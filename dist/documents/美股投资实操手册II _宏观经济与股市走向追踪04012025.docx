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279762" w:displacedByCustomXml="next"/>
    <w:sdt>
      <w:sdtPr>
        <w:rPr>
          <w:rFonts w:ascii="Times New Roman" w:eastAsia="微软雅黑" w:hAnsi="Times New Roman" w:cs="Times New Roman"/>
          <w:sz w:val="22"/>
          <w:szCs w:val="22"/>
        </w:rPr>
        <w:id w:val="102707245"/>
        <w:docPartObj>
          <w:docPartGallery w:val="Cover Pages"/>
          <w:docPartUnique/>
        </w:docPartObj>
      </w:sdtPr>
      <w:sdtEndPr>
        <w:rPr>
          <w:b/>
          <w:bCs/>
        </w:rPr>
      </w:sdtEndPr>
      <w:sdtContent>
        <w:p w14:paraId="66FBC6D1" w14:textId="77777777" w:rsidR="00CE4930" w:rsidRPr="00414082" w:rsidRDefault="00CE4930" w:rsidP="0040619C">
          <w:pPr>
            <w:jc w:val="center"/>
            <w:rPr>
              <w:rFonts w:ascii="Times New Roman" w:eastAsia="微软雅黑" w:hAnsi="Times New Roman" w:cs="Times New Roman"/>
              <w:sz w:val="22"/>
              <w:szCs w:val="22"/>
            </w:rPr>
          </w:pPr>
        </w:p>
        <w:p w14:paraId="020F27E0" w14:textId="77777777" w:rsidR="00CE4930" w:rsidRPr="00414082" w:rsidRDefault="00CE4930" w:rsidP="0040619C">
          <w:pPr>
            <w:jc w:val="center"/>
            <w:rPr>
              <w:rFonts w:ascii="Times New Roman" w:eastAsia="微软雅黑" w:hAnsi="Times New Roman" w:cs="Times New Roman"/>
              <w:sz w:val="22"/>
              <w:szCs w:val="22"/>
            </w:rPr>
          </w:pPr>
        </w:p>
        <w:p w14:paraId="40268B79" w14:textId="77777777" w:rsidR="00CE4930" w:rsidRPr="00414082" w:rsidRDefault="00CE4930" w:rsidP="0040619C">
          <w:pPr>
            <w:jc w:val="center"/>
            <w:rPr>
              <w:rFonts w:ascii="Times New Roman" w:eastAsia="微软雅黑" w:hAnsi="Times New Roman" w:cs="Times New Roman"/>
              <w:sz w:val="22"/>
              <w:szCs w:val="22"/>
            </w:rPr>
          </w:pPr>
        </w:p>
        <w:p w14:paraId="1631DA0D" w14:textId="77777777" w:rsidR="00CE4930" w:rsidRPr="00414082" w:rsidRDefault="00CE4930" w:rsidP="0040619C">
          <w:pPr>
            <w:jc w:val="center"/>
            <w:rPr>
              <w:rFonts w:ascii="Times New Roman" w:eastAsia="微软雅黑" w:hAnsi="Times New Roman" w:cs="Times New Roman"/>
              <w:sz w:val="22"/>
              <w:szCs w:val="22"/>
            </w:rPr>
          </w:pPr>
        </w:p>
        <w:p w14:paraId="0E1494D9" w14:textId="21C17853"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73BBDDC2" wp14:editId="2F265E8F">
                <wp:extent cx="1417320" cy="750898"/>
                <wp:effectExtent l="0" t="0" r="0" b="0"/>
                <wp:docPr id="143" name="Picture 14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卡通人物&#10;&#10;AI 生成的内容可能不正确。"/>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hint="eastAsia"/>
              <w:sz w:val="56"/>
              <w:szCs w:val="56"/>
            </w:rPr>
            <w:alias w:val="Title"/>
            <w:tag w:val=""/>
            <w:id w:val="1735040861"/>
            <w:placeholder>
              <w:docPart w:val="54DF6404F60449F6B56CA63887C8BE8A"/>
            </w:placeholder>
            <w:dataBinding w:prefixMappings="xmlns:ns0='http://purl.org/dc/elements/1.1/' xmlns:ns1='http://schemas.openxmlformats.org/package/2006/metadata/core-properties' " w:xpath="/ns1:coreProperties[1]/ns0:title[1]" w:storeItemID="{6C3C8BC8-F283-45AE-878A-BAB7291924A1}"/>
            <w:text/>
          </w:sdtPr>
          <w:sdtContent>
            <w:p w14:paraId="469F1350" w14:textId="4B20EE06" w:rsidR="0040619C" w:rsidRPr="00414082" w:rsidRDefault="008A199E" w:rsidP="0040619C">
              <w:pPr>
                <w:jc w:val="center"/>
                <w:rPr>
                  <w:rFonts w:ascii="Times New Roman" w:eastAsia="微软雅黑" w:hAnsi="Times New Roman" w:cs="Times New Roman"/>
                  <w:sz w:val="56"/>
                  <w:szCs w:val="56"/>
                </w:rPr>
              </w:pPr>
              <w:r w:rsidRPr="00414082">
                <w:rPr>
                  <w:rFonts w:ascii="Times New Roman" w:eastAsia="微软雅黑" w:hAnsi="Times New Roman" w:cs="Times New Roman" w:hint="eastAsia"/>
                  <w:sz w:val="56"/>
                  <w:szCs w:val="56"/>
                </w:rPr>
                <w:t>美股</w:t>
              </w:r>
              <w:r w:rsidR="0040619C" w:rsidRPr="00414082">
                <w:rPr>
                  <w:rFonts w:ascii="Times New Roman" w:eastAsia="微软雅黑" w:hAnsi="Times New Roman" w:cs="Times New Roman" w:hint="eastAsia"/>
                  <w:sz w:val="56"/>
                  <w:szCs w:val="56"/>
                </w:rPr>
                <w:t>投资实操手册</w:t>
              </w:r>
              <w:r w:rsidR="002F3B8A">
                <w:rPr>
                  <w:rFonts w:ascii="Times New Roman" w:eastAsia="微软雅黑" w:hAnsi="Times New Roman" w:cs="Times New Roman" w:hint="eastAsia"/>
                  <w:sz w:val="56"/>
                  <w:szCs w:val="56"/>
                </w:rPr>
                <w:t>I</w:t>
              </w:r>
              <w:r w:rsidR="007751C6">
                <w:rPr>
                  <w:rFonts w:ascii="Times New Roman" w:eastAsia="微软雅黑" w:hAnsi="Times New Roman" w:cs="Times New Roman" w:hint="eastAsia"/>
                  <w:sz w:val="56"/>
                  <w:szCs w:val="56"/>
                </w:rPr>
                <w:t>I</w:t>
              </w:r>
            </w:p>
          </w:sdtContent>
        </w:sdt>
        <w:sdt>
          <w:sdtPr>
            <w:rPr>
              <w:rFonts w:ascii="Times New Roman" w:eastAsia="微软雅黑" w:hAnsi="Times New Roman" w:cs="Times New Roman" w:hint="eastAsia"/>
              <w:sz w:val="28"/>
              <w:szCs w:val="28"/>
            </w:rPr>
            <w:alias w:val="Subtitle"/>
            <w:tag w:val=""/>
            <w:id w:val="328029620"/>
            <w:placeholder>
              <w:docPart w:val="27B845634EA2484ABBA70F88020F7AFF"/>
            </w:placeholder>
            <w:dataBinding w:prefixMappings="xmlns:ns0='http://purl.org/dc/elements/1.1/' xmlns:ns1='http://schemas.openxmlformats.org/package/2006/metadata/core-properties' " w:xpath="/ns1:coreProperties[1]/ns0:subject[1]" w:storeItemID="{6C3C8BC8-F283-45AE-878A-BAB7291924A1}"/>
            <w:text/>
          </w:sdtPr>
          <w:sdtContent>
            <w:p w14:paraId="5FB4ACAB" w14:textId="7458C2FA" w:rsidR="0040619C" w:rsidRPr="00414082" w:rsidRDefault="00832CE4" w:rsidP="0040619C">
              <w:pPr>
                <w:jc w:val="center"/>
                <w:rPr>
                  <w:rFonts w:ascii="Times New Roman" w:eastAsia="微软雅黑" w:hAnsi="Times New Roman" w:cs="Times New Roman"/>
                  <w:sz w:val="28"/>
                  <w:szCs w:val="28"/>
                </w:rPr>
              </w:pPr>
              <w:r>
                <w:rPr>
                  <w:rFonts w:ascii="Times New Roman" w:eastAsia="微软雅黑" w:hAnsi="Times New Roman" w:cs="Times New Roman" w:hint="eastAsia"/>
                  <w:sz w:val="28"/>
                  <w:szCs w:val="28"/>
                </w:rPr>
                <w:t>宏观</w:t>
              </w:r>
              <w:r w:rsidR="008A53B4">
                <w:rPr>
                  <w:rFonts w:ascii="Times New Roman" w:eastAsia="微软雅黑" w:hAnsi="Times New Roman" w:cs="Times New Roman" w:hint="eastAsia"/>
                  <w:sz w:val="28"/>
                  <w:szCs w:val="28"/>
                </w:rPr>
                <w:t>经济</w:t>
              </w:r>
              <w:r>
                <w:rPr>
                  <w:rFonts w:ascii="Times New Roman" w:eastAsia="微软雅黑" w:hAnsi="Times New Roman" w:cs="Times New Roman" w:hint="eastAsia"/>
                  <w:sz w:val="28"/>
                  <w:szCs w:val="28"/>
                </w:rPr>
                <w:t>与市</w:t>
              </w:r>
              <w:r w:rsidR="008A53B4">
                <w:rPr>
                  <w:rFonts w:ascii="Times New Roman" w:eastAsia="微软雅黑" w:hAnsi="Times New Roman" w:cs="Times New Roman" w:hint="eastAsia"/>
                  <w:sz w:val="28"/>
                  <w:szCs w:val="28"/>
                </w:rPr>
                <w:t>场</w:t>
              </w:r>
              <w:r w:rsidR="00B17A6D">
                <w:rPr>
                  <w:rFonts w:ascii="Times New Roman" w:eastAsia="微软雅黑" w:hAnsi="Times New Roman" w:cs="Times New Roman" w:hint="eastAsia"/>
                  <w:sz w:val="28"/>
                  <w:szCs w:val="28"/>
                </w:rPr>
                <w:t>演变</w:t>
              </w:r>
              <w:r>
                <w:rPr>
                  <w:rFonts w:ascii="Times New Roman" w:eastAsia="微软雅黑" w:hAnsi="Times New Roman" w:cs="Times New Roman" w:hint="eastAsia"/>
                  <w:sz w:val="28"/>
                  <w:szCs w:val="28"/>
                </w:rPr>
                <w:t>追踪</w:t>
              </w:r>
            </w:p>
          </w:sdtContent>
        </w:sdt>
        <w:p w14:paraId="3150F656" w14:textId="5E5FEBF0"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61A41884" wp14:editId="1D4D7AF9">
                <wp:extent cx="758952" cy="478932"/>
                <wp:effectExtent l="0" t="0" r="3175" b="0"/>
                <wp:docPr id="144" name="Picture 144"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图标&#10;&#10;AI 生成的内容可能不正确。"/>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070F65" w14:textId="20EB4EAD" w:rsidR="0040619C" w:rsidRPr="00414082" w:rsidRDefault="00CE4930"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noProof/>
              <w:sz w:val="22"/>
              <w:szCs w:val="22"/>
            </w:rPr>
            <mc:AlternateContent>
              <mc:Choice Requires="wps">
                <w:drawing>
                  <wp:anchor distT="0" distB="0" distL="114300" distR="114300" simplePos="0" relativeHeight="251659264" behindDoc="0" locked="0" layoutInCell="1" allowOverlap="1" wp14:anchorId="27D1217B" wp14:editId="702BDC37">
                    <wp:simplePos x="0" y="0"/>
                    <wp:positionH relativeFrom="margin">
                      <wp:posOffset>0</wp:posOffset>
                    </wp:positionH>
                    <wp:positionV relativeFrom="page">
                      <wp:posOffset>7455195</wp:posOffset>
                    </wp:positionV>
                    <wp:extent cx="5837274" cy="557784"/>
                    <wp:effectExtent l="0" t="0" r="11430" b="635"/>
                    <wp:wrapNone/>
                    <wp:docPr id="142" name="Text Box 142"/>
                    <wp:cNvGraphicFramePr/>
                    <a:graphic xmlns:a="http://schemas.openxmlformats.org/drawingml/2006/main">
                      <a:graphicData uri="http://schemas.microsoft.com/office/word/2010/wordprocessingShape">
                        <wps:wsp>
                          <wps:cNvSpPr txBox="1"/>
                          <wps:spPr>
                            <a:xfrm>
                              <a:off x="0" y="0"/>
                              <a:ext cx="5837274"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D1217B" id="_x0000_t202" coordsize="21600,21600" o:spt="202" path="m,l,21600r21600,l21600,xe">
                    <v:stroke joinstyle="miter"/>
                    <v:path gradientshapeok="t" o:connecttype="rect"/>
                  </v:shapetype>
                  <v:shape id="Text Box 142" o:spid="_x0000_s1026" type="#_x0000_t202" style="position:absolute;margin-left:0;margin-top:587pt;width:459.6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v:textbox>
                    <w10:wrap anchorx="margin" anchory="page"/>
                  </v:shape>
                </w:pict>
              </mc:Fallback>
            </mc:AlternateContent>
          </w:r>
          <w:r w:rsidR="0040619C" w:rsidRPr="00414082">
            <w:rPr>
              <w:rFonts w:ascii="Times New Roman" w:eastAsia="微软雅黑" w:hAnsi="Times New Roman" w:cs="Times New Roman"/>
              <w:b/>
              <w:bCs/>
              <w:sz w:val="22"/>
              <w:szCs w:val="22"/>
            </w:rPr>
            <w:br w:type="page"/>
          </w:r>
        </w:p>
      </w:sdtContent>
    </w:sdt>
    <w:p w14:paraId="38BB359C" w14:textId="53C9D474" w:rsidR="00A6612A" w:rsidRPr="00414082" w:rsidRDefault="00A6612A" w:rsidP="00A6612A">
      <w:pPr>
        <w:pStyle w:val="TOC1"/>
        <w:rPr>
          <w:rFonts w:ascii="Times New Roman" w:hAnsi="Times New Roman" w:cs="Times New Roman"/>
          <w:sz w:val="28"/>
          <w:szCs w:val="28"/>
        </w:rPr>
      </w:pPr>
      <w:r w:rsidRPr="00414082">
        <w:rPr>
          <w:rFonts w:ascii="Times New Roman" w:hAnsi="Times New Roman" w:cs="Times New Roman"/>
          <w:sz w:val="28"/>
          <w:szCs w:val="28"/>
        </w:rPr>
        <w:lastRenderedPageBreak/>
        <w:t>目录</w:t>
      </w:r>
    </w:p>
    <w:p w14:paraId="589D1908" w14:textId="12DB16BF" w:rsidR="008257CC" w:rsidRDefault="004A3882">
      <w:pPr>
        <w:pStyle w:val="TOC1"/>
        <w:rPr>
          <w:b w:val="0"/>
          <w:bCs w:val="0"/>
          <w:caps w:val="0"/>
          <w:noProof/>
          <w:sz w:val="24"/>
          <w:szCs w:val="24"/>
        </w:rPr>
      </w:pPr>
      <w:r w:rsidRPr="00414082">
        <w:rPr>
          <w:rFonts w:ascii="Times New Roman" w:eastAsia="微软雅黑" w:hAnsi="Times New Roman" w:cs="Times New Roman"/>
          <w:sz w:val="22"/>
          <w:szCs w:val="22"/>
        </w:rPr>
        <w:fldChar w:fldCharType="begin"/>
      </w:r>
      <w:r w:rsidRPr="00414082">
        <w:rPr>
          <w:rFonts w:ascii="Times New Roman" w:eastAsia="微软雅黑" w:hAnsi="Times New Roman" w:cs="Times New Roman"/>
          <w:sz w:val="22"/>
          <w:szCs w:val="22"/>
        </w:rPr>
        <w:instrText xml:space="preserve"> TOC \o "1-2" \h \z \u </w:instrText>
      </w:r>
      <w:r w:rsidRPr="00414082">
        <w:rPr>
          <w:rFonts w:ascii="Times New Roman" w:eastAsia="微软雅黑" w:hAnsi="Times New Roman" w:cs="Times New Roman"/>
          <w:sz w:val="22"/>
          <w:szCs w:val="22"/>
        </w:rPr>
        <w:fldChar w:fldCharType="separate"/>
      </w:r>
      <w:hyperlink w:anchor="_Toc197087761" w:history="1">
        <w:r w:rsidR="008257CC" w:rsidRPr="0019769C">
          <w:rPr>
            <w:rStyle w:val="af0"/>
            <w:rFonts w:ascii="Times New Roman" w:eastAsia="微软雅黑" w:hAnsi="Times New Roman" w:cs="Times New Roman" w:hint="eastAsia"/>
            <w:noProof/>
          </w:rPr>
          <w:t>第一章：</w:t>
        </w:r>
        <w:r w:rsidR="008257CC" w:rsidRPr="0019769C">
          <w:rPr>
            <w:rStyle w:val="af0"/>
            <w:rFonts w:ascii="Times New Roman" w:eastAsia="微软雅黑" w:hAnsi="Times New Roman" w:cs="Times New Roman"/>
            <w:noProof/>
          </w:rPr>
          <w:t>2025</w:t>
        </w:r>
        <w:r w:rsidR="008257CC" w:rsidRPr="0019769C">
          <w:rPr>
            <w:rStyle w:val="af0"/>
            <w:rFonts w:ascii="Times New Roman" w:eastAsia="微软雅黑" w:hAnsi="Times New Roman" w:cs="Times New Roman" w:hint="eastAsia"/>
            <w:noProof/>
          </w:rPr>
          <w:t>年美股市场季度投资策略报告</w:t>
        </w:r>
        <w:r w:rsidR="008257CC">
          <w:rPr>
            <w:noProof/>
            <w:webHidden/>
          </w:rPr>
          <w:tab/>
        </w:r>
        <w:r w:rsidR="008257CC">
          <w:rPr>
            <w:noProof/>
            <w:webHidden/>
          </w:rPr>
          <w:fldChar w:fldCharType="begin"/>
        </w:r>
        <w:r w:rsidR="008257CC">
          <w:rPr>
            <w:noProof/>
            <w:webHidden/>
          </w:rPr>
          <w:instrText xml:space="preserve"> PAGEREF _Toc197087761 \h </w:instrText>
        </w:r>
        <w:r w:rsidR="008257CC">
          <w:rPr>
            <w:noProof/>
            <w:webHidden/>
          </w:rPr>
        </w:r>
        <w:r w:rsidR="008257CC">
          <w:rPr>
            <w:noProof/>
            <w:webHidden/>
          </w:rPr>
          <w:fldChar w:fldCharType="separate"/>
        </w:r>
        <w:r w:rsidR="008257CC">
          <w:rPr>
            <w:noProof/>
            <w:webHidden/>
          </w:rPr>
          <w:t>1</w:t>
        </w:r>
        <w:r w:rsidR="008257CC">
          <w:rPr>
            <w:noProof/>
            <w:webHidden/>
          </w:rPr>
          <w:fldChar w:fldCharType="end"/>
        </w:r>
      </w:hyperlink>
    </w:p>
    <w:p w14:paraId="1DD62CB0" w14:textId="0475C5FF" w:rsidR="008257CC" w:rsidRDefault="008257CC">
      <w:pPr>
        <w:pStyle w:val="TOC2"/>
        <w:tabs>
          <w:tab w:val="right" w:leader="dot" w:pos="9350"/>
        </w:tabs>
        <w:rPr>
          <w:smallCaps w:val="0"/>
          <w:noProof/>
          <w:sz w:val="24"/>
          <w:szCs w:val="24"/>
        </w:rPr>
      </w:pPr>
      <w:hyperlink w:anchor="_Toc197087762" w:history="1">
        <w:r w:rsidRPr="0019769C">
          <w:rPr>
            <w:rStyle w:val="af0"/>
            <w:rFonts w:ascii="Times New Roman" w:eastAsia="微软雅黑" w:hAnsi="Times New Roman" w:cs="Times New Roman"/>
            <w:b/>
            <w:bCs/>
            <w:noProof/>
          </w:rPr>
          <w:t xml:space="preserve">1.1 </w:t>
        </w:r>
        <w:r w:rsidRPr="0019769C">
          <w:rPr>
            <w:rStyle w:val="af0"/>
            <w:rFonts w:ascii="Times New Roman" w:eastAsia="微软雅黑" w:hAnsi="Times New Roman" w:cs="Times New Roman" w:hint="eastAsia"/>
            <w:b/>
            <w:bCs/>
            <w:noProof/>
          </w:rPr>
          <w:t>第一季度回顾：宏观形势与市场表现</w:t>
        </w:r>
        <w:r>
          <w:rPr>
            <w:noProof/>
            <w:webHidden/>
          </w:rPr>
          <w:tab/>
        </w:r>
        <w:r>
          <w:rPr>
            <w:noProof/>
            <w:webHidden/>
          </w:rPr>
          <w:fldChar w:fldCharType="begin"/>
        </w:r>
        <w:r>
          <w:rPr>
            <w:noProof/>
            <w:webHidden/>
          </w:rPr>
          <w:instrText xml:space="preserve"> PAGEREF _Toc197087762 \h </w:instrText>
        </w:r>
        <w:r>
          <w:rPr>
            <w:noProof/>
            <w:webHidden/>
          </w:rPr>
        </w:r>
        <w:r>
          <w:rPr>
            <w:noProof/>
            <w:webHidden/>
          </w:rPr>
          <w:fldChar w:fldCharType="separate"/>
        </w:r>
        <w:r>
          <w:rPr>
            <w:noProof/>
            <w:webHidden/>
          </w:rPr>
          <w:t>1</w:t>
        </w:r>
        <w:r>
          <w:rPr>
            <w:noProof/>
            <w:webHidden/>
          </w:rPr>
          <w:fldChar w:fldCharType="end"/>
        </w:r>
      </w:hyperlink>
    </w:p>
    <w:p w14:paraId="3C7D1B2D" w14:textId="644D978E" w:rsidR="008257CC" w:rsidRDefault="008257CC">
      <w:pPr>
        <w:pStyle w:val="TOC1"/>
        <w:rPr>
          <w:b w:val="0"/>
          <w:bCs w:val="0"/>
          <w:caps w:val="0"/>
          <w:noProof/>
          <w:sz w:val="24"/>
          <w:szCs w:val="24"/>
        </w:rPr>
      </w:pPr>
      <w:hyperlink w:anchor="_Toc197087763" w:history="1">
        <w:r w:rsidRPr="0019769C">
          <w:rPr>
            <w:rStyle w:val="af0"/>
            <w:rFonts w:ascii="Times New Roman" w:eastAsia="微软雅黑" w:hAnsi="Times New Roman" w:cs="Times New Roman" w:hint="eastAsia"/>
            <w:noProof/>
          </w:rPr>
          <w:t>第二章：</w:t>
        </w:r>
        <w:r w:rsidRPr="0019769C">
          <w:rPr>
            <w:rStyle w:val="af0"/>
            <w:rFonts w:ascii="Times New Roman" w:eastAsia="微软雅黑" w:hAnsi="Times New Roman" w:cs="Times New Roman"/>
            <w:noProof/>
          </w:rPr>
          <w:t>2024</w:t>
        </w:r>
        <w:r w:rsidRPr="0019769C">
          <w:rPr>
            <w:rStyle w:val="af0"/>
            <w:rFonts w:ascii="Times New Roman" w:eastAsia="微软雅黑" w:hAnsi="Times New Roman" w:cs="Times New Roman" w:hint="eastAsia"/>
            <w:noProof/>
          </w:rPr>
          <w:t>年</w:t>
        </w:r>
        <w:r w:rsidRPr="0019769C">
          <w:rPr>
            <w:rStyle w:val="af0"/>
            <w:rFonts w:ascii="Times New Roman" w:eastAsia="微软雅黑" w:hAnsi="Times New Roman" w:cs="Times New Roman"/>
            <w:noProof/>
          </w:rPr>
          <w:t>A</w:t>
        </w:r>
        <w:r w:rsidRPr="0019769C">
          <w:rPr>
            <w:rStyle w:val="af0"/>
            <w:rFonts w:ascii="Times New Roman" w:eastAsia="微软雅黑" w:hAnsi="Times New Roman" w:cs="Times New Roman" w:hint="eastAsia"/>
            <w:noProof/>
          </w:rPr>
          <w:t>股市场复盘与</w:t>
        </w:r>
        <w:r w:rsidRPr="0019769C">
          <w:rPr>
            <w:rStyle w:val="af0"/>
            <w:rFonts w:ascii="Times New Roman" w:eastAsia="微软雅黑" w:hAnsi="Times New Roman" w:cs="Times New Roman"/>
            <w:noProof/>
          </w:rPr>
          <w:t>2025</w:t>
        </w:r>
        <w:r w:rsidRPr="0019769C">
          <w:rPr>
            <w:rStyle w:val="af0"/>
            <w:rFonts w:ascii="Times New Roman" w:eastAsia="微软雅黑" w:hAnsi="Times New Roman" w:cs="Times New Roman" w:hint="eastAsia"/>
            <w:noProof/>
          </w:rPr>
          <w:t>年一季度分析</w:t>
        </w:r>
        <w:r>
          <w:rPr>
            <w:noProof/>
            <w:webHidden/>
          </w:rPr>
          <w:tab/>
        </w:r>
        <w:r>
          <w:rPr>
            <w:noProof/>
            <w:webHidden/>
          </w:rPr>
          <w:fldChar w:fldCharType="begin"/>
        </w:r>
        <w:r>
          <w:rPr>
            <w:noProof/>
            <w:webHidden/>
          </w:rPr>
          <w:instrText xml:space="preserve"> PAGEREF _Toc197087763 \h </w:instrText>
        </w:r>
        <w:r>
          <w:rPr>
            <w:noProof/>
            <w:webHidden/>
          </w:rPr>
        </w:r>
        <w:r>
          <w:rPr>
            <w:noProof/>
            <w:webHidden/>
          </w:rPr>
          <w:fldChar w:fldCharType="separate"/>
        </w:r>
        <w:r>
          <w:rPr>
            <w:noProof/>
            <w:webHidden/>
          </w:rPr>
          <w:t>17</w:t>
        </w:r>
        <w:r>
          <w:rPr>
            <w:noProof/>
            <w:webHidden/>
          </w:rPr>
          <w:fldChar w:fldCharType="end"/>
        </w:r>
      </w:hyperlink>
    </w:p>
    <w:p w14:paraId="268872E1" w14:textId="5E064A06" w:rsidR="008257CC" w:rsidRDefault="008257CC">
      <w:pPr>
        <w:pStyle w:val="TOC1"/>
        <w:rPr>
          <w:b w:val="0"/>
          <w:bCs w:val="0"/>
          <w:caps w:val="0"/>
          <w:noProof/>
          <w:sz w:val="24"/>
          <w:szCs w:val="24"/>
        </w:rPr>
      </w:pPr>
      <w:hyperlink w:anchor="_Toc197087764" w:history="1">
        <w:r w:rsidRPr="0019769C">
          <w:rPr>
            <w:rStyle w:val="af0"/>
            <w:rFonts w:ascii="Times New Roman" w:eastAsia="微软雅黑" w:hAnsi="Times New Roman" w:cs="Times New Roman" w:hint="eastAsia"/>
            <w:noProof/>
          </w:rPr>
          <w:t>第三章：</w:t>
        </w:r>
        <w:r w:rsidRPr="0019769C">
          <w:rPr>
            <w:rStyle w:val="af0"/>
            <w:rFonts w:ascii="Times New Roman" w:eastAsia="微软雅黑" w:hAnsi="Times New Roman" w:cs="Times New Roman"/>
            <w:noProof/>
          </w:rPr>
          <w:t xml:space="preserve"> 2025</w:t>
        </w:r>
        <w:r w:rsidRPr="0019769C">
          <w:rPr>
            <w:rStyle w:val="af0"/>
            <w:rFonts w:ascii="Times New Roman" w:eastAsia="微软雅黑" w:hAnsi="Times New Roman" w:cs="Times New Roman" w:hint="eastAsia"/>
            <w:noProof/>
          </w:rPr>
          <w:t>年</w:t>
        </w:r>
        <w:r w:rsidRPr="0019769C">
          <w:rPr>
            <w:rStyle w:val="af0"/>
            <w:rFonts w:ascii="Times New Roman" w:eastAsia="微软雅黑" w:hAnsi="Times New Roman" w:cs="Times New Roman"/>
            <w:noProof/>
          </w:rPr>
          <w:t>4</w:t>
        </w:r>
        <w:r w:rsidRPr="0019769C">
          <w:rPr>
            <w:rStyle w:val="af0"/>
            <w:rFonts w:ascii="Times New Roman" w:eastAsia="微软雅黑" w:hAnsi="Times New Roman" w:cs="Times New Roman" w:hint="eastAsia"/>
            <w:noProof/>
          </w:rPr>
          <w:t>月特朗普新关税政策影响分析及市场策略报告</w:t>
        </w:r>
        <w:r>
          <w:rPr>
            <w:noProof/>
            <w:webHidden/>
          </w:rPr>
          <w:tab/>
        </w:r>
        <w:r>
          <w:rPr>
            <w:noProof/>
            <w:webHidden/>
          </w:rPr>
          <w:fldChar w:fldCharType="begin"/>
        </w:r>
        <w:r>
          <w:rPr>
            <w:noProof/>
            <w:webHidden/>
          </w:rPr>
          <w:instrText xml:space="preserve"> PAGEREF _Toc197087764 \h </w:instrText>
        </w:r>
        <w:r>
          <w:rPr>
            <w:noProof/>
            <w:webHidden/>
          </w:rPr>
        </w:r>
        <w:r>
          <w:rPr>
            <w:noProof/>
            <w:webHidden/>
          </w:rPr>
          <w:fldChar w:fldCharType="separate"/>
        </w:r>
        <w:r>
          <w:rPr>
            <w:noProof/>
            <w:webHidden/>
          </w:rPr>
          <w:t>25</w:t>
        </w:r>
        <w:r>
          <w:rPr>
            <w:noProof/>
            <w:webHidden/>
          </w:rPr>
          <w:fldChar w:fldCharType="end"/>
        </w:r>
      </w:hyperlink>
    </w:p>
    <w:p w14:paraId="5BABD9EF" w14:textId="2925EB94" w:rsidR="008257CC" w:rsidRDefault="008257CC">
      <w:pPr>
        <w:pStyle w:val="TOC2"/>
        <w:tabs>
          <w:tab w:val="right" w:leader="dot" w:pos="9350"/>
        </w:tabs>
        <w:rPr>
          <w:smallCaps w:val="0"/>
          <w:noProof/>
          <w:sz w:val="24"/>
          <w:szCs w:val="24"/>
        </w:rPr>
      </w:pPr>
      <w:hyperlink w:anchor="_Toc197087765" w:history="1">
        <w:r w:rsidRPr="0019769C">
          <w:rPr>
            <w:rStyle w:val="af0"/>
            <w:rFonts w:ascii="Times New Roman" w:eastAsia="微软雅黑" w:hAnsi="Times New Roman" w:cs="Times New Roman"/>
            <w:b/>
            <w:bCs/>
            <w:noProof/>
          </w:rPr>
          <w:t xml:space="preserve">1.2 </w:t>
        </w:r>
        <w:r w:rsidRPr="0019769C">
          <w:rPr>
            <w:rStyle w:val="af0"/>
            <w:rFonts w:ascii="Times New Roman" w:eastAsia="微软雅黑" w:hAnsi="Times New Roman" w:cs="Times New Roman" w:hint="eastAsia"/>
            <w:b/>
            <w:bCs/>
            <w:noProof/>
          </w:rPr>
          <w:t>关税政策影响下个股分析（</w:t>
        </w:r>
        <w:r w:rsidRPr="0019769C">
          <w:rPr>
            <w:rStyle w:val="af0"/>
            <w:rFonts w:ascii="Times New Roman" w:eastAsia="微软雅黑" w:hAnsi="Times New Roman" w:cs="Times New Roman"/>
            <w:b/>
            <w:bCs/>
            <w:noProof/>
          </w:rPr>
          <w:t>PDD</w:t>
        </w:r>
        <w:r w:rsidRPr="0019769C">
          <w:rPr>
            <w:rStyle w:val="af0"/>
            <w:rFonts w:ascii="Times New Roman" w:eastAsia="微软雅黑" w:hAnsi="Times New Roman" w:cs="Times New Roman" w:hint="eastAsia"/>
            <w:b/>
            <w:bCs/>
            <w:noProof/>
          </w:rPr>
          <w:t>）</w:t>
        </w:r>
        <w:r>
          <w:rPr>
            <w:noProof/>
            <w:webHidden/>
          </w:rPr>
          <w:tab/>
        </w:r>
        <w:r>
          <w:rPr>
            <w:noProof/>
            <w:webHidden/>
          </w:rPr>
          <w:fldChar w:fldCharType="begin"/>
        </w:r>
        <w:r>
          <w:rPr>
            <w:noProof/>
            <w:webHidden/>
          </w:rPr>
          <w:instrText xml:space="preserve"> PAGEREF _Toc197087765 \h </w:instrText>
        </w:r>
        <w:r>
          <w:rPr>
            <w:noProof/>
            <w:webHidden/>
          </w:rPr>
        </w:r>
        <w:r>
          <w:rPr>
            <w:noProof/>
            <w:webHidden/>
          </w:rPr>
          <w:fldChar w:fldCharType="separate"/>
        </w:r>
        <w:r>
          <w:rPr>
            <w:noProof/>
            <w:webHidden/>
          </w:rPr>
          <w:t>43</w:t>
        </w:r>
        <w:r>
          <w:rPr>
            <w:noProof/>
            <w:webHidden/>
          </w:rPr>
          <w:fldChar w:fldCharType="end"/>
        </w:r>
      </w:hyperlink>
    </w:p>
    <w:p w14:paraId="6AD48881" w14:textId="0C456D5A" w:rsidR="008257CC" w:rsidRDefault="008257CC">
      <w:pPr>
        <w:pStyle w:val="TOC1"/>
        <w:rPr>
          <w:b w:val="0"/>
          <w:bCs w:val="0"/>
          <w:caps w:val="0"/>
          <w:noProof/>
          <w:sz w:val="24"/>
          <w:szCs w:val="24"/>
        </w:rPr>
      </w:pPr>
      <w:hyperlink w:anchor="_Toc197087766" w:history="1">
        <w:r w:rsidRPr="0019769C">
          <w:rPr>
            <w:rStyle w:val="af0"/>
            <w:rFonts w:ascii="Times New Roman" w:eastAsia="微软雅黑" w:hAnsi="Times New Roman" w:cs="Times New Roman" w:hint="eastAsia"/>
            <w:noProof/>
          </w:rPr>
          <w:t>第四章：</w:t>
        </w:r>
        <w:r w:rsidRPr="0019769C">
          <w:rPr>
            <w:rStyle w:val="af0"/>
            <w:rFonts w:ascii="Times New Roman" w:eastAsia="微软雅黑" w:hAnsi="Times New Roman" w:cs="Times New Roman"/>
            <w:noProof/>
          </w:rPr>
          <w:t xml:space="preserve"> 2025</w:t>
        </w:r>
        <w:r w:rsidRPr="0019769C">
          <w:rPr>
            <w:rStyle w:val="af0"/>
            <w:rFonts w:ascii="Times New Roman" w:eastAsia="微软雅黑" w:hAnsi="Times New Roman" w:cs="Times New Roman" w:hint="eastAsia"/>
            <w:noProof/>
          </w:rPr>
          <w:t>年</w:t>
        </w:r>
        <w:r w:rsidRPr="0019769C">
          <w:rPr>
            <w:rStyle w:val="af0"/>
            <w:rFonts w:ascii="Times New Roman" w:eastAsia="微软雅黑" w:hAnsi="Times New Roman" w:cs="Times New Roman"/>
            <w:noProof/>
          </w:rPr>
          <w:t>A</w:t>
        </w:r>
        <w:r w:rsidRPr="0019769C">
          <w:rPr>
            <w:rStyle w:val="af0"/>
            <w:rFonts w:ascii="Times New Roman" w:eastAsia="微软雅黑" w:hAnsi="Times New Roman" w:cs="Times New Roman" w:hint="eastAsia"/>
            <w:noProof/>
          </w:rPr>
          <w:t>股投资分析与交易策略报告</w:t>
        </w:r>
        <w:r>
          <w:rPr>
            <w:noProof/>
            <w:webHidden/>
          </w:rPr>
          <w:tab/>
        </w:r>
        <w:r>
          <w:rPr>
            <w:noProof/>
            <w:webHidden/>
          </w:rPr>
          <w:fldChar w:fldCharType="begin"/>
        </w:r>
        <w:r>
          <w:rPr>
            <w:noProof/>
            <w:webHidden/>
          </w:rPr>
          <w:instrText xml:space="preserve"> PAGEREF _Toc197087766 \h </w:instrText>
        </w:r>
        <w:r>
          <w:rPr>
            <w:noProof/>
            <w:webHidden/>
          </w:rPr>
        </w:r>
        <w:r>
          <w:rPr>
            <w:noProof/>
            <w:webHidden/>
          </w:rPr>
          <w:fldChar w:fldCharType="separate"/>
        </w:r>
        <w:r>
          <w:rPr>
            <w:noProof/>
            <w:webHidden/>
          </w:rPr>
          <w:t>51</w:t>
        </w:r>
        <w:r>
          <w:rPr>
            <w:noProof/>
            <w:webHidden/>
          </w:rPr>
          <w:fldChar w:fldCharType="end"/>
        </w:r>
      </w:hyperlink>
    </w:p>
    <w:p w14:paraId="76859F2B" w14:textId="0508D84B" w:rsidR="008257CC" w:rsidRDefault="008257CC">
      <w:pPr>
        <w:pStyle w:val="TOC2"/>
        <w:tabs>
          <w:tab w:val="right" w:leader="dot" w:pos="9350"/>
        </w:tabs>
        <w:rPr>
          <w:smallCaps w:val="0"/>
          <w:noProof/>
          <w:sz w:val="24"/>
          <w:szCs w:val="24"/>
        </w:rPr>
      </w:pPr>
      <w:hyperlink w:anchor="_Toc197087767" w:history="1">
        <w:r w:rsidRPr="0019769C">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_Toc197087767 \h </w:instrText>
        </w:r>
        <w:r>
          <w:rPr>
            <w:noProof/>
            <w:webHidden/>
          </w:rPr>
        </w:r>
        <w:r>
          <w:rPr>
            <w:noProof/>
            <w:webHidden/>
          </w:rPr>
          <w:fldChar w:fldCharType="separate"/>
        </w:r>
        <w:r>
          <w:rPr>
            <w:noProof/>
            <w:webHidden/>
          </w:rPr>
          <w:t>77</w:t>
        </w:r>
        <w:r>
          <w:rPr>
            <w:noProof/>
            <w:webHidden/>
          </w:rPr>
          <w:fldChar w:fldCharType="end"/>
        </w:r>
      </w:hyperlink>
    </w:p>
    <w:p w14:paraId="7F381A72" w14:textId="6DB2F960" w:rsidR="008257CC" w:rsidRDefault="008257CC">
      <w:pPr>
        <w:pStyle w:val="TOC2"/>
        <w:tabs>
          <w:tab w:val="right" w:leader="dot" w:pos="9350"/>
        </w:tabs>
        <w:rPr>
          <w:smallCaps w:val="0"/>
          <w:noProof/>
          <w:sz w:val="24"/>
          <w:szCs w:val="24"/>
        </w:rPr>
      </w:pPr>
      <w:hyperlink w:anchor="_Toc197087768" w:history="1">
        <w:r w:rsidRPr="0019769C">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_Toc197087768 \h </w:instrText>
        </w:r>
        <w:r>
          <w:rPr>
            <w:noProof/>
            <w:webHidden/>
          </w:rPr>
        </w:r>
        <w:r>
          <w:rPr>
            <w:noProof/>
            <w:webHidden/>
          </w:rPr>
          <w:fldChar w:fldCharType="separate"/>
        </w:r>
        <w:r>
          <w:rPr>
            <w:noProof/>
            <w:webHidden/>
          </w:rPr>
          <w:t>90</w:t>
        </w:r>
        <w:r>
          <w:rPr>
            <w:noProof/>
            <w:webHidden/>
          </w:rPr>
          <w:fldChar w:fldCharType="end"/>
        </w:r>
      </w:hyperlink>
    </w:p>
    <w:p w14:paraId="265B81EC" w14:textId="09CCF2C8" w:rsidR="008257CC" w:rsidRDefault="008257CC">
      <w:pPr>
        <w:pStyle w:val="TOC2"/>
        <w:tabs>
          <w:tab w:val="right" w:leader="dot" w:pos="9350"/>
        </w:tabs>
        <w:rPr>
          <w:smallCaps w:val="0"/>
          <w:noProof/>
          <w:sz w:val="24"/>
          <w:szCs w:val="24"/>
        </w:rPr>
      </w:pPr>
      <w:hyperlink w:anchor="_Toc197087769" w:history="1">
        <w:r w:rsidRPr="0019769C">
          <w:rPr>
            <w:rStyle w:val="af0"/>
            <w:rFonts w:ascii="Times New Roman" w:eastAsia="微软雅黑" w:hAnsi="Times New Roman" w:cs="Times New Roman"/>
            <w:b/>
            <w:bCs/>
            <w:noProof/>
          </w:rPr>
          <w:t>1.3 Morningstar reports and Gurufocus manual</w:t>
        </w:r>
        <w:r>
          <w:rPr>
            <w:noProof/>
            <w:webHidden/>
          </w:rPr>
          <w:tab/>
        </w:r>
        <w:r>
          <w:rPr>
            <w:noProof/>
            <w:webHidden/>
          </w:rPr>
          <w:fldChar w:fldCharType="begin"/>
        </w:r>
        <w:r>
          <w:rPr>
            <w:noProof/>
            <w:webHidden/>
          </w:rPr>
          <w:instrText xml:space="preserve"> PAGEREF _Toc197087769 \h </w:instrText>
        </w:r>
        <w:r>
          <w:rPr>
            <w:noProof/>
            <w:webHidden/>
          </w:rPr>
        </w:r>
        <w:r>
          <w:rPr>
            <w:noProof/>
            <w:webHidden/>
          </w:rPr>
          <w:fldChar w:fldCharType="separate"/>
        </w:r>
        <w:r>
          <w:rPr>
            <w:noProof/>
            <w:webHidden/>
          </w:rPr>
          <w:t>95</w:t>
        </w:r>
        <w:r>
          <w:rPr>
            <w:noProof/>
            <w:webHidden/>
          </w:rPr>
          <w:fldChar w:fldCharType="end"/>
        </w:r>
      </w:hyperlink>
    </w:p>
    <w:p w14:paraId="1F9413FA" w14:textId="45E6158A" w:rsidR="008257CC" w:rsidRDefault="008257CC">
      <w:pPr>
        <w:pStyle w:val="TOC2"/>
        <w:tabs>
          <w:tab w:val="right" w:leader="dot" w:pos="9350"/>
        </w:tabs>
        <w:rPr>
          <w:smallCaps w:val="0"/>
          <w:noProof/>
          <w:sz w:val="24"/>
          <w:szCs w:val="24"/>
        </w:rPr>
      </w:pPr>
      <w:hyperlink w:anchor="_Toc197087770" w:history="1">
        <w:r w:rsidRPr="0019769C">
          <w:rPr>
            <w:rStyle w:val="af0"/>
            <w:rFonts w:ascii="Times New Roman" w:eastAsia="微软雅黑" w:hAnsi="Times New Roman" w:cs="Times New Roman"/>
            <w:b/>
            <w:bCs/>
            <w:noProof/>
          </w:rPr>
          <w:t>1.4 ChatGPT4.5 Deep Research</w:t>
        </w:r>
        <w:r w:rsidRPr="0019769C">
          <w:rPr>
            <w:rStyle w:val="af0"/>
            <w:rFonts w:ascii="Times New Roman" w:eastAsia="微软雅黑" w:hAnsi="Times New Roman" w:cs="Times New Roman" w:hint="eastAsia"/>
            <w:b/>
            <w:bCs/>
            <w:noProof/>
          </w:rPr>
          <w:t>投资分析报告</w:t>
        </w:r>
        <w:r>
          <w:rPr>
            <w:noProof/>
            <w:webHidden/>
          </w:rPr>
          <w:tab/>
        </w:r>
        <w:r>
          <w:rPr>
            <w:noProof/>
            <w:webHidden/>
          </w:rPr>
          <w:fldChar w:fldCharType="begin"/>
        </w:r>
        <w:r>
          <w:rPr>
            <w:noProof/>
            <w:webHidden/>
          </w:rPr>
          <w:instrText xml:space="preserve"> PAGEREF _Toc197087770 \h </w:instrText>
        </w:r>
        <w:r>
          <w:rPr>
            <w:noProof/>
            <w:webHidden/>
          </w:rPr>
        </w:r>
        <w:r>
          <w:rPr>
            <w:noProof/>
            <w:webHidden/>
          </w:rPr>
          <w:fldChar w:fldCharType="separate"/>
        </w:r>
        <w:r>
          <w:rPr>
            <w:noProof/>
            <w:webHidden/>
          </w:rPr>
          <w:t>123</w:t>
        </w:r>
        <w:r>
          <w:rPr>
            <w:noProof/>
            <w:webHidden/>
          </w:rPr>
          <w:fldChar w:fldCharType="end"/>
        </w:r>
      </w:hyperlink>
    </w:p>
    <w:p w14:paraId="0ECF1E1D" w14:textId="17D5362B" w:rsidR="008257CC" w:rsidRDefault="008257CC">
      <w:pPr>
        <w:pStyle w:val="TOC1"/>
        <w:rPr>
          <w:b w:val="0"/>
          <w:bCs w:val="0"/>
          <w:caps w:val="0"/>
          <w:noProof/>
          <w:sz w:val="24"/>
          <w:szCs w:val="24"/>
        </w:rPr>
      </w:pPr>
      <w:hyperlink w:anchor="_Toc197087771" w:history="1">
        <w:r w:rsidRPr="0019769C">
          <w:rPr>
            <w:rStyle w:val="af0"/>
            <w:rFonts w:ascii="Times New Roman" w:eastAsia="微软雅黑" w:hAnsi="Times New Roman" w:cs="Times New Roman" w:hint="eastAsia"/>
            <w:noProof/>
          </w:rPr>
          <w:t>第二章：</w:t>
        </w:r>
        <w:r w:rsidRPr="0019769C">
          <w:rPr>
            <w:rStyle w:val="af0"/>
            <w:rFonts w:ascii="Times New Roman" w:eastAsia="微软雅黑" w:hAnsi="Times New Roman" w:cs="Times New Roman"/>
            <w:noProof/>
          </w:rPr>
          <w:t>Wuxi Biologics</w:t>
        </w:r>
        <w:r>
          <w:rPr>
            <w:noProof/>
            <w:webHidden/>
          </w:rPr>
          <w:tab/>
        </w:r>
        <w:r>
          <w:rPr>
            <w:noProof/>
            <w:webHidden/>
          </w:rPr>
          <w:fldChar w:fldCharType="begin"/>
        </w:r>
        <w:r>
          <w:rPr>
            <w:noProof/>
            <w:webHidden/>
          </w:rPr>
          <w:instrText xml:space="preserve"> PAGEREF _Toc197087771 \h </w:instrText>
        </w:r>
        <w:r>
          <w:rPr>
            <w:noProof/>
            <w:webHidden/>
          </w:rPr>
        </w:r>
        <w:r>
          <w:rPr>
            <w:noProof/>
            <w:webHidden/>
          </w:rPr>
          <w:fldChar w:fldCharType="separate"/>
        </w:r>
        <w:r>
          <w:rPr>
            <w:noProof/>
            <w:webHidden/>
          </w:rPr>
          <w:t>138</w:t>
        </w:r>
        <w:r>
          <w:rPr>
            <w:noProof/>
            <w:webHidden/>
          </w:rPr>
          <w:fldChar w:fldCharType="end"/>
        </w:r>
      </w:hyperlink>
    </w:p>
    <w:p w14:paraId="3AC2EC2B" w14:textId="2329B773" w:rsidR="008257CC" w:rsidRDefault="008257CC">
      <w:pPr>
        <w:pStyle w:val="TOC2"/>
        <w:tabs>
          <w:tab w:val="right" w:leader="dot" w:pos="9350"/>
        </w:tabs>
        <w:rPr>
          <w:smallCaps w:val="0"/>
          <w:noProof/>
          <w:sz w:val="24"/>
          <w:szCs w:val="24"/>
        </w:rPr>
      </w:pPr>
      <w:hyperlink w:anchor="_Toc197087772" w:history="1">
        <w:r w:rsidRPr="0019769C">
          <w:rPr>
            <w:rStyle w:val="af0"/>
            <w:rFonts w:ascii="Times New Roman" w:eastAsia="微软雅黑" w:hAnsi="Times New Roman" w:cs="Times New Roman"/>
            <w:b/>
            <w:bCs/>
            <w:noProof/>
          </w:rPr>
          <w:t>2.1 Wuxi Biologics Stock Analysis</w:t>
        </w:r>
        <w:r>
          <w:rPr>
            <w:noProof/>
            <w:webHidden/>
          </w:rPr>
          <w:tab/>
        </w:r>
        <w:r>
          <w:rPr>
            <w:noProof/>
            <w:webHidden/>
          </w:rPr>
          <w:fldChar w:fldCharType="begin"/>
        </w:r>
        <w:r>
          <w:rPr>
            <w:noProof/>
            <w:webHidden/>
          </w:rPr>
          <w:instrText xml:space="preserve"> PAGEREF _Toc197087772 \h </w:instrText>
        </w:r>
        <w:r>
          <w:rPr>
            <w:noProof/>
            <w:webHidden/>
          </w:rPr>
        </w:r>
        <w:r>
          <w:rPr>
            <w:noProof/>
            <w:webHidden/>
          </w:rPr>
          <w:fldChar w:fldCharType="separate"/>
        </w:r>
        <w:r>
          <w:rPr>
            <w:noProof/>
            <w:webHidden/>
          </w:rPr>
          <w:t>138</w:t>
        </w:r>
        <w:r>
          <w:rPr>
            <w:noProof/>
            <w:webHidden/>
          </w:rPr>
          <w:fldChar w:fldCharType="end"/>
        </w:r>
      </w:hyperlink>
    </w:p>
    <w:p w14:paraId="62EAF8D9" w14:textId="4954B48E" w:rsidR="008257CC" w:rsidRDefault="008257CC">
      <w:pPr>
        <w:pStyle w:val="TOC2"/>
        <w:tabs>
          <w:tab w:val="right" w:leader="dot" w:pos="9350"/>
        </w:tabs>
        <w:rPr>
          <w:smallCaps w:val="0"/>
          <w:noProof/>
          <w:sz w:val="24"/>
          <w:szCs w:val="24"/>
        </w:rPr>
      </w:pPr>
      <w:hyperlink w:anchor="_Toc197087773" w:history="1">
        <w:r w:rsidRPr="0019769C">
          <w:rPr>
            <w:rStyle w:val="af0"/>
            <w:rFonts w:ascii="Times New Roman" w:eastAsia="微软雅黑" w:hAnsi="Times New Roman" w:cs="Times New Roman"/>
            <w:b/>
            <w:bCs/>
            <w:noProof/>
          </w:rPr>
          <w:t>2.2 WXXWY</w:t>
        </w:r>
        <w:r w:rsidRPr="0019769C">
          <w:rPr>
            <w:rStyle w:val="af0"/>
            <w:rFonts w:ascii="Times New Roman" w:eastAsia="微软雅黑" w:hAnsi="Times New Roman" w:cs="Times New Roman" w:hint="eastAsia"/>
            <w:b/>
            <w:bCs/>
            <w:noProof/>
          </w:rPr>
          <w:t>（</w:t>
        </w:r>
        <w:r w:rsidRPr="0019769C">
          <w:rPr>
            <w:rStyle w:val="af0"/>
            <w:rFonts w:ascii="Times New Roman" w:eastAsia="微软雅黑" w:hAnsi="Times New Roman" w:cs="Times New Roman"/>
            <w:b/>
            <w:bCs/>
            <w:noProof/>
          </w:rPr>
          <w:t>WuXi Biologics, OTC</w:t>
        </w:r>
        <w:r w:rsidRPr="0019769C">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_Toc197087773 \h </w:instrText>
        </w:r>
        <w:r>
          <w:rPr>
            <w:noProof/>
            <w:webHidden/>
          </w:rPr>
        </w:r>
        <w:r>
          <w:rPr>
            <w:noProof/>
            <w:webHidden/>
          </w:rPr>
          <w:fldChar w:fldCharType="separate"/>
        </w:r>
        <w:r>
          <w:rPr>
            <w:noProof/>
            <w:webHidden/>
          </w:rPr>
          <w:t>146</w:t>
        </w:r>
        <w:r>
          <w:rPr>
            <w:noProof/>
            <w:webHidden/>
          </w:rPr>
          <w:fldChar w:fldCharType="end"/>
        </w:r>
      </w:hyperlink>
    </w:p>
    <w:p w14:paraId="6B5984C1" w14:textId="6EDA979B" w:rsidR="008257CC" w:rsidRDefault="008257CC">
      <w:pPr>
        <w:pStyle w:val="TOC1"/>
        <w:rPr>
          <w:b w:val="0"/>
          <w:bCs w:val="0"/>
          <w:caps w:val="0"/>
          <w:noProof/>
          <w:sz w:val="24"/>
          <w:szCs w:val="24"/>
        </w:rPr>
      </w:pPr>
      <w:hyperlink w:anchor="_Toc197087774" w:history="1">
        <w:r w:rsidRPr="0019769C">
          <w:rPr>
            <w:rStyle w:val="af0"/>
            <w:rFonts w:ascii="Times New Roman" w:eastAsia="微软雅黑" w:hAnsi="Times New Roman" w:cs="Times New Roman" w:hint="eastAsia"/>
            <w:noProof/>
          </w:rPr>
          <w:t>第三章：</w:t>
        </w:r>
        <w:r w:rsidRPr="0019769C">
          <w:rPr>
            <w:rStyle w:val="af0"/>
            <w:rFonts w:ascii="Times New Roman" w:eastAsia="微软雅黑" w:hAnsi="Times New Roman" w:cs="Times New Roman"/>
            <w:noProof/>
          </w:rPr>
          <w:t>Xiaomi</w:t>
        </w:r>
        <w:r>
          <w:rPr>
            <w:noProof/>
            <w:webHidden/>
          </w:rPr>
          <w:tab/>
        </w:r>
        <w:r>
          <w:rPr>
            <w:noProof/>
            <w:webHidden/>
          </w:rPr>
          <w:fldChar w:fldCharType="begin"/>
        </w:r>
        <w:r>
          <w:rPr>
            <w:noProof/>
            <w:webHidden/>
          </w:rPr>
          <w:instrText xml:space="preserve"> PAGEREF _Toc197087774 \h </w:instrText>
        </w:r>
        <w:r>
          <w:rPr>
            <w:noProof/>
            <w:webHidden/>
          </w:rPr>
        </w:r>
        <w:r>
          <w:rPr>
            <w:noProof/>
            <w:webHidden/>
          </w:rPr>
          <w:fldChar w:fldCharType="separate"/>
        </w:r>
        <w:r>
          <w:rPr>
            <w:noProof/>
            <w:webHidden/>
          </w:rPr>
          <w:t>150</w:t>
        </w:r>
        <w:r>
          <w:rPr>
            <w:noProof/>
            <w:webHidden/>
          </w:rPr>
          <w:fldChar w:fldCharType="end"/>
        </w:r>
      </w:hyperlink>
    </w:p>
    <w:p w14:paraId="6446DDD7" w14:textId="06A72839" w:rsidR="008257CC" w:rsidRDefault="008257CC">
      <w:pPr>
        <w:pStyle w:val="TOC2"/>
        <w:tabs>
          <w:tab w:val="right" w:leader="dot" w:pos="9350"/>
        </w:tabs>
        <w:rPr>
          <w:smallCaps w:val="0"/>
          <w:noProof/>
          <w:sz w:val="24"/>
          <w:szCs w:val="24"/>
        </w:rPr>
      </w:pPr>
      <w:hyperlink w:anchor="_Toc197087775" w:history="1">
        <w:r w:rsidRPr="0019769C">
          <w:rPr>
            <w:rStyle w:val="af0"/>
            <w:rFonts w:ascii="Times New Roman" w:eastAsia="微软雅黑" w:hAnsi="Times New Roman" w:cs="Times New Roman"/>
            <w:b/>
            <w:bCs/>
            <w:noProof/>
          </w:rPr>
          <w:t>3.1 Xiao Stock Analysis</w:t>
        </w:r>
        <w:r>
          <w:rPr>
            <w:noProof/>
            <w:webHidden/>
          </w:rPr>
          <w:tab/>
        </w:r>
        <w:r>
          <w:rPr>
            <w:noProof/>
            <w:webHidden/>
          </w:rPr>
          <w:fldChar w:fldCharType="begin"/>
        </w:r>
        <w:r>
          <w:rPr>
            <w:noProof/>
            <w:webHidden/>
          </w:rPr>
          <w:instrText xml:space="preserve"> PAGEREF _Toc197087775 \h </w:instrText>
        </w:r>
        <w:r>
          <w:rPr>
            <w:noProof/>
            <w:webHidden/>
          </w:rPr>
        </w:r>
        <w:r>
          <w:rPr>
            <w:noProof/>
            <w:webHidden/>
          </w:rPr>
          <w:fldChar w:fldCharType="separate"/>
        </w:r>
        <w:r>
          <w:rPr>
            <w:noProof/>
            <w:webHidden/>
          </w:rPr>
          <w:t>150</w:t>
        </w:r>
        <w:r>
          <w:rPr>
            <w:noProof/>
            <w:webHidden/>
          </w:rPr>
          <w:fldChar w:fldCharType="end"/>
        </w:r>
      </w:hyperlink>
    </w:p>
    <w:p w14:paraId="0DB97985" w14:textId="0BDA30E0" w:rsidR="008257CC" w:rsidRDefault="008257CC">
      <w:pPr>
        <w:pStyle w:val="TOC2"/>
        <w:tabs>
          <w:tab w:val="right" w:leader="dot" w:pos="9350"/>
        </w:tabs>
        <w:rPr>
          <w:smallCaps w:val="0"/>
          <w:noProof/>
          <w:sz w:val="24"/>
          <w:szCs w:val="24"/>
        </w:rPr>
      </w:pPr>
      <w:hyperlink w:anchor="_Toc197087776" w:history="1">
        <w:r w:rsidRPr="0019769C">
          <w:rPr>
            <w:rStyle w:val="af0"/>
            <w:rFonts w:ascii="Times New Roman" w:eastAsia="微软雅黑" w:hAnsi="Times New Roman" w:cs="Times New Roman"/>
            <w:b/>
            <w:bCs/>
            <w:noProof/>
          </w:rPr>
          <w:t xml:space="preserve">3.2 Xiaomi Corporation (XIACF) </w:t>
        </w:r>
        <w:r w:rsidRPr="0019769C">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_Toc197087776 \h </w:instrText>
        </w:r>
        <w:r>
          <w:rPr>
            <w:noProof/>
            <w:webHidden/>
          </w:rPr>
        </w:r>
        <w:r>
          <w:rPr>
            <w:noProof/>
            <w:webHidden/>
          </w:rPr>
          <w:fldChar w:fldCharType="separate"/>
        </w:r>
        <w:r>
          <w:rPr>
            <w:noProof/>
            <w:webHidden/>
          </w:rPr>
          <w:t>158</w:t>
        </w:r>
        <w:r>
          <w:rPr>
            <w:noProof/>
            <w:webHidden/>
          </w:rPr>
          <w:fldChar w:fldCharType="end"/>
        </w:r>
      </w:hyperlink>
    </w:p>
    <w:p w14:paraId="1F7792D3" w14:textId="41080F77" w:rsidR="008257CC" w:rsidRDefault="008257CC">
      <w:pPr>
        <w:pStyle w:val="TOC2"/>
        <w:tabs>
          <w:tab w:val="right" w:leader="dot" w:pos="9350"/>
        </w:tabs>
        <w:rPr>
          <w:smallCaps w:val="0"/>
          <w:noProof/>
          <w:sz w:val="24"/>
          <w:szCs w:val="24"/>
        </w:rPr>
      </w:pPr>
      <w:hyperlink w:anchor="_Toc197087777" w:history="1">
        <w:r w:rsidRPr="0019769C">
          <w:rPr>
            <w:rStyle w:val="af0"/>
            <w:rFonts w:ascii="Times New Roman" w:eastAsia="微软雅黑" w:hAnsi="Times New Roman" w:cs="Times New Roman"/>
            <w:b/>
            <w:bCs/>
            <w:noProof/>
          </w:rPr>
          <w:t>3.2</w:t>
        </w:r>
        <w:r w:rsidRPr="0019769C">
          <w:rPr>
            <w:rStyle w:val="af0"/>
            <w:rFonts w:ascii="Times New Roman" w:eastAsia="微软雅黑" w:hAnsi="Times New Roman" w:cs="Times New Roman" w:hint="eastAsia"/>
            <w:b/>
            <w:bCs/>
            <w:noProof/>
          </w:rPr>
          <w:t>如何识别小米这样的成长股并在早期买入</w:t>
        </w:r>
        <w:r>
          <w:rPr>
            <w:noProof/>
            <w:webHidden/>
          </w:rPr>
          <w:tab/>
        </w:r>
        <w:r>
          <w:rPr>
            <w:noProof/>
            <w:webHidden/>
          </w:rPr>
          <w:fldChar w:fldCharType="begin"/>
        </w:r>
        <w:r>
          <w:rPr>
            <w:noProof/>
            <w:webHidden/>
          </w:rPr>
          <w:instrText xml:space="preserve"> PAGEREF _Toc197087777 \h </w:instrText>
        </w:r>
        <w:r>
          <w:rPr>
            <w:noProof/>
            <w:webHidden/>
          </w:rPr>
        </w:r>
        <w:r>
          <w:rPr>
            <w:noProof/>
            <w:webHidden/>
          </w:rPr>
          <w:fldChar w:fldCharType="separate"/>
        </w:r>
        <w:r>
          <w:rPr>
            <w:noProof/>
            <w:webHidden/>
          </w:rPr>
          <w:t>160</w:t>
        </w:r>
        <w:r>
          <w:rPr>
            <w:noProof/>
            <w:webHidden/>
          </w:rPr>
          <w:fldChar w:fldCharType="end"/>
        </w:r>
      </w:hyperlink>
    </w:p>
    <w:p w14:paraId="49486246" w14:textId="0D2C8938" w:rsidR="008257CC" w:rsidRDefault="008257CC">
      <w:pPr>
        <w:pStyle w:val="TOC1"/>
        <w:rPr>
          <w:b w:val="0"/>
          <w:bCs w:val="0"/>
          <w:caps w:val="0"/>
          <w:noProof/>
          <w:sz w:val="24"/>
          <w:szCs w:val="24"/>
        </w:rPr>
      </w:pPr>
      <w:hyperlink w:anchor="_Toc197087778" w:history="1">
        <w:r w:rsidRPr="0019769C">
          <w:rPr>
            <w:rStyle w:val="af0"/>
            <w:rFonts w:ascii="Times New Roman" w:eastAsia="微软雅黑" w:hAnsi="Times New Roman" w:cs="Times New Roman" w:hint="eastAsia"/>
            <w:noProof/>
          </w:rPr>
          <w:t>第四章：拼多多</w:t>
        </w:r>
        <w:r w:rsidRPr="0019769C">
          <w:rPr>
            <w:rStyle w:val="af0"/>
            <w:rFonts w:ascii="Times New Roman" w:eastAsia="微软雅黑" w:hAnsi="Times New Roman" w:cs="Times New Roman"/>
            <w:noProof/>
          </w:rPr>
          <w:t>PDD</w:t>
        </w:r>
        <w:r>
          <w:rPr>
            <w:noProof/>
            <w:webHidden/>
          </w:rPr>
          <w:tab/>
        </w:r>
        <w:r>
          <w:rPr>
            <w:noProof/>
            <w:webHidden/>
          </w:rPr>
          <w:fldChar w:fldCharType="begin"/>
        </w:r>
        <w:r>
          <w:rPr>
            <w:noProof/>
            <w:webHidden/>
          </w:rPr>
          <w:instrText xml:space="preserve"> PAGEREF _Toc197087778 \h </w:instrText>
        </w:r>
        <w:r>
          <w:rPr>
            <w:noProof/>
            <w:webHidden/>
          </w:rPr>
        </w:r>
        <w:r>
          <w:rPr>
            <w:noProof/>
            <w:webHidden/>
          </w:rPr>
          <w:fldChar w:fldCharType="separate"/>
        </w:r>
        <w:r>
          <w:rPr>
            <w:noProof/>
            <w:webHidden/>
          </w:rPr>
          <w:t>162</w:t>
        </w:r>
        <w:r>
          <w:rPr>
            <w:noProof/>
            <w:webHidden/>
          </w:rPr>
          <w:fldChar w:fldCharType="end"/>
        </w:r>
      </w:hyperlink>
    </w:p>
    <w:p w14:paraId="78EEE50D" w14:textId="44634CAF" w:rsidR="008257CC" w:rsidRDefault="008257CC">
      <w:pPr>
        <w:pStyle w:val="TOC2"/>
        <w:tabs>
          <w:tab w:val="right" w:leader="dot" w:pos="9350"/>
        </w:tabs>
        <w:rPr>
          <w:smallCaps w:val="0"/>
          <w:noProof/>
          <w:sz w:val="24"/>
          <w:szCs w:val="24"/>
        </w:rPr>
      </w:pPr>
      <w:hyperlink w:anchor="_Toc197087779" w:history="1">
        <w:r w:rsidRPr="0019769C">
          <w:rPr>
            <w:rStyle w:val="af0"/>
            <w:rFonts w:ascii="Times New Roman" w:eastAsia="微软雅黑" w:hAnsi="Times New Roman" w:cs="Times New Roman"/>
            <w:b/>
            <w:bCs/>
            <w:noProof/>
          </w:rPr>
          <w:t xml:space="preserve">4.1 </w:t>
        </w:r>
        <w:r w:rsidRPr="0019769C">
          <w:rPr>
            <w:rStyle w:val="af0"/>
            <w:rFonts w:ascii="Times New Roman" w:eastAsia="微软雅黑" w:hAnsi="Times New Roman" w:cs="Times New Roman" w:hint="eastAsia"/>
            <w:b/>
            <w:bCs/>
            <w:noProof/>
          </w:rPr>
          <w:t>筛选方法</w:t>
        </w:r>
        <w:r>
          <w:rPr>
            <w:noProof/>
            <w:webHidden/>
          </w:rPr>
          <w:tab/>
        </w:r>
        <w:r>
          <w:rPr>
            <w:noProof/>
            <w:webHidden/>
          </w:rPr>
          <w:fldChar w:fldCharType="begin"/>
        </w:r>
        <w:r>
          <w:rPr>
            <w:noProof/>
            <w:webHidden/>
          </w:rPr>
          <w:instrText xml:space="preserve"> PAGEREF _Toc197087779 \h </w:instrText>
        </w:r>
        <w:r>
          <w:rPr>
            <w:noProof/>
            <w:webHidden/>
          </w:rPr>
        </w:r>
        <w:r>
          <w:rPr>
            <w:noProof/>
            <w:webHidden/>
          </w:rPr>
          <w:fldChar w:fldCharType="separate"/>
        </w:r>
        <w:r>
          <w:rPr>
            <w:noProof/>
            <w:webHidden/>
          </w:rPr>
          <w:t>162</w:t>
        </w:r>
        <w:r>
          <w:rPr>
            <w:noProof/>
            <w:webHidden/>
          </w:rPr>
          <w:fldChar w:fldCharType="end"/>
        </w:r>
      </w:hyperlink>
    </w:p>
    <w:p w14:paraId="7FD62AD1" w14:textId="27434A37" w:rsidR="008257CC" w:rsidRDefault="008257CC">
      <w:pPr>
        <w:pStyle w:val="TOC2"/>
        <w:tabs>
          <w:tab w:val="right" w:leader="dot" w:pos="9350"/>
        </w:tabs>
        <w:rPr>
          <w:smallCaps w:val="0"/>
          <w:noProof/>
          <w:sz w:val="24"/>
          <w:szCs w:val="24"/>
        </w:rPr>
      </w:pPr>
      <w:hyperlink w:anchor="_Toc197087780" w:history="1">
        <w:r w:rsidRPr="0019769C">
          <w:rPr>
            <w:rStyle w:val="af0"/>
            <w:rFonts w:ascii="Times New Roman" w:eastAsia="微软雅黑" w:hAnsi="Times New Roman" w:cs="Times New Roman"/>
            <w:noProof/>
          </w:rPr>
          <w:t xml:space="preserve">1. </w:t>
        </w:r>
        <w:r w:rsidRPr="0019769C">
          <w:rPr>
            <w:rStyle w:val="af0"/>
            <w:rFonts w:ascii="Times New Roman" w:eastAsia="微软雅黑" w:hAnsi="Times New Roman" w:cs="Times New Roman" w:hint="eastAsia"/>
            <w:noProof/>
          </w:rPr>
          <w:t>识别半年内可能大涨数倍的股票：核心筛选标准</w:t>
        </w:r>
        <w:r>
          <w:rPr>
            <w:noProof/>
            <w:webHidden/>
          </w:rPr>
          <w:tab/>
        </w:r>
        <w:r>
          <w:rPr>
            <w:noProof/>
            <w:webHidden/>
          </w:rPr>
          <w:fldChar w:fldCharType="begin"/>
        </w:r>
        <w:r>
          <w:rPr>
            <w:noProof/>
            <w:webHidden/>
          </w:rPr>
          <w:instrText xml:space="preserve"> PAGEREF _Toc197087780 \h </w:instrText>
        </w:r>
        <w:r>
          <w:rPr>
            <w:noProof/>
            <w:webHidden/>
          </w:rPr>
        </w:r>
        <w:r>
          <w:rPr>
            <w:noProof/>
            <w:webHidden/>
          </w:rPr>
          <w:fldChar w:fldCharType="separate"/>
        </w:r>
        <w:r>
          <w:rPr>
            <w:noProof/>
            <w:webHidden/>
          </w:rPr>
          <w:t>162</w:t>
        </w:r>
        <w:r>
          <w:rPr>
            <w:noProof/>
            <w:webHidden/>
          </w:rPr>
          <w:fldChar w:fldCharType="end"/>
        </w:r>
      </w:hyperlink>
    </w:p>
    <w:p w14:paraId="563580F2" w14:textId="56C2BCDD" w:rsidR="008257CC" w:rsidRDefault="008257CC">
      <w:pPr>
        <w:pStyle w:val="TOC2"/>
        <w:tabs>
          <w:tab w:val="right" w:leader="dot" w:pos="9350"/>
        </w:tabs>
        <w:rPr>
          <w:smallCaps w:val="0"/>
          <w:noProof/>
          <w:sz w:val="24"/>
          <w:szCs w:val="24"/>
        </w:rPr>
      </w:pPr>
      <w:hyperlink w:anchor="_Toc197087781" w:history="1">
        <w:r w:rsidRPr="0019769C">
          <w:rPr>
            <w:rStyle w:val="af0"/>
            <w:rFonts w:ascii="Times New Roman" w:eastAsia="微软雅黑" w:hAnsi="Times New Roman" w:cs="Times New Roman"/>
            <w:noProof/>
          </w:rPr>
          <w:t xml:space="preserve">2. </w:t>
        </w:r>
        <w:r w:rsidRPr="0019769C">
          <w:rPr>
            <w:rStyle w:val="af0"/>
            <w:rFonts w:ascii="Times New Roman" w:eastAsia="微软雅黑" w:hAnsi="Times New Roman" w:cs="Times New Roman" w:hint="eastAsia"/>
            <w:noProof/>
          </w:rPr>
          <w:t>操作策略：如何把握买入时机</w:t>
        </w:r>
        <w:r>
          <w:rPr>
            <w:noProof/>
            <w:webHidden/>
          </w:rPr>
          <w:tab/>
        </w:r>
        <w:r>
          <w:rPr>
            <w:noProof/>
            <w:webHidden/>
          </w:rPr>
          <w:fldChar w:fldCharType="begin"/>
        </w:r>
        <w:r>
          <w:rPr>
            <w:noProof/>
            <w:webHidden/>
          </w:rPr>
          <w:instrText xml:space="preserve"> PAGEREF _Toc197087781 \h </w:instrText>
        </w:r>
        <w:r>
          <w:rPr>
            <w:noProof/>
            <w:webHidden/>
          </w:rPr>
        </w:r>
        <w:r>
          <w:rPr>
            <w:noProof/>
            <w:webHidden/>
          </w:rPr>
          <w:fldChar w:fldCharType="separate"/>
        </w:r>
        <w:r>
          <w:rPr>
            <w:noProof/>
            <w:webHidden/>
          </w:rPr>
          <w:t>164</w:t>
        </w:r>
        <w:r>
          <w:rPr>
            <w:noProof/>
            <w:webHidden/>
          </w:rPr>
          <w:fldChar w:fldCharType="end"/>
        </w:r>
      </w:hyperlink>
    </w:p>
    <w:p w14:paraId="5DA0A8D7" w14:textId="740C7595" w:rsidR="008257CC" w:rsidRDefault="008257CC">
      <w:pPr>
        <w:pStyle w:val="TOC2"/>
        <w:tabs>
          <w:tab w:val="right" w:leader="dot" w:pos="9350"/>
        </w:tabs>
        <w:rPr>
          <w:smallCaps w:val="0"/>
          <w:noProof/>
          <w:sz w:val="24"/>
          <w:szCs w:val="24"/>
        </w:rPr>
      </w:pPr>
      <w:hyperlink w:anchor="_Toc197087782" w:history="1">
        <w:r w:rsidRPr="0019769C">
          <w:rPr>
            <w:rStyle w:val="af0"/>
            <w:rFonts w:ascii="Times New Roman" w:eastAsia="微软雅黑" w:hAnsi="Times New Roman" w:cs="Times New Roman"/>
            <w:noProof/>
          </w:rPr>
          <w:t xml:space="preserve">3. </w:t>
        </w:r>
        <w:r w:rsidRPr="0019769C">
          <w:rPr>
            <w:rStyle w:val="af0"/>
            <w:rFonts w:ascii="Times New Roman" w:eastAsia="微软雅黑" w:hAnsi="Times New Roman" w:cs="Times New Roman" w:hint="eastAsia"/>
            <w:noProof/>
          </w:rPr>
          <w:t>结论</w:t>
        </w:r>
        <w:r>
          <w:rPr>
            <w:noProof/>
            <w:webHidden/>
          </w:rPr>
          <w:tab/>
        </w:r>
        <w:r>
          <w:rPr>
            <w:noProof/>
            <w:webHidden/>
          </w:rPr>
          <w:fldChar w:fldCharType="begin"/>
        </w:r>
        <w:r>
          <w:rPr>
            <w:noProof/>
            <w:webHidden/>
          </w:rPr>
          <w:instrText xml:space="preserve"> PAGEREF _Toc197087782 \h </w:instrText>
        </w:r>
        <w:r>
          <w:rPr>
            <w:noProof/>
            <w:webHidden/>
          </w:rPr>
        </w:r>
        <w:r>
          <w:rPr>
            <w:noProof/>
            <w:webHidden/>
          </w:rPr>
          <w:fldChar w:fldCharType="separate"/>
        </w:r>
        <w:r>
          <w:rPr>
            <w:noProof/>
            <w:webHidden/>
          </w:rPr>
          <w:t>165</w:t>
        </w:r>
        <w:r>
          <w:rPr>
            <w:noProof/>
            <w:webHidden/>
          </w:rPr>
          <w:fldChar w:fldCharType="end"/>
        </w:r>
      </w:hyperlink>
    </w:p>
    <w:p w14:paraId="777A33A4" w14:textId="4319CE1A" w:rsidR="008257CC" w:rsidRDefault="008257CC">
      <w:pPr>
        <w:pStyle w:val="TOC2"/>
        <w:tabs>
          <w:tab w:val="right" w:leader="dot" w:pos="9350"/>
        </w:tabs>
        <w:rPr>
          <w:smallCaps w:val="0"/>
          <w:noProof/>
          <w:sz w:val="24"/>
          <w:szCs w:val="24"/>
        </w:rPr>
      </w:pPr>
      <w:hyperlink w:anchor="_Toc197087783" w:history="1">
        <w:r w:rsidRPr="0019769C">
          <w:rPr>
            <w:rStyle w:val="af0"/>
            <w:rFonts w:ascii="Times New Roman" w:eastAsia="微软雅黑" w:hAnsi="Times New Roman" w:cs="Times New Roman"/>
            <w:b/>
            <w:bCs/>
            <w:noProof/>
          </w:rPr>
          <w:t xml:space="preserve">4.2 </w:t>
        </w:r>
        <w:r w:rsidRPr="0019769C">
          <w:rPr>
            <w:rStyle w:val="af0"/>
            <w:rFonts w:ascii="Times New Roman" w:eastAsia="微软雅黑" w:hAnsi="Times New Roman" w:cs="Times New Roman" w:hint="eastAsia"/>
            <w:b/>
            <w:bCs/>
            <w:noProof/>
          </w:rPr>
          <w:t>波动率</w:t>
        </w:r>
        <w:r w:rsidRPr="0019769C">
          <w:rPr>
            <w:rStyle w:val="af0"/>
            <w:rFonts w:ascii="Times New Roman" w:eastAsia="微软雅黑" w:hAnsi="Times New Roman" w:cs="Times New Roman"/>
            <w:b/>
            <w:bCs/>
            <w:noProof/>
          </w:rPr>
          <w:t>ATR</w:t>
        </w:r>
        <w:r>
          <w:rPr>
            <w:noProof/>
            <w:webHidden/>
          </w:rPr>
          <w:tab/>
        </w:r>
        <w:r>
          <w:rPr>
            <w:noProof/>
            <w:webHidden/>
          </w:rPr>
          <w:fldChar w:fldCharType="begin"/>
        </w:r>
        <w:r>
          <w:rPr>
            <w:noProof/>
            <w:webHidden/>
          </w:rPr>
          <w:instrText xml:space="preserve"> PAGEREF _Toc197087783 \h </w:instrText>
        </w:r>
        <w:r>
          <w:rPr>
            <w:noProof/>
            <w:webHidden/>
          </w:rPr>
        </w:r>
        <w:r>
          <w:rPr>
            <w:noProof/>
            <w:webHidden/>
          </w:rPr>
          <w:fldChar w:fldCharType="separate"/>
        </w:r>
        <w:r>
          <w:rPr>
            <w:noProof/>
            <w:webHidden/>
          </w:rPr>
          <w:t>165</w:t>
        </w:r>
        <w:r>
          <w:rPr>
            <w:noProof/>
            <w:webHidden/>
          </w:rPr>
          <w:fldChar w:fldCharType="end"/>
        </w:r>
      </w:hyperlink>
    </w:p>
    <w:p w14:paraId="261C1E3B" w14:textId="1CF5FE4A" w:rsidR="008257CC" w:rsidRDefault="008257CC">
      <w:pPr>
        <w:pStyle w:val="TOC2"/>
        <w:tabs>
          <w:tab w:val="right" w:leader="dot" w:pos="9350"/>
        </w:tabs>
        <w:rPr>
          <w:smallCaps w:val="0"/>
          <w:noProof/>
          <w:sz w:val="24"/>
          <w:szCs w:val="24"/>
        </w:rPr>
      </w:pPr>
      <w:hyperlink w:anchor="_Toc197087784" w:history="1">
        <w:r w:rsidRPr="0019769C">
          <w:rPr>
            <w:rStyle w:val="af0"/>
            <w:rFonts w:ascii="Times New Roman" w:eastAsia="微软雅黑" w:hAnsi="Times New Roman" w:cs="Times New Roman"/>
            <w:b/>
            <w:bCs/>
            <w:noProof/>
          </w:rPr>
          <w:t>4.3 PDD Stock Analysis</w:t>
        </w:r>
        <w:r>
          <w:rPr>
            <w:noProof/>
            <w:webHidden/>
          </w:rPr>
          <w:tab/>
        </w:r>
        <w:r>
          <w:rPr>
            <w:noProof/>
            <w:webHidden/>
          </w:rPr>
          <w:fldChar w:fldCharType="begin"/>
        </w:r>
        <w:r>
          <w:rPr>
            <w:noProof/>
            <w:webHidden/>
          </w:rPr>
          <w:instrText xml:space="preserve"> PAGEREF _Toc197087784 \h </w:instrText>
        </w:r>
        <w:r>
          <w:rPr>
            <w:noProof/>
            <w:webHidden/>
          </w:rPr>
        </w:r>
        <w:r>
          <w:rPr>
            <w:noProof/>
            <w:webHidden/>
          </w:rPr>
          <w:fldChar w:fldCharType="separate"/>
        </w:r>
        <w:r>
          <w:rPr>
            <w:noProof/>
            <w:webHidden/>
          </w:rPr>
          <w:t>169</w:t>
        </w:r>
        <w:r>
          <w:rPr>
            <w:noProof/>
            <w:webHidden/>
          </w:rPr>
          <w:fldChar w:fldCharType="end"/>
        </w:r>
      </w:hyperlink>
    </w:p>
    <w:p w14:paraId="1FC07675" w14:textId="156BE28A" w:rsidR="008257CC" w:rsidRDefault="008257CC">
      <w:pPr>
        <w:pStyle w:val="TOC2"/>
        <w:tabs>
          <w:tab w:val="right" w:leader="dot" w:pos="9350"/>
        </w:tabs>
        <w:rPr>
          <w:smallCaps w:val="0"/>
          <w:noProof/>
          <w:sz w:val="24"/>
          <w:szCs w:val="24"/>
        </w:rPr>
      </w:pPr>
      <w:hyperlink w:anchor="_Toc197087785" w:history="1">
        <w:r w:rsidRPr="0019769C">
          <w:rPr>
            <w:rStyle w:val="af0"/>
            <w:rFonts w:ascii="Times New Roman" w:eastAsia="微软雅黑" w:hAnsi="Times New Roman" w:cs="Times New Roman"/>
            <w:b/>
            <w:bCs/>
            <w:noProof/>
          </w:rPr>
          <w:t xml:space="preserve">4.4 PDD </w:t>
        </w:r>
        <w:r w:rsidRPr="0019769C">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_Toc197087785 \h </w:instrText>
        </w:r>
        <w:r>
          <w:rPr>
            <w:noProof/>
            <w:webHidden/>
          </w:rPr>
        </w:r>
        <w:r>
          <w:rPr>
            <w:noProof/>
            <w:webHidden/>
          </w:rPr>
          <w:fldChar w:fldCharType="separate"/>
        </w:r>
        <w:r>
          <w:rPr>
            <w:noProof/>
            <w:webHidden/>
          </w:rPr>
          <w:t>180</w:t>
        </w:r>
        <w:r>
          <w:rPr>
            <w:noProof/>
            <w:webHidden/>
          </w:rPr>
          <w:fldChar w:fldCharType="end"/>
        </w:r>
      </w:hyperlink>
    </w:p>
    <w:p w14:paraId="35EAF8DE" w14:textId="358D22BF" w:rsidR="00E34480" w:rsidRPr="00414082" w:rsidRDefault="004A3882" w:rsidP="004A3882">
      <w:pPr>
        <w:pStyle w:val="1"/>
        <w:rPr>
          <w:rFonts w:ascii="Times New Roman" w:eastAsia="微软雅黑" w:hAnsi="Times New Roman" w:cs="Times New Roman"/>
          <w:b/>
          <w:bCs/>
          <w:sz w:val="22"/>
          <w:szCs w:val="22"/>
        </w:rPr>
        <w:sectPr w:rsidR="00E34480" w:rsidRPr="00414082" w:rsidSect="00A24A6F">
          <w:footerReference w:type="default" r:id="rId11"/>
          <w:footerReference w:type="first" r:id="rId12"/>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b/>
          <w:bCs/>
          <w:sz w:val="22"/>
          <w:szCs w:val="22"/>
        </w:rPr>
        <w:fldChar w:fldCharType="end"/>
      </w:r>
    </w:p>
    <w:p w14:paraId="5C1E26F7" w14:textId="24A3D289" w:rsidR="001152BF" w:rsidRPr="00414082" w:rsidRDefault="001152BF" w:rsidP="004A3882">
      <w:pPr>
        <w:pStyle w:val="1"/>
        <w:rPr>
          <w:rFonts w:ascii="Times New Roman" w:eastAsia="微软雅黑" w:hAnsi="Times New Roman" w:cs="Times New Roman"/>
          <w:b/>
          <w:bCs/>
          <w:sz w:val="22"/>
          <w:szCs w:val="22"/>
        </w:rPr>
      </w:pPr>
    </w:p>
    <w:p w14:paraId="23824D5A" w14:textId="77777777" w:rsidR="000927C5" w:rsidRPr="000927C5" w:rsidRDefault="000927C5" w:rsidP="000927C5">
      <w:pPr>
        <w:rPr>
          <w:rFonts w:ascii="Times New Roman" w:eastAsia="微软雅黑" w:hAnsi="Times New Roman" w:cs="Times New Roman"/>
          <w:sz w:val="22"/>
          <w:szCs w:val="22"/>
        </w:rPr>
      </w:pPr>
    </w:p>
    <w:p w14:paraId="61E92019" w14:textId="77777777" w:rsidR="000927C5" w:rsidRPr="000927C5" w:rsidRDefault="000927C5" w:rsidP="000927C5">
      <w:pPr>
        <w:rPr>
          <w:rFonts w:ascii="Times New Roman" w:eastAsia="微软雅黑" w:hAnsi="Times New Roman" w:cs="Times New Roman"/>
          <w:sz w:val="22"/>
          <w:szCs w:val="22"/>
        </w:rPr>
      </w:pPr>
    </w:p>
    <w:p w14:paraId="45433275" w14:textId="77777777" w:rsidR="000927C5" w:rsidRPr="000927C5" w:rsidRDefault="000927C5" w:rsidP="000927C5">
      <w:pPr>
        <w:rPr>
          <w:rFonts w:ascii="Times New Roman" w:eastAsia="微软雅黑" w:hAnsi="Times New Roman" w:cs="Times New Roman"/>
          <w:sz w:val="22"/>
          <w:szCs w:val="22"/>
        </w:rPr>
      </w:pPr>
    </w:p>
    <w:p w14:paraId="40FA790F" w14:textId="77777777" w:rsidR="000927C5" w:rsidRPr="000927C5" w:rsidRDefault="000927C5" w:rsidP="000927C5">
      <w:pPr>
        <w:rPr>
          <w:rFonts w:ascii="Times New Roman" w:eastAsia="微软雅黑" w:hAnsi="Times New Roman" w:cs="Times New Roman"/>
          <w:sz w:val="22"/>
          <w:szCs w:val="22"/>
        </w:rPr>
      </w:pPr>
    </w:p>
    <w:p w14:paraId="62E94E55" w14:textId="77777777" w:rsidR="000927C5" w:rsidRPr="000927C5" w:rsidRDefault="000927C5" w:rsidP="000927C5">
      <w:pPr>
        <w:rPr>
          <w:rFonts w:ascii="Times New Roman" w:eastAsia="微软雅黑" w:hAnsi="Times New Roman" w:cs="Times New Roman"/>
          <w:sz w:val="22"/>
          <w:szCs w:val="22"/>
        </w:rPr>
      </w:pPr>
    </w:p>
    <w:p w14:paraId="5A061A4F" w14:textId="77777777" w:rsidR="000927C5" w:rsidRPr="000927C5" w:rsidRDefault="000927C5" w:rsidP="000927C5">
      <w:pPr>
        <w:rPr>
          <w:rFonts w:ascii="Times New Roman" w:eastAsia="微软雅黑" w:hAnsi="Times New Roman" w:cs="Times New Roman"/>
          <w:sz w:val="22"/>
          <w:szCs w:val="22"/>
        </w:rPr>
      </w:pPr>
    </w:p>
    <w:p w14:paraId="323EA4EE" w14:textId="77777777" w:rsidR="000927C5" w:rsidRPr="000927C5" w:rsidRDefault="000927C5" w:rsidP="000927C5">
      <w:pPr>
        <w:rPr>
          <w:rFonts w:ascii="Times New Roman" w:eastAsia="微软雅黑" w:hAnsi="Times New Roman" w:cs="Times New Roman"/>
          <w:sz w:val="22"/>
          <w:szCs w:val="22"/>
        </w:rPr>
      </w:pPr>
    </w:p>
    <w:p w14:paraId="3920C6DC" w14:textId="77777777" w:rsidR="000927C5" w:rsidRDefault="000927C5" w:rsidP="000927C5">
      <w:pPr>
        <w:rPr>
          <w:rFonts w:ascii="Times New Roman" w:eastAsia="微软雅黑" w:hAnsi="Times New Roman" w:cs="Times New Roman"/>
          <w:b/>
          <w:bCs/>
          <w:sz w:val="22"/>
          <w:szCs w:val="22"/>
        </w:rPr>
      </w:pPr>
    </w:p>
    <w:p w14:paraId="0C06CCD0" w14:textId="77777777" w:rsidR="000927C5" w:rsidRPr="000927C5" w:rsidRDefault="000927C5" w:rsidP="000927C5">
      <w:pPr>
        <w:rPr>
          <w:rFonts w:ascii="Times New Roman" w:eastAsia="微软雅黑" w:hAnsi="Times New Roman" w:cs="Times New Roman"/>
          <w:sz w:val="22"/>
          <w:szCs w:val="22"/>
        </w:rPr>
      </w:pPr>
    </w:p>
    <w:p w14:paraId="26F38157" w14:textId="69F51472" w:rsidR="000927C5" w:rsidRDefault="000927C5" w:rsidP="000927C5">
      <w:pPr>
        <w:tabs>
          <w:tab w:val="left" w:pos="3621"/>
        </w:tabs>
        <w:jc w:val="center"/>
        <w:rPr>
          <w:rFonts w:ascii="Times New Roman" w:eastAsia="微软雅黑" w:hAnsi="Times New Roman" w:cs="Times New Roman"/>
          <w:b/>
          <w:bCs/>
          <w:sz w:val="22"/>
          <w:szCs w:val="22"/>
        </w:rPr>
      </w:pPr>
      <w:r w:rsidRPr="000927C5">
        <w:rPr>
          <w:rFonts w:ascii="Times New Roman" w:eastAsia="微软雅黑" w:hAnsi="Times New Roman" w:cs="Times New Roman" w:hint="eastAsia"/>
          <w:b/>
          <w:bCs/>
          <w:sz w:val="32"/>
          <w:szCs w:val="32"/>
        </w:rPr>
        <w:t>Fight for Financial Freedom</w:t>
      </w:r>
    </w:p>
    <w:p w14:paraId="6060C964" w14:textId="66B5BABF" w:rsidR="000927C5" w:rsidRPr="00414082" w:rsidRDefault="000927C5" w:rsidP="000927C5">
      <w:pPr>
        <w:tabs>
          <w:tab w:val="left" w:pos="3621"/>
        </w:tabs>
        <w:rPr>
          <w:rFonts w:ascii="Times New Roman" w:eastAsia="微软雅黑" w:hAnsi="Times New Roman" w:cs="Times New Roman"/>
          <w:sz w:val="22"/>
          <w:szCs w:val="22"/>
        </w:rPr>
        <w:sectPr w:rsidR="000927C5" w:rsidRPr="00414082" w:rsidSect="00A24A6F">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sz w:val="22"/>
          <w:szCs w:val="22"/>
        </w:rPr>
        <w:tab/>
      </w:r>
    </w:p>
    <w:p w14:paraId="674DAD60" w14:textId="64FBCCA8" w:rsidR="00585DB3" w:rsidRPr="00414082" w:rsidRDefault="00A24A6F" w:rsidP="00585DB3">
      <w:pPr>
        <w:pStyle w:val="1"/>
        <w:rPr>
          <w:rFonts w:ascii="Times New Roman" w:eastAsia="微软雅黑" w:hAnsi="Times New Roman" w:cs="Times New Roman"/>
          <w:b/>
          <w:bCs/>
          <w:sz w:val="22"/>
          <w:szCs w:val="22"/>
        </w:rPr>
      </w:pPr>
      <w:bookmarkStart w:id="1" w:name="_Toc197087761"/>
      <w:r w:rsidRPr="00414082">
        <w:rPr>
          <w:rFonts w:ascii="Times New Roman" w:eastAsia="微软雅黑" w:hAnsi="Times New Roman" w:cs="Times New Roman"/>
          <w:b/>
          <w:bCs/>
          <w:sz w:val="22"/>
          <w:szCs w:val="22"/>
        </w:rPr>
        <w:lastRenderedPageBreak/>
        <w:t>第一章：</w:t>
      </w:r>
      <w:r w:rsidR="00832CE4" w:rsidRPr="00832CE4">
        <w:rPr>
          <w:rFonts w:ascii="Times New Roman" w:eastAsia="微软雅黑" w:hAnsi="Times New Roman" w:cs="Times New Roman"/>
          <w:b/>
          <w:bCs/>
          <w:sz w:val="22"/>
          <w:szCs w:val="22"/>
        </w:rPr>
        <w:t>2025</w:t>
      </w:r>
      <w:r w:rsidR="00832CE4" w:rsidRPr="00832CE4">
        <w:rPr>
          <w:rFonts w:ascii="Times New Roman" w:eastAsia="微软雅黑" w:hAnsi="Times New Roman" w:cs="Times New Roman"/>
          <w:b/>
          <w:bCs/>
          <w:sz w:val="22"/>
          <w:szCs w:val="22"/>
        </w:rPr>
        <w:t>年美股市场季度投资策略报告</w:t>
      </w:r>
      <w:bookmarkEnd w:id="1"/>
    </w:p>
    <w:p w14:paraId="114B25F4" w14:textId="249BE4C4" w:rsidR="00832CE4" w:rsidRPr="00832CE4" w:rsidRDefault="00832CE4" w:rsidP="00832CE4">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美股市场的全面研究报告，内容涵盖一季度总结与全年展望，重点分析宏观经济与政策导向，并结合成长性行业、个股、技术面、资金面等维度，提出可能实现收益翻倍的激进策略。特别关注高成长板块如科技、</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、生物医药等，同时评估中小盘与大型蓝筹股的机会，结合杠杆工具如期权、</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等衍生品策略，但强调风险控制原则。报告将以季度为结构划分，并结合最新可靠数据与政策动向，提出具可操作性的投资建议。</w:t>
      </w:r>
    </w:p>
    <w:p w14:paraId="3AC005AA" w14:textId="1104AE46" w:rsidR="00832CE4" w:rsidRPr="004C33BC" w:rsidRDefault="00832CE4" w:rsidP="00832CE4">
      <w:pPr>
        <w:pStyle w:val="2"/>
        <w:rPr>
          <w:rFonts w:ascii="Times New Roman" w:eastAsia="微软雅黑" w:hAnsi="Times New Roman" w:cs="Times New Roman"/>
          <w:b/>
          <w:bCs/>
          <w:sz w:val="22"/>
          <w:szCs w:val="22"/>
        </w:rPr>
      </w:pPr>
      <w:bookmarkStart w:id="2" w:name="_Toc197087762"/>
      <w:r w:rsidRPr="004C33BC">
        <w:rPr>
          <w:rFonts w:ascii="Times New Roman" w:eastAsia="微软雅黑" w:hAnsi="Times New Roman" w:cs="Times New Roman"/>
          <w:b/>
          <w:bCs/>
          <w:sz w:val="22"/>
          <w:szCs w:val="22"/>
        </w:rPr>
        <w:t xml:space="preserve">1.1 </w:t>
      </w:r>
      <w:r w:rsidRPr="00832CE4">
        <w:rPr>
          <w:rFonts w:ascii="Times New Roman" w:eastAsia="微软雅黑" w:hAnsi="Times New Roman" w:cs="Times New Roman" w:hint="eastAsia"/>
          <w:b/>
          <w:bCs/>
          <w:sz w:val="22"/>
          <w:szCs w:val="22"/>
        </w:rPr>
        <w:t>第一季度回顾：宏观形势与市场表现</w:t>
      </w:r>
      <w:bookmarkEnd w:id="2"/>
    </w:p>
    <w:p w14:paraId="24A4BC54"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宏观经济与政策：</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年初，美国经济延续了上一年的韧性，但增速有所放缓。通胀虽然较</w:t>
      </w:r>
      <w:r w:rsidRPr="00832CE4">
        <w:rPr>
          <w:rFonts w:ascii="Times New Roman" w:eastAsia="微软雅黑" w:hAnsi="Times New Roman" w:cs="Times New Roman"/>
          <w:b/>
          <w:bCs/>
          <w:sz w:val="22"/>
          <w:szCs w:val="22"/>
        </w:rPr>
        <w:t>2022</w:t>
      </w:r>
      <w:r w:rsidRPr="00832CE4">
        <w:rPr>
          <w:rFonts w:ascii="Times New Roman" w:eastAsia="微软雅黑" w:hAnsi="Times New Roman" w:cs="Times New Roman"/>
          <w:b/>
          <w:bCs/>
          <w:sz w:val="22"/>
          <w:szCs w:val="22"/>
        </w:rPr>
        <w:t>年的峰值显著回落，但核心通胀依然顽固在</w:t>
      </w:r>
      <w:r w:rsidRPr="00832CE4">
        <w:rPr>
          <w:rFonts w:ascii="Times New Roman" w:eastAsia="微软雅黑" w:hAnsi="Times New Roman" w:cs="Times New Roman"/>
          <w:b/>
          <w:bCs/>
          <w:sz w:val="22"/>
          <w:szCs w:val="22"/>
        </w:rPr>
        <w:t>3%</w:t>
      </w:r>
      <w:r w:rsidRPr="00832CE4">
        <w:rPr>
          <w:rFonts w:ascii="Times New Roman" w:eastAsia="微软雅黑" w:hAnsi="Times New Roman" w:cs="Times New Roman"/>
          <w:b/>
          <w:bCs/>
          <w:sz w:val="22"/>
          <w:szCs w:val="22"/>
        </w:rPr>
        <w:t>左右徘徊，高于美联储</w:t>
      </w:r>
      <w:r w:rsidRPr="00832CE4">
        <w:rPr>
          <w:rFonts w:ascii="Times New Roman" w:eastAsia="微软雅黑" w:hAnsi="Times New Roman" w:cs="Times New Roman"/>
          <w:b/>
          <w:bCs/>
          <w:sz w:val="22"/>
          <w:szCs w:val="22"/>
        </w:rPr>
        <w:t>2%</w:t>
      </w:r>
      <w:r w:rsidRPr="00832CE4">
        <w:rPr>
          <w:rFonts w:ascii="Times New Roman" w:eastAsia="微软雅黑" w:hAnsi="Times New Roman" w:cs="Times New Roman"/>
          <w:b/>
          <w:bCs/>
          <w:sz w:val="22"/>
          <w:szCs w:val="22"/>
        </w:rPr>
        <w:t>的目标</w:t>
      </w:r>
      <w:r w:rsidRPr="00832CE4">
        <w:rPr>
          <w:rFonts w:ascii="Times New Roman" w:eastAsia="微软雅黑" w:hAnsi="Times New Roman" w:cs="Times New Roman"/>
          <w:b/>
          <w:bCs/>
          <w:sz w:val="22"/>
          <w:szCs w:val="22"/>
        </w:rPr>
        <w:t xml:space="preserve"> (</w:t>
      </w:r>
      <w:hyperlink r:id="rId13" w:anchor=":~:text=Inflation%20threats%20remain%3A%20Both%20headline,inflation%20over%20the%20next%20year" w:history="1">
        <w:r w:rsidRPr="00832CE4">
          <w:rPr>
            <w:rStyle w:val="af0"/>
            <w:rFonts w:ascii="Times New Roman" w:eastAsia="微软雅黑" w:hAnsi="Times New Roman" w:cs="Times New Roman"/>
            <w:b/>
            <w:bCs/>
            <w:sz w:val="22"/>
            <w:szCs w:val="22"/>
          </w:rPr>
          <w:t>Economic outlook: First quarter 2025</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。美联储在第一季度维持联邦基金利率在</w:t>
      </w:r>
      <w:r w:rsidRPr="00832CE4">
        <w:rPr>
          <w:rFonts w:ascii="Times New Roman" w:eastAsia="微软雅黑" w:hAnsi="Times New Roman" w:cs="Times New Roman"/>
          <w:b/>
          <w:bCs/>
          <w:sz w:val="22"/>
          <w:szCs w:val="22"/>
        </w:rPr>
        <w:t>4.25%-4.50%</w:t>
      </w:r>
      <w:r w:rsidRPr="00832CE4">
        <w:rPr>
          <w:rFonts w:ascii="Times New Roman" w:eastAsia="微软雅黑" w:hAnsi="Times New Roman" w:cs="Times New Roman"/>
          <w:b/>
          <w:bCs/>
          <w:sz w:val="22"/>
          <w:szCs w:val="22"/>
        </w:rPr>
        <w:t>的区间不变</w:t>
      </w:r>
      <w:r w:rsidRPr="00832CE4">
        <w:rPr>
          <w:rFonts w:ascii="Times New Roman" w:eastAsia="微软雅黑" w:hAnsi="Times New Roman" w:cs="Times New Roman"/>
          <w:b/>
          <w:bCs/>
          <w:sz w:val="22"/>
          <w:szCs w:val="22"/>
        </w:rPr>
        <w:t xml:space="preserve"> (</w:t>
      </w:r>
      <w:hyperlink r:id="rId14" w:anchor=":~:text=,7" w:history="1">
        <w:r w:rsidRPr="00832CE4">
          <w:rPr>
            <w:rStyle w:val="af0"/>
            <w:rFonts w:ascii="Times New Roman" w:eastAsia="微软雅黑" w:hAnsi="Times New Roman" w:cs="Times New Roman"/>
            <w:b/>
            <w:bCs/>
            <w:sz w:val="22"/>
            <w:szCs w:val="22"/>
          </w:rPr>
          <w:t>Fed in no rush to cut rates; Trump disagrees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。由于通胀黏性和前景不确定，决策者对前景保持谨慎，尽管预测</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年年底前可能有两次各</w:t>
      </w:r>
      <w:r w:rsidRPr="00832CE4">
        <w:rPr>
          <w:rFonts w:ascii="Times New Roman" w:eastAsia="微软雅黑" w:hAnsi="Times New Roman" w:cs="Times New Roman"/>
          <w:b/>
          <w:bCs/>
          <w:sz w:val="22"/>
          <w:szCs w:val="22"/>
        </w:rPr>
        <w:t>25</w:t>
      </w:r>
      <w:r w:rsidRPr="00832CE4">
        <w:rPr>
          <w:rFonts w:ascii="Times New Roman" w:eastAsia="微软雅黑" w:hAnsi="Times New Roman" w:cs="Times New Roman"/>
          <w:b/>
          <w:bCs/>
          <w:sz w:val="22"/>
          <w:szCs w:val="22"/>
        </w:rPr>
        <w:t>个基点的降息</w:t>
      </w:r>
      <w:r w:rsidRPr="00832CE4">
        <w:rPr>
          <w:rFonts w:ascii="Times New Roman" w:eastAsia="微软雅黑" w:hAnsi="Times New Roman" w:cs="Times New Roman"/>
          <w:b/>
          <w:bCs/>
          <w:sz w:val="22"/>
          <w:szCs w:val="22"/>
        </w:rPr>
        <w:t xml:space="preserve"> (</w:t>
      </w:r>
      <w:hyperlink r:id="rId15" w:anchor=":~:text=While%20Fed%20policymakers%20still%20expect,do%20given%20the%20muddled%20outlook" w:history="1">
        <w:r w:rsidRPr="00832CE4">
          <w:rPr>
            <w:rStyle w:val="af0"/>
            <w:rFonts w:ascii="Times New Roman" w:eastAsia="微软雅黑" w:hAnsi="Times New Roman" w:cs="Times New Roman"/>
            <w:b/>
            <w:bCs/>
            <w:sz w:val="22"/>
            <w:szCs w:val="22"/>
          </w:rPr>
          <w:t>Fed in no rush to cut rates; Trump disagrees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3</w:t>
      </w:r>
      <w:r w:rsidRPr="00832CE4">
        <w:rPr>
          <w:rFonts w:ascii="Times New Roman" w:eastAsia="微软雅黑" w:hAnsi="Times New Roman" w:cs="Times New Roman"/>
          <w:b/>
          <w:bCs/>
          <w:sz w:val="22"/>
          <w:szCs w:val="22"/>
        </w:rPr>
        <w:t>月的联邦公开市场委员会（</w:t>
      </w:r>
      <w:r w:rsidRPr="00832CE4">
        <w:rPr>
          <w:rFonts w:ascii="Times New Roman" w:eastAsia="微软雅黑" w:hAnsi="Times New Roman" w:cs="Times New Roman"/>
          <w:b/>
          <w:bCs/>
          <w:sz w:val="22"/>
          <w:szCs w:val="22"/>
        </w:rPr>
        <w:t>FOMC</w:t>
      </w:r>
      <w:r w:rsidRPr="00832CE4">
        <w:rPr>
          <w:rFonts w:ascii="Times New Roman" w:eastAsia="微软雅黑" w:hAnsi="Times New Roman" w:cs="Times New Roman"/>
          <w:b/>
          <w:bCs/>
          <w:sz w:val="22"/>
          <w:szCs w:val="22"/>
        </w:rPr>
        <w:t>）声明强调了前所未有的不确定性：新一届政府的贸易关税政策可能暂时推高通胀并拖累增长，给政策前景带来</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异常高</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的不确定性</w:t>
      </w:r>
      <w:r w:rsidRPr="00832CE4">
        <w:rPr>
          <w:rFonts w:ascii="Times New Roman" w:eastAsia="微软雅黑" w:hAnsi="Times New Roman" w:cs="Times New Roman"/>
          <w:b/>
          <w:bCs/>
          <w:sz w:val="22"/>
          <w:szCs w:val="22"/>
        </w:rPr>
        <w:t xml:space="preserve"> (</w:t>
      </w:r>
      <w:hyperlink r:id="rId16" w:anchor=":~:text=Earlier%2C%20in%20explaining%20why%20rates,unusually%20elevated" w:history="1">
        <w:r w:rsidRPr="00832CE4">
          <w:rPr>
            <w:rStyle w:val="af0"/>
            <w:rFonts w:ascii="Times New Roman" w:eastAsia="微软雅黑" w:hAnsi="Times New Roman" w:cs="Times New Roman"/>
            <w:b/>
            <w:bCs/>
            <w:sz w:val="22"/>
            <w:szCs w:val="22"/>
          </w:rPr>
          <w:t>Fed in no rush to cut rates; Trump disagrees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。第一季度还出现财政和贸易政策的重大转向。</w:t>
      </w:r>
      <w:r w:rsidRPr="00832CE4">
        <w:rPr>
          <w:rFonts w:ascii="Times New Roman" w:eastAsia="微软雅黑" w:hAnsi="Times New Roman" w:cs="Times New Roman"/>
          <w:b/>
          <w:bCs/>
          <w:sz w:val="22"/>
          <w:szCs w:val="22"/>
        </w:rPr>
        <w:t>1</w:t>
      </w:r>
      <w:r w:rsidRPr="00832CE4">
        <w:rPr>
          <w:rFonts w:ascii="Times New Roman" w:eastAsia="微软雅黑" w:hAnsi="Times New Roman" w:cs="Times New Roman"/>
          <w:b/>
          <w:bCs/>
          <w:sz w:val="22"/>
          <w:szCs w:val="22"/>
        </w:rPr>
        <w:t>月下旬，美国政府宣布了对主要贸易伙伴（尤其是中国）进口商品加征</w:t>
      </w:r>
      <w:r w:rsidRPr="00832CE4">
        <w:rPr>
          <w:rFonts w:ascii="Times New Roman" w:eastAsia="微软雅黑" w:hAnsi="Times New Roman" w:cs="Times New Roman"/>
          <w:b/>
          <w:bCs/>
          <w:sz w:val="22"/>
          <w:szCs w:val="22"/>
        </w:rPr>
        <w:t>10%</w:t>
      </w:r>
      <w:r w:rsidRPr="00832CE4">
        <w:rPr>
          <w:rFonts w:ascii="Times New Roman" w:eastAsia="微软雅黑" w:hAnsi="Times New Roman" w:cs="Times New Roman"/>
          <w:b/>
          <w:bCs/>
          <w:sz w:val="22"/>
          <w:szCs w:val="22"/>
        </w:rPr>
        <w:t>关税的计划，引发新一轮贸易紧张</w:t>
      </w:r>
      <w:r w:rsidRPr="00832CE4">
        <w:rPr>
          <w:rFonts w:ascii="Times New Roman" w:eastAsia="微软雅黑" w:hAnsi="Times New Roman" w:cs="Times New Roman"/>
          <w:b/>
          <w:bCs/>
          <w:sz w:val="22"/>
          <w:szCs w:val="22"/>
        </w:rPr>
        <w:t xml:space="preserve"> (</w:t>
      </w:r>
      <w:hyperlink r:id="rId17" w:anchor=":~:text=WASHINGTON%2C%20March%2019%20%28Reuters%29%20,ire%20of%20President%20%2097" w:history="1">
        <w:r w:rsidRPr="00832CE4">
          <w:rPr>
            <w:rStyle w:val="af0"/>
            <w:rFonts w:ascii="Times New Roman" w:eastAsia="微软雅黑" w:hAnsi="Times New Roman" w:cs="Times New Roman"/>
            <w:b/>
            <w:bCs/>
            <w:sz w:val="22"/>
            <w:szCs w:val="22"/>
          </w:rPr>
          <w:t>Fed in no rush to cut rates; Trump disagrees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。总统强调以关税和贸易重谈促进制造业回流，而美联储主席鲍威尔则警告这些举措可能带来滞胀</w:t>
      </w:r>
      <w:r w:rsidRPr="00832CE4">
        <w:rPr>
          <w:rFonts w:ascii="Times New Roman" w:eastAsia="微软雅黑" w:hAnsi="Times New Roman" w:cs="Times New Roman"/>
          <w:sz w:val="22"/>
          <w:szCs w:val="22"/>
        </w:rPr>
        <w:t>风险，即经济增速放缓而物价上行</w:t>
      </w:r>
      <w:r w:rsidRPr="00832CE4">
        <w:rPr>
          <w:rFonts w:ascii="Times New Roman" w:eastAsia="微软雅黑" w:hAnsi="Times New Roman" w:cs="Times New Roman"/>
          <w:sz w:val="22"/>
          <w:szCs w:val="22"/>
        </w:rPr>
        <w:t xml:space="preserve"> (</w:t>
      </w:r>
      <w:hyperlink r:id="rId18" w:anchor=":~:text=WASHINGTON%2C%20March%2019%20%28Reuters%29%20,ire%20of%20President%20%209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19" w:anchor=":~:text=Trump%20posted%20late%20on%20Wednesday,Do%20the%20right%20thing"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。地缘政治方面，俄罗斯与乌克兰的冲突仍未完全平息，中东地区局势在年初也出现反复，这些因素共同令全球市场避险情绪升温</w:t>
      </w:r>
      <w:r w:rsidRPr="00832CE4">
        <w:rPr>
          <w:rFonts w:ascii="Times New Roman" w:eastAsia="微软雅黑" w:hAnsi="Times New Roman" w:cs="Times New Roman"/>
          <w:sz w:val="22"/>
          <w:szCs w:val="22"/>
        </w:rPr>
        <w:t xml:space="preserve"> (</w:t>
      </w:r>
      <w:hyperlink r:id="rId20" w:anchor=":~:text=match%20at%20L217%20companies%2C%20and,Middle%20East%20could%20agitate%20market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。总体而言，一季度宏观环境偏紧：货币政策维持高利率观望，贸易保护措施出台，市场对增长放缓和通胀反弹的担忧加剧。</w:t>
      </w:r>
    </w:p>
    <w:p w14:paraId="5ED9AC78"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市场整体表现：在上述宏观背景下，美股在</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年第一季度经历了一个先扬后抑的过程。年初受新总统推出的减税和放松监管预期刺激，股市一度延续了上一年年底的涨势。然而</w:t>
      </w:r>
      <w:r w:rsidRPr="00832CE4">
        <w:rPr>
          <w:rFonts w:ascii="Times New Roman" w:eastAsia="微软雅黑" w:hAnsi="Times New Roman" w:cs="Times New Roman"/>
          <w:b/>
          <w:bCs/>
          <w:sz w:val="22"/>
          <w:szCs w:val="22"/>
        </w:rPr>
        <w:t>2</w:t>
      </w:r>
      <w:r w:rsidRPr="00832CE4">
        <w:rPr>
          <w:rFonts w:ascii="Times New Roman" w:eastAsia="微软雅黑" w:hAnsi="Times New Roman" w:cs="Times New Roman"/>
          <w:b/>
          <w:bCs/>
          <w:sz w:val="22"/>
          <w:szCs w:val="22"/>
        </w:rPr>
        <w:t>月中旬标普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指数触及历史高点约</w:t>
      </w:r>
      <w:r w:rsidRPr="00832CE4">
        <w:rPr>
          <w:rFonts w:ascii="Times New Roman" w:eastAsia="微软雅黑" w:hAnsi="Times New Roman" w:cs="Times New Roman"/>
          <w:b/>
          <w:bCs/>
          <w:sz w:val="22"/>
          <w:szCs w:val="22"/>
        </w:rPr>
        <w:t>6147</w:t>
      </w:r>
      <w:r w:rsidRPr="00832CE4">
        <w:rPr>
          <w:rFonts w:ascii="Times New Roman" w:eastAsia="微软雅黑" w:hAnsi="Times New Roman" w:cs="Times New Roman"/>
          <w:b/>
          <w:bCs/>
          <w:sz w:val="22"/>
          <w:szCs w:val="22"/>
        </w:rPr>
        <w:t>点后，市场情绪骤然逆转，</w:t>
      </w:r>
      <w:r w:rsidRPr="00832CE4">
        <w:rPr>
          <w:rFonts w:ascii="Times New Roman" w:eastAsia="微软雅黑" w:hAnsi="Times New Roman" w:cs="Times New Roman"/>
          <w:b/>
          <w:bCs/>
          <w:sz w:val="22"/>
          <w:szCs w:val="22"/>
        </w:rPr>
        <w:t>3</w:t>
      </w:r>
      <w:r w:rsidRPr="00832CE4">
        <w:rPr>
          <w:rFonts w:ascii="Times New Roman" w:eastAsia="微软雅黑" w:hAnsi="Times New Roman" w:cs="Times New Roman"/>
          <w:b/>
          <w:bCs/>
          <w:sz w:val="22"/>
          <w:szCs w:val="22"/>
        </w:rPr>
        <w:t>月出现连续抛售</w:t>
      </w:r>
      <w:r w:rsidRPr="00832CE4">
        <w:rPr>
          <w:rFonts w:ascii="Times New Roman" w:eastAsia="微软雅黑" w:hAnsi="Times New Roman" w:cs="Times New Roman"/>
          <w:b/>
          <w:bCs/>
          <w:sz w:val="22"/>
          <w:szCs w:val="22"/>
        </w:rPr>
        <w:t xml:space="preserve"> (</w:t>
      </w:r>
      <w:hyperlink r:id="rId21" w:anchor=":~:text=Stocks%20sold%20off%20hard%20over,back%20half%20of%20last%20week" w:history="1">
        <w:r w:rsidRPr="00832CE4">
          <w:rPr>
            <w:rStyle w:val="af0"/>
            <w:rFonts w:ascii="Times New Roman" w:eastAsia="微软雅黑" w:hAnsi="Times New Roman" w:cs="Times New Roman"/>
            <w:b/>
            <w:bCs/>
            <w:sz w:val="22"/>
            <w:szCs w:val="22"/>
          </w:rPr>
          <w:t>Week of March 31, 2025 - Allio | Personalized Macro Investing for Evolving Markets</w:t>
        </w:r>
      </w:hyperlink>
      <w:r w:rsidRPr="00832CE4">
        <w:rPr>
          <w:rFonts w:ascii="Times New Roman" w:eastAsia="微软雅黑" w:hAnsi="Times New Roman" w:cs="Times New Roman"/>
          <w:b/>
          <w:bCs/>
          <w:sz w:val="22"/>
          <w:szCs w:val="22"/>
        </w:rPr>
        <w:t>) (</w:t>
      </w:r>
      <w:hyperlink r:id="rId22" w:anchor=":~:text=,quarterly%20performance%20since%20September%202022" w:history="1">
        <w:r w:rsidRPr="00832CE4">
          <w:rPr>
            <w:rStyle w:val="af0"/>
            <w:rFonts w:ascii="Times New Roman" w:eastAsia="微软雅黑" w:hAnsi="Times New Roman" w:cs="Times New Roman"/>
            <w:b/>
            <w:bCs/>
            <w:sz w:val="22"/>
            <w:szCs w:val="22"/>
          </w:rPr>
          <w:t>Week of March 31, 2025 - Allio | Personalized Macro Investing for Evolving Markets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。整个一季度标普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呈现自</w:t>
      </w:r>
      <w:r w:rsidRPr="00832CE4">
        <w:rPr>
          <w:rFonts w:ascii="Times New Roman" w:eastAsia="微软雅黑" w:hAnsi="Times New Roman" w:cs="Times New Roman"/>
          <w:b/>
          <w:bCs/>
          <w:sz w:val="22"/>
          <w:szCs w:val="22"/>
        </w:rPr>
        <w:t>2022</w:t>
      </w:r>
      <w:r w:rsidRPr="00832CE4">
        <w:rPr>
          <w:rFonts w:ascii="Times New Roman" w:eastAsia="微软雅黑" w:hAnsi="Times New Roman" w:cs="Times New Roman"/>
          <w:b/>
          <w:bCs/>
          <w:sz w:val="22"/>
          <w:szCs w:val="22"/>
        </w:rPr>
        <w:t>年第三季</w:t>
      </w:r>
      <w:r w:rsidRPr="00832CE4">
        <w:rPr>
          <w:rFonts w:ascii="Times New Roman" w:eastAsia="微软雅黑" w:hAnsi="Times New Roman" w:cs="Times New Roman"/>
          <w:b/>
          <w:bCs/>
          <w:sz w:val="22"/>
          <w:szCs w:val="22"/>
        </w:rPr>
        <w:lastRenderedPageBreak/>
        <w:t>度以来最差的季度表现</w:t>
      </w:r>
      <w:r w:rsidRPr="00832CE4">
        <w:rPr>
          <w:rFonts w:ascii="Times New Roman" w:eastAsia="微软雅黑" w:hAnsi="Times New Roman" w:cs="Times New Roman"/>
          <w:sz w:val="22"/>
          <w:szCs w:val="22"/>
        </w:rPr>
        <w:t>，截至</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月末累计下跌约</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，较</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月高点回调接近</w:t>
      </w:r>
      <w:r w:rsidRPr="00832CE4">
        <w:rPr>
          <w:rFonts w:ascii="Times New Roman" w:eastAsia="微软雅黑" w:hAnsi="Times New Roman" w:cs="Times New Roman"/>
          <w:sz w:val="22"/>
          <w:szCs w:val="22"/>
        </w:rPr>
        <w:t>10% (</w:t>
      </w:r>
      <w:hyperlink r:id="rId23" w:anchor=":~:text=Stocks%20sold%20off%20hard%20over,back%20half%20of%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24"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资金流向</w:t>
      </w:r>
      <w:r w:rsidRPr="00832CE4">
        <w:rPr>
          <w:rFonts w:ascii="Times New Roman" w:eastAsia="微软雅黑" w:hAnsi="Times New Roman" w:cs="Times New Roman"/>
          <w:sz w:val="22"/>
          <w:szCs w:val="22"/>
        </w:rPr>
        <w:t>方面，投资者在一季度逐渐从股票转向债券寻求避风港。</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月份美国固定收益基金大举吸引资金净流入</w:t>
      </w:r>
      <w:r w:rsidRPr="00832CE4">
        <w:rPr>
          <w:rFonts w:ascii="Times New Roman" w:eastAsia="微软雅黑" w:hAnsi="Times New Roman" w:cs="Times New Roman"/>
          <w:sz w:val="22"/>
          <w:szCs w:val="22"/>
        </w:rPr>
        <w:t>454</w:t>
      </w:r>
      <w:r w:rsidRPr="00832CE4">
        <w:rPr>
          <w:rFonts w:ascii="Times New Roman" w:eastAsia="微软雅黑" w:hAnsi="Times New Roman" w:cs="Times New Roman"/>
          <w:sz w:val="22"/>
          <w:szCs w:val="22"/>
        </w:rPr>
        <w:t>亿美元，而货币市场基金仅流入</w:t>
      </w:r>
      <w:r w:rsidRPr="00832CE4">
        <w:rPr>
          <w:rFonts w:ascii="Times New Roman" w:eastAsia="微软雅黑" w:hAnsi="Times New Roman" w:cs="Times New Roman"/>
          <w:sz w:val="22"/>
          <w:szCs w:val="22"/>
        </w:rPr>
        <w:t>100</w:t>
      </w:r>
      <w:r w:rsidRPr="00832CE4">
        <w:rPr>
          <w:rFonts w:ascii="Times New Roman" w:eastAsia="微软雅黑" w:hAnsi="Times New Roman" w:cs="Times New Roman"/>
          <w:sz w:val="22"/>
          <w:szCs w:val="22"/>
        </w:rPr>
        <w:t>亿美元</w:t>
      </w:r>
      <w:r w:rsidRPr="00832CE4">
        <w:rPr>
          <w:rFonts w:ascii="Times New Roman" w:eastAsia="微软雅黑" w:hAnsi="Times New Roman" w:cs="Times New Roman"/>
          <w:sz w:val="22"/>
          <w:szCs w:val="22"/>
        </w:rPr>
        <w:t xml:space="preserve"> (</w:t>
      </w:r>
      <w:hyperlink r:id="rId25" w:anchor=":~:text=In%20January%202025%2C%20US%20fixed,over%20the%20prior%2010%20years" w:history="1">
        <w:r w:rsidRPr="00832CE4">
          <w:rPr>
            <w:rStyle w:val="af0"/>
            <w:rFonts w:ascii="Times New Roman" w:eastAsia="微软雅黑" w:hAnsi="Times New Roman" w:cs="Times New Roman"/>
            <w:sz w:val="22"/>
            <w:szCs w:val="22"/>
          </w:rPr>
          <w:t>Is the January effect in US fixed income a myth or a market reality? | LSEG</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。进入</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月，这一趋势更加明显：债券类</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单周净吸引数十亿美元资金，而同期股票类</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却出现约</w:t>
      </w:r>
      <w:r w:rsidRPr="00832CE4">
        <w:rPr>
          <w:rFonts w:ascii="Times New Roman" w:eastAsia="微软雅黑" w:hAnsi="Times New Roman" w:cs="Times New Roman"/>
          <w:sz w:val="22"/>
          <w:szCs w:val="22"/>
        </w:rPr>
        <w:t>41</w:t>
      </w:r>
      <w:r w:rsidRPr="00832CE4">
        <w:rPr>
          <w:rFonts w:ascii="Times New Roman" w:eastAsia="微软雅黑" w:hAnsi="Times New Roman" w:cs="Times New Roman"/>
          <w:sz w:val="22"/>
          <w:szCs w:val="22"/>
        </w:rPr>
        <w:t>亿美元的净流出，显示出投资者风险偏好下降</w:t>
      </w:r>
      <w:r w:rsidRPr="00832CE4">
        <w:rPr>
          <w:rFonts w:ascii="Times New Roman" w:eastAsia="微软雅黑" w:hAnsi="Times New Roman" w:cs="Times New Roman"/>
          <w:sz w:val="22"/>
          <w:szCs w:val="22"/>
        </w:rPr>
        <w:t xml:space="preserve"> (</w:t>
      </w:r>
      <w:hyperlink r:id="rId26" w:anchor=":~:text=March%20has%20been%20different%2C%20with,shift%20in%20ETF%20flows" w:history="1">
        <w:r w:rsidRPr="00832CE4">
          <w:rPr>
            <w:rStyle w:val="af0"/>
            <w:rFonts w:ascii="Times New Roman" w:eastAsia="微软雅黑" w:hAnsi="Times New Roman" w:cs="Times New Roman"/>
            <w:sz w:val="22"/>
            <w:szCs w:val="22"/>
          </w:rPr>
          <w:t>Bonds Take the Lead Over Stocks in 2025 | Morningstar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市场情绪</w:t>
      </w:r>
      <w:r w:rsidRPr="00832CE4">
        <w:rPr>
          <w:rFonts w:ascii="Times New Roman" w:eastAsia="微软雅黑" w:hAnsi="Times New Roman" w:cs="Times New Roman"/>
          <w:sz w:val="22"/>
          <w:szCs w:val="22"/>
        </w:rPr>
        <w:t>转为谨慎恐慌：衡量恐惧情绪的波动率指数</w:t>
      </w:r>
      <w:r w:rsidRPr="00832CE4">
        <w:rPr>
          <w:rFonts w:ascii="Times New Roman" w:eastAsia="微软雅黑" w:hAnsi="Times New Roman" w:cs="Times New Roman"/>
          <w:sz w:val="22"/>
          <w:szCs w:val="22"/>
        </w:rPr>
        <w:t>VIX</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月底升至</w:t>
      </w:r>
      <w:r w:rsidRPr="00832CE4">
        <w:rPr>
          <w:rFonts w:ascii="Times New Roman" w:eastAsia="微软雅黑" w:hAnsi="Times New Roman" w:cs="Times New Roman"/>
          <w:sz w:val="22"/>
          <w:szCs w:val="22"/>
        </w:rPr>
        <w:t>21</w:t>
      </w:r>
      <w:r w:rsidRPr="00832CE4">
        <w:rPr>
          <w:rFonts w:ascii="Times New Roman" w:eastAsia="微软雅黑" w:hAnsi="Times New Roman" w:cs="Times New Roman"/>
          <w:sz w:val="22"/>
          <w:szCs w:val="22"/>
        </w:rPr>
        <w:t>以上，为半年多来高位</w:t>
      </w:r>
      <w:r w:rsidRPr="00832CE4">
        <w:rPr>
          <w:rFonts w:ascii="Times New Roman" w:eastAsia="微软雅黑" w:hAnsi="Times New Roman" w:cs="Times New Roman"/>
          <w:sz w:val="22"/>
          <w:szCs w:val="22"/>
        </w:rPr>
        <w:t xml:space="preserve"> (</w:t>
      </w:r>
      <w:hyperlink r:id="rId27" w:anchor=":~:text=The%20VIX%20settled%20the%20week,high%20notched%20on%20February%2019"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。密歇根大学消费者信心指数也降至</w:t>
      </w:r>
      <w:r w:rsidRPr="00832CE4">
        <w:rPr>
          <w:rFonts w:ascii="Times New Roman" w:eastAsia="微软雅黑" w:hAnsi="Times New Roman" w:cs="Times New Roman"/>
          <w:sz w:val="22"/>
          <w:szCs w:val="22"/>
        </w:rPr>
        <w:t>2022</w:t>
      </w:r>
      <w:r w:rsidRPr="00832CE4">
        <w:rPr>
          <w:rFonts w:ascii="Times New Roman" w:eastAsia="微软雅黑" w:hAnsi="Times New Roman" w:cs="Times New Roman"/>
          <w:sz w:val="22"/>
          <w:szCs w:val="22"/>
        </w:rPr>
        <w:t>年</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月以来最低点，表明经济前景的不安情绪在累积</w:t>
      </w:r>
      <w:r w:rsidRPr="00832CE4">
        <w:rPr>
          <w:rFonts w:ascii="Times New Roman" w:eastAsia="微软雅黑" w:hAnsi="Times New Roman" w:cs="Times New Roman"/>
          <w:sz w:val="22"/>
          <w:szCs w:val="22"/>
        </w:rPr>
        <w:t xml:space="preserve"> (</w:t>
      </w:r>
      <w:hyperlink r:id="rId28" w:anchor=":~:text=%2A%20The%20s,made%20the%20media%20round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5FBA5C2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估值与技术走势：由于</w:t>
      </w:r>
      <w:r w:rsidRPr="00832CE4">
        <w:rPr>
          <w:rFonts w:ascii="Times New Roman" w:eastAsia="微软雅黑" w:hAnsi="Times New Roman" w:cs="Times New Roman"/>
          <w:b/>
          <w:bCs/>
          <w:sz w:val="22"/>
          <w:szCs w:val="22"/>
        </w:rPr>
        <w:t>2024</w:t>
      </w:r>
      <w:r w:rsidRPr="00832CE4">
        <w:rPr>
          <w:rFonts w:ascii="Times New Roman" w:eastAsia="微软雅黑" w:hAnsi="Times New Roman" w:cs="Times New Roman"/>
          <w:b/>
          <w:bCs/>
          <w:sz w:val="22"/>
          <w:szCs w:val="22"/>
        </w:rPr>
        <w:t>年美股大幅上涨，进入</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年时整体估值处于历史偏高水平，标普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的前瞻市盈率远高于长期均值</w:t>
      </w:r>
      <w:r w:rsidRPr="00832CE4">
        <w:rPr>
          <w:rFonts w:ascii="Times New Roman" w:eastAsia="微软雅黑" w:hAnsi="Times New Roman" w:cs="Times New Roman"/>
          <w:b/>
          <w:bCs/>
          <w:sz w:val="22"/>
          <w:szCs w:val="22"/>
        </w:rPr>
        <w:t xml:space="preserve"> (</w:t>
      </w:r>
      <w:hyperlink r:id="rId29" w:anchor=":~:text=communications%20sectors%2C%20continued%20to%20outperform%2C,remained%20below%20their%20historical%20average" w:history="1">
        <w:r w:rsidRPr="00832CE4">
          <w:rPr>
            <w:rStyle w:val="af0"/>
            <w:rFonts w:ascii="Times New Roman" w:eastAsia="微软雅黑" w:hAnsi="Times New Roman" w:cs="Times New Roman"/>
            <w:b/>
            <w:bCs/>
            <w:sz w:val="22"/>
            <w:szCs w:val="22"/>
          </w:rPr>
          <w:t>Economic outlook: First quarter 2025</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。一季度股价回调使得估值略有消化，但盈利增长</w:t>
      </w:r>
      <w:r w:rsidRPr="00832CE4">
        <w:rPr>
          <w:rFonts w:ascii="Times New Roman" w:eastAsia="微软雅黑" w:hAnsi="Times New Roman" w:cs="Times New Roman"/>
          <w:sz w:val="22"/>
          <w:szCs w:val="22"/>
        </w:rPr>
        <w:t>仍需跟上才能支撑当前水平。分析师预计</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盈利将增长约</w:t>
      </w:r>
      <w:r w:rsidRPr="00832CE4">
        <w:rPr>
          <w:rFonts w:ascii="Times New Roman" w:eastAsia="微软雅黑" w:hAnsi="Times New Roman" w:cs="Times New Roman"/>
          <w:sz w:val="22"/>
          <w:szCs w:val="22"/>
        </w:rPr>
        <w:t>11% (</w:t>
      </w:r>
      <w:hyperlink r:id="rId30" w:anchor=":~:text=On%20Monday%2C%20Morgan%20Stanley%20also,business%20cycle%20indicators%20improve%20furthe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31"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，这成为支撑高估值的关键。技术面上，一季度后半段的下跌使标普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和纳斯达克指数相继跌破了重要的</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日均线支撑，并数次反弹未果，使</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日均线转而成为上方阻力</w:t>
      </w:r>
      <w:r w:rsidRPr="00832CE4">
        <w:rPr>
          <w:rFonts w:ascii="Times New Roman" w:eastAsia="微软雅黑" w:hAnsi="Times New Roman" w:cs="Times New Roman"/>
          <w:sz w:val="22"/>
          <w:szCs w:val="22"/>
        </w:rPr>
        <w:t xml:space="preserve"> (</w:t>
      </w:r>
      <w:hyperlink r:id="rId32" w:anchor=":~:text=The%20S%26P%20500%20and%20the,term%20direction%20of%20a%20trend"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 (</w:t>
      </w:r>
      <w:hyperlink r:id="rId33"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。这一技术性破位被部分技术分析师解读为中期转空信号，提示后市可能进一步下探。不过需要注意的是，历史上在牛市中的回调过程中也多次出现假跌破</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日线又迅速收复的情形，因此后续走势仍取决于基本面和政策走向。</w:t>
      </w:r>
    </w:p>
    <w:p w14:paraId="0B6DEE82"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板块轮动与热点行业：第一季度内部板块表现出现显著分化，市场风格从前两年的成长科技领涨开始转向防御和价值板块。受</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贸易战</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再起和利率高企</w:t>
      </w:r>
      <w:r w:rsidRPr="00832CE4">
        <w:rPr>
          <w:rFonts w:ascii="Times New Roman" w:eastAsia="微软雅黑" w:hAnsi="Times New Roman" w:cs="Times New Roman"/>
          <w:sz w:val="22"/>
          <w:szCs w:val="22"/>
        </w:rPr>
        <w:t>影响，此前炙手可热的</w:t>
      </w:r>
      <w:r w:rsidRPr="00832CE4">
        <w:rPr>
          <w:rFonts w:ascii="Times New Roman" w:eastAsia="微软雅黑" w:hAnsi="Times New Roman" w:cs="Times New Roman"/>
          <w:b/>
          <w:bCs/>
          <w:sz w:val="22"/>
          <w:szCs w:val="22"/>
        </w:rPr>
        <w:t>大型科技股</w:t>
      </w:r>
      <w:r w:rsidRPr="00832CE4">
        <w:rPr>
          <w:rFonts w:ascii="Times New Roman" w:eastAsia="微软雅黑" w:hAnsi="Times New Roman" w:cs="Times New Roman"/>
          <w:sz w:val="22"/>
          <w:szCs w:val="22"/>
        </w:rPr>
        <w:t>在一季度遭遇回调。由七大科技龙头组成的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辉煌七侠</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Magnificent 7</w:t>
      </w:r>
      <w:r w:rsidRPr="00832CE4">
        <w:rPr>
          <w:rFonts w:ascii="Times New Roman" w:eastAsia="微软雅黑" w:hAnsi="Times New Roman" w:cs="Times New Roman"/>
          <w:sz w:val="22"/>
          <w:szCs w:val="22"/>
        </w:rPr>
        <w:t>）集体走弱：尤其是芯片龙头</w:t>
      </w:r>
      <w:r w:rsidRPr="00832CE4">
        <w:rPr>
          <w:rFonts w:ascii="Times New Roman" w:eastAsia="微软雅黑" w:hAnsi="Times New Roman" w:cs="Times New Roman"/>
          <w:sz w:val="22"/>
          <w:szCs w:val="22"/>
        </w:rPr>
        <w:t>NVIDIA</w:t>
      </w:r>
      <w:r w:rsidRPr="00832CE4">
        <w:rPr>
          <w:rFonts w:ascii="Times New Roman" w:eastAsia="微软雅黑" w:hAnsi="Times New Roman" w:cs="Times New Roman"/>
          <w:sz w:val="22"/>
          <w:szCs w:val="22"/>
        </w:rPr>
        <w:t>股价单周下挫近</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，谷歌母公司</w:t>
      </w:r>
      <w:r w:rsidRPr="00832CE4">
        <w:rPr>
          <w:rFonts w:ascii="Times New Roman" w:eastAsia="微软雅黑" w:hAnsi="Times New Roman" w:cs="Times New Roman"/>
          <w:sz w:val="22"/>
          <w:szCs w:val="22"/>
        </w:rPr>
        <w:t>Alphabet</w:t>
      </w:r>
      <w:r w:rsidRPr="00832CE4">
        <w:rPr>
          <w:rFonts w:ascii="Times New Roman" w:eastAsia="微软雅黑" w:hAnsi="Times New Roman" w:cs="Times New Roman"/>
          <w:sz w:val="22"/>
          <w:szCs w:val="22"/>
        </w:rPr>
        <w:t>下跌</w:t>
      </w:r>
      <w:r w:rsidRPr="00832CE4">
        <w:rPr>
          <w:rFonts w:ascii="Times New Roman" w:eastAsia="微软雅黑" w:hAnsi="Times New Roman" w:cs="Times New Roman"/>
          <w:sz w:val="22"/>
          <w:szCs w:val="22"/>
        </w:rPr>
        <w:t>6%</w:t>
      </w:r>
      <w:r w:rsidRPr="00832CE4">
        <w:rPr>
          <w:rFonts w:ascii="Times New Roman" w:eastAsia="微软雅黑" w:hAnsi="Times New Roman" w:cs="Times New Roman"/>
          <w:sz w:val="22"/>
          <w:szCs w:val="22"/>
        </w:rPr>
        <w:t>，其他几家科技巨头也纷纷回落</w:t>
      </w:r>
      <w:r w:rsidRPr="00832CE4">
        <w:rPr>
          <w:rFonts w:ascii="Times New Roman" w:eastAsia="微软雅黑" w:hAnsi="Times New Roman" w:cs="Times New Roman"/>
          <w:sz w:val="22"/>
          <w:szCs w:val="22"/>
        </w:rPr>
        <w:t xml:space="preserve"> (</w:t>
      </w:r>
      <w:hyperlink r:id="rId34" w:anchor=":~:text=After%20a%20notable%20bounce%20on,over%20from%20Wednesday%20through%20Friday"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。科技板块（</w:t>
      </w:r>
      <w:r w:rsidRPr="00832CE4">
        <w:rPr>
          <w:rFonts w:ascii="Times New Roman" w:eastAsia="微软雅黑" w:hAnsi="Times New Roman" w:cs="Times New Roman"/>
          <w:sz w:val="22"/>
          <w:szCs w:val="22"/>
        </w:rPr>
        <w:t>XLK</w:t>
      </w:r>
      <w:r w:rsidRPr="00832CE4">
        <w:rPr>
          <w:rFonts w:ascii="Times New Roman" w:eastAsia="微软雅黑" w:hAnsi="Times New Roman" w:cs="Times New Roman"/>
          <w:sz w:val="22"/>
          <w:szCs w:val="22"/>
        </w:rPr>
        <w:t>）和可选消费板块（</w:t>
      </w:r>
      <w:r w:rsidRPr="00832CE4">
        <w:rPr>
          <w:rFonts w:ascii="Times New Roman" w:eastAsia="微软雅黑" w:hAnsi="Times New Roman" w:cs="Times New Roman"/>
          <w:sz w:val="22"/>
          <w:szCs w:val="22"/>
        </w:rPr>
        <w:t>XLY</w:t>
      </w:r>
      <w:r w:rsidRPr="00832CE4">
        <w:rPr>
          <w:rFonts w:ascii="Times New Roman" w:eastAsia="微软雅黑" w:hAnsi="Times New Roman" w:cs="Times New Roman"/>
          <w:sz w:val="22"/>
          <w:szCs w:val="22"/>
        </w:rPr>
        <w:t>）成为年初以来表现最差的两个板块，分别在一季度大幅跑输大盘</w:t>
      </w:r>
      <w:r w:rsidRPr="00832CE4">
        <w:rPr>
          <w:rFonts w:ascii="Times New Roman" w:eastAsia="微软雅黑" w:hAnsi="Times New Roman" w:cs="Times New Roman"/>
          <w:sz w:val="22"/>
          <w:szCs w:val="22"/>
        </w:rPr>
        <w:t xml:space="preserve"> (</w:t>
      </w:r>
      <w:hyperlink r:id="rId35"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。相反，</w:t>
      </w:r>
      <w:r w:rsidRPr="00832CE4">
        <w:rPr>
          <w:rFonts w:ascii="Times New Roman" w:eastAsia="微软雅黑" w:hAnsi="Times New Roman" w:cs="Times New Roman"/>
          <w:b/>
          <w:bCs/>
          <w:sz w:val="22"/>
          <w:szCs w:val="22"/>
        </w:rPr>
        <w:t>能源</w:t>
      </w:r>
      <w:r w:rsidRPr="00832CE4">
        <w:rPr>
          <w:rFonts w:ascii="Times New Roman" w:eastAsia="微软雅黑" w:hAnsi="Times New Roman" w:cs="Times New Roman"/>
          <w:b/>
          <w:bCs/>
          <w:sz w:val="22"/>
          <w:szCs w:val="22"/>
        </w:rPr>
        <w:lastRenderedPageBreak/>
        <w:t>板块</w:t>
      </w:r>
      <w:r w:rsidRPr="00832CE4">
        <w:rPr>
          <w:rFonts w:ascii="Times New Roman" w:eastAsia="微软雅黑" w:hAnsi="Times New Roman" w:cs="Times New Roman"/>
          <w:sz w:val="22"/>
          <w:szCs w:val="22"/>
        </w:rPr>
        <w:t>在油价反弹支撑下成为季度领涨板块，预计能源板块</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XLE</w:t>
      </w:r>
      <w:r w:rsidRPr="00832CE4">
        <w:rPr>
          <w:rFonts w:ascii="Times New Roman" w:eastAsia="微软雅黑" w:hAnsi="Times New Roman" w:cs="Times New Roman"/>
          <w:sz w:val="22"/>
          <w:szCs w:val="22"/>
        </w:rPr>
        <w:t>）将取得全季度榜首表现</w:t>
      </w:r>
      <w:r w:rsidRPr="00832CE4">
        <w:rPr>
          <w:rFonts w:ascii="Times New Roman" w:eastAsia="微软雅黑" w:hAnsi="Times New Roman" w:cs="Times New Roman"/>
          <w:sz w:val="22"/>
          <w:szCs w:val="22"/>
        </w:rPr>
        <w:t xml:space="preserve"> (</w:t>
      </w:r>
      <w:hyperlink r:id="rId36"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月中下旬原油价格</w:t>
      </w:r>
      <w:r w:rsidRPr="00832CE4">
        <w:rPr>
          <w:rFonts w:ascii="Times New Roman" w:eastAsia="微软雅黑" w:hAnsi="Times New Roman" w:cs="Times New Roman"/>
          <w:sz w:val="22"/>
          <w:szCs w:val="22"/>
        </w:rPr>
        <w:t>(WTI)</w:t>
      </w:r>
      <w:r w:rsidRPr="00832CE4">
        <w:rPr>
          <w:rFonts w:ascii="Times New Roman" w:eastAsia="微软雅黑" w:hAnsi="Times New Roman" w:cs="Times New Roman"/>
          <w:sz w:val="22"/>
          <w:szCs w:val="22"/>
        </w:rPr>
        <w:t>一度反弹至每桶</w:t>
      </w:r>
      <w:r w:rsidRPr="00832CE4">
        <w:rPr>
          <w:rFonts w:ascii="Times New Roman" w:eastAsia="微软雅黑" w:hAnsi="Times New Roman" w:cs="Times New Roman"/>
          <w:sz w:val="22"/>
          <w:szCs w:val="22"/>
        </w:rPr>
        <w:t>70</w:t>
      </w:r>
      <w:r w:rsidRPr="00832CE4">
        <w:rPr>
          <w:rFonts w:ascii="Times New Roman" w:eastAsia="微软雅黑" w:hAnsi="Times New Roman" w:cs="Times New Roman"/>
          <w:sz w:val="22"/>
          <w:szCs w:val="22"/>
        </w:rPr>
        <w:t>美元附近，推动能源类股单周上涨约</w:t>
      </w:r>
      <w:r w:rsidRPr="00832CE4">
        <w:rPr>
          <w:rFonts w:ascii="Times New Roman" w:eastAsia="微软雅黑" w:hAnsi="Times New Roman" w:cs="Times New Roman"/>
          <w:sz w:val="22"/>
          <w:szCs w:val="22"/>
        </w:rPr>
        <w:t>0.8% (</w:t>
      </w:r>
      <w:hyperlink r:id="rId37" w:anchor=":~:text=,on%20Thursday%20and%20Friday"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。同时，投资者风险偏好下降，防御性板块相对抗跌：日用消费品（</w:t>
      </w:r>
      <w:r w:rsidRPr="00832CE4">
        <w:rPr>
          <w:rFonts w:ascii="Times New Roman" w:eastAsia="微软雅黑" w:hAnsi="Times New Roman" w:cs="Times New Roman"/>
          <w:sz w:val="22"/>
          <w:szCs w:val="22"/>
        </w:rPr>
        <w:t>XLP</w:t>
      </w:r>
      <w:r w:rsidRPr="00832CE4">
        <w:rPr>
          <w:rFonts w:ascii="Times New Roman" w:eastAsia="微软雅黑" w:hAnsi="Times New Roman" w:cs="Times New Roman"/>
          <w:sz w:val="22"/>
          <w:szCs w:val="22"/>
        </w:rPr>
        <w:t>）板块在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月最后一周逆市上涨</w:t>
      </w:r>
      <w:r w:rsidRPr="00832CE4">
        <w:rPr>
          <w:rFonts w:ascii="Times New Roman" w:eastAsia="微软雅黑" w:hAnsi="Times New Roman" w:cs="Times New Roman"/>
          <w:sz w:val="22"/>
          <w:szCs w:val="22"/>
        </w:rPr>
        <w:t>1.7%</w:t>
      </w:r>
      <w:r w:rsidRPr="00832CE4">
        <w:rPr>
          <w:rFonts w:ascii="Times New Roman" w:eastAsia="微软雅黑" w:hAnsi="Times New Roman" w:cs="Times New Roman"/>
          <w:sz w:val="22"/>
          <w:szCs w:val="22"/>
        </w:rPr>
        <w:t>，公用事业（</w:t>
      </w:r>
      <w:r w:rsidRPr="00832CE4">
        <w:rPr>
          <w:rFonts w:ascii="Times New Roman" w:eastAsia="微软雅黑" w:hAnsi="Times New Roman" w:cs="Times New Roman"/>
          <w:sz w:val="22"/>
          <w:szCs w:val="22"/>
        </w:rPr>
        <w:t>XLU</w:t>
      </w:r>
      <w:r w:rsidRPr="00832CE4">
        <w:rPr>
          <w:rFonts w:ascii="Times New Roman" w:eastAsia="微软雅黑" w:hAnsi="Times New Roman" w:cs="Times New Roman"/>
          <w:sz w:val="22"/>
          <w:szCs w:val="22"/>
        </w:rPr>
        <w:t>）和医疗保健（</w:t>
      </w:r>
      <w:r w:rsidRPr="00832CE4">
        <w:rPr>
          <w:rFonts w:ascii="Times New Roman" w:eastAsia="微软雅黑" w:hAnsi="Times New Roman" w:cs="Times New Roman"/>
          <w:sz w:val="22"/>
          <w:szCs w:val="22"/>
        </w:rPr>
        <w:t>XLV</w:t>
      </w:r>
      <w:r w:rsidRPr="00832CE4">
        <w:rPr>
          <w:rFonts w:ascii="Times New Roman" w:eastAsia="微软雅黑" w:hAnsi="Times New Roman" w:cs="Times New Roman"/>
          <w:sz w:val="22"/>
          <w:szCs w:val="22"/>
        </w:rPr>
        <w:t>）也表现出相对强势</w:t>
      </w:r>
      <w:r w:rsidRPr="00832CE4">
        <w:rPr>
          <w:rFonts w:ascii="Times New Roman" w:eastAsia="微软雅黑" w:hAnsi="Times New Roman" w:cs="Times New Roman"/>
          <w:sz w:val="22"/>
          <w:szCs w:val="22"/>
        </w:rPr>
        <w:t xml:space="preserve"> (</w:t>
      </w:r>
      <w:hyperlink r:id="rId38" w:anchor=":~:text=There%20was%20a%20clear%20defensive,aggregate%20price%20action%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。房地产板块（</w:t>
      </w:r>
      <w:r w:rsidRPr="00832CE4">
        <w:rPr>
          <w:rFonts w:ascii="Times New Roman" w:eastAsia="微软雅黑" w:hAnsi="Times New Roman" w:cs="Times New Roman"/>
          <w:sz w:val="22"/>
          <w:szCs w:val="22"/>
        </w:rPr>
        <w:t>XLRE</w:t>
      </w:r>
      <w:r w:rsidRPr="00832CE4">
        <w:rPr>
          <w:rFonts w:ascii="Times New Roman" w:eastAsia="微软雅黑" w:hAnsi="Times New Roman" w:cs="Times New Roman"/>
          <w:sz w:val="22"/>
          <w:szCs w:val="22"/>
        </w:rPr>
        <w:t>）在高利率环境下意外走强，一季度整体录得小幅正收益</w:t>
      </w:r>
      <w:r w:rsidRPr="00832CE4">
        <w:rPr>
          <w:rFonts w:ascii="Times New Roman" w:eastAsia="微软雅黑" w:hAnsi="Times New Roman" w:cs="Times New Roman"/>
          <w:sz w:val="22"/>
          <w:szCs w:val="22"/>
        </w:rPr>
        <w:t xml:space="preserve"> (</w:t>
      </w:r>
      <w:hyperlink r:id="rId39" w:anchor=":~:text=,return"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。高成长热点行业方面，</w:t>
      </w:r>
      <w:r w:rsidRPr="00832CE4">
        <w:rPr>
          <w:rFonts w:ascii="Times New Roman" w:eastAsia="微软雅黑" w:hAnsi="Times New Roman" w:cs="Times New Roman"/>
          <w:b/>
          <w:bCs/>
          <w:sz w:val="22"/>
          <w:szCs w:val="22"/>
        </w:rPr>
        <w:t>人工智能（</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）相关股票在一季度出现冲高回落。年初市场对生成式</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、芯片和云计算的热情仍高，多家科技巨头宣布增加数十亿美元的</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资本开支计划</w:t>
      </w:r>
      <w:r w:rsidRPr="00832CE4">
        <w:rPr>
          <w:rFonts w:ascii="Times New Roman" w:eastAsia="微软雅黑" w:hAnsi="Times New Roman" w:cs="Times New Roman"/>
          <w:b/>
          <w:bCs/>
          <w:sz w:val="22"/>
          <w:szCs w:val="22"/>
        </w:rPr>
        <w:t xml:space="preserve"> (</w:t>
      </w:r>
      <w:hyperlink r:id="rId40" w:anchor=":~:text=AI%20may%20be%20overhyped%2C%20yet,bigger%20than%20you%20think" w:history="1">
        <w:r w:rsidRPr="00832CE4">
          <w:rPr>
            <w:rStyle w:val="af0"/>
            <w:rFonts w:ascii="Times New Roman" w:eastAsia="微软雅黑" w:hAnsi="Times New Roman" w:cs="Times New Roman"/>
            <w:b/>
            <w:bCs/>
            <w:sz w:val="22"/>
            <w:szCs w:val="22"/>
          </w:rPr>
          <w:t>Stock market outlook: AI leads a broadening market | Capital Group</w:t>
        </w:r>
      </w:hyperlink>
      <w:r w:rsidRPr="00832CE4">
        <w:rPr>
          <w:rFonts w:ascii="Times New Roman" w:eastAsia="微软雅黑" w:hAnsi="Times New Roman" w:cs="Times New Roman"/>
          <w:b/>
          <w:bCs/>
          <w:sz w:val="22"/>
          <w:szCs w:val="22"/>
        </w:rPr>
        <w:t>) (</w:t>
      </w:r>
      <w:hyperlink r:id="rId41" w:anchor=":~:text=Excitement%20over%20the%20transformative%20potential,Amazon%2C%20Alphabet%2C%20Meta%20and%20Microsoft" w:history="1">
        <w:r w:rsidRPr="00832CE4">
          <w:rPr>
            <w:rStyle w:val="af0"/>
            <w:rFonts w:ascii="Times New Roman" w:eastAsia="微软雅黑" w:hAnsi="Times New Roman" w:cs="Times New Roman"/>
            <w:b/>
            <w:bCs/>
            <w:sz w:val="22"/>
            <w:szCs w:val="22"/>
          </w:rPr>
          <w:t>Stock market outlook: AI leads a broadening market | Capital Group</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；但随着整体科技板块回调，部分</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概念股估值承压，市场开始讨论</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是否出现短期过热迹象。一些</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龙头仍维持乐观的业绩指引，例如微软、谷歌等继续预计</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业务高增长，但投资者对其估值的分歧加大。生物医药板块方面，一季度表现相对抗跌，一些创新药研发生物科技股逆势上涨。</w:t>
      </w:r>
      <w:r w:rsidRPr="00832CE4">
        <w:rPr>
          <w:rFonts w:ascii="Times New Roman" w:eastAsia="微软雅黑" w:hAnsi="Times New Roman" w:cs="Times New Roman"/>
          <w:b/>
          <w:bCs/>
          <w:sz w:val="22"/>
          <w:szCs w:val="22"/>
        </w:rPr>
        <w:t>JP</w:t>
      </w:r>
      <w:r w:rsidRPr="00832CE4">
        <w:rPr>
          <w:rFonts w:ascii="Times New Roman" w:eastAsia="微软雅黑" w:hAnsi="Times New Roman" w:cs="Times New Roman"/>
          <w:b/>
          <w:bCs/>
          <w:sz w:val="22"/>
          <w:szCs w:val="22"/>
        </w:rPr>
        <w:t>摩根医疗大会上传出的消息显示，大型制药公司面临未来数年高达</w:t>
      </w:r>
      <w:r w:rsidRPr="00832CE4">
        <w:rPr>
          <w:rFonts w:ascii="Times New Roman" w:eastAsia="微软雅黑" w:hAnsi="Times New Roman" w:cs="Times New Roman"/>
          <w:b/>
          <w:bCs/>
          <w:sz w:val="22"/>
          <w:szCs w:val="22"/>
        </w:rPr>
        <w:t>3000</w:t>
      </w:r>
      <w:r w:rsidRPr="00832CE4">
        <w:rPr>
          <w:rFonts w:ascii="Times New Roman" w:eastAsia="微软雅黑" w:hAnsi="Times New Roman" w:cs="Times New Roman"/>
          <w:b/>
          <w:bCs/>
          <w:sz w:val="22"/>
          <w:szCs w:val="22"/>
        </w:rPr>
        <w:t>亿美元的专利悬崖，这促使它们积极通过并购填补产品线，这为中小型生物科技公司带来了机遇</w:t>
      </w:r>
      <w:r w:rsidRPr="00832CE4">
        <w:rPr>
          <w:rFonts w:ascii="Times New Roman" w:eastAsia="微软雅黑" w:hAnsi="Times New Roman" w:cs="Times New Roman"/>
          <w:b/>
          <w:bCs/>
          <w:sz w:val="22"/>
          <w:szCs w:val="22"/>
        </w:rPr>
        <w:t xml:space="preserve"> (</w:t>
      </w:r>
      <w:hyperlink r:id="rId42" w:anchor=":~:text=Following%20a%20period%20of%20market,looming%20US%24300%20billion%20patent%20cliff"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 (</w:t>
      </w:r>
      <w:hyperlink r:id="rId43" w:anchor=":~:text=2025,looming%20US%24300%20billion%20patent%20cliff"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。实际案例包括强生（</w:t>
      </w:r>
      <w:r w:rsidRPr="00832CE4">
        <w:rPr>
          <w:rFonts w:ascii="Times New Roman" w:eastAsia="微软雅黑" w:hAnsi="Times New Roman" w:cs="Times New Roman"/>
          <w:b/>
          <w:bCs/>
          <w:sz w:val="22"/>
          <w:szCs w:val="22"/>
        </w:rPr>
        <w:t>J&amp;J</w:t>
      </w:r>
      <w:r w:rsidRPr="00832CE4">
        <w:rPr>
          <w:rFonts w:ascii="Times New Roman" w:eastAsia="微软雅黑" w:hAnsi="Times New Roman" w:cs="Times New Roman"/>
          <w:b/>
          <w:bCs/>
          <w:sz w:val="22"/>
          <w:szCs w:val="22"/>
        </w:rPr>
        <w:t>）在</w:t>
      </w:r>
      <w:r w:rsidRPr="00832CE4">
        <w:rPr>
          <w:rFonts w:ascii="Times New Roman" w:eastAsia="微软雅黑" w:hAnsi="Times New Roman" w:cs="Times New Roman"/>
          <w:b/>
          <w:bCs/>
          <w:sz w:val="22"/>
          <w:szCs w:val="22"/>
        </w:rPr>
        <w:t>1</w:t>
      </w:r>
      <w:r w:rsidRPr="00832CE4">
        <w:rPr>
          <w:rFonts w:ascii="Times New Roman" w:eastAsia="微软雅黑" w:hAnsi="Times New Roman" w:cs="Times New Roman"/>
          <w:b/>
          <w:bCs/>
          <w:sz w:val="22"/>
          <w:szCs w:val="22"/>
        </w:rPr>
        <w:t>月宣布以</w:t>
      </w:r>
      <w:r w:rsidRPr="00832CE4">
        <w:rPr>
          <w:rFonts w:ascii="Times New Roman" w:eastAsia="微软雅黑" w:hAnsi="Times New Roman" w:cs="Times New Roman"/>
          <w:b/>
          <w:bCs/>
          <w:sz w:val="22"/>
          <w:szCs w:val="22"/>
        </w:rPr>
        <w:t>146</w:t>
      </w:r>
      <w:r w:rsidRPr="00832CE4">
        <w:rPr>
          <w:rFonts w:ascii="Times New Roman" w:eastAsia="微软雅黑" w:hAnsi="Times New Roman" w:cs="Times New Roman"/>
          <w:b/>
          <w:bCs/>
          <w:sz w:val="22"/>
          <w:szCs w:val="22"/>
        </w:rPr>
        <w:t>亿美元收购心理疾病药物公司</w:t>
      </w:r>
      <w:r w:rsidRPr="00832CE4">
        <w:rPr>
          <w:rFonts w:ascii="Times New Roman" w:eastAsia="微软雅黑" w:hAnsi="Times New Roman" w:cs="Times New Roman"/>
          <w:b/>
          <w:bCs/>
          <w:sz w:val="22"/>
          <w:szCs w:val="22"/>
        </w:rPr>
        <w:t>Intra-Cellular Therapies</w:t>
      </w:r>
      <w:r w:rsidRPr="00832CE4">
        <w:rPr>
          <w:rFonts w:ascii="Times New Roman" w:eastAsia="微软雅黑" w:hAnsi="Times New Roman" w:cs="Times New Roman"/>
          <w:b/>
          <w:bCs/>
          <w:sz w:val="22"/>
          <w:szCs w:val="22"/>
        </w:rPr>
        <w:t>，葛兰素史克（</w:t>
      </w:r>
      <w:r w:rsidRPr="00832CE4">
        <w:rPr>
          <w:rFonts w:ascii="Times New Roman" w:eastAsia="微软雅黑" w:hAnsi="Times New Roman" w:cs="Times New Roman"/>
          <w:b/>
          <w:bCs/>
          <w:sz w:val="22"/>
          <w:szCs w:val="22"/>
        </w:rPr>
        <w:t>GSK</w:t>
      </w:r>
      <w:r w:rsidRPr="00832CE4">
        <w:rPr>
          <w:rFonts w:ascii="Times New Roman" w:eastAsia="微软雅黑" w:hAnsi="Times New Roman" w:cs="Times New Roman"/>
          <w:b/>
          <w:bCs/>
          <w:sz w:val="22"/>
          <w:szCs w:val="22"/>
        </w:rPr>
        <w:t>）以</w:t>
      </w:r>
      <w:r w:rsidRPr="00832CE4">
        <w:rPr>
          <w:rFonts w:ascii="Times New Roman" w:eastAsia="微软雅黑" w:hAnsi="Times New Roman" w:cs="Times New Roman"/>
          <w:b/>
          <w:bCs/>
          <w:sz w:val="22"/>
          <w:szCs w:val="22"/>
        </w:rPr>
        <w:t>11.5</w:t>
      </w:r>
      <w:r w:rsidRPr="00832CE4">
        <w:rPr>
          <w:rFonts w:ascii="Times New Roman" w:eastAsia="微软雅黑" w:hAnsi="Times New Roman" w:cs="Times New Roman"/>
          <w:b/>
          <w:bCs/>
          <w:sz w:val="22"/>
          <w:szCs w:val="22"/>
        </w:rPr>
        <w:t>亿美元收购癌症诊断公司</w:t>
      </w:r>
      <w:r w:rsidRPr="00832CE4">
        <w:rPr>
          <w:rFonts w:ascii="Times New Roman" w:eastAsia="微软雅黑" w:hAnsi="Times New Roman" w:cs="Times New Roman"/>
          <w:b/>
          <w:bCs/>
          <w:sz w:val="22"/>
          <w:szCs w:val="22"/>
        </w:rPr>
        <w:t>IRDx</w:t>
      </w:r>
      <w:r w:rsidRPr="00832CE4">
        <w:rPr>
          <w:rFonts w:ascii="Times New Roman" w:eastAsia="微软雅黑" w:hAnsi="Times New Roman" w:cs="Times New Roman"/>
          <w:b/>
          <w:bCs/>
          <w:sz w:val="22"/>
          <w:szCs w:val="22"/>
        </w:rPr>
        <w:t>等，一季度生物医药领域并购活动升温</w:t>
      </w:r>
      <w:r w:rsidRPr="00832CE4">
        <w:rPr>
          <w:rFonts w:ascii="Times New Roman" w:eastAsia="微软雅黑" w:hAnsi="Times New Roman" w:cs="Times New Roman"/>
          <w:b/>
          <w:bCs/>
          <w:sz w:val="22"/>
          <w:szCs w:val="22"/>
        </w:rPr>
        <w:t xml:space="preserve"> (</w:t>
      </w:r>
      <w:hyperlink r:id="rId44" w:anchor=":~:text=Acquisitions%20announced%20this%20week%20at,Leo%20Pharma%27s%20preclinical%20inflammation%20drugs"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 (</w:t>
      </w:r>
      <w:hyperlink r:id="rId45" w:anchor=":~:text=The%20first%20day%20of%20JPMHC,presence%20in%20the%20neuroscience%20market"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。这些并购动向提振了生物科技板块的投资情绪。一季度表现最佳的细分板块当属能源</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工业</w:t>
      </w:r>
      <w:r w:rsidRPr="00832CE4">
        <w:rPr>
          <w:rFonts w:ascii="Times New Roman" w:eastAsia="微软雅黑" w:hAnsi="Times New Roman" w:cs="Times New Roman"/>
          <w:sz w:val="22"/>
          <w:szCs w:val="22"/>
        </w:rPr>
        <w:t>（受益于经济复苏和基建投资预期），而</w:t>
      </w:r>
      <w:r w:rsidRPr="00832CE4">
        <w:rPr>
          <w:rFonts w:ascii="Times New Roman" w:eastAsia="微软雅黑" w:hAnsi="Times New Roman" w:cs="Times New Roman"/>
          <w:b/>
          <w:bCs/>
          <w:sz w:val="22"/>
          <w:szCs w:val="22"/>
        </w:rPr>
        <w:t>科技</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通信服务</w:t>
      </w:r>
      <w:r w:rsidRPr="00832CE4">
        <w:rPr>
          <w:rFonts w:ascii="Times New Roman" w:eastAsia="微软雅黑" w:hAnsi="Times New Roman" w:cs="Times New Roman"/>
          <w:sz w:val="22"/>
          <w:szCs w:val="22"/>
        </w:rPr>
        <w:t>等前期领涨板块出现了明显回调</w:t>
      </w:r>
      <w:r w:rsidRPr="00832CE4">
        <w:rPr>
          <w:rFonts w:ascii="Times New Roman" w:eastAsia="微软雅黑" w:hAnsi="Times New Roman" w:cs="Times New Roman"/>
          <w:sz w:val="22"/>
          <w:szCs w:val="22"/>
        </w:rPr>
        <w:t xml:space="preserve"> (</w:t>
      </w:r>
      <w:hyperlink r:id="rId46" w:anchor=":~:text=return%20for%20the%20fourth%20quarter,posted%20negative%20returns%20for%20the"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1363966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风格与市值轮动：市场风格在一季度出现从大型成长股向小盘价值股的轮动迹象。大型成长股经历了过去两年累计大涨后估值偏高，一季度承压下行，而价值型股票</w:t>
      </w:r>
      <w:r w:rsidRPr="00832CE4">
        <w:rPr>
          <w:rFonts w:ascii="Times New Roman" w:eastAsia="微软雅黑" w:hAnsi="Times New Roman" w:cs="Times New Roman"/>
          <w:sz w:val="22"/>
          <w:szCs w:val="22"/>
        </w:rPr>
        <w:t>跌幅相对较小，使价值股相对成长股的季度表现优势创下自</w:t>
      </w:r>
      <w:r w:rsidRPr="00832CE4">
        <w:rPr>
          <w:rFonts w:ascii="Times New Roman" w:eastAsia="微软雅黑" w:hAnsi="Times New Roman" w:cs="Times New Roman"/>
          <w:sz w:val="22"/>
          <w:szCs w:val="22"/>
        </w:rPr>
        <w:t>2022</w:t>
      </w:r>
      <w:r w:rsidRPr="00832CE4">
        <w:rPr>
          <w:rFonts w:ascii="Times New Roman" w:eastAsia="微软雅黑" w:hAnsi="Times New Roman" w:cs="Times New Roman"/>
          <w:sz w:val="22"/>
          <w:szCs w:val="22"/>
        </w:rPr>
        <w:t>年四季度以来最大</w:t>
      </w:r>
      <w:r w:rsidRPr="00832CE4">
        <w:rPr>
          <w:rFonts w:ascii="Times New Roman" w:eastAsia="微软雅黑" w:hAnsi="Times New Roman" w:cs="Times New Roman"/>
          <w:sz w:val="22"/>
          <w:szCs w:val="22"/>
        </w:rPr>
        <w:t xml:space="preserve"> (</w:t>
      </w:r>
      <w:hyperlink r:id="rId47" w:anchor=":~:text=,the%20final%20quarter%20of%202022"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小盘股</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月的回调中跌幅略小于大盘成长股（罗素</w:t>
      </w:r>
      <w:r w:rsidRPr="00832CE4">
        <w:rPr>
          <w:rFonts w:ascii="Times New Roman" w:eastAsia="微软雅黑" w:hAnsi="Times New Roman" w:cs="Times New Roman"/>
          <w:sz w:val="22"/>
          <w:szCs w:val="22"/>
        </w:rPr>
        <w:t>2000</w:t>
      </w:r>
      <w:r w:rsidRPr="00832CE4">
        <w:rPr>
          <w:rFonts w:ascii="Times New Roman" w:eastAsia="微软雅黑" w:hAnsi="Times New Roman" w:cs="Times New Roman"/>
          <w:sz w:val="22"/>
          <w:szCs w:val="22"/>
        </w:rPr>
        <w:t>小盘股指数一周下跌</w:t>
      </w:r>
      <w:r w:rsidRPr="00832CE4">
        <w:rPr>
          <w:rFonts w:ascii="Times New Roman" w:eastAsia="微软雅黑" w:hAnsi="Times New Roman" w:cs="Times New Roman"/>
          <w:sz w:val="22"/>
          <w:szCs w:val="22"/>
        </w:rPr>
        <w:t>1.6%</w:t>
      </w:r>
      <w:r w:rsidRPr="00832CE4">
        <w:rPr>
          <w:rFonts w:ascii="Times New Roman" w:eastAsia="微软雅黑" w:hAnsi="Times New Roman" w:cs="Times New Roman"/>
          <w:sz w:val="22"/>
          <w:szCs w:val="22"/>
        </w:rPr>
        <w:t>，好于大盘增长股指数的</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跌幅</w:t>
      </w:r>
      <w:r w:rsidRPr="00832CE4">
        <w:rPr>
          <w:rFonts w:ascii="Times New Roman" w:eastAsia="微软雅黑" w:hAnsi="Times New Roman" w:cs="Times New Roman"/>
          <w:sz w:val="22"/>
          <w:szCs w:val="22"/>
        </w:rPr>
        <w:t xml:space="preserve"> (</w:t>
      </w:r>
      <w:hyperlink r:id="rId48" w:anchor=":~:text=Small%20caps%20fell%20alongside%20mid,cap%20growth%20share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），显示抛压主要集中在高估值的大</w:t>
      </w:r>
      <w:r w:rsidRPr="00832CE4">
        <w:rPr>
          <w:rFonts w:ascii="Times New Roman" w:eastAsia="微软雅黑" w:hAnsi="Times New Roman" w:cs="Times New Roman"/>
          <w:sz w:val="22"/>
          <w:szCs w:val="22"/>
        </w:rPr>
        <w:lastRenderedPageBreak/>
        <w:t>型科技股上。一季度末，标普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指数等权重指数相对于市值加权指数表现有所改善，表明市场上涨正在从极少数巨头扩散到更广泛的股票范围</w:t>
      </w:r>
      <w:r w:rsidRPr="00832CE4">
        <w:rPr>
          <w:rFonts w:ascii="Times New Roman" w:eastAsia="微软雅黑" w:hAnsi="Times New Roman" w:cs="Times New Roman"/>
          <w:sz w:val="22"/>
          <w:szCs w:val="22"/>
        </w:rPr>
        <w:t xml:space="preserve"> (</w:t>
      </w:r>
      <w:hyperlink r:id="rId49" w:anchor=":~:text=market%20broadening%20in%202024%20,swath%20of%20fundamentally%20sound%20stocks" w:history="1">
        <w:r w:rsidRPr="00832CE4">
          <w:rPr>
            <w:rStyle w:val="af0"/>
            <w:rFonts w:ascii="Times New Roman" w:eastAsia="微软雅黑" w:hAnsi="Times New Roman" w:cs="Times New Roman"/>
            <w:sz w:val="22"/>
            <w:szCs w:val="22"/>
          </w:rPr>
          <w:t>Taking Stock: Q1 2025 equity market outlook | BlackRock</w:t>
        </w:r>
      </w:hyperlink>
      <w:r w:rsidRPr="00832CE4">
        <w:rPr>
          <w:rFonts w:ascii="Times New Roman" w:eastAsia="微软雅黑" w:hAnsi="Times New Roman" w:cs="Times New Roman"/>
          <w:sz w:val="22"/>
          <w:szCs w:val="22"/>
        </w:rPr>
        <w:t>) (</w:t>
      </w:r>
      <w:hyperlink r:id="rId50" w:anchor=":~:text=in%20the%20second%20half%20through,swath%20of%20fundamentally%20sound%20stocks" w:history="1">
        <w:r w:rsidRPr="00832CE4">
          <w:rPr>
            <w:rStyle w:val="af0"/>
            <w:rFonts w:ascii="Times New Roman" w:eastAsia="微软雅黑" w:hAnsi="Times New Roman" w:cs="Times New Roman"/>
            <w:sz w:val="22"/>
            <w:szCs w:val="22"/>
          </w:rPr>
          <w:t>Taking Stock: Q1 2025 equity market outlook | BlackRock</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。然而整体而言，</w:t>
      </w:r>
      <w:r w:rsidRPr="00832CE4">
        <w:rPr>
          <w:rFonts w:ascii="Times New Roman" w:eastAsia="微软雅黑" w:hAnsi="Times New Roman" w:cs="Times New Roman"/>
          <w:b/>
          <w:bCs/>
          <w:sz w:val="22"/>
          <w:szCs w:val="22"/>
        </w:rPr>
        <w:t>超大盘股</w:t>
      </w:r>
      <w:r w:rsidRPr="00832CE4">
        <w:rPr>
          <w:rFonts w:ascii="Times New Roman" w:eastAsia="微软雅黑" w:hAnsi="Times New Roman" w:cs="Times New Roman"/>
          <w:sz w:val="22"/>
          <w:szCs w:val="22"/>
        </w:rPr>
        <w:t>（如辉煌七侠）年初至今仍勉强保持微弱正收益，而小盘股指数则基本与年初持平略有下跌，风险偏好尚未完全转向小盘。值得注意的是，小盘股估值已处于相对低位，</w:t>
      </w:r>
      <w:r w:rsidRPr="00832CE4">
        <w:rPr>
          <w:rFonts w:ascii="Times New Roman" w:eastAsia="微软雅黑" w:hAnsi="Times New Roman" w:cs="Times New Roman"/>
          <w:b/>
          <w:bCs/>
          <w:sz w:val="22"/>
          <w:szCs w:val="22"/>
        </w:rPr>
        <w:t>小盘相对大盘的估值折价</w:t>
      </w:r>
      <w:r w:rsidRPr="00832CE4">
        <w:rPr>
          <w:rFonts w:ascii="Times New Roman" w:eastAsia="微软雅黑" w:hAnsi="Times New Roman" w:cs="Times New Roman"/>
          <w:sz w:val="22"/>
          <w:szCs w:val="22"/>
        </w:rPr>
        <w:t>提供了一定安全边际</w:t>
      </w:r>
      <w:r w:rsidRPr="00832CE4">
        <w:rPr>
          <w:rFonts w:ascii="Times New Roman" w:eastAsia="微软雅黑" w:hAnsi="Times New Roman" w:cs="Times New Roman"/>
          <w:sz w:val="22"/>
          <w:szCs w:val="22"/>
        </w:rPr>
        <w:t xml:space="preserve"> (</w:t>
      </w:r>
      <w:hyperlink r:id="rId51" w:anchor=":~:text=%2A%20U.S.%20small,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52" w:anchor=":~:text=inflation%2C%20and%20easing%20monetary%20policy,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。许多投资者开始关注这一轮动契机：历史数据显示，在美联储开启降息后的</w:t>
      </w:r>
      <w:r w:rsidRPr="00832CE4">
        <w:rPr>
          <w:rFonts w:ascii="Times New Roman" w:eastAsia="微软雅黑" w:hAnsi="Times New Roman" w:cs="Times New Roman"/>
          <w:sz w:val="22"/>
          <w:szCs w:val="22"/>
        </w:rPr>
        <w:t>12</w:t>
      </w:r>
      <w:r w:rsidRPr="00832CE4">
        <w:rPr>
          <w:rFonts w:ascii="Times New Roman" w:eastAsia="微软雅黑" w:hAnsi="Times New Roman" w:cs="Times New Roman"/>
          <w:sz w:val="22"/>
          <w:szCs w:val="22"/>
        </w:rPr>
        <w:t>个月，小盘股往往能取得优于大盘的超额收益</w:t>
      </w:r>
      <w:r w:rsidRPr="00832CE4">
        <w:rPr>
          <w:rFonts w:ascii="Times New Roman" w:eastAsia="微软雅黑" w:hAnsi="Times New Roman" w:cs="Times New Roman"/>
          <w:sz w:val="22"/>
          <w:szCs w:val="22"/>
        </w:rPr>
        <w:t xml:space="preserve"> (</w:t>
      </w:r>
      <w:hyperlink r:id="rId53"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。随着通胀回落和政策拐点临近，市场预期小盘股有望在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年出现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苏醒</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。总体来看，一季度奠定了</w:t>
      </w:r>
      <w:r w:rsidRPr="00832CE4">
        <w:rPr>
          <w:rFonts w:ascii="Times New Roman" w:eastAsia="微软雅黑" w:hAnsi="Times New Roman" w:cs="Times New Roman"/>
          <w:b/>
          <w:bCs/>
          <w:sz w:val="22"/>
          <w:szCs w:val="22"/>
        </w:rPr>
        <w:t>风格再平衡</w:t>
      </w:r>
      <w:r w:rsidRPr="00832CE4">
        <w:rPr>
          <w:rFonts w:ascii="Times New Roman" w:eastAsia="微软雅黑" w:hAnsi="Times New Roman" w:cs="Times New Roman"/>
          <w:sz w:val="22"/>
          <w:szCs w:val="22"/>
        </w:rPr>
        <w:t>的基调：此前两年一枝独秀的巨型科技股不再单骑领涨，防御价值板块崛起，小盘股暗流涌动酝酿相对机会。</w:t>
      </w:r>
    </w:p>
    <w:p w14:paraId="1D33E47B" w14:textId="77777777" w:rsidR="001B6A08"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hyperlink r:id="rId54"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p>
    <w:p w14:paraId="6AF0508D" w14:textId="77777777" w:rsidR="001B6A08" w:rsidRDefault="001B6A08" w:rsidP="001B6A08">
      <w:pPr>
        <w:jc w:val="center"/>
        <w:rPr>
          <w:rFonts w:ascii="Times New Roman" w:eastAsia="微软雅黑" w:hAnsi="Times New Roman" w:cs="Times New Roman"/>
          <w:i/>
          <w:iCs/>
          <w:sz w:val="22"/>
          <w:szCs w:val="22"/>
        </w:rPr>
      </w:pPr>
      <w:r>
        <w:rPr>
          <w:rFonts w:ascii="Times New Roman" w:eastAsia="微软雅黑" w:hAnsi="Times New Roman" w:cs="Times New Roman"/>
          <w:noProof/>
          <w:sz w:val="22"/>
          <w:szCs w:val="22"/>
        </w:rPr>
        <w:drawing>
          <wp:inline distT="0" distB="0" distL="0" distR="0" wp14:anchorId="6EFEA35D" wp14:editId="6D05BD8F">
            <wp:extent cx="4572000" cy="2729483"/>
            <wp:effectExtent l="0" t="0" r="0" b="0"/>
            <wp:docPr id="1758161976"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61976" name="图片 4" descr="图示&#10;&#10;AI 生成的内容可能不正确。"/>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2729483"/>
                    </a:xfrm>
                    <a:prstGeom prst="rect">
                      <a:avLst/>
                    </a:prstGeom>
                    <a:noFill/>
                  </pic:spPr>
                </pic:pic>
              </a:graphicData>
            </a:graphic>
          </wp:inline>
        </w:drawing>
      </w:r>
    </w:p>
    <w:p w14:paraId="6E8D57C3" w14:textId="204F2B35" w:rsidR="00832CE4" w:rsidRPr="00832CE4" w:rsidRDefault="00832CE4" w:rsidP="001B6A08">
      <w:pPr>
        <w:rPr>
          <w:rFonts w:ascii="Times New Roman" w:eastAsia="微软雅黑" w:hAnsi="Times New Roman" w:cs="Times New Roman"/>
          <w:sz w:val="22"/>
          <w:szCs w:val="22"/>
        </w:rPr>
      </w:pPr>
      <w:r w:rsidRPr="00832CE4">
        <w:rPr>
          <w:rFonts w:ascii="Times New Roman" w:eastAsia="微软雅黑" w:hAnsi="Times New Roman" w:cs="Times New Roman"/>
          <w:i/>
          <w:iCs/>
          <w:sz w:val="22"/>
          <w:szCs w:val="22"/>
        </w:rPr>
        <w:t>图：</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年下半年两次小盘股相对大盘的轮动表现</w:t>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灰色区域为标普小盘</w:t>
      </w:r>
      <w:r w:rsidRPr="00832CE4">
        <w:rPr>
          <w:rFonts w:ascii="Times New Roman" w:eastAsia="微软雅黑" w:hAnsi="Times New Roman" w:cs="Times New Roman"/>
          <w:i/>
          <w:iCs/>
          <w:sz w:val="22"/>
          <w:szCs w:val="22"/>
        </w:rPr>
        <w:t>600</w:t>
      </w:r>
      <w:r w:rsidRPr="00832CE4">
        <w:rPr>
          <w:rFonts w:ascii="Times New Roman" w:eastAsia="微软雅黑" w:hAnsi="Times New Roman" w:cs="Times New Roman"/>
          <w:i/>
          <w:iCs/>
          <w:sz w:val="22"/>
          <w:szCs w:val="22"/>
        </w:rPr>
        <w:t>指数累计收益，橙色为标普</w:t>
      </w:r>
      <w:r w:rsidRPr="00832CE4">
        <w:rPr>
          <w:rFonts w:ascii="Times New Roman" w:eastAsia="微软雅黑" w:hAnsi="Times New Roman" w:cs="Times New Roman"/>
          <w:i/>
          <w:iCs/>
          <w:sz w:val="22"/>
          <w:szCs w:val="22"/>
        </w:rPr>
        <w:t>500</w:t>
      </w:r>
      <w:r w:rsidRPr="00832CE4">
        <w:rPr>
          <w:rFonts w:ascii="Times New Roman" w:eastAsia="微软雅黑" w:hAnsi="Times New Roman" w:cs="Times New Roman"/>
          <w:i/>
          <w:iCs/>
          <w:sz w:val="22"/>
          <w:szCs w:val="22"/>
        </w:rPr>
        <w:t>指数。可以看到</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w:t>
      </w:r>
      <w:r w:rsidRPr="00832CE4">
        <w:rPr>
          <w:rFonts w:ascii="Times New Roman" w:eastAsia="微软雅黑" w:hAnsi="Times New Roman" w:cs="Times New Roman"/>
          <w:i/>
          <w:iCs/>
          <w:sz w:val="22"/>
          <w:szCs w:val="22"/>
        </w:rPr>
        <w:t>7</w:t>
      </w:r>
      <w:r w:rsidRPr="00832CE4">
        <w:rPr>
          <w:rFonts w:ascii="Times New Roman" w:eastAsia="微软雅黑" w:hAnsi="Times New Roman" w:cs="Times New Roman"/>
          <w:i/>
          <w:iCs/>
          <w:sz w:val="22"/>
          <w:szCs w:val="22"/>
        </w:rPr>
        <w:t>月</w:t>
      </w:r>
      <w:r w:rsidRPr="00832CE4">
        <w:rPr>
          <w:rFonts w:ascii="Times New Roman" w:eastAsia="微软雅黑" w:hAnsi="Times New Roman" w:cs="Times New Roman"/>
          <w:i/>
          <w:iCs/>
          <w:sz w:val="22"/>
          <w:szCs w:val="22"/>
        </w:rPr>
        <w:t>CPI</w:t>
      </w:r>
      <w:r w:rsidRPr="00832CE4">
        <w:rPr>
          <w:rFonts w:ascii="Times New Roman" w:eastAsia="微软雅黑" w:hAnsi="Times New Roman" w:cs="Times New Roman"/>
          <w:i/>
          <w:iCs/>
          <w:sz w:val="22"/>
          <w:szCs w:val="22"/>
        </w:rPr>
        <w:t>数据转好后及</w:t>
      </w:r>
      <w:r w:rsidRPr="00832CE4">
        <w:rPr>
          <w:rFonts w:ascii="Times New Roman" w:eastAsia="微软雅黑" w:hAnsi="Times New Roman" w:cs="Times New Roman"/>
          <w:i/>
          <w:iCs/>
          <w:sz w:val="22"/>
          <w:szCs w:val="22"/>
        </w:rPr>
        <w:t>11</w:t>
      </w:r>
      <w:r w:rsidRPr="00832CE4">
        <w:rPr>
          <w:rFonts w:ascii="Times New Roman" w:eastAsia="微软雅黑" w:hAnsi="Times New Roman" w:cs="Times New Roman"/>
          <w:i/>
          <w:iCs/>
          <w:sz w:val="22"/>
          <w:szCs w:val="22"/>
        </w:rPr>
        <w:t>月大选后，小盘股开始明显跑赢大盘（截至</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w:t>
      </w:r>
      <w:r w:rsidRPr="00832CE4">
        <w:rPr>
          <w:rFonts w:ascii="Times New Roman" w:eastAsia="微软雅黑" w:hAnsi="Times New Roman" w:cs="Times New Roman"/>
          <w:i/>
          <w:iCs/>
          <w:sz w:val="22"/>
          <w:szCs w:val="22"/>
        </w:rPr>
        <w:t>12</w:t>
      </w:r>
      <w:r w:rsidRPr="00832CE4">
        <w:rPr>
          <w:rFonts w:ascii="Times New Roman" w:eastAsia="微软雅黑" w:hAnsi="Times New Roman" w:cs="Times New Roman"/>
          <w:i/>
          <w:iCs/>
          <w:sz w:val="22"/>
          <w:szCs w:val="22"/>
        </w:rPr>
        <w:t>月</w:t>
      </w:r>
      <w:r w:rsidRPr="00832CE4">
        <w:rPr>
          <w:rFonts w:ascii="Times New Roman" w:eastAsia="微软雅黑" w:hAnsi="Times New Roman" w:cs="Times New Roman"/>
          <w:i/>
          <w:iCs/>
          <w:sz w:val="22"/>
          <w:szCs w:val="22"/>
        </w:rPr>
        <w:t>11</w:t>
      </w:r>
      <w:r w:rsidRPr="00832CE4">
        <w:rPr>
          <w:rFonts w:ascii="Times New Roman" w:eastAsia="微软雅黑" w:hAnsi="Times New Roman" w:cs="Times New Roman"/>
          <w:i/>
          <w:iCs/>
          <w:sz w:val="22"/>
          <w:szCs w:val="22"/>
        </w:rPr>
        <w:t>日，小盘</w:t>
      </w:r>
      <w:r w:rsidRPr="00832CE4">
        <w:rPr>
          <w:rFonts w:ascii="Times New Roman" w:eastAsia="微软雅黑" w:hAnsi="Times New Roman" w:cs="Times New Roman"/>
          <w:i/>
          <w:iCs/>
          <w:sz w:val="22"/>
          <w:szCs w:val="22"/>
        </w:rPr>
        <w:t>600</w:t>
      </w:r>
      <w:r w:rsidRPr="00832CE4">
        <w:rPr>
          <w:rFonts w:ascii="Times New Roman" w:eastAsia="微软雅黑" w:hAnsi="Times New Roman" w:cs="Times New Roman"/>
          <w:i/>
          <w:iCs/>
          <w:sz w:val="22"/>
          <w:szCs w:val="22"/>
        </w:rPr>
        <w:t>指数累计</w:t>
      </w:r>
      <w:r w:rsidRPr="00832CE4">
        <w:rPr>
          <w:rFonts w:ascii="Times New Roman" w:eastAsia="微软雅黑" w:hAnsi="Times New Roman" w:cs="Times New Roman"/>
          <w:i/>
          <w:iCs/>
          <w:sz w:val="22"/>
          <w:szCs w:val="22"/>
        </w:rPr>
        <w:t>+17.4%</w:t>
      </w:r>
      <w:r w:rsidRPr="00832CE4">
        <w:rPr>
          <w:rFonts w:ascii="Times New Roman" w:eastAsia="微软雅黑" w:hAnsi="Times New Roman" w:cs="Times New Roman"/>
          <w:i/>
          <w:iCs/>
          <w:sz w:val="22"/>
          <w:szCs w:val="22"/>
        </w:rPr>
        <w:t>，而标普</w:t>
      </w:r>
      <w:r w:rsidRPr="00832CE4">
        <w:rPr>
          <w:rFonts w:ascii="Times New Roman" w:eastAsia="微软雅黑" w:hAnsi="Times New Roman" w:cs="Times New Roman"/>
          <w:i/>
          <w:iCs/>
          <w:sz w:val="22"/>
          <w:szCs w:val="22"/>
        </w:rPr>
        <w:t>500</w:t>
      </w:r>
      <w:r w:rsidRPr="00832CE4">
        <w:rPr>
          <w:rFonts w:ascii="Times New Roman" w:eastAsia="微软雅黑" w:hAnsi="Times New Roman" w:cs="Times New Roman"/>
          <w:i/>
          <w:iCs/>
          <w:sz w:val="22"/>
          <w:szCs w:val="22"/>
        </w:rPr>
        <w:t>指数</w:t>
      </w:r>
      <w:r w:rsidRPr="00832CE4">
        <w:rPr>
          <w:rFonts w:ascii="Times New Roman" w:eastAsia="微软雅黑" w:hAnsi="Times New Roman" w:cs="Times New Roman"/>
          <w:i/>
          <w:iCs/>
          <w:sz w:val="22"/>
          <w:szCs w:val="22"/>
        </w:rPr>
        <w:t>+8.6%</w:t>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 xml:space="preserve"> (</w:t>
      </w:r>
      <w:hyperlink r:id="rId56" w:anchor=":~:text=A%20small,Figure%201" w:history="1">
        <w:r w:rsidRPr="00832CE4">
          <w:rPr>
            <w:rStyle w:val="af0"/>
            <w:rFonts w:ascii="Times New Roman" w:eastAsia="微软雅黑" w:hAnsi="Times New Roman" w:cs="Times New Roman"/>
            <w:i/>
            <w:iCs/>
            <w:sz w:val="22"/>
            <w:szCs w:val="22"/>
          </w:rPr>
          <w:t>A US small-cap awakening: Positive momentum for 2025 - Janus Henderson Investors</w:t>
        </w:r>
      </w:hyperlink>
      <w:r w:rsidRPr="00832CE4">
        <w:rPr>
          <w:rFonts w:ascii="Times New Roman" w:eastAsia="微软雅黑" w:hAnsi="Times New Roman" w:cs="Times New Roman"/>
          <w:i/>
          <w:iCs/>
          <w:sz w:val="22"/>
          <w:szCs w:val="22"/>
        </w:rPr>
        <w:t>) (</w:t>
      </w:r>
      <w:hyperlink r:id="rId57" w:anchor=":~:text=The%20recent%20rally%20in%20small,positive%20ramifications%20for%20small%20caps" w:history="1">
        <w:r w:rsidRPr="00832CE4">
          <w:rPr>
            <w:rStyle w:val="af0"/>
            <w:rFonts w:ascii="Times New Roman" w:eastAsia="微软雅黑" w:hAnsi="Times New Roman" w:cs="Times New Roman"/>
            <w:i/>
            <w:iCs/>
            <w:sz w:val="22"/>
            <w:szCs w:val="22"/>
          </w:rPr>
          <w:t>A US small-cap awakening: Positive momentum for 2025 - Janus Henderson Investors</w:t>
        </w:r>
      </w:hyperlink>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。这一趋势预示在</w:t>
      </w:r>
      <w:r w:rsidRPr="00832CE4">
        <w:rPr>
          <w:rFonts w:ascii="Times New Roman" w:eastAsia="微软雅黑" w:hAnsi="Times New Roman" w:cs="Times New Roman"/>
          <w:i/>
          <w:iCs/>
          <w:sz w:val="22"/>
          <w:szCs w:val="22"/>
        </w:rPr>
        <w:t>2025</w:t>
      </w:r>
      <w:r w:rsidRPr="00832CE4">
        <w:rPr>
          <w:rFonts w:ascii="Times New Roman" w:eastAsia="微软雅黑" w:hAnsi="Times New Roman" w:cs="Times New Roman"/>
          <w:i/>
          <w:iCs/>
          <w:sz w:val="22"/>
          <w:szCs w:val="22"/>
        </w:rPr>
        <w:t>年政策与周期环境下，小盘股有望延续相对强势。</w:t>
      </w:r>
    </w:p>
    <w:p w14:paraId="3F6CC116"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lastRenderedPageBreak/>
        <w:t>第二季度展望：机遇与挑战</w:t>
      </w:r>
    </w:p>
    <w:p w14:paraId="4A383C8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宏观与政策前瞻：进入</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年第二季度，宏观环境的不确定性依然较高，但也孕育着政策拐点的机会。美联储在上半年大概率继续按兵不动，观察通胀和经济走势；如果二季度通胀数据出现明显回落且经济下行压力增大，不排除</w:t>
      </w:r>
      <w:r w:rsidRPr="00832CE4">
        <w:rPr>
          <w:rFonts w:ascii="Times New Roman" w:eastAsia="微软雅黑" w:hAnsi="Times New Roman" w:cs="Times New Roman"/>
          <w:b/>
          <w:bCs/>
          <w:sz w:val="22"/>
          <w:szCs w:val="22"/>
        </w:rPr>
        <w:t>6</w:t>
      </w:r>
      <w:r w:rsidRPr="00832CE4">
        <w:rPr>
          <w:rFonts w:ascii="Times New Roman" w:eastAsia="微软雅黑" w:hAnsi="Times New Roman" w:cs="Times New Roman"/>
          <w:b/>
          <w:bCs/>
          <w:sz w:val="22"/>
          <w:szCs w:val="22"/>
        </w:rPr>
        <w:t>月或</w:t>
      </w:r>
      <w:r w:rsidRPr="00832CE4">
        <w:rPr>
          <w:rFonts w:ascii="Times New Roman" w:eastAsia="微软雅黑" w:hAnsi="Times New Roman" w:cs="Times New Roman"/>
          <w:b/>
          <w:bCs/>
          <w:sz w:val="22"/>
          <w:szCs w:val="22"/>
        </w:rPr>
        <w:t>7</w:t>
      </w:r>
      <w:r w:rsidRPr="00832CE4">
        <w:rPr>
          <w:rFonts w:ascii="Times New Roman" w:eastAsia="微软雅黑" w:hAnsi="Times New Roman" w:cs="Times New Roman"/>
          <w:b/>
          <w:bCs/>
          <w:sz w:val="22"/>
          <w:szCs w:val="22"/>
        </w:rPr>
        <w:t>月会议开始尝试小幅降息</w:t>
      </w:r>
      <w:r w:rsidRPr="00832CE4">
        <w:rPr>
          <w:rFonts w:ascii="Times New Roman" w:eastAsia="微软雅黑" w:hAnsi="Times New Roman" w:cs="Times New Roman"/>
          <w:sz w:val="22"/>
          <w:szCs w:val="22"/>
        </w:rPr>
        <w:t>的可能性。市场普遍预计美联储在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年下半年才会真正启动宽松周期，因此二季度更多是为下半年政策转向做铺垫</w:t>
      </w:r>
      <w:r w:rsidRPr="00832CE4">
        <w:rPr>
          <w:rFonts w:ascii="Times New Roman" w:eastAsia="微软雅黑" w:hAnsi="Times New Roman" w:cs="Times New Roman"/>
          <w:sz w:val="22"/>
          <w:szCs w:val="22"/>
        </w:rPr>
        <w:t xml:space="preserve"> (</w:t>
      </w:r>
      <w:hyperlink r:id="rId58"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。财政政策方面，新政府的减税方案和刺激投资计划若能在国会通过，将提振市场信心。特朗普政府已表示将优先推动企业和个人减税、增加国防和基建支出等措施</w:t>
      </w:r>
      <w:r w:rsidRPr="00832CE4">
        <w:rPr>
          <w:rFonts w:ascii="Times New Roman" w:eastAsia="微软雅黑" w:hAnsi="Times New Roman" w:cs="Times New Roman"/>
          <w:sz w:val="22"/>
          <w:szCs w:val="22"/>
        </w:rPr>
        <w:t xml:space="preserve"> (</w:t>
      </w:r>
      <w:hyperlink r:id="rId59" w:anchor=":~:text=match%20at%20L221%20include%20a,aerospace%20and%20health%20care%20companie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 (</w:t>
      </w:r>
      <w:hyperlink r:id="rId60" w:anchor=":~:text=include%20a%20mix%20of%20tailwinds,aerospace%20and%20health%20care%20companie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二季度相关政策有实质性进展（例如出台具体的税改法案草案），将成为市场的重要利好。然另一方面，贸易政策紧张局势可能在二季度继续升温：针对中国和其他主要经济体的新增关税可能落地实施，引发对全球供应链和企业成本的担忧</w:t>
      </w:r>
      <w:r w:rsidRPr="00832CE4">
        <w:rPr>
          <w:rFonts w:ascii="Times New Roman" w:eastAsia="微软雅黑" w:hAnsi="Times New Roman" w:cs="Times New Roman"/>
          <w:sz w:val="22"/>
          <w:szCs w:val="22"/>
        </w:rPr>
        <w:t xml:space="preserve"> (</w:t>
      </w:r>
      <w:hyperlink r:id="rId61" w:anchor=":~:text=Other%20Trump%20policies%20present%20challenges,for%20renewable%20energy%20and%20electric"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。地缘政治上，需要关注乌克兰局势的发展以及中美博弈的动态，任何黑天鹅事件（例如地缘冲突升级）都可能在二季度加剧市场波动。基准情形下，二季度宏观环境将呈现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增长放缓</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政策观望</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的组合：美国</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增速或降至</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以下徘徊，失业率可能从</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略升至</w:t>
      </w:r>
      <w:r w:rsidRPr="00832CE4">
        <w:rPr>
          <w:rFonts w:ascii="Times New Roman" w:eastAsia="微软雅黑" w:hAnsi="Times New Roman" w:cs="Times New Roman"/>
          <w:sz w:val="22"/>
          <w:szCs w:val="22"/>
        </w:rPr>
        <w:t>4.5%</w:t>
      </w:r>
      <w:r w:rsidRPr="00832CE4">
        <w:rPr>
          <w:rFonts w:ascii="Times New Roman" w:eastAsia="微软雅黑" w:hAnsi="Times New Roman" w:cs="Times New Roman"/>
          <w:sz w:val="22"/>
          <w:szCs w:val="22"/>
        </w:rPr>
        <w:t>附近，但核心通胀有望缓慢下行到接近</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，为年中以后的货币宽松创造条件</w:t>
      </w:r>
      <w:r w:rsidRPr="00832CE4">
        <w:rPr>
          <w:rFonts w:ascii="Times New Roman" w:eastAsia="微软雅黑" w:hAnsi="Times New Roman" w:cs="Times New Roman"/>
          <w:sz w:val="22"/>
          <w:szCs w:val="22"/>
        </w:rPr>
        <w:t xml:space="preserve"> (</w:t>
      </w:r>
      <w:hyperlink r:id="rId62"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63" w:anchor=":~:text=WASHINGTON%2C%20March%2019%20%28Reuters%29%20,ire%20of%20President%20%209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6A7741E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趋势与资金流：经历一季度的调整后，市场估值和投资者预期变得相对保守，这反而可能为二季度创造阶段性反弹机会。历史经验表明，在加息尾声至首次降息的过渡期，股市常出现震荡筑底，等到降息明确后可能重新走强</w:t>
      </w:r>
      <w:r w:rsidRPr="00832CE4">
        <w:rPr>
          <w:rFonts w:ascii="Times New Roman" w:eastAsia="微软雅黑" w:hAnsi="Times New Roman" w:cs="Times New Roman"/>
          <w:b/>
          <w:bCs/>
          <w:sz w:val="22"/>
          <w:szCs w:val="22"/>
        </w:rPr>
        <w:t xml:space="preserve"> (</w:t>
      </w:r>
      <w:hyperlink r:id="rId64" w:anchor=":~:text=cuts%20in%202025" w:history="1">
        <w:r w:rsidRPr="00832CE4">
          <w:rPr>
            <w:rStyle w:val="af0"/>
            <w:rFonts w:ascii="Times New Roman" w:eastAsia="微软雅黑" w:hAnsi="Times New Roman" w:cs="Times New Roman"/>
            <w:b/>
            <w:bCs/>
            <w:sz w:val="22"/>
            <w:szCs w:val="22"/>
          </w:rPr>
          <w:t>Economic outlook: First quarter 2025</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。目前标普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已从高点回撤近一成，技术上处于中期调整格局，但如果基本面不出现明显恶化，这一位置可能吸引一些逢低买入的资金。在第二季度初期，投资者情绪或仍偏谨慎，观望政策明朗。因此成交量和资金流</w:t>
      </w:r>
      <w:r w:rsidRPr="00832CE4">
        <w:rPr>
          <w:rFonts w:ascii="Times New Roman" w:eastAsia="微软雅黑" w:hAnsi="Times New Roman" w:cs="Times New Roman"/>
          <w:sz w:val="22"/>
          <w:szCs w:val="22"/>
        </w:rPr>
        <w:t>可能继续表现为</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轻风险资产、重收益资产</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的格局：债券和货币市场基金在</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月、</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月预计持续净流入，因为年初以来债券收益率维持在高位，对投资者有吸引力</w:t>
      </w:r>
      <w:r w:rsidRPr="00832CE4">
        <w:rPr>
          <w:rFonts w:ascii="Times New Roman" w:eastAsia="微软雅黑" w:hAnsi="Times New Roman" w:cs="Times New Roman"/>
          <w:sz w:val="22"/>
          <w:szCs w:val="22"/>
        </w:rPr>
        <w:t xml:space="preserve"> (</w:t>
      </w:r>
      <w:hyperlink r:id="rId65" w:anchor=":~:text=As%20Investors%20Pile%20Into%20These,have%20continued%20into%202025%2C%20too" w:history="1">
        <w:r w:rsidRPr="00832CE4">
          <w:rPr>
            <w:rStyle w:val="af0"/>
            <w:rFonts w:ascii="Times New Roman" w:eastAsia="微软雅黑" w:hAnsi="Times New Roman" w:cs="Times New Roman"/>
            <w:sz w:val="22"/>
            <w:szCs w:val="22"/>
          </w:rPr>
          <w:t>As Investors Pile Into These 3 Types of Bond Funds, Here's What ...</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。与此同时，股票型基金的赎回压力有望随着估值回落而缓和，若二季度出现明确的利好（如降息预期升温或企业盈利超预期），场外资金可能逐步回流股市。值得一提的是，一季度末美股空头情绪上升，</w:t>
      </w:r>
      <w:r w:rsidRPr="00832CE4">
        <w:rPr>
          <w:rFonts w:ascii="Times New Roman" w:eastAsia="微软雅黑" w:hAnsi="Times New Roman" w:cs="Times New Roman"/>
          <w:b/>
          <w:bCs/>
          <w:sz w:val="22"/>
          <w:szCs w:val="22"/>
        </w:rPr>
        <w:t>卖空和对冲头寸</w:t>
      </w:r>
      <w:r w:rsidRPr="00832CE4">
        <w:rPr>
          <w:rFonts w:ascii="Times New Roman" w:eastAsia="微软雅黑" w:hAnsi="Times New Roman" w:cs="Times New Roman"/>
          <w:sz w:val="22"/>
          <w:szCs w:val="22"/>
        </w:rPr>
        <w:t>增加，这反而为二季度的反弹提供弹药</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一旦有利好引发上涨，空头回补可能推波助澜。技术面需关注标普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能否收复</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日均线（约在</w:t>
      </w:r>
      <w:r w:rsidRPr="00832CE4">
        <w:rPr>
          <w:rFonts w:ascii="Times New Roman" w:eastAsia="微软雅黑" w:hAnsi="Times New Roman" w:cs="Times New Roman"/>
          <w:sz w:val="22"/>
          <w:szCs w:val="22"/>
        </w:rPr>
        <w:t>5700</w:t>
      </w:r>
      <w:r w:rsidRPr="00832CE4">
        <w:rPr>
          <w:rFonts w:ascii="Times New Roman" w:eastAsia="微软雅黑" w:hAnsi="Times New Roman" w:cs="Times New Roman"/>
          <w:sz w:val="22"/>
          <w:szCs w:val="22"/>
        </w:rPr>
        <w:t>点左右）</w:t>
      </w:r>
      <w:r w:rsidRPr="00832CE4">
        <w:rPr>
          <w:rFonts w:ascii="Times New Roman" w:eastAsia="微软雅黑" w:hAnsi="Times New Roman" w:cs="Times New Roman"/>
          <w:sz w:val="22"/>
          <w:szCs w:val="22"/>
        </w:rPr>
        <w:t xml:space="preserve"> (</w:t>
      </w:r>
      <w:hyperlink r:id="rId66" w:anchor=":~:text=200,to%20climb%20back%20above%20it" w:history="1">
        <w:r w:rsidRPr="00832CE4">
          <w:rPr>
            <w:rStyle w:val="af0"/>
            <w:rFonts w:ascii="Times New Roman" w:eastAsia="微软雅黑" w:hAnsi="Times New Roman" w:cs="Times New Roman"/>
            <w:sz w:val="22"/>
            <w:szCs w:val="22"/>
          </w:rPr>
          <w:t xml:space="preserve">Stock Market Outlook: Bearish Signal Flashes for the S&amp;P 500, </w:t>
        </w:r>
        <w:r w:rsidRPr="00832CE4">
          <w:rPr>
            <w:rStyle w:val="af0"/>
            <w:rFonts w:ascii="Times New Roman" w:eastAsia="微软雅黑" w:hAnsi="Times New Roman" w:cs="Times New Roman"/>
            <w:sz w:val="22"/>
            <w:szCs w:val="22"/>
          </w:rPr>
          <w:lastRenderedPageBreak/>
          <w:t>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若成功站回并放量突破，将确认调整结束、重回上行趋势；反之若迟迟无法突破，指数可能在二季度上半段继续区间震荡甚至考验下方支撑（比如年线位置）。二季度中后期，随着年中消费旺季和企业资本开支的推进，市场情绪或有所改善。总体判断，第二季度美股大盘指数可能呈现</w:t>
      </w:r>
      <w:r w:rsidRPr="00832CE4">
        <w:rPr>
          <w:rFonts w:ascii="Times New Roman" w:eastAsia="微软雅黑" w:hAnsi="Times New Roman" w:cs="Times New Roman"/>
          <w:b/>
          <w:bCs/>
          <w:sz w:val="22"/>
          <w:szCs w:val="22"/>
        </w:rPr>
        <w:t>先抑后扬</w:t>
      </w:r>
      <w:r w:rsidRPr="00832CE4">
        <w:rPr>
          <w:rFonts w:ascii="Times New Roman" w:eastAsia="微软雅黑" w:hAnsi="Times New Roman" w:cs="Times New Roman"/>
          <w:sz w:val="22"/>
          <w:szCs w:val="22"/>
        </w:rPr>
        <w:t>走势：</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月延续一季度的低位震荡甚至再探底，但</w:t>
      </w:r>
      <w:r w:rsidRPr="00832CE4">
        <w:rPr>
          <w:rFonts w:ascii="Times New Roman" w:eastAsia="微软雅黑" w:hAnsi="Times New Roman" w:cs="Times New Roman"/>
          <w:sz w:val="22"/>
          <w:szCs w:val="22"/>
        </w:rPr>
        <w:t>5-6</w:t>
      </w:r>
      <w:r w:rsidRPr="00832CE4">
        <w:rPr>
          <w:rFonts w:ascii="Times New Roman" w:eastAsia="微软雅黑" w:hAnsi="Times New Roman" w:cs="Times New Roman"/>
          <w:sz w:val="22"/>
          <w:szCs w:val="22"/>
        </w:rPr>
        <w:t>月有望在政策预期转向和基本面企稳的带动下逐步走强，季度末指数水平有希望较一季度末有所抬升。预期标普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二季度有中个位数百分比的涨幅空间，但波动性仍可能较高，需要做好仓位和风险管理。</w:t>
      </w:r>
    </w:p>
    <w:p w14:paraId="7C28884B"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重点行业与板块机会：在宏观不确定和政策微调的二季度，不同行业板块将分化出各自的机会和风险。首先，受益政策刺激的板块值得关注：国防军工和基建相关行业有望在政府增加国防支出和推进基建投资计划的预期下获得支撑。大型国防承包商和建筑工程类企业二季度业绩展望可能向好，相关股票和</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（如航空航天与国防</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、基础设施</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等）有机会跑赢大市。与此同时，价值型板块（如必需消费、医疗保健、公用事业）在一季度表现抗跌，进入二季度如果市场继续动荡，这些板块仍是稳健避风港。然而如果二季度后半段市场企稳反弹，价值板块的相对吸引力可能下降，资金可能再度转向成长板块</w:t>
      </w:r>
      <w:r w:rsidRPr="00832CE4">
        <w:rPr>
          <w:rFonts w:ascii="Times New Roman" w:eastAsia="微软雅黑" w:hAnsi="Times New Roman" w:cs="Times New Roman"/>
          <w:sz w:val="22"/>
          <w:szCs w:val="22"/>
        </w:rPr>
        <w:t>。因此策略上可在二季度</w:t>
      </w:r>
      <w:r w:rsidRPr="00832CE4">
        <w:rPr>
          <w:rFonts w:ascii="Times New Roman" w:eastAsia="微软雅黑" w:hAnsi="Times New Roman" w:cs="Times New Roman"/>
          <w:b/>
          <w:bCs/>
          <w:sz w:val="22"/>
          <w:szCs w:val="22"/>
        </w:rPr>
        <w:t>灵活轮动</w:t>
      </w:r>
      <w:r w:rsidRPr="00832CE4">
        <w:rPr>
          <w:rFonts w:ascii="Times New Roman" w:eastAsia="微软雅黑" w:hAnsi="Times New Roman" w:cs="Times New Roman"/>
          <w:sz w:val="22"/>
          <w:szCs w:val="22"/>
        </w:rPr>
        <w:t>：初期偏防御，后期逢低布局成长。</w:t>
      </w:r>
      <w:r w:rsidRPr="00832CE4">
        <w:rPr>
          <w:rFonts w:ascii="Times New Roman" w:eastAsia="微软雅黑" w:hAnsi="Times New Roman" w:cs="Times New Roman"/>
          <w:b/>
          <w:bCs/>
          <w:sz w:val="22"/>
          <w:szCs w:val="22"/>
        </w:rPr>
        <w:t>科技和人工智能</w:t>
      </w:r>
      <w:r w:rsidRPr="00832CE4">
        <w:rPr>
          <w:rFonts w:ascii="Times New Roman" w:eastAsia="微软雅黑" w:hAnsi="Times New Roman" w:cs="Times New Roman"/>
          <w:sz w:val="22"/>
          <w:szCs w:val="22"/>
        </w:rPr>
        <w:t>板块在二季度有望重拾升势。经历一季度的调整后，科技巨头估值略有消化，而且二季度将公布的第一季度财报可能显示出这些公司的盈利韧性和</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业务进展。如果财报季中科技企业的业绩和指引好于预期，投资者信心将回升。此外，</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主题在经过短暂降温后，长期前景依旧光明。各行业应用</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以提升生产率的趋势方兴未艾，</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概念</w:t>
      </w:r>
      <w:r w:rsidRPr="00832CE4">
        <w:rPr>
          <w:rFonts w:ascii="Times New Roman" w:eastAsia="微软雅黑" w:hAnsi="Times New Roman" w:cs="Times New Roman"/>
          <w:sz w:val="22"/>
          <w:szCs w:val="22"/>
        </w:rPr>
        <w:t>将从科技扩散到金融、医疗、制造等传统领域</w:t>
      </w:r>
      <w:r w:rsidRPr="00832CE4">
        <w:rPr>
          <w:rFonts w:ascii="Times New Roman" w:eastAsia="微软雅黑" w:hAnsi="Times New Roman" w:cs="Times New Roman"/>
          <w:sz w:val="22"/>
          <w:szCs w:val="22"/>
        </w:rPr>
        <w:t xml:space="preserve"> (</w:t>
      </w:r>
      <w:hyperlink r:id="rId67" w:anchor=":~:text=,dividend%20payers%20and%20small%20cap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。一些</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基础设施</w:t>
      </w:r>
      <w:r w:rsidRPr="00832CE4">
        <w:rPr>
          <w:rFonts w:ascii="Times New Roman" w:eastAsia="微软雅黑" w:hAnsi="Times New Roman" w:cs="Times New Roman"/>
          <w:sz w:val="22"/>
          <w:szCs w:val="22"/>
        </w:rPr>
        <w:t>相关公司（如芯片、云计算提供商）在二季度可能率先受益于企业资本开支的释放。据统计，全球五大</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云服务商预计在</w:t>
      </w:r>
      <w:r w:rsidRPr="00832CE4">
        <w:rPr>
          <w:rFonts w:ascii="Times New Roman" w:eastAsia="微软雅黑" w:hAnsi="Times New Roman" w:cs="Times New Roman"/>
          <w:sz w:val="22"/>
          <w:szCs w:val="22"/>
        </w:rPr>
        <w:t>2024-2027</w:t>
      </w:r>
      <w:r w:rsidRPr="00832CE4">
        <w:rPr>
          <w:rFonts w:ascii="Times New Roman" w:eastAsia="微软雅黑" w:hAnsi="Times New Roman" w:cs="Times New Roman"/>
          <w:sz w:val="22"/>
          <w:szCs w:val="22"/>
        </w:rPr>
        <w:t>年投入超过</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万亿美元资本支出，用于数据中心和芯片</w:t>
      </w:r>
      <w:r w:rsidRPr="00832CE4">
        <w:rPr>
          <w:rFonts w:ascii="Times New Roman" w:eastAsia="微软雅黑" w:hAnsi="Times New Roman" w:cs="Times New Roman"/>
          <w:sz w:val="22"/>
          <w:szCs w:val="22"/>
        </w:rPr>
        <w:t xml:space="preserve"> (</w:t>
      </w:r>
      <w:hyperlink r:id="rId68" w:anchor=":~:text=Management%20am,from%202024%20to%202027%2C" w:history="1">
        <w:r w:rsidRPr="00832CE4">
          <w:rPr>
            <w:rStyle w:val="af0"/>
            <w:rFonts w:ascii="Times New Roman" w:eastAsia="微软雅黑" w:hAnsi="Times New Roman" w:cs="Times New Roman"/>
            <w:sz w:val="22"/>
            <w:szCs w:val="22"/>
          </w:rPr>
          <w:t>AI investment trends 2025: Beyond the bubble - Asset Management</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这预示着相关供应链公司的订单和业绩将持续增长。</w:t>
      </w:r>
      <w:r w:rsidRPr="00832CE4">
        <w:rPr>
          <w:rFonts w:ascii="Times New Roman" w:eastAsia="微软雅黑" w:hAnsi="Times New Roman" w:cs="Times New Roman"/>
          <w:b/>
          <w:bCs/>
          <w:sz w:val="22"/>
          <w:szCs w:val="22"/>
        </w:rPr>
        <w:t>生物医药和创新药</w:t>
      </w:r>
      <w:r w:rsidRPr="00832CE4">
        <w:rPr>
          <w:rFonts w:ascii="Times New Roman" w:eastAsia="微软雅黑" w:hAnsi="Times New Roman" w:cs="Times New Roman"/>
          <w:sz w:val="22"/>
          <w:szCs w:val="22"/>
        </w:rPr>
        <w:t>领域在二季度有催化剂，包括重磅新药的临床试验结果和监管审批。药企并购预计在二季度持续活跃，大型制药可能继续收购有潜力的生物技术公司</w:t>
      </w:r>
      <w:r w:rsidRPr="00832CE4">
        <w:rPr>
          <w:rFonts w:ascii="Times New Roman" w:eastAsia="微软雅黑" w:hAnsi="Times New Roman" w:cs="Times New Roman"/>
          <w:sz w:val="22"/>
          <w:szCs w:val="22"/>
        </w:rPr>
        <w:t xml:space="preserve"> (</w:t>
      </w:r>
      <w:hyperlink r:id="rId69" w:anchor=":~:text=Following%20a%20period%20of%20market,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 (</w:t>
      </w:r>
      <w:hyperlink r:id="rId70" w:anchor=":~:text=2025,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。投资者可关注那些手握突破性技术（如基因编辑、</w:t>
      </w:r>
      <w:r w:rsidRPr="00832CE4">
        <w:rPr>
          <w:rFonts w:ascii="Times New Roman" w:eastAsia="微软雅黑" w:hAnsi="Times New Roman" w:cs="Times New Roman"/>
          <w:sz w:val="22"/>
          <w:szCs w:val="22"/>
        </w:rPr>
        <w:t>mRNA</w:t>
      </w:r>
      <w:r w:rsidRPr="00832CE4">
        <w:rPr>
          <w:rFonts w:ascii="Times New Roman" w:eastAsia="微软雅黑" w:hAnsi="Times New Roman" w:cs="Times New Roman"/>
          <w:sz w:val="22"/>
          <w:szCs w:val="22"/>
        </w:rPr>
        <w:t>疫苗、细胞治疗）的标的，以及有潜在收购价值的小市值生物科技股。</w:t>
      </w:r>
      <w:r w:rsidRPr="00832CE4">
        <w:rPr>
          <w:rFonts w:ascii="Times New Roman" w:eastAsia="微软雅黑" w:hAnsi="Times New Roman" w:cs="Times New Roman"/>
          <w:b/>
          <w:bCs/>
          <w:sz w:val="22"/>
          <w:szCs w:val="22"/>
        </w:rPr>
        <w:t>能源板块</w:t>
      </w:r>
      <w:r w:rsidRPr="00832CE4">
        <w:rPr>
          <w:rFonts w:ascii="Times New Roman" w:eastAsia="微软雅黑" w:hAnsi="Times New Roman" w:cs="Times New Roman"/>
          <w:sz w:val="22"/>
          <w:szCs w:val="22"/>
        </w:rPr>
        <w:t>方面，需要紧密追踪国际油价和地缘动态。如果二季度全球需求稳健、供应端受地缘影响（例如</w:t>
      </w:r>
      <w:r w:rsidRPr="00832CE4">
        <w:rPr>
          <w:rFonts w:ascii="Times New Roman" w:eastAsia="微软雅黑" w:hAnsi="Times New Roman" w:cs="Times New Roman"/>
          <w:sz w:val="22"/>
          <w:szCs w:val="22"/>
        </w:rPr>
        <w:t>OPEC</w:t>
      </w:r>
      <w:r w:rsidRPr="00832CE4">
        <w:rPr>
          <w:rFonts w:ascii="Times New Roman" w:eastAsia="微软雅黑" w:hAnsi="Times New Roman" w:cs="Times New Roman"/>
          <w:sz w:val="22"/>
          <w:szCs w:val="22"/>
        </w:rPr>
        <w:t>政策或俄油受限），油价可能保持坚挺甚至上涨，那么一季度领跑的能源股将继续受益；</w:t>
      </w:r>
      <w:r w:rsidRPr="00832CE4">
        <w:rPr>
          <w:rFonts w:ascii="Times New Roman" w:eastAsia="微软雅黑" w:hAnsi="Times New Roman" w:cs="Times New Roman"/>
          <w:sz w:val="22"/>
          <w:szCs w:val="22"/>
        </w:rPr>
        <w:lastRenderedPageBreak/>
        <w:t>但若经济放缓超预期导致油价回落，能源股可能冲高回落。</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则取决于利率曲线和信贷环境。美联储按兵不动期间，利率维持高位可能使银行净息差保持稳健，但经济走弱可能引发信用风险上升，因此二季度金融股可能区间震荡，优质的大型银行和保险公司相对更稳健。总的来说，二季度可重点挖掘</w:t>
      </w:r>
      <w:r w:rsidRPr="00832CE4">
        <w:rPr>
          <w:rFonts w:ascii="Times New Roman" w:eastAsia="微软雅黑" w:hAnsi="Times New Roman" w:cs="Times New Roman"/>
          <w:b/>
          <w:bCs/>
          <w:sz w:val="22"/>
          <w:szCs w:val="22"/>
        </w:rPr>
        <w:t>政策驱动和价值修复</w:t>
      </w:r>
      <w:r w:rsidRPr="00832CE4">
        <w:rPr>
          <w:rFonts w:ascii="Times New Roman" w:eastAsia="微软雅黑" w:hAnsi="Times New Roman" w:cs="Times New Roman"/>
          <w:sz w:val="22"/>
          <w:szCs w:val="22"/>
        </w:rPr>
        <w:t>两条主线：上半季度守住防御价值，下半季度逐步加码成长科技和周期板块，以便在市场企稳时占据有利位置。</w:t>
      </w:r>
    </w:p>
    <w:p w14:paraId="3A01A0BB"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风格轮动预期：二季度的市场风格可能延续一季度开始的均衡化趋势，中小盘及价值股有机会进一步赶上。首先，在市值层面</w:t>
      </w:r>
      <w:r w:rsidRPr="00832CE4">
        <w:rPr>
          <w:rFonts w:ascii="Times New Roman" w:eastAsia="微软雅黑" w:hAnsi="Times New Roman" w:cs="Times New Roman"/>
          <w:sz w:val="22"/>
          <w:szCs w:val="22"/>
        </w:rPr>
        <w:t>，如果经济前景仍不明朗，大盘蓝筹股由于盈利稳定，仍将吸引避险资金，从而限制其下行空间；但一旦降息预期明确，</w:t>
      </w:r>
      <w:r w:rsidRPr="00832CE4">
        <w:rPr>
          <w:rFonts w:ascii="Times New Roman" w:eastAsia="微软雅黑" w:hAnsi="Times New Roman" w:cs="Times New Roman"/>
          <w:b/>
          <w:bCs/>
          <w:sz w:val="22"/>
          <w:szCs w:val="22"/>
        </w:rPr>
        <w:t>小盘股</w:t>
      </w:r>
      <w:r w:rsidRPr="00832CE4">
        <w:rPr>
          <w:rFonts w:ascii="Times New Roman" w:eastAsia="微软雅黑" w:hAnsi="Times New Roman" w:cs="Times New Roman"/>
          <w:sz w:val="22"/>
          <w:szCs w:val="22"/>
        </w:rPr>
        <w:t>有望接力领涨。这是因为降息周期中，小型企业融资环境改善、利息负担降低，更能释放利润弹性</w:t>
      </w:r>
      <w:r w:rsidRPr="00832CE4">
        <w:rPr>
          <w:rFonts w:ascii="Times New Roman" w:eastAsia="微软雅黑" w:hAnsi="Times New Roman" w:cs="Times New Roman"/>
          <w:sz w:val="22"/>
          <w:szCs w:val="22"/>
        </w:rPr>
        <w:t xml:space="preserve"> (</w:t>
      </w:r>
      <w:hyperlink r:id="rId71"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72" w:anchor=":~:text=Lower%20interest%20rates%20reduce%20companies%E2%80%99,power%20and%20higher%20labor%20intensity"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Janus Henderson</w:t>
      </w:r>
      <w:r w:rsidRPr="00832CE4">
        <w:rPr>
          <w:rFonts w:ascii="Times New Roman" w:eastAsia="微软雅黑" w:hAnsi="Times New Roman" w:cs="Times New Roman"/>
          <w:sz w:val="22"/>
          <w:szCs w:val="22"/>
        </w:rPr>
        <w:t>的研究指出，在通胀温和和政策转松的环境下，小盘股</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年盈利增速可能超越大盘，预计可达</w:t>
      </w:r>
      <w:r w:rsidRPr="00832CE4">
        <w:rPr>
          <w:rFonts w:ascii="Times New Roman" w:eastAsia="微软雅黑" w:hAnsi="Times New Roman" w:cs="Times New Roman"/>
          <w:sz w:val="22"/>
          <w:szCs w:val="22"/>
        </w:rPr>
        <w:t>18%</w:t>
      </w:r>
      <w:r w:rsidRPr="00832CE4">
        <w:rPr>
          <w:rFonts w:ascii="Times New Roman" w:eastAsia="微软雅黑" w:hAnsi="Times New Roman" w:cs="Times New Roman"/>
          <w:sz w:val="22"/>
          <w:szCs w:val="22"/>
        </w:rPr>
        <w:t>以上，中小企业将从国内经济政策（如关税保护、本土采购）中获得相对优势</w:t>
      </w:r>
      <w:r w:rsidRPr="00832CE4">
        <w:rPr>
          <w:rFonts w:ascii="Times New Roman" w:eastAsia="微软雅黑" w:hAnsi="Times New Roman" w:cs="Times New Roman"/>
          <w:sz w:val="22"/>
          <w:szCs w:val="22"/>
        </w:rPr>
        <w:t xml:space="preserve"> (</w:t>
      </w:r>
      <w:hyperlink r:id="rId73" w:anchor=":~:text=U.S.%20small,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74" w:anchor=":~:text=creates%20opportunities%20for%20companies%20with,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。因此二季度后期可逐步提高对小盘成长股的配置比例。与此同时，</w:t>
      </w:r>
      <w:r w:rsidRPr="00832CE4">
        <w:rPr>
          <w:rFonts w:ascii="Times New Roman" w:eastAsia="微软雅黑" w:hAnsi="Times New Roman" w:cs="Times New Roman"/>
          <w:b/>
          <w:bCs/>
          <w:sz w:val="22"/>
          <w:szCs w:val="22"/>
        </w:rPr>
        <w:t>价值与成长风格</w:t>
      </w:r>
      <w:r w:rsidRPr="00832CE4">
        <w:rPr>
          <w:rFonts w:ascii="Times New Roman" w:eastAsia="微软雅黑" w:hAnsi="Times New Roman" w:cs="Times New Roman"/>
          <w:sz w:val="22"/>
          <w:szCs w:val="22"/>
        </w:rPr>
        <w:t>的轮动将取决于利率路径：若美债收益率在二季度见顶回落，成长股的估值压力减轻，成长风格可能卷土重来；但如果通胀迟迟不下，利率维持高位，则价值股将继续跑赢成长股</w:t>
      </w:r>
      <w:r w:rsidRPr="00832CE4">
        <w:rPr>
          <w:rFonts w:ascii="Times New Roman" w:eastAsia="微软雅黑" w:hAnsi="Times New Roman" w:cs="Times New Roman"/>
          <w:sz w:val="22"/>
          <w:szCs w:val="22"/>
        </w:rPr>
        <w:t xml:space="preserve"> (</w:t>
      </w:r>
      <w:hyperlink r:id="rId75" w:anchor=":~:text=%2A%20Indeed%2C%20US%20large,fractionally%20positive%20year%20to%20date"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76" w:anchor=":~:text=,the%20final%20quarter%20of%202022"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。我们倾向于认为二季度中后段随着降息前景渐近，成长风格相对表现将改善，但全年来看成长和价值的差距将缩小，不会再现过去几年那种极端分化。对于</w:t>
      </w:r>
      <w:r w:rsidRPr="00832CE4">
        <w:rPr>
          <w:rFonts w:ascii="Times New Roman" w:eastAsia="微软雅黑" w:hAnsi="Times New Roman" w:cs="Times New Roman"/>
          <w:b/>
          <w:bCs/>
          <w:sz w:val="22"/>
          <w:szCs w:val="22"/>
        </w:rPr>
        <w:t>超大盘科技股</w:t>
      </w:r>
      <w:r w:rsidRPr="00832CE4">
        <w:rPr>
          <w:rFonts w:ascii="Times New Roman" w:eastAsia="微软雅黑" w:hAnsi="Times New Roman" w:cs="Times New Roman"/>
          <w:sz w:val="22"/>
          <w:szCs w:val="22"/>
        </w:rPr>
        <w:t>，在经历回调后二季度或企稳，但鉴于监管和贸易风险，它们对指数的主导作用减弱，投资者可能更加关注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标普</w:t>
      </w:r>
      <w:r w:rsidRPr="00832CE4">
        <w:rPr>
          <w:rFonts w:ascii="Times New Roman" w:eastAsia="微软雅黑" w:hAnsi="Times New Roman" w:cs="Times New Roman"/>
          <w:sz w:val="22"/>
          <w:szCs w:val="22"/>
        </w:rPr>
        <w:t>493”</w:t>
      </w:r>
      <w:r w:rsidRPr="00832CE4">
        <w:rPr>
          <w:rFonts w:ascii="Times New Roman" w:eastAsia="微软雅黑" w:hAnsi="Times New Roman" w:cs="Times New Roman"/>
          <w:sz w:val="22"/>
          <w:szCs w:val="22"/>
        </w:rPr>
        <w:t>的其余部分机会</w:t>
      </w:r>
      <w:r w:rsidRPr="00832CE4">
        <w:rPr>
          <w:rFonts w:ascii="Times New Roman" w:eastAsia="微软雅黑" w:hAnsi="Times New Roman" w:cs="Times New Roman"/>
          <w:sz w:val="22"/>
          <w:szCs w:val="22"/>
        </w:rPr>
        <w:t xml:space="preserve"> (</w:t>
      </w:r>
      <w:hyperlink r:id="rId77"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78"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。高盛的预测认为</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年科技巨头仍将略微跑赢其余公司约</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个百分点，但这是七年来最小的优势，</w:t>
      </w:r>
      <w:r w:rsidRPr="00832CE4">
        <w:rPr>
          <w:rFonts w:ascii="Times New Roman" w:eastAsia="微软雅黑" w:hAnsi="Times New Roman" w:cs="Times New Roman"/>
          <w:b/>
          <w:bCs/>
          <w:sz w:val="22"/>
          <w:szCs w:val="22"/>
        </w:rPr>
        <w:t>宏观环境的变化（如增速和贸易政策）正使得其它股票获得相对更好的机遇</w:t>
      </w:r>
      <w:r w:rsidRPr="00832CE4">
        <w:rPr>
          <w:rFonts w:ascii="Times New Roman" w:eastAsia="微软雅黑" w:hAnsi="Times New Roman" w:cs="Times New Roman"/>
          <w:sz w:val="22"/>
          <w:szCs w:val="22"/>
        </w:rPr>
        <w:t xml:space="preserve"> (</w:t>
      </w:r>
      <w:hyperlink r:id="rId79"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80"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。因此在风格配置上，建议投资者二季度保持</w:t>
      </w:r>
      <w:r w:rsidRPr="00832CE4">
        <w:rPr>
          <w:rFonts w:ascii="Times New Roman" w:eastAsia="微软雅黑" w:hAnsi="Times New Roman" w:cs="Times New Roman"/>
          <w:b/>
          <w:bCs/>
          <w:sz w:val="22"/>
          <w:szCs w:val="22"/>
        </w:rPr>
        <w:t>均衡</w:t>
      </w:r>
      <w:r w:rsidRPr="00832CE4">
        <w:rPr>
          <w:rFonts w:ascii="Times New Roman" w:eastAsia="微软雅黑" w:hAnsi="Times New Roman" w:cs="Times New Roman"/>
          <w:sz w:val="22"/>
          <w:szCs w:val="22"/>
        </w:rPr>
        <w:t>：既保留大型龙头仓位以获取稳健收益，也增加中小盘和价值板块的比重来博取相对收益和估值修复。</w:t>
      </w:r>
    </w:p>
    <w:p w14:paraId="6B7FE698"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lastRenderedPageBreak/>
        <w:t>第三季度展望：政策拐点与市场拂晓</w:t>
      </w:r>
    </w:p>
    <w:p w14:paraId="24BE4C0F"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宏观与政策展望：</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年第三季度可能成为宏观环境的关键拐点期</w:t>
      </w:r>
      <w:r w:rsidRPr="00832CE4">
        <w:rPr>
          <w:rFonts w:ascii="Times New Roman" w:eastAsia="微软雅黑" w:hAnsi="Times New Roman" w:cs="Times New Roman"/>
          <w:sz w:val="22"/>
          <w:szCs w:val="22"/>
        </w:rPr>
        <w:t>。如果上半年经济如预期放缓、通胀逐步回落，美联储很可能在第三季度</w:t>
      </w:r>
      <w:r w:rsidRPr="00832CE4">
        <w:rPr>
          <w:rFonts w:ascii="Times New Roman" w:eastAsia="微软雅黑" w:hAnsi="Times New Roman" w:cs="Times New Roman"/>
          <w:b/>
          <w:bCs/>
          <w:sz w:val="22"/>
          <w:szCs w:val="22"/>
        </w:rPr>
        <w:t>正式启动降息周期</w:t>
      </w:r>
      <w:r w:rsidRPr="00832CE4">
        <w:rPr>
          <w:rFonts w:ascii="Times New Roman" w:eastAsia="微软雅黑" w:hAnsi="Times New Roman" w:cs="Times New Roman"/>
          <w:sz w:val="22"/>
          <w:szCs w:val="22"/>
        </w:rPr>
        <w:t>。根据联邦基金利率路径预测，</w:t>
      </w:r>
      <w:r w:rsidRPr="00832CE4">
        <w:rPr>
          <w:rFonts w:ascii="Times New Roman" w:eastAsia="微软雅黑" w:hAnsi="Times New Roman" w:cs="Times New Roman"/>
          <w:sz w:val="22"/>
          <w:szCs w:val="22"/>
        </w:rPr>
        <w:t>9</w:t>
      </w:r>
      <w:r w:rsidRPr="00832CE4">
        <w:rPr>
          <w:rFonts w:ascii="Times New Roman" w:eastAsia="微软雅黑" w:hAnsi="Times New Roman" w:cs="Times New Roman"/>
          <w:sz w:val="22"/>
          <w:szCs w:val="22"/>
        </w:rPr>
        <w:t>月前后有望迎来年内首次</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个基点的降息，以应对累积的增长压力和缓解贸易摩擦带来的不利影响</w:t>
      </w:r>
      <w:r w:rsidRPr="00832CE4">
        <w:rPr>
          <w:rFonts w:ascii="Times New Roman" w:eastAsia="微软雅黑" w:hAnsi="Times New Roman" w:cs="Times New Roman"/>
          <w:sz w:val="22"/>
          <w:szCs w:val="22"/>
        </w:rPr>
        <w:t xml:space="preserve"> (</w:t>
      </w:r>
      <w:hyperlink r:id="rId81"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。这将是</w:t>
      </w:r>
      <w:r w:rsidRPr="00832CE4">
        <w:rPr>
          <w:rFonts w:ascii="Times New Roman" w:eastAsia="微软雅黑" w:hAnsi="Times New Roman" w:cs="Times New Roman"/>
          <w:sz w:val="22"/>
          <w:szCs w:val="22"/>
        </w:rPr>
        <w:t>2019</w:t>
      </w:r>
      <w:r w:rsidRPr="00832CE4">
        <w:rPr>
          <w:rFonts w:ascii="Times New Roman" w:eastAsia="微软雅黑" w:hAnsi="Times New Roman" w:cs="Times New Roman"/>
          <w:sz w:val="22"/>
          <w:szCs w:val="22"/>
        </w:rPr>
        <w:t>年以来的首次降息转向，政策环境由紧转松有望提振市场风险偏好。此外，随着大选后的新政府政策逐步落地，其经济效果会在下半年开始显现。减税法案若于夏季通过，将从三季度起提升企业盈利预期和居民可支配收入，形成</w:t>
      </w:r>
      <w:r w:rsidRPr="00832CE4">
        <w:rPr>
          <w:rFonts w:ascii="Times New Roman" w:eastAsia="微软雅黑" w:hAnsi="Times New Roman" w:cs="Times New Roman"/>
          <w:b/>
          <w:bCs/>
          <w:sz w:val="22"/>
          <w:szCs w:val="22"/>
        </w:rPr>
        <w:t>财政刺激</w:t>
      </w:r>
      <w:r w:rsidRPr="00832CE4">
        <w:rPr>
          <w:rFonts w:ascii="Times New Roman" w:eastAsia="微软雅黑" w:hAnsi="Times New Roman" w:cs="Times New Roman"/>
          <w:sz w:val="22"/>
          <w:szCs w:val="22"/>
        </w:rPr>
        <w:t>。另一方面，贸易保护政策的影响也将在下半年更明显地反映：进口关税可能推高部分消费品和原材料价格，三季度通胀或有暂时性上行压力，但总体幅度有限（全年通胀仍预计在</w:t>
      </w:r>
      <w:r w:rsidRPr="00832CE4">
        <w:rPr>
          <w:rFonts w:ascii="Times New Roman" w:eastAsia="微软雅黑" w:hAnsi="Times New Roman" w:cs="Times New Roman"/>
          <w:sz w:val="22"/>
          <w:szCs w:val="22"/>
        </w:rPr>
        <w:t>2.7%</w:t>
      </w:r>
      <w:r w:rsidRPr="00832CE4">
        <w:rPr>
          <w:rFonts w:ascii="Times New Roman" w:eastAsia="微软雅黑" w:hAnsi="Times New Roman" w:cs="Times New Roman"/>
          <w:sz w:val="22"/>
          <w:szCs w:val="22"/>
        </w:rPr>
        <w:t>左右）</w:t>
      </w:r>
      <w:r w:rsidRPr="00832CE4">
        <w:rPr>
          <w:rFonts w:ascii="Times New Roman" w:eastAsia="微软雅黑" w:hAnsi="Times New Roman" w:cs="Times New Roman"/>
          <w:sz w:val="22"/>
          <w:szCs w:val="22"/>
        </w:rPr>
        <w:t xml:space="preserve"> (</w:t>
      </w:r>
      <w:hyperlink r:id="rId82"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83"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地缘政治层面，如果二季度未出现大的冲击，那么三季度相对平静的可能性增加。不过需防范秋季国际上潜在的不稳定因素（例如欧洲经济放缓、某些新兴市场风险）对美国的溢出影响。总体来看，三季度宏观环境将是</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宽松起步，信心修复</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增速在经历二季度的低谷后，有望在三季度末触底回升；失业率可能略升至接近</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，但在可控范围；核心通胀预计回落到接近</w:t>
      </w:r>
      <w:r w:rsidRPr="00832CE4">
        <w:rPr>
          <w:rFonts w:ascii="Times New Roman" w:eastAsia="微软雅黑" w:hAnsi="Times New Roman" w:cs="Times New Roman"/>
          <w:sz w:val="22"/>
          <w:szCs w:val="22"/>
        </w:rPr>
        <w:t>2.5-2.7%</w:t>
      </w:r>
      <w:r w:rsidRPr="00832CE4">
        <w:rPr>
          <w:rFonts w:ascii="Times New Roman" w:eastAsia="微软雅黑" w:hAnsi="Times New Roman" w:cs="Times New Roman"/>
          <w:sz w:val="22"/>
          <w:szCs w:val="22"/>
        </w:rPr>
        <w:t>区间。美联储的态度将转向支持增长，政策不确定性的下降有助于重建市场信心</w:t>
      </w:r>
      <w:r w:rsidRPr="00832CE4">
        <w:rPr>
          <w:rFonts w:ascii="Times New Roman" w:eastAsia="微软雅黑" w:hAnsi="Times New Roman" w:cs="Times New Roman"/>
          <w:sz w:val="22"/>
          <w:szCs w:val="22"/>
        </w:rPr>
        <w:t xml:space="preserve"> (</w:t>
      </w:r>
      <w:hyperlink r:id="rId84" w:anchor=":~:text=Earlier%2C%20in%20explaining%20why%20rates,unusually%20elevated"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85" w:anchor=":~:text=rise%20faster%20than%20previously%20expected,4.50%25%20range"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3378923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市场整体趋势：第三季度对美股来说有望迎来曙光初现</w:t>
      </w:r>
      <w:r w:rsidRPr="00832CE4">
        <w:rPr>
          <w:rFonts w:ascii="Times New Roman" w:eastAsia="微软雅黑" w:hAnsi="Times New Roman" w:cs="Times New Roman"/>
          <w:sz w:val="22"/>
          <w:szCs w:val="22"/>
        </w:rPr>
        <w:t>的局面。在上半年震荡筑底后，下半年一旦降息启动，历史上股市往往会迎来一波可观的涨势</w:t>
      </w:r>
      <w:r w:rsidRPr="00832CE4">
        <w:rPr>
          <w:rFonts w:ascii="Times New Roman" w:eastAsia="微软雅黑" w:hAnsi="Times New Roman" w:cs="Times New Roman"/>
          <w:sz w:val="22"/>
          <w:szCs w:val="22"/>
        </w:rPr>
        <w:t xml:space="preserve"> (</w:t>
      </w:r>
      <w:hyperlink r:id="rId86" w:anchor=":~:text=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。尽管在降息初期市场表现有时喜忧参半，但随着宽松力度加大和经济预期改善，股指大概率走出低谷。我们预计标普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指数在三季度可能重拾升势，并有望挑战并突破上一轮回调的高点区域。如果二季度末标普运行在</w:t>
      </w:r>
      <w:r w:rsidRPr="00832CE4">
        <w:rPr>
          <w:rFonts w:ascii="Times New Roman" w:eastAsia="微软雅黑" w:hAnsi="Times New Roman" w:cs="Times New Roman"/>
          <w:sz w:val="22"/>
          <w:szCs w:val="22"/>
        </w:rPr>
        <w:t>5800</w:t>
      </w:r>
      <w:r w:rsidRPr="00832CE4">
        <w:rPr>
          <w:rFonts w:ascii="Times New Roman" w:eastAsia="微软雅黑" w:hAnsi="Times New Roman" w:cs="Times New Roman"/>
          <w:sz w:val="22"/>
          <w:szCs w:val="22"/>
        </w:rPr>
        <w:t>点附近，那么三季度有潜力向</w:t>
      </w:r>
      <w:r w:rsidRPr="00832CE4">
        <w:rPr>
          <w:rFonts w:ascii="Times New Roman" w:eastAsia="微软雅黑" w:hAnsi="Times New Roman" w:cs="Times New Roman"/>
          <w:sz w:val="22"/>
          <w:szCs w:val="22"/>
        </w:rPr>
        <w:t>6000</w:t>
      </w:r>
      <w:r w:rsidRPr="00832CE4">
        <w:rPr>
          <w:rFonts w:ascii="Times New Roman" w:eastAsia="微软雅黑" w:hAnsi="Times New Roman" w:cs="Times New Roman"/>
          <w:sz w:val="22"/>
          <w:szCs w:val="22"/>
        </w:rPr>
        <w:t>点上方推进。在</w:t>
      </w:r>
      <w:r w:rsidRPr="00832CE4">
        <w:rPr>
          <w:rFonts w:ascii="Times New Roman" w:eastAsia="微软雅黑" w:hAnsi="Times New Roman" w:cs="Times New Roman"/>
          <w:b/>
          <w:bCs/>
          <w:sz w:val="22"/>
          <w:szCs w:val="22"/>
        </w:rPr>
        <w:t>技术面</w:t>
      </w:r>
      <w:r w:rsidRPr="00832CE4">
        <w:rPr>
          <w:rFonts w:ascii="Times New Roman" w:eastAsia="微软雅黑" w:hAnsi="Times New Roman" w:cs="Times New Roman"/>
          <w:sz w:val="22"/>
          <w:szCs w:val="22"/>
        </w:rPr>
        <w:t>上，三季度初若确认降息，投资者预期转多，主要指数很可能重回主要均线上方并形成向上的突破形态。成交量和资金流料将显著改善：场内资金重新活跃，场外观望资金也会在确认转势后大举入场。特别值得注意的是，经历上半年的调整后，股票回购和并购等企业行动可能在三季度增多，对股价形成支撑。许多公司在股价较低时更愿意实施回购，而私募股权和大型企业也会把握下半年窗口收购优质资产，这将为市场提供额外动力。投资者情绪方面，随着宏观不确定性下降和资产价格反弹，</w:t>
      </w:r>
      <w:r w:rsidRPr="00832CE4">
        <w:rPr>
          <w:rFonts w:ascii="Times New Roman" w:eastAsia="微软雅黑" w:hAnsi="Times New Roman" w:cs="Times New Roman"/>
          <w:b/>
          <w:bCs/>
          <w:sz w:val="22"/>
          <w:szCs w:val="22"/>
        </w:rPr>
        <w:t>贪婪</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恐惧指数</w:t>
      </w:r>
      <w:r w:rsidRPr="00832CE4">
        <w:rPr>
          <w:rFonts w:ascii="Times New Roman" w:eastAsia="微软雅黑" w:hAnsi="Times New Roman" w:cs="Times New Roman"/>
          <w:sz w:val="22"/>
          <w:szCs w:val="22"/>
        </w:rPr>
        <w:t>等情绪指标会从悲观区域回升，市场由</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极度恐惧</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逐步走向</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中性偏乐观</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。当然，需要警惕的是三季度初期的盈利报告期。如果二季度企业盈利未如预期改善，股市</w:t>
      </w:r>
      <w:r w:rsidRPr="00832CE4">
        <w:rPr>
          <w:rFonts w:ascii="Times New Roman" w:eastAsia="微软雅黑" w:hAnsi="Times New Roman" w:cs="Times New Roman"/>
          <w:sz w:val="22"/>
          <w:szCs w:val="22"/>
        </w:rPr>
        <w:lastRenderedPageBreak/>
        <w:t>可能在</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月出现短暂波折。然而展望三季度后半段，随着政策托底和经济预期的转好，美股有望进入</w:t>
      </w:r>
      <w:r w:rsidRPr="00832CE4">
        <w:rPr>
          <w:rFonts w:ascii="Times New Roman" w:eastAsia="微软雅黑" w:hAnsi="Times New Roman" w:cs="Times New Roman"/>
          <w:b/>
          <w:bCs/>
          <w:sz w:val="22"/>
          <w:szCs w:val="22"/>
        </w:rPr>
        <w:t>趋势性上涨</w:t>
      </w:r>
      <w:r w:rsidRPr="00832CE4">
        <w:rPr>
          <w:rFonts w:ascii="Times New Roman" w:eastAsia="微软雅黑" w:hAnsi="Times New Roman" w:cs="Times New Roman"/>
          <w:sz w:val="22"/>
          <w:szCs w:val="22"/>
        </w:rPr>
        <w:t>阶段。预期第三季度标普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累计涨幅有望达到高个位数甚至双位数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，为全年目标的实现打下基础。</w:t>
      </w:r>
    </w:p>
    <w:p w14:paraId="338E661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行业与板块展望：在第三季度，宏观和政策环境对大部分风险资产</w:t>
      </w:r>
      <w:r w:rsidRPr="00832CE4">
        <w:rPr>
          <w:rFonts w:ascii="Times New Roman" w:eastAsia="微软雅黑" w:hAnsi="Times New Roman" w:cs="Times New Roman"/>
          <w:sz w:val="22"/>
          <w:szCs w:val="22"/>
        </w:rPr>
        <w:t>都有利，多数板块预期上涨。但相对表现上，</w:t>
      </w:r>
      <w:r w:rsidRPr="00832CE4">
        <w:rPr>
          <w:rFonts w:ascii="Times New Roman" w:eastAsia="微软雅黑" w:hAnsi="Times New Roman" w:cs="Times New Roman"/>
          <w:b/>
          <w:bCs/>
          <w:sz w:val="22"/>
          <w:szCs w:val="22"/>
        </w:rPr>
        <w:t>高弹性、高成长</w:t>
      </w:r>
      <w:r w:rsidRPr="00832CE4">
        <w:rPr>
          <w:rFonts w:ascii="Times New Roman" w:eastAsia="微软雅黑" w:hAnsi="Times New Roman" w:cs="Times New Roman"/>
          <w:sz w:val="22"/>
          <w:szCs w:val="22"/>
        </w:rPr>
        <w:t>行业有望领跑。首先，</w:t>
      </w:r>
      <w:r w:rsidRPr="00832CE4">
        <w:rPr>
          <w:rFonts w:ascii="Times New Roman" w:eastAsia="微软雅黑" w:hAnsi="Times New Roman" w:cs="Times New Roman"/>
          <w:b/>
          <w:bCs/>
          <w:sz w:val="22"/>
          <w:szCs w:val="22"/>
        </w:rPr>
        <w:t>科技板块</w:t>
      </w:r>
      <w:r w:rsidRPr="00832CE4">
        <w:rPr>
          <w:rFonts w:ascii="Times New Roman" w:eastAsia="微软雅黑" w:hAnsi="Times New Roman" w:cs="Times New Roman"/>
          <w:sz w:val="22"/>
          <w:szCs w:val="22"/>
        </w:rPr>
        <w:t>有可能重新扮演领头羊角色。降息环境降低了成长股的折现率压力，科技巨头的盈利增长若持续，投资者会给予更高估值溢价。另外，经历上半年的调整后，很多二线科技成长股价格处于较低水平，三季度可能吸引资金涌入，出现估值修复行情。</w:t>
      </w:r>
      <w:r w:rsidRPr="00832CE4">
        <w:rPr>
          <w:rFonts w:ascii="Times New Roman" w:eastAsia="微软雅黑" w:hAnsi="Times New Roman" w:cs="Times New Roman"/>
          <w:b/>
          <w:bCs/>
          <w:sz w:val="22"/>
          <w:szCs w:val="22"/>
        </w:rPr>
        <w:t>人工智能相关</w:t>
      </w:r>
      <w:r w:rsidRPr="00832CE4">
        <w:rPr>
          <w:rFonts w:ascii="Times New Roman" w:eastAsia="微软雅黑" w:hAnsi="Times New Roman" w:cs="Times New Roman"/>
          <w:sz w:val="22"/>
          <w:szCs w:val="22"/>
        </w:rPr>
        <w:t>行业将继续成为市场焦点：三季度可能看到更多</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新品和应用落地（例如自动驾驶的新进展、企业</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软件的大规模部署），这将强化投资者对</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长期价值的信心。一些</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芯片公司和软件平台公司的业绩在下半年有望出现爆发式增长，从而带动股价攀升。</w:t>
      </w:r>
      <w:r w:rsidRPr="00832CE4">
        <w:rPr>
          <w:rFonts w:ascii="Times New Roman" w:eastAsia="微软雅黑" w:hAnsi="Times New Roman" w:cs="Times New Roman"/>
          <w:b/>
          <w:bCs/>
          <w:sz w:val="22"/>
          <w:szCs w:val="22"/>
        </w:rPr>
        <w:t>消费相关</w:t>
      </w:r>
      <w:r w:rsidRPr="00832CE4">
        <w:rPr>
          <w:rFonts w:ascii="Times New Roman" w:eastAsia="微软雅黑" w:hAnsi="Times New Roman" w:cs="Times New Roman"/>
          <w:sz w:val="22"/>
          <w:szCs w:val="22"/>
        </w:rPr>
        <w:t>板块也值得关注。若减税政策实施，三季度美国消费者支出有望增加，</w:t>
      </w:r>
      <w:r w:rsidRPr="00832CE4">
        <w:rPr>
          <w:rFonts w:ascii="Times New Roman" w:eastAsia="微软雅黑" w:hAnsi="Times New Roman" w:cs="Times New Roman"/>
          <w:b/>
          <w:bCs/>
          <w:sz w:val="22"/>
          <w:szCs w:val="22"/>
        </w:rPr>
        <w:t>可选消费品</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零售</w:t>
      </w:r>
      <w:r w:rsidRPr="00832CE4">
        <w:rPr>
          <w:rFonts w:ascii="Times New Roman" w:eastAsia="微软雅黑" w:hAnsi="Times New Roman" w:cs="Times New Roman"/>
          <w:sz w:val="22"/>
          <w:szCs w:val="22"/>
        </w:rPr>
        <w:t>行业将直接受益。此外，劳动力市场虽略有放松但工资依然稳定增长，消费者信心在宽松和股市上涨的背景下将改善，汽车、家电、高端消费等领域可能出现销售旺季。</w:t>
      </w:r>
      <w:r w:rsidRPr="00832CE4">
        <w:rPr>
          <w:rFonts w:ascii="Times New Roman" w:eastAsia="微软雅黑" w:hAnsi="Times New Roman" w:cs="Times New Roman"/>
          <w:b/>
          <w:bCs/>
          <w:sz w:val="22"/>
          <w:szCs w:val="22"/>
        </w:rPr>
        <w:t>工业和制造业</w:t>
      </w:r>
      <w:r w:rsidRPr="00832CE4">
        <w:rPr>
          <w:rFonts w:ascii="Times New Roman" w:eastAsia="微软雅黑" w:hAnsi="Times New Roman" w:cs="Times New Roman"/>
          <w:sz w:val="22"/>
          <w:szCs w:val="22"/>
        </w:rPr>
        <w:t>板块在下半年可能受到两股力量推动：一是政府基建项目开工和制造业投资回升，二是贸易政策导致部分供应链从海外转回国内，小型工业企业订单上升。这种再工业化趋势对本土制造业中小公司是利好。</w:t>
      </w:r>
      <w:r w:rsidRPr="00832CE4">
        <w:rPr>
          <w:rFonts w:ascii="Times New Roman" w:eastAsia="微软雅黑" w:hAnsi="Times New Roman" w:cs="Times New Roman"/>
          <w:b/>
          <w:bCs/>
          <w:sz w:val="22"/>
          <w:szCs w:val="22"/>
        </w:rPr>
        <w:t>能源和材料</w:t>
      </w:r>
      <w:r w:rsidRPr="00832CE4">
        <w:rPr>
          <w:rFonts w:ascii="Times New Roman" w:eastAsia="微软雅黑" w:hAnsi="Times New Roman" w:cs="Times New Roman"/>
          <w:sz w:val="22"/>
          <w:szCs w:val="22"/>
        </w:rPr>
        <w:t>等周期性板块在三季度可能相对表现稍逊，因为如果经济还在低谷，原材料需求未完全恢复，其价格和股票表现可能落后于科技和可选消费等板块。不过，如果经济复苏迹象明确，这些板块也会后来居上。</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在降息初期可能承压（因为净息差缩窄预期），但整体冲击有限，银行资产质量若保持平稳，金融股仍可随大盘上行。</w:t>
      </w:r>
      <w:r w:rsidRPr="00832CE4">
        <w:rPr>
          <w:rFonts w:ascii="Times New Roman" w:eastAsia="微软雅黑" w:hAnsi="Times New Roman" w:cs="Times New Roman"/>
          <w:b/>
          <w:bCs/>
          <w:sz w:val="22"/>
          <w:szCs w:val="22"/>
        </w:rPr>
        <w:t>房地产板块</w:t>
      </w:r>
      <w:r w:rsidRPr="00832CE4">
        <w:rPr>
          <w:rFonts w:ascii="Times New Roman" w:eastAsia="微软雅黑" w:hAnsi="Times New Roman" w:cs="Times New Roman"/>
          <w:sz w:val="22"/>
          <w:szCs w:val="22"/>
        </w:rPr>
        <w:t>则可能继续受益于利率回落，融资成本降低将改善房地产投资信托（</w:t>
      </w:r>
      <w:r w:rsidRPr="00832CE4">
        <w:rPr>
          <w:rFonts w:ascii="Times New Roman" w:eastAsia="微软雅黑" w:hAnsi="Times New Roman" w:cs="Times New Roman"/>
          <w:sz w:val="22"/>
          <w:szCs w:val="22"/>
        </w:rPr>
        <w:t>REITs</w:t>
      </w:r>
      <w:r w:rsidRPr="00832CE4">
        <w:rPr>
          <w:rFonts w:ascii="Times New Roman" w:eastAsia="微软雅黑" w:hAnsi="Times New Roman" w:cs="Times New Roman"/>
          <w:sz w:val="22"/>
          <w:szCs w:val="22"/>
        </w:rPr>
        <w:t>）的前景。综上，第三季度板块配置宜</w:t>
      </w:r>
      <w:r w:rsidRPr="00832CE4">
        <w:rPr>
          <w:rFonts w:ascii="Times New Roman" w:eastAsia="微软雅黑" w:hAnsi="Times New Roman" w:cs="Times New Roman"/>
          <w:b/>
          <w:bCs/>
          <w:sz w:val="22"/>
          <w:szCs w:val="22"/>
        </w:rPr>
        <w:t>进攻为主</w:t>
      </w:r>
      <w:r w:rsidRPr="00832CE4">
        <w:rPr>
          <w:rFonts w:ascii="Times New Roman" w:eastAsia="微软雅黑" w:hAnsi="Times New Roman" w:cs="Times New Roman"/>
          <w:sz w:val="22"/>
          <w:szCs w:val="22"/>
        </w:rPr>
        <w:t>：增持科技、可选消费等高</w:t>
      </w:r>
      <w:r w:rsidRPr="00832CE4">
        <w:rPr>
          <w:rFonts w:ascii="Times New Roman" w:eastAsia="微软雅黑" w:hAnsi="Times New Roman" w:cs="Times New Roman"/>
          <w:sz w:val="22"/>
          <w:szCs w:val="22"/>
        </w:rPr>
        <w:t>β</w:t>
      </w:r>
      <w:r w:rsidRPr="00832CE4">
        <w:rPr>
          <w:rFonts w:ascii="Times New Roman" w:eastAsia="微软雅黑" w:hAnsi="Times New Roman" w:cs="Times New Roman"/>
          <w:sz w:val="22"/>
          <w:szCs w:val="22"/>
        </w:rPr>
        <w:t>板块，同时保留一定能源和金融等价值板块敞口以分散风险。</w:t>
      </w:r>
    </w:p>
    <w:p w14:paraId="78EEF124"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风格与市值轮动：第三季度很可能看到市场风格进一步朝有利于小盘和广泛股票的方向发展，即市场</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扩散</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行情。随着市场广度</w:t>
      </w:r>
      <w:r w:rsidRPr="00832CE4">
        <w:rPr>
          <w:rFonts w:ascii="Times New Roman" w:eastAsia="微软雅黑" w:hAnsi="Times New Roman" w:cs="Times New Roman"/>
          <w:sz w:val="22"/>
          <w:szCs w:val="22"/>
        </w:rPr>
        <w:t>提升，中小市值股票有机会实现绝对和相对收益双丰收。小盘股在经历上半年相对抗跌后，下半年有望迎来资金大规模回流。据统计，小盘股相对大盘每股收益增速在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年预计将明显领先，大企业利润率见顶放缓之际，小企业盈利则因基数低和经营改善而高增长</w:t>
      </w:r>
      <w:r w:rsidRPr="00832CE4">
        <w:rPr>
          <w:rFonts w:ascii="Times New Roman" w:eastAsia="微软雅黑" w:hAnsi="Times New Roman" w:cs="Times New Roman"/>
          <w:sz w:val="22"/>
          <w:szCs w:val="22"/>
        </w:rPr>
        <w:t xml:space="preserve"> (</w:t>
      </w:r>
      <w:hyperlink r:id="rId87" w:anchor=":~:text=The%20incoming%20administration%20is%20likely,aided%20by%20easier%20earnings%20comparison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88" w:anchor=":~:text=approaches%20could%20provide%20support%20for,aided%20by%20easier%20earnings%20comparison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。如果三季度降息落地，</w:t>
      </w:r>
      <w:r w:rsidRPr="00832CE4">
        <w:rPr>
          <w:rFonts w:ascii="Times New Roman" w:eastAsia="微软雅黑" w:hAnsi="Times New Roman" w:cs="Times New Roman"/>
          <w:b/>
          <w:bCs/>
          <w:sz w:val="22"/>
          <w:szCs w:val="22"/>
        </w:rPr>
        <w:t>小盘成长股</w:t>
      </w:r>
      <w:r w:rsidRPr="00832CE4">
        <w:rPr>
          <w:rFonts w:ascii="Times New Roman" w:eastAsia="微软雅黑" w:hAnsi="Times New Roman" w:cs="Times New Roman"/>
          <w:sz w:val="22"/>
          <w:szCs w:val="22"/>
        </w:rPr>
        <w:t>可能出现类似过去周期中</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小盘领涨的第一年</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那样的强劲表现。一些被低估的微</w:t>
      </w:r>
      <w:r w:rsidRPr="00832CE4">
        <w:rPr>
          <w:rFonts w:ascii="Times New Roman" w:eastAsia="微软雅黑" w:hAnsi="Times New Roman" w:cs="Times New Roman"/>
          <w:sz w:val="22"/>
          <w:szCs w:val="22"/>
        </w:rPr>
        <w:lastRenderedPageBreak/>
        <w:t>小市值公司股价可能翻倍，带动罗素</w:t>
      </w:r>
      <w:r w:rsidRPr="00832CE4">
        <w:rPr>
          <w:rFonts w:ascii="Times New Roman" w:eastAsia="微软雅黑" w:hAnsi="Times New Roman" w:cs="Times New Roman"/>
          <w:sz w:val="22"/>
          <w:szCs w:val="22"/>
        </w:rPr>
        <w:t>2000</w:t>
      </w:r>
      <w:r w:rsidRPr="00832CE4">
        <w:rPr>
          <w:rFonts w:ascii="Times New Roman" w:eastAsia="微软雅黑" w:hAnsi="Times New Roman" w:cs="Times New Roman"/>
          <w:sz w:val="22"/>
          <w:szCs w:val="22"/>
        </w:rPr>
        <w:t>指数跑赢标普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。投资者可重点关注具备</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高质量高增长</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特征的小盘公司（业务模式成熟、财务健康，但市值不大），这些公司最有希望在环境改善时脱颖而出</w:t>
      </w:r>
      <w:r w:rsidRPr="00832CE4">
        <w:rPr>
          <w:rFonts w:ascii="Times New Roman" w:eastAsia="微软雅黑" w:hAnsi="Times New Roman" w:cs="Times New Roman"/>
          <w:sz w:val="22"/>
          <w:szCs w:val="22"/>
        </w:rPr>
        <w:t xml:space="preserve"> (</w:t>
      </w:r>
      <w:hyperlink r:id="rId89" w:anchor=":~:text=%2A%20U.S.%20small,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90" w:anchor=":~:text=,strong%20growth%20potential%20given%20th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。与此同时，</w:t>
      </w:r>
      <w:r w:rsidRPr="00832CE4">
        <w:rPr>
          <w:rFonts w:ascii="Times New Roman" w:eastAsia="微软雅黑" w:hAnsi="Times New Roman" w:cs="Times New Roman"/>
          <w:b/>
          <w:bCs/>
          <w:sz w:val="22"/>
          <w:szCs w:val="22"/>
        </w:rPr>
        <w:t>价值</w:t>
      </w:r>
      <w:r w:rsidRPr="00832CE4">
        <w:rPr>
          <w:rFonts w:ascii="Times New Roman" w:eastAsia="微软雅黑" w:hAnsi="Times New Roman" w:cs="Times New Roman"/>
          <w:b/>
          <w:bCs/>
          <w:sz w:val="22"/>
          <w:szCs w:val="22"/>
        </w:rPr>
        <w:t xml:space="preserve"> vs </w:t>
      </w:r>
      <w:r w:rsidRPr="00832CE4">
        <w:rPr>
          <w:rFonts w:ascii="Times New Roman" w:eastAsia="微软雅黑" w:hAnsi="Times New Roman" w:cs="Times New Roman"/>
          <w:b/>
          <w:bCs/>
          <w:sz w:val="22"/>
          <w:szCs w:val="22"/>
        </w:rPr>
        <w:t>成长</w:t>
      </w:r>
      <w:r w:rsidRPr="00832CE4">
        <w:rPr>
          <w:rFonts w:ascii="Times New Roman" w:eastAsia="微软雅黑" w:hAnsi="Times New Roman" w:cs="Times New Roman"/>
          <w:sz w:val="22"/>
          <w:szCs w:val="22"/>
        </w:rPr>
        <w:t>方面，随着利率下行，成长风格将在三季度占据优势。因此我们预期三季度</w:t>
      </w:r>
      <w:r w:rsidRPr="00832CE4">
        <w:rPr>
          <w:rFonts w:ascii="Times New Roman" w:eastAsia="微软雅黑" w:hAnsi="Times New Roman" w:cs="Times New Roman"/>
          <w:b/>
          <w:bCs/>
          <w:sz w:val="22"/>
          <w:szCs w:val="22"/>
        </w:rPr>
        <w:t>成长股</w:t>
      </w:r>
      <w:r w:rsidRPr="00832CE4">
        <w:rPr>
          <w:rFonts w:ascii="Times New Roman" w:eastAsia="微软雅黑" w:hAnsi="Times New Roman" w:cs="Times New Roman"/>
          <w:sz w:val="22"/>
          <w:szCs w:val="22"/>
        </w:rPr>
        <w:t>整体跑赢</w:t>
      </w:r>
      <w:r w:rsidRPr="00832CE4">
        <w:rPr>
          <w:rFonts w:ascii="Times New Roman" w:eastAsia="微软雅黑" w:hAnsi="Times New Roman" w:cs="Times New Roman"/>
          <w:b/>
          <w:bCs/>
          <w:sz w:val="22"/>
          <w:szCs w:val="22"/>
        </w:rPr>
        <w:t>价值股</w:t>
      </w:r>
      <w:r w:rsidRPr="00832CE4">
        <w:rPr>
          <w:rFonts w:ascii="Times New Roman" w:eastAsia="微软雅黑" w:hAnsi="Times New Roman" w:cs="Times New Roman"/>
          <w:sz w:val="22"/>
          <w:szCs w:val="22"/>
        </w:rPr>
        <w:t>，尤其是在科技和消费领域。不过考虑到贸易摩擦和监管等因素，一些传统价值领域（如军工、能源）也可能表现不俗。总体而言，三季度的风格切换会更倾向于</w:t>
      </w:r>
      <w:r w:rsidRPr="00832CE4">
        <w:rPr>
          <w:rFonts w:ascii="Times New Roman" w:eastAsia="微软雅黑" w:hAnsi="Times New Roman" w:cs="Times New Roman"/>
          <w:b/>
          <w:bCs/>
          <w:sz w:val="22"/>
          <w:szCs w:val="22"/>
        </w:rPr>
        <w:t>全面开花</w:t>
      </w:r>
      <w:r w:rsidRPr="00832CE4">
        <w:rPr>
          <w:rFonts w:ascii="Times New Roman" w:eastAsia="微软雅黑" w:hAnsi="Times New Roman" w:cs="Times New Roman"/>
          <w:sz w:val="22"/>
          <w:szCs w:val="22"/>
        </w:rPr>
        <w:t>而非单一领涨：大型蓝筹稳步上涨、小盘股加速追赶，各板块轮动上行。这种健康的市场结构将有利于投资组合多元化收益的获取。</w:t>
      </w:r>
    </w:p>
    <w:p w14:paraId="01A5F728"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第四季度展望：决胜全年与风险防范</w:t>
      </w:r>
    </w:p>
    <w:p w14:paraId="57075D6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宏观与政策展望：到</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年第四季度，宏观大势可能从年初的阴霾彻底转为明朗。若如预期，美联储已在三季度开始降息，那么四季度将继续逐步下调利率</w:t>
      </w:r>
      <w:r w:rsidRPr="00832CE4">
        <w:rPr>
          <w:rFonts w:ascii="Times New Roman" w:eastAsia="微软雅黑" w:hAnsi="Times New Roman" w:cs="Times New Roman"/>
          <w:sz w:val="22"/>
          <w:szCs w:val="22"/>
        </w:rPr>
        <w:t>（可能在</w:t>
      </w:r>
      <w:r w:rsidRPr="00832CE4">
        <w:rPr>
          <w:rFonts w:ascii="Times New Roman" w:eastAsia="微软雅黑" w:hAnsi="Times New Roman" w:cs="Times New Roman"/>
          <w:sz w:val="22"/>
          <w:szCs w:val="22"/>
        </w:rPr>
        <w:t>12</w:t>
      </w:r>
      <w:r w:rsidRPr="00832CE4">
        <w:rPr>
          <w:rFonts w:ascii="Times New Roman" w:eastAsia="微软雅黑" w:hAnsi="Times New Roman" w:cs="Times New Roman"/>
          <w:sz w:val="22"/>
          <w:szCs w:val="22"/>
        </w:rPr>
        <w:t>月再降息</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个基点），把联邦基金利率引导至接近</w:t>
      </w:r>
      <w:r w:rsidRPr="00832CE4">
        <w:rPr>
          <w:rFonts w:ascii="Times New Roman" w:eastAsia="微软雅黑" w:hAnsi="Times New Roman" w:cs="Times New Roman"/>
          <w:sz w:val="22"/>
          <w:szCs w:val="22"/>
        </w:rPr>
        <w:t>3.5%-3.75%</w:t>
      </w:r>
      <w:r w:rsidRPr="00832CE4">
        <w:rPr>
          <w:rFonts w:ascii="Times New Roman" w:eastAsia="微软雅黑" w:hAnsi="Times New Roman" w:cs="Times New Roman"/>
          <w:sz w:val="22"/>
          <w:szCs w:val="22"/>
        </w:rPr>
        <w:t>的水平，为经济提供更多支持</w:t>
      </w:r>
      <w:r w:rsidRPr="00832CE4">
        <w:rPr>
          <w:rFonts w:ascii="Times New Roman" w:eastAsia="微软雅黑" w:hAnsi="Times New Roman" w:cs="Times New Roman"/>
          <w:sz w:val="22"/>
          <w:szCs w:val="22"/>
        </w:rPr>
        <w:t xml:space="preserve"> (</w:t>
      </w:r>
      <w:hyperlink r:id="rId91"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货币环境的宽松将与财政政策形成合力：减税政策若在此时正式实施，企业现金流和消费者支出将同步增强。政府在年底前还可能考虑推出针对制造业和科技创新的定向激励措施（比如税收抵免、研发补贴），进一步夯实增长基础。由此，第四季度美国</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增速有望重新回升至</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以上的年化水平，经济摆脱衰退风险转向温和扩张。通胀方面，虽然关税措施带来的影响尚存，但总体供需环境改善将抵消其影响，核心</w:t>
      </w:r>
      <w:r w:rsidRPr="00832CE4">
        <w:rPr>
          <w:rFonts w:ascii="Times New Roman" w:eastAsia="微软雅黑" w:hAnsi="Times New Roman" w:cs="Times New Roman"/>
          <w:sz w:val="22"/>
          <w:szCs w:val="22"/>
        </w:rPr>
        <w:t>PCE</w:t>
      </w:r>
      <w:r w:rsidRPr="00832CE4">
        <w:rPr>
          <w:rFonts w:ascii="Times New Roman" w:eastAsia="微软雅黑" w:hAnsi="Times New Roman" w:cs="Times New Roman"/>
          <w:sz w:val="22"/>
          <w:szCs w:val="22"/>
        </w:rPr>
        <w:t>通胀预计回落至接近</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或以下，为全年划上相对温和的句号</w:t>
      </w:r>
      <w:r w:rsidRPr="00832CE4">
        <w:rPr>
          <w:rFonts w:ascii="Times New Roman" w:eastAsia="微软雅黑" w:hAnsi="Times New Roman" w:cs="Times New Roman"/>
          <w:sz w:val="22"/>
          <w:szCs w:val="22"/>
        </w:rPr>
        <w:t xml:space="preserve"> (</w:t>
      </w:r>
      <w:hyperlink r:id="rId92"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93"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第四季度通常也是假日消费季和企业财年冲刺季，财政刺激和就业收入稳定将推动消费在年底旺季进一步走强。需要关注的风险在于国际市场：若全球主要央行同步宽松，美元可能走弱，美债收益率曲线趋陡，这对新兴市场资本流动、汇率可能产生波动。另外，中美贸易谈判在年底前是否有所进展值得留意，如果僵持，关税可能继续延续甚至扩大范围，企业需应对相关成本。总体来说，四季度宏观背景对股市是</w:t>
      </w:r>
      <w:r w:rsidRPr="00832CE4">
        <w:rPr>
          <w:rFonts w:ascii="Times New Roman" w:eastAsia="微软雅黑" w:hAnsi="Times New Roman" w:cs="Times New Roman"/>
          <w:b/>
          <w:bCs/>
          <w:sz w:val="22"/>
          <w:szCs w:val="22"/>
        </w:rPr>
        <w:t>非常友好</w:t>
      </w:r>
      <w:r w:rsidRPr="00832CE4">
        <w:rPr>
          <w:rFonts w:ascii="Times New Roman" w:eastAsia="微软雅黑" w:hAnsi="Times New Roman" w:cs="Times New Roman"/>
          <w:sz w:val="22"/>
          <w:szCs w:val="22"/>
        </w:rPr>
        <w:t>的：低利率</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增长回暖的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黄金组合</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有望出现，这也是我们制定激进投资策略、力争全年收益翻倍的信心所在。</w:t>
      </w:r>
    </w:p>
    <w:p w14:paraId="5097D24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市场趋势展望：</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年收官季度，美股有望延续并加强三季度以来的上升动能，实现年度收获</w:t>
      </w:r>
      <w:r w:rsidRPr="00832CE4">
        <w:rPr>
          <w:rFonts w:ascii="Times New Roman" w:eastAsia="微软雅黑" w:hAnsi="Times New Roman" w:cs="Times New Roman"/>
          <w:sz w:val="22"/>
          <w:szCs w:val="22"/>
        </w:rPr>
        <w:t>。历史上，四季度往往是股市表现较好的时期之一，加上本年度独特的政策转向和潜在的财政利</w:t>
      </w:r>
      <w:r w:rsidRPr="00832CE4">
        <w:rPr>
          <w:rFonts w:ascii="Times New Roman" w:eastAsia="微软雅黑" w:hAnsi="Times New Roman" w:cs="Times New Roman"/>
          <w:sz w:val="22"/>
          <w:szCs w:val="22"/>
        </w:rPr>
        <w:lastRenderedPageBreak/>
        <w:t>好，年底</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圣诞行情</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值得期待。多数机构对于</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年底标普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指数目标在</w:t>
      </w:r>
      <w:r w:rsidRPr="00832CE4">
        <w:rPr>
          <w:rFonts w:ascii="Times New Roman" w:eastAsia="微软雅黑" w:hAnsi="Times New Roman" w:cs="Times New Roman"/>
          <w:b/>
          <w:bCs/>
          <w:sz w:val="22"/>
          <w:szCs w:val="22"/>
        </w:rPr>
        <w:t>6400-6500</w:t>
      </w:r>
      <w:r w:rsidRPr="00832CE4">
        <w:rPr>
          <w:rFonts w:ascii="Times New Roman" w:eastAsia="微软雅黑" w:hAnsi="Times New Roman" w:cs="Times New Roman"/>
          <w:b/>
          <w:bCs/>
          <w:sz w:val="22"/>
          <w:szCs w:val="22"/>
        </w:rPr>
        <w:t>点左右，这意味着相比年初约</w:t>
      </w:r>
      <w:r w:rsidRPr="00832CE4">
        <w:rPr>
          <w:rFonts w:ascii="Times New Roman" w:eastAsia="微软雅黑" w:hAnsi="Times New Roman" w:cs="Times New Roman"/>
          <w:b/>
          <w:bCs/>
          <w:sz w:val="22"/>
          <w:szCs w:val="22"/>
        </w:rPr>
        <w:t>6000</w:t>
      </w:r>
      <w:r w:rsidRPr="00832CE4">
        <w:rPr>
          <w:rFonts w:ascii="Times New Roman" w:eastAsia="微软雅黑" w:hAnsi="Times New Roman" w:cs="Times New Roman"/>
          <w:b/>
          <w:bCs/>
          <w:sz w:val="22"/>
          <w:szCs w:val="22"/>
        </w:rPr>
        <w:t>点有接近</w:t>
      </w:r>
      <w:r w:rsidRPr="00832CE4">
        <w:rPr>
          <w:rFonts w:ascii="Times New Roman" w:eastAsia="微软雅黑" w:hAnsi="Times New Roman" w:cs="Times New Roman"/>
          <w:b/>
          <w:bCs/>
          <w:sz w:val="22"/>
          <w:szCs w:val="22"/>
        </w:rPr>
        <w:t>10%</w:t>
      </w:r>
      <w:r w:rsidRPr="00832CE4">
        <w:rPr>
          <w:rFonts w:ascii="Times New Roman" w:eastAsia="微软雅黑" w:hAnsi="Times New Roman" w:cs="Times New Roman"/>
          <w:b/>
          <w:bCs/>
          <w:sz w:val="22"/>
          <w:szCs w:val="22"/>
        </w:rPr>
        <w:t>的年涨幅空间</w:t>
      </w:r>
      <w:r w:rsidRPr="00832CE4">
        <w:rPr>
          <w:rFonts w:ascii="Times New Roman" w:eastAsia="微软雅黑" w:hAnsi="Times New Roman" w:cs="Times New Roman"/>
          <w:b/>
          <w:bCs/>
          <w:sz w:val="22"/>
          <w:szCs w:val="22"/>
        </w:rPr>
        <w:t xml:space="preserve"> (</w:t>
      </w:r>
      <w:hyperlink r:id="rId94" w:anchor=":~:text=Nov%2019%20%28Reuters%29%20,economy%20and%20corporate%20earnings" w:history="1">
        <w:r w:rsidRPr="00832CE4">
          <w:rPr>
            <w:rStyle w:val="af0"/>
            <w:rFonts w:ascii="Times New Roman" w:eastAsia="微软雅黑" w:hAnsi="Times New Roman" w:cs="Times New Roman"/>
            <w:b/>
            <w:bCs/>
            <w:sz w:val="22"/>
            <w:szCs w:val="22"/>
          </w:rPr>
          <w:t>Goldman Sachs forecasts S&amp;P 500 target of 6500 for 2025-end, joins Morgan Stanley | Reuters</w:t>
        </w:r>
      </w:hyperlink>
      <w:r w:rsidRPr="00832CE4">
        <w:rPr>
          <w:rFonts w:ascii="Times New Roman" w:eastAsia="微软雅黑" w:hAnsi="Times New Roman" w:cs="Times New Roman"/>
          <w:b/>
          <w:bCs/>
          <w:sz w:val="22"/>
          <w:szCs w:val="22"/>
        </w:rPr>
        <w:t>) (</w:t>
      </w:r>
      <w:hyperlink r:id="rId95" w:anchor=":~:text=On%20Monday%2C%20Morgan%20Stanley%20also,business%20cycle%20indicators%20improve%20further" w:history="1">
        <w:r w:rsidRPr="00832CE4">
          <w:rPr>
            <w:rStyle w:val="af0"/>
            <w:rFonts w:ascii="Times New Roman" w:eastAsia="微软雅黑" w:hAnsi="Times New Roman" w:cs="Times New Roman"/>
            <w:b/>
            <w:bCs/>
            <w:sz w:val="22"/>
            <w:szCs w:val="22"/>
          </w:rPr>
          <w:t>Goldman Sachs forecasts S&amp;P 500 target of 6500 for 2025-end, joins Morgan Stanley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。如果前三季度走势符合预期，指数在四季度冲击这些目标位的概率较大。我们预测标普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在年底前可能再上涨</w:t>
      </w:r>
      <w:r w:rsidRPr="00832CE4">
        <w:rPr>
          <w:rFonts w:ascii="Times New Roman" w:eastAsia="微软雅黑" w:hAnsi="Times New Roman" w:cs="Times New Roman"/>
          <w:b/>
          <w:bCs/>
          <w:sz w:val="22"/>
          <w:szCs w:val="22"/>
        </w:rPr>
        <w:t>5-8%</w:t>
      </w:r>
      <w:r w:rsidRPr="00832CE4">
        <w:rPr>
          <w:rFonts w:ascii="Times New Roman" w:eastAsia="微软雅黑" w:hAnsi="Times New Roman" w:cs="Times New Roman"/>
          <w:b/>
          <w:bCs/>
          <w:sz w:val="22"/>
          <w:szCs w:val="22"/>
        </w:rPr>
        <w:t>，全年累积涨幅或达</w:t>
      </w:r>
      <w:r w:rsidRPr="00832CE4">
        <w:rPr>
          <w:rFonts w:ascii="Times New Roman" w:eastAsia="微软雅黑" w:hAnsi="Times New Roman" w:cs="Times New Roman"/>
          <w:b/>
          <w:bCs/>
          <w:sz w:val="22"/>
          <w:szCs w:val="22"/>
        </w:rPr>
        <w:t>15-20%</w:t>
      </w:r>
      <w:r w:rsidRPr="00832CE4">
        <w:rPr>
          <w:rFonts w:ascii="Times New Roman" w:eastAsia="微软雅黑" w:hAnsi="Times New Roman" w:cs="Times New Roman"/>
          <w:b/>
          <w:bCs/>
          <w:sz w:val="22"/>
          <w:szCs w:val="22"/>
        </w:rPr>
        <w:t>。对于寻求翻倍收益的积极投资者而言，四季度将是决胜阶段：经过前期布局，此时应在顺风行情中充分利用杠杆和选股策略放大收益。当然，市场不可能单边上扬，中途仍会有波动和板块轮动。但随着投资者对经济软着陆和企业盈利增长的信念增强，逢低买盘会明显增多，显著的深度回调在四季度出现的概率降低。技术面看，如无意外，四季度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指数、纳斯达克指数都将刷新历史新高。市场广度改善意味着多数股票都会随之受益，因此</w:t>
      </w:r>
      <w:r w:rsidRPr="00832CE4">
        <w:rPr>
          <w:rFonts w:ascii="Times New Roman" w:eastAsia="微软雅黑" w:hAnsi="Times New Roman" w:cs="Times New Roman"/>
          <w:sz w:val="22"/>
          <w:szCs w:val="22"/>
        </w:rPr>
        <w:t>持股胜于持币</w:t>
      </w:r>
      <w:r w:rsidRPr="00832CE4">
        <w:rPr>
          <w:rFonts w:ascii="Times New Roman" w:eastAsia="微软雅黑" w:hAnsi="Times New Roman" w:cs="Times New Roman"/>
          <w:b/>
          <w:bCs/>
          <w:sz w:val="22"/>
          <w:szCs w:val="22"/>
        </w:rPr>
        <w:t>是四季度的基本原则。资金流向上，之前潜伏在债券和货币市场的巨额资金可能部分回流股市寻求更高回报，年底前股票型基金有望重新实现净流入。企业方面，假期消费旺季将使许多公司业绩喜人，年终奖和红利派发预期也会提振股票回购和特别股息等股东友好行为。投资者情绪预计达到全年高点，然而也需警惕</w:t>
      </w:r>
      <w:r w:rsidRPr="00832CE4">
        <w:rPr>
          <w:rFonts w:ascii="Times New Roman" w:eastAsia="微软雅黑" w:hAnsi="Times New Roman" w:cs="Times New Roman"/>
          <w:sz w:val="22"/>
          <w:szCs w:val="22"/>
        </w:rPr>
        <w:t>过度乐观</w:t>
      </w:r>
      <w:r w:rsidRPr="00832CE4">
        <w:rPr>
          <w:rFonts w:ascii="Times New Roman" w:eastAsia="微软雅黑" w:hAnsi="Times New Roman" w:cs="Times New Roman"/>
          <w:b/>
          <w:bCs/>
          <w:sz w:val="22"/>
          <w:szCs w:val="22"/>
        </w:rPr>
        <w:t>导致的短期波动。例如，若市场对</w:t>
      </w:r>
      <w:r w:rsidRPr="00832CE4">
        <w:rPr>
          <w:rFonts w:ascii="Times New Roman" w:eastAsia="微软雅黑" w:hAnsi="Times New Roman" w:cs="Times New Roman"/>
          <w:b/>
          <w:bCs/>
          <w:sz w:val="22"/>
          <w:szCs w:val="22"/>
        </w:rPr>
        <w:t>2026</w:t>
      </w:r>
      <w:r w:rsidRPr="00832CE4">
        <w:rPr>
          <w:rFonts w:ascii="Times New Roman" w:eastAsia="微软雅黑" w:hAnsi="Times New Roman" w:cs="Times New Roman"/>
          <w:b/>
          <w:bCs/>
          <w:sz w:val="22"/>
          <w:szCs w:val="22"/>
        </w:rPr>
        <w:t>年预期过高或忽视潜在风险，任何风吹草动都可能引发快速的获利了结。但总体而言，我们对</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年四季度行情持</w:t>
      </w:r>
      <w:r w:rsidRPr="00832CE4">
        <w:rPr>
          <w:rFonts w:ascii="Times New Roman" w:eastAsia="微软雅黑" w:hAnsi="Times New Roman" w:cs="Times New Roman"/>
          <w:sz w:val="22"/>
          <w:szCs w:val="22"/>
        </w:rPr>
        <w:t>乐观</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态度，认为将为全年划上圆满句号。</w:t>
      </w:r>
    </w:p>
    <w:p w14:paraId="6B6B9FA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行业与板块机会：在普涨的大环境下，四季度各板块都有望录得正收益，但为了超额收益</w:t>
      </w:r>
      <w:r w:rsidRPr="00832CE4">
        <w:rPr>
          <w:rFonts w:ascii="Times New Roman" w:eastAsia="微软雅黑" w:hAnsi="Times New Roman" w:cs="Times New Roman"/>
          <w:sz w:val="22"/>
          <w:szCs w:val="22"/>
        </w:rPr>
        <w:t>，应重点把握那些顺风更劲的领域。首先，</w:t>
      </w:r>
      <w:r w:rsidRPr="00832CE4">
        <w:rPr>
          <w:rFonts w:ascii="Times New Roman" w:eastAsia="微软雅黑" w:hAnsi="Times New Roman" w:cs="Times New Roman"/>
          <w:b/>
          <w:bCs/>
          <w:sz w:val="22"/>
          <w:szCs w:val="22"/>
        </w:rPr>
        <w:t>消费板块</w:t>
      </w:r>
      <w:r w:rsidRPr="00832CE4">
        <w:rPr>
          <w:rFonts w:ascii="Times New Roman" w:eastAsia="微软雅黑" w:hAnsi="Times New Roman" w:cs="Times New Roman"/>
          <w:sz w:val="22"/>
          <w:szCs w:val="22"/>
        </w:rPr>
        <w:t>（尤其是可选消费品）往往在节假日季大放异彩。零售、电子商务、娱乐旅游等行业将在假日需求推动下业绩飙升，相关龙头股和</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预计强劲跑赢大盘。此外，如果减税到位，中产阶级税后收入提高，将直接转化为消费增长，这对汽车、住房装修、高端商品都是利好。</w:t>
      </w:r>
      <w:r w:rsidRPr="00832CE4">
        <w:rPr>
          <w:rFonts w:ascii="Times New Roman" w:eastAsia="微软雅黑" w:hAnsi="Times New Roman" w:cs="Times New Roman"/>
          <w:b/>
          <w:bCs/>
          <w:sz w:val="22"/>
          <w:szCs w:val="22"/>
        </w:rPr>
        <w:t>科技和互联网</w:t>
      </w:r>
      <w:r w:rsidRPr="00832CE4">
        <w:rPr>
          <w:rFonts w:ascii="Times New Roman" w:eastAsia="微软雅黑" w:hAnsi="Times New Roman" w:cs="Times New Roman"/>
          <w:sz w:val="22"/>
          <w:szCs w:val="22"/>
        </w:rPr>
        <w:t>板块在四季度也可能再现辉煌。一方面，企业往往在年底加大</w:t>
      </w:r>
      <w:r w:rsidRPr="00832CE4">
        <w:rPr>
          <w:rFonts w:ascii="Times New Roman" w:eastAsia="微软雅黑" w:hAnsi="Times New Roman" w:cs="Times New Roman"/>
          <w:sz w:val="22"/>
          <w:szCs w:val="22"/>
        </w:rPr>
        <w:t>IT</w:t>
      </w:r>
      <w:r w:rsidRPr="00832CE4">
        <w:rPr>
          <w:rFonts w:ascii="Times New Roman" w:eastAsia="微软雅黑" w:hAnsi="Times New Roman" w:cs="Times New Roman"/>
          <w:sz w:val="22"/>
          <w:szCs w:val="22"/>
        </w:rPr>
        <w:t>支出以用完年度预算，推动云服务、企业软件等需求上升；另一方面，消费者在假期购置电子产品，智能手机、新游戏设备等销售旺盛，大型科技公司第四季营收常创新高。因此</w:t>
      </w:r>
      <w:r w:rsidRPr="00832CE4">
        <w:rPr>
          <w:rFonts w:ascii="Times New Roman" w:eastAsia="微软雅黑" w:hAnsi="Times New Roman" w:cs="Times New Roman"/>
          <w:sz w:val="22"/>
          <w:szCs w:val="22"/>
        </w:rPr>
        <w:t>FAANG</w:t>
      </w:r>
      <w:r w:rsidRPr="00832CE4">
        <w:rPr>
          <w:rFonts w:ascii="Times New Roman" w:eastAsia="微软雅黑" w:hAnsi="Times New Roman" w:cs="Times New Roman"/>
          <w:sz w:val="22"/>
          <w:szCs w:val="22"/>
        </w:rPr>
        <w:t>等科技巨头股价在年底可能再创新高。</w:t>
      </w:r>
      <w:r w:rsidRPr="00832CE4">
        <w:rPr>
          <w:rFonts w:ascii="Times New Roman" w:eastAsia="微软雅黑" w:hAnsi="Times New Roman" w:cs="Times New Roman"/>
          <w:b/>
          <w:bCs/>
          <w:sz w:val="22"/>
          <w:szCs w:val="22"/>
        </w:rPr>
        <w:t>人工智能相关</w:t>
      </w:r>
      <w:r w:rsidRPr="00832CE4">
        <w:rPr>
          <w:rFonts w:ascii="Times New Roman" w:eastAsia="微软雅黑" w:hAnsi="Times New Roman" w:cs="Times New Roman"/>
          <w:sz w:val="22"/>
          <w:szCs w:val="22"/>
        </w:rPr>
        <w:t>公司如果在下半年推出新产品或服务（例如更成熟的</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助手、</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芯片新品发布），年底有望迎来订单和收入的大爆发，投资者将提前交易这种预期。</w:t>
      </w:r>
      <w:r w:rsidRPr="00832CE4">
        <w:rPr>
          <w:rFonts w:ascii="Times New Roman" w:eastAsia="微软雅黑" w:hAnsi="Times New Roman" w:cs="Times New Roman"/>
          <w:b/>
          <w:bCs/>
          <w:sz w:val="22"/>
          <w:szCs w:val="22"/>
        </w:rPr>
        <w:t>小型成长股</w:t>
      </w:r>
      <w:r w:rsidRPr="00832CE4">
        <w:rPr>
          <w:rFonts w:ascii="Times New Roman" w:eastAsia="微软雅黑" w:hAnsi="Times New Roman" w:cs="Times New Roman"/>
          <w:sz w:val="22"/>
          <w:szCs w:val="22"/>
        </w:rPr>
        <w:t>中，一些创新领域（如新能源、新材料、航天科技等）的公司四季度也值得关注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经过前三季度的资金累积，这些题材有可能成为年末的</w:t>
      </w:r>
      <w:r w:rsidRPr="00832CE4">
        <w:rPr>
          <w:rFonts w:ascii="Times New Roman" w:eastAsia="微软雅黑" w:hAnsi="Times New Roman" w:cs="Times New Roman"/>
          <w:b/>
          <w:bCs/>
          <w:sz w:val="22"/>
          <w:szCs w:val="22"/>
        </w:rPr>
        <w:t>主攻方向</w:t>
      </w:r>
      <w:r w:rsidRPr="00832CE4">
        <w:rPr>
          <w:rFonts w:ascii="Times New Roman" w:eastAsia="微软雅黑" w:hAnsi="Times New Roman" w:cs="Times New Roman"/>
          <w:sz w:val="22"/>
          <w:szCs w:val="22"/>
        </w:rPr>
        <w:t>之一，出现主题投资热潮。与此同时，</w:t>
      </w:r>
      <w:r w:rsidRPr="00832CE4">
        <w:rPr>
          <w:rFonts w:ascii="Times New Roman" w:eastAsia="微软雅黑" w:hAnsi="Times New Roman" w:cs="Times New Roman"/>
          <w:b/>
          <w:bCs/>
          <w:sz w:val="22"/>
          <w:szCs w:val="22"/>
        </w:rPr>
        <w:t>周期性板块</w:t>
      </w:r>
      <w:r w:rsidRPr="00832CE4">
        <w:rPr>
          <w:rFonts w:ascii="Times New Roman" w:eastAsia="微软雅黑" w:hAnsi="Times New Roman" w:cs="Times New Roman"/>
          <w:sz w:val="22"/>
          <w:szCs w:val="22"/>
        </w:rPr>
        <w:t>（能源、材料、工业）如果全球经济同步回暖，四季度也将水涨船高。油价在全球需求恢复时可能走强，能源股在年底可能再次领涨市场。基础材料（钢</w:t>
      </w:r>
      <w:r w:rsidRPr="00832CE4">
        <w:rPr>
          <w:rFonts w:ascii="Times New Roman" w:eastAsia="微软雅黑" w:hAnsi="Times New Roman" w:cs="Times New Roman"/>
          <w:sz w:val="22"/>
          <w:szCs w:val="22"/>
        </w:rPr>
        <w:lastRenderedPageBreak/>
        <w:t>铁、有色等）在制造业和建筑回升时同样获益。</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在降息环境下虽然利差缩窄，但证券经纪、财富管理等业务在牛市后期繁荣，券商和资产管理公司的股价有望攀升。</w:t>
      </w:r>
      <w:r w:rsidRPr="00832CE4">
        <w:rPr>
          <w:rFonts w:ascii="Times New Roman" w:eastAsia="微软雅黑" w:hAnsi="Times New Roman" w:cs="Times New Roman"/>
          <w:b/>
          <w:bCs/>
          <w:sz w:val="22"/>
          <w:szCs w:val="22"/>
        </w:rPr>
        <w:t>防御性板块</w:t>
      </w:r>
      <w:r w:rsidRPr="00832CE4">
        <w:rPr>
          <w:rFonts w:ascii="Times New Roman" w:eastAsia="微软雅黑" w:hAnsi="Times New Roman" w:cs="Times New Roman"/>
          <w:sz w:val="22"/>
          <w:szCs w:val="22"/>
        </w:rPr>
        <w:t>（公用事业、必需消费等）相对涨幅或落后，但仍会录得正收益，只是力度不如进攻型板块。鉴于四季度行情往往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一拥而上</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，投资者可以适度降低板块间的差异博弈，更多采用</w:t>
      </w:r>
      <w:r w:rsidRPr="00832CE4">
        <w:rPr>
          <w:rFonts w:ascii="Times New Roman" w:eastAsia="微软雅黑" w:hAnsi="Times New Roman" w:cs="Times New Roman"/>
          <w:b/>
          <w:bCs/>
          <w:sz w:val="22"/>
          <w:szCs w:val="22"/>
        </w:rPr>
        <w:t>顺势持仓</w:t>
      </w:r>
      <w:r w:rsidRPr="00832CE4">
        <w:rPr>
          <w:rFonts w:ascii="Times New Roman" w:eastAsia="微软雅黑" w:hAnsi="Times New Roman" w:cs="Times New Roman"/>
          <w:sz w:val="22"/>
          <w:szCs w:val="22"/>
        </w:rPr>
        <w:t>：让盈利奔跑，而非过早调仓离场。但也应当对估值泡沫迹象保持警觉，年底适时逐步兑现部分利润，特别是对涨幅过大的小盘股和概念炒作股，谨防年初可能出现的回调。</w:t>
      </w:r>
    </w:p>
    <w:p w14:paraId="1AD88EAE"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风格与市值展望：在牛市尾声阶段，市场风格可能再次出现一些微妙变化。通常大盘蓝筹</w:t>
      </w:r>
      <w:r w:rsidRPr="00832CE4">
        <w:rPr>
          <w:rFonts w:ascii="Times New Roman" w:eastAsia="微软雅黑" w:hAnsi="Times New Roman" w:cs="Times New Roman"/>
          <w:sz w:val="22"/>
          <w:szCs w:val="22"/>
        </w:rPr>
        <w:t>在年底具备资金虹吸效应（机构为了年底账面好看，偏好持有绩优权重股），因此超大市值公司在四季度末可能再度跑赢一些。不过鉴于今年的小盘股行情已经启动，我们预计小盘股全年将明显强于大盘指数。到四季度，小盘股指数可能累积涨幅远超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，这也意味着积极投资者在全年配置中显著受益于小盘暴露。不过年底如果估值过高，部分资金可能从小盘股逐步转回防御或大盘股，以确保年度收益落袋。</w:t>
      </w:r>
      <w:r w:rsidRPr="00832CE4">
        <w:rPr>
          <w:rFonts w:ascii="Times New Roman" w:eastAsia="微软雅黑" w:hAnsi="Times New Roman" w:cs="Times New Roman"/>
          <w:b/>
          <w:bCs/>
          <w:sz w:val="22"/>
          <w:szCs w:val="22"/>
        </w:rPr>
        <w:t>成长与价值</w:t>
      </w:r>
      <w:r w:rsidRPr="00832CE4">
        <w:rPr>
          <w:rFonts w:ascii="Times New Roman" w:eastAsia="微软雅黑" w:hAnsi="Times New Roman" w:cs="Times New Roman"/>
          <w:sz w:val="22"/>
          <w:szCs w:val="22"/>
        </w:rPr>
        <w:t>方面，随着利率进一步下行和经济复苏确立，成长股在全年胜出应无悬念。但价值股也不会惨淡，尤其那些低估值高股息的股票在年底可能吸引投资者进行组合再平衡。我们预计全年看，成长风格相对于价值风格取得适度超额收益。值得注意的是，经历</w:t>
      </w:r>
      <w:r w:rsidRPr="00832CE4">
        <w:rPr>
          <w:rFonts w:ascii="Times New Roman" w:eastAsia="微软雅黑" w:hAnsi="Times New Roman" w:cs="Times New Roman"/>
          <w:sz w:val="22"/>
          <w:szCs w:val="22"/>
        </w:rPr>
        <w:t>2022-2023</w:t>
      </w:r>
      <w:r w:rsidRPr="00832CE4">
        <w:rPr>
          <w:rFonts w:ascii="Times New Roman" w:eastAsia="微软雅黑" w:hAnsi="Times New Roman" w:cs="Times New Roman"/>
          <w:sz w:val="22"/>
          <w:szCs w:val="22"/>
        </w:rPr>
        <w:t>年的大幅风格轮动后，</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年的风格差异将没有之前几年那么极端，投资组合需要同时拥抱多元风格才能获得最优收益。投资者在年底需评估手中持股是否过于集中于某一风格，并考虑在高位进行再均衡，以防范</w:t>
      </w:r>
      <w:r w:rsidRPr="00832CE4">
        <w:rPr>
          <w:rFonts w:ascii="Times New Roman" w:eastAsia="微软雅黑" w:hAnsi="Times New Roman" w:cs="Times New Roman"/>
          <w:sz w:val="22"/>
          <w:szCs w:val="22"/>
        </w:rPr>
        <w:t>2026</w:t>
      </w:r>
      <w:r w:rsidRPr="00832CE4">
        <w:rPr>
          <w:rFonts w:ascii="Times New Roman" w:eastAsia="微软雅黑" w:hAnsi="Times New Roman" w:cs="Times New Roman"/>
          <w:sz w:val="22"/>
          <w:szCs w:val="22"/>
        </w:rPr>
        <w:t>年可能的风格切换风险。总的来说，四季度的风格配置策略应从激进逐步转向稳健，为下一年度做好准备：在享受成长小盘飙涨带来的超额利润同时，逐步增配一些防御性资产作为对冲。</w:t>
      </w:r>
    </w:p>
    <w:p w14:paraId="00E667EE"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激进投资策略与风险管理建议</w:t>
      </w:r>
    </w:p>
    <w:p w14:paraId="222DCA3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进取投资策略：</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为了实现全年投资收益翻倍的目标，仅仅被动跟随指数上涨是不够的，必须采取积极的策略博取超额回报。以下是可行的激进型投资策略：</w:t>
      </w:r>
    </w:p>
    <w:p w14:paraId="51B34EA9"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个股布局：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高贝塔值股票通常在牛市中涨幅远超大盘。投资者可精选那些业绩弹性大、行业景气向上的股票予以重点配置。例如，中型科技成长股、周期性消费股、新兴产业龙头等往往</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系数较高。一旦行情向好，这些股票有潜力实现数倍于指数的涨幅。当然高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也意味着波动巨大，因此建仓时机很关键。建议在市场调整末期逐步买入高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股，然后在上涨后期分批止盈。通过波段操作放大收益，同时严格设置止损以控制下行风险。</w:t>
      </w:r>
    </w:p>
    <w:p w14:paraId="66DD94F4"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lastRenderedPageBreak/>
        <w:t>主题型</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把握趋势：如果个人选股难度大，利用主题</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sz w:val="22"/>
          <w:szCs w:val="22"/>
        </w:rPr>
        <w:t>是参与热点行情的有效方式。近年来出现了许多跟踪高成长主题的</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，例如人工智能、云计算、生物科技、清洁能源、机器人、半导体等主题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。二季度可逢低布局这些</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，一旦相关主题升温，</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往往录得可观涨幅。主题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能够涵盖一篮子相关股票，分散个股风险，又能集中捕捉主题机会。例如，</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人工智能</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2023</w:t>
      </w:r>
      <w:r w:rsidRPr="00832CE4">
        <w:rPr>
          <w:rFonts w:ascii="Times New Roman" w:eastAsia="微软雅黑" w:hAnsi="Times New Roman" w:cs="Times New Roman"/>
          <w:sz w:val="22"/>
          <w:szCs w:val="22"/>
        </w:rPr>
        <w:t>年大涨的基础上，展望</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年随着</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进一步商业化仍有上涨空间。投资者也可关注</w:t>
      </w:r>
      <w:r w:rsidRPr="00832CE4">
        <w:rPr>
          <w:rFonts w:ascii="Times New Roman" w:eastAsia="微软雅黑" w:hAnsi="Times New Roman" w:cs="Times New Roman"/>
          <w:b/>
          <w:bCs/>
          <w:sz w:val="22"/>
          <w:szCs w:val="22"/>
        </w:rPr>
        <w:t>杠杆型行业</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sz w:val="22"/>
          <w:szCs w:val="22"/>
        </w:rPr>
        <w:t>，如看好纳斯达克指数则可以考虑</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倍做多纳指的</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（例如</w:t>
      </w:r>
      <w:r w:rsidRPr="00832CE4">
        <w:rPr>
          <w:rFonts w:ascii="Times New Roman" w:eastAsia="微软雅黑" w:hAnsi="Times New Roman" w:cs="Times New Roman"/>
          <w:sz w:val="22"/>
          <w:szCs w:val="22"/>
        </w:rPr>
        <w:t>ProShares</w:t>
      </w:r>
      <w:r w:rsidRPr="00832CE4">
        <w:rPr>
          <w:rFonts w:ascii="Times New Roman" w:eastAsia="微软雅黑" w:hAnsi="Times New Roman" w:cs="Times New Roman"/>
          <w:sz w:val="22"/>
          <w:szCs w:val="22"/>
        </w:rPr>
        <w:t>的</w:t>
      </w:r>
      <w:r w:rsidRPr="00832CE4">
        <w:rPr>
          <w:rFonts w:ascii="Times New Roman" w:eastAsia="微软雅黑" w:hAnsi="Times New Roman" w:cs="Times New Roman"/>
          <w:sz w:val="22"/>
          <w:szCs w:val="22"/>
        </w:rPr>
        <w:t>TQQQ</w:t>
      </w:r>
      <w:r w:rsidRPr="00832CE4">
        <w:rPr>
          <w:rFonts w:ascii="Times New Roman" w:eastAsia="微软雅黑" w:hAnsi="Times New Roman" w:cs="Times New Roman"/>
          <w:sz w:val="22"/>
          <w:szCs w:val="22"/>
        </w:rPr>
        <w:t>等），看好半导体则有</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倍做多半导体</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等。这些杠杆</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在行情判断正确时能大幅放大收益，但务必注意其日常波动和衰减效应，只适合短期波段操作，不宜长线持有。</w:t>
      </w:r>
    </w:p>
    <w:p w14:paraId="5DA837D8"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金融衍生品策略：运用期权等衍生工具是进一步提升收益的利器。激进投资者可以采用看涨期权</w:t>
      </w:r>
      <w:r w:rsidRPr="00832CE4">
        <w:rPr>
          <w:rFonts w:ascii="Times New Roman" w:eastAsia="微软雅黑" w:hAnsi="Times New Roman" w:cs="Times New Roman"/>
          <w:sz w:val="22"/>
          <w:szCs w:val="22"/>
        </w:rPr>
        <w:t>策略，在对某只股票或指数强烈看涨时买入适当数量的虚值看涨期权，以小博大获取杠杆收益。例如，针对预期三季度科技股行情，可在二季度末买入到期日在四季度的纳斯达克指数看涨期权。若行情如期上涨，期权价值将成倍增加，从而放大本金回报。亦可采用</w:t>
      </w:r>
      <w:r w:rsidRPr="00832CE4">
        <w:rPr>
          <w:rFonts w:ascii="Times New Roman" w:eastAsia="微软雅黑" w:hAnsi="Times New Roman" w:cs="Times New Roman"/>
          <w:b/>
          <w:bCs/>
          <w:sz w:val="22"/>
          <w:szCs w:val="22"/>
        </w:rPr>
        <w:t>牛市价差策略</w:t>
      </w:r>
      <w:r w:rsidRPr="00832CE4">
        <w:rPr>
          <w:rFonts w:ascii="Times New Roman" w:eastAsia="微软雅黑" w:hAnsi="Times New Roman" w:cs="Times New Roman"/>
          <w:sz w:val="22"/>
          <w:szCs w:val="22"/>
        </w:rPr>
        <w:t>（买入看涨期权的同时卖出较高执行价的看涨期权），以降低权利金成本，提高资金利用效率。此外，投资者还可以利用期权进行</w:t>
      </w:r>
      <w:r w:rsidRPr="00832CE4">
        <w:rPr>
          <w:rFonts w:ascii="Times New Roman" w:eastAsia="微软雅黑" w:hAnsi="Times New Roman" w:cs="Times New Roman"/>
          <w:b/>
          <w:bCs/>
          <w:sz w:val="22"/>
          <w:szCs w:val="22"/>
        </w:rPr>
        <w:t>增强收益</w:t>
      </w:r>
      <w:r w:rsidRPr="00832CE4">
        <w:rPr>
          <w:rFonts w:ascii="Times New Roman" w:eastAsia="微软雅黑" w:hAnsi="Times New Roman" w:cs="Times New Roman"/>
          <w:sz w:val="22"/>
          <w:szCs w:val="22"/>
        </w:rPr>
        <w:t>：在持有基础仓位的同时，卖出部分虚值看涨期权获取权利金收益（</w:t>
      </w:r>
      <w:r w:rsidRPr="00832CE4">
        <w:rPr>
          <w:rFonts w:ascii="Times New Roman" w:eastAsia="微软雅黑" w:hAnsi="Times New Roman" w:cs="Times New Roman"/>
          <w:sz w:val="22"/>
          <w:szCs w:val="22"/>
        </w:rPr>
        <w:t xml:space="preserve">Covered Call </w:t>
      </w:r>
      <w:r w:rsidRPr="00832CE4">
        <w:rPr>
          <w:rFonts w:ascii="Times New Roman" w:eastAsia="微软雅黑" w:hAnsi="Times New Roman" w:cs="Times New Roman"/>
          <w:sz w:val="22"/>
          <w:szCs w:val="22"/>
        </w:rPr>
        <w:t>策略），在震荡市或小幅上涨市况下增加回报。不过需警惕期权策略的风险，如市场剧烈波动可能导致期权头寸损失，务必投入自己熟悉并能承受损失的资金。</w:t>
      </w:r>
    </w:p>
    <w:p w14:paraId="19734631"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杠杆资金运用：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如果风险承受能力足够，适度运用保证金借贷放大仓位也是实现收益翻倍的途径之一。在明确上行趋势时，投资者可以通过券商融资融券提高仓位，比如在重要支撑位布局时使用</w:t>
      </w:r>
      <w:r w:rsidRPr="00832CE4">
        <w:rPr>
          <w:rFonts w:ascii="Times New Roman" w:eastAsia="微软雅黑" w:hAnsi="Times New Roman" w:cs="Times New Roman"/>
          <w:sz w:val="22"/>
          <w:szCs w:val="22"/>
        </w:rPr>
        <w:t>1.5</w:t>
      </w:r>
      <w:r w:rsidRPr="00832CE4">
        <w:rPr>
          <w:rFonts w:ascii="Times New Roman" w:eastAsia="微软雅黑" w:hAnsi="Times New Roman" w:cs="Times New Roman"/>
          <w:sz w:val="22"/>
          <w:szCs w:val="22"/>
        </w:rPr>
        <w:t>倍至</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倍的杠杆买入优质股。当标的上涨</w:t>
      </w:r>
      <w:r w:rsidRPr="00832CE4">
        <w:rPr>
          <w:rFonts w:ascii="Times New Roman" w:eastAsia="微软雅黑" w:hAnsi="Times New Roman" w:cs="Times New Roman"/>
          <w:sz w:val="22"/>
          <w:szCs w:val="22"/>
        </w:rPr>
        <w:t>20-30%</w:t>
      </w:r>
      <w:r w:rsidRPr="00832CE4">
        <w:rPr>
          <w:rFonts w:ascii="Times New Roman" w:eastAsia="微软雅黑" w:hAnsi="Times New Roman" w:cs="Times New Roman"/>
          <w:sz w:val="22"/>
          <w:szCs w:val="22"/>
        </w:rPr>
        <w:t>时，由于杠杆作用，自有资金收益将达到</w:t>
      </w:r>
      <w:r w:rsidRPr="00832CE4">
        <w:rPr>
          <w:rFonts w:ascii="Times New Roman" w:eastAsia="微软雅黑" w:hAnsi="Times New Roman" w:cs="Times New Roman"/>
          <w:sz w:val="22"/>
          <w:szCs w:val="22"/>
        </w:rPr>
        <w:t>40-60%</w:t>
      </w:r>
      <w:r w:rsidRPr="00832CE4">
        <w:rPr>
          <w:rFonts w:ascii="Times New Roman" w:eastAsia="微软雅黑" w:hAnsi="Times New Roman" w:cs="Times New Roman"/>
          <w:sz w:val="22"/>
          <w:szCs w:val="22"/>
        </w:rPr>
        <w:t>。当然，杠杆是一把双刃剑，如果判断失误下跌，同样放大损失。建议将杠杆比例控制在合理范围，并在杠杆仓位上设立更严格的止损线。一旦行情不利应迅速降低杠杆，以免亏损扩大被动斩仓。总之，杠杆策略需要与对市场拐点的把握相结合，在胜率高的时机果断出击，平时则保持谨慎。</w:t>
      </w:r>
    </w:p>
    <w:p w14:paraId="76588EC7"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动态波段交易：</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策略还包括对市场节奏的把握，进行动态仓位调整。在预判某一季度（如二季度初）可能先跌后涨的情况下，敢于在市场恐慌时大举加仓，待反弹高位时适时减仓甚至短线做空对冲，然后在下一波行情启动前再度加码做多。这种波段操作要求</w:t>
      </w:r>
      <w:r w:rsidRPr="00832CE4">
        <w:rPr>
          <w:rFonts w:ascii="Times New Roman" w:eastAsia="微软雅黑" w:hAnsi="Times New Roman" w:cs="Times New Roman"/>
          <w:sz w:val="22"/>
          <w:szCs w:val="22"/>
        </w:rPr>
        <w:lastRenderedPageBreak/>
        <w:t>对宏观和技术有深入研究，但如果执行到位，可以在同一波整体涨幅中获取远超指数的收益。举例来说，假设标普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二季度末相比季初上涨</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而通过高抛低吸的两次波段操作，投资者有机会获取接近两倍的累计涨幅。在全年几次大的波动中反复运用波段策略，能够使总收益成倍增长。当然波段操作存在踏空或判断错误的风险，一旦踏错节奏可能错失行情或遭受损失。因此此策略适合有经验且能密切跟踪市场的投资者。</w:t>
      </w:r>
    </w:p>
    <w:p w14:paraId="3E6A655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风险管理与风控机制：</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激进策略固然带来高回报潜力，但相应的风险也显著增加。要想在追求收益翻倍的同时确保账户生存，必须有周全的风险管理措施：</w:t>
      </w:r>
    </w:p>
    <w:p w14:paraId="12BEE751"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仓位控制与分散：</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首先要控制总体仓位水平，即使看好行情也不能满仓梭哈加杠杆。建议将核心底仓与战术仓位相结合，核心仓位（例如</w:t>
      </w:r>
      <w:r w:rsidRPr="00832CE4">
        <w:rPr>
          <w:rFonts w:ascii="Times New Roman" w:eastAsia="微软雅黑" w:hAnsi="Times New Roman" w:cs="Times New Roman"/>
          <w:sz w:val="22"/>
          <w:szCs w:val="22"/>
        </w:rPr>
        <w:t>50-60%</w:t>
      </w:r>
      <w:r w:rsidRPr="00832CE4">
        <w:rPr>
          <w:rFonts w:ascii="Times New Roman" w:eastAsia="微软雅黑" w:hAnsi="Times New Roman" w:cs="Times New Roman"/>
          <w:sz w:val="22"/>
          <w:szCs w:val="22"/>
        </w:rPr>
        <w:t>资金）投资于相对稳健的指数基金或蓝筹股，确保长期向上的基础；战术仓位（</w:t>
      </w:r>
      <w:r w:rsidRPr="00832CE4">
        <w:rPr>
          <w:rFonts w:ascii="Times New Roman" w:eastAsia="微软雅黑" w:hAnsi="Times New Roman" w:cs="Times New Roman"/>
          <w:sz w:val="22"/>
          <w:szCs w:val="22"/>
        </w:rPr>
        <w:t>40-50%</w:t>
      </w:r>
      <w:r w:rsidRPr="00832CE4">
        <w:rPr>
          <w:rFonts w:ascii="Times New Roman" w:eastAsia="微软雅黑" w:hAnsi="Times New Roman" w:cs="Times New Roman"/>
          <w:sz w:val="22"/>
          <w:szCs w:val="22"/>
        </w:rPr>
        <w:t>）用于上述激进策略以博取超额收益。这样即使战术操作出现失误，核心仓位仍能保证资产不致大幅回撤。同时注意分散投资，不要把所有鸡蛋放在一个篮子里。在高</w:t>
      </w:r>
      <w:r w:rsidRPr="00832CE4">
        <w:rPr>
          <w:rFonts w:ascii="Times New Roman" w:eastAsia="微软雅黑" w:hAnsi="Times New Roman" w:cs="Times New Roman"/>
          <w:sz w:val="22"/>
          <w:szCs w:val="22"/>
        </w:rPr>
        <w:t>β</w:t>
      </w:r>
      <w:r w:rsidRPr="00832CE4">
        <w:rPr>
          <w:rFonts w:ascii="Times New Roman" w:eastAsia="微软雅黑" w:hAnsi="Times New Roman" w:cs="Times New Roman"/>
          <w:sz w:val="22"/>
          <w:szCs w:val="22"/>
        </w:rPr>
        <w:t>个股和主题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中也要做到行业和主题分散，避免单一事件对整个资产造成重创。</w:t>
      </w:r>
    </w:p>
    <w:p w14:paraId="40BCDC0D"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止损与止盈纪律：</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制定明确的止损线是风险管理的生命线。对于高杠杆和衍生品头寸，建议设置严格的止损，如亏损达到本金的</w:t>
      </w:r>
      <w:r w:rsidRPr="00832CE4">
        <w:rPr>
          <w:rFonts w:ascii="Times New Roman" w:eastAsia="微软雅黑" w:hAnsi="Times New Roman" w:cs="Times New Roman"/>
          <w:sz w:val="22"/>
          <w:szCs w:val="22"/>
        </w:rPr>
        <w:t>10%-15%</w:t>
      </w:r>
      <w:r w:rsidRPr="00832CE4">
        <w:rPr>
          <w:rFonts w:ascii="Times New Roman" w:eastAsia="微软雅黑" w:hAnsi="Times New Roman" w:cs="Times New Roman"/>
          <w:sz w:val="22"/>
          <w:szCs w:val="22"/>
        </w:rPr>
        <w:t>时必须无条件止损离场，防止小亏变巨亏。同样重要的是止盈策略，在激进投资中贪婪往往导致本可以兑现的利润回吐殆尽。可以根据目标收益率分批止盈，如某高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股票预期上涨</w:t>
      </w:r>
      <w:r w:rsidRPr="00832CE4">
        <w:rPr>
          <w:rFonts w:ascii="Times New Roman" w:eastAsia="微软雅黑" w:hAnsi="Times New Roman" w:cs="Times New Roman"/>
          <w:sz w:val="22"/>
          <w:szCs w:val="22"/>
        </w:rPr>
        <w:t>50%</w:t>
      </w:r>
      <w:r w:rsidRPr="00832CE4">
        <w:rPr>
          <w:rFonts w:ascii="Times New Roman" w:eastAsia="微软雅黑" w:hAnsi="Times New Roman" w:cs="Times New Roman"/>
          <w:sz w:val="22"/>
          <w:szCs w:val="22"/>
        </w:rPr>
        <w:t>，当达到</w:t>
      </w:r>
      <w:r w:rsidRPr="00832CE4">
        <w:rPr>
          <w:rFonts w:ascii="Times New Roman" w:eastAsia="微软雅黑" w:hAnsi="Times New Roman" w:cs="Times New Roman"/>
          <w:sz w:val="22"/>
          <w:szCs w:val="22"/>
        </w:rPr>
        <w:t>30%</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40%</w:t>
      </w:r>
      <w:r w:rsidRPr="00832CE4">
        <w:rPr>
          <w:rFonts w:ascii="Times New Roman" w:eastAsia="微软雅黑" w:hAnsi="Times New Roman" w:cs="Times New Roman"/>
          <w:sz w:val="22"/>
          <w:szCs w:val="22"/>
        </w:rPr>
        <w:t>时分批卖出部分，锁定收益。严格执行预先设定的止损止盈纪律，避免情绪化交易，这是控制回撤、保证收益最终落袋的关键。</w:t>
      </w:r>
    </w:p>
    <w:p w14:paraId="2852BF75"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对冲和避险工具：在市场不确定性高的时候，运用对冲策略可以降低组合风险。投资者可以购买一些与股票负相关或波动率相关的资产作为保险。例如，买入适度的看跌期权</w:t>
      </w:r>
      <w:r w:rsidRPr="00832CE4">
        <w:rPr>
          <w:rFonts w:ascii="Times New Roman" w:eastAsia="微软雅黑" w:hAnsi="Times New Roman" w:cs="Times New Roman"/>
          <w:sz w:val="22"/>
          <w:szCs w:val="22"/>
        </w:rPr>
        <w:t>或看跌期权价差来保护股票组合，一旦市场突然大跌，期权获利可部分对冲股票损失。另外，配置一定比例的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黄金或波动率指数</w:t>
      </w:r>
      <w:r w:rsidRPr="00832CE4">
        <w:rPr>
          <w:rFonts w:ascii="Times New Roman" w:eastAsia="微软雅黑" w:hAnsi="Times New Roman" w:cs="Times New Roman"/>
          <w:sz w:val="22"/>
          <w:szCs w:val="22"/>
        </w:rPr>
        <w:t>ETF(VIX ETF)**</w:t>
      </w:r>
      <w:r w:rsidRPr="00832CE4">
        <w:rPr>
          <w:rFonts w:ascii="Times New Roman" w:eastAsia="微软雅黑" w:hAnsi="Times New Roman" w:cs="Times New Roman"/>
          <w:sz w:val="22"/>
          <w:szCs w:val="22"/>
        </w:rPr>
        <w:t>也能在风险事件中提供缓冲。这类尾部风险对冲策略通常成本不高（年化成本约占组合</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以内）却能在股市急跌</w:t>
      </w:r>
      <w:r w:rsidRPr="00832CE4">
        <w:rPr>
          <w:rFonts w:ascii="Times New Roman" w:eastAsia="微软雅黑" w:hAnsi="Times New Roman" w:cs="Times New Roman"/>
          <w:sz w:val="22"/>
          <w:szCs w:val="22"/>
        </w:rPr>
        <w:t>10-15%</w:t>
      </w:r>
      <w:r w:rsidRPr="00832CE4">
        <w:rPr>
          <w:rFonts w:ascii="Times New Roman" w:eastAsia="微软雅黑" w:hAnsi="Times New Roman" w:cs="Times New Roman"/>
          <w:sz w:val="22"/>
          <w:szCs w:val="22"/>
        </w:rPr>
        <w:t>时获得可观收益，从而为投资者提供流动性并防止被迫斩仓</w:t>
      </w:r>
      <w:r w:rsidRPr="00832CE4">
        <w:rPr>
          <w:rFonts w:ascii="Times New Roman" w:eastAsia="微软雅黑" w:hAnsi="Times New Roman" w:cs="Times New Roman"/>
          <w:sz w:val="22"/>
          <w:szCs w:val="22"/>
        </w:rPr>
        <w:t xml:space="preserve"> (</w:t>
      </w:r>
      <w:hyperlink r:id="rId96" w:anchor=":~:text=portfolio%20decline%2015,the%20gains%20accelerating%20if%20losses" w:history="1">
        <w:r w:rsidRPr="00832CE4">
          <w:rPr>
            <w:rStyle w:val="af0"/>
            <w:rFonts w:ascii="Times New Roman" w:eastAsia="微软雅黑" w:hAnsi="Times New Roman" w:cs="Times New Roman"/>
            <w:sz w:val="22"/>
            <w:szCs w:val="22"/>
          </w:rPr>
          <w:t>2025 Equity and Volatility Outlook</w:t>
        </w:r>
      </w:hyperlink>
      <w:r w:rsidRPr="00832CE4">
        <w:rPr>
          <w:rFonts w:ascii="Times New Roman" w:eastAsia="微软雅黑" w:hAnsi="Times New Roman" w:cs="Times New Roman"/>
          <w:sz w:val="22"/>
          <w:szCs w:val="22"/>
        </w:rPr>
        <w:t>) (</w:t>
      </w:r>
      <w:hyperlink r:id="rId97" w:anchor=":~:text=increase%20beyond%2015,from%20becoming%20a%20forced%20seller" w:history="1">
        <w:r w:rsidRPr="00832CE4">
          <w:rPr>
            <w:rStyle w:val="af0"/>
            <w:rFonts w:ascii="Times New Roman" w:eastAsia="微软雅黑" w:hAnsi="Times New Roman" w:cs="Times New Roman"/>
            <w:sz w:val="22"/>
            <w:szCs w:val="22"/>
          </w:rPr>
          <w:t>2025 Equity and Volatility Outlook</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。当然，对冲工具也会侵蚀部分上涨收益，因此需要权衡成本与收益，在行情平稳时可适当减少对冲，在不确定性高企时增加对冲比重。</w:t>
      </w:r>
    </w:p>
    <w:p w14:paraId="0987B217"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lastRenderedPageBreak/>
        <w:t>警惕杠杆风险与流动性风险：激进策略往往涉及杠杆，一定要注意融资融券的风险</w:t>
      </w:r>
      <w:r w:rsidRPr="00832CE4">
        <w:rPr>
          <w:rFonts w:ascii="Times New Roman" w:eastAsia="微软雅黑" w:hAnsi="Times New Roman" w:cs="Times New Roman"/>
          <w:sz w:val="22"/>
          <w:szCs w:val="22"/>
        </w:rPr>
        <w:t>。当市场剧烈波动时，杠杆交易可能面临追加保证金的压力，甚至在极端情况下券商强制平仓。为避免这种情况，务必保持杠杆账户有足够的保证金冗余，不要用尽最大杠杆。流动性风险方面，小盘股和期权等市场在极端行情下可能流动性骤降，买卖价差拉大，投资者应避免在流动性差的时刻被迫交易。同时，提前规划好紧急情况下的现金储备或高流动性资产，以防市场休市、交易限制等黑天鹅情景下仍有应对之策。</w:t>
      </w:r>
    </w:p>
    <w:p w14:paraId="35C7D3E1"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情景规划与心理控制：</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风险管理还包括对各种可能情景的预判和应对预案。投资者应定期进行情景分析：假设最坏情况（如地缘政治冲突升级导致市场暴跌</w:t>
      </w:r>
      <w:r w:rsidRPr="00832CE4">
        <w:rPr>
          <w:rFonts w:ascii="Times New Roman" w:eastAsia="微软雅黑" w:hAnsi="Times New Roman" w:cs="Times New Roman"/>
          <w:sz w:val="22"/>
          <w:szCs w:val="22"/>
        </w:rPr>
        <w:t>20%</w:t>
      </w:r>
      <w:r w:rsidRPr="00832CE4">
        <w:rPr>
          <w:rFonts w:ascii="Times New Roman" w:eastAsia="微软雅黑" w:hAnsi="Times New Roman" w:cs="Times New Roman"/>
          <w:sz w:val="22"/>
          <w:szCs w:val="22"/>
        </w:rPr>
        <w:t>）出现，自己的组合损失会如何，是否在可承受范围，有何补救措施。提前想好这些问题，在风暴来临时才能从容应对。另外，心理素质的管理也属于风控范畴。激进投资期间，市场波动会引起情绪的大幅波动，投资者必须保持冷静，不被贪婪或恐惧左右。遵守既定的交易计划，比在恐慌或亢奋中追涨杀跌要明智得多。培养纪律性和执行力，将有助于长期生存并最终实现收益目标。</w:t>
      </w:r>
    </w:p>
    <w:p w14:paraId="4E182911"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小结与建议</w:t>
      </w:r>
    </w:p>
    <w:p w14:paraId="0FEC523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年美股市场有望走出先抑后扬的</w:t>
      </w:r>
      <w:r w:rsidRPr="00832CE4">
        <w:rPr>
          <w:rFonts w:ascii="Times New Roman" w:eastAsia="微软雅黑" w:hAnsi="Times New Roman" w:cs="Times New Roman"/>
          <w:b/>
          <w:bCs/>
          <w:sz w:val="22"/>
          <w:szCs w:val="22"/>
        </w:rPr>
        <w:t>波浪式上升</w:t>
      </w:r>
      <w:r w:rsidRPr="00832CE4">
        <w:rPr>
          <w:rFonts w:ascii="Times New Roman" w:eastAsia="微软雅黑" w:hAnsi="Times New Roman" w:cs="Times New Roman"/>
          <w:sz w:val="22"/>
          <w:szCs w:val="22"/>
        </w:rPr>
        <w:t>行情。第一季度在高通胀余波和政策不确定下经历调整，但随后随着宏观环境改善、政策转向宽松，市场趋势将由熊转牛。我们按照季度详尽分析了宏观、市场、行业和风格的变化轨迹，发现在下半年利率下降和企业盈利增长的双重推动下，美股有望迎来全面上涨的局面。</w:t>
      </w:r>
    </w:p>
    <w:p w14:paraId="781A9DB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对于立志全年投资收益翻倍的激进型投资者来说，</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年提供了一个大展身手的舞台。但成功的关键在于</w:t>
      </w:r>
      <w:r w:rsidRPr="00832CE4">
        <w:rPr>
          <w:rFonts w:ascii="Times New Roman" w:eastAsia="微软雅黑" w:hAnsi="Times New Roman" w:cs="Times New Roman"/>
          <w:b/>
          <w:bCs/>
          <w:sz w:val="22"/>
          <w:szCs w:val="22"/>
        </w:rPr>
        <w:t>研判趋势、把握节奏、胆大心细</w:t>
      </w:r>
      <w:r w:rsidRPr="00832CE4">
        <w:rPr>
          <w:rFonts w:ascii="Times New Roman" w:eastAsia="微软雅黑" w:hAnsi="Times New Roman" w:cs="Times New Roman"/>
          <w:sz w:val="22"/>
          <w:szCs w:val="22"/>
        </w:rPr>
        <w:t>。基于本报告分析，我们提出以下建议供参考：</w:t>
      </w:r>
    </w:p>
    <w:p w14:paraId="30211C85"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把握大势，逐季布局：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一季度末到二季度初市场低迷时大胆逢低布局，重点配置受益政策的新兴产业和优质小盘成长股，为下半年行情做好仓位准备。三季度确认转势后顺势加仓高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品种，充分享受上涨行情。四季度行情火热时逐步锁定收益、优化组合，以防范潜在回调。</w:t>
      </w:r>
    </w:p>
    <w:p w14:paraId="014FE639"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聚焦成长与创新主题：全年投资主线应围绕科技创新和高成长领域，尤其是人工智能、生物科技、云计算等赛道。这些行业具备长期向上动能，可望产生众多黑马</w:t>
      </w:r>
      <w:r w:rsidRPr="00832CE4">
        <w:rPr>
          <w:rFonts w:ascii="Times New Roman" w:eastAsia="微软雅黑" w:hAnsi="Times New Roman" w:cs="Times New Roman"/>
          <w:sz w:val="22"/>
          <w:szCs w:val="22"/>
        </w:rPr>
        <w:t>股票和高弹性机会。同时辅以消费复苏和制造业回流等主题投资，分享经济结构变化红利。</w:t>
      </w:r>
    </w:p>
    <w:p w14:paraId="713FCC41"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lastRenderedPageBreak/>
        <w:t>**</w:t>
      </w:r>
      <w:r w:rsidRPr="00832CE4">
        <w:rPr>
          <w:rFonts w:ascii="Times New Roman" w:eastAsia="微软雅黑" w:hAnsi="Times New Roman" w:cs="Times New Roman"/>
          <w:sz w:val="22"/>
          <w:szCs w:val="22"/>
        </w:rPr>
        <w:t>灵活运用工具放大收益：</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根据自身熟悉程度，运用主题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、杠杆</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、期权等工具来提高投资组合的进攻性。例如通过</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倍做多纳指</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捕捉科技股上涨，通过买入看涨期权博取板块轮动行情。但务必控制仓位比例，避免过度依赖单一工具。</w:t>
      </w:r>
    </w:p>
    <w:p w14:paraId="378BD89E"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严格风险控制，守住胜利果实：</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在追求高收益的同时，将风险管理放在首位。设置止损线、防范黑天鹅、保持适度对冲都是必不可少的措施。一旦投资策略验证失败，要果断认亏退出观望；当策略成功收益扩大时，也应适时降低杠杆、防止过山车行情导致收益回撤。始终做到进可攻、退可守。</w:t>
      </w:r>
    </w:p>
    <w:p w14:paraId="0B020649"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定期复盘和展望：</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投资者需密切跟踪宏观数据和市场风向，定期检视并调整策略。每季度结束时，对照本报告分析与市场实际表现，找出偏差并修正下一季度的操作计划。只有不断学习和适应变化，才能在瞬息万变的市场中立于不败之地。</w:t>
      </w:r>
    </w:p>
    <w:p w14:paraId="67B7CCA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展望</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全年，如果策略执行到位，利用行情起伏中的多重机会，实现投资组合净值翻倍并非天方夜谭。在稳健的宏观趋势和政策顺风下，美股依然是充满机会的投资乐园。愿各位投资者在做好风险管理的前提下，勇于把握机遇，收获理想的回报！</w:t>
      </w:r>
      <w:r w:rsidRPr="00832CE4">
        <w:rPr>
          <w:rFonts w:ascii="Times New Roman" w:eastAsia="微软雅黑" w:hAnsi="Times New Roman" w:cs="Times New Roman"/>
          <w:sz w:val="22"/>
          <w:szCs w:val="22"/>
        </w:rPr>
        <w:t xml:space="preserve"> (</w:t>
      </w:r>
      <w:hyperlink r:id="rId98" w:anchor=":~:text=On%20Monday%2C%20Morgan%20Stanley%20also,business%20cycle%20indicators%20improve%20furthe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99"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p>
    <w:p w14:paraId="1133DE7E"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参考来源：</w:t>
      </w:r>
    </w:p>
    <w:p w14:paraId="0DEB52DB"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Allio</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月最后一周宏观周报》</w:t>
      </w:r>
      <w:r w:rsidRPr="00832CE4">
        <w:rPr>
          <w:rFonts w:ascii="Times New Roman" w:eastAsia="微软雅黑" w:hAnsi="Times New Roman" w:cs="Times New Roman"/>
          <w:sz w:val="22"/>
          <w:szCs w:val="22"/>
        </w:rPr>
        <w:t xml:space="preserve"> (</w:t>
      </w:r>
      <w:hyperlink r:id="rId100" w:anchor=":~:text=Stocks%20sold%20off%20hard%20over,back%20half%20of%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101" w:anchor=":~:text=%2A%20The%20s,made%20the%20media%20round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102" w:anchor=":~:text=The%20VIX%20settled%20the%20week,high%20notched%20on%20February%2019"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103"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等</w:t>
      </w:r>
    </w:p>
    <w:p w14:paraId="17D64F30"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Fidelity</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年第一季度经济展望》</w:t>
      </w:r>
      <w:r w:rsidRPr="00832CE4">
        <w:rPr>
          <w:rFonts w:ascii="Times New Roman" w:eastAsia="微软雅黑" w:hAnsi="Times New Roman" w:cs="Times New Roman"/>
          <w:sz w:val="22"/>
          <w:szCs w:val="22"/>
        </w:rPr>
        <w:t xml:space="preserve"> (</w:t>
      </w:r>
      <w:hyperlink r:id="rId104" w:anchor=":~:text=The%20Fed%20may%20be%20close,2%20more%20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 (</w:t>
      </w:r>
      <w:hyperlink r:id="rId105" w:anchor=":~:text=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p>
    <w:p w14:paraId="13A89DB0"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Reuters</w:t>
      </w:r>
      <w:r w:rsidRPr="00832CE4">
        <w:rPr>
          <w:rFonts w:ascii="Times New Roman" w:eastAsia="微软雅黑" w:hAnsi="Times New Roman" w:cs="Times New Roman"/>
          <w:sz w:val="22"/>
          <w:szCs w:val="22"/>
        </w:rPr>
        <w:t>《美联储维持利率不变，特朗普敦促降息》</w:t>
      </w:r>
      <w:r w:rsidRPr="00832CE4">
        <w:rPr>
          <w:rFonts w:ascii="Times New Roman" w:eastAsia="微软雅黑" w:hAnsi="Times New Roman" w:cs="Times New Roman"/>
          <w:sz w:val="22"/>
          <w:szCs w:val="22"/>
        </w:rPr>
        <w:t xml:space="preserve"> (</w:t>
      </w:r>
      <w:hyperlink r:id="rId106"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107" w:anchor=":~:text=Earlier%2C%20in%20explaining%20why%20rates,unusually%20elevated"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p>
    <w:p w14:paraId="46B613B9"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Janus Henderson</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年小盘股展望》</w:t>
      </w:r>
      <w:r w:rsidRPr="00832CE4">
        <w:rPr>
          <w:rFonts w:ascii="Times New Roman" w:eastAsia="微软雅黑" w:hAnsi="Times New Roman" w:cs="Times New Roman"/>
          <w:sz w:val="22"/>
          <w:szCs w:val="22"/>
        </w:rPr>
        <w:t xml:space="preserve"> (</w:t>
      </w:r>
      <w:hyperlink r:id="rId108"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09" w:anchor=":~:text=U.S.%20small,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p>
    <w:p w14:paraId="521F6F2E"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lastRenderedPageBreak/>
        <w:t>Nasdaq</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年生物科技市场趋势》</w:t>
      </w:r>
      <w:r w:rsidRPr="00832CE4">
        <w:rPr>
          <w:rFonts w:ascii="Times New Roman" w:eastAsia="微软雅黑" w:hAnsi="Times New Roman" w:cs="Times New Roman"/>
          <w:sz w:val="22"/>
          <w:szCs w:val="22"/>
        </w:rPr>
        <w:t xml:space="preserve"> (</w:t>
      </w:r>
      <w:hyperlink r:id="rId110" w:anchor=":~:text=Following%20a%20period%20of%20market,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 (</w:t>
      </w:r>
      <w:hyperlink r:id="rId111" w:anchor=":~:text=Acquisitions%20announced%20this%20week%20at,Leo%20Pharma%27s%20preclinical%20inflammation%20drugs"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w:t>
      </w:r>
    </w:p>
    <w:p w14:paraId="1AF922C9"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Reuters</w:t>
      </w:r>
      <w:r w:rsidRPr="00832CE4">
        <w:rPr>
          <w:rFonts w:ascii="Times New Roman" w:eastAsia="微软雅黑" w:hAnsi="Times New Roman" w:cs="Times New Roman"/>
          <w:sz w:val="22"/>
          <w:szCs w:val="22"/>
        </w:rPr>
        <w:t>《高盛上调标普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目标至</w:t>
      </w:r>
      <w:r w:rsidRPr="00832CE4">
        <w:rPr>
          <w:rFonts w:ascii="Times New Roman" w:eastAsia="微软雅黑" w:hAnsi="Times New Roman" w:cs="Times New Roman"/>
          <w:sz w:val="22"/>
          <w:szCs w:val="22"/>
        </w:rPr>
        <w:t>6500</w:t>
      </w:r>
      <w:r w:rsidRPr="00832CE4">
        <w:rPr>
          <w:rFonts w:ascii="Times New Roman" w:eastAsia="微软雅黑" w:hAnsi="Times New Roman" w:cs="Times New Roman"/>
          <w:sz w:val="22"/>
          <w:szCs w:val="22"/>
        </w:rPr>
        <w:t>点》</w:t>
      </w:r>
      <w:r w:rsidRPr="00832CE4">
        <w:rPr>
          <w:rFonts w:ascii="Times New Roman" w:eastAsia="微软雅黑" w:hAnsi="Times New Roman" w:cs="Times New Roman"/>
          <w:sz w:val="22"/>
          <w:szCs w:val="22"/>
        </w:rPr>
        <w:t xml:space="preserve"> (</w:t>
      </w:r>
      <w:hyperlink r:id="rId112" w:anchor=":~:text=Nov%2019%20%28Reuters%29%20,economy%20and%20corporate%20earnings"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113"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p>
    <w:p w14:paraId="62B84226"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Business Insider</w:t>
      </w:r>
      <w:r w:rsidRPr="00832CE4">
        <w:rPr>
          <w:rFonts w:ascii="Times New Roman" w:eastAsia="微软雅黑" w:hAnsi="Times New Roman" w:cs="Times New Roman"/>
          <w:sz w:val="22"/>
          <w:szCs w:val="22"/>
        </w:rPr>
        <w:t>《标普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技术面转弱分析》</w:t>
      </w:r>
      <w:r w:rsidRPr="00832CE4">
        <w:rPr>
          <w:rFonts w:ascii="Times New Roman" w:eastAsia="微软雅黑" w:hAnsi="Times New Roman" w:cs="Times New Roman"/>
          <w:sz w:val="22"/>
          <w:szCs w:val="22"/>
        </w:rPr>
        <w:t xml:space="preserve"> (</w:t>
      </w:r>
      <w:hyperlink r:id="rId114" w:anchor=":~:text=The%20S%26P%20500%20and%20the,term%20direction%20of%20a%20trend"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 (</w:t>
      </w:r>
      <w:hyperlink r:id="rId115"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p>
    <w:p w14:paraId="51CE906F"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Capital Group</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年股市展望：</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引领市场扩散》</w:t>
      </w:r>
      <w:r w:rsidRPr="00832CE4">
        <w:rPr>
          <w:rFonts w:ascii="Times New Roman" w:eastAsia="微软雅黑" w:hAnsi="Times New Roman" w:cs="Times New Roman"/>
          <w:sz w:val="22"/>
          <w:szCs w:val="22"/>
        </w:rPr>
        <w:t xml:space="preserve"> (</w:t>
      </w:r>
      <w:hyperlink r:id="rId116" w:anchor=":~:text=,dividend%20payers%20and%20small%20cap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 (</w:t>
      </w:r>
      <w:hyperlink r:id="rId117" w:anchor=":~:text=Other%20Trump%20policies%20present%20challenges,for%20renewable%20energy%20and%20electric"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br/>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报告中引用的资料均来自权威机构发布的市场报告和新闻资讯，以确保分析的准确性和前瞻性。</w:t>
      </w:r>
      <w:r w:rsidRPr="00832CE4">
        <w:rPr>
          <w:rFonts w:ascii="Times New Roman" w:eastAsia="微软雅黑" w:hAnsi="Times New Roman" w:cs="Times New Roman"/>
          <w:i/>
          <w:iCs/>
          <w:sz w:val="22"/>
          <w:szCs w:val="22"/>
        </w:rPr>
        <w:t>)</w:t>
      </w:r>
    </w:p>
    <w:p w14:paraId="33188299" w14:textId="77777777" w:rsidR="00832CE4" w:rsidRPr="00832CE4" w:rsidRDefault="00832CE4" w:rsidP="00134146">
      <w:pPr>
        <w:rPr>
          <w:rFonts w:ascii="Times New Roman" w:eastAsia="微软雅黑" w:hAnsi="Times New Roman" w:cs="Times New Roman"/>
          <w:sz w:val="22"/>
          <w:szCs w:val="22"/>
        </w:rPr>
      </w:pPr>
    </w:p>
    <w:p w14:paraId="530B6CBA" w14:textId="574CD561" w:rsidR="00BE748B" w:rsidRPr="00414082" w:rsidRDefault="00BE748B" w:rsidP="00BE748B">
      <w:pPr>
        <w:pStyle w:val="1"/>
        <w:rPr>
          <w:rFonts w:ascii="Times New Roman" w:eastAsia="微软雅黑" w:hAnsi="Times New Roman" w:cs="Times New Roman"/>
          <w:b/>
          <w:bCs/>
          <w:sz w:val="22"/>
          <w:szCs w:val="22"/>
        </w:rPr>
      </w:pPr>
      <w:bookmarkStart w:id="3" w:name="_Toc197087763"/>
      <w:r w:rsidRPr="00414082">
        <w:rPr>
          <w:rFonts w:ascii="Times New Roman" w:eastAsia="微软雅黑" w:hAnsi="Times New Roman" w:cs="Times New Roman"/>
          <w:b/>
          <w:bCs/>
          <w:sz w:val="22"/>
          <w:szCs w:val="22"/>
        </w:rPr>
        <w:t>第</w:t>
      </w:r>
      <w:r w:rsidR="00BD54E7">
        <w:rPr>
          <w:rFonts w:ascii="Times New Roman" w:eastAsia="微软雅黑" w:hAnsi="Times New Roman" w:cs="Times New Roman" w:hint="eastAsia"/>
          <w:b/>
          <w:bCs/>
          <w:sz w:val="22"/>
          <w:szCs w:val="22"/>
        </w:rPr>
        <w:t>二</w:t>
      </w:r>
      <w:r w:rsidRPr="00414082">
        <w:rPr>
          <w:rFonts w:ascii="Times New Roman" w:eastAsia="微软雅黑" w:hAnsi="Times New Roman" w:cs="Times New Roman"/>
          <w:b/>
          <w:bCs/>
          <w:sz w:val="22"/>
          <w:szCs w:val="22"/>
        </w:rPr>
        <w:t>章：</w:t>
      </w:r>
      <w:r w:rsidR="001C6432" w:rsidRPr="001C6432">
        <w:rPr>
          <w:rFonts w:ascii="Times New Roman" w:eastAsia="微软雅黑" w:hAnsi="Times New Roman" w:cs="Times New Roman" w:hint="eastAsia"/>
          <w:b/>
          <w:bCs/>
          <w:sz w:val="22"/>
          <w:szCs w:val="22"/>
        </w:rPr>
        <w:t>2024</w:t>
      </w:r>
      <w:r w:rsidR="001C6432" w:rsidRPr="001C6432">
        <w:rPr>
          <w:rFonts w:ascii="Times New Roman" w:eastAsia="微软雅黑" w:hAnsi="Times New Roman" w:cs="Times New Roman" w:hint="eastAsia"/>
          <w:b/>
          <w:bCs/>
          <w:sz w:val="22"/>
          <w:szCs w:val="22"/>
        </w:rPr>
        <w:t>年</w:t>
      </w:r>
      <w:r w:rsidR="001C6432" w:rsidRPr="001C6432">
        <w:rPr>
          <w:rFonts w:ascii="Times New Roman" w:eastAsia="微软雅黑" w:hAnsi="Times New Roman" w:cs="Times New Roman" w:hint="eastAsia"/>
          <w:b/>
          <w:bCs/>
          <w:sz w:val="22"/>
          <w:szCs w:val="22"/>
        </w:rPr>
        <w:t>A</w:t>
      </w:r>
      <w:r w:rsidR="001C6432" w:rsidRPr="001C6432">
        <w:rPr>
          <w:rFonts w:ascii="Times New Roman" w:eastAsia="微软雅黑" w:hAnsi="Times New Roman" w:cs="Times New Roman" w:hint="eastAsia"/>
          <w:b/>
          <w:bCs/>
          <w:sz w:val="22"/>
          <w:szCs w:val="22"/>
        </w:rPr>
        <w:t>股市场复盘与</w:t>
      </w:r>
      <w:r w:rsidR="001C6432" w:rsidRPr="001C6432">
        <w:rPr>
          <w:rFonts w:ascii="Times New Roman" w:eastAsia="微软雅黑" w:hAnsi="Times New Roman" w:cs="Times New Roman" w:hint="eastAsia"/>
          <w:b/>
          <w:bCs/>
          <w:sz w:val="22"/>
          <w:szCs w:val="22"/>
        </w:rPr>
        <w:t>2025</w:t>
      </w:r>
      <w:r w:rsidR="001C6432" w:rsidRPr="001C6432">
        <w:rPr>
          <w:rFonts w:ascii="Times New Roman" w:eastAsia="微软雅黑" w:hAnsi="Times New Roman" w:cs="Times New Roman" w:hint="eastAsia"/>
          <w:b/>
          <w:bCs/>
          <w:sz w:val="22"/>
          <w:szCs w:val="22"/>
        </w:rPr>
        <w:t>年一季度分析</w:t>
      </w:r>
      <w:bookmarkEnd w:id="3"/>
    </w:p>
    <w:p w14:paraId="13C544FC" w14:textId="263B4D09" w:rsidR="001C6432" w:rsidRPr="001C6432" w:rsidRDefault="00BE748B" w:rsidP="001C6432">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001C6432" w:rsidRPr="001C6432">
        <w:rPr>
          <w:rFonts w:ascii="Times New Roman" w:eastAsia="微软雅黑" w:hAnsi="Times New Roman" w:cs="Times New Roman"/>
          <w:sz w:val="22"/>
          <w:szCs w:val="22"/>
        </w:rPr>
        <w:t>全面总结</w:t>
      </w:r>
      <w:r w:rsidR="001C6432" w:rsidRPr="001C6432">
        <w:rPr>
          <w:rFonts w:ascii="Times New Roman" w:eastAsia="微软雅黑" w:hAnsi="Times New Roman" w:cs="Times New Roman"/>
          <w:sz w:val="22"/>
          <w:szCs w:val="22"/>
        </w:rPr>
        <w:t>2024</w:t>
      </w:r>
      <w:r w:rsidR="001C6432" w:rsidRPr="001C6432">
        <w:rPr>
          <w:rFonts w:ascii="Times New Roman" w:eastAsia="微软雅黑" w:hAnsi="Times New Roman" w:cs="Times New Roman"/>
          <w:sz w:val="22"/>
          <w:szCs w:val="22"/>
        </w:rPr>
        <w:t>年</w:t>
      </w:r>
      <w:r w:rsidR="001C6432" w:rsidRPr="001C6432">
        <w:rPr>
          <w:rFonts w:ascii="Times New Roman" w:eastAsia="微软雅黑" w:hAnsi="Times New Roman" w:cs="Times New Roman"/>
          <w:sz w:val="22"/>
          <w:szCs w:val="22"/>
        </w:rPr>
        <w:t>A</w:t>
      </w:r>
      <w:r w:rsidR="001C6432" w:rsidRPr="001C6432">
        <w:rPr>
          <w:rFonts w:ascii="Times New Roman" w:eastAsia="微软雅黑" w:hAnsi="Times New Roman" w:cs="Times New Roman"/>
          <w:sz w:val="22"/>
          <w:szCs w:val="22"/>
        </w:rPr>
        <w:t>股市场走势、重点分析</w:t>
      </w:r>
      <w:r w:rsidR="001C6432" w:rsidRPr="001C6432">
        <w:rPr>
          <w:rFonts w:ascii="Times New Roman" w:eastAsia="微软雅黑" w:hAnsi="Times New Roman" w:cs="Times New Roman"/>
          <w:sz w:val="22"/>
          <w:szCs w:val="22"/>
        </w:rPr>
        <w:t>2025</w:t>
      </w:r>
      <w:r w:rsidR="001C6432" w:rsidRPr="001C6432">
        <w:rPr>
          <w:rFonts w:ascii="Times New Roman" w:eastAsia="微软雅黑" w:hAnsi="Times New Roman" w:cs="Times New Roman"/>
          <w:sz w:val="22"/>
          <w:szCs w:val="22"/>
        </w:rPr>
        <w:t>年第一季度市场表现，并结合最新新闻与数据，展望后续轮动趋势与投资机会。分析将涵盖全部市场（沪深主板、创业板、科创板），聚焦高增长板块与热门龙头个股，结合北向资金流向、机构持仓变化、估值轮动等因素，形成结构清晰、数据支持的综合性报告。</w:t>
      </w:r>
    </w:p>
    <w:p w14:paraId="6322A8CF"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年市场整体走势：峰回路转，风格转换</w:t>
      </w:r>
    </w:p>
    <w:p w14:paraId="43B303A9" w14:textId="4226382D"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全年表现突出，后程领涨全球：</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股可谓</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一波三折</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，上半年在震荡中小幅上行，下半年一路下探，直至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24</w:t>
      </w:r>
      <w:r w:rsidRPr="001C6432">
        <w:rPr>
          <w:rFonts w:ascii="Times New Roman" w:eastAsia="微软雅黑" w:hAnsi="Times New Roman" w:cs="Times New Roman"/>
          <w:sz w:val="22"/>
          <w:szCs w:val="22"/>
        </w:rPr>
        <w:t>日一揽子政策出台后风险偏好明显回升，市场在短暂大涨后转入震荡，全年仍累计上涨约</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。沪深主板表现优于中小创指数：科创</w:t>
      </w:r>
      <w:r w:rsidRPr="001C6432">
        <w:rPr>
          <w:rFonts w:ascii="Times New Roman" w:eastAsia="微软雅黑" w:hAnsi="Times New Roman" w:cs="Times New Roman"/>
          <w:sz w:val="22"/>
          <w:szCs w:val="22"/>
        </w:rPr>
        <w:t>50</w:t>
      </w:r>
      <w:r w:rsidRPr="001C6432">
        <w:rPr>
          <w:rFonts w:ascii="Times New Roman" w:eastAsia="微软雅黑" w:hAnsi="Times New Roman" w:cs="Times New Roman"/>
          <w:sz w:val="22"/>
          <w:szCs w:val="22"/>
        </w:rPr>
        <w:t>指数全年上涨约</w:t>
      </w:r>
      <w:r w:rsidRPr="001C6432">
        <w:rPr>
          <w:rFonts w:ascii="Times New Roman" w:eastAsia="微软雅黑" w:hAnsi="Times New Roman" w:cs="Times New Roman"/>
          <w:sz w:val="22"/>
          <w:szCs w:val="22"/>
        </w:rPr>
        <w:t>16.1%</w:t>
      </w:r>
      <w:r w:rsidRPr="001C6432">
        <w:rPr>
          <w:rFonts w:ascii="Times New Roman" w:eastAsia="微软雅黑" w:hAnsi="Times New Roman" w:cs="Times New Roman"/>
          <w:sz w:val="22"/>
          <w:szCs w:val="22"/>
        </w:rPr>
        <w:t>，沪深</w:t>
      </w:r>
      <w:r w:rsidRPr="001C6432">
        <w:rPr>
          <w:rFonts w:ascii="Times New Roman" w:eastAsia="微软雅黑" w:hAnsi="Times New Roman" w:cs="Times New Roman"/>
          <w:sz w:val="22"/>
          <w:szCs w:val="22"/>
        </w:rPr>
        <w:t>300</w:t>
      </w:r>
      <w:r w:rsidRPr="001C6432">
        <w:rPr>
          <w:rFonts w:ascii="Times New Roman" w:eastAsia="微软雅黑" w:hAnsi="Times New Roman" w:cs="Times New Roman"/>
          <w:sz w:val="22"/>
          <w:szCs w:val="22"/>
        </w:rPr>
        <w:t>指数涨</w:t>
      </w:r>
      <w:r w:rsidRPr="001C6432">
        <w:rPr>
          <w:rFonts w:ascii="Times New Roman" w:eastAsia="微软雅黑" w:hAnsi="Times New Roman" w:cs="Times New Roman"/>
          <w:sz w:val="22"/>
          <w:szCs w:val="22"/>
        </w:rPr>
        <w:t>14.7%</w:t>
      </w:r>
      <w:r w:rsidRPr="001C6432">
        <w:rPr>
          <w:rFonts w:ascii="Times New Roman" w:eastAsia="微软雅黑" w:hAnsi="Times New Roman" w:cs="Times New Roman"/>
          <w:sz w:val="22"/>
          <w:szCs w:val="22"/>
        </w:rPr>
        <w:t>，上证指数涨</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，创业板指涨约</w:t>
      </w:r>
      <w:r w:rsidRPr="001C6432">
        <w:rPr>
          <w:rFonts w:ascii="Times New Roman" w:eastAsia="微软雅黑" w:hAnsi="Times New Roman" w:cs="Times New Roman"/>
          <w:sz w:val="22"/>
          <w:szCs w:val="22"/>
        </w:rPr>
        <w:t>13.2%</w:t>
      </w:r>
      <w:r w:rsidRPr="001C6432">
        <w:rPr>
          <w:rFonts w:ascii="Times New Roman" w:eastAsia="微软雅黑" w:hAnsi="Times New Roman" w:cs="Times New Roman"/>
          <w:sz w:val="22"/>
          <w:szCs w:val="22"/>
        </w:rPr>
        <w:t>。从全球横向比较，</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股主要指数年涨幅处于中上游水平，下半年更是一度领涨全球主要市场。</w:t>
      </w:r>
    </w:p>
    <w:p w14:paraId="45A04AE7" w14:textId="6E98E7AB"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剧烈波动中的风格切换：</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年市场运行节奏跌宕起伏，呈现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跌速快、涨速快、跌幅大、涨幅大</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的特征。年初受流动性事件影响，</w:t>
      </w:r>
      <w:r w:rsidRPr="001C6432">
        <w:rPr>
          <w:rFonts w:ascii="Times New Roman" w:eastAsia="微软雅黑" w:hAnsi="Times New Roman" w:cs="Times New Roman"/>
          <w:sz w:val="22"/>
          <w:szCs w:val="22"/>
        </w:rPr>
        <w:t>1</w:t>
      </w:r>
      <w:r w:rsidRPr="001C6432">
        <w:rPr>
          <w:rFonts w:ascii="Times New Roman" w:eastAsia="微软雅黑" w:hAnsi="Times New Roman" w:cs="Times New Roman"/>
          <w:sz w:val="22"/>
          <w:szCs w:val="22"/>
        </w:rPr>
        <w:t>月全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等权指数一度</w:t>
      </w:r>
      <w:r w:rsidRPr="001C6432">
        <w:rPr>
          <w:rFonts w:ascii="Times New Roman" w:eastAsia="微软雅黑" w:hAnsi="Times New Roman" w:cs="Times New Roman"/>
          <w:sz w:val="22"/>
          <w:szCs w:val="22"/>
        </w:rPr>
        <w:t>25</w:t>
      </w:r>
      <w:r w:rsidRPr="001C6432">
        <w:rPr>
          <w:rFonts w:ascii="Times New Roman" w:eastAsia="微软雅黑" w:hAnsi="Times New Roman" w:cs="Times New Roman"/>
          <w:sz w:val="22"/>
          <w:szCs w:val="22"/>
        </w:rPr>
        <w:t>个交易日跌去近</w:t>
      </w:r>
      <w:r w:rsidRPr="001C6432">
        <w:rPr>
          <w:rFonts w:ascii="Times New Roman" w:eastAsia="微软雅黑" w:hAnsi="Times New Roman" w:cs="Times New Roman"/>
          <w:sz w:val="22"/>
          <w:szCs w:val="22"/>
        </w:rPr>
        <w:t>30%</w:t>
      </w:r>
      <w:r w:rsidRPr="001C6432">
        <w:rPr>
          <w:rFonts w:ascii="Times New Roman" w:eastAsia="微软雅黑" w:hAnsi="Times New Roman" w:cs="Times New Roman"/>
          <w:sz w:val="22"/>
          <w:szCs w:val="22"/>
        </w:rPr>
        <w:t>。此后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两会</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前后政策预期带来春季反弹，但二季度在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国九条</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发布和地产</w:t>
      </w:r>
      <w:r w:rsidRPr="001C6432">
        <w:rPr>
          <w:rFonts w:ascii="Times New Roman" w:eastAsia="微软雅黑" w:hAnsi="Times New Roman" w:cs="Times New Roman"/>
          <w:sz w:val="22"/>
          <w:szCs w:val="22"/>
        </w:rPr>
        <w:t>“5·17</w:t>
      </w:r>
      <w:r w:rsidRPr="001C6432">
        <w:rPr>
          <w:rFonts w:ascii="Times New Roman" w:eastAsia="微软雅黑" w:hAnsi="Times New Roman" w:cs="Times New Roman"/>
          <w:sz w:val="22"/>
          <w:szCs w:val="22"/>
        </w:rPr>
        <w:t>新政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落地后进入震荡观</w:t>
      </w:r>
      <w:r w:rsidRPr="001C6432">
        <w:rPr>
          <w:rFonts w:ascii="Times New Roman" w:eastAsia="微软雅黑" w:hAnsi="Times New Roman" w:cs="Times New Roman"/>
          <w:sz w:val="22"/>
          <w:szCs w:val="22"/>
        </w:rPr>
        <w:lastRenderedPageBreak/>
        <w:t>望。</w:t>
      </w:r>
      <w:r w:rsidRPr="001C6432">
        <w:rPr>
          <w:rFonts w:ascii="Times New Roman" w:eastAsia="微软雅黑" w:hAnsi="Times New Roman" w:cs="Times New Roman"/>
          <w:sz w:val="22"/>
          <w:szCs w:val="22"/>
        </w:rPr>
        <w:t>5</w:t>
      </w:r>
      <w:r w:rsidRPr="001C6432">
        <w:rPr>
          <w:rFonts w:ascii="Times New Roman" w:eastAsia="微软雅黑" w:hAnsi="Times New Roman" w:cs="Times New Roman"/>
          <w:sz w:val="22"/>
          <w:szCs w:val="22"/>
        </w:rPr>
        <w:t>月下旬起基本面失速，下行行情漫长延续至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月中。直至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月下旬监管层密集出台稳增长、活跃资本市场政策（如降低印花税、鼓励回购增持等），市场情绪</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大逆转</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24</w:t>
      </w:r>
      <w:r w:rsidRPr="001C6432">
        <w:rPr>
          <w:rFonts w:ascii="Times New Roman" w:eastAsia="微软雅黑" w:hAnsi="Times New Roman" w:cs="Times New Roman"/>
          <w:sz w:val="22"/>
          <w:szCs w:val="22"/>
        </w:rPr>
        <w:t>日至</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8</w:t>
      </w:r>
      <w:r w:rsidRPr="001C6432">
        <w:rPr>
          <w:rFonts w:ascii="Times New Roman" w:eastAsia="微软雅黑" w:hAnsi="Times New Roman" w:cs="Times New Roman"/>
          <w:sz w:val="22"/>
          <w:szCs w:val="22"/>
        </w:rPr>
        <w:t>日短短</w:t>
      </w:r>
      <w:r w:rsidRPr="001C6432">
        <w:rPr>
          <w:rFonts w:ascii="Times New Roman" w:eastAsia="微软雅黑" w:hAnsi="Times New Roman" w:cs="Times New Roman"/>
          <w:sz w:val="22"/>
          <w:szCs w:val="22"/>
        </w:rPr>
        <w:t>6</w:t>
      </w:r>
      <w:r w:rsidRPr="001C6432">
        <w:rPr>
          <w:rFonts w:ascii="Times New Roman" w:eastAsia="微软雅黑" w:hAnsi="Times New Roman" w:cs="Times New Roman"/>
          <w:sz w:val="22"/>
          <w:szCs w:val="22"/>
        </w:rPr>
        <w:t>个交易日全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指数飙升</w:t>
      </w:r>
      <w:r w:rsidRPr="001C6432">
        <w:rPr>
          <w:rFonts w:ascii="Times New Roman" w:eastAsia="微软雅黑" w:hAnsi="Times New Roman" w:cs="Times New Roman"/>
          <w:sz w:val="22"/>
          <w:szCs w:val="22"/>
        </w:rPr>
        <w:t>35%</w:t>
      </w:r>
      <w:r w:rsidRPr="001C6432">
        <w:rPr>
          <w:rFonts w:ascii="Times New Roman" w:eastAsia="微软雅黑" w:hAnsi="Times New Roman" w:cs="Times New Roman"/>
          <w:sz w:val="22"/>
          <w:szCs w:val="22"/>
        </w:rPr>
        <w:t>，创下史上最快涨幅，创业板指、科创</w:t>
      </w:r>
      <w:r w:rsidRPr="001C6432">
        <w:rPr>
          <w:rFonts w:ascii="Times New Roman" w:eastAsia="微软雅黑" w:hAnsi="Times New Roman" w:cs="Times New Roman"/>
          <w:sz w:val="22"/>
          <w:szCs w:val="22"/>
        </w:rPr>
        <w:t>50</w:t>
      </w:r>
      <w:r w:rsidRPr="001C6432">
        <w:rPr>
          <w:rFonts w:ascii="Times New Roman" w:eastAsia="微软雅黑" w:hAnsi="Times New Roman" w:cs="Times New Roman"/>
          <w:sz w:val="22"/>
          <w:szCs w:val="22"/>
        </w:rPr>
        <w:t>等单日涨幅屡创新高，</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8</w:t>
      </w:r>
      <w:r w:rsidRPr="001C6432">
        <w:rPr>
          <w:rFonts w:ascii="Times New Roman" w:eastAsia="微软雅黑" w:hAnsi="Times New Roman" w:cs="Times New Roman"/>
          <w:sz w:val="22"/>
          <w:szCs w:val="22"/>
        </w:rPr>
        <w:t>日全市场成交额达</w:t>
      </w:r>
      <w:r w:rsidRPr="001C6432">
        <w:rPr>
          <w:rFonts w:ascii="Times New Roman" w:eastAsia="微软雅黑" w:hAnsi="Times New Roman" w:cs="Times New Roman"/>
          <w:sz w:val="22"/>
          <w:szCs w:val="22"/>
        </w:rPr>
        <w:t>3.48</w:t>
      </w:r>
      <w:r w:rsidRPr="001C6432">
        <w:rPr>
          <w:rFonts w:ascii="Times New Roman" w:eastAsia="微软雅黑" w:hAnsi="Times New Roman" w:cs="Times New Roman"/>
          <w:sz w:val="22"/>
          <w:szCs w:val="22"/>
        </w:rPr>
        <w:t>万亿元历史峰值。此后年末行情进入高位震荡整理阶段，指数涨势趋缓但赚钱效应总体保持。</w:t>
      </w:r>
    </w:p>
    <w:p w14:paraId="316657F6"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大盘权重引领反弹，成长小盘相对滞后：全年结构上呈现</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权重强、小盘弱</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的分化格局</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万得全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指数全年涨幅</w:t>
      </w:r>
      <w:r w:rsidRPr="001C6432">
        <w:rPr>
          <w:rFonts w:ascii="Times New Roman" w:eastAsia="微软雅黑" w:hAnsi="Times New Roman" w:cs="Times New Roman"/>
          <w:b/>
          <w:bCs/>
          <w:sz w:val="22"/>
          <w:szCs w:val="22"/>
        </w:rPr>
        <w:t>10.0%</w:t>
      </w:r>
      <w:r w:rsidRPr="001C6432">
        <w:rPr>
          <w:rFonts w:ascii="Times New Roman" w:eastAsia="微软雅黑" w:hAnsi="Times New Roman" w:cs="Times New Roman"/>
          <w:b/>
          <w:bCs/>
          <w:sz w:val="22"/>
          <w:szCs w:val="22"/>
        </w:rPr>
        <w:t>，而等权重计算的全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指数仅涨</w:t>
      </w:r>
      <w:r w:rsidRPr="001C6432">
        <w:rPr>
          <w:rFonts w:ascii="Times New Roman" w:eastAsia="微软雅黑" w:hAnsi="Times New Roman" w:cs="Times New Roman"/>
          <w:b/>
          <w:bCs/>
          <w:sz w:val="22"/>
          <w:szCs w:val="22"/>
        </w:rPr>
        <w:t>3.4%</w:t>
      </w:r>
      <w:r w:rsidRPr="001C6432">
        <w:rPr>
          <w:rFonts w:ascii="Times New Roman" w:eastAsia="微软雅黑" w:hAnsi="Times New Roman" w:cs="Times New Roman"/>
          <w:b/>
          <w:bCs/>
          <w:sz w:val="22"/>
          <w:szCs w:val="22"/>
        </w:rPr>
        <w:t>，显示大市值股票跑赢小市值股票。高股息的大盘蓝筹股强势领涨，银行、非银金融等价值板块年内涨幅均在</w:t>
      </w:r>
      <w:r w:rsidRPr="001C6432">
        <w:rPr>
          <w:rFonts w:ascii="Times New Roman" w:eastAsia="微软雅黑" w:hAnsi="Times New Roman" w:cs="Times New Roman"/>
          <w:b/>
          <w:bCs/>
          <w:sz w:val="22"/>
          <w:szCs w:val="22"/>
        </w:rPr>
        <w:t>30%</w:t>
      </w:r>
      <w:r w:rsidRPr="001C6432">
        <w:rPr>
          <w:rFonts w:ascii="Times New Roman" w:eastAsia="微软雅黑" w:hAnsi="Times New Roman" w:cs="Times New Roman"/>
          <w:b/>
          <w:bCs/>
          <w:sz w:val="22"/>
          <w:szCs w:val="22"/>
        </w:rPr>
        <w:t>以上，通信、家用电器、电子等权重板块涨幅也位居前列。相形之下，中小市值成长股表现落后，科创板虽然龙头集中的科创</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指数上涨近</w:t>
      </w:r>
      <w:r w:rsidRPr="001C6432">
        <w:rPr>
          <w:rFonts w:ascii="Times New Roman" w:eastAsia="微软雅黑" w:hAnsi="Times New Roman" w:cs="Times New Roman"/>
          <w:b/>
          <w:bCs/>
          <w:sz w:val="22"/>
          <w:szCs w:val="22"/>
        </w:rPr>
        <w:t>20%</w:t>
      </w:r>
      <w:r w:rsidRPr="001C6432">
        <w:rPr>
          <w:rFonts w:ascii="Times New Roman" w:eastAsia="微软雅黑" w:hAnsi="Times New Roman" w:cs="Times New Roman"/>
          <w:b/>
          <w:bCs/>
          <w:sz w:val="22"/>
          <w:szCs w:val="22"/>
        </w:rPr>
        <w:t>，但覆盖更广的科创</w:t>
      </w:r>
      <w:r w:rsidRPr="001C6432">
        <w:rPr>
          <w:rFonts w:ascii="Times New Roman" w:eastAsia="微软雅黑" w:hAnsi="Times New Roman" w:cs="Times New Roman"/>
          <w:b/>
          <w:bCs/>
          <w:sz w:val="22"/>
          <w:szCs w:val="22"/>
        </w:rPr>
        <w:t>100</w:t>
      </w:r>
      <w:r w:rsidRPr="001C6432">
        <w:rPr>
          <w:rFonts w:ascii="Times New Roman" w:eastAsia="微软雅黑" w:hAnsi="Times New Roman" w:cs="Times New Roman"/>
          <w:b/>
          <w:bCs/>
          <w:sz w:val="22"/>
          <w:szCs w:val="22"/>
        </w:rPr>
        <w:t>指数下跌</w:t>
      </w:r>
      <w:r w:rsidRPr="001C6432">
        <w:rPr>
          <w:rFonts w:ascii="Times New Roman" w:eastAsia="微软雅黑" w:hAnsi="Times New Roman" w:cs="Times New Roman"/>
          <w:sz w:val="22"/>
          <w:szCs w:val="22"/>
        </w:rPr>
        <w:t>5.48%</w:t>
      </w:r>
      <w:r w:rsidRPr="001C6432">
        <w:rPr>
          <w:rFonts w:ascii="Times New Roman" w:eastAsia="微软雅黑" w:hAnsi="Times New Roman" w:cs="Times New Roman"/>
          <w:sz w:val="22"/>
          <w:szCs w:val="22"/>
        </w:rPr>
        <w:t>，中证</w:t>
      </w:r>
      <w:r w:rsidRPr="001C6432">
        <w:rPr>
          <w:rFonts w:ascii="Times New Roman" w:eastAsia="微软雅黑" w:hAnsi="Times New Roman" w:cs="Times New Roman"/>
          <w:sz w:val="22"/>
          <w:szCs w:val="22"/>
        </w:rPr>
        <w:t>1000</w:t>
      </w:r>
      <w:r w:rsidRPr="001C6432">
        <w:rPr>
          <w:rFonts w:ascii="Times New Roman" w:eastAsia="微软雅黑" w:hAnsi="Times New Roman" w:cs="Times New Roman"/>
          <w:sz w:val="22"/>
          <w:szCs w:val="22"/>
        </w:rPr>
        <w:t>等小盘指数全年仅录得中个位数涨幅。部分前期热门成长行业承压下行，例如医药生物指数全年下跌约</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，农业、美容护理等板块亦录得负收益。这种风格分化反映出机构资金偏好在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年发生明显切换：价值蓝筹估值修复明显，而小盘成长板块估值持续消化，市场估值结构朝</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大盘价值相对偏贵、小盘成长相对便宜</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的方向演变。</w:t>
      </w:r>
    </w:p>
    <w:p w14:paraId="3E493C41"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高增长板块表现：新能源、半导体、人工智能、生物医药</w:t>
      </w:r>
    </w:p>
    <w:p w14:paraId="1A9952D2"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新能源：行业高景气，股价涨幅温和。</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年我国新能源汽车继续高速增长，全年国内新能源乘用车零售销量</w:t>
      </w:r>
      <w:r w:rsidRPr="001C6432">
        <w:rPr>
          <w:rFonts w:ascii="Times New Roman" w:eastAsia="微软雅黑" w:hAnsi="Times New Roman" w:cs="Times New Roman"/>
          <w:b/>
          <w:bCs/>
          <w:sz w:val="22"/>
          <w:szCs w:val="22"/>
        </w:rPr>
        <w:t>1089.9</w:t>
      </w:r>
      <w:r w:rsidRPr="001C6432">
        <w:rPr>
          <w:rFonts w:ascii="Times New Roman" w:eastAsia="微软雅黑" w:hAnsi="Times New Roman" w:cs="Times New Roman"/>
          <w:b/>
          <w:bCs/>
          <w:sz w:val="22"/>
          <w:szCs w:val="22"/>
        </w:rPr>
        <w:t>万辆，同比增长</w:t>
      </w:r>
      <w:r w:rsidRPr="001C6432">
        <w:rPr>
          <w:rFonts w:ascii="Times New Roman" w:eastAsia="微软雅黑" w:hAnsi="Times New Roman" w:cs="Times New Roman"/>
          <w:b/>
          <w:bCs/>
          <w:sz w:val="22"/>
          <w:szCs w:val="22"/>
        </w:rPr>
        <w:t>41%</w:t>
      </w:r>
      <w:r w:rsidRPr="001C6432">
        <w:rPr>
          <w:rFonts w:ascii="Times New Roman" w:eastAsia="微软雅黑" w:hAnsi="Times New Roman" w:cs="Times New Roman"/>
          <w:b/>
          <w:bCs/>
          <w:sz w:val="22"/>
          <w:szCs w:val="22"/>
        </w:rPr>
        <w:t>，渗透率达到</w:t>
      </w:r>
      <w:r w:rsidRPr="001C6432">
        <w:rPr>
          <w:rFonts w:ascii="Times New Roman" w:eastAsia="微软雅黑" w:hAnsi="Times New Roman" w:cs="Times New Roman"/>
          <w:b/>
          <w:bCs/>
          <w:sz w:val="22"/>
          <w:szCs w:val="22"/>
        </w:rPr>
        <w:t>47.6%</w:t>
      </w:r>
      <w:r w:rsidRPr="001C6432">
        <w:rPr>
          <w:rFonts w:ascii="Times New Roman" w:eastAsia="微软雅黑" w:hAnsi="Times New Roman" w:cs="Times New Roman"/>
          <w:b/>
          <w:bCs/>
          <w:sz w:val="22"/>
          <w:szCs w:val="22"/>
        </w:rPr>
        <w:t>，较上年提升</w:t>
      </w:r>
      <w:r w:rsidRPr="001C6432">
        <w:rPr>
          <w:rFonts w:ascii="Times New Roman" w:eastAsia="微软雅黑" w:hAnsi="Times New Roman" w:cs="Times New Roman"/>
          <w:b/>
          <w:bCs/>
          <w:sz w:val="22"/>
          <w:szCs w:val="22"/>
        </w:rPr>
        <w:t>12</w:t>
      </w:r>
      <w:r w:rsidRPr="001C6432">
        <w:rPr>
          <w:rFonts w:ascii="Times New Roman" w:eastAsia="微软雅黑" w:hAnsi="Times New Roman" w:cs="Times New Roman"/>
          <w:b/>
          <w:bCs/>
          <w:sz w:val="22"/>
          <w:szCs w:val="22"/>
        </w:rPr>
        <w:t>个百分点，下半年更是连续</w:t>
      </w:r>
      <w:r w:rsidRPr="001C6432">
        <w:rPr>
          <w:rFonts w:ascii="Times New Roman" w:eastAsia="微软雅黑" w:hAnsi="Times New Roman" w:cs="Times New Roman"/>
          <w:b/>
          <w:bCs/>
          <w:sz w:val="22"/>
          <w:szCs w:val="22"/>
        </w:rPr>
        <w:t>5</w:t>
      </w:r>
      <w:r w:rsidRPr="001C6432">
        <w:rPr>
          <w:rFonts w:ascii="Times New Roman" w:eastAsia="微软雅黑" w:hAnsi="Times New Roman" w:cs="Times New Roman"/>
          <w:b/>
          <w:bCs/>
          <w:sz w:val="22"/>
          <w:szCs w:val="22"/>
        </w:rPr>
        <w:t>个月渗透率突破</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。然而资本市场上新能源板块股价表现相对温和：申万汽车板块全年仅涨约</w:t>
      </w:r>
      <w:r w:rsidRPr="001C6432">
        <w:rPr>
          <w:rFonts w:ascii="Times New Roman" w:eastAsia="微软雅黑" w:hAnsi="Times New Roman" w:cs="Times New Roman"/>
          <w:b/>
          <w:bCs/>
          <w:sz w:val="22"/>
          <w:szCs w:val="22"/>
        </w:rPr>
        <w:t>4-5%</w:t>
      </w:r>
      <w:r w:rsidRPr="001C6432">
        <w:rPr>
          <w:rFonts w:ascii="Times New Roman" w:eastAsia="微软雅黑" w:hAnsi="Times New Roman" w:cs="Times New Roman"/>
          <w:b/>
          <w:bCs/>
          <w:sz w:val="22"/>
          <w:szCs w:val="22"/>
        </w:rPr>
        <w:t>，中证智能电动汽车指数全年基本持平（</w:t>
      </w:r>
      <w:r w:rsidRPr="001C6432">
        <w:rPr>
          <w:rFonts w:ascii="Times New Roman" w:eastAsia="微软雅黑" w:hAnsi="Times New Roman" w:cs="Times New Roman"/>
          <w:b/>
          <w:bCs/>
          <w:sz w:val="22"/>
          <w:szCs w:val="22"/>
        </w:rPr>
        <w:t>-0.1%</w:t>
      </w:r>
      <w:r w:rsidRPr="001C6432">
        <w:rPr>
          <w:rFonts w:ascii="Times New Roman" w:eastAsia="微软雅黑" w:hAnsi="Times New Roman" w:cs="Times New Roman"/>
          <w:b/>
          <w:bCs/>
          <w:sz w:val="22"/>
          <w:szCs w:val="22"/>
        </w:rPr>
        <w:t>）。新能源产业链内部出现分化：受益于销量放量</w:t>
      </w:r>
      <w:r w:rsidRPr="001C6432">
        <w:rPr>
          <w:rFonts w:ascii="Times New Roman" w:eastAsia="微软雅黑" w:hAnsi="Times New Roman" w:cs="Times New Roman"/>
          <w:sz w:val="22"/>
          <w:szCs w:val="22"/>
        </w:rPr>
        <w:t>和成本下降，新能源车整车及电池龙头业绩大增，但激烈的价格战令利润率承压；光伏、风电等可再生能源装机创新高，部分组件龙头订单饱满，但由于前期估值偏高，股价全年涨幅有限。政策方面，国家延续对新能源汽车购置税减免等支持政策，新能源板块基本面持续向好，但经过前几年的大涨后，</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年板块整体估值进入消化期，股价更多反映业绩兑现情况。</w:t>
      </w:r>
    </w:p>
    <w:p w14:paraId="070B0787"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半导体：政策托底反转，国产芯片股年末走强。上半年全球半导体市场处于下行周期，</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股半导体板块一度随业绩回落而震荡走低。但在国产替代和</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算力需求驱动下，下半年板块景气度回升。特别是三季度末</w:t>
      </w:r>
      <w:r w:rsidRPr="001C6432">
        <w:rPr>
          <w:rFonts w:ascii="Times New Roman" w:eastAsia="微软雅黑" w:hAnsi="Times New Roman" w:cs="Times New Roman"/>
          <w:sz w:val="22"/>
          <w:szCs w:val="22"/>
        </w:rPr>
        <w:t>华为发布先进制程国产手机芯片引发市场振奋，叠加政策层面加大对集成电路产业支持（如国家集成电路基金二期投资重启等），国产半导体公司股价大幅反弹。科创板芯片</w:t>
      </w:r>
      <w:r w:rsidRPr="001C6432">
        <w:rPr>
          <w:rFonts w:ascii="Times New Roman" w:eastAsia="微软雅黑" w:hAnsi="Times New Roman" w:cs="Times New Roman"/>
          <w:sz w:val="22"/>
          <w:szCs w:val="22"/>
        </w:rPr>
        <w:lastRenderedPageBreak/>
        <w:t>龙头市值屡创新高，例如</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芯片企业寒武纪一度站上</w:t>
      </w:r>
      <w:r w:rsidRPr="001C6432">
        <w:rPr>
          <w:rFonts w:ascii="Times New Roman" w:eastAsia="微软雅黑" w:hAnsi="Times New Roman" w:cs="Times New Roman"/>
          <w:sz w:val="22"/>
          <w:szCs w:val="22"/>
        </w:rPr>
        <w:t>3000</w:t>
      </w:r>
      <w:r w:rsidRPr="001C6432">
        <w:rPr>
          <w:rFonts w:ascii="Times New Roman" w:eastAsia="微软雅黑" w:hAnsi="Times New Roman" w:cs="Times New Roman"/>
          <w:sz w:val="22"/>
          <w:szCs w:val="22"/>
        </w:rPr>
        <w:t>亿元市值，引发市场热议（财新网）。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电子元件</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半导体</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板块全年涨幅位居前列。板块估值方面，经历前两年调整后半导体龙头估值在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年初处于历史偏低水平，随着年内股价反转，板块市盈率有所回升但仍低于前期高点。在</w:t>
      </w:r>
      <w:r w:rsidRPr="001C6432">
        <w:rPr>
          <w:rFonts w:ascii="Times New Roman" w:eastAsia="微软雅黑" w:hAnsi="Times New Roman" w:cs="Times New Roman"/>
          <w:b/>
          <w:bCs/>
          <w:sz w:val="22"/>
          <w:szCs w:val="22"/>
        </w:rPr>
        <w:t>政策强力扶持</w:t>
      </w:r>
      <w:r w:rsidRPr="001C6432">
        <w:rPr>
          <w:rFonts w:ascii="Times New Roman" w:eastAsia="微软雅黑" w:hAnsi="Times New Roman" w:cs="Times New Roman"/>
          <w:sz w:val="22"/>
          <w:szCs w:val="22"/>
        </w:rPr>
        <w:t>（减税、补贴和研发支持）下，国内半导体产业链投资热度高企，为板块走出低谷提供了有力支撑。</w:t>
      </w:r>
    </w:p>
    <w:p w14:paraId="4D2C7339"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人工智能：炒作热潮消退，价值兑现成为关键。受</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年大模型爆发带来的热情影响，</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年初</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主题继续受到追捧，算力硬件、模型算法等相关概念股一度延续涨势。不過随着全年推进，</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板块出现明显分化：有业绩支撑的算力设备和软件龙头保持强势，部分公司订单饱满、盈利提升；但缺乏实际业绩支撑的概念炒作股在经历暴涨后高位震荡，投资者情绪趋于理性。以语音识别龙头科大讯飞为例，股价在</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年翻倍后，</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年围绕</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元一线宽幅震荡（年内最高约</w:t>
      </w:r>
      <w:r w:rsidRPr="001C6432">
        <w:rPr>
          <w:rFonts w:ascii="Times New Roman" w:eastAsia="微软雅黑" w:hAnsi="Times New Roman" w:cs="Times New Roman"/>
          <w:b/>
          <w:bCs/>
          <w:sz w:val="22"/>
          <w:szCs w:val="22"/>
        </w:rPr>
        <w:t>60</w:t>
      </w:r>
      <w:r w:rsidRPr="001C6432">
        <w:rPr>
          <w:rFonts w:ascii="Times New Roman" w:eastAsia="微软雅黑" w:hAnsi="Times New Roman" w:cs="Times New Roman"/>
          <w:b/>
          <w:bCs/>
          <w:sz w:val="22"/>
          <w:szCs w:val="22"/>
        </w:rPr>
        <w:t>元，最低约</w:t>
      </w:r>
      <w:r w:rsidRPr="001C6432">
        <w:rPr>
          <w:rFonts w:ascii="Times New Roman" w:eastAsia="微软雅黑" w:hAnsi="Times New Roman" w:cs="Times New Roman"/>
          <w:b/>
          <w:bCs/>
          <w:sz w:val="22"/>
          <w:szCs w:val="22"/>
        </w:rPr>
        <w:t>45</w:t>
      </w:r>
      <w:r w:rsidRPr="001C6432">
        <w:rPr>
          <w:rFonts w:ascii="Times New Roman" w:eastAsia="微软雅黑" w:hAnsi="Times New Roman" w:cs="Times New Roman"/>
          <w:b/>
          <w:bCs/>
          <w:sz w:val="22"/>
          <w:szCs w:val="22"/>
        </w:rPr>
        <w:t>元）</w:t>
      </w:r>
      <w:r w:rsidRPr="001C6432">
        <w:rPr>
          <w:rFonts w:ascii="Segoe UI Emoji" w:eastAsia="微软雅黑" w:hAnsi="Segoe UI Emoji" w:cs="Segoe UI Emoji"/>
          <w:b/>
          <w:bCs/>
          <w:sz w:val="22"/>
          <w:szCs w:val="22"/>
        </w:rPr>
        <w:t>📌</w:t>
      </w:r>
      <w:r w:rsidRPr="001C6432">
        <w:rPr>
          <w:rFonts w:ascii="Times New Roman" w:eastAsia="微软雅黑" w:hAnsi="Times New Roman" w:cs="Times New Roman"/>
          <w:b/>
          <w:bCs/>
          <w:sz w:val="22"/>
          <w:szCs w:val="22"/>
        </w:rPr>
        <w:t>，显示市场对其</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业绩落地仍持观望态度。监管层面，国家于</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年中出台《生成式人工智能服务管理办法》等法规，鼓励创新的同时规范</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应用，这为</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产业健康发展奠定基础。总体而言，人工智能板块在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年经历了炒作热退潮</w:t>
      </w:r>
      <w:r w:rsidRPr="001C6432">
        <w:rPr>
          <w:rFonts w:ascii="Times New Roman" w:eastAsia="微软雅黑" w:hAnsi="Times New Roman" w:cs="Times New Roman"/>
          <w:sz w:val="22"/>
          <w:szCs w:val="22"/>
        </w:rPr>
        <w:t>和</w:t>
      </w:r>
      <w:r w:rsidRPr="001C6432">
        <w:rPr>
          <w:rFonts w:ascii="Times New Roman" w:eastAsia="微软雅黑" w:hAnsi="Times New Roman" w:cs="Times New Roman"/>
          <w:b/>
          <w:bCs/>
          <w:sz w:val="22"/>
          <w:szCs w:val="22"/>
        </w:rPr>
        <w:t>基本面检验</w:t>
      </w:r>
      <w:r w:rsidRPr="001C6432">
        <w:rPr>
          <w:rFonts w:ascii="Times New Roman" w:eastAsia="微软雅黑" w:hAnsi="Times New Roman" w:cs="Times New Roman"/>
          <w:sz w:val="22"/>
          <w:szCs w:val="22"/>
        </w:rPr>
        <w:t>的过程，板块估值从高位回落，投资主线逐步转向</w:t>
      </w:r>
      <w:r w:rsidRPr="001C6432">
        <w:rPr>
          <w:rFonts w:ascii="Times New Roman" w:eastAsia="微软雅黑" w:hAnsi="Times New Roman" w:cs="Times New Roman"/>
          <w:b/>
          <w:bCs/>
          <w:sz w:val="22"/>
          <w:szCs w:val="22"/>
        </w:rPr>
        <w:t>业绩和应用落地</w:t>
      </w:r>
      <w:r w:rsidRPr="001C6432">
        <w:rPr>
          <w:rFonts w:ascii="Times New Roman" w:eastAsia="微软雅黑" w:hAnsi="Times New Roman" w:cs="Times New Roman"/>
          <w:sz w:val="22"/>
          <w:szCs w:val="22"/>
        </w:rPr>
        <w:t>。那些真正受益于</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大模型落地的计算机、通信细分领域龙头获得资金青睐，而纯概念炒作逐渐退温。</w:t>
      </w:r>
    </w:p>
    <w:p w14:paraId="3D4D3FDA"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生物医药：承压调整，政策引导创新转型。</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年生物医药板块表现低迷，医药生物指数全年下跌约</w:t>
      </w:r>
      <w:r w:rsidRPr="001C6432">
        <w:rPr>
          <w:rFonts w:ascii="Times New Roman" w:eastAsia="微软雅黑" w:hAnsi="Times New Roman" w:cs="Times New Roman"/>
          <w:b/>
          <w:bCs/>
          <w:sz w:val="22"/>
          <w:szCs w:val="22"/>
        </w:rPr>
        <w:t>12.7%</w:t>
      </w:r>
      <w:r w:rsidRPr="001C6432">
        <w:rPr>
          <w:rFonts w:ascii="Times New Roman" w:eastAsia="微软雅黑" w:hAnsi="Times New Roman" w:cs="Times New Roman"/>
          <w:b/>
          <w:bCs/>
          <w:sz w:val="22"/>
          <w:szCs w:val="22"/>
        </w:rPr>
        <w:t>，是少数录得负收益的主要行业之一。医药板块低迷主要受两方面因素拖累：一是医保控费常态化</w:t>
      </w:r>
      <w:r w:rsidRPr="001C6432">
        <w:rPr>
          <w:rFonts w:ascii="Times New Roman" w:eastAsia="微软雅黑" w:hAnsi="Times New Roman" w:cs="Times New Roman"/>
          <w:sz w:val="22"/>
          <w:szCs w:val="22"/>
        </w:rPr>
        <w:t>（如集采扩围等）压缩了传统仿制药企业利润空间，市场对行业增速预期下调；二是前期估值较高的创新药和医疗器械公司在临床进展不及预期时遭到估值杀跌。不过板块内部也出现分化：</w:t>
      </w:r>
      <w:r w:rsidRPr="001C6432">
        <w:rPr>
          <w:rFonts w:ascii="Times New Roman" w:eastAsia="微软雅黑" w:hAnsi="Times New Roman" w:cs="Times New Roman"/>
          <w:b/>
          <w:bCs/>
          <w:sz w:val="22"/>
          <w:szCs w:val="22"/>
        </w:rPr>
        <w:t>医疗服务、消费医疗</w:t>
      </w:r>
      <w:r w:rsidRPr="001C6432">
        <w:rPr>
          <w:rFonts w:ascii="Times New Roman" w:eastAsia="微软雅黑" w:hAnsi="Times New Roman" w:cs="Times New Roman"/>
          <w:sz w:val="22"/>
          <w:szCs w:val="22"/>
        </w:rPr>
        <w:t>等领域在疫情后需求复苏下表现相对稳健；部分创新药龙头公司凭借丰富的研发管线和国际化进展，股价在下半年显现企稳迹象。政策方面，监管部门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年鼓励创新转型，推动医药企业走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创新驱动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道路，例如加快新药审评审批、支持创新医疗器械发展等。这些举措提振了市场对生物医药</w:t>
      </w:r>
      <w:r w:rsidRPr="001C6432">
        <w:rPr>
          <w:rFonts w:ascii="Times New Roman" w:eastAsia="微软雅黑" w:hAnsi="Times New Roman" w:cs="Times New Roman"/>
          <w:b/>
          <w:bCs/>
          <w:sz w:val="22"/>
          <w:szCs w:val="22"/>
        </w:rPr>
        <w:t>长期前景</w:t>
      </w:r>
      <w:r w:rsidRPr="001C6432">
        <w:rPr>
          <w:rFonts w:ascii="Times New Roman" w:eastAsia="微软雅黑" w:hAnsi="Times New Roman" w:cs="Times New Roman"/>
          <w:sz w:val="22"/>
          <w:szCs w:val="22"/>
        </w:rPr>
        <w:t>的信心。展望后市，经过一年多调整，医药板块估值已回落到历史较低区间，部分业绩稳健、研发领先的龙头公司具有中长期配置价值，政策友好的</w:t>
      </w:r>
      <w:r w:rsidRPr="001C6432">
        <w:rPr>
          <w:rFonts w:ascii="Times New Roman" w:eastAsia="微软雅黑" w:hAnsi="Times New Roman" w:cs="Times New Roman"/>
          <w:b/>
          <w:bCs/>
          <w:sz w:val="22"/>
          <w:szCs w:val="22"/>
        </w:rPr>
        <w:t>创新药和高端医疗器械</w:t>
      </w:r>
      <w:r w:rsidRPr="001C6432">
        <w:rPr>
          <w:rFonts w:ascii="Times New Roman" w:eastAsia="微软雅黑" w:hAnsi="Times New Roman" w:cs="Times New Roman"/>
          <w:sz w:val="22"/>
          <w:szCs w:val="22"/>
        </w:rPr>
        <w:t>领域有望率先走出低谷。</w:t>
      </w:r>
    </w:p>
    <w:p w14:paraId="5797687C"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i/>
          <w:iCs/>
          <w:sz w:val="22"/>
          <w:szCs w:val="22"/>
        </w:rPr>
        <w:t>(</w:t>
      </w:r>
      <w:r w:rsidRPr="001C6432">
        <w:rPr>
          <w:rFonts w:ascii="Times New Roman" w:eastAsia="微软雅黑" w:hAnsi="Times New Roman" w:cs="Times New Roman"/>
          <w:i/>
          <w:iCs/>
          <w:sz w:val="22"/>
          <w:szCs w:val="22"/>
        </w:rPr>
        <w:t>上述板块数据来源：</w:t>
      </w:r>
      <w:r w:rsidRPr="001C6432">
        <w:rPr>
          <w:rFonts w:ascii="Times New Roman" w:eastAsia="微软雅黑" w:hAnsi="Times New Roman" w:cs="Times New Roman"/>
          <w:i/>
          <w:iCs/>
          <w:sz w:val="22"/>
          <w:szCs w:val="22"/>
        </w:rPr>
        <w:t>Wind</w:t>
      </w:r>
      <w:r w:rsidRPr="001C6432">
        <w:rPr>
          <w:rFonts w:ascii="Times New Roman" w:eastAsia="微软雅黑" w:hAnsi="Times New Roman" w:cs="Times New Roman"/>
          <w:i/>
          <w:iCs/>
          <w:sz w:val="22"/>
          <w:szCs w:val="22"/>
        </w:rPr>
        <w:t>资讯、券商研报等，行业表现以申万一级行业或中证主题指数计</w:t>
      </w:r>
      <w:r w:rsidRPr="001C6432">
        <w:rPr>
          <w:rFonts w:ascii="Times New Roman" w:eastAsia="微软雅黑" w:hAnsi="Times New Roman" w:cs="Times New Roman"/>
          <w:i/>
          <w:iCs/>
          <w:sz w:val="22"/>
          <w:szCs w:val="22"/>
        </w:rPr>
        <w:t>)</w:t>
      </w:r>
    </w:p>
    <w:p w14:paraId="6690322A"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热门龙头个股：表现分化与资金动向</w:t>
      </w:r>
    </w:p>
    <w:p w14:paraId="44E15C49"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lastRenderedPageBreak/>
        <w:t>核心资产稳健上涨，北向资金青睐龙头。在市场结构分化背景下，一批行业龙头股仍表现稳健，获得增量资金持续加仓。例如，白酒龙头贵州茅台全年股价稳步攀升，作为</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压舱石</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的价值属性凸显；据统计，</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年北向资金净买入茅台股金额超过</w:t>
      </w:r>
      <w:r w:rsidRPr="001C6432">
        <w:rPr>
          <w:rFonts w:ascii="Times New Roman" w:eastAsia="微软雅黑" w:hAnsi="Times New Roman" w:cs="Times New Roman"/>
          <w:b/>
          <w:bCs/>
          <w:sz w:val="22"/>
          <w:szCs w:val="22"/>
        </w:rPr>
        <w:t>400</w:t>
      </w:r>
      <w:r w:rsidRPr="001C6432">
        <w:rPr>
          <w:rFonts w:ascii="Times New Roman" w:eastAsia="微软雅黑" w:hAnsi="Times New Roman" w:cs="Times New Roman"/>
          <w:b/>
          <w:bCs/>
          <w:sz w:val="22"/>
          <w:szCs w:val="22"/>
        </w:rPr>
        <w:t>亿元，在所有个股中位居首位。新能源电池龙头宁德时代股价全年窄幅波动、小幅收高，市值维持在万亿元上方。尽管市场对其盈利增速放缓有所担忧，但海外资金逢低增持明显</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截至</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年末，北向资金持有宁德时代</w:t>
      </w:r>
      <w:r w:rsidRPr="001C6432">
        <w:rPr>
          <w:rFonts w:ascii="Times New Roman" w:eastAsia="微软雅黑" w:hAnsi="Times New Roman" w:cs="Times New Roman"/>
          <w:b/>
          <w:bCs/>
          <w:sz w:val="22"/>
          <w:szCs w:val="22"/>
        </w:rPr>
        <w:t>5.42</w:t>
      </w:r>
      <w:r w:rsidRPr="001C6432">
        <w:rPr>
          <w:rFonts w:ascii="Times New Roman" w:eastAsia="微软雅黑" w:hAnsi="Times New Roman" w:cs="Times New Roman"/>
          <w:b/>
          <w:bCs/>
          <w:sz w:val="22"/>
          <w:szCs w:val="22"/>
        </w:rPr>
        <w:t>亿股，较三季度末增加</w:t>
      </w:r>
      <w:r w:rsidRPr="001C6432">
        <w:rPr>
          <w:rFonts w:ascii="Times New Roman" w:eastAsia="微软雅黑" w:hAnsi="Times New Roman" w:cs="Times New Roman"/>
          <w:b/>
          <w:bCs/>
          <w:sz w:val="22"/>
          <w:szCs w:val="22"/>
        </w:rPr>
        <w:t>7.47%</w:t>
      </w:r>
      <w:r w:rsidRPr="001C6432">
        <w:rPr>
          <w:rFonts w:ascii="Times New Roman" w:eastAsia="微软雅黑" w:hAnsi="Times New Roman" w:cs="Times New Roman"/>
          <w:b/>
          <w:bCs/>
          <w:sz w:val="22"/>
          <w:szCs w:val="22"/>
        </w:rPr>
        <w:t>。这表明外资仍看好中国新能源龙头的长期价值。银行和保险等金融股方面，招商银行、中国平安等大金融龙头在估值低位获得各路资金布局：据披露，</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年北向资金净买入招商银行、平安银行等金融股的规模也均超过数百亿元。这些资金流向反映出机构投资者在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年偏好业绩稳健、估值合理</w:t>
      </w:r>
      <w:r w:rsidRPr="001C6432">
        <w:rPr>
          <w:rFonts w:ascii="Times New Roman" w:eastAsia="微软雅黑" w:hAnsi="Times New Roman" w:cs="Times New Roman"/>
          <w:sz w:val="22"/>
          <w:szCs w:val="22"/>
        </w:rPr>
        <w:t>的核心资产，龙头白马股成为资金避风港。</w:t>
      </w:r>
    </w:p>
    <w:p w14:paraId="149E2CFF"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科技成长龙头波动较大，交易热度高企。相比之下，科技成长领域的明星股在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年经历大幅波动。</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板块龙头科大讯飞年内股价冲高回落，高位震荡反映市场分歧；芯片设计龙头韦尔股份等在年初业绩低迷时一度走弱，但凭借国产替代主题下半年强劲反弹。值得注意的是，游资和杠杆资金对科技题材炒作热情高涨：例如</w:t>
      </w:r>
      <w:r w:rsidRPr="001C6432">
        <w:rPr>
          <w:rFonts w:ascii="Times New Roman" w:eastAsia="微软雅黑" w:hAnsi="Times New Roman" w:cs="Times New Roman"/>
          <w:b/>
          <w:bCs/>
          <w:sz w:val="22"/>
          <w:szCs w:val="22"/>
        </w:rPr>
        <w:t>9</w:t>
      </w:r>
      <w:r w:rsidRPr="001C6432">
        <w:rPr>
          <w:rFonts w:ascii="Times New Roman" w:eastAsia="微软雅黑" w:hAnsi="Times New Roman" w:cs="Times New Roman"/>
          <w:b/>
          <w:bCs/>
          <w:sz w:val="22"/>
          <w:szCs w:val="22"/>
        </w:rPr>
        <w:t>月下旬行情启动后，两市融资余额</w:t>
      </w:r>
      <w:r w:rsidRPr="001C6432">
        <w:rPr>
          <w:rFonts w:ascii="Times New Roman" w:eastAsia="微软雅黑" w:hAnsi="Times New Roman" w:cs="Times New Roman"/>
          <w:sz w:val="22"/>
          <w:szCs w:val="22"/>
        </w:rPr>
        <w:t>快速攀升，并在</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月后创下年内新高，杠杆资金主要涌入了半导体、</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等热点板块。不过，机构资金在参与热点炒作的同时更注重龙头公司基本面。以</w:t>
      </w:r>
      <w:r w:rsidRPr="001C6432">
        <w:rPr>
          <w:rFonts w:ascii="Times New Roman" w:eastAsia="微软雅黑" w:hAnsi="Times New Roman" w:cs="Times New Roman"/>
          <w:b/>
          <w:bCs/>
          <w:sz w:val="22"/>
          <w:szCs w:val="22"/>
        </w:rPr>
        <w:t>券商龙头</w:t>
      </w:r>
      <w:r w:rsidRPr="001C6432">
        <w:rPr>
          <w:rFonts w:ascii="Times New Roman" w:eastAsia="微软雅黑" w:hAnsi="Times New Roman" w:cs="Times New Roman"/>
          <w:sz w:val="22"/>
          <w:szCs w:val="22"/>
        </w:rPr>
        <w:t>中信证券为例，受益资本市场回暖，公司股价第四季度累计上涨逾</w:t>
      </w:r>
      <w:r w:rsidRPr="001C6432">
        <w:rPr>
          <w:rFonts w:ascii="Times New Roman" w:eastAsia="微软雅黑" w:hAnsi="Times New Roman" w:cs="Times New Roman"/>
          <w:sz w:val="22"/>
          <w:szCs w:val="22"/>
        </w:rPr>
        <w:t>20%</w:t>
      </w:r>
      <w:r w:rsidRPr="001C6432">
        <w:rPr>
          <w:rFonts w:ascii="Times New Roman" w:eastAsia="微软雅黑" w:hAnsi="Times New Roman" w:cs="Times New Roman"/>
          <w:sz w:val="22"/>
          <w:szCs w:val="22"/>
        </w:rPr>
        <w:t>，期间公募基金和北向资金同步增持，显示对券商业绩弹性的乐观预期</w:t>
      </w:r>
      <w:r w:rsidRPr="001C6432">
        <w:rPr>
          <w:rFonts w:ascii="Segoe UI Emoji" w:eastAsia="微软雅黑" w:hAnsi="Segoe UI Emoji" w:cs="Segoe UI Emoji"/>
          <w:sz w:val="22"/>
          <w:szCs w:val="22"/>
        </w:rPr>
        <w:t>📌</w:t>
      </w:r>
      <w:r w:rsidRPr="001C6432">
        <w:rPr>
          <w:rFonts w:ascii="Times New Roman" w:eastAsia="微软雅黑" w:hAnsi="Times New Roman" w:cs="Times New Roman"/>
          <w:sz w:val="22"/>
          <w:szCs w:val="22"/>
        </w:rPr>
        <w:t>。总体来看，</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年热门龙头股呈现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基本面为锚、资金面扰动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的特征：资金追逐下，龙头股短期波动加剧，但全年涨幅最终取决于公司盈利表现和行业景气度。投资者需警惕纯题材炒作的高位回调风险，关注有真业绩支撑的细分龙头。</w:t>
      </w:r>
    </w:p>
    <w:p w14:paraId="1330E943"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资金面分析：机构配置偏好重塑市场风格。从全年资金流向看，被动指数资金和保险资金是</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股市场主要增量资金来源。被动型指数基金以权重龙头股为主配置，险资偏爱高股息资产，这在相当程度上主导了全年市场风格。数据显示，截至</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年底股票指数基金份额增至约</w:t>
      </w:r>
      <w:r w:rsidRPr="001C6432">
        <w:rPr>
          <w:rFonts w:ascii="Times New Roman" w:eastAsia="微软雅黑" w:hAnsi="Times New Roman" w:cs="Times New Roman"/>
          <w:b/>
          <w:bCs/>
          <w:sz w:val="22"/>
          <w:szCs w:val="22"/>
        </w:rPr>
        <w:t>2.99</w:t>
      </w:r>
      <w:r w:rsidRPr="001C6432">
        <w:rPr>
          <w:rFonts w:ascii="Times New Roman" w:eastAsia="微软雅黑" w:hAnsi="Times New Roman" w:cs="Times New Roman"/>
          <w:b/>
          <w:bCs/>
          <w:sz w:val="22"/>
          <w:szCs w:val="22"/>
        </w:rPr>
        <w:t>万亿份，年内增长</w:t>
      </w:r>
      <w:r w:rsidRPr="001C6432">
        <w:rPr>
          <w:rFonts w:ascii="Times New Roman" w:eastAsia="微软雅黑" w:hAnsi="Times New Roman" w:cs="Times New Roman"/>
          <w:b/>
          <w:bCs/>
          <w:sz w:val="22"/>
          <w:szCs w:val="22"/>
        </w:rPr>
        <w:t>7860</w:t>
      </w:r>
      <w:r w:rsidRPr="001C6432">
        <w:rPr>
          <w:rFonts w:ascii="Times New Roman" w:eastAsia="微软雅黑" w:hAnsi="Times New Roman" w:cs="Times New Roman"/>
          <w:b/>
          <w:bCs/>
          <w:sz w:val="22"/>
          <w:szCs w:val="22"/>
        </w:rPr>
        <w:t>亿份；同期保险资金权益投资估算新增近</w:t>
      </w:r>
      <w:r w:rsidRPr="001C6432">
        <w:rPr>
          <w:rFonts w:ascii="Times New Roman" w:eastAsia="微软雅黑" w:hAnsi="Times New Roman" w:cs="Times New Roman"/>
          <w:b/>
          <w:bCs/>
          <w:sz w:val="22"/>
          <w:szCs w:val="22"/>
        </w:rPr>
        <w:t>7000</w:t>
      </w:r>
      <w:r w:rsidRPr="001C6432">
        <w:rPr>
          <w:rFonts w:ascii="Times New Roman" w:eastAsia="微软雅黑" w:hAnsi="Times New Roman" w:cs="Times New Roman"/>
          <w:b/>
          <w:bCs/>
          <w:sz w:val="22"/>
          <w:szCs w:val="22"/>
        </w:rPr>
        <w:t>亿元。这两类长期资金的大规模入市，推动银行、石油石化、电信等低估值蓝筹股估值修复，价值股走强。而北向外资</w:t>
      </w:r>
      <w:r w:rsidRPr="001C6432">
        <w:rPr>
          <w:rFonts w:ascii="Times New Roman" w:eastAsia="微软雅黑" w:hAnsi="Times New Roman" w:cs="Times New Roman"/>
          <w:sz w:val="22"/>
          <w:szCs w:val="22"/>
        </w:rPr>
        <w:t>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年亦呈现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先抑后扬</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态势：年初受到美债利率走高等外部因素影响阶段性流出，</w:t>
      </w:r>
      <w:r w:rsidRPr="001C6432">
        <w:rPr>
          <w:rFonts w:ascii="Times New Roman" w:eastAsia="微软雅黑" w:hAnsi="Times New Roman" w:cs="Times New Roman"/>
          <w:sz w:val="22"/>
          <w:szCs w:val="22"/>
        </w:rPr>
        <w:t>2</w:t>
      </w:r>
      <w:r w:rsidRPr="001C6432">
        <w:rPr>
          <w:rFonts w:ascii="Times New Roman" w:eastAsia="微软雅黑" w:hAnsi="Times New Roman" w:cs="Times New Roman"/>
          <w:sz w:val="22"/>
          <w:szCs w:val="22"/>
        </w:rPr>
        <w:t>月起随着</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股预期转暖又大举回流，</w:t>
      </w:r>
      <w:r w:rsidRPr="001C6432">
        <w:rPr>
          <w:rFonts w:ascii="Times New Roman" w:eastAsia="微软雅黑" w:hAnsi="Times New Roman" w:cs="Times New Roman"/>
          <w:sz w:val="22"/>
          <w:szCs w:val="22"/>
        </w:rPr>
        <w:t>2</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21</w:t>
      </w:r>
      <w:r w:rsidRPr="001C6432">
        <w:rPr>
          <w:rFonts w:ascii="Times New Roman" w:eastAsia="微软雅黑" w:hAnsi="Times New Roman" w:cs="Times New Roman"/>
          <w:sz w:val="22"/>
          <w:szCs w:val="22"/>
        </w:rPr>
        <w:t>日单日净买入额达</w:t>
      </w:r>
      <w:r w:rsidRPr="001C6432">
        <w:rPr>
          <w:rFonts w:ascii="Times New Roman" w:eastAsia="微软雅黑" w:hAnsi="Times New Roman" w:cs="Times New Roman"/>
          <w:sz w:val="22"/>
          <w:szCs w:val="22"/>
        </w:rPr>
        <w:t>135.95</w:t>
      </w:r>
      <w:r w:rsidRPr="001C6432">
        <w:rPr>
          <w:rFonts w:ascii="Times New Roman" w:eastAsia="微软雅黑" w:hAnsi="Times New Roman" w:cs="Times New Roman"/>
          <w:sz w:val="22"/>
          <w:szCs w:val="22"/>
        </w:rPr>
        <w:t>亿元，创近半年新高。全年北向资金累计净流入规模可观，并集中流向消费、金融和新能源等行业龙头。</w:t>
      </w:r>
      <w:r w:rsidRPr="001C6432">
        <w:rPr>
          <w:rFonts w:ascii="Times New Roman" w:eastAsia="微软雅黑" w:hAnsi="Times New Roman" w:cs="Times New Roman"/>
          <w:b/>
          <w:bCs/>
          <w:sz w:val="22"/>
          <w:szCs w:val="22"/>
        </w:rPr>
        <w:t>公募基金</w:t>
      </w:r>
      <w:r w:rsidRPr="001C6432">
        <w:rPr>
          <w:rFonts w:ascii="Times New Roman" w:eastAsia="微软雅黑" w:hAnsi="Times New Roman" w:cs="Times New Roman"/>
          <w:sz w:val="22"/>
          <w:szCs w:val="22"/>
        </w:rPr>
        <w:t>方面，年内偏股型基金发行回暖，公募整体仓位维持高位且结构调整明显：上半年增配消费、金融等价值板块，下半年随着行情反转又逐步加仓科技成长。总体而言，各路机构资金的配置偏好在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年发生转变，使</w:t>
      </w:r>
      <w:r w:rsidRPr="001C6432">
        <w:rPr>
          <w:rFonts w:ascii="Times New Roman" w:eastAsia="微软雅黑" w:hAnsi="Times New Roman" w:cs="Times New Roman"/>
          <w:sz w:val="22"/>
          <w:szCs w:val="22"/>
        </w:rPr>
        <w:lastRenderedPageBreak/>
        <w:t>得</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股市场出现</w:t>
      </w:r>
      <w:r w:rsidRPr="001C6432">
        <w:rPr>
          <w:rFonts w:ascii="Times New Roman" w:eastAsia="微软雅黑" w:hAnsi="Times New Roman" w:cs="Times New Roman"/>
          <w:b/>
          <w:bCs/>
          <w:sz w:val="22"/>
          <w:szCs w:val="22"/>
        </w:rPr>
        <w:t>估值重心上移、风格偏向价值</w:t>
      </w:r>
      <w:r w:rsidRPr="001C6432">
        <w:rPr>
          <w:rFonts w:ascii="Times New Roman" w:eastAsia="微软雅黑" w:hAnsi="Times New Roman" w:cs="Times New Roman"/>
          <w:sz w:val="22"/>
          <w:szCs w:val="22"/>
        </w:rPr>
        <w:t>的特征。这种资金格局的变化为后续行情埋下伏笔</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若未来宏观环境和盈利预期改变，机构资金的再平衡将可能引发新一轮风格切换。</w:t>
      </w:r>
    </w:p>
    <w:p w14:paraId="567172C6"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板块轮动复盘与市场结构展望</w:t>
      </w:r>
    </w:p>
    <w:p w14:paraId="594D020D"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年板块轮动回顾：</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在宏观环境和政策预期的驱动下，</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年板块轮动节奏鲜明。</w:t>
      </w:r>
      <w:r w:rsidRPr="001C6432">
        <w:rPr>
          <w:rFonts w:ascii="Times New Roman" w:eastAsia="微软雅黑" w:hAnsi="Times New Roman" w:cs="Times New Roman"/>
          <w:b/>
          <w:bCs/>
          <w:sz w:val="22"/>
          <w:szCs w:val="22"/>
        </w:rPr>
        <w:t>上半年</w:t>
      </w:r>
      <w:r w:rsidRPr="001C6432">
        <w:rPr>
          <w:rFonts w:ascii="Times New Roman" w:eastAsia="微软雅黑" w:hAnsi="Times New Roman" w:cs="Times New Roman"/>
          <w:sz w:val="22"/>
          <w:szCs w:val="22"/>
        </w:rPr>
        <w:t>市场处于磨底阶段，资金偏好</w:t>
      </w:r>
      <w:r w:rsidRPr="001C6432">
        <w:rPr>
          <w:rFonts w:ascii="Times New Roman" w:eastAsia="微软雅黑" w:hAnsi="Times New Roman" w:cs="Times New Roman"/>
          <w:sz w:val="22"/>
          <w:szCs w:val="22"/>
        </w:rPr>
        <w:t xml:space="preserve"> defensives </w:t>
      </w:r>
      <w:r w:rsidRPr="001C6432">
        <w:rPr>
          <w:rFonts w:ascii="Times New Roman" w:eastAsia="微软雅黑" w:hAnsi="Times New Roman" w:cs="Times New Roman"/>
          <w:sz w:val="22"/>
          <w:szCs w:val="22"/>
        </w:rPr>
        <w:t>和确定性：消费、金融等权重板块在</w:t>
      </w:r>
      <w:r w:rsidRPr="001C6432">
        <w:rPr>
          <w:rFonts w:ascii="Times New Roman" w:eastAsia="微软雅黑" w:hAnsi="Times New Roman" w:cs="Times New Roman"/>
          <w:sz w:val="22"/>
          <w:szCs w:val="22"/>
        </w:rPr>
        <w:t>1-4</w:t>
      </w:r>
      <w:r w:rsidRPr="001C6432">
        <w:rPr>
          <w:rFonts w:ascii="Times New Roman" w:eastAsia="微软雅黑" w:hAnsi="Times New Roman" w:cs="Times New Roman"/>
          <w:sz w:val="22"/>
          <w:szCs w:val="22"/>
        </w:rPr>
        <w:t>月超跌反弹中表现相对突出，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中特估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（中国特色估值体系，即低估值央企国企板块）成为一季度亮点，相关指数取得约</w:t>
      </w:r>
      <w:r w:rsidRPr="001C6432">
        <w:rPr>
          <w:rFonts w:ascii="Times New Roman" w:eastAsia="微软雅黑" w:hAnsi="Times New Roman" w:cs="Times New Roman"/>
          <w:sz w:val="22"/>
          <w:szCs w:val="22"/>
        </w:rPr>
        <w:t>25%</w:t>
      </w:r>
      <w:r w:rsidRPr="001C6432">
        <w:rPr>
          <w:rFonts w:ascii="Times New Roman" w:eastAsia="微软雅黑" w:hAnsi="Times New Roman" w:cs="Times New Roman"/>
          <w:sz w:val="22"/>
          <w:szCs w:val="22"/>
        </w:rPr>
        <w:t>的超额收益。</w:t>
      </w:r>
      <w:r w:rsidRPr="001C6432">
        <w:rPr>
          <w:rFonts w:ascii="Times New Roman" w:eastAsia="微软雅黑" w:hAnsi="Times New Roman" w:cs="Times New Roman"/>
          <w:b/>
          <w:bCs/>
          <w:sz w:val="22"/>
          <w:szCs w:val="22"/>
        </w:rPr>
        <w:t>二季度</w:t>
      </w:r>
      <w:r w:rsidRPr="001C6432">
        <w:rPr>
          <w:rFonts w:ascii="Times New Roman" w:eastAsia="微软雅黑" w:hAnsi="Times New Roman" w:cs="Times New Roman"/>
          <w:sz w:val="22"/>
          <w:szCs w:val="22"/>
        </w:rPr>
        <w:t>宏观数据不及预期，市场进入观望，周期和成长板块均回调。</w:t>
      </w:r>
      <w:r w:rsidRPr="001C6432">
        <w:rPr>
          <w:rFonts w:ascii="Times New Roman" w:eastAsia="微软雅黑" w:hAnsi="Times New Roman" w:cs="Times New Roman"/>
          <w:b/>
          <w:bCs/>
          <w:sz w:val="22"/>
          <w:szCs w:val="22"/>
        </w:rPr>
        <w:t>下半年</w:t>
      </w:r>
      <w:r w:rsidRPr="001C6432">
        <w:rPr>
          <w:rFonts w:ascii="Times New Roman" w:eastAsia="微软雅黑" w:hAnsi="Times New Roman" w:cs="Times New Roman"/>
          <w:sz w:val="22"/>
          <w:szCs w:val="22"/>
        </w:rPr>
        <w:t>风格出现显著转换：</w:t>
      </w:r>
      <w:r w:rsidRPr="001C6432">
        <w:rPr>
          <w:rFonts w:ascii="Times New Roman" w:eastAsia="微软雅黑" w:hAnsi="Times New Roman" w:cs="Times New Roman"/>
          <w:sz w:val="22"/>
          <w:szCs w:val="22"/>
        </w:rPr>
        <w:t>7-8</w:t>
      </w:r>
      <w:r w:rsidRPr="001C6432">
        <w:rPr>
          <w:rFonts w:ascii="Times New Roman" w:eastAsia="微软雅黑" w:hAnsi="Times New Roman" w:cs="Times New Roman"/>
          <w:sz w:val="22"/>
          <w:szCs w:val="22"/>
        </w:rPr>
        <w:t>月经济低迷时，资金涌向银行、石油石化等超跌价值股避险；</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月底政策底出现后，市场迅速从价值切换到成长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此前跌幅较大的科技股在第四季度重新领涨，大盘价值和小盘成长一度齐飞，形成难得的普涨格局。不过进入</w:t>
      </w:r>
      <w:r w:rsidRPr="001C6432">
        <w:rPr>
          <w:rFonts w:ascii="Times New Roman" w:eastAsia="微软雅黑" w:hAnsi="Times New Roman" w:cs="Times New Roman"/>
          <w:sz w:val="22"/>
          <w:szCs w:val="22"/>
        </w:rPr>
        <w:t>12</w:t>
      </w:r>
      <w:r w:rsidRPr="001C6432">
        <w:rPr>
          <w:rFonts w:ascii="Times New Roman" w:eastAsia="微软雅黑" w:hAnsi="Times New Roman" w:cs="Times New Roman"/>
          <w:sz w:val="22"/>
          <w:szCs w:val="22"/>
        </w:rPr>
        <w:t>月后，部分前期暴涨的中小盘题材股明显回调，高低切换再度上演。可以说，</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股板块轮动体现为：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春季躁动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炒作成长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夏季避险</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青睐价值</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秋季爆发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全面普涨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年末分化</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高低切换。投资者若顺应这种节奏灵活调整仓位，可获取超额收益。</w:t>
      </w:r>
    </w:p>
    <w:p w14:paraId="7A548AAE" w14:textId="6240BB31"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年一季度轮动特征：跨入</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股延续震荡分化格局，市场风格正处于新一轮切换的酝酿期。</w:t>
      </w:r>
      <w:r w:rsidRPr="001C6432">
        <w:rPr>
          <w:rFonts w:ascii="Times New Roman" w:eastAsia="微软雅黑" w:hAnsi="Times New Roman" w:cs="Times New Roman"/>
          <w:b/>
          <w:bCs/>
          <w:sz w:val="22"/>
          <w:szCs w:val="22"/>
        </w:rPr>
        <w:t>1</w:t>
      </w:r>
      <w:r w:rsidRPr="001C6432">
        <w:rPr>
          <w:rFonts w:ascii="Times New Roman" w:eastAsia="微软雅黑" w:hAnsi="Times New Roman" w:cs="Times New Roman"/>
          <w:b/>
          <w:bCs/>
          <w:sz w:val="22"/>
          <w:szCs w:val="22"/>
        </w:rPr>
        <w:t>月初受前年末获利盘了结影响，大盘出现一波快速回调：元旦后首周上证指数周跌</w:t>
      </w:r>
      <w:r w:rsidRPr="001C6432">
        <w:rPr>
          <w:rFonts w:ascii="Times New Roman" w:eastAsia="微软雅黑" w:hAnsi="Times New Roman" w:cs="Times New Roman"/>
          <w:b/>
          <w:bCs/>
          <w:sz w:val="22"/>
          <w:szCs w:val="22"/>
        </w:rPr>
        <w:t>5.55%</w:t>
      </w:r>
      <w:r w:rsidRPr="001C6432">
        <w:rPr>
          <w:rFonts w:ascii="Times New Roman" w:eastAsia="微软雅黑" w:hAnsi="Times New Roman" w:cs="Times New Roman"/>
          <w:b/>
          <w:bCs/>
          <w:sz w:val="22"/>
          <w:szCs w:val="22"/>
        </w:rPr>
        <w:t>失守</w:t>
      </w:r>
      <w:r w:rsidRPr="001C6432">
        <w:rPr>
          <w:rFonts w:ascii="Times New Roman" w:eastAsia="微软雅黑" w:hAnsi="Times New Roman" w:cs="Times New Roman"/>
          <w:b/>
          <w:bCs/>
          <w:sz w:val="22"/>
          <w:szCs w:val="22"/>
        </w:rPr>
        <w:t>3200</w:t>
      </w:r>
      <w:r w:rsidRPr="001C6432">
        <w:rPr>
          <w:rFonts w:ascii="Times New Roman" w:eastAsia="微软雅黑" w:hAnsi="Times New Roman" w:cs="Times New Roman"/>
          <w:b/>
          <w:bCs/>
          <w:sz w:val="22"/>
          <w:szCs w:val="22"/>
        </w:rPr>
        <w:t>点，深成指跌</w:t>
      </w:r>
      <w:r w:rsidRPr="001C6432">
        <w:rPr>
          <w:rFonts w:ascii="Times New Roman" w:eastAsia="微软雅黑" w:hAnsi="Times New Roman" w:cs="Times New Roman"/>
          <w:b/>
          <w:bCs/>
          <w:sz w:val="22"/>
          <w:szCs w:val="22"/>
        </w:rPr>
        <w:t>7.16%</w:t>
      </w:r>
      <w:r w:rsidRPr="001C6432">
        <w:rPr>
          <w:rFonts w:ascii="Times New Roman" w:eastAsia="微软雅黑" w:hAnsi="Times New Roman" w:cs="Times New Roman"/>
          <w:b/>
          <w:bCs/>
          <w:sz w:val="22"/>
          <w:szCs w:val="22"/>
        </w:rPr>
        <w:t>，创业板指大跌</w:t>
      </w:r>
      <w:r w:rsidRPr="001C6432">
        <w:rPr>
          <w:rFonts w:ascii="Times New Roman" w:eastAsia="微软雅黑" w:hAnsi="Times New Roman" w:cs="Times New Roman"/>
          <w:b/>
          <w:bCs/>
          <w:sz w:val="22"/>
          <w:szCs w:val="22"/>
        </w:rPr>
        <w:t>8.57%</w:t>
      </w:r>
      <w:r w:rsidRPr="001C6432">
        <w:rPr>
          <w:rFonts w:ascii="Times New Roman" w:eastAsia="微软雅黑" w:hAnsi="Times New Roman" w:cs="Times New Roman"/>
          <w:b/>
          <w:bCs/>
          <w:sz w:val="22"/>
          <w:szCs w:val="22"/>
        </w:rPr>
        <w:t>创下三个月新低，小盘股跌幅更甚，高股息蓝筹则相对抗跌。这一阶段防御风格占优</w:t>
      </w:r>
      <w:r w:rsidRPr="001C6432">
        <w:rPr>
          <w:rFonts w:ascii="Times New Roman" w:eastAsia="微软雅黑" w:hAnsi="Times New Roman" w:cs="Times New Roman"/>
          <w:sz w:val="22"/>
          <w:szCs w:val="22"/>
        </w:rPr>
        <w:t>，价值股抗住了抛压。然而随着市场情绪逐步企稳，春节前后增量资金入场，板块轮动开始出现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高低切换</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b/>
          <w:bCs/>
          <w:sz w:val="22"/>
          <w:szCs w:val="22"/>
        </w:rPr>
        <w:t>苗头：去年涨幅巨大的银行等权重板块步入休整，而此前调整较深的科技成长板块逐渐走强。进入</w:t>
      </w:r>
      <w:r w:rsidRPr="001C6432">
        <w:rPr>
          <w:rFonts w:ascii="Times New Roman" w:eastAsia="微软雅黑" w:hAnsi="Times New Roman" w:cs="Times New Roman"/>
          <w:b/>
          <w:bCs/>
          <w:sz w:val="22"/>
          <w:szCs w:val="22"/>
        </w:rPr>
        <w:t>3</w:t>
      </w:r>
      <w:r w:rsidRPr="001C6432">
        <w:rPr>
          <w:rFonts w:ascii="Times New Roman" w:eastAsia="微软雅黑" w:hAnsi="Times New Roman" w:cs="Times New Roman"/>
          <w:b/>
          <w:bCs/>
          <w:sz w:val="22"/>
          <w:szCs w:val="22"/>
        </w:rPr>
        <w:t>月，科技股有重新扛旗之势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据盘面观察，资金正从防御性板块加速转向科技成长方向。例如</w:t>
      </w:r>
      <w:r w:rsidRPr="001C6432">
        <w:rPr>
          <w:rFonts w:ascii="Times New Roman" w:eastAsia="微软雅黑" w:hAnsi="Times New Roman" w:cs="Times New Roman"/>
          <w:b/>
          <w:bCs/>
          <w:sz w:val="22"/>
          <w:szCs w:val="22"/>
        </w:rPr>
        <w:t>3</w:t>
      </w:r>
      <w:r w:rsidRPr="001C6432">
        <w:rPr>
          <w:rFonts w:ascii="Times New Roman" w:eastAsia="微软雅黑" w:hAnsi="Times New Roman" w:cs="Times New Roman"/>
          <w:b/>
          <w:bCs/>
          <w:sz w:val="22"/>
          <w:szCs w:val="22"/>
        </w:rPr>
        <w:t>月中旬，在政策催化下算力租赁、智能驾驶等科技题材接连活跃涨停，而银行、食品饮料等前期强势板块相对沉寂。这一轮一季度行情体现出：小盘成长在流动性充裕环境下开始占优，而</w:t>
      </w:r>
      <w:r w:rsidRPr="001C6432">
        <w:rPr>
          <w:rFonts w:ascii="Times New Roman" w:eastAsia="微软雅黑" w:hAnsi="Times New Roman" w:cs="Times New Roman"/>
          <w:sz w:val="22"/>
          <w:szCs w:val="22"/>
        </w:rPr>
        <w:t>大盘价值</w:t>
      </w:r>
      <w:r w:rsidRPr="001C6432">
        <w:rPr>
          <w:rFonts w:ascii="Times New Roman" w:eastAsia="微软雅黑" w:hAnsi="Times New Roman" w:cs="Times New Roman"/>
          <w:b/>
          <w:bCs/>
          <w:sz w:val="22"/>
          <w:szCs w:val="22"/>
        </w:rPr>
        <w:t>在累积涨幅较大后出现休整。市场估值结构也因此发生微调</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经历去年底的上涨，大盘蓝筹估值已从历史低位修复至接近均值水平，高股息板块吸引力相对下降；相反，不少小盘成长股估值仍处于历史低位区间，一旦有基本面改善契机，可能迎来估值修复机会。机构投资者也在顺势调仓：公募基金一季度适度提高了成长板块配置比例，部分去年末超配价值的资金开始重新关注科技赛道。展望后市，如果宏观流动性继续宽松且政策出现新的产业利好，板块轮动有望进一步朝着</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小盘成长占优</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的方向演进。</w:t>
      </w:r>
    </w:p>
    <w:p w14:paraId="18592CE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lastRenderedPageBreak/>
        <w:t>市场参与者行为与估值结构动态：目前</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股整体估值中枢有所上移但仍合理，结构分化明显。截至</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年一季度末，全部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股估值约处于过去十年中位偏下水平</w:t>
      </w:r>
      <w:r w:rsidRPr="001C6432">
        <w:rPr>
          <w:rFonts w:ascii="Segoe UI Emoji" w:eastAsia="微软雅黑" w:hAnsi="Segoe UI Emoji" w:cs="Segoe UI Emoji"/>
          <w:b/>
          <w:bCs/>
          <w:sz w:val="22"/>
          <w:szCs w:val="22"/>
        </w:rPr>
        <w:t>📌</w:t>
      </w:r>
      <w:r w:rsidRPr="001C6432">
        <w:rPr>
          <w:rFonts w:ascii="Times New Roman" w:eastAsia="微软雅黑" w:hAnsi="Times New Roman" w:cs="Times New Roman"/>
          <w:b/>
          <w:bCs/>
          <w:sz w:val="22"/>
          <w:szCs w:val="22"/>
        </w:rPr>
        <w:t>，其中权重价值股估值修复</w:t>
      </w:r>
      <w:r w:rsidRPr="001C6432">
        <w:rPr>
          <w:rFonts w:ascii="Times New Roman" w:eastAsia="微软雅黑" w:hAnsi="Times New Roman" w:cs="Times New Roman"/>
          <w:sz w:val="22"/>
          <w:szCs w:val="22"/>
        </w:rPr>
        <w:t>较充分（如银行板块市净率上升至</w:t>
      </w:r>
      <w:r w:rsidRPr="001C6432">
        <w:rPr>
          <w:rFonts w:ascii="Times New Roman" w:eastAsia="微软雅黑" w:hAnsi="Times New Roman" w:cs="Times New Roman"/>
          <w:sz w:val="22"/>
          <w:szCs w:val="22"/>
        </w:rPr>
        <w:t>0.8</w:t>
      </w:r>
      <w:r w:rsidRPr="001C6432">
        <w:rPr>
          <w:rFonts w:ascii="Times New Roman" w:eastAsia="微软雅黑" w:hAnsi="Times New Roman" w:cs="Times New Roman"/>
          <w:sz w:val="22"/>
          <w:szCs w:val="22"/>
        </w:rPr>
        <w:t>倍左右，部分央企龙头动态</w:t>
      </w:r>
      <w:r w:rsidRPr="001C6432">
        <w:rPr>
          <w:rFonts w:ascii="Times New Roman" w:eastAsia="微软雅黑" w:hAnsi="Times New Roman" w:cs="Times New Roman"/>
          <w:sz w:val="22"/>
          <w:szCs w:val="22"/>
        </w:rPr>
        <w:t>PE</w:t>
      </w:r>
      <w:r w:rsidRPr="001C6432">
        <w:rPr>
          <w:rFonts w:ascii="Times New Roman" w:eastAsia="微软雅黑" w:hAnsi="Times New Roman" w:cs="Times New Roman"/>
          <w:sz w:val="22"/>
          <w:szCs w:val="22"/>
        </w:rPr>
        <w:t>由个位数回升到两位数），而</w:t>
      </w:r>
      <w:r w:rsidRPr="001C6432">
        <w:rPr>
          <w:rFonts w:ascii="Times New Roman" w:eastAsia="微软雅黑" w:hAnsi="Times New Roman" w:cs="Times New Roman"/>
          <w:b/>
          <w:bCs/>
          <w:sz w:val="22"/>
          <w:szCs w:val="22"/>
        </w:rPr>
        <w:t>中小成长股估值下移</w:t>
      </w:r>
      <w:r w:rsidRPr="001C6432">
        <w:rPr>
          <w:rFonts w:ascii="Times New Roman" w:eastAsia="微软雅黑" w:hAnsi="Times New Roman" w:cs="Times New Roman"/>
          <w:sz w:val="22"/>
          <w:szCs w:val="22"/>
        </w:rPr>
        <w:t>到历史较低区间（创业板指</w:t>
      </w:r>
      <w:r w:rsidRPr="001C6432">
        <w:rPr>
          <w:rFonts w:ascii="Times New Roman" w:eastAsia="微软雅黑" w:hAnsi="Times New Roman" w:cs="Times New Roman"/>
          <w:sz w:val="22"/>
          <w:szCs w:val="22"/>
        </w:rPr>
        <w:t>PE</w:t>
      </w:r>
      <w:r w:rsidRPr="001C6432">
        <w:rPr>
          <w:rFonts w:ascii="Times New Roman" w:eastAsia="微软雅黑" w:hAnsi="Times New Roman" w:cs="Times New Roman"/>
          <w:sz w:val="22"/>
          <w:szCs w:val="22"/>
        </w:rPr>
        <w:t>降至</w:t>
      </w:r>
      <w:r w:rsidRPr="001C6432">
        <w:rPr>
          <w:rFonts w:ascii="Times New Roman" w:eastAsia="微软雅黑" w:hAnsi="Times New Roman" w:cs="Times New Roman"/>
          <w:sz w:val="22"/>
          <w:szCs w:val="22"/>
        </w:rPr>
        <w:t>30</w:t>
      </w:r>
      <w:r w:rsidRPr="001C6432">
        <w:rPr>
          <w:rFonts w:ascii="Times New Roman" w:eastAsia="微软雅黑" w:hAnsi="Times New Roman" w:cs="Times New Roman"/>
          <w:sz w:val="22"/>
          <w:szCs w:val="22"/>
        </w:rPr>
        <w:t>倍出头，不少科创、小盘股估值接近估值底部）。这一结构是过去一年资金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用脚投票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的结果：长期资金青睐确定性收益，推高了价值权重的估值；避险情绪令高估值成长股遭抛售，压低了相对估值水平。随着</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宏观环境和企业盈利预期出现变化，这种估值剪刀差有望逐步收敛。若经济基本面企稳回升，盈利增长预期改善，将有助于提升成长股的相对吸引力，促使资金从低增长的防御板块流向高增长的进攻板块，市场估值结构将向均衡方向调整。相反，若基本面复苏不及预期，价值股经过一轮上涨后可能进入估值瓶颈区，成长股虽然便宜但缺乏催化剂，市场可能再次转向防御。总体来看，当前</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股估值结构分化蕴含着未来</w:t>
      </w:r>
      <w:r w:rsidRPr="001C6432">
        <w:rPr>
          <w:rFonts w:ascii="Times New Roman" w:eastAsia="微软雅黑" w:hAnsi="Times New Roman" w:cs="Times New Roman"/>
          <w:b/>
          <w:bCs/>
          <w:sz w:val="22"/>
          <w:szCs w:val="22"/>
        </w:rPr>
        <w:t>风格再平衡</w:t>
      </w:r>
      <w:r w:rsidRPr="001C6432">
        <w:rPr>
          <w:rFonts w:ascii="Times New Roman" w:eastAsia="微软雅黑" w:hAnsi="Times New Roman" w:cs="Times New Roman"/>
          <w:sz w:val="22"/>
          <w:szCs w:val="22"/>
        </w:rPr>
        <w:t>的潜能，投资者应密切关注宏观和资金两方面信号来判断板块轮动的下一步走向。</w:t>
      </w:r>
    </w:p>
    <w:p w14:paraId="301B4400"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政策、基本面与未来展望：把握结构性机会</w:t>
      </w:r>
    </w:p>
    <w:p w14:paraId="210C777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宏观政策环境：宽松加码，托底经济。进入</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年，中国宏观政策基调更趋积极，超常规逆周期调节有望持续加码。货币政策方面，一季度已有降准降息</w:t>
      </w:r>
      <w:r w:rsidRPr="001C6432">
        <w:rPr>
          <w:rFonts w:ascii="Times New Roman" w:eastAsia="微软雅黑" w:hAnsi="Times New Roman" w:cs="Times New Roman"/>
          <w:sz w:val="22"/>
          <w:szCs w:val="22"/>
        </w:rPr>
        <w:t>的预期，多位策略师预计年初将适时下调存款准备金率和政策利率，以降低实体融资成本。在低通胀背景下，无风险利率下降将提升股票估值吸引力，增量流动性有望推动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股估值中枢进一步上移。财政政策也将继续发力扩大内需，预计</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年赤字率上调、专项债额度增加，用于社会保障、以旧换新、生育补贴等领域。中央经济工作会议已明确提出实施更加积极的财政和适度宽松的货币政策，打好政策组合拳。这些政策动向表明，</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年官方稳增长的决心强烈，流动性和政策面将对股市形成有力托底。需要关注的外部变量是欧美经济和地缘政治风险，例如有分析指出</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年美国新政府的不确定性可能带来挑战。但总体而言，只要国内政策保持主动作为，完全有能力对冲外部冲击，确保经济运行在合理区间。</w:t>
      </w:r>
    </w:p>
    <w:p w14:paraId="764EC971" w14:textId="77FBF6CD"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经济基本面展望：企稳回升酝酿盈利拐点。</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年中国经济经历了探底过程，展望</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年，市场普遍预期经济增速有望实现周期性企稳回升。在地产拖累减弱、出口改善和内需政策发力的背景下，企业盈利增速有望在</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年年中前后出现改善拐点</w:t>
      </w:r>
      <w:r w:rsidRPr="001C6432">
        <w:rPr>
          <w:rFonts w:ascii="Times New Roman" w:eastAsia="微软雅黑" w:hAnsi="Times New Roman" w:cs="Times New Roman"/>
          <w:sz w:val="22"/>
          <w:szCs w:val="22"/>
        </w:rPr>
        <w:t>。多家券商预计，经历连续三年下滑后</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股盈利增速将在</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年触底回升至</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以上。尤其是中游周期和可选消费行业，随着宏观需求回暖，其盈利弹性可能在二三季度释放。机构人士判断，</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股市场节奏或呈现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先交易情</w:t>
      </w:r>
      <w:r w:rsidRPr="001C6432">
        <w:rPr>
          <w:rFonts w:ascii="Times New Roman" w:eastAsia="微软雅黑" w:hAnsi="Times New Roman" w:cs="Times New Roman"/>
          <w:sz w:val="22"/>
          <w:szCs w:val="22"/>
        </w:rPr>
        <w:lastRenderedPageBreak/>
        <w:t>绪预期、后交易基本面修复</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的特征，可能分为三个阶段：年初流动性充裕驱动估值提升的风险偏好行情；年中基本面逐步改善带来盈利驱动行情；下半年在经济预期上修和市场正循环下，迎来</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业绩</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估值</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双提升的行情。国泰君安等认为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转型牛</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的条件正在形成</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经过长时间调整，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股悲观预期已充分出清，政策转向积极有望扭转低通胀、低增长困局，</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年下半年有望出现经济预期上修，推动股指中期走出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Ｎ型</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上行走势。当然，乐观中也需保持一份审慎。长期投资机构重阳投资提醒，虽然当前股市价值底部坚实，但中国经济深层次问题不会因政策刺激而立刻解决，企业盈利走出低谷仍需时间。因此对于</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年的基本面前景，应持</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乐观但不盲目</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的态度，在期待盈利回升的同时，也要防范过程中可能出现的波折。</w:t>
      </w:r>
    </w:p>
    <w:p w14:paraId="4792F86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市场风格与结构性机会：综合政策与基本面研判，</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股有望延续震荡上行态势，结构性机会增多。在风格演变上，预计</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年成长风格相对占优</w:t>
      </w:r>
      <w:r w:rsidRPr="001C6432">
        <w:rPr>
          <w:rFonts w:ascii="Times New Roman" w:eastAsia="微软雅黑" w:hAnsi="Times New Roman" w:cs="Times New Roman"/>
          <w:sz w:val="22"/>
          <w:szCs w:val="22"/>
        </w:rPr>
        <w:t>的概率提升。中金公司指出，从历史经验看，每当市场见底反弹后，此前弱势的成长股往往取得更大弹性，当前宏观环境预示经济拐点将至，有利于成长板块盈利改善，卖方分析师对成长板块盈利预期也在上调。随着投资者情绪回暖，去年表现欠佳的中小盘成长股有望迎来估值修复契机。同时，去年大放异彩的高股息价值板块在风险偏好提升阶段相对偏弱。尤其考虑到去年指数基金和险资大量配置红利股，使该板块仓位趋于饱和，一旦资金转向，价值股相对优势可能收敛。不过这并不意味着价值股就此失去机会</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在无风险利率下行趋势下，高股息资产仍具有</w:t>
      </w:r>
      <w:r w:rsidRPr="001C6432">
        <w:rPr>
          <w:rFonts w:ascii="Times New Roman" w:eastAsia="微软雅黑" w:hAnsi="Times New Roman" w:cs="Times New Roman"/>
          <w:b/>
          <w:bCs/>
          <w:sz w:val="22"/>
          <w:szCs w:val="22"/>
        </w:rPr>
        <w:t>底部支撑</w:t>
      </w:r>
      <w:r w:rsidRPr="001C6432">
        <w:rPr>
          <w:rFonts w:ascii="Times New Roman" w:eastAsia="微软雅黑" w:hAnsi="Times New Roman" w:cs="Times New Roman"/>
          <w:sz w:val="22"/>
          <w:szCs w:val="22"/>
        </w:rPr>
        <w:t>，预计仍会不时获得资金青睐。重阳投资即强调目前高股息股股息率相对</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年国债利率的利差已回到合理区间，在利率下行背景下高息板块吸引力上升。因此，更可能的情景是价值和成长</w:t>
      </w:r>
      <w:r w:rsidRPr="001C6432">
        <w:rPr>
          <w:rFonts w:ascii="Times New Roman" w:eastAsia="微软雅黑" w:hAnsi="Times New Roman" w:cs="Times New Roman"/>
          <w:b/>
          <w:bCs/>
          <w:sz w:val="22"/>
          <w:szCs w:val="22"/>
        </w:rPr>
        <w:t>交替领跑</w:t>
      </w:r>
      <w:r w:rsidRPr="001C6432">
        <w:rPr>
          <w:rFonts w:ascii="Times New Roman" w:eastAsia="微软雅黑" w:hAnsi="Times New Roman" w:cs="Times New Roman"/>
          <w:sz w:val="22"/>
          <w:szCs w:val="22"/>
        </w:rPr>
        <w:t>：阶段性地，流动性充裕时成长占优，市场波动加大时价值托底，形成你追我赶的轮动格局。</w:t>
      </w:r>
    </w:p>
    <w:p w14:paraId="6C4F4C52"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基于上述判断，我们认为</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年接下来</w:t>
      </w:r>
      <w:r w:rsidRPr="001C6432">
        <w:rPr>
          <w:rFonts w:ascii="Times New Roman" w:eastAsia="微软雅黑" w:hAnsi="Times New Roman" w:cs="Times New Roman"/>
          <w:b/>
          <w:bCs/>
          <w:sz w:val="22"/>
          <w:szCs w:val="22"/>
        </w:rPr>
        <w:t>一至两个季度</w:t>
      </w:r>
      <w:r w:rsidRPr="001C6432">
        <w:rPr>
          <w:rFonts w:ascii="Times New Roman" w:eastAsia="微软雅黑" w:hAnsi="Times New Roman" w:cs="Times New Roman"/>
          <w:sz w:val="22"/>
          <w:szCs w:val="22"/>
        </w:rPr>
        <w:t>应重点关注以下结构性机会：</w:t>
      </w:r>
    </w:p>
    <w:p w14:paraId="392FD0A3"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科技创新主线：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科技强国</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将是资本市场长期主题，预计半导体、人工智能、新能源高端制造等板块在政策和产业趋势共振下有望持续活跃。国泰君安指出，产能周期触底的科技成长股迎来布局良机。建议投资者关注</w:t>
      </w:r>
      <w:r w:rsidRPr="001C6432">
        <w:rPr>
          <w:rFonts w:ascii="Times New Roman" w:eastAsia="微软雅黑" w:hAnsi="Times New Roman" w:cs="Times New Roman"/>
          <w:b/>
          <w:bCs/>
          <w:sz w:val="22"/>
          <w:szCs w:val="22"/>
        </w:rPr>
        <w:t>数字经济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应用、算力基础设施、通信设备）、</w:t>
      </w:r>
      <w:r w:rsidRPr="001C6432">
        <w:rPr>
          <w:rFonts w:ascii="Times New Roman" w:eastAsia="微软雅黑" w:hAnsi="Times New Roman" w:cs="Times New Roman"/>
          <w:b/>
          <w:bCs/>
          <w:sz w:val="22"/>
          <w:szCs w:val="22"/>
        </w:rPr>
        <w:t>先进制造</w:t>
      </w:r>
      <w:r w:rsidRPr="001C6432">
        <w:rPr>
          <w:rFonts w:ascii="Times New Roman" w:eastAsia="微软雅黑" w:hAnsi="Times New Roman" w:cs="Times New Roman"/>
          <w:sz w:val="22"/>
          <w:szCs w:val="22"/>
        </w:rPr>
        <w:t>（半导体设备材料、智能制造）、</w:t>
      </w:r>
      <w:r w:rsidRPr="001C6432">
        <w:rPr>
          <w:rFonts w:ascii="Times New Roman" w:eastAsia="微软雅黑" w:hAnsi="Times New Roman" w:cs="Times New Roman"/>
          <w:b/>
          <w:bCs/>
          <w:sz w:val="22"/>
          <w:szCs w:val="22"/>
        </w:rPr>
        <w:t>新能源产业链</w:t>
      </w:r>
      <w:r w:rsidRPr="001C6432">
        <w:rPr>
          <w:rFonts w:ascii="Times New Roman" w:eastAsia="微软雅黑" w:hAnsi="Times New Roman" w:cs="Times New Roman"/>
          <w:sz w:val="22"/>
          <w:szCs w:val="22"/>
        </w:rPr>
        <w:t>（储能、新能源车高端零部件）等领域中具备技术壁垒和业绩高增长的龙头标的。</w:t>
      </w:r>
    </w:p>
    <w:p w14:paraId="7A63D7F3"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内需消费复苏：随着经济转型步入深化阶段，居民收入和信心有望改善，消费有望成为</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年另一条投资主线。预计可选消费</w:t>
      </w:r>
      <w:r w:rsidRPr="001C6432">
        <w:rPr>
          <w:rFonts w:ascii="Times New Roman" w:eastAsia="微软雅黑" w:hAnsi="Times New Roman" w:cs="Times New Roman"/>
          <w:sz w:val="22"/>
          <w:szCs w:val="22"/>
        </w:rPr>
        <w:t>领域弹性最大，如旅游酒店、影视娱乐、家电家居、汽车及高端酒类等，有望在需求回补中迎来业绩反弹。与此同时，</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悦己经济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等新兴</w:t>
      </w:r>
      <w:r w:rsidRPr="001C6432">
        <w:rPr>
          <w:rFonts w:ascii="Times New Roman" w:eastAsia="微软雅黑" w:hAnsi="Times New Roman" w:cs="Times New Roman"/>
          <w:sz w:val="22"/>
          <w:szCs w:val="22"/>
        </w:rPr>
        <w:lastRenderedPageBreak/>
        <w:t>消费趋势兴起，以及</w:t>
      </w:r>
      <w:r w:rsidRPr="001C6432">
        <w:rPr>
          <w:rFonts w:ascii="Times New Roman" w:eastAsia="微软雅黑" w:hAnsi="Times New Roman" w:cs="Times New Roman"/>
          <w:b/>
          <w:bCs/>
          <w:sz w:val="22"/>
          <w:szCs w:val="22"/>
        </w:rPr>
        <w:t>文化出海</w:t>
      </w:r>
      <w:r w:rsidRPr="001C6432">
        <w:rPr>
          <w:rFonts w:ascii="Times New Roman" w:eastAsia="微软雅黑" w:hAnsi="Times New Roman" w:cs="Times New Roman"/>
          <w:sz w:val="22"/>
          <w:szCs w:val="22"/>
        </w:rPr>
        <w:t>政策支持下，国产美妆、游戏动漫等细分行业值得中期关注。在大消费板块中，建议优选</w:t>
      </w:r>
      <w:r w:rsidRPr="001C6432">
        <w:rPr>
          <w:rFonts w:ascii="Times New Roman" w:eastAsia="微软雅黑" w:hAnsi="Times New Roman" w:cs="Times New Roman"/>
          <w:b/>
          <w:bCs/>
          <w:sz w:val="22"/>
          <w:szCs w:val="22"/>
        </w:rPr>
        <w:t>品牌力强、定价权高</w:t>
      </w:r>
      <w:r w:rsidRPr="001C6432">
        <w:rPr>
          <w:rFonts w:ascii="Times New Roman" w:eastAsia="微软雅黑" w:hAnsi="Times New Roman" w:cs="Times New Roman"/>
          <w:sz w:val="22"/>
          <w:szCs w:val="22"/>
        </w:rPr>
        <w:t>的行业龙头，并关注国企改革背景下零售企业焕发活力的机会。</w:t>
      </w:r>
    </w:p>
    <w:p w14:paraId="63608434"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金融及地产链机会：低利率环境对金融板块形成利好，券商、保险作为高</w:t>
      </w:r>
      <w:r w:rsidRPr="001C6432">
        <w:rPr>
          <w:rFonts w:ascii="Times New Roman" w:eastAsia="微软雅黑" w:hAnsi="Times New Roman" w:cs="Times New Roman"/>
          <w:b/>
          <w:bCs/>
          <w:sz w:val="22"/>
          <w:szCs w:val="22"/>
        </w:rPr>
        <w:t>Beta</w:t>
      </w:r>
      <w:r w:rsidRPr="001C6432">
        <w:rPr>
          <w:rFonts w:ascii="Times New Roman" w:eastAsia="微软雅黑" w:hAnsi="Times New Roman" w:cs="Times New Roman"/>
          <w:b/>
          <w:bCs/>
          <w:sz w:val="22"/>
          <w:szCs w:val="22"/>
        </w:rPr>
        <w:t>品种，将直接受益于居民财富入市和交易回暖。头部券商资本实力强、业务布局全，业绩有望弹性释放，保险板块则受益于权益投资回暖和寿险改革见效。此外，在</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核心城市房价企稳</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政策目标下，房地产及产业链有望走出谷底。预计</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年地产销售有望止跌企稳，竣工链条（家居建材、装修等）和优质房企债股将迎来修复行情。需强调的是，对于地产链应持政策市思维</w:t>
      </w:r>
      <w:r w:rsidRPr="001C6432">
        <w:rPr>
          <w:rFonts w:ascii="Times New Roman" w:eastAsia="微软雅黑" w:hAnsi="Times New Roman" w:cs="Times New Roman"/>
          <w:sz w:val="22"/>
          <w:szCs w:val="22"/>
        </w:rPr>
        <w:t>，紧跟政策节奏波段操作。</w:t>
      </w:r>
    </w:p>
    <w:p w14:paraId="08BCB3B5"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并购重组题材：监管层</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年提出支持上市公司通过并购重组做优做强，新一轮并购浪潮</w:t>
      </w:r>
      <w:r w:rsidRPr="001C6432">
        <w:rPr>
          <w:rFonts w:ascii="Times New Roman" w:eastAsia="微软雅黑" w:hAnsi="Times New Roman" w:cs="Times New Roman"/>
          <w:sz w:val="22"/>
          <w:szCs w:val="22"/>
        </w:rPr>
        <w:t>可能开启。历史经验表明，并购活动活跃时期小盘股整体表现较好。因此</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年可关注具有产业整合预期的中小市值公司，特别是那些符合产业转型方向（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新质生产力</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相关行业）的标的。并购预期有望提升公司估值，中小创板块中蕴含的此类机会值得深入挖掘。</w:t>
      </w:r>
    </w:p>
    <w:p w14:paraId="4A46E10C"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小结与投资建议：总体而言，展望未来</w:t>
      </w:r>
      <w:r w:rsidRPr="001C6432">
        <w:rPr>
          <w:rFonts w:ascii="Times New Roman" w:eastAsia="微软雅黑" w:hAnsi="Times New Roman" w:cs="Times New Roman"/>
          <w:b/>
          <w:bCs/>
          <w:sz w:val="22"/>
          <w:szCs w:val="22"/>
        </w:rPr>
        <w:t>1-2</w:t>
      </w:r>
      <w:r w:rsidRPr="001C6432">
        <w:rPr>
          <w:rFonts w:ascii="Times New Roman" w:eastAsia="微软雅黑" w:hAnsi="Times New Roman" w:cs="Times New Roman"/>
          <w:b/>
          <w:bCs/>
          <w:sz w:val="22"/>
          <w:szCs w:val="22"/>
        </w:rPr>
        <w:t>个季度，</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股有望在基本面企稳和政策托底的助力下延续震荡向上行情，但内部结构分化仍将持续演变。我们建议投资者采取均衡偏成长</w:t>
      </w:r>
      <w:r w:rsidRPr="001C6432">
        <w:rPr>
          <w:rFonts w:ascii="Times New Roman" w:eastAsia="微软雅黑" w:hAnsi="Times New Roman" w:cs="Times New Roman"/>
          <w:sz w:val="22"/>
          <w:szCs w:val="22"/>
        </w:rPr>
        <w:t>的配置思路：在保持高股息价值股底仓以获取稳定收益的同时，适度提高对科技、先进制造和新消费等成长领域的配置比重，抓住新兴产业趋势性机会。对于去年涨幅较大的板块，可逢高逐步兑现收益，把握风格轮动节奏。在操作上，</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保持乐观，但不冲动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既要相信政策与周期共振带来的机遇，也要警惕外部环境和企业盈利的不确定性。密切跟踪</w:t>
      </w:r>
      <w:r w:rsidRPr="001C6432">
        <w:rPr>
          <w:rFonts w:ascii="Times New Roman" w:eastAsia="微软雅黑" w:hAnsi="Times New Roman" w:cs="Times New Roman"/>
          <w:b/>
          <w:bCs/>
          <w:sz w:val="22"/>
          <w:szCs w:val="22"/>
        </w:rPr>
        <w:t>北向资金流向</w:t>
      </w:r>
      <w:r w:rsidRPr="001C6432">
        <w:rPr>
          <w:rFonts w:ascii="Times New Roman" w:eastAsia="微软雅黑" w:hAnsi="Times New Roman" w:cs="Times New Roman"/>
          <w:sz w:val="22"/>
          <w:szCs w:val="22"/>
        </w:rPr>
        <w:t>和</w:t>
      </w:r>
      <w:r w:rsidRPr="001C6432">
        <w:rPr>
          <w:rFonts w:ascii="Times New Roman" w:eastAsia="微软雅黑" w:hAnsi="Times New Roman" w:cs="Times New Roman"/>
          <w:b/>
          <w:bCs/>
          <w:sz w:val="22"/>
          <w:szCs w:val="22"/>
        </w:rPr>
        <w:t>国内机构调仓</w:t>
      </w:r>
      <w:r w:rsidRPr="001C6432">
        <w:rPr>
          <w:rFonts w:ascii="Times New Roman" w:eastAsia="微软雅黑" w:hAnsi="Times New Roman" w:cs="Times New Roman"/>
          <w:sz w:val="22"/>
          <w:szCs w:val="22"/>
        </w:rPr>
        <w:t>动向，它们往往领先反映市场风格变化。当前，中国股市正站在新一轮上行周期的起点。在政策呵护、估值合理、资金增配的大背景下，</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年的</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股有望告别过去几年单边下行的</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投票器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市场，走向以基本面和长期价值为锚的</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称重机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市场。投资者应立足长远，在控制风险的前提下把握结构性行情带来的机遇，为实现资产稳健增值做好布局。</w:t>
      </w:r>
    </w:p>
    <w:p w14:paraId="1C346F57"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（小标题：沪深主板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沪深两市主板综指表现；创业板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创业板指数表现；科创板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科创</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指数表现。以上数据及结论综合来源：</w:t>
      </w:r>
      <w:r w:rsidRPr="001C6432">
        <w:rPr>
          <w:rFonts w:ascii="Times New Roman" w:eastAsia="微软雅黑" w:hAnsi="Times New Roman" w:cs="Times New Roman"/>
          <w:b/>
          <w:bCs/>
          <w:sz w:val="22"/>
          <w:szCs w:val="22"/>
        </w:rPr>
        <w:t>Wind</w:t>
      </w:r>
      <w:r w:rsidRPr="001C6432">
        <w:rPr>
          <w:rFonts w:ascii="Times New Roman" w:eastAsia="微软雅黑" w:hAnsi="Times New Roman" w:cs="Times New Roman"/>
          <w:b/>
          <w:bCs/>
          <w:sz w:val="22"/>
          <w:szCs w:val="22"/>
        </w:rPr>
        <w:t>、中信证券研究部、第一财经、财新网等权威渠道。）</w:t>
      </w:r>
    </w:p>
    <w:p w14:paraId="4CCAD8DC" w14:textId="77777777" w:rsidR="001C6432" w:rsidRDefault="001C6432" w:rsidP="00BE748B">
      <w:pPr>
        <w:rPr>
          <w:rFonts w:ascii="Times New Roman" w:eastAsia="微软雅黑" w:hAnsi="Times New Roman" w:cs="Times New Roman"/>
          <w:sz w:val="22"/>
          <w:szCs w:val="22"/>
        </w:rPr>
      </w:pPr>
    </w:p>
    <w:p w14:paraId="7AC2E449" w14:textId="77777777" w:rsidR="001C6432" w:rsidRDefault="001C6432" w:rsidP="00BE748B">
      <w:pPr>
        <w:rPr>
          <w:rFonts w:ascii="Times New Roman" w:eastAsia="微软雅黑" w:hAnsi="Times New Roman" w:cs="Times New Roman"/>
          <w:sz w:val="22"/>
          <w:szCs w:val="22"/>
        </w:rPr>
      </w:pPr>
    </w:p>
    <w:p w14:paraId="2A29DA93" w14:textId="097F757C" w:rsidR="00BD54E7" w:rsidRPr="00414082" w:rsidRDefault="00BD54E7" w:rsidP="00BD54E7">
      <w:pPr>
        <w:pStyle w:val="1"/>
        <w:rPr>
          <w:rFonts w:ascii="Times New Roman" w:eastAsia="微软雅黑" w:hAnsi="Times New Roman" w:cs="Times New Roman"/>
          <w:b/>
          <w:bCs/>
          <w:sz w:val="22"/>
          <w:szCs w:val="22"/>
        </w:rPr>
      </w:pPr>
      <w:bookmarkStart w:id="4" w:name="_Toc197087764"/>
      <w:r w:rsidRPr="00414082">
        <w:rPr>
          <w:rFonts w:ascii="Times New Roman" w:eastAsia="微软雅黑" w:hAnsi="Times New Roman" w:cs="Times New Roman"/>
          <w:b/>
          <w:bCs/>
          <w:sz w:val="22"/>
          <w:szCs w:val="22"/>
        </w:rPr>
        <w:lastRenderedPageBreak/>
        <w:t>第</w:t>
      </w:r>
      <w:r>
        <w:rPr>
          <w:rFonts w:ascii="Times New Roman" w:eastAsia="微软雅黑" w:hAnsi="Times New Roman" w:cs="Times New Roman" w:hint="eastAsia"/>
          <w:b/>
          <w:bCs/>
          <w:sz w:val="22"/>
          <w:szCs w:val="22"/>
        </w:rPr>
        <w:t>三</w:t>
      </w:r>
      <w:r w:rsidRPr="00414082">
        <w:rPr>
          <w:rFonts w:ascii="Times New Roman" w:eastAsia="微软雅黑" w:hAnsi="Times New Roman" w:cs="Times New Roman"/>
          <w:b/>
          <w:bCs/>
          <w:sz w:val="22"/>
          <w:szCs w:val="22"/>
        </w:rPr>
        <w:t>章：</w:t>
      </w:r>
      <w:r w:rsidRPr="00BD54E7">
        <w:rPr>
          <w:rFonts w:ascii="Times New Roman" w:eastAsia="微软雅黑" w:hAnsi="Times New Roman" w:cs="Times New Roman" w:hint="eastAsia"/>
          <w:b/>
          <w:bCs/>
          <w:sz w:val="22"/>
          <w:szCs w:val="22"/>
        </w:rPr>
        <w:t xml:space="preserve"> 2025</w:t>
      </w:r>
      <w:r w:rsidRPr="00BD54E7">
        <w:rPr>
          <w:rFonts w:ascii="Times New Roman" w:eastAsia="微软雅黑" w:hAnsi="Times New Roman" w:cs="Times New Roman" w:hint="eastAsia"/>
          <w:b/>
          <w:bCs/>
          <w:sz w:val="22"/>
          <w:szCs w:val="22"/>
        </w:rPr>
        <w:t>年</w:t>
      </w:r>
      <w:r w:rsidRPr="00BD54E7">
        <w:rPr>
          <w:rFonts w:ascii="Times New Roman" w:eastAsia="微软雅黑" w:hAnsi="Times New Roman" w:cs="Times New Roman" w:hint="eastAsia"/>
          <w:b/>
          <w:bCs/>
          <w:sz w:val="22"/>
          <w:szCs w:val="22"/>
        </w:rPr>
        <w:t>4</w:t>
      </w:r>
      <w:r w:rsidRPr="00BD54E7">
        <w:rPr>
          <w:rFonts w:ascii="Times New Roman" w:eastAsia="微软雅黑" w:hAnsi="Times New Roman" w:cs="Times New Roman" w:hint="eastAsia"/>
          <w:b/>
          <w:bCs/>
          <w:sz w:val="22"/>
          <w:szCs w:val="22"/>
        </w:rPr>
        <w:t>月特朗普新关税政策影响分析及市场策略报告</w:t>
      </w:r>
      <w:bookmarkEnd w:id="4"/>
    </w:p>
    <w:p w14:paraId="22B31591" w14:textId="69056BD2" w:rsidR="00BD54E7" w:rsidRPr="00832CE4" w:rsidRDefault="00BD54E7" w:rsidP="00BD54E7">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BD54E7">
        <w:rPr>
          <w:rFonts w:ascii="Times New Roman" w:eastAsia="微软雅黑" w:hAnsi="Times New Roman" w:cs="Times New Roman"/>
          <w:sz w:val="22"/>
          <w:szCs w:val="22"/>
        </w:rPr>
        <w:t>对</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日特朗普政府发布的最新关税政策进行全面分析，包括政策内容、针对国家与行业、对全球主要市场（美股、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股、港股）和关键板块（科技、新能源、制造业等）的潜在影响，并提供专业交易策略建议。</w:t>
      </w:r>
    </w:p>
    <w:p w14:paraId="6F927305"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政策概要：最新一轮关税措施内容</w:t>
      </w:r>
    </w:p>
    <w:p w14:paraId="60538BD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日，美国特朗普政府宣布了新一轮大规模关税举措，标志着贸易政策急剧转向</w:t>
      </w:r>
      <w:r w:rsidRPr="00BD54E7">
        <w:rPr>
          <w:rFonts w:ascii="Times New Roman" w:eastAsia="微软雅黑" w:hAnsi="Times New Roman" w:cs="Times New Roman"/>
          <w:sz w:val="22"/>
          <w:szCs w:val="22"/>
        </w:rPr>
        <w:t xml:space="preserve"> (</w:t>
      </w:r>
      <w:hyperlink r:id="rId118" w:anchor=":~:text=%E5%BD%93%E5%9C%B0%E6%97%B6%E9%97%B44%E6%9C%882%E6%97%A5%E4%B8%8B%E5%8D%88%EF%BC%8C%E7%BE%8E%E5%9B%BD%E7%89%B9%E6%9C%97%E6%99%AE%E6%94%BF%E5%BA%9C%E5%AE%A3%E5%B8%83%E4%BA%86%E9%85%9D%E9%85%BF%E5%B7%B2%E4%B9%85%E7%9A%84%E2%80%9C%E5%AF%B9%E7%AD%89%E5%85%B3%E7%A8%8E%E2%80%9D%E8%AE%A1%E5%88%92%EF%BC%8C%E6%A0%87%E5%BF%97%E7%9D%80%E7%BE%8E%E5%9B%BD%E8%B4%B8%E6%98%93%E6%94%BF%E7%AD%96%E5%8F%91%E7%94%9F%E4%BA%86%E6%A0%B9%E6%9C%AC%E6%80%A7%E8%BD%AC%E5%8F%98%EF%BC%8C%E4%B9%9F%E6%98%AF1947%E5%B9%B4%E7%8E%B0%E8%A1%8C%E5%A4%9A%E8%BE%B9%E8%B4%B8%E6%98%93%E4%BD%93%E7%B3%BB%E5%BB%BA%E7%AB%8B%E4%BB%A5%E6%9D%A5%E6%9C%80%E9%87%8D%E5%A4%A7%E7%9A%84%E6%94%BF%E7%AD%96%E5%8F%98%E9%9D%A9%20%E4%B9%8B%E4%B8%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。主要内容包括：</w:t>
      </w:r>
    </w:p>
    <w:p w14:paraId="0027944A"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关税范围与对象：</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对所有贸易伙伴全面征收</w:t>
      </w:r>
      <w:r w:rsidRPr="00BD54E7">
        <w:rPr>
          <w:rFonts w:ascii="Times New Roman" w:eastAsia="微软雅黑" w:hAnsi="Times New Roman" w:cs="Times New Roman"/>
          <w:b/>
          <w:bCs/>
          <w:sz w:val="22"/>
          <w:szCs w:val="22"/>
        </w:rPr>
        <w:t>10%“</w:t>
      </w:r>
      <w:r w:rsidRPr="00BD54E7">
        <w:rPr>
          <w:rFonts w:ascii="Times New Roman" w:eastAsia="微软雅黑" w:hAnsi="Times New Roman" w:cs="Times New Roman"/>
          <w:b/>
          <w:bCs/>
          <w:sz w:val="22"/>
          <w:szCs w:val="22"/>
        </w:rPr>
        <w:t>基准关税</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hyperlink r:id="rId119"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。在此基础上，针对美国贸易逆差较大的数十个国家实施更高的</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对等关税</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。具体税率例如：对</w:t>
      </w: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sz w:val="22"/>
          <w:szCs w:val="22"/>
        </w:rPr>
        <w:t>商品征收</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欧盟</w:t>
      </w:r>
      <w:r w:rsidRPr="00BD54E7">
        <w:rPr>
          <w:rFonts w:ascii="Times New Roman" w:eastAsia="微软雅黑" w:hAnsi="Times New Roman" w:cs="Times New Roman"/>
          <w:sz w:val="22"/>
          <w:szCs w:val="22"/>
        </w:rPr>
        <w:t>20%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日本</w:t>
      </w:r>
      <w:r w:rsidRPr="00BD54E7">
        <w:rPr>
          <w:rFonts w:ascii="Times New Roman" w:eastAsia="微软雅黑" w:hAnsi="Times New Roman" w:cs="Times New Roman"/>
          <w:sz w:val="22"/>
          <w:szCs w:val="22"/>
        </w:rPr>
        <w:t>24%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韩国</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印度</w:t>
      </w:r>
      <w:r w:rsidRPr="00BD54E7">
        <w:rPr>
          <w:rFonts w:ascii="Times New Roman" w:eastAsia="微软雅黑" w:hAnsi="Times New Roman" w:cs="Times New Roman"/>
          <w:sz w:val="22"/>
          <w:szCs w:val="22"/>
        </w:rPr>
        <w:t>26%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泰国</w:t>
      </w:r>
      <w:r w:rsidRPr="00BD54E7">
        <w:rPr>
          <w:rFonts w:ascii="Times New Roman" w:eastAsia="微软雅黑" w:hAnsi="Times New Roman" w:cs="Times New Roman"/>
          <w:sz w:val="22"/>
          <w:szCs w:val="22"/>
        </w:rPr>
        <w:t>36%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越南</w:t>
      </w:r>
      <w:r w:rsidRPr="00BD54E7">
        <w:rPr>
          <w:rFonts w:ascii="Times New Roman" w:eastAsia="微软雅黑" w:hAnsi="Times New Roman" w:cs="Times New Roman"/>
          <w:sz w:val="22"/>
          <w:szCs w:val="22"/>
        </w:rPr>
        <w:t>46%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柬埔寨</w:t>
      </w:r>
      <w:r w:rsidRPr="00BD54E7">
        <w:rPr>
          <w:rFonts w:ascii="Times New Roman" w:eastAsia="微软雅黑" w:hAnsi="Times New Roman" w:cs="Times New Roman"/>
          <w:sz w:val="22"/>
          <w:szCs w:val="22"/>
        </w:rPr>
        <w:t>49%</w:t>
      </w:r>
      <w:r w:rsidRPr="00BD54E7">
        <w:rPr>
          <w:rFonts w:ascii="Times New Roman" w:eastAsia="微软雅黑" w:hAnsi="Times New Roman" w:cs="Times New Roman"/>
          <w:sz w:val="22"/>
          <w:szCs w:val="22"/>
        </w:rPr>
        <w:t>等</w:t>
      </w:r>
      <w:r w:rsidRPr="00BD54E7">
        <w:rPr>
          <w:rFonts w:ascii="Times New Roman" w:eastAsia="微软雅黑" w:hAnsi="Times New Roman" w:cs="Times New Roman"/>
          <w:sz w:val="22"/>
          <w:szCs w:val="22"/>
        </w:rPr>
        <w:t xml:space="preserve"> (</w:t>
      </w:r>
      <w:hyperlink r:id="rId120"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 (</w:t>
      </w:r>
      <w:hyperlink r:id="rId121"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。英国、巴西等少数贸易伙伴维持</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基准税率</w:t>
      </w:r>
      <w:r w:rsidRPr="00BD54E7">
        <w:rPr>
          <w:rFonts w:ascii="Times New Roman" w:eastAsia="微软雅黑" w:hAnsi="Times New Roman" w:cs="Times New Roman"/>
          <w:sz w:val="22"/>
          <w:szCs w:val="22"/>
        </w:rPr>
        <w:t xml:space="preserve"> (</w:t>
      </w:r>
      <w:hyperlink r:id="rId122"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。这意味着美国对主要贸易国的进口关税水平大幅上调至</w:t>
      </w:r>
      <w:r w:rsidRPr="00BD54E7">
        <w:rPr>
          <w:rFonts w:ascii="Times New Roman" w:eastAsia="微软雅黑" w:hAnsi="Times New Roman" w:cs="Times New Roman"/>
          <w:sz w:val="22"/>
          <w:szCs w:val="22"/>
        </w:rPr>
        <w:t>20%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的区间，创下数十年来最高纪录</w:t>
      </w:r>
      <w:r w:rsidRPr="00BD54E7">
        <w:rPr>
          <w:rFonts w:ascii="Times New Roman" w:eastAsia="微软雅黑" w:hAnsi="Times New Roman" w:cs="Times New Roman"/>
          <w:sz w:val="22"/>
          <w:szCs w:val="22"/>
        </w:rPr>
        <w:t xml:space="preserve"> (</w:t>
      </w:r>
      <w:hyperlink r:id="rId123"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124"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97099AD"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重点产业与产品：</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新关税覆盖面极广，涉及制造业、科技和能源等多个领域。如对</w:t>
      </w:r>
      <w:r w:rsidRPr="00BD54E7">
        <w:rPr>
          <w:rFonts w:ascii="Times New Roman" w:eastAsia="微软雅黑" w:hAnsi="Times New Roman" w:cs="Times New Roman"/>
          <w:b/>
          <w:bCs/>
          <w:sz w:val="22"/>
          <w:szCs w:val="22"/>
        </w:rPr>
        <w:t>汽车及零部件</w:t>
      </w:r>
      <w:r w:rsidRPr="00BD54E7">
        <w:rPr>
          <w:rFonts w:ascii="Times New Roman" w:eastAsia="微软雅黑" w:hAnsi="Times New Roman" w:cs="Times New Roman"/>
          <w:sz w:val="22"/>
          <w:szCs w:val="22"/>
        </w:rPr>
        <w:t>统一征收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关税（包括传统燃油车和电动车）已于</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日生效</w:t>
      </w:r>
      <w:r w:rsidRPr="00BD54E7">
        <w:rPr>
          <w:rFonts w:ascii="Times New Roman" w:eastAsia="微软雅黑" w:hAnsi="Times New Roman" w:cs="Times New Roman"/>
          <w:sz w:val="22"/>
          <w:szCs w:val="22"/>
        </w:rPr>
        <w:t xml:space="preserve"> (</w:t>
      </w:r>
      <w:hyperlink r:id="rId125"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。美国此前还宣布对中国</w:t>
      </w:r>
      <w:r w:rsidRPr="00BD54E7">
        <w:rPr>
          <w:rFonts w:ascii="Times New Roman" w:eastAsia="微软雅黑" w:hAnsi="Times New Roman" w:cs="Times New Roman"/>
          <w:b/>
          <w:bCs/>
          <w:sz w:val="22"/>
          <w:szCs w:val="22"/>
        </w:rPr>
        <w:t>电动汽车</w:t>
      </w:r>
      <w:r w:rsidRPr="00BD54E7">
        <w:rPr>
          <w:rFonts w:ascii="Times New Roman" w:eastAsia="微软雅黑" w:hAnsi="Times New Roman" w:cs="Times New Roman"/>
          <w:sz w:val="22"/>
          <w:szCs w:val="22"/>
        </w:rPr>
        <w:t>加征高达</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的关税，以及对中国</w:t>
      </w:r>
      <w:r w:rsidRPr="00BD54E7">
        <w:rPr>
          <w:rFonts w:ascii="Times New Roman" w:eastAsia="微软雅黑" w:hAnsi="Times New Roman" w:cs="Times New Roman"/>
          <w:b/>
          <w:bCs/>
          <w:sz w:val="22"/>
          <w:szCs w:val="22"/>
        </w:rPr>
        <w:t>太阳能电池</w:t>
      </w:r>
      <w:r w:rsidRPr="00BD54E7">
        <w:rPr>
          <w:rFonts w:ascii="Times New Roman" w:eastAsia="微软雅黑" w:hAnsi="Times New Roman" w:cs="Times New Roman"/>
          <w:sz w:val="22"/>
          <w:szCs w:val="22"/>
        </w:rPr>
        <w:t>加征</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关税等措施</w:t>
      </w:r>
      <w:r w:rsidRPr="00BD54E7">
        <w:rPr>
          <w:rFonts w:ascii="Times New Roman" w:eastAsia="微软雅黑" w:hAnsi="Times New Roman" w:cs="Times New Roman"/>
          <w:sz w:val="22"/>
          <w:szCs w:val="22"/>
        </w:rPr>
        <w:t xml:space="preserve"> (</w:t>
      </w:r>
      <w:hyperlink r:id="rId126"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。高科技领域方面，美国将</w:t>
      </w:r>
      <w:r w:rsidRPr="00BD54E7">
        <w:rPr>
          <w:rFonts w:ascii="Times New Roman" w:eastAsia="微软雅黑" w:hAnsi="Times New Roman" w:cs="Times New Roman"/>
          <w:b/>
          <w:bCs/>
          <w:sz w:val="22"/>
          <w:szCs w:val="22"/>
        </w:rPr>
        <w:t>半导体、药品、铜、木材</w:t>
      </w:r>
      <w:r w:rsidRPr="00BD54E7">
        <w:rPr>
          <w:rFonts w:ascii="Times New Roman" w:eastAsia="微软雅黑" w:hAnsi="Times New Roman" w:cs="Times New Roman"/>
          <w:sz w:val="22"/>
          <w:szCs w:val="22"/>
        </w:rPr>
        <w:t>等关键产品暂时豁免出此次对等关税清单，以避免冲击自身产业</w:t>
      </w:r>
      <w:r w:rsidRPr="00BD54E7">
        <w:rPr>
          <w:rFonts w:ascii="Times New Roman" w:eastAsia="微软雅黑" w:hAnsi="Times New Roman" w:cs="Times New Roman"/>
          <w:sz w:val="22"/>
          <w:szCs w:val="22"/>
        </w:rPr>
        <w:t xml:space="preserve"> (</w:t>
      </w:r>
      <w:hyperlink r:id="rId127"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。然而，这些产品可能通过《贸易扩展法》</w:t>
      </w:r>
      <w:r w:rsidRPr="00BD54E7">
        <w:rPr>
          <w:rFonts w:ascii="Times New Roman" w:eastAsia="微软雅黑" w:hAnsi="Times New Roman" w:cs="Times New Roman"/>
          <w:sz w:val="22"/>
          <w:szCs w:val="22"/>
        </w:rPr>
        <w:t>232</w:t>
      </w:r>
      <w:r w:rsidRPr="00BD54E7">
        <w:rPr>
          <w:rFonts w:ascii="Times New Roman" w:eastAsia="微软雅黑" w:hAnsi="Times New Roman" w:cs="Times New Roman"/>
          <w:sz w:val="22"/>
          <w:szCs w:val="22"/>
        </w:rPr>
        <w:t>条款另行调查征税</w:t>
      </w:r>
      <w:r w:rsidRPr="00BD54E7">
        <w:rPr>
          <w:rFonts w:ascii="Times New Roman" w:eastAsia="微软雅黑" w:hAnsi="Times New Roman" w:cs="Times New Roman"/>
          <w:sz w:val="22"/>
          <w:szCs w:val="22"/>
        </w:rPr>
        <w:t xml:space="preserve"> (</w:t>
      </w:r>
      <w:hyperlink r:id="rId128"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。总体来看，新政几乎囊括了美进口商品的各主要品类，对</w:t>
      </w:r>
      <w:r w:rsidRPr="00BD54E7">
        <w:rPr>
          <w:rFonts w:ascii="Times New Roman" w:eastAsia="微软雅黑" w:hAnsi="Times New Roman" w:cs="Times New Roman"/>
          <w:b/>
          <w:bCs/>
          <w:sz w:val="22"/>
          <w:szCs w:val="22"/>
        </w:rPr>
        <w:t>电动车、新能源（太阳能）、半导体</w:t>
      </w:r>
      <w:r w:rsidRPr="00BD54E7">
        <w:rPr>
          <w:rFonts w:ascii="Times New Roman" w:eastAsia="微软雅黑" w:hAnsi="Times New Roman" w:cs="Times New Roman"/>
          <w:sz w:val="22"/>
          <w:szCs w:val="22"/>
        </w:rPr>
        <w:t>等中美敏感产业链均产生影响。</w:t>
      </w:r>
    </w:p>
    <w:p w14:paraId="3FC43D91"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lastRenderedPageBreak/>
        <w:t>关税加征幅度与实施时间表：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所有国家的</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基准关税于美国东部时间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5</w:t>
      </w:r>
      <w:r w:rsidRPr="00BD54E7">
        <w:rPr>
          <w:rFonts w:ascii="Times New Roman" w:eastAsia="微软雅黑" w:hAnsi="Times New Roman" w:cs="Times New Roman"/>
          <w:sz w:val="22"/>
          <w:szCs w:val="22"/>
        </w:rPr>
        <w:t>日</w:t>
      </w:r>
      <w:r w:rsidRPr="00BD54E7">
        <w:rPr>
          <w:rFonts w:ascii="Times New Roman" w:eastAsia="微软雅黑" w:hAnsi="Times New Roman" w:cs="Times New Roman"/>
          <w:sz w:val="22"/>
          <w:szCs w:val="22"/>
        </w:rPr>
        <w:t>00:01</w:t>
      </w:r>
      <w:r w:rsidRPr="00BD54E7">
        <w:rPr>
          <w:rFonts w:ascii="Times New Roman" w:eastAsia="微软雅黑" w:hAnsi="Times New Roman" w:cs="Times New Roman"/>
          <w:sz w:val="22"/>
          <w:szCs w:val="22"/>
        </w:rPr>
        <w:t>正式生效，更高的对等关税于</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9</w:t>
      </w:r>
      <w:r w:rsidRPr="00BD54E7">
        <w:rPr>
          <w:rFonts w:ascii="Times New Roman" w:eastAsia="微软雅黑" w:hAnsi="Times New Roman" w:cs="Times New Roman"/>
          <w:sz w:val="22"/>
          <w:szCs w:val="22"/>
        </w:rPr>
        <w:t>日</w:t>
      </w:r>
      <w:r w:rsidRPr="00BD54E7">
        <w:rPr>
          <w:rFonts w:ascii="Times New Roman" w:eastAsia="微软雅黑" w:hAnsi="Times New Roman" w:cs="Times New Roman"/>
          <w:sz w:val="22"/>
          <w:szCs w:val="22"/>
        </w:rPr>
        <w:t>00:01</w:t>
      </w:r>
      <w:r w:rsidRPr="00BD54E7">
        <w:rPr>
          <w:rFonts w:ascii="Times New Roman" w:eastAsia="微软雅黑" w:hAnsi="Times New Roman" w:cs="Times New Roman"/>
          <w:sz w:val="22"/>
          <w:szCs w:val="22"/>
        </w:rPr>
        <w:t>开始执行</w:t>
      </w:r>
      <w:r w:rsidRPr="00BD54E7">
        <w:rPr>
          <w:rFonts w:ascii="Times New Roman" w:eastAsia="微软雅黑" w:hAnsi="Times New Roman" w:cs="Times New Roman"/>
          <w:sz w:val="22"/>
          <w:szCs w:val="22"/>
        </w:rPr>
        <w:t xml:space="preserve"> (</w:t>
      </w:r>
      <w:hyperlink r:id="rId129"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。特朗普</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日在白宫玫瑰园发表讲话，称这一天是</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美国经济的</w:t>
      </w:r>
      <w:r w:rsidRPr="00BD54E7">
        <w:rPr>
          <w:rFonts w:ascii="Times New Roman" w:eastAsia="微软雅黑" w:hAnsi="Times New Roman" w:cs="Times New Roman"/>
          <w:b/>
          <w:bCs/>
          <w:sz w:val="22"/>
          <w:szCs w:val="22"/>
        </w:rPr>
        <w:t>解放日</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，并签署行政令启动上述关税计划</w:t>
      </w:r>
      <w:r w:rsidRPr="00BD54E7">
        <w:rPr>
          <w:rFonts w:ascii="Times New Roman" w:eastAsia="微软雅黑" w:hAnsi="Times New Roman" w:cs="Times New Roman"/>
          <w:sz w:val="22"/>
          <w:szCs w:val="22"/>
        </w:rPr>
        <w:t xml:space="preserve"> (</w:t>
      </w:r>
      <w:hyperlink r:id="rId130"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。他将此举宣称为美国的</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经济独立宣言</w:t>
      </w:r>
      <w:r w:rsidRPr="00BD54E7">
        <w:rPr>
          <w:rFonts w:ascii="Times New Roman" w:eastAsia="微软雅黑" w:hAnsi="Times New Roman" w:cs="Times New Roman"/>
          <w:sz w:val="22"/>
          <w:szCs w:val="22"/>
        </w:rPr>
        <w:t>” (</w:t>
      </w:r>
      <w:hyperlink r:id="rId131" w:anchor=":~:text=%E7%BE%8E%E5%9B%BD%E5%85%AC%E5%B8%83%E2%80%9C%E5%AF%B9%E7%AD%89%E5%85%B3%E7%A8%8E%E2%80%9D"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，声称关税收入将用于美国</w:t>
      </w:r>
      <w:r w:rsidRPr="00BD54E7">
        <w:rPr>
          <w:rFonts w:ascii="Times New Roman" w:eastAsia="微软雅黑" w:hAnsi="Times New Roman" w:cs="Times New Roman"/>
          <w:b/>
          <w:bCs/>
          <w:sz w:val="22"/>
          <w:szCs w:val="22"/>
        </w:rPr>
        <w:t>减税和偿债</w:t>
      </w:r>
      <w:r w:rsidRPr="00BD54E7">
        <w:rPr>
          <w:rFonts w:ascii="Times New Roman" w:eastAsia="微软雅黑" w:hAnsi="Times New Roman" w:cs="Times New Roman"/>
          <w:sz w:val="22"/>
          <w:szCs w:val="22"/>
        </w:rPr>
        <w:t xml:space="preserve"> (</w:t>
      </w:r>
      <w:hyperlink r:id="rId132"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。特朗普同时宣布</w:t>
      </w:r>
      <w:r w:rsidRPr="00BD54E7">
        <w:rPr>
          <w:rFonts w:ascii="Times New Roman" w:eastAsia="微软雅黑" w:hAnsi="Times New Roman" w:cs="Times New Roman"/>
          <w:b/>
          <w:bCs/>
          <w:sz w:val="22"/>
          <w:szCs w:val="22"/>
        </w:rPr>
        <w:t>国家紧急状态</w:t>
      </w:r>
      <w:r w:rsidRPr="00BD54E7">
        <w:rPr>
          <w:rFonts w:ascii="Times New Roman" w:eastAsia="微软雅黑" w:hAnsi="Times New Roman" w:cs="Times New Roman"/>
          <w:sz w:val="22"/>
          <w:szCs w:val="22"/>
        </w:rPr>
        <w:t>以赋予总统更大贸易权力，并强调若他国降低对美贸易壁垒，可调整关税税率</w:t>
      </w:r>
      <w:r w:rsidRPr="00BD54E7">
        <w:rPr>
          <w:rFonts w:ascii="Times New Roman" w:eastAsia="微软雅黑" w:hAnsi="Times New Roman" w:cs="Times New Roman"/>
          <w:sz w:val="22"/>
          <w:szCs w:val="22"/>
        </w:rPr>
        <w:t xml:space="preserve"> (</w:t>
      </w:r>
      <w:hyperlink r:id="rId133"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667AC2F9"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豁免与特殊安排：</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b/>
          <w:bCs/>
          <w:sz w:val="22"/>
          <w:szCs w:val="22"/>
        </w:rPr>
        <w:t>加拿大和墨西哥</w:t>
      </w:r>
      <w:r w:rsidRPr="00BD54E7">
        <w:rPr>
          <w:rFonts w:ascii="Times New Roman" w:eastAsia="微软雅黑" w:hAnsi="Times New Roman" w:cs="Times New Roman"/>
          <w:sz w:val="22"/>
          <w:szCs w:val="22"/>
        </w:rPr>
        <w:t>暂时被排除在新对等关税名单之外</w:t>
      </w:r>
      <w:r w:rsidRPr="00BD54E7">
        <w:rPr>
          <w:rFonts w:ascii="Times New Roman" w:eastAsia="微软雅黑" w:hAnsi="Times New Roman" w:cs="Times New Roman"/>
          <w:sz w:val="22"/>
          <w:szCs w:val="22"/>
        </w:rPr>
        <w:t xml:space="preserve"> (</w:t>
      </w:r>
      <w:hyperlink r:id="rId134" w:anchor=":~:text=%2A%20%E5%9F%BA%E7%A1%80%E5%85%B3%E7%A8%8E%E5%B0%86%E4%BA%8E2025%E5%B9%B44%E6%9C%885%E6%97%A5%E7%94%9F%E6%95%88%EF%BC%8C%E8%80%8C%E9%A2%9D%E5%A4%96%E7%9A%84%E5%AF%B9%E7%AD%89%E5%85%B3%E7%A8%8E%E5%B0%86%E4%BA%8E2025%E5%B9%B44%E6%9C%889%E6%97%A5%E7%94%9F%E6%95%88%EF%BC%9B%20%2A%20%E6%B2%A1%E6%9C%89%E5%B0%86%E5%8A%A0%E6%8B%BF%E5%A4%A7%E5%92%8C%E5%A2%A8%E8%A5%BF%E5%93%A5%E5%88%97%E5%85%A5%E6%96%B0%E7%9A%84%E5%AF%B9%E7%AD%89%E5%85%B3%E7%A8%8E%E5%90%8D%E5%8D%95%EF%BC%8C%E4%BD%86%E6%AD%A4%E5%89%8D%E5%AE%A3%E5%B8%83%E7%9A%84%E9%92%88%E5%AF%B9%E7%89%B9%E5%AE%9A%E8%A1%8C%E4%B8%9A%E7%9A%84%E5%85%B3%E7%A8%8E%20%E4%BB%8D%E7%84%B6%E9%80%82%E7%94%A8%EF%BC%8C%E5%8C%85%E6%8B%AC%E5%AF%B9%E8%BF%9B%E5%8F%A3%E6%B1%BD%E8%BD%A6%E5%BE%81%E6%94%B625"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。基于《美墨加协定》（</w:t>
      </w:r>
      <w:r w:rsidRPr="00BD54E7">
        <w:rPr>
          <w:rFonts w:ascii="Times New Roman" w:eastAsia="微软雅黑" w:hAnsi="Times New Roman" w:cs="Times New Roman"/>
          <w:sz w:val="22"/>
          <w:szCs w:val="22"/>
        </w:rPr>
        <w:t>USMCA</w:t>
      </w:r>
      <w:r w:rsidRPr="00BD54E7">
        <w:rPr>
          <w:rFonts w:ascii="Times New Roman" w:eastAsia="微软雅黑" w:hAnsi="Times New Roman" w:cs="Times New Roman"/>
          <w:sz w:val="22"/>
          <w:szCs w:val="22"/>
        </w:rPr>
        <w:t>），这两国出口美国产品大部分继续享受关税豁免，不受</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基准税影响</w:t>
      </w:r>
      <w:r w:rsidRPr="00BD54E7">
        <w:rPr>
          <w:rFonts w:ascii="Times New Roman" w:eastAsia="微软雅黑" w:hAnsi="Times New Roman" w:cs="Times New Roman"/>
          <w:sz w:val="22"/>
          <w:szCs w:val="22"/>
        </w:rPr>
        <w:t xml:space="preserve"> (</w:t>
      </w:r>
      <w:hyperlink r:id="rId135"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。但对于不符合</w:t>
      </w:r>
      <w:r w:rsidRPr="00BD54E7">
        <w:rPr>
          <w:rFonts w:ascii="Times New Roman" w:eastAsia="微软雅黑" w:hAnsi="Times New Roman" w:cs="Times New Roman"/>
          <w:sz w:val="22"/>
          <w:szCs w:val="22"/>
        </w:rPr>
        <w:t>USMCA</w:t>
      </w:r>
      <w:r w:rsidRPr="00BD54E7">
        <w:rPr>
          <w:rFonts w:ascii="Times New Roman" w:eastAsia="微软雅黑" w:hAnsi="Times New Roman" w:cs="Times New Roman"/>
          <w:sz w:val="22"/>
          <w:szCs w:val="22"/>
        </w:rPr>
        <w:t>原产要求的个别商品，美国仍维持先前</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的关税措施</w:t>
      </w:r>
      <w:r w:rsidRPr="00BD54E7">
        <w:rPr>
          <w:rFonts w:ascii="Times New Roman" w:eastAsia="微软雅黑" w:hAnsi="Times New Roman" w:cs="Times New Roman"/>
          <w:sz w:val="22"/>
          <w:szCs w:val="22"/>
        </w:rPr>
        <w:t xml:space="preserve"> (</w:t>
      </w:r>
      <w:hyperlink r:id="rId136"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。另外，此前已实施钢铝关税和即将实施的汽车关税的商品，不再重复适用此次对等关税</w:t>
      </w:r>
      <w:r w:rsidRPr="00BD54E7">
        <w:rPr>
          <w:rFonts w:ascii="Times New Roman" w:eastAsia="微软雅黑" w:hAnsi="Times New Roman" w:cs="Times New Roman"/>
          <w:sz w:val="22"/>
          <w:szCs w:val="22"/>
        </w:rPr>
        <w:t xml:space="preserve"> (</w:t>
      </w:r>
      <w:hyperlink r:id="rId137"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。例如，对进口</w:t>
      </w:r>
      <w:r w:rsidRPr="00BD54E7">
        <w:rPr>
          <w:rFonts w:ascii="Times New Roman" w:eastAsia="微软雅黑" w:hAnsi="Times New Roman" w:cs="Times New Roman"/>
          <w:b/>
          <w:bCs/>
          <w:sz w:val="22"/>
          <w:szCs w:val="22"/>
        </w:rPr>
        <w:t>钢铁和铝</w:t>
      </w:r>
      <w:r w:rsidRPr="00BD54E7">
        <w:rPr>
          <w:rFonts w:ascii="Times New Roman" w:eastAsia="微软雅黑" w:hAnsi="Times New Roman" w:cs="Times New Roman"/>
          <w:sz w:val="22"/>
          <w:szCs w:val="22"/>
        </w:rPr>
        <w:t>的</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关税自</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12</w:t>
      </w:r>
      <w:r w:rsidRPr="00BD54E7">
        <w:rPr>
          <w:rFonts w:ascii="Times New Roman" w:eastAsia="微软雅黑" w:hAnsi="Times New Roman" w:cs="Times New Roman"/>
          <w:sz w:val="22"/>
          <w:szCs w:val="22"/>
        </w:rPr>
        <w:t>日起生效</w:t>
      </w:r>
      <w:r w:rsidRPr="00BD54E7">
        <w:rPr>
          <w:rFonts w:ascii="Times New Roman" w:eastAsia="微软雅黑" w:hAnsi="Times New Roman" w:cs="Times New Roman"/>
          <w:sz w:val="22"/>
          <w:szCs w:val="22"/>
        </w:rPr>
        <w:t xml:space="preserve"> (</w:t>
      </w:r>
      <w:hyperlink r:id="rId138"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进口汽车</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关税自</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日起生效，汽车零部件关税预计</w:t>
      </w:r>
      <w:r w:rsidRPr="00BD54E7">
        <w:rPr>
          <w:rFonts w:ascii="Times New Roman" w:eastAsia="微软雅黑" w:hAnsi="Times New Roman" w:cs="Times New Roman"/>
          <w:sz w:val="22"/>
          <w:szCs w:val="22"/>
        </w:rPr>
        <w:t>5</w:t>
      </w:r>
      <w:r w:rsidRPr="00BD54E7">
        <w:rPr>
          <w:rFonts w:ascii="Times New Roman" w:eastAsia="微软雅黑" w:hAnsi="Times New Roman" w:cs="Times New Roman"/>
          <w:sz w:val="22"/>
          <w:szCs w:val="22"/>
        </w:rPr>
        <w:t>月后执行</w:t>
      </w:r>
      <w:r w:rsidRPr="00BD54E7">
        <w:rPr>
          <w:rFonts w:ascii="Times New Roman" w:eastAsia="微软雅黑" w:hAnsi="Times New Roman" w:cs="Times New Roman"/>
          <w:sz w:val="22"/>
          <w:szCs w:val="22"/>
        </w:rPr>
        <w:t xml:space="preserve"> (</w:t>
      </w:r>
      <w:hyperlink r:id="rId139" w:anchor=":~:text=2025%E5%B9%B43%E6%9C%8812%E6%97%A5%EF%BC%9A"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。这些行业特定关税继续有效，但不叠加额外对等关税</w:t>
      </w:r>
      <w:r w:rsidRPr="00BD54E7">
        <w:rPr>
          <w:rFonts w:ascii="Times New Roman" w:eastAsia="微软雅黑" w:hAnsi="Times New Roman" w:cs="Times New Roman"/>
          <w:sz w:val="22"/>
          <w:szCs w:val="22"/>
        </w:rPr>
        <w:t xml:space="preserve"> (</w:t>
      </w:r>
      <w:hyperlink r:id="rId140"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。此外，美国</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日起对</w:t>
      </w:r>
      <w:r w:rsidRPr="00BD54E7">
        <w:rPr>
          <w:rFonts w:ascii="Times New Roman" w:eastAsia="微软雅黑" w:hAnsi="Times New Roman" w:cs="Times New Roman"/>
          <w:b/>
          <w:bCs/>
          <w:sz w:val="22"/>
          <w:szCs w:val="22"/>
        </w:rPr>
        <w:t>所有进口啤酒及空铝罐</w:t>
      </w:r>
      <w:r w:rsidRPr="00BD54E7">
        <w:rPr>
          <w:rFonts w:ascii="Times New Roman" w:eastAsia="微软雅黑" w:hAnsi="Times New Roman" w:cs="Times New Roman"/>
          <w:sz w:val="22"/>
          <w:szCs w:val="22"/>
        </w:rPr>
        <w:t>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关税，将其纳入铝关税衍生清单，以保护本土铝业和相关制造</w:t>
      </w:r>
      <w:r w:rsidRPr="00BD54E7">
        <w:rPr>
          <w:rFonts w:ascii="Times New Roman" w:eastAsia="微软雅黑" w:hAnsi="Times New Roman" w:cs="Times New Roman"/>
          <w:sz w:val="22"/>
          <w:szCs w:val="22"/>
        </w:rPr>
        <w:t xml:space="preserve"> (</w:t>
      </w:r>
      <w:hyperlink r:id="rId141"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E96BD2D"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上述关税政策覆盖范围之广、力度之大，为二战后前所未有，被视为</w:t>
      </w:r>
      <w:r w:rsidRPr="00BD54E7">
        <w:rPr>
          <w:rFonts w:ascii="Times New Roman" w:eastAsia="微软雅黑" w:hAnsi="Times New Roman" w:cs="Times New Roman"/>
          <w:sz w:val="22"/>
          <w:szCs w:val="22"/>
        </w:rPr>
        <w:t>1947</w:t>
      </w:r>
      <w:r w:rsidRPr="00BD54E7">
        <w:rPr>
          <w:rFonts w:ascii="Times New Roman" w:eastAsia="微软雅黑" w:hAnsi="Times New Roman" w:cs="Times New Roman"/>
          <w:sz w:val="22"/>
          <w:szCs w:val="22"/>
        </w:rPr>
        <w:t>年多边贸易体系建立以来</w:t>
      </w:r>
      <w:r w:rsidRPr="00BD54E7">
        <w:rPr>
          <w:rFonts w:ascii="Times New Roman" w:eastAsia="微软雅黑" w:hAnsi="Times New Roman" w:cs="Times New Roman"/>
          <w:b/>
          <w:bCs/>
          <w:sz w:val="22"/>
          <w:szCs w:val="22"/>
        </w:rPr>
        <w:t>最大规模的贸易壁垒变革之一</w:t>
      </w:r>
      <w:r w:rsidRPr="00BD54E7">
        <w:rPr>
          <w:rFonts w:ascii="Times New Roman" w:eastAsia="微软雅黑" w:hAnsi="Times New Roman" w:cs="Times New Roman"/>
          <w:sz w:val="22"/>
          <w:szCs w:val="22"/>
        </w:rPr>
        <w:t xml:space="preserve"> (</w:t>
      </w:r>
      <w:hyperlink r:id="rId142" w:anchor=":~:text=%E5%BD%93%E5%9C%B0%E6%97%B6%E9%97%B44%E6%9C%882%E6%97%A5%E4%B8%8B%E5%8D%88%EF%BC%8C%E7%BE%8E%E5%9B%BD%E7%89%B9%E6%9C%97%E6%99%AE%E6%94%BF%E5%BA%9C%E5%AE%A3%E5%B8%83%E4%BA%86%E9%85%9D%E9%85%BF%E5%B7%B2%E4%B9%85%E7%9A%84%E2%80%9C%E5%AF%B9%E7%AD%89%E5%85%B3%E7%A8%8E%E2%80%9D%E8%AE%A1%E5%88%92%EF%BC%8C%E6%A0%87%E5%BF%97%E7%9D%80%E7%BE%8E%E5%9B%BD%E8%B4%B8%E6%98%93%E6%94%BF%E7%AD%96%E5%8F%91%E7%94%9F%E4%BA%86%E6%A0%B9%E6%9C%AC%E6%80%A7%E8%BD%AC%E5%8F%98%EF%BC%8C%E4%B9%9F%E6%98%AF1947%E5%B9%B4%E7%8E%B0%E8%A1%8C%E5%A4%9A%E8%BE%B9%E8%B4%B8%E6%98%93%E4%BD%93%E7%B3%BB%E5%BB%BA%E7%AB%8B%E4%BB%A5%E6%9D%A5%E6%9C%80%E9%87%8D%E5%A4%A7%E7%9A%84%E6%94%BF%E7%AD%96%E5%8F%98%E9%9D%A9%20%E4%B9%8B%E4%B8%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。其税率之高超出市场此前普遍预期，引发全球广泛关注和担忧</w:t>
      </w:r>
      <w:r w:rsidRPr="00BD54E7">
        <w:rPr>
          <w:rFonts w:ascii="Times New Roman" w:eastAsia="微软雅黑" w:hAnsi="Times New Roman" w:cs="Times New Roman"/>
          <w:sz w:val="22"/>
          <w:szCs w:val="22"/>
        </w:rPr>
        <w:t xml:space="preserve"> (</w:t>
      </w:r>
      <w:hyperlink r:id="rId143" w:anchor=":~:text=%E7%89%B9%E6%9C%97%E6%99%AE%E8%87%AA%E4%B8%8A%E4%BB%BB%E4%BB%A5%E6%9D%A5%E5%B0%B1%E4%B8%80%E7%9B%B4%E5%9C%A8%E5%AE%A3%E6%89%AC%E2%80%9C%E5%AF%B9%E7%AD%89%E5%85%B3%E7%A8%8E%E2%80%9D%E3%80%82%E4%B8%8A%E5%91%A8%E5%A4%A7%E9%83%A8%E5%88%86%E6%97%B6%E9%97%B4%EF%BC%8C%E4%BB%96%E9%83%BD%E5%9C%A8%E8%AF%95%E5%9B%BE%E6%B7%A1%E5%8C%96%E5%85%B3%E7%A8%8E%E9%A2%84%E6%9C%9F%E5%BC%95%E5%8F%91%E7%9A%84%E6%8B%85%E5%BF%A7%E6%83%85%E7%BB%AA%EF%BC%8C%E6%89%BF%E8%AF%BA%E5%85%B3%E7%A8%8E%E4%BC%9A%E6%AF%94%E4%B9%8B%E5%89%8D%E6%B8%A9%E5%92%8C%EF%BC%8C%E4%BD%86%E4%BB%8E4%E6%9C%882%E6%97%A5%E7%9A%84%E5%A3%B0%E6%98%8E%E6%9D%A5%E7%9C%8B%EF%BC%8C%E5%85%B3%E7%A8%8E%E7%A8%8E%E7%8E%87%E9%AB%98%E4%BA%8E%E5%B8%82%E5%9C%BA%E6%99%AE%20%E9%81%8D%E9%A2%84%E6%9C%9F%E3%80%82%E2%80%9C%E5%AF%B9%E7%AD%89%E5%85%B3%E7%A8%8E%E2%80%9D%E5%AE%A3%E5%B8%83%E5%90%8E%EF%BC%8C%E7%BE%8E%E8%82%A1%E6%9C%9F%E8%B4%A7%E9%9B%86%E4%BD%93%E8%B7%B3%E6%B0%B4%EF%BC%8C%E7%BA%B3%E6%96%AF%E8%BE%BE%E5%85%8B%E6%8C%87%E6%95%B0%E6%9C%9F%E8%B4%A7%E8%B7%8C%E8%B6%854"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47E41E58"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全球供应链、跨国企业与贸易格局影响</w:t>
      </w:r>
    </w:p>
    <w:p w14:paraId="156CFC4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lastRenderedPageBreak/>
        <w:t>新关税政策预计对全球供应链和国际贸易格局产生深远影响。主要体现在：</w:t>
      </w:r>
    </w:p>
    <w:p w14:paraId="1115D468"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全球经济增长与贸易流动放缓：</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美国全面提高关税将显著抬高全球贸易成本，压制贸易量并拖累主要经济体增速</w:t>
      </w:r>
      <w:r w:rsidRPr="00BD54E7">
        <w:rPr>
          <w:rFonts w:ascii="Times New Roman" w:eastAsia="微软雅黑" w:hAnsi="Times New Roman" w:cs="Times New Roman"/>
          <w:sz w:val="22"/>
          <w:szCs w:val="22"/>
        </w:rPr>
        <w:t xml:space="preserve"> (</w:t>
      </w:r>
      <w:hyperlink r:id="rId144" w:anchor=":~:text=%E9%97%AE%E9%A2%98%E5%85%AD%EF%BC%9A%E2%80%9C%E5%AF%B9%E7%AD%89%E5%85%B3%E7%A8%8E%E2%80%9D%E5%AF%B9%E5%85%A8%E7%90%83%E4%BC%9A%E6%9C%89%E4%BD%95%E5%BD%B1%E5%93%8D%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。惠誉分析师估计美国平均关税率将飙升至约</w:t>
      </w:r>
      <w:r w:rsidRPr="00BD54E7">
        <w:rPr>
          <w:rFonts w:ascii="Times New Roman" w:eastAsia="微软雅黑" w:hAnsi="Times New Roman" w:cs="Times New Roman"/>
          <w:sz w:val="22"/>
          <w:szCs w:val="22"/>
        </w:rPr>
        <w:t>22%</w:t>
      </w:r>
      <w:r w:rsidRPr="00BD54E7">
        <w:rPr>
          <w:rFonts w:ascii="Times New Roman" w:eastAsia="微软雅黑" w:hAnsi="Times New Roman" w:cs="Times New Roman"/>
          <w:sz w:val="22"/>
          <w:szCs w:val="22"/>
        </w:rPr>
        <w:t>，是前年的</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倍，创百年新高，许多国家经济或因此陷入衰退</w:t>
      </w:r>
      <w:r w:rsidRPr="00BD54E7">
        <w:rPr>
          <w:rFonts w:ascii="Times New Roman" w:eastAsia="微软雅黑" w:hAnsi="Times New Roman" w:cs="Times New Roman"/>
          <w:sz w:val="22"/>
          <w:szCs w:val="22"/>
        </w:rPr>
        <w:t xml:space="preserve"> (</w:t>
      </w:r>
      <w:hyperlink r:id="rId145"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。摩根大通将美国因贸易政策导致经济衰退的概率上调至</w:t>
      </w:r>
      <w:r w:rsidRPr="00BD54E7">
        <w:rPr>
          <w:rFonts w:ascii="Times New Roman" w:eastAsia="微软雅黑" w:hAnsi="Times New Roman" w:cs="Times New Roman"/>
          <w:sz w:val="22"/>
          <w:szCs w:val="22"/>
        </w:rPr>
        <w:t>40%</w:t>
      </w:r>
      <w:r w:rsidRPr="00BD54E7">
        <w:rPr>
          <w:rFonts w:ascii="Times New Roman" w:eastAsia="微软雅黑" w:hAnsi="Times New Roman" w:cs="Times New Roman"/>
          <w:sz w:val="22"/>
          <w:szCs w:val="22"/>
        </w:rPr>
        <w:t>，高盛已将</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年美国</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增速预期从</w:t>
      </w:r>
      <w:r w:rsidRPr="00BD54E7">
        <w:rPr>
          <w:rFonts w:ascii="Times New Roman" w:eastAsia="微软雅黑" w:hAnsi="Times New Roman" w:cs="Times New Roman"/>
          <w:sz w:val="22"/>
          <w:szCs w:val="22"/>
        </w:rPr>
        <w:t>2.2%</w:t>
      </w:r>
      <w:r w:rsidRPr="00BD54E7">
        <w:rPr>
          <w:rFonts w:ascii="Times New Roman" w:eastAsia="微软雅黑" w:hAnsi="Times New Roman" w:cs="Times New Roman"/>
          <w:sz w:val="22"/>
          <w:szCs w:val="22"/>
        </w:rPr>
        <w:t>下调至</w:t>
      </w:r>
      <w:r w:rsidRPr="00BD54E7">
        <w:rPr>
          <w:rFonts w:ascii="Times New Roman" w:eastAsia="微软雅黑" w:hAnsi="Times New Roman" w:cs="Times New Roman"/>
          <w:sz w:val="22"/>
          <w:szCs w:val="22"/>
        </w:rPr>
        <w:t>1.7% (</w:t>
      </w:r>
      <w:hyperlink r:id="rId146" w:anchor=":~:text=%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IMF</w:t>
      </w:r>
      <w:r w:rsidRPr="00BD54E7">
        <w:rPr>
          <w:rFonts w:ascii="Times New Roman" w:eastAsia="微软雅黑" w:hAnsi="Times New Roman" w:cs="Times New Roman"/>
          <w:sz w:val="22"/>
          <w:szCs w:val="22"/>
        </w:rPr>
        <w:t>表示受新关税不确定性影响，可能小幅下调今年全球</w:t>
      </w:r>
      <w:r w:rsidRPr="00BD54E7">
        <w:rPr>
          <w:rFonts w:ascii="Times New Roman" w:eastAsia="微软雅黑" w:hAnsi="Times New Roman" w:cs="Times New Roman"/>
          <w:sz w:val="22"/>
          <w:szCs w:val="22"/>
        </w:rPr>
        <w:t>3.3%</w:t>
      </w:r>
      <w:r w:rsidRPr="00BD54E7">
        <w:rPr>
          <w:rFonts w:ascii="Times New Roman" w:eastAsia="微软雅黑" w:hAnsi="Times New Roman" w:cs="Times New Roman"/>
          <w:sz w:val="22"/>
          <w:szCs w:val="22"/>
        </w:rPr>
        <w:t>的增长预测</w:t>
      </w:r>
      <w:r w:rsidRPr="00BD54E7">
        <w:rPr>
          <w:rFonts w:ascii="Times New Roman" w:eastAsia="微软雅黑" w:hAnsi="Times New Roman" w:cs="Times New Roman"/>
          <w:sz w:val="22"/>
          <w:szCs w:val="22"/>
        </w:rPr>
        <w:t xml:space="preserve"> (</w:t>
      </w:r>
      <w:hyperlink r:id="rId147" w:anchor=":~:text=%E5%9B%BD%E9%99%85%E8%B4%A7%E5%B8%81%E5%9F%BA%E9%87%91%E7%BB%84%E7%BB%87%EF%BC%88IMF%EF%BC%89%E5%9C%A8%201%20%E6%9C%88%E7%9A%84%E3%80%8A%E4%B8%96%E7%95%8C%E7%BB%8F%E6%B5%8E%E5%B1%95%E6%9C%9B%E3%80%8B%E4%B8%AD%E9%A2%84%E8%AE%A1%E5%85%A8%E7%90%83%E7%BB%8F%E6%B5%8E%E5%A2%9E%E9%95%BF%E7%8E%87%E4%B8%BA%203.3"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OECD</w:t>
      </w:r>
      <w:r w:rsidRPr="00BD54E7">
        <w:rPr>
          <w:rFonts w:ascii="Times New Roman" w:eastAsia="微软雅黑" w:hAnsi="Times New Roman" w:cs="Times New Roman"/>
          <w:sz w:val="22"/>
          <w:szCs w:val="22"/>
        </w:rPr>
        <w:t>也将</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年全球增速预估从</w:t>
      </w:r>
      <w:r w:rsidRPr="00BD54E7">
        <w:rPr>
          <w:rFonts w:ascii="Times New Roman" w:eastAsia="微软雅黑" w:hAnsi="Times New Roman" w:cs="Times New Roman"/>
          <w:sz w:val="22"/>
          <w:szCs w:val="22"/>
        </w:rPr>
        <w:t>3.3%</w:t>
      </w:r>
      <w:r w:rsidRPr="00BD54E7">
        <w:rPr>
          <w:rFonts w:ascii="Times New Roman" w:eastAsia="微软雅黑" w:hAnsi="Times New Roman" w:cs="Times New Roman"/>
          <w:sz w:val="22"/>
          <w:szCs w:val="22"/>
        </w:rPr>
        <w:t>降至</w:t>
      </w:r>
      <w:r w:rsidRPr="00BD54E7">
        <w:rPr>
          <w:rFonts w:ascii="Times New Roman" w:eastAsia="微软雅黑" w:hAnsi="Times New Roman" w:cs="Times New Roman"/>
          <w:sz w:val="22"/>
          <w:szCs w:val="22"/>
        </w:rPr>
        <w:t>3.1% (</w:t>
      </w:r>
      <w:hyperlink r:id="rId148" w:anchor=":~:text=%E5%9B%BD%E9%99%85%E8%B4%A7%E5%B8%81%E5%9F%BA%E9%87%91%E7%BB%84%E7%BB%87%EF%BC%88IMF%EF%BC%89%E5%9C%A8%201%20%E6%9C%88%E7%9A%84%E3%80%8A%E4%B8%96%E7%95%8C%E7%BB%8F%E6%B5%8E%E5%B1%95%E6%9C%9B%E3%80%8B%E4%B8%AD%E9%A2%84%E8%AE%A1%E5%85%A8%E7%90%83%E7%BB%8F%E6%B5%8E%E5%A2%9E%E9%95%BF%E7%8E%87%E4%B8%BA%203.3"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。可见关税战带来的宏观经济冲击不可小觑，潜在后果包括</w:t>
      </w:r>
      <w:r w:rsidRPr="00BD54E7">
        <w:rPr>
          <w:rFonts w:ascii="Times New Roman" w:eastAsia="微软雅黑" w:hAnsi="Times New Roman" w:cs="Times New Roman"/>
          <w:b/>
          <w:bCs/>
          <w:sz w:val="22"/>
          <w:szCs w:val="22"/>
        </w:rPr>
        <w:t>经济增速放缓、通胀上升、贸易萎缩、金融市场动荡</w:t>
      </w:r>
      <w:r w:rsidRPr="00BD54E7">
        <w:rPr>
          <w:rFonts w:ascii="Times New Roman" w:eastAsia="微软雅黑" w:hAnsi="Times New Roman" w:cs="Times New Roman"/>
          <w:sz w:val="22"/>
          <w:szCs w:val="22"/>
        </w:rPr>
        <w:t>，部分依赖出口国家甚至可能步入技术性衰退</w:t>
      </w:r>
      <w:r w:rsidRPr="00BD54E7">
        <w:rPr>
          <w:rFonts w:ascii="Times New Roman" w:eastAsia="微软雅黑" w:hAnsi="Times New Roman" w:cs="Times New Roman"/>
          <w:sz w:val="22"/>
          <w:szCs w:val="22"/>
        </w:rPr>
        <w:t xml:space="preserve"> (</w:t>
      </w:r>
      <w:hyperlink r:id="rId149" w:anchor=":~:text=%E9%97%AE%E9%A2%98%E5%85%AD%EF%BC%9A%E2%80%9C%E5%AF%B9%E7%AD%89%E5%85%B3%E7%A8%8E%E2%80%9D%E5%AF%B9%E5%85%A8%E7%90%83%E4%BC%9A%E6%9C%89%E4%BD%95%E5%BD%B1%E5%93%8D%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D825341"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全球供应链重组与区域化：</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高关税迫使跨国企业重新评估供应链布局，加速</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去全球化</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趋势。一方面，一些在华制造的产品为规避关税将转移生产基地。例如，电子、服装等行业或转往关税较低地区制造，再输美市场。然而此次美国对越南等低成本替代国也征收高达</w:t>
      </w:r>
      <w:r w:rsidRPr="00BD54E7">
        <w:rPr>
          <w:rFonts w:ascii="Times New Roman" w:eastAsia="微软雅黑" w:hAnsi="Times New Roman" w:cs="Times New Roman"/>
          <w:sz w:val="22"/>
          <w:szCs w:val="22"/>
        </w:rPr>
        <w:t>46%</w:t>
      </w:r>
      <w:r w:rsidRPr="00BD54E7">
        <w:rPr>
          <w:rFonts w:ascii="Times New Roman" w:eastAsia="微软雅黑" w:hAnsi="Times New Roman" w:cs="Times New Roman"/>
          <w:sz w:val="22"/>
          <w:szCs w:val="22"/>
        </w:rPr>
        <w:t>的关税</w:t>
      </w:r>
      <w:r w:rsidRPr="00BD54E7">
        <w:rPr>
          <w:rFonts w:ascii="Times New Roman" w:eastAsia="微软雅黑" w:hAnsi="Times New Roman" w:cs="Times New Roman"/>
          <w:sz w:val="22"/>
          <w:szCs w:val="22"/>
        </w:rPr>
        <w:t xml:space="preserve"> (</w:t>
      </w:r>
      <w:hyperlink r:id="rId150"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（甚至对柬埔寨</w:t>
      </w:r>
      <w:r w:rsidRPr="00BD54E7">
        <w:rPr>
          <w:rFonts w:ascii="Times New Roman" w:eastAsia="微软雅黑" w:hAnsi="Times New Roman" w:cs="Times New Roman"/>
          <w:sz w:val="22"/>
          <w:szCs w:val="22"/>
        </w:rPr>
        <w:t>49% (</w:t>
      </w:r>
      <w:hyperlink r:id="rId151"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），封堵了简单转移至东南亚再出口美国的路径。这将推动</w:t>
      </w:r>
      <w:r w:rsidRPr="00BD54E7">
        <w:rPr>
          <w:rFonts w:ascii="Times New Roman" w:eastAsia="微软雅黑" w:hAnsi="Times New Roman" w:cs="Times New Roman"/>
          <w:b/>
          <w:bCs/>
          <w:sz w:val="22"/>
          <w:szCs w:val="22"/>
        </w:rPr>
        <w:t>供应链区域化</w:t>
      </w:r>
      <w:r w:rsidRPr="00BD54E7">
        <w:rPr>
          <w:rFonts w:ascii="Times New Roman" w:eastAsia="微软雅黑" w:hAnsi="Times New Roman" w:cs="Times New Roman"/>
          <w:sz w:val="22"/>
          <w:szCs w:val="22"/>
        </w:rPr>
        <w:t>：企业可能更倾向于把生产转移到如墨西哥等享有免税待遇的近岸国家，或直接迁回美国本土以避开贸易壁垒。美国贸易逆差较大国家若希望避免高关税，需降低对美顺差或开放自身市场，这实质上迫使各国让步重新谈判贸易条件</w:t>
      </w:r>
      <w:r w:rsidRPr="00BD54E7">
        <w:rPr>
          <w:rFonts w:ascii="Times New Roman" w:eastAsia="微软雅黑" w:hAnsi="Times New Roman" w:cs="Times New Roman"/>
          <w:sz w:val="22"/>
          <w:szCs w:val="22"/>
        </w:rPr>
        <w:t xml:space="preserve"> (</w:t>
      </w:r>
      <w:hyperlink r:id="rId152"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。比如，</w:t>
      </w:r>
      <w:r w:rsidRPr="00BD54E7">
        <w:rPr>
          <w:rFonts w:ascii="Times New Roman" w:eastAsia="微软雅黑" w:hAnsi="Times New Roman" w:cs="Times New Roman"/>
          <w:b/>
          <w:bCs/>
          <w:sz w:val="22"/>
          <w:szCs w:val="22"/>
        </w:rPr>
        <w:t>越南</w:t>
      </w:r>
      <w:r w:rsidRPr="00BD54E7">
        <w:rPr>
          <w:rFonts w:ascii="Times New Roman" w:eastAsia="微软雅黑" w:hAnsi="Times New Roman" w:cs="Times New Roman"/>
          <w:sz w:val="22"/>
          <w:szCs w:val="22"/>
        </w:rPr>
        <w:t>已宣布大幅削减对部分美国产品关税（液化气、汽车、农产品等），试图主动缩小顺差以避免进一步冲击</w:t>
      </w:r>
      <w:r w:rsidRPr="00BD54E7">
        <w:rPr>
          <w:rFonts w:ascii="Times New Roman" w:eastAsia="微软雅黑" w:hAnsi="Times New Roman" w:cs="Times New Roman"/>
          <w:sz w:val="22"/>
          <w:szCs w:val="22"/>
        </w:rPr>
        <w:t xml:space="preserve"> (</w:t>
      </w:r>
      <w:hyperlink r:id="rId153" w:anchor=":~:text=3%20%E6%9C%88%2031%20%E6%97%A5%EF%BC%8C%E8%B6%8A%E5%8D%97%E5%AE%A3%E5%B8%83%E5%AF%B9%E9%83%A8%E5%88%86%E7%BE%8E%E5%9B%BD%E8%BF%9B%E5%8F%A3%E4%BA%A7%E5%93%81%E5%A4%A7%E5%B9%85%E5%89%8A%E5%87%8F%E5%85%B3%E7%A8%8E%EF%BC%8C%E5%8C%85%E6%8B%AC%E6%B6%B2%E5%8C%96%E5%A4%A9%E7%84%B6%E6%B0%94%E3%80%81%E6%B1%BD%E8%BD%A6%E5%92%8C%E5%86%9C%E4%BA%A7%E5%93%81%E7%AD%89%E3%80%82%E8%B6%8A%E5%8D%97%E5%B8%8C%E6%9C%9B%E9%80%9A%E8%BF%87%E5%A2%9E%E5%8A%A0%E4%BB%8E%E7%BE%8E%E5%9B%BD%E7%9A%84%E8%BF%9B%E5%8F%A3%E6%9D%A5%E9%99%8D%E4%BD%8E%E8%B4%B8%E6%98%93%E9%A1%BA%E5%B7%AE%EF%BC%8C%E4%BB%8E%E8%80%8C%E9%81%BF%E5%85%8D%E8%BF%9B%E4%B8%80%E6%AD%A5%E7%9A%84%E7%BB%8F%E6%B5%8E%E6%91%A9%E6%93%A6%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。可以预见，未来全球供应链将更加偏向</w:t>
      </w:r>
      <w:r w:rsidRPr="00BD54E7">
        <w:rPr>
          <w:rFonts w:ascii="Times New Roman" w:eastAsia="微软雅黑" w:hAnsi="Times New Roman" w:cs="Times New Roman"/>
          <w:b/>
          <w:bCs/>
          <w:sz w:val="22"/>
          <w:szCs w:val="22"/>
        </w:rPr>
        <w:t>区域贸易圈</w:t>
      </w:r>
      <w:r w:rsidRPr="00BD54E7">
        <w:rPr>
          <w:rFonts w:ascii="Times New Roman" w:eastAsia="微软雅黑" w:hAnsi="Times New Roman" w:cs="Times New Roman"/>
          <w:sz w:val="22"/>
          <w:szCs w:val="22"/>
        </w:rPr>
        <w:t>（北美、欧洲、亚洲各自内部），跨国生产网络被迫调整，贸易创造效应让位于贸易转移效应。</w:t>
      </w:r>
    </w:p>
    <w:p w14:paraId="5BC0A44D"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lastRenderedPageBreak/>
        <w:t>跨国企业运营冲击：</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对大型跨国公司而言，新政意味着生产和销售环节的重大挑战。首先，美国进口成本骤增将挤压在美销售依赖海外供应链企业的利润。例如苹果公司大量产品在中国组装，如维持进口将面临</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的关税</w:t>
      </w:r>
      <w:r w:rsidRPr="00BD54E7">
        <w:rPr>
          <w:rFonts w:ascii="Times New Roman" w:eastAsia="微软雅黑" w:hAnsi="Times New Roman" w:cs="Times New Roman"/>
          <w:sz w:val="22"/>
          <w:szCs w:val="22"/>
        </w:rPr>
        <w:t xml:space="preserve"> (</w:t>
      </w:r>
      <w:hyperlink r:id="rId154"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，迫使其提价或转移产线。</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日关税消息公布后，苹果股价盘后暴跌</w:t>
      </w:r>
      <w:r w:rsidRPr="00BD54E7">
        <w:rPr>
          <w:rFonts w:ascii="Times New Roman" w:eastAsia="微软雅黑" w:hAnsi="Times New Roman" w:cs="Times New Roman"/>
          <w:sz w:val="22"/>
          <w:szCs w:val="22"/>
        </w:rPr>
        <w:t>7.5% (</w:t>
      </w:r>
      <w:hyperlink r:id="rId155"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反映市场对其供应链风险的担忧。波音等美国出口商则可能遭遇对方国家报复关税或订单流失（例如中国可能减少采购美国飞机以反击）。同时，一些美国制造商依赖进口零部件（汽车、电子等）成本上升，削弱其全球竞争力。相反，那些主要在美国本土生产、内销占比高的企业相对受损较小，甚至可能因外国竞争品变贵而</w:t>
      </w:r>
      <w:r w:rsidRPr="00BD54E7">
        <w:rPr>
          <w:rFonts w:ascii="Times New Roman" w:eastAsia="微软雅黑" w:hAnsi="Times New Roman" w:cs="Times New Roman"/>
          <w:b/>
          <w:bCs/>
          <w:sz w:val="22"/>
          <w:szCs w:val="22"/>
        </w:rPr>
        <w:t>获得市场份额提升</w:t>
      </w:r>
      <w:r w:rsidRPr="00BD54E7">
        <w:rPr>
          <w:rFonts w:ascii="Times New Roman" w:eastAsia="微软雅黑" w:hAnsi="Times New Roman" w:cs="Times New Roman"/>
          <w:sz w:val="22"/>
          <w:szCs w:val="22"/>
        </w:rPr>
        <w:t>。例如，美国本土钢铝企业和部分基础制造业由于进口替代，有望受益于保护</w:t>
      </w:r>
      <w:r w:rsidRPr="00BD54E7">
        <w:rPr>
          <w:rFonts w:ascii="Times New Roman" w:eastAsia="微软雅黑" w:hAnsi="Times New Roman" w:cs="Times New Roman"/>
          <w:sz w:val="22"/>
          <w:szCs w:val="22"/>
        </w:rPr>
        <w:t xml:space="preserve"> (</w:t>
      </w:r>
      <w:hyperlink r:id="rId156"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。但整体而言，研究显示此前</w:t>
      </w:r>
      <w:r w:rsidRPr="00BD54E7">
        <w:rPr>
          <w:rFonts w:ascii="Times New Roman" w:eastAsia="微软雅黑" w:hAnsi="Times New Roman" w:cs="Times New Roman"/>
          <w:sz w:val="22"/>
          <w:szCs w:val="22"/>
        </w:rPr>
        <w:t>2018-2019</w:t>
      </w:r>
      <w:r w:rsidRPr="00BD54E7">
        <w:rPr>
          <w:rFonts w:ascii="Times New Roman" w:eastAsia="微软雅黑" w:hAnsi="Times New Roman" w:cs="Times New Roman"/>
          <w:sz w:val="22"/>
          <w:szCs w:val="22"/>
        </w:rPr>
        <w:t>年特朗普关税战</w:t>
      </w:r>
      <w:r w:rsidRPr="00BD54E7">
        <w:rPr>
          <w:rFonts w:ascii="Times New Roman" w:eastAsia="微软雅黑" w:hAnsi="Times New Roman" w:cs="Times New Roman"/>
          <w:b/>
          <w:bCs/>
          <w:sz w:val="22"/>
          <w:szCs w:val="22"/>
        </w:rPr>
        <w:t>弊大于利</w:t>
      </w:r>
      <w:r w:rsidRPr="00BD54E7">
        <w:rPr>
          <w:rFonts w:ascii="Times New Roman" w:eastAsia="微软雅黑" w:hAnsi="Times New Roman" w:cs="Times New Roman"/>
          <w:sz w:val="22"/>
          <w:szCs w:val="22"/>
        </w:rPr>
        <w:t>：美国长期</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减少</w:t>
      </w:r>
      <w:r w:rsidRPr="00BD54E7">
        <w:rPr>
          <w:rFonts w:ascii="Times New Roman" w:eastAsia="微软雅黑" w:hAnsi="Times New Roman" w:cs="Times New Roman"/>
          <w:sz w:val="22"/>
          <w:szCs w:val="22"/>
        </w:rPr>
        <w:t>0.2%</w:t>
      </w:r>
      <w:r w:rsidRPr="00BD54E7">
        <w:rPr>
          <w:rFonts w:ascii="Times New Roman" w:eastAsia="微软雅黑" w:hAnsi="Times New Roman" w:cs="Times New Roman"/>
          <w:sz w:val="22"/>
          <w:szCs w:val="22"/>
        </w:rPr>
        <w:t>，资本存量减少</w:t>
      </w:r>
      <w:r w:rsidRPr="00BD54E7">
        <w:rPr>
          <w:rFonts w:ascii="Times New Roman" w:eastAsia="微软雅黑" w:hAnsi="Times New Roman" w:cs="Times New Roman"/>
          <w:sz w:val="22"/>
          <w:szCs w:val="22"/>
        </w:rPr>
        <w:t>0.1%</w:t>
      </w:r>
      <w:r w:rsidRPr="00BD54E7">
        <w:rPr>
          <w:rFonts w:ascii="Times New Roman" w:eastAsia="微软雅黑" w:hAnsi="Times New Roman" w:cs="Times New Roman"/>
          <w:sz w:val="22"/>
          <w:szCs w:val="22"/>
        </w:rPr>
        <w:t>，净损失</w:t>
      </w:r>
      <w:r w:rsidRPr="00BD54E7">
        <w:rPr>
          <w:rFonts w:ascii="Times New Roman" w:eastAsia="微软雅黑" w:hAnsi="Times New Roman" w:cs="Times New Roman"/>
          <w:sz w:val="22"/>
          <w:szCs w:val="22"/>
        </w:rPr>
        <w:t>14.2</w:t>
      </w:r>
      <w:r w:rsidRPr="00BD54E7">
        <w:rPr>
          <w:rFonts w:ascii="Times New Roman" w:eastAsia="微软雅黑" w:hAnsi="Times New Roman" w:cs="Times New Roman"/>
          <w:sz w:val="22"/>
          <w:szCs w:val="22"/>
        </w:rPr>
        <w:t>万个就业</w:t>
      </w:r>
      <w:r w:rsidRPr="00BD54E7">
        <w:rPr>
          <w:rFonts w:ascii="Times New Roman" w:eastAsia="微软雅黑" w:hAnsi="Times New Roman" w:cs="Times New Roman"/>
          <w:sz w:val="22"/>
          <w:szCs w:val="22"/>
        </w:rPr>
        <w:t xml:space="preserve"> (</w:t>
      </w:r>
      <w:hyperlink r:id="rId157" w:anchor=":~:text=2018%E5%B9%B4%E5%92%8C2019%E5%B9%B4%EF%BC%8C%E7%89%B9%E6%9C%97%E6%99%AE%E5%9C%A8%E5%85%B6%E7%AC%AC%E4%B8%80%E4%B8%AA%E4%BB%BB%E6%9C%9F%E5%86%85%E5%AF%B9%E4%BB%B7%E5%80%BC%E7%BA%A63800%E4%BA%BF%E7%BE%8E%E5%85%83%E7%9A%84%E6%95%B0%E5%8D%83%E7%A7%8D%E8%BF%9B%E5%8F%A3%E4%BA%A7%E5%93%81%E5%BE%81%E6%94%B6%E5%85%B3%E7%A8%8E%E3%80%82%E5%AD%A6%E6%9C%AF%E7%95%8C%E7%9A%84%E7%A0%94%E7%A9%B6%E5%8F%91%E7%8E%B0%EF%BC%8C%E6%95%B4%E4%BD%93%E6%9D%A5%E7%9C%8B%EF%BC%8C%E5%85%B6%E5%85%B3%E7%A8%8E%E6%94%BF%E7%AD%96%E5%87%8F%E5%B0%91%E4%BA%86%E4%BA%A7%E5%87%BA%E5%92%8C%E5%B0%B1%E4%B8%9A%EF%BC%8C%E5%AF%B9%E7%BE%8E%E5%9B%BD%E7%BB%8F%E6%B5%8E%20%E7%9A%84%E5%BD%B1%E5%93%8D%E5%BC%8A%E5%A4%A7%E4%BA%8E%E5%88%A9%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。这表明大范围关税最终可能伤及美国自身企业，加速产业链调整但短期伴随效率损失和成本上升。</w:t>
      </w:r>
    </w:p>
    <w:p w14:paraId="086C06F3"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国际贸易格局与地缘经济：</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美国此举被广泛视为对多边贸易体系的挑战，可能引发全球贸易格局重塑和阵营分化。一方面，世贸组织（</w:t>
      </w:r>
      <w:r w:rsidRPr="00BD54E7">
        <w:rPr>
          <w:rFonts w:ascii="Times New Roman" w:eastAsia="微软雅黑" w:hAnsi="Times New Roman" w:cs="Times New Roman"/>
          <w:sz w:val="22"/>
          <w:szCs w:val="22"/>
        </w:rPr>
        <w:t>WTO</w:t>
      </w:r>
      <w:r w:rsidRPr="00BD54E7">
        <w:rPr>
          <w:rFonts w:ascii="Times New Roman" w:eastAsia="微软雅黑" w:hAnsi="Times New Roman" w:cs="Times New Roman"/>
          <w:sz w:val="22"/>
          <w:szCs w:val="22"/>
        </w:rPr>
        <w:t>）的核心原则（最惠国待遇等）受到破坏，美国贸易伙伴已在</w:t>
      </w:r>
      <w:r w:rsidRPr="00BD54E7">
        <w:rPr>
          <w:rFonts w:ascii="Times New Roman" w:eastAsia="微软雅黑" w:hAnsi="Times New Roman" w:cs="Times New Roman"/>
          <w:sz w:val="22"/>
          <w:szCs w:val="22"/>
        </w:rPr>
        <w:t>WTO</w:t>
      </w:r>
      <w:r w:rsidRPr="00BD54E7">
        <w:rPr>
          <w:rFonts w:ascii="Times New Roman" w:eastAsia="微软雅黑" w:hAnsi="Times New Roman" w:cs="Times New Roman"/>
          <w:sz w:val="22"/>
          <w:szCs w:val="22"/>
        </w:rPr>
        <w:t>提出抗议并寻求争端解决</w:t>
      </w:r>
      <w:r w:rsidRPr="00BD54E7">
        <w:rPr>
          <w:rFonts w:ascii="Times New Roman" w:eastAsia="微软雅黑" w:hAnsi="Times New Roman" w:cs="Times New Roman"/>
          <w:sz w:val="22"/>
          <w:szCs w:val="22"/>
        </w:rPr>
        <w:t xml:space="preserve"> (</w:t>
      </w:r>
      <w:hyperlink r:id="rId158" w:anchor=":~:text=%E7%99%BD%E5%AE%AB%E5%9C%A82%E6%97%A5%E7%9A%84%E5%A3%B0%E6%98%8E%E4%B8%AD%E6%8F%B4%E5%BC%95%E3%80%8A%E5%9B%BD%E9%99%85%E7%B4%A7%E6%80%A5%E7%BB%8F%E6%B5%8E%E6%9D%83%E5%8A%9B%E6%B3%95%E3%80%8B%EF%BC%88IEEPA%EF%BC%89%E3%80%81%E3%80%8A%E5%9B%BD%E5%AE%B6%E7%B4%A7%E6%80%A5%E7%8A%B6%E6%80%81%E6%B3%95%E3%80%8B%EF%BC%88NEA%EF%BC%89%E3%80%811974%E5%B9%B4%E8%B4%B8%E6%98%93%E6%B3%95%E7%9A%84%E7%AC%AC301%E6%9D%A1%E4%BD%9C%E4%B8%BA%E6%B3%95%E5%BE%8B%E4%BE%9D%E6%8D%AE%E3%80%82%E4%B8%8D%E8%BF%87%EF%BC%8CIEEPA%20%E7%9A%84%E4%BD%BF%E7%94%A8%E9%80%9A%E5%B8%B8%E4%B8%8E%E5%88%B6%E8%A3%81%E7%9B%B8%E5%85%B3%EF%BC%8C%E8%80%8C%E9%9D%9E%E5%85%B3%E7%A8%8E%E8%B0%83%E6%95%B4%EF%BC%9B%E8%80%8C%E3%80%8A%E5%9B%BD%E5%AE%B6%E7%B4%A7%E6%80%A5%E7%8A%B6%E6%80%81%E6%B3%95%E3%80%8B%E4%B8%BB%E8%A6%81%E9%92%88%E5%AF%B9%E6%95%8C%E5%AF%B9%E6%96%B9%EF%BC%9B%E7%AC%AC%20301%20%E6%9D%A1%E5%85%81%E8%AE%B8%E6%80%BB%E7%BB%9F%E5%9C%A8%E8%B0%83%E6%9F%A5%E5%90%8E%E5%AF%B9%E8%BF%9D%E5%8F%8D%E7%BE%8E%E5%9B%BD%E8%B4%B8%E6%98%93%E5%8D%8F%E5%AE%9A%E6%88%96%E9%87%87%E5%8F%96%E4%B8%8D%E5%90%88%E7%90%86%E8%A1%8C%E4%B8%BA%E7%9A%84%E5%9B%BD%E5%AE%B6%E5%AE%9E%E6%96%BD%E8%B4%B8%E6%98%93%E5%88%B6%E8%A3%81%EF%BC%8C%E4%BD%86%E5%85%B6%E5%9C%A8%E5%AF%B9%E7%AD%89%E5%85%B3%E7%A8%8E%E4%B8%AD%E7%9A%84%E5%BA%94%E7%94%A8%E5%AD%98%E5%9C%A8%E4%BA%89%E8%AE%AE%EF%BC%8C%E5%B0%A4%E5%85%B6%E6%98%AF%E5%9C%A8%E6%B6%89%E5%8F%8A%E9%9D%9E%E5%85%B3%E7%A8%8E%E5%A3%81%E5%9E%92%E5%92%8C%E8%A1%A5%E8%B4%B4%E6%97%B6%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。若美国坚持单边主义，其他主要经济体可能加强彼此间的经贸合作以对冲美国压力。例如，中国或加速推动</w:t>
      </w:r>
      <w:r w:rsidRPr="00BD54E7">
        <w:rPr>
          <w:rFonts w:ascii="Times New Roman" w:eastAsia="微软雅黑" w:hAnsi="Times New Roman" w:cs="Times New Roman"/>
          <w:b/>
          <w:bCs/>
          <w:sz w:val="22"/>
          <w:szCs w:val="22"/>
        </w:rPr>
        <w:t>区域全面经济伙伴关系协定</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RCEP</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一带一路</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市场布局，减少对美依赖</w:t>
      </w:r>
      <w:r w:rsidRPr="00BD54E7">
        <w:rPr>
          <w:rFonts w:ascii="Times New Roman" w:eastAsia="微软雅黑" w:hAnsi="Times New Roman" w:cs="Times New Roman"/>
          <w:sz w:val="22"/>
          <w:szCs w:val="22"/>
        </w:rPr>
        <w:t xml:space="preserve"> (</w:t>
      </w:r>
      <w:hyperlink r:id="rId159"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。欧盟、日本等盟友在此问题上也与美立场生变：欧盟委员会主席冯德莱恩表态将用</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一切手段</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抵抗美关税，反制措施</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不会有红线</w:t>
      </w:r>
      <w:r w:rsidRPr="00BD54E7">
        <w:rPr>
          <w:rFonts w:ascii="Times New Roman" w:eastAsia="微软雅黑" w:hAnsi="Times New Roman" w:cs="Times New Roman"/>
          <w:sz w:val="22"/>
          <w:szCs w:val="22"/>
        </w:rPr>
        <w:t>” (</w:t>
      </w:r>
      <w:hyperlink r:id="rId160"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。她警告美国关税只会</w:t>
      </w:r>
      <w:r w:rsidRPr="00BD54E7">
        <w:rPr>
          <w:rFonts w:ascii="Times New Roman" w:eastAsia="微软雅黑" w:hAnsi="Times New Roman" w:cs="Times New Roman"/>
          <w:b/>
          <w:bCs/>
          <w:sz w:val="22"/>
          <w:szCs w:val="22"/>
        </w:rPr>
        <w:t>推高物价、破坏就业、制造官僚壁垒，并成为美企对欧出口的噩梦</w:t>
      </w:r>
      <w:r w:rsidRPr="00BD54E7">
        <w:rPr>
          <w:rFonts w:ascii="Times New Roman" w:eastAsia="微软雅黑" w:hAnsi="Times New Roman" w:cs="Times New Roman"/>
          <w:sz w:val="22"/>
          <w:szCs w:val="22"/>
        </w:rPr>
        <w:t xml:space="preserve"> (</w:t>
      </w:r>
      <w:hyperlink r:id="rId161" w:anchor=":~:text=%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。加拿大总理马克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卡尼（</w:t>
      </w:r>
      <w:r w:rsidRPr="00BD54E7">
        <w:rPr>
          <w:rFonts w:ascii="Times New Roman" w:eastAsia="微软雅黑" w:hAnsi="Times New Roman" w:cs="Times New Roman"/>
          <w:sz w:val="22"/>
          <w:szCs w:val="22"/>
        </w:rPr>
        <w:t>Mark Carney</w:t>
      </w:r>
      <w:r w:rsidRPr="00BD54E7">
        <w:rPr>
          <w:rFonts w:ascii="Times New Roman" w:eastAsia="微软雅黑" w:hAnsi="Times New Roman" w:cs="Times New Roman"/>
          <w:sz w:val="22"/>
          <w:szCs w:val="22"/>
        </w:rPr>
        <w:t>）即便看到加墨豁免基准税，仍表示</w:t>
      </w:r>
      <w:r w:rsidRPr="00BD54E7">
        <w:rPr>
          <w:rFonts w:ascii="Times New Roman" w:eastAsia="微软雅黑" w:hAnsi="Times New Roman" w:cs="Times New Roman"/>
          <w:b/>
          <w:bCs/>
          <w:sz w:val="22"/>
          <w:szCs w:val="22"/>
        </w:rPr>
        <w:t>将启动报复措施</w:t>
      </w:r>
      <w:r w:rsidRPr="00BD54E7">
        <w:rPr>
          <w:rFonts w:ascii="Times New Roman" w:eastAsia="微软雅黑" w:hAnsi="Times New Roman" w:cs="Times New Roman"/>
          <w:sz w:val="22"/>
          <w:szCs w:val="22"/>
        </w:rPr>
        <w:t>，显见美国近邻也难袖手旁观</w:t>
      </w:r>
      <w:r w:rsidRPr="00BD54E7">
        <w:rPr>
          <w:rFonts w:ascii="Times New Roman" w:eastAsia="微软雅黑" w:hAnsi="Times New Roman" w:cs="Times New Roman"/>
          <w:sz w:val="22"/>
          <w:szCs w:val="22"/>
        </w:rPr>
        <w:t xml:space="preserve"> (</w:t>
      </w:r>
      <w:hyperlink r:id="rId162" w:anchor=":~:text=2025%E5%B9%B404%E6%9C%8803%E6%97%A5%2008%3A17" w:history="1">
        <w:r w:rsidRPr="00BD54E7">
          <w:rPr>
            <w:rStyle w:val="af0"/>
            <w:rFonts w:ascii="Times New Roman" w:eastAsia="微软雅黑" w:hAnsi="Times New Roman" w:cs="Times New Roman"/>
            <w:sz w:val="22"/>
            <w:szCs w:val="22"/>
          </w:rPr>
          <w:t>加拿大墨西哥被排除于对等关税之外</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卡尼仍称将启动反制措施</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。因此，全球或出现新一轮关税报复和贸易谈判博弈，各</w:t>
      </w:r>
      <w:r w:rsidRPr="00BD54E7">
        <w:rPr>
          <w:rFonts w:ascii="Times New Roman" w:eastAsia="微软雅黑" w:hAnsi="Times New Roman" w:cs="Times New Roman"/>
          <w:sz w:val="22"/>
          <w:szCs w:val="22"/>
        </w:rPr>
        <w:lastRenderedPageBreak/>
        <w:t>国寻求构筑新的贸易同盟或协议体系。总体来看，这场美国发动的贸易攻势将</w:t>
      </w:r>
      <w:r w:rsidRPr="00BD54E7">
        <w:rPr>
          <w:rFonts w:ascii="Times New Roman" w:eastAsia="微软雅黑" w:hAnsi="Times New Roman" w:cs="Times New Roman"/>
          <w:b/>
          <w:bCs/>
          <w:sz w:val="22"/>
          <w:szCs w:val="22"/>
        </w:rPr>
        <w:t>重构全球经贸版图</w:t>
      </w:r>
      <w:r w:rsidRPr="00BD54E7">
        <w:rPr>
          <w:rFonts w:ascii="Times New Roman" w:eastAsia="微软雅黑" w:hAnsi="Times New Roman" w:cs="Times New Roman"/>
          <w:sz w:val="22"/>
          <w:szCs w:val="22"/>
        </w:rPr>
        <w:t>：以美国为中心的双边磋商增多，多边自由贸易遭削弱，贸易摩擦有扩散升级风险。</w:t>
      </w:r>
    </w:p>
    <w:p w14:paraId="33535E1D"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中美高新技术脱钩加剧：</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此轮关税背后也包含美国对中国高科技产业的战略打压。关税战叠加出口管制，旨在遏制中国科技崛起（如限制半导体、</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设备等）。美国对华</w:t>
      </w:r>
      <w:r w:rsidRPr="00BD54E7">
        <w:rPr>
          <w:rFonts w:ascii="Times New Roman" w:eastAsia="微软雅黑" w:hAnsi="Times New Roman" w:cs="Times New Roman"/>
          <w:b/>
          <w:bCs/>
          <w:sz w:val="22"/>
          <w:szCs w:val="22"/>
        </w:rPr>
        <w:t>高端制造和技术产品</w:t>
      </w:r>
      <w:r w:rsidRPr="00BD54E7">
        <w:rPr>
          <w:rFonts w:ascii="Times New Roman" w:eastAsia="微软雅黑" w:hAnsi="Times New Roman" w:cs="Times New Roman"/>
          <w:sz w:val="22"/>
          <w:szCs w:val="22"/>
        </w:rPr>
        <w:t>征收重税（</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163"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，并将汇率、增值税等非关税壁垒纳入考量</w:t>
      </w:r>
      <w:r w:rsidRPr="00BD54E7">
        <w:rPr>
          <w:rFonts w:ascii="Times New Roman" w:eastAsia="微软雅黑" w:hAnsi="Times New Roman" w:cs="Times New Roman"/>
          <w:sz w:val="22"/>
          <w:szCs w:val="22"/>
        </w:rPr>
        <w:t xml:space="preserve"> (</w:t>
      </w:r>
      <w:hyperlink r:id="rId164" w:anchor=":~:text=%E9%97%AE%E9%A2%98%E5%9B%9B%EF%BC%9A%E2%80%9C%E5%AF%B9%E7%AD%89%E5%85%B3%E7%A8%8E%E2%80%9D%E4%B8%8D%E4%BB%85%E4%BB%85%E6%98%AF%E5%85%B3%E7%A8%8E%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，意在全方位削弱中国竞争力。中国方面多次强调贸易战没有赢家，呼吁通过对话协商解决争端</w:t>
      </w:r>
      <w:r w:rsidRPr="00BD54E7">
        <w:rPr>
          <w:rFonts w:ascii="Times New Roman" w:eastAsia="微软雅黑" w:hAnsi="Times New Roman" w:cs="Times New Roman"/>
          <w:sz w:val="22"/>
          <w:szCs w:val="22"/>
        </w:rPr>
        <w:t xml:space="preserve"> (</w:t>
      </w:r>
      <w:hyperlink r:id="rId165" w:anchor=":~:text=%E4%B8%AD%E5%9B%BD%E6%94%BF%E5%BA%9C%E5%A4%9A%E6%AC%A1%E5%BC%BA%E8%B0%83%EF%BC%8C%E8%B4%B8%E6%98%93%E6%88%98%E4%B8%8D%E5%88%A9%E4%BA%8E%E4%B8%AD%E7%BE%8E%E4%B8%A4%E5%9B%BD%EF%BC%8C%E4%B9%9F%E4%B8%8D%E5%88%A9%E4%BA%8E%E5%85%A8%E7%90%83%E7%BB%8F%E6%B5%8E%EF%BC%8C%E5%91%BC%E5%90%81%E9%80%9A%E8%BF%87%E5%AF%B9%E8%AF%9D%E5%92%8C%E5%8D%8F%E5%95%86%E8%A7%A3%E5%86%B3%E8%B4%B8%E6%98%93%E4%BA%89%E7%AB%AF%E3%80%82%E4%B8%AD%E5%9B%BD%E5%A4%96%E4%BA%A4%E9%83%A8%E5%8F%91%E8%A8%80%E4%BA%BA%E9%83%AD%E5%AE%B6%E5%9D%A43%E6%9C%8827%E6%97%A5%E8%A1%A8%E7%A4%BA%EF%BC%9A%E2%80%9C%E8%B4%B8%E6%98%93%E6%88%98%E5%92%8C%E5%85%B3%E7%A8%8E%E6%88%98%E6%B2%A1%E6%9C%89%E8%B5%A2%E5%AE%B6%EF%BC%8C%E6%B2%A1%E6%9C%89%E5%93%AA%20%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。在压力下，中国可能</w:t>
      </w:r>
      <w:r w:rsidRPr="00BD54E7">
        <w:rPr>
          <w:rFonts w:ascii="Times New Roman" w:eastAsia="微软雅黑" w:hAnsi="Times New Roman" w:cs="Times New Roman"/>
          <w:b/>
          <w:bCs/>
          <w:sz w:val="22"/>
          <w:szCs w:val="22"/>
        </w:rPr>
        <w:t>加速推进自主创新和供应链自主可控</w:t>
      </w:r>
      <w:r w:rsidRPr="00BD54E7">
        <w:rPr>
          <w:rFonts w:ascii="Times New Roman" w:eastAsia="微软雅黑" w:hAnsi="Times New Roman" w:cs="Times New Roman"/>
          <w:sz w:val="22"/>
          <w:szCs w:val="22"/>
        </w:rPr>
        <w:t>，减少对美国技术和市场的依赖</w:t>
      </w:r>
      <w:r w:rsidRPr="00BD54E7">
        <w:rPr>
          <w:rFonts w:ascii="Times New Roman" w:eastAsia="微软雅黑" w:hAnsi="Times New Roman" w:cs="Times New Roman"/>
          <w:sz w:val="22"/>
          <w:szCs w:val="22"/>
        </w:rPr>
        <w:t xml:space="preserve"> (</w:t>
      </w:r>
      <w:hyperlink r:id="rId166"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以预见，中美在新能源、半导体、人工智能等领域的脱钩将进一步深化，各自扶持本土企业、构建本地产业生态。这在长期可能孕育出两套平行的技术体系和产业链，对全球科技合作与标准统一产生深远影响。</w:t>
      </w:r>
    </w:p>
    <w:p w14:paraId="204E3D1A"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综上，新关税政策在短期内将扰乱现有供应链和贸易秩序，引发各国报复与市场震荡；中长期则可能锁定贸易壁垒</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新常态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，迫使全球企业和各国经济战略调整方向，全球贸易格局由合作共赢转向更趋对立的</w:t>
      </w:r>
      <w:r w:rsidRPr="00BD54E7">
        <w:rPr>
          <w:rFonts w:ascii="Times New Roman" w:eastAsia="微软雅黑" w:hAnsi="Times New Roman" w:cs="Times New Roman"/>
          <w:b/>
          <w:bCs/>
          <w:sz w:val="22"/>
          <w:szCs w:val="22"/>
        </w:rPr>
        <w:t>竞争与重组</w:t>
      </w:r>
      <w:r w:rsidRPr="00BD54E7">
        <w:rPr>
          <w:rFonts w:ascii="Times New Roman" w:eastAsia="微软雅黑" w:hAnsi="Times New Roman" w:cs="Times New Roman"/>
          <w:sz w:val="22"/>
          <w:szCs w:val="22"/>
        </w:rPr>
        <w:t>局面。</w:t>
      </w:r>
    </w:p>
    <w:p w14:paraId="748ADB9E"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分市场影响评估</w:t>
      </w:r>
    </w:p>
    <w:p w14:paraId="0E18400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美国股市：情绪趋紧，板块分化</w:t>
      </w:r>
    </w:p>
    <w:p w14:paraId="535DEBBE"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特朗普的新关税措施对美国股市整体偏空，引发市场剧烈波动和风险偏好下降。主要表现：</w:t>
      </w:r>
    </w:p>
    <w:p w14:paraId="5529BAA1"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市场情绪与资金流动：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关税细则公布后，投资者恐慌情绪上升，美股进入</w:t>
      </w:r>
      <w:r w:rsidRPr="00BD54E7">
        <w:rPr>
          <w:rFonts w:ascii="Times New Roman" w:eastAsia="微软雅黑" w:hAnsi="Times New Roman" w:cs="Times New Roman"/>
          <w:b/>
          <w:bCs/>
          <w:sz w:val="22"/>
          <w:szCs w:val="22"/>
        </w:rPr>
        <w:t>避险模式</w:t>
      </w:r>
      <w:r w:rsidRPr="00BD54E7">
        <w:rPr>
          <w:rFonts w:ascii="Times New Roman" w:eastAsia="微软雅黑" w:hAnsi="Times New Roman" w:cs="Times New Roman"/>
          <w:sz w:val="22"/>
          <w:szCs w:val="22"/>
        </w:rPr>
        <w:t>。消息宣布当日下午，美股期货迅速跳水：</w:t>
      </w:r>
      <w:r w:rsidRPr="00BD54E7">
        <w:rPr>
          <w:rFonts w:ascii="Times New Roman" w:eastAsia="微软雅黑" w:hAnsi="Times New Roman" w:cs="Times New Roman"/>
          <w:b/>
          <w:bCs/>
          <w:sz w:val="22"/>
          <w:szCs w:val="22"/>
        </w:rPr>
        <w:t>纳斯达克</w:t>
      </w:r>
      <w:r w:rsidRPr="00BD54E7">
        <w:rPr>
          <w:rFonts w:ascii="Times New Roman" w:eastAsia="微软雅黑" w:hAnsi="Times New Roman" w:cs="Times New Roman"/>
          <w:b/>
          <w:bCs/>
          <w:sz w:val="22"/>
          <w:szCs w:val="22"/>
        </w:rPr>
        <w:t>100</w:t>
      </w:r>
      <w:r w:rsidRPr="00BD54E7">
        <w:rPr>
          <w:rFonts w:ascii="Times New Roman" w:eastAsia="微软雅黑" w:hAnsi="Times New Roman" w:cs="Times New Roman"/>
          <w:b/>
          <w:bCs/>
          <w:sz w:val="22"/>
          <w:szCs w:val="22"/>
        </w:rPr>
        <w:t>指数期货一度下跌近</w:t>
      </w:r>
      <w:r w:rsidRPr="00BD54E7">
        <w:rPr>
          <w:rFonts w:ascii="Times New Roman" w:eastAsia="微软雅黑" w:hAnsi="Times New Roman" w:cs="Times New Roman"/>
          <w:b/>
          <w:bCs/>
          <w:sz w:val="22"/>
          <w:szCs w:val="22"/>
        </w:rPr>
        <w:t>4%</w:t>
      </w:r>
      <w:r w:rsidRPr="00BD54E7">
        <w:rPr>
          <w:rFonts w:ascii="Times New Roman" w:eastAsia="微软雅黑" w:hAnsi="Times New Roman" w:cs="Times New Roman"/>
          <w:sz w:val="22"/>
          <w:szCs w:val="22"/>
        </w:rPr>
        <w:t xml:space="preserve"> (</w:t>
      </w:r>
      <w:hyperlink r:id="rId167"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，标普</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期指跌超</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，触及半年新低</w:t>
      </w:r>
      <w:r w:rsidRPr="00BD54E7">
        <w:rPr>
          <w:rFonts w:ascii="Times New Roman" w:eastAsia="微软雅黑" w:hAnsi="Times New Roman" w:cs="Times New Roman"/>
          <w:sz w:val="22"/>
          <w:szCs w:val="22"/>
        </w:rPr>
        <w:t xml:space="preserve"> (</w:t>
      </w:r>
      <w:hyperlink r:id="rId168"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。华尔街分析师</w:t>
      </w:r>
      <w:r w:rsidRPr="00BD54E7">
        <w:rPr>
          <w:rFonts w:ascii="Times New Roman" w:eastAsia="微软雅黑" w:hAnsi="Times New Roman" w:cs="Times New Roman"/>
          <w:sz w:val="22"/>
          <w:szCs w:val="22"/>
        </w:rPr>
        <w:t>Dan Ives</w:t>
      </w:r>
      <w:r w:rsidRPr="00BD54E7">
        <w:rPr>
          <w:rFonts w:ascii="Times New Roman" w:eastAsia="微软雅黑" w:hAnsi="Times New Roman" w:cs="Times New Roman"/>
          <w:sz w:val="22"/>
          <w:szCs w:val="22"/>
        </w:rPr>
        <w:t>评价称，这份关税方案对市场而言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比最糟糕的情况还要更糟</w:t>
      </w:r>
      <w:r w:rsidRPr="00BD54E7">
        <w:rPr>
          <w:rFonts w:ascii="Times New Roman" w:eastAsia="微软雅黑" w:hAnsi="Times New Roman" w:cs="Times New Roman"/>
          <w:sz w:val="22"/>
          <w:szCs w:val="22"/>
        </w:rPr>
        <w:t>” (</w:t>
      </w:r>
      <w:hyperlink r:id="rId169" w:anchor=":~:text=%E5%8F%91%E5%B8%83%E4%BA%8E%202025%E5%B9%B404%E6%9C%8803%E6%97%A5%2007%3A24%C2%A0%C2%A0%C2%A0%E6%9B%B4%E6%96%B0%E4%BA%8E%202025%E5%B9%B404%E6%9C%8803%E6%97%A5%2009%3A26" w:history="1">
        <w:r w:rsidRPr="00BD54E7">
          <w:rPr>
            <w:rStyle w:val="af0"/>
            <w:rFonts w:ascii="Times New Roman" w:eastAsia="微软雅黑" w:hAnsi="Times New Roman" w:cs="Times New Roman"/>
            <w:sz w:val="22"/>
            <w:szCs w:val="22"/>
          </w:rPr>
          <w:t>关税公布后美商界和市场反应负面</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美国财长警告各国不得实施报复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。投资者纷纷涌向避险资产，</w:t>
      </w:r>
      <w:r w:rsidRPr="00BD54E7">
        <w:rPr>
          <w:rFonts w:ascii="Times New Roman" w:eastAsia="微软雅黑" w:hAnsi="Times New Roman" w:cs="Times New Roman"/>
          <w:b/>
          <w:bCs/>
          <w:sz w:val="22"/>
          <w:szCs w:val="22"/>
        </w:rPr>
        <w:lastRenderedPageBreak/>
        <w:t>黄金价格飙升</w:t>
      </w:r>
      <w:r w:rsidRPr="00BD54E7">
        <w:rPr>
          <w:rFonts w:ascii="Times New Roman" w:eastAsia="微软雅黑" w:hAnsi="Times New Roman" w:cs="Times New Roman"/>
          <w:sz w:val="22"/>
          <w:szCs w:val="22"/>
        </w:rPr>
        <w:t>：纽约期金首次突破每盎司</w:t>
      </w:r>
      <w:r w:rsidRPr="00BD54E7">
        <w:rPr>
          <w:rFonts w:ascii="Times New Roman" w:eastAsia="微软雅黑" w:hAnsi="Times New Roman" w:cs="Times New Roman"/>
          <w:sz w:val="22"/>
          <w:szCs w:val="22"/>
        </w:rPr>
        <w:t>3200</w:t>
      </w:r>
      <w:r w:rsidRPr="00BD54E7">
        <w:rPr>
          <w:rFonts w:ascii="Times New Roman" w:eastAsia="微软雅黑" w:hAnsi="Times New Roman" w:cs="Times New Roman"/>
          <w:sz w:val="22"/>
          <w:szCs w:val="22"/>
        </w:rPr>
        <w:t>美元，日内涨幅达</w:t>
      </w:r>
      <w:r w:rsidRPr="00BD54E7">
        <w:rPr>
          <w:rFonts w:ascii="Times New Roman" w:eastAsia="微软雅黑" w:hAnsi="Times New Roman" w:cs="Times New Roman"/>
          <w:sz w:val="22"/>
          <w:szCs w:val="22"/>
        </w:rPr>
        <w:t>1.7% (</w:t>
      </w:r>
      <w:hyperlink r:id="rId170" w:anchor=":~:text=%E6%9C%9F%E8%B4%A7%E8%B7%8C2.7"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日亚洲早盘，日经</w:t>
      </w:r>
      <w:r w:rsidRPr="00BD54E7">
        <w:rPr>
          <w:rFonts w:ascii="Times New Roman" w:eastAsia="微软雅黑" w:hAnsi="Times New Roman" w:cs="Times New Roman"/>
          <w:sz w:val="22"/>
          <w:szCs w:val="22"/>
        </w:rPr>
        <w:t>225</w:t>
      </w:r>
      <w:r w:rsidRPr="00BD54E7">
        <w:rPr>
          <w:rFonts w:ascii="Times New Roman" w:eastAsia="微软雅黑" w:hAnsi="Times New Roman" w:cs="Times New Roman"/>
          <w:sz w:val="22"/>
          <w:szCs w:val="22"/>
        </w:rPr>
        <w:t>指数应声大跌</w:t>
      </w:r>
      <w:r w:rsidRPr="00BD54E7">
        <w:rPr>
          <w:rFonts w:ascii="Times New Roman" w:eastAsia="微软雅黑" w:hAnsi="Times New Roman" w:cs="Times New Roman"/>
          <w:sz w:val="22"/>
          <w:szCs w:val="22"/>
        </w:rPr>
        <w:t>4% (</w:t>
      </w:r>
      <w:hyperlink r:id="rId171" w:anchor=":~:text=%E7%89%B9%E6%9C%97%E6%99%AE%E5%AF%B9%E7%AD%89%E5%85%B3%E7%A8%8E%E6%8E%AA%E6%96%BD%E5%AE%A3%E5%B8%83%E5%90%8E%EF%BC%8C%E7%BE%8E%E8%82%A1%E6%9C%9F%E8%B4%A7%E5%A4%A7%E8%B7%8C%EF%BC%8C%E7%BA%B3%E6%8C%87%E6%9C%9F%E8%B4%A7%E5%91%A8%E5%9B%9B%E6%97%A9%E7%9B%98%E8%B7%8C%E5%B9%85%E6%89%A9%E5%A4%A7%E8%87%B34"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，显示全球资金避险情绪升温。可以预见，美股短期将出现</w:t>
      </w:r>
      <w:r w:rsidRPr="00BD54E7">
        <w:rPr>
          <w:rFonts w:ascii="Times New Roman" w:eastAsia="微软雅黑" w:hAnsi="Times New Roman" w:cs="Times New Roman"/>
          <w:b/>
          <w:bCs/>
          <w:sz w:val="22"/>
          <w:szCs w:val="22"/>
        </w:rPr>
        <w:t>资金外流</w:t>
      </w:r>
      <w:r w:rsidRPr="00BD54E7">
        <w:rPr>
          <w:rFonts w:ascii="Times New Roman" w:eastAsia="微软雅黑" w:hAnsi="Times New Roman" w:cs="Times New Roman"/>
          <w:sz w:val="22"/>
          <w:szCs w:val="22"/>
        </w:rPr>
        <w:t>（尤其是国际资金可能减配美国股票转向黄金、美债等安全资产），市场波动率上升。</w:t>
      </w:r>
      <w:r w:rsidRPr="00BD54E7">
        <w:rPr>
          <w:rFonts w:ascii="Times New Roman" w:eastAsia="微软雅黑" w:hAnsi="Times New Roman" w:cs="Times New Roman"/>
          <w:sz w:val="22"/>
          <w:szCs w:val="22"/>
        </w:rPr>
        <w:t>VIX</w:t>
      </w:r>
      <w:r w:rsidRPr="00BD54E7">
        <w:rPr>
          <w:rFonts w:ascii="Times New Roman" w:eastAsia="微软雅黑" w:hAnsi="Times New Roman" w:cs="Times New Roman"/>
          <w:sz w:val="22"/>
          <w:szCs w:val="22"/>
        </w:rPr>
        <w:t>波动率指数有可能跃升至高位，投资者风险偏好明显收缩，以规避贸易战带来的不确定性风险。</w:t>
      </w:r>
    </w:p>
    <w:p w14:paraId="3CE98DD4"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板块与行业影响：</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贸易摩擦对不同板块冲击程度不一，</w:t>
      </w:r>
      <w:r w:rsidRPr="00BD54E7">
        <w:rPr>
          <w:rFonts w:ascii="Times New Roman" w:eastAsia="微软雅黑" w:hAnsi="Times New Roman" w:cs="Times New Roman"/>
          <w:b/>
          <w:bCs/>
          <w:sz w:val="22"/>
          <w:szCs w:val="22"/>
        </w:rPr>
        <w:t>科技、汽车、制造</w:t>
      </w:r>
      <w:r w:rsidRPr="00BD54E7">
        <w:rPr>
          <w:rFonts w:ascii="Times New Roman" w:eastAsia="微软雅黑" w:hAnsi="Times New Roman" w:cs="Times New Roman"/>
          <w:sz w:val="22"/>
          <w:szCs w:val="22"/>
        </w:rPr>
        <w:t>等全球产业链高度融合的板块首当其冲：</w:t>
      </w:r>
    </w:p>
    <w:p w14:paraId="66F2C199"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大型科技股承压明显。美国科技巨头普遍依赖全球市场和供应链，新关税将推高其成本或限制海外收入。消息公布后，苹果公司股价盘后急跌</w:t>
      </w:r>
      <w:r w:rsidRPr="00BD54E7">
        <w:rPr>
          <w:rFonts w:ascii="Times New Roman" w:eastAsia="微软雅黑" w:hAnsi="Times New Roman" w:cs="Times New Roman"/>
          <w:sz w:val="22"/>
          <w:szCs w:val="22"/>
        </w:rPr>
        <w:t>7.5%</w:t>
      </w:r>
      <w:r w:rsidRPr="00BD54E7">
        <w:rPr>
          <w:rFonts w:ascii="Times New Roman" w:eastAsia="微软雅黑" w:hAnsi="Times New Roman" w:cs="Times New Roman"/>
          <w:sz w:val="22"/>
          <w:szCs w:val="22"/>
        </w:rPr>
        <w:t>，英伟达跌</w:t>
      </w:r>
      <w:r w:rsidRPr="00BD54E7">
        <w:rPr>
          <w:rFonts w:ascii="Times New Roman" w:eastAsia="微软雅黑" w:hAnsi="Times New Roman" w:cs="Times New Roman"/>
          <w:sz w:val="22"/>
          <w:szCs w:val="22"/>
        </w:rPr>
        <w:t>4.4%</w:t>
      </w:r>
      <w:r w:rsidRPr="00BD54E7">
        <w:rPr>
          <w:rFonts w:ascii="Times New Roman" w:eastAsia="微软雅黑" w:hAnsi="Times New Roman" w:cs="Times New Roman"/>
          <w:sz w:val="22"/>
          <w:szCs w:val="22"/>
        </w:rPr>
        <w:t>，特斯拉跌</w:t>
      </w:r>
      <w:r w:rsidRPr="00BD54E7">
        <w:rPr>
          <w:rFonts w:ascii="Times New Roman" w:eastAsia="微软雅黑" w:hAnsi="Times New Roman" w:cs="Times New Roman"/>
          <w:sz w:val="22"/>
          <w:szCs w:val="22"/>
        </w:rPr>
        <w:t>5% (</w:t>
      </w:r>
      <w:hyperlink r:id="rId172"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。苹果等消费电子企业在华生产占比高，被征</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关税将显著抬高产品成本，未来盈利预期受挫。半导体企业虽然此次关税豁免，但中国市场占其营收大头，若中方报复或需求下滑，同样面临业绩风险。此外，电子硬件（电脑、智能设备等）进口也被纳入</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关税清单</w:t>
      </w:r>
      <w:r w:rsidRPr="00BD54E7">
        <w:rPr>
          <w:rFonts w:ascii="Times New Roman" w:eastAsia="微软雅黑" w:hAnsi="Times New Roman" w:cs="Times New Roman"/>
          <w:sz w:val="22"/>
          <w:szCs w:val="22"/>
        </w:rPr>
        <w:t xml:space="preserve"> (</w:t>
      </w:r>
      <w:hyperlink r:id="rId173" w:anchor=":~:text=%E6%96%87%E4%BB%B6%E8%BF%98%E7%A7%B0%EF%BC%8C%E7%89%B9%E6%9C%97%E6%99%AE%E6%8B%A5%E6%9C%89%E2%80%9C%E4%BF%AE%E6%94%B9%E6%9D%83%E9%99%90%E2%80%9D%EF%BC%8C%E5%8F%AF%E4%BB%A5%E8%A7%86%E6%83%85%E5%86%B5%E6%8F%90%E9%AB%98%E6%88%96%E8%80%85%E9%99%8D%E4%BD%8E%E5%85%B3%E7%A8%8E%E3%80%82"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，这将利空依赖进口零部件的科技公司。短期内，科技板块可能出现抛售潮，</w:t>
      </w:r>
      <w:r w:rsidRPr="00BD54E7">
        <w:rPr>
          <w:rFonts w:ascii="Times New Roman" w:eastAsia="微软雅黑" w:hAnsi="Times New Roman" w:cs="Times New Roman"/>
          <w:b/>
          <w:bCs/>
          <w:sz w:val="22"/>
          <w:szCs w:val="22"/>
        </w:rPr>
        <w:t>纳斯达克指数</w:t>
      </w:r>
      <w:r w:rsidRPr="00BD54E7">
        <w:rPr>
          <w:rFonts w:ascii="Times New Roman" w:eastAsia="微软雅黑" w:hAnsi="Times New Roman" w:cs="Times New Roman"/>
          <w:sz w:val="22"/>
          <w:szCs w:val="22"/>
        </w:rPr>
        <w:t>波动加剧。不过，中长期看，如果贸易紧张促使美联储放松货币政策（降息以对冲风险），低利率环境又可能对成长型科技股形成一定支撑，科技板块走势存在反复。</w:t>
      </w:r>
    </w:p>
    <w:p w14:paraId="09FA04A5"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汽车板块：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关税对汽车行业影响深远且复杂。美国对进口汽车及零部件征收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w:t>
      </w:r>
      <w:r w:rsidRPr="00BD54E7">
        <w:rPr>
          <w:rFonts w:ascii="Times New Roman" w:eastAsia="微软雅黑" w:hAnsi="Times New Roman" w:cs="Times New Roman"/>
          <w:sz w:val="22"/>
          <w:szCs w:val="22"/>
        </w:rPr>
        <w:t xml:space="preserve"> (</w:t>
      </w:r>
      <w:hyperlink r:id="rId174"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，将直接打击海外车企在美销量。例如日本和欧盟车企（丰田、大众、宝马等）出口美国的车型价格将上涨</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，竞争力削弱。这从东京股市汽车板块下跌可见端倪。相对而言，</w:t>
      </w:r>
      <w:r w:rsidRPr="00BD54E7">
        <w:rPr>
          <w:rFonts w:ascii="Times New Roman" w:eastAsia="微软雅黑" w:hAnsi="Times New Roman" w:cs="Times New Roman"/>
          <w:b/>
          <w:bCs/>
          <w:sz w:val="22"/>
          <w:szCs w:val="22"/>
        </w:rPr>
        <w:t>通用、福特等美国本土车企</w:t>
      </w:r>
      <w:r w:rsidRPr="00BD54E7">
        <w:rPr>
          <w:rFonts w:ascii="Times New Roman" w:eastAsia="微软雅黑" w:hAnsi="Times New Roman" w:cs="Times New Roman"/>
          <w:sz w:val="22"/>
          <w:szCs w:val="22"/>
        </w:rPr>
        <w:t>短期内在国内市场的竞争环境改善，因为进口车更贵有助于提升其市场份额。然而，报复风险随之而来：欧洲、中国可能对美产汽车征税反制（例如中国已表示不排除措施，对美国汽车的销量占比将下降）。同时，许多美系车也依赖全球零部件供应（加拿大、墨西哥供货），零件成本提高可能部分抵消整车关税红利。值得注意的是，电动车作为汽车行业新宠也受波及：美国对中国电动车此前</w:t>
      </w:r>
      <w:r w:rsidRPr="00BD54E7">
        <w:rPr>
          <w:rFonts w:ascii="Times New Roman" w:eastAsia="微软雅黑" w:hAnsi="Times New Roman" w:cs="Times New Roman"/>
          <w:sz w:val="22"/>
          <w:szCs w:val="22"/>
        </w:rPr>
        <w:lastRenderedPageBreak/>
        <w:t>单独提高关税至</w:t>
      </w:r>
      <w:r w:rsidRPr="00BD54E7">
        <w:rPr>
          <w:rFonts w:ascii="Times New Roman" w:eastAsia="微软雅黑" w:hAnsi="Times New Roman" w:cs="Times New Roman"/>
          <w:sz w:val="22"/>
          <w:szCs w:val="22"/>
        </w:rPr>
        <w:t>100% (</w:t>
      </w:r>
      <w:hyperlink r:id="rId175"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，几乎阻断了中国新能源车对美出口。这将使美国市场上廉价电动车供应减少，</w:t>
      </w:r>
      <w:r w:rsidRPr="00BD54E7">
        <w:rPr>
          <w:rFonts w:ascii="Times New Roman" w:eastAsia="微软雅黑" w:hAnsi="Times New Roman" w:cs="Times New Roman"/>
          <w:b/>
          <w:bCs/>
          <w:sz w:val="22"/>
          <w:szCs w:val="22"/>
        </w:rPr>
        <w:t>新能源车</w:t>
      </w:r>
      <w:r w:rsidRPr="00BD54E7">
        <w:rPr>
          <w:rFonts w:ascii="Times New Roman" w:eastAsia="微软雅黑" w:hAnsi="Times New Roman" w:cs="Times New Roman"/>
          <w:sz w:val="22"/>
          <w:szCs w:val="22"/>
        </w:rPr>
        <w:t>相关美企（如特斯拉）短期内获得一定价格保护。然而特斯拉等在华业务也面临中国潜在的非关税报复（如监管收紧），其国际扩张不确定性上升。所以汽车板块短期可能</w:t>
      </w:r>
      <w:r w:rsidRPr="00BD54E7">
        <w:rPr>
          <w:rFonts w:ascii="Times New Roman" w:eastAsia="微软雅黑" w:hAnsi="Times New Roman" w:cs="Times New Roman"/>
          <w:b/>
          <w:bCs/>
          <w:sz w:val="22"/>
          <w:szCs w:val="22"/>
        </w:rPr>
        <w:t>国内整车企业略有利好，跨国车企和零部件厂商普遍承压</w:t>
      </w:r>
      <w:r w:rsidRPr="00BD54E7">
        <w:rPr>
          <w:rFonts w:ascii="Times New Roman" w:eastAsia="微软雅黑" w:hAnsi="Times New Roman" w:cs="Times New Roman"/>
          <w:sz w:val="22"/>
          <w:szCs w:val="22"/>
        </w:rPr>
        <w:t>。</w:t>
      </w:r>
    </w:p>
    <w:p w14:paraId="5790DD4C"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制造与工业板块</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广泛制造业将因原材料和零部件涨价受到拖累。工程机械、重型设备等领域，若供应链上游有受关税影响的零件，将面临成本上升、利润压缩。农机、能源设备等出口型制造企业也可能遭遇他国关税报复，海外订单减少。不过，</w:t>
      </w:r>
      <w:r w:rsidRPr="00BD54E7">
        <w:rPr>
          <w:rFonts w:ascii="Times New Roman" w:eastAsia="微软雅黑" w:hAnsi="Times New Roman" w:cs="Times New Roman"/>
          <w:b/>
          <w:bCs/>
          <w:sz w:val="22"/>
          <w:szCs w:val="22"/>
        </w:rPr>
        <w:t>钢铁、铝等基础材料行业</w:t>
      </w:r>
      <w:r w:rsidRPr="00BD54E7">
        <w:rPr>
          <w:rFonts w:ascii="Times New Roman" w:eastAsia="微软雅黑" w:hAnsi="Times New Roman" w:cs="Times New Roman"/>
          <w:sz w:val="22"/>
          <w:szCs w:val="22"/>
        </w:rPr>
        <w:t>由于早有保护性关税（</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176"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，且本次扩大范围，有望继续受益于进口替代需求。本土基础材料价格上涨和产量提高，对应下游制造商利润受损。整体看，美国工业板块短期走势取决于企业在供应链中所处位置：</w:t>
      </w:r>
      <w:r w:rsidRPr="00BD54E7">
        <w:rPr>
          <w:rFonts w:ascii="Times New Roman" w:eastAsia="微软雅黑" w:hAnsi="Times New Roman" w:cs="Times New Roman"/>
          <w:i/>
          <w:iCs/>
          <w:sz w:val="22"/>
          <w:szCs w:val="22"/>
        </w:rPr>
        <w:t>上游原材料</w:t>
      </w:r>
      <w:r w:rsidRPr="00BD54E7">
        <w:rPr>
          <w:rFonts w:ascii="Times New Roman" w:eastAsia="微软雅黑" w:hAnsi="Times New Roman" w:cs="Times New Roman"/>
          <w:sz w:val="22"/>
          <w:szCs w:val="22"/>
        </w:rPr>
        <w:t>企业相对抗跌，下游以进口投入为主的制造企业可能股价走弱。</w:t>
      </w:r>
    </w:p>
    <w:p w14:paraId="6B867EA7"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消费品与零售板块</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将推高众多消费品进口成本，从耐用品（家电、电子产品、家具）到日用品（服装、食品等）均难幸免。这意味着美国通胀压力上行，消费者购买力受损，进而不利于零售和消费板块。大型零售商如沃尔玛、塔吉特等依赖廉价进口商品填充货架，关税可能迫使其提价或压缩利润率。欧盟领导人直言，美国征税将</w:t>
      </w:r>
      <w:r w:rsidRPr="00BD54E7">
        <w:rPr>
          <w:rFonts w:ascii="Times New Roman" w:eastAsia="微软雅黑" w:hAnsi="Times New Roman" w:cs="Times New Roman"/>
          <w:b/>
          <w:bCs/>
          <w:sz w:val="22"/>
          <w:szCs w:val="22"/>
        </w:rPr>
        <w:t>抬高物价、破坏就业</w:t>
      </w:r>
      <w:r w:rsidRPr="00BD54E7">
        <w:rPr>
          <w:rFonts w:ascii="Times New Roman" w:eastAsia="微软雅黑" w:hAnsi="Times New Roman" w:cs="Times New Roman"/>
          <w:sz w:val="22"/>
          <w:szCs w:val="22"/>
        </w:rPr>
        <w:t xml:space="preserve"> (</w:t>
      </w:r>
      <w:hyperlink r:id="rId177"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其警告同样适用于美国自身</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消费者物价指数（</w:t>
      </w:r>
      <w:r w:rsidRPr="00BD54E7">
        <w:rPr>
          <w:rFonts w:ascii="Times New Roman" w:eastAsia="微软雅黑" w:hAnsi="Times New Roman" w:cs="Times New Roman"/>
          <w:sz w:val="22"/>
          <w:szCs w:val="22"/>
        </w:rPr>
        <w:t>CPI</w:t>
      </w:r>
      <w:r w:rsidRPr="00BD54E7">
        <w:rPr>
          <w:rFonts w:ascii="Times New Roman" w:eastAsia="微软雅黑" w:hAnsi="Times New Roman" w:cs="Times New Roman"/>
          <w:sz w:val="22"/>
          <w:szCs w:val="22"/>
        </w:rPr>
        <w:t>）可能上扬，居民实际收入下降，非必需消费品的销售料将放缓。因此，短期</w:t>
      </w:r>
      <w:r w:rsidRPr="00BD54E7">
        <w:rPr>
          <w:rFonts w:ascii="Times New Roman" w:eastAsia="微软雅黑" w:hAnsi="Times New Roman" w:cs="Times New Roman"/>
          <w:b/>
          <w:bCs/>
          <w:sz w:val="22"/>
          <w:szCs w:val="22"/>
        </w:rPr>
        <w:t>消费类股</w:t>
      </w:r>
      <w:r w:rsidRPr="00BD54E7">
        <w:rPr>
          <w:rFonts w:ascii="Times New Roman" w:eastAsia="微软雅黑" w:hAnsi="Times New Roman" w:cs="Times New Roman"/>
          <w:sz w:val="22"/>
          <w:szCs w:val="22"/>
        </w:rPr>
        <w:t>尤其是可选消费（汽车、电子、服装零售等）可能下跌。不过，必需消费品板块（食品、药品等）受贸易影响相对小，具有防御属性，资金或许会从可选消费流向超市、医药等必需消费板块作为避风港。</w:t>
      </w:r>
    </w:p>
    <w:p w14:paraId="21B5C8E7"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短期与中长期展望：</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短期内，美股可能延续</w:t>
      </w:r>
      <w:r w:rsidRPr="00BD54E7">
        <w:rPr>
          <w:rFonts w:ascii="Times New Roman" w:eastAsia="微软雅黑" w:hAnsi="Times New Roman" w:cs="Times New Roman"/>
          <w:b/>
          <w:bCs/>
          <w:sz w:val="22"/>
          <w:szCs w:val="22"/>
        </w:rPr>
        <w:t>震荡下跌</w:t>
      </w:r>
      <w:r w:rsidRPr="00BD54E7">
        <w:rPr>
          <w:rFonts w:ascii="Times New Roman" w:eastAsia="微软雅黑" w:hAnsi="Times New Roman" w:cs="Times New Roman"/>
          <w:sz w:val="22"/>
          <w:szCs w:val="22"/>
        </w:rPr>
        <w:t>态势：贸易战阴霾令企业盈利预期下调，市场避险情绪主导。不过，中长期影响取决于政策博弈演变。若各国让步谈判，关税压力有望缓解，届时超跌的优质公司可能迎来估值修复行情。特朗普政府已表示，关税更多是谈判筹码，鼓励各国主动降低对美壁垒以换取美方减税率</w:t>
      </w:r>
      <w:r w:rsidRPr="00BD54E7">
        <w:rPr>
          <w:rFonts w:ascii="Times New Roman" w:eastAsia="微软雅黑" w:hAnsi="Times New Roman" w:cs="Times New Roman"/>
          <w:sz w:val="22"/>
          <w:szCs w:val="22"/>
        </w:rPr>
        <w:t xml:space="preserve"> (</w:t>
      </w:r>
      <w:hyperlink r:id="rId178"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。因此，不排除部分贸易伙伴</w:t>
      </w:r>
      <w:r w:rsidRPr="00BD54E7">
        <w:rPr>
          <w:rFonts w:ascii="Times New Roman" w:eastAsia="微软雅黑" w:hAnsi="Times New Roman" w:cs="Times New Roman"/>
          <w:sz w:val="22"/>
          <w:szCs w:val="22"/>
        </w:rPr>
        <w:lastRenderedPageBreak/>
        <w:t>在未来数月与美达成协议、关税部分回撤的可能性。一旦出现谈判进展或特朗普调降关税（白宫称总统保留修改税率权限</w:t>
      </w:r>
      <w:r w:rsidRPr="00BD54E7">
        <w:rPr>
          <w:rFonts w:ascii="Times New Roman" w:eastAsia="微软雅黑" w:hAnsi="Times New Roman" w:cs="Times New Roman"/>
          <w:sz w:val="22"/>
          <w:szCs w:val="22"/>
        </w:rPr>
        <w:t xml:space="preserve"> (</w:t>
      </w:r>
      <w:hyperlink r:id="rId179" w:anchor=":~:text=%E6%96%87%E4%BB%B6%E8%BF%98%E7%A7%B0%EF%BC%8C%E7%89%B9%E6%9C%97%E6%99%AE%E6%8B%A5%E6%9C%89%E2%80%9C%E4%BF%AE%E6%94%B9%E6%9D%83%E9%99%90%E2%80%9D%EF%BC%8C%E5%8F%AF%E4%BB%A5%E8%A7%86%E6%83%85%E5%86%B5%E6%8F%90%E9%AB%98%E6%88%96%E8%80%85%E9%99%8D%E4%BD%8E%E5%85%B3%E7%A8%8E%E3%80%82"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），市场情绪将快速反转，风险资产可能报复性反弹。反之，若摩擦升级、各国报复关税叠加，则美股</w:t>
      </w:r>
      <w:r w:rsidRPr="00BD54E7">
        <w:rPr>
          <w:rFonts w:ascii="Times New Roman" w:eastAsia="微软雅黑" w:hAnsi="Times New Roman" w:cs="Times New Roman"/>
          <w:b/>
          <w:bCs/>
          <w:sz w:val="22"/>
          <w:szCs w:val="22"/>
        </w:rPr>
        <w:t>中期下行风险</w:t>
      </w:r>
      <w:r w:rsidRPr="00BD54E7">
        <w:rPr>
          <w:rFonts w:ascii="Times New Roman" w:eastAsia="微软雅黑" w:hAnsi="Times New Roman" w:cs="Times New Roman"/>
          <w:sz w:val="22"/>
          <w:szCs w:val="22"/>
        </w:rPr>
        <w:t>加剧，甚至可能引发美国经济步入技术性衰退，企业盈利进入下滑周期。美联储政策成为关键变量：目前迹象显示美联储官员已下调今年</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增长预期至</w:t>
      </w:r>
      <w:r w:rsidRPr="00BD54E7">
        <w:rPr>
          <w:rFonts w:ascii="Times New Roman" w:eastAsia="微软雅黑" w:hAnsi="Times New Roman" w:cs="Times New Roman"/>
          <w:sz w:val="22"/>
          <w:szCs w:val="22"/>
        </w:rPr>
        <w:t>1.7% (</w:t>
      </w:r>
      <w:hyperlink r:id="rId180" w:anchor=":~:text=%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，如贸易冲击超预期，联储可能被迫降息或重启宽松以稳经济。这种政策转向在中长期对股市又形成托底。因此，美股未来走势将呈现政策博弈与经济基本面角力的局面，总体波动性显著上升，板块间分化持续。</w:t>
      </w:r>
    </w:p>
    <w:p w14:paraId="55E8FFB0"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股：风险冲击与内需对冲</w:t>
      </w:r>
    </w:p>
    <w:p w14:paraId="66A5DE7F"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作为美国关税重点针对对象，中国资本市场亦不可避免受到冲击。不过在风险释放的同时，中国</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股也具备一定</w:t>
      </w:r>
      <w:r w:rsidRPr="00BD54E7">
        <w:rPr>
          <w:rFonts w:ascii="Times New Roman" w:eastAsia="微软雅黑" w:hAnsi="Times New Roman" w:cs="Times New Roman"/>
          <w:b/>
          <w:bCs/>
          <w:sz w:val="22"/>
          <w:szCs w:val="22"/>
        </w:rPr>
        <w:t>内生稳定性</w:t>
      </w:r>
      <w:r w:rsidRPr="00BD54E7">
        <w:rPr>
          <w:rFonts w:ascii="Times New Roman" w:eastAsia="微软雅黑" w:hAnsi="Times New Roman" w:cs="Times New Roman"/>
          <w:sz w:val="22"/>
          <w:szCs w:val="22"/>
        </w:rPr>
        <w:t>和政策对冲空间：</w:t>
      </w:r>
    </w:p>
    <w:p w14:paraId="0455ACFF"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市场情绪与外资动向</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关税升级直接打击投资者信心，</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股市场短期情绪趋冷，避险心理上升。由于中美经贸摩擦升级，境外资金可能阶段性撤出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股避险，北向资金出现净流出现象。然而，</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月初中概股在美走势相对抗跌（纳斯达克中国金龙指数仅微跌</w:t>
      </w:r>
      <w:r w:rsidRPr="00BD54E7">
        <w:rPr>
          <w:rFonts w:ascii="Times New Roman" w:eastAsia="微软雅黑" w:hAnsi="Times New Roman" w:cs="Times New Roman"/>
          <w:sz w:val="22"/>
          <w:szCs w:val="22"/>
        </w:rPr>
        <w:t>0.08% (</w:t>
      </w:r>
      <w:hyperlink r:id="rId181" w:anchor=":~:text=%E6%88%AA%E8%87%B34%E6%9C%882%E6%97%A5%E7%BE%8E%E8%82%A1%E6%94%B6%E7%9B%98%EF%BC%8C%E9%81%93%E6%8C%87%20%E6%B6%A80.56,%EF%BC%8C%E8%8B%B1%E4%BC%9F%E8%BE%BE%E3%80%81%E8%8B%B9%E6%9E%9C%E3%80%81%E5%A5%88%E9%A3%9E%20%E5%B0%8F%E5%B9%85%E4%B8%8A%E6%B6%A8%EF%BC%9B%E5%BE%AE%E8%BD%AF%E3%80%81%E8%B0%B7%E6%AD%8C%E3%80%81Meta%E3%80%81%E8%8B%B1%E7%89%B9%E5%B0%94%20%E5%B0%8F%E5%B9%85%E4%B8%8B%E8%B7%8C%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），显示市场对中国政府政策支撑预期较强，并未出现恐慌性外逃。中国监管层已多次强调贸易战不利全球，将通过对话解决问题</w:t>
      </w:r>
      <w:r w:rsidRPr="00BD54E7">
        <w:rPr>
          <w:rFonts w:ascii="Times New Roman" w:eastAsia="微软雅黑" w:hAnsi="Times New Roman" w:cs="Times New Roman"/>
          <w:sz w:val="22"/>
          <w:szCs w:val="22"/>
        </w:rPr>
        <w:t xml:space="preserve"> (</w:t>
      </w:r>
      <w:hyperlink r:id="rId182" w:anchor=":~:text=%E4%B8%AD%E5%9B%BD%E6%94%BF%E5%BA%9C%E5%A4%9A%E6%AC%A1%E5%BC%BA%E8%B0%83%EF%BC%8C%E8%B4%B8%E6%98%93%E6%88%98%E4%B8%8D%E5%88%A9%E4%BA%8E%E4%B8%AD%E7%BE%8E%E4%B8%A4%E5%9B%BD%EF%BC%8C%E4%B9%9F%E4%B8%8D%E5%88%A9%E4%BA%8E%E5%85%A8%E7%90%83%E7%BB%8F%E6%B5%8E%EF%BC%8C%E5%91%BC%E5%90%81%E9%80%9A%E8%BF%87%E5%AF%B9%E8%AF%9D%E5%92%8C%E5%8D%8F%E5%95%86%E8%A7%A3%E5%86%B3%E8%B4%B8%E6%98%93%E4%BA%89%E7%AB%AF%E3%80%82%E4%B8%AD%E5%9B%BD%E5%A4%96%E4%BA%A4%E9%83%A8%E5%8F%91%E8%A8%80%E4%BA%BA%E9%83%AD%E5%AE%B6%E5%9D%A43%E6%9C%8827%E6%97%A5%E8%A1%A8%E7%A4%BA%EF%BC%9A%E2%80%9C%E8%B4%B8%E6%98%93%E6%88%98%E5%92%8C%E5%85%B3%E7%A8%8E%E6%88%98%E6%B2%A1%E6%9C%89%E8%B5%A2%E5%AE%B6%EF%BC%8C%E6%B2%A1%E6%9C%89%E5%93%AA%20%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。短期来看，</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股或出现</w:t>
      </w:r>
      <w:r w:rsidRPr="00BD54E7">
        <w:rPr>
          <w:rFonts w:ascii="Times New Roman" w:eastAsia="微软雅黑" w:hAnsi="Times New Roman" w:cs="Times New Roman"/>
          <w:b/>
          <w:bCs/>
          <w:sz w:val="22"/>
          <w:szCs w:val="22"/>
        </w:rPr>
        <w:t>跳空低开、板块普跌</w:t>
      </w:r>
      <w:r w:rsidRPr="00BD54E7">
        <w:rPr>
          <w:rFonts w:ascii="Times New Roman" w:eastAsia="微软雅黑" w:hAnsi="Times New Roman" w:cs="Times New Roman"/>
          <w:sz w:val="22"/>
          <w:szCs w:val="22"/>
        </w:rPr>
        <w:t>的局面，但在国内投资者为主的市场结构下，情绪面的冲击可控。同时，人民币汇率可能走贬以缓冲关税影响</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这在一定程度上提振了出口企业股价预期，形成对冲。总体而言，</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股短期面临外部冲击压力，但</w:t>
      </w:r>
      <w:r w:rsidRPr="00BD54E7">
        <w:rPr>
          <w:rFonts w:ascii="Times New Roman" w:eastAsia="微软雅黑" w:hAnsi="Times New Roman" w:cs="Times New Roman"/>
          <w:b/>
          <w:bCs/>
          <w:sz w:val="22"/>
          <w:szCs w:val="22"/>
        </w:rPr>
        <w:t>政策维稳预期</w:t>
      </w:r>
      <w:r w:rsidRPr="00BD54E7">
        <w:rPr>
          <w:rFonts w:ascii="Times New Roman" w:eastAsia="微软雅黑" w:hAnsi="Times New Roman" w:cs="Times New Roman"/>
          <w:sz w:val="22"/>
          <w:szCs w:val="22"/>
        </w:rPr>
        <w:t>将限制恐慌情绪蔓延。若人民币出现快速贬值，央行也可能入市调控，避免资本市场产生连锁反应。</w:t>
      </w:r>
    </w:p>
    <w:p w14:paraId="65DA539A"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行业板块影响：</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美国关税主要影响中国</w:t>
      </w:r>
      <w:r w:rsidRPr="00BD54E7">
        <w:rPr>
          <w:rFonts w:ascii="Times New Roman" w:eastAsia="微软雅黑" w:hAnsi="Times New Roman" w:cs="Times New Roman"/>
          <w:b/>
          <w:bCs/>
          <w:sz w:val="22"/>
          <w:szCs w:val="22"/>
        </w:rPr>
        <w:t>出口导向</w:t>
      </w:r>
      <w:r w:rsidRPr="00BD54E7">
        <w:rPr>
          <w:rFonts w:ascii="Times New Roman" w:eastAsia="微软雅黑" w:hAnsi="Times New Roman" w:cs="Times New Roman"/>
          <w:sz w:val="22"/>
          <w:szCs w:val="22"/>
        </w:rPr>
        <w:t>行业及上游原材料板块：</w:t>
      </w:r>
    </w:p>
    <w:p w14:paraId="03C63828"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科技与高端制造</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中国</w:t>
      </w:r>
      <w:r w:rsidRPr="00BD54E7">
        <w:rPr>
          <w:rFonts w:ascii="Times New Roman" w:eastAsia="微软雅黑" w:hAnsi="Times New Roman" w:cs="Times New Roman"/>
          <w:b/>
          <w:bCs/>
          <w:sz w:val="22"/>
          <w:szCs w:val="22"/>
        </w:rPr>
        <w:t>半导体、</w:t>
      </w:r>
      <w:r w:rsidRPr="00BD54E7">
        <w:rPr>
          <w:rFonts w:ascii="Times New Roman" w:eastAsia="微软雅黑" w:hAnsi="Times New Roman" w:cs="Times New Roman"/>
          <w:b/>
          <w:bCs/>
          <w:sz w:val="22"/>
          <w:szCs w:val="22"/>
        </w:rPr>
        <w:t>5G</w:t>
      </w:r>
      <w:r w:rsidRPr="00BD54E7">
        <w:rPr>
          <w:rFonts w:ascii="Times New Roman" w:eastAsia="微软雅黑" w:hAnsi="Times New Roman" w:cs="Times New Roman"/>
          <w:b/>
          <w:bCs/>
          <w:sz w:val="22"/>
          <w:szCs w:val="22"/>
        </w:rPr>
        <w:t>、新能源设备</w:t>
      </w:r>
      <w:r w:rsidRPr="00BD54E7">
        <w:rPr>
          <w:rFonts w:ascii="Times New Roman" w:eastAsia="微软雅黑" w:hAnsi="Times New Roman" w:cs="Times New Roman"/>
          <w:sz w:val="22"/>
          <w:szCs w:val="22"/>
        </w:rPr>
        <w:t>等高新技术产业首当其冲。美国扩大对华高科技产品打压（包括关税和禁运），将短期不利相关公司对美出口和海外市场开拓。但与此同时，这也迫使中国加快</w:t>
      </w:r>
      <w:r w:rsidRPr="00BD54E7">
        <w:rPr>
          <w:rFonts w:ascii="Times New Roman" w:eastAsia="微软雅黑" w:hAnsi="Times New Roman" w:cs="Times New Roman"/>
          <w:b/>
          <w:bCs/>
          <w:sz w:val="22"/>
          <w:szCs w:val="22"/>
        </w:rPr>
        <w:t>国产替代</w:t>
      </w:r>
      <w:r w:rsidRPr="00BD54E7">
        <w:rPr>
          <w:rFonts w:ascii="Times New Roman" w:eastAsia="微软雅黑" w:hAnsi="Times New Roman" w:cs="Times New Roman"/>
          <w:sz w:val="22"/>
          <w:szCs w:val="22"/>
        </w:rPr>
        <w:t>步伐，国家政策和资金可能加</w:t>
      </w:r>
      <w:r w:rsidRPr="00BD54E7">
        <w:rPr>
          <w:rFonts w:ascii="Times New Roman" w:eastAsia="微软雅黑" w:hAnsi="Times New Roman" w:cs="Times New Roman"/>
          <w:sz w:val="22"/>
          <w:szCs w:val="22"/>
        </w:rPr>
        <w:lastRenderedPageBreak/>
        <w:t>大对芯片、通信设备、自主软件等的支持</w:t>
      </w:r>
      <w:r w:rsidRPr="00BD54E7">
        <w:rPr>
          <w:rFonts w:ascii="Times New Roman" w:eastAsia="微软雅黑" w:hAnsi="Times New Roman" w:cs="Times New Roman"/>
          <w:sz w:val="22"/>
          <w:szCs w:val="22"/>
        </w:rPr>
        <w:t xml:space="preserve"> (</w:t>
      </w:r>
      <w:hyperlink r:id="rId183"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股市场上，短期科技板块情绪承压，龙头股如中兴通讯、工业富联等可能下跌。</w:t>
      </w:r>
      <w:r w:rsidRPr="00BD54E7">
        <w:rPr>
          <w:rFonts w:ascii="Times New Roman" w:eastAsia="微软雅黑" w:hAnsi="Times New Roman" w:cs="Times New Roman"/>
          <w:color w:val="FF0000"/>
          <w:sz w:val="22"/>
          <w:szCs w:val="22"/>
          <w:highlight w:val="yellow"/>
        </w:rPr>
        <w:t>不过投资者也预期</w:t>
      </w:r>
      <w:r w:rsidRPr="00BD54E7">
        <w:rPr>
          <w:rFonts w:ascii="Times New Roman" w:eastAsia="微软雅黑" w:hAnsi="Times New Roman" w:cs="Times New Roman"/>
          <w:b/>
          <w:bCs/>
          <w:color w:val="FF0000"/>
          <w:sz w:val="22"/>
          <w:szCs w:val="22"/>
          <w:highlight w:val="yellow"/>
        </w:rPr>
        <w:t>国产芯片</w:t>
      </w:r>
      <w:r w:rsidRPr="00BD54E7">
        <w:rPr>
          <w:rFonts w:ascii="Times New Roman" w:eastAsia="微软雅黑" w:hAnsi="Times New Roman" w:cs="Times New Roman"/>
          <w:color w:val="FF0000"/>
          <w:sz w:val="22"/>
          <w:szCs w:val="22"/>
          <w:highlight w:val="yellow"/>
        </w:rPr>
        <w:t>、关键零部件供应商将迎来战略机遇（订单从进口转向本土）。因此板块内部或现分化：依赖美国市场和技术的科技公司偏空，而掌握自主技术、受益进口替代的公司有望获得长线资金青睐。</w:t>
      </w:r>
    </w:p>
    <w:p w14:paraId="6664F7A6"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新能源产业</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b/>
          <w:bCs/>
          <w:sz w:val="22"/>
          <w:szCs w:val="22"/>
        </w:rPr>
        <w:t>光伏太阳能</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b/>
          <w:bCs/>
          <w:sz w:val="22"/>
          <w:szCs w:val="22"/>
        </w:rPr>
        <w:t>新能源汽车</w:t>
      </w:r>
      <w:r w:rsidRPr="00BD54E7">
        <w:rPr>
          <w:rFonts w:ascii="Times New Roman" w:eastAsia="微软雅黑" w:hAnsi="Times New Roman" w:cs="Times New Roman"/>
          <w:sz w:val="22"/>
          <w:szCs w:val="22"/>
        </w:rPr>
        <w:t>产业链受到一定影响。美国对中国太阳能产品加征重税（</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184"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，将削弱相关厂商对美出口。但近年中国光伏企业早已开拓欧洲、南美等替代市场，美国占比有限，因此实际业绩冲击或可控。此外，光伏组件可以通过第三国如马来西亚等中转（若其关税仅</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基准）进入美国，企业将积极调整贸易路径。新能源汽车方面，中国新能源车企原本对美出口量很小（</w:t>
      </w:r>
      <w:r w:rsidRPr="00BD54E7">
        <w:rPr>
          <w:rFonts w:ascii="Times New Roman" w:eastAsia="微软雅黑" w:hAnsi="Times New Roman" w:cs="Times New Roman"/>
          <w:sz w:val="22"/>
          <w:szCs w:val="22"/>
        </w:rPr>
        <w:t>2023</w:t>
      </w:r>
      <w:r w:rsidRPr="00BD54E7">
        <w:rPr>
          <w:rFonts w:ascii="Times New Roman" w:eastAsia="微软雅黑" w:hAnsi="Times New Roman" w:cs="Times New Roman"/>
          <w:sz w:val="22"/>
          <w:szCs w:val="22"/>
        </w:rPr>
        <w:t>年不足</w:t>
      </w:r>
      <w:r w:rsidRPr="00BD54E7">
        <w:rPr>
          <w:rFonts w:ascii="Times New Roman" w:eastAsia="微软雅黑" w:hAnsi="Times New Roman" w:cs="Times New Roman"/>
          <w:sz w:val="22"/>
          <w:szCs w:val="22"/>
        </w:rPr>
        <w:t>1%</w:t>
      </w:r>
      <w:r w:rsidRPr="00BD54E7">
        <w:rPr>
          <w:rFonts w:ascii="Times New Roman" w:eastAsia="微软雅黑" w:hAnsi="Times New Roman" w:cs="Times New Roman"/>
          <w:sz w:val="22"/>
          <w:szCs w:val="22"/>
        </w:rPr>
        <w:t>出口至美</w:t>
      </w:r>
      <w:r w:rsidRPr="00BD54E7">
        <w:rPr>
          <w:rFonts w:ascii="Times New Roman" w:eastAsia="微软雅黑" w:hAnsi="Times New Roman" w:cs="Times New Roman"/>
          <w:sz w:val="22"/>
          <w:szCs w:val="22"/>
        </w:rPr>
        <w:t xml:space="preserve"> (</w:t>
      </w:r>
      <w:hyperlink r:id="rId185" w:anchor=":~:text=%E4%BB%8E%E5%8A%A0%E5%BE%81%E5%85%B3%E7%A8%8E%E7%9A%84%E6%AF%94%E4%BE%8B%E6%9D%A5%E7%9C%8B%EF%BC%8C%E4%B8%AD%E5%9B%BD%E7%94%B5%E5%8A%A8%E6%B1%BD%E8%BD%A6%E5%8F%97%E5%88%B0%E7%9A%84%E5%BD%B1%E5%93%8D%E6%97%A0%E7%96%91%E6%98%AF%E6%9C%80%E5%A4%A7%E7%9A%84%E3%80%82%E4%BD%86%E4%BA%8B%E5%AE%9E%E4%B8%8A%EF%BC%8C%E7%BE%8E%E5%9B%BD%E5%B9%B6%E9%9D%9E%E4%B8%AD%E5%9B%BD%E6%96%B0%E8%83%BD%E6%BA%90%E8%BD%A6%E4%BC%81%E5%87%BA%E6%B5%B7%E7%9A%84%E4%B8%BB%E8%A6%81%E7%9B%AE%E7%9A%84%E5%9C%B0%E3%80%82"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关税更多是象征意义打压，其主要出口市场在欧洲、东南亚。</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新能源汽车板块短期或受情绪拖累（如比亚迪股价可能波动），但基本面影响有限。相反，若欧洲因美压制而倾向与中企合作（例如降低对美依赖），中国新能源龙头在其他市场仍有巨大成长空间。总体而言，新能源板块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股或短暂回调，但</w:t>
      </w:r>
      <w:r w:rsidRPr="00BD54E7">
        <w:rPr>
          <w:rFonts w:ascii="Times New Roman" w:eastAsia="微软雅黑" w:hAnsi="Times New Roman" w:cs="Times New Roman"/>
          <w:b/>
          <w:bCs/>
          <w:sz w:val="22"/>
          <w:szCs w:val="22"/>
        </w:rPr>
        <w:t>中长期增长逻辑不改</w:t>
      </w:r>
      <w:r w:rsidRPr="00BD54E7">
        <w:rPr>
          <w:rFonts w:ascii="Times New Roman" w:eastAsia="微软雅黑" w:hAnsi="Times New Roman" w:cs="Times New Roman"/>
          <w:sz w:val="22"/>
          <w:szCs w:val="22"/>
        </w:rPr>
        <w:t>，投资者仍会关注政策扶持下的内需和海外替代市场增长。</w:t>
      </w:r>
    </w:p>
    <w:p w14:paraId="4A7D8015"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传统制造出口</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受影响较直接的是劳动密集型和传统制造业出口企业。例如</w:t>
      </w:r>
      <w:r w:rsidRPr="00BD54E7">
        <w:rPr>
          <w:rFonts w:ascii="Times New Roman" w:eastAsia="微软雅黑" w:hAnsi="Times New Roman" w:cs="Times New Roman"/>
          <w:b/>
          <w:bCs/>
          <w:sz w:val="22"/>
          <w:szCs w:val="22"/>
        </w:rPr>
        <w:t>纺织服装、家电、家具、玩具</w:t>
      </w:r>
      <w:r w:rsidRPr="00BD54E7">
        <w:rPr>
          <w:rFonts w:ascii="Times New Roman" w:eastAsia="微软雅黑" w:hAnsi="Times New Roman" w:cs="Times New Roman"/>
          <w:sz w:val="22"/>
          <w:szCs w:val="22"/>
        </w:rPr>
        <w:t>等行业，对美出口比重大。美国大幅关税将提高上述中国产品在美售价，削弱订单。相应地，这些行业</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公司的出口业务将承压，短期股价可能下跌。不过，这类企业也可能积极转移产能至他国或转攻内销以对冲影响。同时，人民币贬值预期为出口商提供一定缓冲（出口折算人民币收入增加）。中国政府或出台针对性的纾困措施（如出口退税率上调）来支持这些受冲击行业。因此，该板块股票在初期下挫后，有望随着政策利好逐渐企稳。</w:t>
      </w:r>
    </w:p>
    <w:p w14:paraId="4BA78B3B"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大宗商品与原材料</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关税战预期降低全球经济和贸易需求，石油、基本金属等大宗商品价格可能走弱，从而影响中国相关板块。国际油价下行将利空石化企业收入，但对下游化工是利好成本。金属价格走低则压制矿企利润。另一方面，如果中</w:t>
      </w:r>
      <w:r w:rsidRPr="00BD54E7">
        <w:rPr>
          <w:rFonts w:ascii="Times New Roman" w:eastAsia="微软雅黑" w:hAnsi="Times New Roman" w:cs="Times New Roman"/>
          <w:sz w:val="22"/>
          <w:szCs w:val="22"/>
        </w:rPr>
        <w:lastRenderedPageBreak/>
        <w:t>国减少从美进口能源矿产（作为反制），将转向国内或其他国家采购，本土资源企业或受益。需要注意的是，美国将</w:t>
      </w:r>
      <w:r w:rsidRPr="00BD54E7">
        <w:rPr>
          <w:rFonts w:ascii="Times New Roman" w:eastAsia="微软雅黑" w:hAnsi="Times New Roman" w:cs="Times New Roman"/>
          <w:b/>
          <w:bCs/>
          <w:sz w:val="22"/>
          <w:szCs w:val="22"/>
        </w:rPr>
        <w:t>能源和稀缺矿产</w:t>
      </w:r>
      <w:r w:rsidRPr="00BD54E7">
        <w:rPr>
          <w:rFonts w:ascii="Times New Roman" w:eastAsia="微软雅黑" w:hAnsi="Times New Roman" w:cs="Times New Roman"/>
          <w:sz w:val="22"/>
          <w:szCs w:val="22"/>
        </w:rPr>
        <w:t>豁免出关税（声称对美国没有的能源和矿物不加税</w:t>
      </w:r>
      <w:r w:rsidRPr="00BD54E7">
        <w:rPr>
          <w:rFonts w:ascii="Times New Roman" w:eastAsia="微软雅黑" w:hAnsi="Times New Roman" w:cs="Times New Roman"/>
          <w:sz w:val="22"/>
          <w:szCs w:val="22"/>
        </w:rPr>
        <w:t xml:space="preserve"> (</w:t>
      </w:r>
      <w:hyperlink r:id="rId186" w:anchor=":~:text=%E5%A3%B0%E6%98%8E%E7%A7%B0%EF%BC%8C%E7%89%B9%E6%9C%97%E6%99%AE%E5%B0%86%E5%AF%B9%E6%89%80%E6%9C%89%E5%9B%BD%E5%AE%B6%E5%BE%81%E6%94%B61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），表明中国的稀土、关键电池金属等出口尚未被直接限制。这些战略资源品种可能成为中国反制的筹码。</w:t>
      </w:r>
      <w:r w:rsidRPr="00BD54E7">
        <w:rPr>
          <w:rFonts w:ascii="Times New Roman" w:eastAsia="微软雅黑" w:hAnsi="Times New Roman" w:cs="Times New Roman"/>
          <w:sz w:val="22"/>
          <w:szCs w:val="22"/>
          <w:highlight w:val="yellow"/>
        </w:rPr>
        <w:t>如果中国限制稀土对美出口，</w:t>
      </w:r>
      <w:r w:rsidRPr="00BD54E7">
        <w:rPr>
          <w:rFonts w:ascii="Times New Roman" w:eastAsia="微软雅黑" w:hAnsi="Times New Roman" w:cs="Times New Roman"/>
          <w:sz w:val="22"/>
          <w:szCs w:val="22"/>
          <w:highlight w:val="yellow"/>
        </w:rPr>
        <w:t>A</w:t>
      </w:r>
      <w:r w:rsidRPr="00BD54E7">
        <w:rPr>
          <w:rFonts w:ascii="Times New Roman" w:eastAsia="微软雅黑" w:hAnsi="Times New Roman" w:cs="Times New Roman"/>
          <w:sz w:val="22"/>
          <w:szCs w:val="22"/>
          <w:highlight w:val="yellow"/>
        </w:rPr>
        <w:t>股稀土板块将大涨。</w:t>
      </w:r>
      <w:r w:rsidRPr="00BD54E7">
        <w:rPr>
          <w:rFonts w:ascii="Times New Roman" w:eastAsia="微软雅黑" w:hAnsi="Times New Roman" w:cs="Times New Roman"/>
          <w:sz w:val="22"/>
          <w:szCs w:val="22"/>
        </w:rPr>
        <w:t>因此，原材料板块影响多空交织：全球需求趋弱的宏观利空，与贸易战下供应再平衡的结构性利多并存。</w:t>
      </w:r>
    </w:p>
    <w:p w14:paraId="75953BF5"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龙头企业个股解析：</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中美关税摩擦对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股部分龙头公司形成利空。例如，</w:t>
      </w:r>
      <w:r w:rsidRPr="00BD54E7">
        <w:rPr>
          <w:rFonts w:ascii="Times New Roman" w:eastAsia="微软雅黑" w:hAnsi="Times New Roman" w:cs="Times New Roman"/>
          <w:b/>
          <w:bCs/>
          <w:sz w:val="22"/>
          <w:szCs w:val="22"/>
        </w:rPr>
        <w:t>航运港口类</w:t>
      </w:r>
      <w:r w:rsidRPr="00BD54E7">
        <w:rPr>
          <w:rFonts w:ascii="Times New Roman" w:eastAsia="微软雅黑" w:hAnsi="Times New Roman" w:cs="Times New Roman"/>
          <w:sz w:val="22"/>
          <w:szCs w:val="22"/>
        </w:rPr>
        <w:t>企业（中远海控等）可能因全球贸易放缓、运量下降而业绩承压。</w:t>
      </w:r>
      <w:r w:rsidRPr="00BD54E7">
        <w:rPr>
          <w:rFonts w:ascii="Times New Roman" w:eastAsia="微软雅黑" w:hAnsi="Times New Roman" w:cs="Times New Roman"/>
          <w:b/>
          <w:bCs/>
          <w:sz w:val="22"/>
          <w:szCs w:val="22"/>
        </w:rPr>
        <w:t>家电龙头</w:t>
      </w:r>
      <w:r w:rsidRPr="00BD54E7">
        <w:rPr>
          <w:rFonts w:ascii="Times New Roman" w:eastAsia="微软雅黑" w:hAnsi="Times New Roman" w:cs="Times New Roman"/>
          <w:sz w:val="22"/>
          <w:szCs w:val="22"/>
        </w:rPr>
        <w:t>海尔、美的等在美市场份额大，短期出口受阻需另觅增长点。</w:t>
      </w:r>
      <w:r w:rsidRPr="00BD54E7">
        <w:rPr>
          <w:rFonts w:ascii="Times New Roman" w:eastAsia="微软雅黑" w:hAnsi="Times New Roman" w:cs="Times New Roman"/>
          <w:b/>
          <w:bCs/>
          <w:sz w:val="22"/>
          <w:szCs w:val="22"/>
        </w:rPr>
        <w:t>汽车板块</w:t>
      </w:r>
      <w:r w:rsidRPr="00BD54E7">
        <w:rPr>
          <w:rFonts w:ascii="Times New Roman" w:eastAsia="微软雅黑" w:hAnsi="Times New Roman" w:cs="Times New Roman"/>
          <w:sz w:val="22"/>
          <w:szCs w:val="22"/>
        </w:rPr>
        <w:t>中，长城、上汽等出口美国或海外的车型可能受波及（虽然目前中国车对美出口不多，但贸易紧张可能影响其海外拓展信心）。科技方面，</w:t>
      </w:r>
      <w:r w:rsidRPr="00BD54E7">
        <w:rPr>
          <w:rFonts w:ascii="Times New Roman" w:eastAsia="微软雅黑" w:hAnsi="Times New Roman" w:cs="Times New Roman"/>
          <w:b/>
          <w:bCs/>
          <w:sz w:val="22"/>
          <w:szCs w:val="22"/>
        </w:rPr>
        <w:t>芯片代工龙头中芯国际</w:t>
      </w:r>
      <w:r w:rsidRPr="00BD54E7">
        <w:rPr>
          <w:rFonts w:ascii="Times New Roman" w:eastAsia="微软雅黑" w:hAnsi="Times New Roman" w:cs="Times New Roman"/>
          <w:sz w:val="22"/>
          <w:szCs w:val="22"/>
        </w:rPr>
        <w:t>由于美国技术封锁与关税环境，短期挑战增多，但国家政策支持下中长期有望加速国产替代步伐。</w:t>
      </w:r>
      <w:r w:rsidRPr="00BD54E7">
        <w:rPr>
          <w:rFonts w:ascii="Times New Roman" w:eastAsia="微软雅黑" w:hAnsi="Times New Roman" w:cs="Times New Roman"/>
          <w:b/>
          <w:bCs/>
          <w:sz w:val="22"/>
          <w:szCs w:val="22"/>
        </w:rPr>
        <w:t>通信设备龙头华为</w:t>
      </w:r>
      <w:r w:rsidRPr="00BD54E7">
        <w:rPr>
          <w:rFonts w:ascii="Times New Roman" w:eastAsia="微软雅黑" w:hAnsi="Times New Roman" w:cs="Times New Roman"/>
          <w:sz w:val="22"/>
          <w:szCs w:val="22"/>
        </w:rPr>
        <w:t>未上市但关联公司如沪电股份（电路板供应）等，可能受美国限制影响海外订单，不过国内</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建设需求仍旺盛对冲部分影响。值得一提的是，一些纯内需型龙头可能相对受益。如</w:t>
      </w:r>
      <w:r w:rsidRPr="00BD54E7">
        <w:rPr>
          <w:rFonts w:ascii="Times New Roman" w:eastAsia="微软雅黑" w:hAnsi="Times New Roman" w:cs="Times New Roman"/>
          <w:b/>
          <w:bCs/>
          <w:sz w:val="22"/>
          <w:szCs w:val="22"/>
        </w:rPr>
        <w:t>白酒、食品饮料</w:t>
      </w:r>
      <w:r w:rsidRPr="00BD54E7">
        <w:rPr>
          <w:rFonts w:ascii="Times New Roman" w:eastAsia="微软雅黑" w:hAnsi="Times New Roman" w:cs="Times New Roman"/>
          <w:sz w:val="22"/>
          <w:szCs w:val="22"/>
        </w:rPr>
        <w:t>等消费龙头基本不受出口影响，反而在经济转向内循环时更受资金青睐，股价有望走强。总体而言，</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股龙头将呈现</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外销型承压、内需型抗稳</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的局面。</w:t>
      </w:r>
    </w:p>
    <w:p w14:paraId="792A2AEC"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政策应对与长期趋势：</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面对外部冲击，中国政府有足够政策工具稳定股市与经济。例如，可能适时</w:t>
      </w:r>
      <w:r w:rsidRPr="00BD54E7">
        <w:rPr>
          <w:rFonts w:ascii="Times New Roman" w:eastAsia="微软雅黑" w:hAnsi="Times New Roman" w:cs="Times New Roman"/>
          <w:b/>
          <w:bCs/>
          <w:sz w:val="22"/>
          <w:szCs w:val="22"/>
        </w:rPr>
        <w:t>降准降息</w:t>
      </w:r>
      <w:r w:rsidRPr="00BD54E7">
        <w:rPr>
          <w:rFonts w:ascii="Times New Roman" w:eastAsia="微软雅黑" w:hAnsi="Times New Roman" w:cs="Times New Roman"/>
          <w:sz w:val="22"/>
          <w:szCs w:val="22"/>
        </w:rPr>
        <w:t>、加大财政刺激（新基建投资、消费券发放）以托底内需，从而提振相关板块行情。监管层也可能放松股市政策（如放缓</w:t>
      </w:r>
      <w:r w:rsidRPr="00BD54E7">
        <w:rPr>
          <w:rFonts w:ascii="Times New Roman" w:eastAsia="微软雅黑" w:hAnsi="Times New Roman" w:cs="Times New Roman"/>
          <w:sz w:val="22"/>
          <w:szCs w:val="22"/>
        </w:rPr>
        <w:t>IPO</w:t>
      </w:r>
      <w:r w:rsidRPr="00BD54E7">
        <w:rPr>
          <w:rFonts w:ascii="Times New Roman" w:eastAsia="微软雅黑" w:hAnsi="Times New Roman" w:cs="Times New Roman"/>
          <w:sz w:val="22"/>
          <w:szCs w:val="22"/>
        </w:rPr>
        <w:t>节奏、动用国家队资金护盘）以维持市场信心。长期看，贸易战将倒逼中国经济更加走向</w:t>
      </w:r>
      <w:r w:rsidRPr="00BD54E7">
        <w:rPr>
          <w:rFonts w:ascii="Times New Roman" w:eastAsia="微软雅黑" w:hAnsi="Times New Roman" w:cs="Times New Roman"/>
          <w:b/>
          <w:bCs/>
          <w:sz w:val="22"/>
          <w:szCs w:val="22"/>
        </w:rPr>
        <w:t>内生增长</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b/>
          <w:bCs/>
          <w:sz w:val="22"/>
          <w:szCs w:val="22"/>
        </w:rPr>
        <w:t>科技自立</w:t>
      </w:r>
      <w:r w:rsidRPr="00BD54E7">
        <w:rPr>
          <w:rFonts w:ascii="Times New Roman" w:eastAsia="微软雅黑" w:hAnsi="Times New Roman" w:cs="Times New Roman"/>
          <w:sz w:val="22"/>
          <w:szCs w:val="22"/>
        </w:rPr>
        <w:t>。这反而孕育出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股新的投资主线：国产替代、产业升级和内需消费。有分析指出，美国关税可能</w:t>
      </w:r>
      <w:r w:rsidRPr="00BD54E7">
        <w:rPr>
          <w:rFonts w:ascii="Times New Roman" w:eastAsia="微软雅黑" w:hAnsi="Times New Roman" w:cs="Times New Roman"/>
          <w:b/>
          <w:bCs/>
          <w:sz w:val="22"/>
          <w:szCs w:val="22"/>
        </w:rPr>
        <w:t>促使中国加快供应链重组和对美依赖降低</w:t>
      </w:r>
      <w:r w:rsidRPr="00BD54E7">
        <w:rPr>
          <w:rFonts w:ascii="Times New Roman" w:eastAsia="微软雅黑" w:hAnsi="Times New Roman" w:cs="Times New Roman"/>
          <w:sz w:val="22"/>
          <w:szCs w:val="22"/>
        </w:rPr>
        <w:t xml:space="preserve"> (</w:t>
      </w:r>
      <w:hyperlink r:id="rId187"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。随着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十四五</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规划的推进，中国在新能源车、光伏、半导体、高端装备等领域的自主投入只增不减，相关上市公司有望在全球市场重塑中胜出。因此，中长期</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股投资者或将目光更多投向受益于</w:t>
      </w:r>
      <w:r w:rsidRPr="00BD54E7">
        <w:rPr>
          <w:rFonts w:ascii="Times New Roman" w:eastAsia="微软雅黑" w:hAnsi="Times New Roman" w:cs="Times New Roman"/>
          <w:b/>
          <w:bCs/>
          <w:sz w:val="22"/>
          <w:szCs w:val="22"/>
        </w:rPr>
        <w:t>进口替代和内需崛起</w:t>
      </w:r>
      <w:r w:rsidRPr="00BD54E7">
        <w:rPr>
          <w:rFonts w:ascii="Times New Roman" w:eastAsia="微软雅黑" w:hAnsi="Times New Roman" w:cs="Times New Roman"/>
          <w:sz w:val="22"/>
          <w:szCs w:val="22"/>
        </w:rPr>
        <w:t>的板块，将阶段性的贸易战冲击视为逢低布局优质资产的机会。</w:t>
      </w:r>
    </w:p>
    <w:p w14:paraId="61BDA8E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香港股市：外部拖累与估值修正</w:t>
      </w:r>
    </w:p>
    <w:p w14:paraId="44067C6A"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lastRenderedPageBreak/>
        <w:t>香港作为国际金融中心和中资离岸市场，此轮关税冲击通过多方面影响港股：</w:t>
      </w:r>
    </w:p>
    <w:p w14:paraId="47DFD310"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整体市场情绪</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对全球风险事件高度敏感。美国关税升级引发的避险情绪同样波及香港市场，恒生指数在消息后可能同步出现明显下跌。由于港股投资者结构中海外机构占比较高，风险厌恶情绪下这些资金或减持港股敞口，转投美元资产，造成港股资金面趋紧。事实上，港股在贸易摩擦中往往充当</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风向标</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日美股收盘前中概股波动已显现，美股休市后港股夜期和</w:t>
      </w:r>
      <w:r w:rsidRPr="00BD54E7">
        <w:rPr>
          <w:rFonts w:ascii="Times New Roman" w:eastAsia="微软雅黑" w:hAnsi="Times New Roman" w:cs="Times New Roman"/>
          <w:sz w:val="22"/>
          <w:szCs w:val="22"/>
        </w:rPr>
        <w:t>ADR</w:t>
      </w:r>
      <w:r w:rsidRPr="00BD54E7">
        <w:rPr>
          <w:rFonts w:ascii="Times New Roman" w:eastAsia="微软雅黑" w:hAnsi="Times New Roman" w:cs="Times New Roman"/>
          <w:sz w:val="22"/>
          <w:szCs w:val="22"/>
        </w:rPr>
        <w:t>行情预示港股开盘将大幅低开。因此，可以预料</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日港股出现跳空低开，板块普遍下挫的局面。市场波动率上升，恒生波指可能走高。与此同时，港元汇率可能逼近弱方兑换保证，引发香港金管局入市维稳迹象</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这反映国际资本短期流出香港，对港股形成下行压力。</w:t>
      </w:r>
    </w:p>
    <w:p w14:paraId="70B0DD82"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主要板块影响</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港股以金融和中资公司为主，新关税政策对其中部分板块形成直接利空：</w:t>
      </w:r>
    </w:p>
    <w:p w14:paraId="4C2EB61E"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科技互联网</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恒生科技指数成分股多为中概科技龙头（如阿里巴巴、腾讯、美团等）。虽然这些公司业务以国内和亚洲为主，直接受美关税影响有限，但中美对抗加剧可能带来</w:t>
      </w:r>
      <w:r w:rsidRPr="00BD54E7">
        <w:rPr>
          <w:rFonts w:ascii="Times New Roman" w:eastAsia="微软雅黑" w:hAnsi="Times New Roman" w:cs="Times New Roman"/>
          <w:b/>
          <w:bCs/>
          <w:sz w:val="22"/>
          <w:szCs w:val="22"/>
        </w:rPr>
        <w:t>投资者情绪层面的压制</w:t>
      </w:r>
      <w:r w:rsidRPr="00BD54E7">
        <w:rPr>
          <w:rFonts w:ascii="Times New Roman" w:eastAsia="微软雅黑" w:hAnsi="Times New Roman" w:cs="Times New Roman"/>
          <w:sz w:val="22"/>
          <w:szCs w:val="22"/>
        </w:rPr>
        <w:t>。例如阿里、腾讯等此前受中美关系紧张影响，在美国资本市场估值承压，如今贸易冲突进一步发酵，可能影响海外投资者对中概互联网企业的风险评估，其港股股价短期承压下行。此外，部分科技公司（如小米）有硬件产品出口海外市场，美国关税导致全球供应链成本上升、消费电子需求放缓，间接影响其增长预期。总体而言，港股科技板块短线走势偏空。</w:t>
      </w:r>
    </w:p>
    <w:p w14:paraId="370D7A56"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金融和地产</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金融板块中，</w:t>
      </w:r>
      <w:r w:rsidRPr="00BD54E7">
        <w:rPr>
          <w:rFonts w:ascii="Times New Roman" w:eastAsia="微软雅黑" w:hAnsi="Times New Roman" w:cs="Times New Roman"/>
          <w:b/>
          <w:bCs/>
          <w:sz w:val="22"/>
          <w:szCs w:val="22"/>
        </w:rPr>
        <w:t>银行股</w:t>
      </w:r>
      <w:r w:rsidRPr="00BD54E7">
        <w:rPr>
          <w:rFonts w:ascii="Times New Roman" w:eastAsia="微软雅黑" w:hAnsi="Times New Roman" w:cs="Times New Roman"/>
          <w:sz w:val="22"/>
          <w:szCs w:val="22"/>
        </w:rPr>
        <w:t>尤其汇丰控股等跨国银行，受贸易战冲击主要通过宏观层面：全球经济放缓可能导致利率走低，净息差收窄，同时跨境金融活动减少影响业务量。汇丰等在亚洲业务比重大的银行也担心中国经济放缓拖累贷款需求和资产质量，股价可能走弱。</w:t>
      </w:r>
      <w:r w:rsidRPr="00BD54E7">
        <w:rPr>
          <w:rFonts w:ascii="Times New Roman" w:eastAsia="微软雅黑" w:hAnsi="Times New Roman" w:cs="Times New Roman"/>
          <w:b/>
          <w:bCs/>
          <w:sz w:val="22"/>
          <w:szCs w:val="22"/>
        </w:rPr>
        <w:t>保险股</w:t>
      </w:r>
      <w:r w:rsidRPr="00BD54E7">
        <w:rPr>
          <w:rFonts w:ascii="Times New Roman" w:eastAsia="微软雅黑" w:hAnsi="Times New Roman" w:cs="Times New Roman"/>
          <w:sz w:val="22"/>
          <w:szCs w:val="22"/>
        </w:rPr>
        <w:t>类似道理，市场波动和经济前景不确定性增加保费增长难度。地产方面，香港本地地产股虽不直接受关税影响，但如果全球资金撤离、新增资金流入减少，香港流动性收紧和利率上升预期会打压楼市，从而影响地产股估值。此外，贸易战导致港口航运业务下降，也间接影响香港物流地产需求。因此，金融地产板块短期亦偏弱。</w:t>
      </w:r>
    </w:p>
    <w:p w14:paraId="1B1AFC20"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周期与商品</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香港上市的中资</w:t>
      </w:r>
      <w:r w:rsidRPr="00BD54E7">
        <w:rPr>
          <w:rFonts w:ascii="Times New Roman" w:eastAsia="微软雅黑" w:hAnsi="Times New Roman" w:cs="Times New Roman"/>
          <w:b/>
          <w:bCs/>
          <w:sz w:val="22"/>
          <w:szCs w:val="22"/>
        </w:rPr>
        <w:t>能源资源类公司</w:t>
      </w:r>
      <w:r w:rsidRPr="00BD54E7">
        <w:rPr>
          <w:rFonts w:ascii="Times New Roman" w:eastAsia="微软雅黑" w:hAnsi="Times New Roman" w:cs="Times New Roman"/>
          <w:sz w:val="22"/>
          <w:szCs w:val="22"/>
        </w:rPr>
        <w:t>（如中海油、中石化、紫金矿业等）将受到全球大宗商品价格波动影响。若贸易战预期导致油价下跌，石油石化股承</w:t>
      </w:r>
      <w:r w:rsidRPr="00BD54E7">
        <w:rPr>
          <w:rFonts w:ascii="Times New Roman" w:eastAsia="微软雅黑" w:hAnsi="Times New Roman" w:cs="Times New Roman"/>
          <w:sz w:val="22"/>
          <w:szCs w:val="22"/>
        </w:rPr>
        <w:lastRenderedPageBreak/>
        <w:t>压；金价上涨则有利黄金矿业股表现。煤炭、有色金属板块取决于中国内需和基建刺激预期，短期可能跟随大市调整。</w:t>
      </w:r>
      <w:r w:rsidRPr="00BD54E7">
        <w:rPr>
          <w:rFonts w:ascii="Times New Roman" w:eastAsia="微软雅黑" w:hAnsi="Times New Roman" w:cs="Times New Roman"/>
          <w:b/>
          <w:bCs/>
          <w:sz w:val="22"/>
          <w:szCs w:val="22"/>
        </w:rPr>
        <w:t>航运港口股</w:t>
      </w:r>
      <w:r w:rsidRPr="00BD54E7">
        <w:rPr>
          <w:rFonts w:ascii="Times New Roman" w:eastAsia="微软雅黑" w:hAnsi="Times New Roman" w:cs="Times New Roman"/>
          <w:sz w:val="22"/>
          <w:szCs w:val="22"/>
        </w:rPr>
        <w:t>（如招商局港口、太平洋航运）直接面对贸易量下降风险，美欧亚航线货运需求疲软将压制其盈利，股价可能下跌。</w:t>
      </w:r>
    </w:p>
    <w:p w14:paraId="75472B04"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消费及其他</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部分在港上市的消费品公司（如李宁、安踏等）主要市场在国内，受此次关税影响较小，股价可能相对抗跌。但若内地股市调整，它们也会跟随情绪波动。博彩娱乐板块（澳门赌业）基本与贸易风马牛不相及，但资金紧张时博彩股也常被抛售套现。整体来看，港股各板块在全球避险情绪下大多同步走低，其中以中资科技、航运、能源等板块跌幅可能更大，而少数防御性资产（黄金相关或公用事业股）有望逆市走强。</w:t>
      </w:r>
    </w:p>
    <w:p w14:paraId="464A3F06"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H</w:t>
      </w:r>
      <w:r w:rsidRPr="00BD54E7">
        <w:rPr>
          <w:rFonts w:ascii="Times New Roman" w:eastAsia="微软雅黑" w:hAnsi="Times New Roman" w:cs="Times New Roman"/>
          <w:b/>
          <w:bCs/>
          <w:sz w:val="22"/>
          <w:szCs w:val="22"/>
        </w:rPr>
        <w:t>股与</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股联动</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很多中国企业同时在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股和港股上市（</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股）。贸易战冲击下，</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股价差可能扩大或收窄，出现</w:t>
      </w:r>
      <w:r w:rsidRPr="00BD54E7">
        <w:rPr>
          <w:rFonts w:ascii="Times New Roman" w:eastAsia="微软雅黑" w:hAnsi="Times New Roman" w:cs="Times New Roman"/>
          <w:b/>
          <w:bCs/>
          <w:sz w:val="22"/>
          <w:szCs w:val="22"/>
        </w:rPr>
        <w:t>跨市场套利</w:t>
      </w:r>
      <w:r w:rsidRPr="00BD54E7">
        <w:rPr>
          <w:rFonts w:ascii="Times New Roman" w:eastAsia="微软雅黑" w:hAnsi="Times New Roman" w:cs="Times New Roman"/>
          <w:sz w:val="22"/>
          <w:szCs w:val="22"/>
        </w:rPr>
        <w:t>机会。例如，一些</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公司</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股由于有</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国家队</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呵护跌幅较小，而港股</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股跌幅较深，使</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溢价走高。这为有条件的投资者提供了买入低估</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股、卖出高估</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股的套利空间。反之，若</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股投资者情绪更悲观导致</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股下跌多于</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股，则可反向操作。但需注意资金和制度限制，此类套利多为机构策略。对于一般投资者，更需关注两地市场</w:t>
      </w:r>
      <w:r w:rsidRPr="00BD54E7">
        <w:rPr>
          <w:rFonts w:ascii="Times New Roman" w:eastAsia="微软雅黑" w:hAnsi="Times New Roman" w:cs="Times New Roman"/>
          <w:b/>
          <w:bCs/>
          <w:sz w:val="22"/>
          <w:szCs w:val="22"/>
        </w:rPr>
        <w:t>情绪传导</w:t>
      </w:r>
      <w:r w:rsidRPr="00BD54E7">
        <w:rPr>
          <w:rFonts w:ascii="Times New Roman" w:eastAsia="微软雅黑" w:hAnsi="Times New Roman" w:cs="Times New Roman"/>
          <w:sz w:val="22"/>
          <w:szCs w:val="22"/>
        </w:rPr>
        <w:t>：港股往往早于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股消化外部消息，如果港股出现企稳反弹迹象，可能预示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股情绪好转，反之亦然。因此，投资者可通过恒指、国企指数的表现来观察境外资金对中资资产的态度，从而更好判断</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股后市。</w:t>
      </w:r>
    </w:p>
    <w:p w14:paraId="2960ABB6"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中长期影响与估值</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从估值角度看，港股当前估值较低，部分反映了中美摩擦等风险。贸易战加剧短期会打压企业盈利预期，但若悲观预期在股价中充分</w:t>
      </w:r>
      <w:r w:rsidRPr="00BD54E7">
        <w:rPr>
          <w:rFonts w:ascii="Times New Roman" w:eastAsia="微软雅黑" w:hAnsi="Times New Roman" w:cs="Times New Roman"/>
          <w:sz w:val="22"/>
          <w:szCs w:val="22"/>
        </w:rPr>
        <w:t>price in</w:t>
      </w:r>
      <w:r w:rsidRPr="00BD54E7">
        <w:rPr>
          <w:rFonts w:ascii="Times New Roman" w:eastAsia="微软雅黑" w:hAnsi="Times New Roman" w:cs="Times New Roman"/>
          <w:sz w:val="22"/>
          <w:szCs w:val="22"/>
        </w:rPr>
        <w:t>，港股可能出现阶段性</w:t>
      </w:r>
      <w:r w:rsidRPr="00BD54E7">
        <w:rPr>
          <w:rFonts w:ascii="Times New Roman" w:eastAsia="微软雅黑" w:hAnsi="Times New Roman" w:cs="Times New Roman"/>
          <w:b/>
          <w:bCs/>
          <w:sz w:val="22"/>
          <w:szCs w:val="22"/>
        </w:rPr>
        <w:t>超卖</w:t>
      </w:r>
      <w:r w:rsidRPr="00BD54E7">
        <w:rPr>
          <w:rFonts w:ascii="Times New Roman" w:eastAsia="微软雅黑" w:hAnsi="Times New Roman" w:cs="Times New Roman"/>
          <w:sz w:val="22"/>
          <w:szCs w:val="22"/>
        </w:rPr>
        <w:t>，吸引长线价值资金入场布局。例如，全球一些大型对冲基金和主权基金可能视恒指跌至某估值水平为买入良机。尤其一旦中美出现谈判缓和迹象，港股有望弹性修复。因此中期来看，港股或许在巨震后迎来结构性投资机会。一些基本面稳健、内需导向的中资龙头（比如内地消费、医药股）在港股大跌时会被错杀，长线资金可逢低介入。不过，在贸易战尘埃落定前，港股整体将维持低估值、低成交的状态，投资者情绪脆弱，急涨急跌频繁。</w:t>
      </w:r>
    </w:p>
    <w:p w14:paraId="7CA8397C"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综上，香港市场短期因贸易战消息承受下行压力，但也可能因为此前估值已较充分反映利空而跌幅受限。一旦外部局势缓和，港股反弹力度或较</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股和美股更大，体现其高</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属性。在此之前，谨慎控制风险仍是参与港股市场的主基调。</w:t>
      </w:r>
    </w:p>
    <w:p w14:paraId="5CB2381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lastRenderedPageBreak/>
        <w:t>专业交易策略与投资应对建议</w:t>
      </w:r>
    </w:p>
    <w:p w14:paraId="3C1FAA4B"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面对新一轮关税政策冲击，投资者应审慎调整策略，在不同市场采取相应的防御与进攻战术。以下从美股、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股、港股三个市场提出多空配置、衍生品运用及板块轮动的策略建议：</w:t>
      </w:r>
    </w:p>
    <w:p w14:paraId="25D4DF75"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美国市场策略：避险为先，灵活对冲</w:t>
      </w:r>
    </w:p>
    <w:p w14:paraId="728D47AB"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降低仓位与风险暴露：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短期内美股不确定性剧增，建议适度</w:t>
      </w:r>
      <w:r w:rsidRPr="00BD54E7">
        <w:rPr>
          <w:rFonts w:ascii="Times New Roman" w:eastAsia="微软雅黑" w:hAnsi="Times New Roman" w:cs="Times New Roman"/>
          <w:b/>
          <w:bCs/>
          <w:sz w:val="22"/>
          <w:szCs w:val="22"/>
        </w:rPr>
        <w:t>降低股票仓位</w:t>
      </w:r>
      <w:r w:rsidRPr="00BD54E7">
        <w:rPr>
          <w:rFonts w:ascii="Times New Roman" w:eastAsia="微软雅黑" w:hAnsi="Times New Roman" w:cs="Times New Roman"/>
          <w:sz w:val="22"/>
          <w:szCs w:val="22"/>
        </w:rPr>
        <w:t>，提高现金或现金等价物（货币基金、短债）的比例，以增强资金流动性和抗跌性。特别是减少对贸易敏感度高的板块曝险，避免单一公司或行业集中度过高。控制总体杠杆，确保即使市场进一步下跌也不会触发被动平仓。设置</w:t>
      </w:r>
      <w:r w:rsidRPr="00BD54E7">
        <w:rPr>
          <w:rFonts w:ascii="Times New Roman" w:eastAsia="微软雅黑" w:hAnsi="Times New Roman" w:cs="Times New Roman"/>
          <w:b/>
          <w:bCs/>
          <w:sz w:val="22"/>
          <w:szCs w:val="22"/>
        </w:rPr>
        <w:t>止损纪律</w:t>
      </w:r>
      <w:r w:rsidRPr="00BD54E7">
        <w:rPr>
          <w:rFonts w:ascii="Times New Roman" w:eastAsia="微软雅黑" w:hAnsi="Times New Roman" w:cs="Times New Roman"/>
          <w:sz w:val="22"/>
          <w:szCs w:val="22"/>
        </w:rPr>
        <w:t>，防止亏损无限扩大。</w:t>
      </w:r>
    </w:p>
    <w:p w14:paraId="310365DB"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板块轮动与多空配置：</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结合关税影响，调整行业配比，进行</w:t>
      </w:r>
      <w:r w:rsidRPr="00BD54E7">
        <w:rPr>
          <w:rFonts w:ascii="Times New Roman" w:eastAsia="微软雅黑" w:hAnsi="Times New Roman" w:cs="Times New Roman"/>
          <w:b/>
          <w:bCs/>
          <w:sz w:val="22"/>
          <w:szCs w:val="22"/>
        </w:rPr>
        <w:t>防御性轮动</w:t>
      </w:r>
      <w:r w:rsidRPr="00BD54E7">
        <w:rPr>
          <w:rFonts w:ascii="Times New Roman" w:eastAsia="微软雅黑" w:hAnsi="Times New Roman" w:cs="Times New Roman"/>
          <w:sz w:val="22"/>
          <w:szCs w:val="22"/>
        </w:rPr>
        <w:t>：</w:t>
      </w:r>
    </w:p>
    <w:p w14:paraId="6A674A6A"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增持内需与防御板块：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加大对</w:t>
      </w:r>
      <w:r w:rsidRPr="00BD54E7">
        <w:rPr>
          <w:rFonts w:ascii="Times New Roman" w:eastAsia="微软雅黑" w:hAnsi="Times New Roman" w:cs="Times New Roman"/>
          <w:b/>
          <w:bCs/>
          <w:sz w:val="22"/>
          <w:szCs w:val="22"/>
        </w:rPr>
        <w:t>公用事业、必需消费品、医疗保健</w:t>
      </w:r>
      <w:r w:rsidRPr="00BD54E7">
        <w:rPr>
          <w:rFonts w:ascii="Times New Roman" w:eastAsia="微软雅黑" w:hAnsi="Times New Roman" w:cs="Times New Roman"/>
          <w:sz w:val="22"/>
          <w:szCs w:val="22"/>
        </w:rPr>
        <w:t>等内需驱动、防御性行业的配置权重。这些领域受贸易战直接影响小，现金流稳定，可提供相对稳健的回报。比如，可考虑增持电力、公用设施</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，或食品饮料、医药</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，以抵御经济波动。</w:t>
      </w:r>
    </w:p>
    <w:p w14:paraId="179EA5C4"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减持出口导向板块：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相应地，降低</w:t>
      </w:r>
      <w:r w:rsidRPr="00BD54E7">
        <w:rPr>
          <w:rFonts w:ascii="Times New Roman" w:eastAsia="微软雅黑" w:hAnsi="Times New Roman" w:cs="Times New Roman"/>
          <w:b/>
          <w:bCs/>
          <w:sz w:val="22"/>
          <w:szCs w:val="22"/>
        </w:rPr>
        <w:t>科技硬件、工业机械、航空航天、防务、汽车</w:t>
      </w:r>
      <w:r w:rsidRPr="00BD54E7">
        <w:rPr>
          <w:rFonts w:ascii="Times New Roman" w:eastAsia="微软雅黑" w:hAnsi="Times New Roman" w:cs="Times New Roman"/>
          <w:sz w:val="22"/>
          <w:szCs w:val="22"/>
        </w:rPr>
        <w:t>等出口或全球业务占比高行业的比重。这些板块短期盈利展望恶化，应暂时回避。对其中估值偏高的龙头股（如苹果、波音等）可考虑逢高逐步卖出或做空部分头寸（通过融券或看跌期权），以规避其潜在下跌风险。</w:t>
      </w:r>
    </w:p>
    <w:p w14:paraId="3C4A2133"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相对价值对冲：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实行</w:t>
      </w:r>
      <w:r w:rsidRPr="00BD54E7">
        <w:rPr>
          <w:rFonts w:ascii="Times New Roman" w:eastAsia="微软雅黑" w:hAnsi="Times New Roman" w:cs="Times New Roman"/>
          <w:b/>
          <w:bCs/>
          <w:sz w:val="22"/>
          <w:szCs w:val="22"/>
        </w:rPr>
        <w:t>多空对冲策略</w:t>
      </w:r>
      <w:r w:rsidRPr="00BD54E7">
        <w:rPr>
          <w:rFonts w:ascii="Times New Roman" w:eastAsia="微软雅黑" w:hAnsi="Times New Roman" w:cs="Times New Roman"/>
          <w:sz w:val="22"/>
          <w:szCs w:val="22"/>
        </w:rPr>
        <w:t>，例如</w:t>
      </w:r>
      <w:r w:rsidRPr="00BD54E7">
        <w:rPr>
          <w:rFonts w:ascii="Times New Roman" w:eastAsia="微软雅黑" w:hAnsi="Times New Roman" w:cs="Times New Roman"/>
          <w:i/>
          <w:iCs/>
          <w:sz w:val="22"/>
          <w:szCs w:val="22"/>
        </w:rPr>
        <w:t>做多</w:t>
      </w:r>
      <w:r w:rsidRPr="00BD54E7">
        <w:rPr>
          <w:rFonts w:ascii="Times New Roman" w:eastAsia="微软雅黑" w:hAnsi="Times New Roman" w:cs="Times New Roman"/>
          <w:sz w:val="22"/>
          <w:szCs w:val="22"/>
        </w:rPr>
        <w:t>受益内需或贸易保护的公司，</w:t>
      </w:r>
      <w:r w:rsidRPr="00BD54E7">
        <w:rPr>
          <w:rFonts w:ascii="Times New Roman" w:eastAsia="微软雅黑" w:hAnsi="Times New Roman" w:cs="Times New Roman"/>
          <w:i/>
          <w:iCs/>
          <w:sz w:val="22"/>
          <w:szCs w:val="22"/>
        </w:rPr>
        <w:t>做空</w:t>
      </w:r>
      <w:r w:rsidRPr="00BD54E7">
        <w:rPr>
          <w:rFonts w:ascii="Times New Roman" w:eastAsia="微软雅黑" w:hAnsi="Times New Roman" w:cs="Times New Roman"/>
          <w:sz w:val="22"/>
          <w:szCs w:val="22"/>
        </w:rPr>
        <w:t>易受关税冲击的公司，实现市场中性或弱</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敞口。具体如：做多美国本土零售商（受益于国外竞争品变贵），做空跨国连锁百货（库存依赖进口）；做多纯美国产业链公司，做空供应链高度全球化公司。这种</w:t>
      </w:r>
      <w:r w:rsidRPr="00BD54E7">
        <w:rPr>
          <w:rFonts w:ascii="Times New Roman" w:eastAsia="微软雅黑" w:hAnsi="Times New Roman" w:cs="Times New Roman"/>
          <w:b/>
          <w:bCs/>
          <w:sz w:val="22"/>
          <w:szCs w:val="22"/>
        </w:rPr>
        <w:t>pair trade</w:t>
      </w:r>
      <w:r w:rsidRPr="00BD54E7">
        <w:rPr>
          <w:rFonts w:ascii="Times New Roman" w:eastAsia="微软雅黑" w:hAnsi="Times New Roman" w:cs="Times New Roman"/>
          <w:sz w:val="22"/>
          <w:szCs w:val="22"/>
        </w:rPr>
        <w:t>在市场震荡时可平滑组合波动。</w:t>
      </w:r>
    </w:p>
    <w:p w14:paraId="02E888EF"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地域分散与新兴市场机会：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考虑将部分美股资金分散至</w:t>
      </w:r>
      <w:r w:rsidRPr="00BD54E7">
        <w:rPr>
          <w:rFonts w:ascii="Times New Roman" w:eastAsia="微软雅黑" w:hAnsi="Times New Roman" w:cs="Times New Roman"/>
          <w:b/>
          <w:bCs/>
          <w:sz w:val="22"/>
          <w:szCs w:val="22"/>
        </w:rPr>
        <w:t>非美市场</w:t>
      </w:r>
      <w:r w:rsidRPr="00BD54E7">
        <w:rPr>
          <w:rFonts w:ascii="Times New Roman" w:eastAsia="微软雅黑" w:hAnsi="Times New Roman" w:cs="Times New Roman"/>
          <w:sz w:val="22"/>
          <w:szCs w:val="22"/>
        </w:rPr>
        <w:t>或资产。由于美国主动挑起贸易战，其他一些市场（如受到美国投资转移青睐的墨西哥、东盟部分国家）可能相对受益。可适度配置这些地区的股债资产或相关</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，以降低单一</w:t>
      </w:r>
      <w:r w:rsidRPr="00BD54E7">
        <w:rPr>
          <w:rFonts w:ascii="Times New Roman" w:eastAsia="微软雅黑" w:hAnsi="Times New Roman" w:cs="Times New Roman"/>
          <w:sz w:val="22"/>
          <w:szCs w:val="22"/>
        </w:rPr>
        <w:lastRenderedPageBreak/>
        <w:t>市场风险。同时，可增配黄金、日元等与美股负相关资产做对冲，以达到国际</w:t>
      </w:r>
      <w:r w:rsidRPr="00BD54E7">
        <w:rPr>
          <w:rFonts w:ascii="Times New Roman" w:eastAsia="微软雅黑" w:hAnsi="Times New Roman" w:cs="Times New Roman"/>
          <w:b/>
          <w:bCs/>
          <w:sz w:val="22"/>
          <w:szCs w:val="22"/>
        </w:rPr>
        <w:t>资产组合优化</w:t>
      </w:r>
      <w:r w:rsidRPr="00BD54E7">
        <w:rPr>
          <w:rFonts w:ascii="Times New Roman" w:eastAsia="微软雅黑" w:hAnsi="Times New Roman" w:cs="Times New Roman"/>
          <w:sz w:val="22"/>
          <w:szCs w:val="22"/>
        </w:rPr>
        <w:t>的效果。</w:t>
      </w:r>
    </w:p>
    <w:p w14:paraId="2DD9DF6A"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衍生品对冲策略：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善用期货、期权等工具</w:t>
      </w:r>
      <w:r w:rsidRPr="00BD54E7">
        <w:rPr>
          <w:rFonts w:ascii="Times New Roman" w:eastAsia="微软雅黑" w:hAnsi="Times New Roman" w:cs="Times New Roman"/>
          <w:b/>
          <w:bCs/>
          <w:sz w:val="22"/>
          <w:szCs w:val="22"/>
        </w:rPr>
        <w:t>对冲系统性风险</w:t>
      </w:r>
      <w:r w:rsidRPr="00BD54E7">
        <w:rPr>
          <w:rFonts w:ascii="Times New Roman" w:eastAsia="微软雅黑" w:hAnsi="Times New Roman" w:cs="Times New Roman"/>
          <w:sz w:val="22"/>
          <w:szCs w:val="22"/>
        </w:rPr>
        <w:t>：</w:t>
      </w:r>
    </w:p>
    <w:p w14:paraId="1A5CADE5"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指数期货套保：</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持有较大美股多头仓位的投资者，可通过卖出标普</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、纳斯达克</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指数期货或买入反向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（如做空标普的</w:t>
      </w:r>
      <w:r w:rsidRPr="00BD54E7">
        <w:rPr>
          <w:rFonts w:ascii="Times New Roman" w:eastAsia="微软雅黑" w:hAnsi="Times New Roman" w:cs="Times New Roman"/>
          <w:sz w:val="22"/>
          <w:szCs w:val="22"/>
        </w:rPr>
        <w:t>SH</w:t>
      </w:r>
      <w:r w:rsidRPr="00BD54E7">
        <w:rPr>
          <w:rFonts w:ascii="Times New Roman" w:eastAsia="微软雅黑" w:hAnsi="Times New Roman" w:cs="Times New Roman"/>
          <w:sz w:val="22"/>
          <w:szCs w:val="22"/>
        </w:rPr>
        <w:t>，做空纳指的</w:t>
      </w:r>
      <w:r w:rsidRPr="00BD54E7">
        <w:rPr>
          <w:rFonts w:ascii="Times New Roman" w:eastAsia="微软雅黑" w:hAnsi="Times New Roman" w:cs="Times New Roman"/>
          <w:sz w:val="22"/>
          <w:szCs w:val="22"/>
        </w:rPr>
        <w:t>PSQ</w:t>
      </w:r>
      <w:r w:rsidRPr="00BD54E7">
        <w:rPr>
          <w:rFonts w:ascii="Times New Roman" w:eastAsia="微软雅黑" w:hAnsi="Times New Roman" w:cs="Times New Roman"/>
          <w:sz w:val="22"/>
          <w:szCs w:val="22"/>
        </w:rPr>
        <w:t>等）来对冲下行风险。这种策略相当于给投资组合买了保险，在市场继续下跌时，空头部位的获利可部分抵消现货损失。</w:t>
      </w:r>
    </w:p>
    <w:p w14:paraId="7087E023"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期权保护和套利：</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利用期权建立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保险策略</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，如</w:t>
      </w:r>
      <w:r w:rsidRPr="00BD54E7">
        <w:rPr>
          <w:rFonts w:ascii="Times New Roman" w:eastAsia="微软雅黑" w:hAnsi="Times New Roman" w:cs="Times New Roman"/>
          <w:b/>
          <w:bCs/>
          <w:sz w:val="22"/>
          <w:szCs w:val="22"/>
        </w:rPr>
        <w:t>买入看跌期权</w:t>
      </w:r>
      <w:r w:rsidRPr="00BD54E7">
        <w:rPr>
          <w:rFonts w:ascii="Times New Roman" w:eastAsia="微软雅黑" w:hAnsi="Times New Roman" w:cs="Times New Roman"/>
          <w:b/>
          <w:bCs/>
          <w:sz w:val="22"/>
          <w:szCs w:val="22"/>
        </w:rPr>
        <w:t>(puts)</w:t>
      </w:r>
      <w:r w:rsidRPr="00BD54E7">
        <w:rPr>
          <w:rFonts w:ascii="Times New Roman" w:eastAsia="微软雅黑" w:hAnsi="Times New Roman" w:cs="Times New Roman"/>
          <w:b/>
          <w:bCs/>
          <w:sz w:val="22"/>
          <w:szCs w:val="22"/>
        </w:rPr>
        <w:t>保护现有多头仓位，锁定最大亏损；或采用零成本期权组合（卖出虚值看涨、买入看跌）降低对冲成本。此外，可考虑卖出波动率策略，如当恐慌情绪过度推高</w:t>
      </w:r>
      <w:r w:rsidRPr="00BD54E7">
        <w:rPr>
          <w:rFonts w:ascii="Times New Roman" w:eastAsia="微软雅黑" w:hAnsi="Times New Roman" w:cs="Times New Roman"/>
          <w:b/>
          <w:bCs/>
          <w:sz w:val="22"/>
          <w:szCs w:val="22"/>
        </w:rPr>
        <w:t>VIX</w:t>
      </w:r>
      <w:r w:rsidRPr="00BD54E7">
        <w:rPr>
          <w:rFonts w:ascii="Times New Roman" w:eastAsia="微软雅黑" w:hAnsi="Times New Roman" w:cs="Times New Roman"/>
          <w:b/>
          <w:bCs/>
          <w:sz w:val="22"/>
          <w:szCs w:val="22"/>
        </w:rPr>
        <w:t>期权溢价时，有经验的交易者可以适度卖出</w:t>
      </w:r>
      <w:r w:rsidRPr="00BD54E7">
        <w:rPr>
          <w:rFonts w:ascii="Times New Roman" w:eastAsia="微软雅黑" w:hAnsi="Times New Roman" w:cs="Times New Roman"/>
          <w:b/>
          <w:bCs/>
          <w:sz w:val="22"/>
          <w:szCs w:val="22"/>
        </w:rPr>
        <w:t>VIX</w:t>
      </w:r>
      <w:r w:rsidRPr="00BD54E7">
        <w:rPr>
          <w:rFonts w:ascii="Times New Roman" w:eastAsia="微软雅黑" w:hAnsi="Times New Roman" w:cs="Times New Roman"/>
          <w:b/>
          <w:bCs/>
          <w:sz w:val="22"/>
          <w:szCs w:val="22"/>
        </w:rPr>
        <w:t>看涨期权或买入看跌期权</w:t>
      </w:r>
      <w:r w:rsidRPr="00BD54E7">
        <w:rPr>
          <w:rFonts w:ascii="Times New Roman" w:eastAsia="微软雅黑" w:hAnsi="Times New Roman" w:cs="Times New Roman"/>
          <w:sz w:val="22"/>
          <w:szCs w:val="22"/>
        </w:rPr>
        <w:t>，博取日后波动率回归均值的收益。但要严格控制仓位，因为若局势进一步恶化波动率仍可能飙升。</w:t>
      </w:r>
    </w:p>
    <w:p w14:paraId="27AE9687"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b/>
          <w:bCs/>
          <w:sz w:val="22"/>
          <w:szCs w:val="22"/>
        </w:rPr>
        <w:t>和个股期权：</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结合前述判断，可针对特定板块使用</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期权做空或做多。如买入</w:t>
      </w:r>
      <w:r w:rsidRPr="00BD54E7">
        <w:rPr>
          <w:rFonts w:ascii="Times New Roman" w:eastAsia="微软雅黑" w:hAnsi="Times New Roman" w:cs="Times New Roman"/>
          <w:b/>
          <w:bCs/>
          <w:sz w:val="22"/>
          <w:szCs w:val="22"/>
        </w:rPr>
        <w:t>半导体</w:t>
      </w:r>
      <w:r w:rsidRPr="00BD54E7">
        <w:rPr>
          <w:rFonts w:ascii="Times New Roman" w:eastAsia="微软雅黑" w:hAnsi="Times New Roman" w:cs="Times New Roman"/>
          <w:b/>
          <w:bCs/>
          <w:sz w:val="22"/>
          <w:szCs w:val="22"/>
        </w:rPr>
        <w:t>ETF(SMH)</w:t>
      </w:r>
      <w:r w:rsidRPr="00BD54E7">
        <w:rPr>
          <w:rFonts w:ascii="Times New Roman" w:eastAsia="微软雅黑" w:hAnsi="Times New Roman" w:cs="Times New Roman"/>
          <w:b/>
          <w:bCs/>
          <w:sz w:val="22"/>
          <w:szCs w:val="22"/>
        </w:rPr>
        <w:t>的看跌期权</w:t>
      </w:r>
      <w:r w:rsidRPr="00BD54E7">
        <w:rPr>
          <w:rFonts w:ascii="Times New Roman" w:eastAsia="微软雅黑" w:hAnsi="Times New Roman" w:cs="Times New Roman"/>
          <w:sz w:val="22"/>
          <w:szCs w:val="22"/>
        </w:rPr>
        <w:t>对冲芯片股风险，买入</w:t>
      </w:r>
      <w:r w:rsidRPr="00BD54E7">
        <w:rPr>
          <w:rFonts w:ascii="Times New Roman" w:eastAsia="微软雅黑" w:hAnsi="Times New Roman" w:cs="Times New Roman"/>
          <w:b/>
          <w:bCs/>
          <w:sz w:val="22"/>
          <w:szCs w:val="22"/>
        </w:rPr>
        <w:t>消费必需品</w:t>
      </w:r>
      <w:r w:rsidRPr="00BD54E7">
        <w:rPr>
          <w:rFonts w:ascii="Times New Roman" w:eastAsia="微软雅黑" w:hAnsi="Times New Roman" w:cs="Times New Roman"/>
          <w:b/>
          <w:bCs/>
          <w:sz w:val="22"/>
          <w:szCs w:val="22"/>
        </w:rPr>
        <w:t>ETF(XLP)</w:t>
      </w:r>
      <w:r w:rsidRPr="00BD54E7">
        <w:rPr>
          <w:rFonts w:ascii="Times New Roman" w:eastAsia="微软雅黑" w:hAnsi="Times New Roman" w:cs="Times New Roman"/>
          <w:b/>
          <w:bCs/>
          <w:sz w:val="22"/>
          <w:szCs w:val="22"/>
        </w:rPr>
        <w:t>看涨期权</w:t>
      </w:r>
      <w:r w:rsidRPr="00BD54E7">
        <w:rPr>
          <w:rFonts w:ascii="Times New Roman" w:eastAsia="微软雅黑" w:hAnsi="Times New Roman" w:cs="Times New Roman"/>
          <w:sz w:val="22"/>
          <w:szCs w:val="22"/>
        </w:rPr>
        <w:t>博取防御板块上行。另外，对于受冲击最大的个股（如苹果），可以买入深度虚值看跌期权进行灾难性风险对冲，相当于花小钱为持仓上保险。</w:t>
      </w:r>
    </w:p>
    <w:p w14:paraId="6FD17D9A"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事件驱动和波段操作：</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鉴于贸易谈判可能峰回路转，市场情绪有时过度反应，建议投资者保持</w:t>
      </w:r>
      <w:r w:rsidRPr="00BD54E7">
        <w:rPr>
          <w:rFonts w:ascii="Times New Roman" w:eastAsia="微软雅黑" w:hAnsi="Times New Roman" w:cs="Times New Roman"/>
          <w:b/>
          <w:bCs/>
          <w:sz w:val="22"/>
          <w:szCs w:val="22"/>
        </w:rPr>
        <w:t>策略灵活</w:t>
      </w:r>
      <w:r w:rsidRPr="00BD54E7">
        <w:rPr>
          <w:rFonts w:ascii="Times New Roman" w:eastAsia="微软雅黑" w:hAnsi="Times New Roman" w:cs="Times New Roman"/>
          <w:sz w:val="22"/>
          <w:szCs w:val="22"/>
        </w:rPr>
        <w:t>，关注事件进展进行波段操作。在悲观情绪极端时分批</w:t>
      </w:r>
      <w:r w:rsidRPr="00BD54E7">
        <w:rPr>
          <w:rFonts w:ascii="Times New Roman" w:eastAsia="微软雅黑" w:hAnsi="Times New Roman" w:cs="Times New Roman"/>
          <w:b/>
          <w:bCs/>
          <w:sz w:val="22"/>
          <w:szCs w:val="22"/>
        </w:rPr>
        <w:t>逢低布局</w:t>
      </w:r>
      <w:r w:rsidRPr="00BD54E7">
        <w:rPr>
          <w:rFonts w:ascii="Times New Roman" w:eastAsia="微软雅黑" w:hAnsi="Times New Roman" w:cs="Times New Roman"/>
          <w:sz w:val="22"/>
          <w:szCs w:val="22"/>
        </w:rPr>
        <w:t>优质资产，在乐观消息刺激暴涨时适当止盈</w:t>
      </w:r>
      <w:r w:rsidRPr="00BD54E7">
        <w:rPr>
          <w:rFonts w:ascii="Times New Roman" w:eastAsia="微软雅黑" w:hAnsi="Times New Roman" w:cs="Times New Roman"/>
          <w:b/>
          <w:bCs/>
          <w:sz w:val="22"/>
          <w:szCs w:val="22"/>
        </w:rPr>
        <w:t>高抛减仓</w:t>
      </w:r>
      <w:r w:rsidRPr="00BD54E7">
        <w:rPr>
          <w:rFonts w:ascii="Times New Roman" w:eastAsia="微软雅黑" w:hAnsi="Times New Roman" w:cs="Times New Roman"/>
          <w:sz w:val="22"/>
          <w:szCs w:val="22"/>
        </w:rPr>
        <w:t>。密切跟踪白宫政策动向和各国回应，一旦出现谈判缓和迹象，可快速调整仓位增加多头敞口；反之，如局势恶化，则果断增加对冲。当市场波动剧烈时，日内或短线交易机会增多，有能力的投资者可运用技术面信号进行高抛低吸，但切忌贪恋仓位，保持纪律。</w:t>
      </w:r>
    </w:p>
    <w:p w14:paraId="52CC5E80"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股策略：内循优先，政策护航</w:t>
      </w:r>
    </w:p>
    <w:p w14:paraId="05524186"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遵循政策导向，布局内需成长：</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在贸易战背景下，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稳内需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将成为中国经济主线。投资者应顺应政策方向，</w:t>
      </w:r>
      <w:r w:rsidRPr="00BD54E7">
        <w:rPr>
          <w:rFonts w:ascii="Times New Roman" w:eastAsia="微软雅黑" w:hAnsi="Times New Roman" w:cs="Times New Roman"/>
          <w:b/>
          <w:bCs/>
          <w:sz w:val="22"/>
          <w:szCs w:val="22"/>
        </w:rPr>
        <w:t>增配内需驱动型行业</w:t>
      </w:r>
      <w:r w:rsidRPr="00BD54E7">
        <w:rPr>
          <w:rFonts w:ascii="Times New Roman" w:eastAsia="微软雅黑" w:hAnsi="Times New Roman" w:cs="Times New Roman"/>
          <w:sz w:val="22"/>
          <w:szCs w:val="22"/>
        </w:rPr>
        <w:t>。具体包括：消费板块（食品饮料、农业、旅游、</w:t>
      </w:r>
      <w:r w:rsidRPr="00BD54E7">
        <w:rPr>
          <w:rFonts w:ascii="Times New Roman" w:eastAsia="微软雅黑" w:hAnsi="Times New Roman" w:cs="Times New Roman"/>
          <w:sz w:val="22"/>
          <w:szCs w:val="22"/>
        </w:rPr>
        <w:lastRenderedPageBreak/>
        <w:t>医药），受益于国内消费升级和潜在刺激政策（如消费券）的支撑；新基建相关板块（</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基站、特高压、充电桩等），可能获政府加码投资以对冲外需下滑；以及自主可控科技板块（芯片设计、工业软件、网络安全），符合国家科技自立战略。有财政或产业政策催化的领域，将有相对收益。例如近期中国可能出台</w:t>
      </w:r>
      <w:r w:rsidRPr="00BD54E7">
        <w:rPr>
          <w:rFonts w:ascii="Times New Roman" w:eastAsia="微软雅黑" w:hAnsi="Times New Roman" w:cs="Times New Roman"/>
          <w:b/>
          <w:bCs/>
          <w:sz w:val="22"/>
          <w:szCs w:val="22"/>
        </w:rPr>
        <w:t>新能源汽车下乡、光伏建筑一体化</w:t>
      </w:r>
      <w:r w:rsidRPr="00BD54E7">
        <w:rPr>
          <w:rFonts w:ascii="Times New Roman" w:eastAsia="微软雅黑" w:hAnsi="Times New Roman" w:cs="Times New Roman"/>
          <w:sz w:val="22"/>
          <w:szCs w:val="22"/>
        </w:rPr>
        <w:t>等政策鼓励内销，这些都将利好相关</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股公司。</w:t>
      </w:r>
    </w:p>
    <w:p w14:paraId="3FA8702C"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回避出口受损行业，关注转型机会：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短线应适度回避</w:t>
      </w:r>
      <w:r w:rsidRPr="00BD54E7">
        <w:rPr>
          <w:rFonts w:ascii="Times New Roman" w:eastAsia="微软雅黑" w:hAnsi="Times New Roman" w:cs="Times New Roman"/>
          <w:b/>
          <w:bCs/>
          <w:sz w:val="22"/>
          <w:szCs w:val="22"/>
        </w:rPr>
        <w:t>直接出口依赖型行业</w:t>
      </w:r>
      <w:r w:rsidRPr="00BD54E7">
        <w:rPr>
          <w:rFonts w:ascii="Times New Roman" w:eastAsia="微软雅黑" w:hAnsi="Times New Roman" w:cs="Times New Roman"/>
          <w:sz w:val="22"/>
          <w:szCs w:val="22"/>
        </w:rPr>
        <w:t>个股，如纺织服装、小家电、玩具等板块龙头的出口业务占比高者。在关税落地后，观察其业绩指引和订单变化，再决定何时介入。不过，也要留意这些企业的</w:t>
      </w:r>
      <w:r w:rsidRPr="00BD54E7">
        <w:rPr>
          <w:rFonts w:ascii="Times New Roman" w:eastAsia="微软雅黑" w:hAnsi="Times New Roman" w:cs="Times New Roman"/>
          <w:b/>
          <w:bCs/>
          <w:sz w:val="22"/>
          <w:szCs w:val="22"/>
        </w:rPr>
        <w:t>转型机遇</w:t>
      </w:r>
      <w:r w:rsidRPr="00BD54E7">
        <w:rPr>
          <w:rFonts w:ascii="Times New Roman" w:eastAsia="微软雅黑" w:hAnsi="Times New Roman" w:cs="Times New Roman"/>
          <w:sz w:val="22"/>
          <w:szCs w:val="22"/>
        </w:rPr>
        <w:t>：若其积极开拓国内市场或第三国市场、提升品牌附加值，股价可能率先见底企稳。可以选择基本面扎实、在手现金充裕的龙头企业，于行业寒冬中耐心潜伏，等待外部环境转暖或自身转型成果显现。</w:t>
      </w:r>
    </w:p>
    <w:p w14:paraId="3BE40E31"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利用股指期货和期权对冲下跌风险：</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针对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股整体风险，可考虑适度运用金融期货</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期权对冲：</w:t>
      </w:r>
    </w:p>
    <w:p w14:paraId="37014F35"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沪深</w:t>
      </w:r>
      <w:r w:rsidRPr="00BD54E7">
        <w:rPr>
          <w:rFonts w:ascii="Times New Roman" w:eastAsia="微软雅黑" w:hAnsi="Times New Roman" w:cs="Times New Roman"/>
          <w:sz w:val="22"/>
          <w:szCs w:val="22"/>
        </w:rPr>
        <w:t>300</w:t>
      </w:r>
      <w:r w:rsidRPr="00BD54E7">
        <w:rPr>
          <w:rFonts w:ascii="Times New Roman" w:eastAsia="微软雅黑" w:hAnsi="Times New Roman" w:cs="Times New Roman"/>
          <w:sz w:val="22"/>
          <w:szCs w:val="22"/>
        </w:rPr>
        <w:t>、上证</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等</w:t>
      </w:r>
      <w:r w:rsidRPr="00BD54E7">
        <w:rPr>
          <w:rFonts w:ascii="Times New Roman" w:eastAsia="微软雅黑" w:hAnsi="Times New Roman" w:cs="Times New Roman"/>
          <w:b/>
          <w:bCs/>
          <w:sz w:val="22"/>
          <w:szCs w:val="22"/>
        </w:rPr>
        <w:t>股指期货</w:t>
      </w:r>
      <w:r w:rsidRPr="00BD54E7">
        <w:rPr>
          <w:rFonts w:ascii="Times New Roman" w:eastAsia="微软雅黑" w:hAnsi="Times New Roman" w:cs="Times New Roman"/>
          <w:sz w:val="22"/>
          <w:szCs w:val="22"/>
        </w:rPr>
        <w:t>是有效对冲工具。投资者可在持有股票仓位同时，卖出等值股指期货合约，从而对冲系统性下跌风险。当市场下跌时，期货空头获利弥补现货损失。注意控制好基差和基差扩大带来的风险，同时根据现货仓位动态调整空头手数，避免过度对冲。</w:t>
      </w:r>
    </w:p>
    <w:p w14:paraId="48488330"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期权策略</w:t>
      </w:r>
      <w:r w:rsidRPr="00BD54E7">
        <w:rPr>
          <w:rFonts w:ascii="Times New Roman" w:eastAsia="微软雅黑" w:hAnsi="Times New Roman" w:cs="Times New Roman"/>
          <w:sz w:val="22"/>
          <w:szCs w:val="22"/>
        </w:rPr>
        <w:t>方面，可买入</w:t>
      </w:r>
      <w:r w:rsidRPr="00BD54E7">
        <w:rPr>
          <w:rFonts w:ascii="Times New Roman" w:eastAsia="微软雅黑" w:hAnsi="Times New Roman" w:cs="Times New Roman"/>
          <w:b/>
          <w:bCs/>
          <w:sz w:val="22"/>
          <w:szCs w:val="22"/>
        </w:rPr>
        <w:t>沪深</w:t>
      </w:r>
      <w:r w:rsidRPr="00BD54E7">
        <w:rPr>
          <w:rFonts w:ascii="Times New Roman" w:eastAsia="微软雅黑" w:hAnsi="Times New Roman" w:cs="Times New Roman"/>
          <w:b/>
          <w:bCs/>
          <w:sz w:val="22"/>
          <w:szCs w:val="22"/>
        </w:rPr>
        <w:t>300</w:t>
      </w:r>
      <w:r w:rsidRPr="00BD54E7">
        <w:rPr>
          <w:rFonts w:ascii="Times New Roman" w:eastAsia="微软雅黑" w:hAnsi="Times New Roman" w:cs="Times New Roman"/>
          <w:b/>
          <w:bCs/>
          <w:sz w:val="22"/>
          <w:szCs w:val="22"/>
        </w:rPr>
        <w:t>指数看跌期权</w:t>
      </w:r>
      <w:r w:rsidRPr="00BD54E7">
        <w:rPr>
          <w:rFonts w:ascii="Times New Roman" w:eastAsia="微软雅黑" w:hAnsi="Times New Roman" w:cs="Times New Roman"/>
          <w:sz w:val="22"/>
          <w:szCs w:val="22"/>
        </w:rPr>
        <w:t>或</w:t>
      </w:r>
      <w:r w:rsidRPr="00BD54E7">
        <w:rPr>
          <w:rFonts w:ascii="Times New Roman" w:eastAsia="微软雅黑" w:hAnsi="Times New Roman" w:cs="Times New Roman"/>
          <w:sz w:val="22"/>
          <w:szCs w:val="22"/>
        </w:rPr>
        <w:t>50ETF</w:t>
      </w:r>
      <w:r w:rsidRPr="00BD54E7">
        <w:rPr>
          <w:rFonts w:ascii="Times New Roman" w:eastAsia="微软雅黑" w:hAnsi="Times New Roman" w:cs="Times New Roman"/>
          <w:sz w:val="22"/>
          <w:szCs w:val="22"/>
        </w:rPr>
        <w:t>看跌期权为持股组合上保险。一旦市场急跌，期权价值增加，弥补股票亏损。另外，波动率高企时也可考虑卖出深度虚值看涨期权获得权利金收入，但须严格管理风险头寸。</w:t>
      </w:r>
    </w:p>
    <w:p w14:paraId="20DDA799"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分级基金或</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b/>
          <w:bCs/>
          <w:sz w:val="22"/>
          <w:szCs w:val="22"/>
        </w:rPr>
        <w:t>工具：</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借助市场已有的</w:t>
      </w:r>
      <w:r w:rsidRPr="00BD54E7">
        <w:rPr>
          <w:rFonts w:ascii="Times New Roman" w:eastAsia="微软雅黑" w:hAnsi="Times New Roman" w:cs="Times New Roman"/>
          <w:b/>
          <w:bCs/>
          <w:sz w:val="22"/>
          <w:szCs w:val="22"/>
        </w:rPr>
        <w:t>杠杆</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分级基金</w:t>
      </w:r>
      <w:r w:rsidRPr="00BD54E7">
        <w:rPr>
          <w:rFonts w:ascii="Times New Roman" w:eastAsia="微软雅黑" w:hAnsi="Times New Roman" w:cs="Times New Roman"/>
          <w:b/>
          <w:bCs/>
          <w:sz w:val="22"/>
          <w:szCs w:val="22"/>
        </w:rPr>
        <w:t>B</w:t>
      </w:r>
      <w:r w:rsidRPr="00BD54E7">
        <w:rPr>
          <w:rFonts w:ascii="Times New Roman" w:eastAsia="微软雅黑" w:hAnsi="Times New Roman" w:cs="Times New Roman"/>
          <w:b/>
          <w:bCs/>
          <w:sz w:val="22"/>
          <w:szCs w:val="22"/>
        </w:rPr>
        <w:t>份额</w:t>
      </w:r>
      <w:r w:rsidRPr="00BD54E7">
        <w:rPr>
          <w:rFonts w:ascii="Times New Roman" w:eastAsia="微软雅黑" w:hAnsi="Times New Roman" w:cs="Times New Roman"/>
          <w:sz w:val="22"/>
          <w:szCs w:val="22"/>
        </w:rPr>
        <w:t>等工具也能实现放大空头或多头的效果。例如，当预期市场下跌时，可买入恒生国企指数反向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或中证</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期贝塔负向产品，实现组合的</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对冲；相反，在预期政策利好将推动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股反弹时，可增配两倍做多的杠杆</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以快速提高收益。但需注意杠杆</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有日常跟踪误差和高波动性，不宜长期持有。</w:t>
      </w:r>
    </w:p>
    <w:p w14:paraId="72736648"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灵活运用沪港通资金流向信号：</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通过观察每日沪深港通北向、南向资金动向，把握聪明钱意图。当北向资金连续净流出，往往表示外资对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股态度谨慎，可据此收缩战线防御为主；若某日北向突然大幅净流入，可能预示海外风险偏好回升或有利好传闻，可考虑适度</w:t>
      </w:r>
      <w:r w:rsidRPr="00BD54E7">
        <w:rPr>
          <w:rFonts w:ascii="Times New Roman" w:eastAsia="微软雅黑" w:hAnsi="Times New Roman" w:cs="Times New Roman"/>
          <w:sz w:val="22"/>
          <w:szCs w:val="22"/>
        </w:rPr>
        <w:lastRenderedPageBreak/>
        <w:t>加仓迎接反弹。此外，留意人民币汇率走势，如果人民币兑美元贬值加速，往往对应外资阶段性流出，这时应保持谨慎。但若央行出手稳汇率且宣布逆周期政策，则可视为积极信号，提高仓位。</w:t>
      </w:r>
    </w:p>
    <w:p w14:paraId="5027BFDB"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关注科创板及新兴产业投资机会：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贸易战倒逼中国技术创新，预计政府将更支持科创企业发展。科创板上市公司多处于芯片、生物医药、高端制造等领域，虽短期波动较大，但长期成长空间广阔。投资者可以精选其中</w:t>
      </w:r>
      <w:r w:rsidRPr="00BD54E7">
        <w:rPr>
          <w:rFonts w:ascii="Times New Roman" w:eastAsia="微软雅黑" w:hAnsi="Times New Roman" w:cs="Times New Roman"/>
          <w:b/>
          <w:bCs/>
          <w:sz w:val="22"/>
          <w:szCs w:val="22"/>
        </w:rPr>
        <w:t>受益国产替代、掌握核心技术</w:t>
      </w:r>
      <w:r w:rsidRPr="00BD54E7">
        <w:rPr>
          <w:rFonts w:ascii="Times New Roman" w:eastAsia="微软雅黑" w:hAnsi="Times New Roman" w:cs="Times New Roman"/>
          <w:sz w:val="22"/>
          <w:szCs w:val="22"/>
        </w:rPr>
        <w:t>的公司，在市场低迷时逢低介入，为中长线布局。此外，新兴产业</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（如科技</w:t>
      </w:r>
      <w:r w:rsidRPr="00BD54E7">
        <w:rPr>
          <w:rFonts w:ascii="Times New Roman" w:eastAsia="微软雅黑" w:hAnsi="Times New Roman" w:cs="Times New Roman"/>
          <w:sz w:val="22"/>
          <w:szCs w:val="22"/>
        </w:rPr>
        <w:t>50ETF</w:t>
      </w:r>
      <w:r w:rsidRPr="00BD54E7">
        <w:rPr>
          <w:rFonts w:ascii="Times New Roman" w:eastAsia="微软雅黑" w:hAnsi="Times New Roman" w:cs="Times New Roman"/>
          <w:sz w:val="22"/>
          <w:szCs w:val="22"/>
        </w:rPr>
        <w:t>、芯片</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、新能源车</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）也是便利的配置工具，可在市场恐慌时分批买入，摊薄成本，以分享中国未来产业升级的红利。</w:t>
      </w:r>
    </w:p>
    <w:p w14:paraId="1FF81D63"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利用政策红利和事件驱动：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股，政策往往是重要的股价催化剂。当前环境下，预计政府会出台一揽子稳定经济和就业的措施，如减税降费、基建投资、产业补贴等。投资者应密切追踪两会决策、部委公告等信息，</w:t>
      </w:r>
      <w:r w:rsidRPr="00BD54E7">
        <w:rPr>
          <w:rFonts w:ascii="Times New Roman" w:eastAsia="微软雅黑" w:hAnsi="Times New Roman" w:cs="Times New Roman"/>
          <w:b/>
          <w:bCs/>
          <w:sz w:val="22"/>
          <w:szCs w:val="22"/>
        </w:rPr>
        <w:t>提前埋伏政策红利板块</w:t>
      </w:r>
      <w:r w:rsidRPr="00BD54E7">
        <w:rPr>
          <w:rFonts w:ascii="Times New Roman" w:eastAsia="微软雅黑" w:hAnsi="Times New Roman" w:cs="Times New Roman"/>
          <w:sz w:val="22"/>
          <w:szCs w:val="22"/>
        </w:rPr>
        <w:t>。例如，如果预期政府将提高出口退税，则纺织、家具企业将直接受益，可提前布局龙头。又如若传出中美重启谈判的积极消息，可短线参与券商、一带一路等弹性品种的交易性机会。总体上，坚持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政策市</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思维，在逆风环境中寻找顺风方向，提高胜率。</w:t>
      </w:r>
    </w:p>
    <w:p w14:paraId="0C8C16D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港股市场策略：谨慎参与，对冲套利</w:t>
      </w:r>
    </w:p>
    <w:p w14:paraId="7555E317"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控制风险暴露和提高对冲比例：</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港股对外依存度高且波动剧烈，建议投资者当前阶段保持</w:t>
      </w:r>
      <w:r w:rsidRPr="00BD54E7">
        <w:rPr>
          <w:rFonts w:ascii="Times New Roman" w:eastAsia="微软雅黑" w:hAnsi="Times New Roman" w:cs="Times New Roman"/>
          <w:b/>
          <w:bCs/>
          <w:sz w:val="22"/>
          <w:szCs w:val="22"/>
        </w:rPr>
        <w:t>低仓位运作</w:t>
      </w:r>
      <w:r w:rsidRPr="00BD54E7">
        <w:rPr>
          <w:rFonts w:ascii="Times New Roman" w:eastAsia="微软雅黑" w:hAnsi="Times New Roman" w:cs="Times New Roman"/>
          <w:sz w:val="22"/>
          <w:szCs w:val="22"/>
        </w:rPr>
        <w:t>，尤其避免使用过高杠杆。对现有港股多头仓位，可通过卖空恒生指数期货、国企指数期货来对冲总体风险敞口</w:t>
      </w:r>
      <w:r w:rsidRPr="00BD54E7">
        <w:rPr>
          <w:rFonts w:ascii="Times New Roman" w:eastAsia="微软雅黑" w:hAnsi="Times New Roman" w:cs="Times New Roman"/>
          <w:sz w:val="22"/>
          <w:szCs w:val="22"/>
        </w:rPr>
        <w:t xml:space="preserve"> (</w:t>
      </w:r>
      <w:hyperlink r:id="rId188" w:anchor=":~:text=%E5%B8%82%E5%9C%BA%E5%8F%8D%E5%BA%9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种套保在市场继续下行时提供缓冲，同时保留将来反弹时享受收益的机会。对于持有的重仓个股，也可借助个股期权或结构性产品对冲：例如持有大量腾讯股票的投资者，可买入腾讯的看跌期权防范突发利空。</w:t>
      </w:r>
    </w:p>
    <w:p w14:paraId="7AF5DC24"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南向资金与</w:t>
      </w:r>
      <w:r w:rsidRPr="00BD54E7">
        <w:rPr>
          <w:rFonts w:ascii="Times New Roman" w:eastAsia="微软雅黑" w:hAnsi="Times New Roman" w:cs="Times New Roman"/>
          <w:b/>
          <w:bCs/>
          <w:sz w:val="22"/>
          <w:szCs w:val="22"/>
        </w:rPr>
        <w:t>AH</w:t>
      </w:r>
      <w:r w:rsidRPr="00BD54E7">
        <w:rPr>
          <w:rFonts w:ascii="Times New Roman" w:eastAsia="微软雅黑" w:hAnsi="Times New Roman" w:cs="Times New Roman"/>
          <w:b/>
          <w:bCs/>
          <w:sz w:val="22"/>
          <w:szCs w:val="22"/>
        </w:rPr>
        <w:t>套利策略：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内地资金通过南下（港股通）对港股有重要影响。密切关注南向资金流入流出，顺势而为：若内地资金大举抄底香港优质股，这是一个潜在的买入信号；反之，若南向资金明显撤退，应谨慎观望。同时，留意</w:t>
      </w:r>
      <w:r w:rsidRPr="00BD54E7">
        <w:rPr>
          <w:rFonts w:ascii="Times New Roman" w:eastAsia="微软雅黑" w:hAnsi="Times New Roman" w:cs="Times New Roman"/>
          <w:b/>
          <w:bCs/>
          <w:sz w:val="22"/>
          <w:szCs w:val="22"/>
        </w:rPr>
        <w:t>AH</w:t>
      </w:r>
      <w:r w:rsidRPr="00BD54E7">
        <w:rPr>
          <w:rFonts w:ascii="Times New Roman" w:eastAsia="微软雅黑" w:hAnsi="Times New Roman" w:cs="Times New Roman"/>
          <w:b/>
          <w:bCs/>
          <w:sz w:val="22"/>
          <w:szCs w:val="22"/>
        </w:rPr>
        <w:t>股价差</w:t>
      </w:r>
      <w:r w:rsidRPr="00BD54E7">
        <w:rPr>
          <w:rFonts w:ascii="Times New Roman" w:eastAsia="微软雅黑" w:hAnsi="Times New Roman" w:cs="Times New Roman"/>
          <w:sz w:val="22"/>
          <w:szCs w:val="22"/>
        </w:rPr>
        <w:t>扩大带来的套利空间。对于两地上市公司，如果</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股因海外抛售跌幅远超</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股，出现明显折价，长线投资者可考虑买入被低估的</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股，同时在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股卖出对等仓位锁定利润，一旦价差回归即可获</w:t>
      </w:r>
      <w:r w:rsidRPr="00BD54E7">
        <w:rPr>
          <w:rFonts w:ascii="Times New Roman" w:eastAsia="微软雅黑" w:hAnsi="Times New Roman" w:cs="Times New Roman"/>
          <w:sz w:val="22"/>
          <w:szCs w:val="22"/>
        </w:rPr>
        <w:lastRenderedPageBreak/>
        <w:t>利。当然，普通投资者难以直接做空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股，但可以通过减持对应</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股持仓、转而增配</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股实现类似效果。这种套利操作需考虑汇率和交易成本，但在极端行情下收益可观。</w:t>
      </w:r>
    </w:p>
    <w:p w14:paraId="450B5BC5"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板块精选与对冲：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港股市场可利用行业</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和期货灵活调整板块敞口：</w:t>
      </w:r>
    </w:p>
    <w:p w14:paraId="5FCC76CC"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做多黄金和抗跌板块：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可通过买入黄金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（如香港上市的</w:t>
      </w:r>
      <w:r w:rsidRPr="00BD54E7">
        <w:rPr>
          <w:rFonts w:ascii="Times New Roman" w:eastAsia="微软雅黑" w:hAnsi="Times New Roman" w:cs="Times New Roman"/>
          <w:sz w:val="22"/>
          <w:szCs w:val="22"/>
        </w:rPr>
        <w:t>SPDR</w:t>
      </w:r>
      <w:r w:rsidRPr="00BD54E7">
        <w:rPr>
          <w:rFonts w:ascii="Times New Roman" w:eastAsia="微软雅黑" w:hAnsi="Times New Roman" w:cs="Times New Roman"/>
          <w:sz w:val="22"/>
          <w:szCs w:val="22"/>
        </w:rPr>
        <w:t>黄金信托）分享避险行情</w:t>
      </w:r>
      <w:r w:rsidRPr="00BD54E7">
        <w:rPr>
          <w:rFonts w:ascii="Times New Roman" w:eastAsia="微软雅黑" w:hAnsi="Times New Roman" w:cs="Times New Roman"/>
          <w:sz w:val="22"/>
          <w:szCs w:val="22"/>
        </w:rPr>
        <w:t xml:space="preserve"> (</w:t>
      </w:r>
      <w:hyperlink r:id="rId189" w:anchor=":~:text=%E6%9C%9F%E8%B4%A7%E8%B7%8C2.7"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。同时增配公用事业、电讯等高股息、低波动板块股票，这些股票在市场下跌中相对抗跌，亦提供稳定派息，适合作为底仓持有。</w:t>
      </w:r>
    </w:p>
    <w:p w14:paraId="41F64EF8"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做空敏感板块：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对于预期受创最大的板块（如博彩、航空、航运），有经验的投资者可考虑适度做空相关股票或卖出相关板块</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若有）。例如，通过券商借券卖空部分航运股来对冲持有的港口股敞口，以降低贸易量下降对港口行业的不利影响。亦可卖出重仓欧美业务的汇丰控股等银行股，以规避其潜在资产质量恶化风险。做空操作需谨慎控制仓位并留意融券成本及市场流动性。</w:t>
      </w:r>
    </w:p>
    <w:p w14:paraId="21405849"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衍生品策略：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利用香港市场丰富的衍生品，例如恒指期权、个股牛熊证、窝轮等进行策略性交易。可在预期港股大跌时买入</w:t>
      </w:r>
      <w:r w:rsidRPr="00BD54E7">
        <w:rPr>
          <w:rFonts w:ascii="Times New Roman" w:eastAsia="微软雅黑" w:hAnsi="Times New Roman" w:cs="Times New Roman"/>
          <w:b/>
          <w:bCs/>
          <w:sz w:val="22"/>
          <w:szCs w:val="22"/>
        </w:rPr>
        <w:t>恒指看跌期权</w:t>
      </w:r>
      <w:r w:rsidRPr="00BD54E7">
        <w:rPr>
          <w:rFonts w:ascii="Times New Roman" w:eastAsia="微软雅黑" w:hAnsi="Times New Roman" w:cs="Times New Roman"/>
          <w:sz w:val="22"/>
          <w:szCs w:val="22"/>
        </w:rPr>
        <w:t>或看跌窝轮，投入小资金博取指数下行收益；相反，当判断市场过度恐慌、酝酿反弹时，可布局</w:t>
      </w:r>
      <w:r w:rsidRPr="00BD54E7">
        <w:rPr>
          <w:rFonts w:ascii="Times New Roman" w:eastAsia="微软雅黑" w:hAnsi="Times New Roman" w:cs="Times New Roman"/>
          <w:b/>
          <w:bCs/>
          <w:sz w:val="22"/>
          <w:szCs w:val="22"/>
        </w:rPr>
        <w:t>恒指牛证</w:t>
      </w:r>
      <w:r w:rsidRPr="00BD54E7">
        <w:rPr>
          <w:rFonts w:ascii="Times New Roman" w:eastAsia="微软雅黑" w:hAnsi="Times New Roman" w:cs="Times New Roman"/>
          <w:sz w:val="22"/>
          <w:szCs w:val="22"/>
        </w:rPr>
        <w:t>或看涨期权获取杠杆收益。但需注意窝轮牛熊证有强制收回风险，只适合短线交易，且必须严格设置止损。</w:t>
      </w:r>
    </w:p>
    <w:p w14:paraId="3C87BA57"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利用汇率市场对冲：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由于港元与美元挂钩，直接汇率波动小。但间接上，如果预期人民币可能贬值，可以在香港买入离岸人民币</w:t>
      </w:r>
      <w:r w:rsidRPr="00BD54E7">
        <w:rPr>
          <w:rFonts w:ascii="Times New Roman" w:eastAsia="微软雅黑" w:hAnsi="Times New Roman" w:cs="Times New Roman"/>
          <w:sz w:val="22"/>
          <w:szCs w:val="22"/>
        </w:rPr>
        <w:t>NDF</w:t>
      </w:r>
      <w:r w:rsidRPr="00BD54E7">
        <w:rPr>
          <w:rFonts w:ascii="Times New Roman" w:eastAsia="微软雅黑" w:hAnsi="Times New Roman" w:cs="Times New Roman"/>
          <w:sz w:val="22"/>
          <w:szCs w:val="22"/>
        </w:rPr>
        <w:t>或通过期货市场做空人民币，以对冲内地资产贬值风险。另外，可适度增持日元、瑞士法郎计价资产或相关</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，因为这些货币通常在全球风险事件中升值，可对冲部分区域风险。</w:t>
      </w:r>
    </w:p>
    <w:p w14:paraId="3E0482EF"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静待超跌反弹机会：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由于港股历来有</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急跌急反弹</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的特征，在经过一轮恐慌下跌后，常出现快速技术性反抽。投资者可关注恒生指数市净率、市盈率等估值指标，当恒指市净率接近历史低位（如</w:t>
      </w:r>
      <w:r w:rsidRPr="00BD54E7">
        <w:rPr>
          <w:rFonts w:ascii="Times New Roman" w:eastAsia="微软雅黑" w:hAnsi="Times New Roman" w:cs="Times New Roman"/>
          <w:sz w:val="22"/>
          <w:szCs w:val="22"/>
        </w:rPr>
        <w:t>08</w:t>
      </w:r>
      <w:r w:rsidRPr="00BD54E7">
        <w:rPr>
          <w:rFonts w:ascii="Times New Roman" w:eastAsia="微软雅黑" w:hAnsi="Times New Roman" w:cs="Times New Roman"/>
          <w:sz w:val="22"/>
          <w:szCs w:val="22"/>
        </w:rPr>
        <w:t>年金融危机、</w:t>
      </w:r>
      <w:r w:rsidRPr="00BD54E7">
        <w:rPr>
          <w:rFonts w:ascii="Times New Roman" w:eastAsia="微软雅黑" w:hAnsi="Times New Roman" w:cs="Times New Roman"/>
          <w:sz w:val="22"/>
          <w:szCs w:val="22"/>
        </w:rPr>
        <w:t>15</w:t>
      </w:r>
      <w:r w:rsidRPr="00BD54E7">
        <w:rPr>
          <w:rFonts w:ascii="Times New Roman" w:eastAsia="微软雅黑" w:hAnsi="Times New Roman" w:cs="Times New Roman"/>
          <w:sz w:val="22"/>
          <w:szCs w:val="22"/>
        </w:rPr>
        <w:t>年股灾时水平）时，表明恐慌或已充分释放。这时分批</w:t>
      </w:r>
      <w:r w:rsidRPr="00BD54E7">
        <w:rPr>
          <w:rFonts w:ascii="Times New Roman" w:eastAsia="微软雅黑" w:hAnsi="Times New Roman" w:cs="Times New Roman"/>
          <w:b/>
          <w:bCs/>
          <w:sz w:val="22"/>
          <w:szCs w:val="22"/>
        </w:rPr>
        <w:t>逢低吸纳</w:t>
      </w:r>
      <w:r w:rsidRPr="00BD54E7">
        <w:rPr>
          <w:rFonts w:ascii="Times New Roman" w:eastAsia="微软雅黑" w:hAnsi="Times New Roman" w:cs="Times New Roman"/>
          <w:sz w:val="22"/>
          <w:szCs w:val="22"/>
        </w:rPr>
        <w:t>优质股可能胜率较高。可优先选择那些行业地位稳固、基本面未受贸易战根本破坏的公司，例如内地消费龙头、互联网龙头等。在反弹初期，弹性大的中资券商股、周</w:t>
      </w:r>
      <w:r w:rsidRPr="00BD54E7">
        <w:rPr>
          <w:rFonts w:ascii="Times New Roman" w:eastAsia="微软雅黑" w:hAnsi="Times New Roman" w:cs="Times New Roman"/>
          <w:sz w:val="22"/>
          <w:szCs w:val="22"/>
        </w:rPr>
        <w:lastRenderedPageBreak/>
        <w:t>期股也往往领涨，可小仓位参与博取弹性。但整个操作需建立在严格风险控制上，反弹失败要果断止损离场。</w:t>
      </w:r>
    </w:p>
    <w:p w14:paraId="4E1FD0CF"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长线配置和分散投资：</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对风险承受较高且看好中国长期发展的投资者而言，港股当前调整期反而提供了低位布局的良机。可以制定分期分批</w:t>
      </w:r>
      <w:r w:rsidRPr="00BD54E7">
        <w:rPr>
          <w:rFonts w:ascii="Times New Roman" w:eastAsia="微软雅黑" w:hAnsi="Times New Roman" w:cs="Times New Roman"/>
          <w:b/>
          <w:bCs/>
          <w:sz w:val="22"/>
          <w:szCs w:val="22"/>
        </w:rPr>
        <w:t>定投恒生指数</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sz w:val="22"/>
          <w:szCs w:val="22"/>
        </w:rPr>
        <w:t>或精选的低估值、高股息港股，在市场情绪极度悲观时坚持买入，摊平成本，耐心持有数年。这样在未来贸易局势缓和、市场恢复理性后，有望获得可观回报。同时，也可将投资分散于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股、美股等其他市场，运用不同市场相关性低的优势降低组合波动。毕竟，在全球化市场中，</w:t>
      </w:r>
      <w:r w:rsidRPr="00BD54E7">
        <w:rPr>
          <w:rFonts w:ascii="Times New Roman" w:eastAsia="微软雅黑" w:hAnsi="Times New Roman" w:cs="Times New Roman"/>
          <w:b/>
          <w:bCs/>
          <w:sz w:val="22"/>
          <w:szCs w:val="22"/>
        </w:rPr>
        <w:t>分散化</w:t>
      </w:r>
      <w:r w:rsidRPr="00BD54E7">
        <w:rPr>
          <w:rFonts w:ascii="Times New Roman" w:eastAsia="微软雅黑" w:hAnsi="Times New Roman" w:cs="Times New Roman"/>
          <w:sz w:val="22"/>
          <w:szCs w:val="22"/>
        </w:rPr>
        <w:t>仍是抵御单一市场政策风险的有效手段。</w:t>
      </w:r>
    </w:p>
    <w:p w14:paraId="359A61B4"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结论与投资建议</w:t>
      </w:r>
    </w:p>
    <w:p w14:paraId="7EA2FB52"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特朗普政府最新关税政策掀起的贸易风暴，短期内给全球市场带来明显冲击：</w:t>
      </w:r>
      <w:r w:rsidRPr="00BD54E7">
        <w:rPr>
          <w:rFonts w:ascii="Times New Roman" w:eastAsia="微软雅黑" w:hAnsi="Times New Roman" w:cs="Times New Roman"/>
          <w:b/>
          <w:bCs/>
          <w:sz w:val="22"/>
          <w:szCs w:val="22"/>
        </w:rPr>
        <w:t>供应链重塑、贸易摩擦升级</w:t>
      </w:r>
      <w:r w:rsidRPr="00BD54E7">
        <w:rPr>
          <w:rFonts w:ascii="Times New Roman" w:eastAsia="微软雅黑" w:hAnsi="Times New Roman" w:cs="Times New Roman"/>
          <w:sz w:val="22"/>
          <w:szCs w:val="22"/>
        </w:rPr>
        <w:t>令经济增长和企业盈利前景蒙阴，美股、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股、港股均经历情绪下挫和估值重估。在此背景下，投资者应秉持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风险管理为先，灵活应变为要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的原则，采取跨市场、多策略组合应对。</w:t>
      </w:r>
    </w:p>
    <w:p w14:paraId="4D907D3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总的来看，短期宜以</w:t>
      </w:r>
      <w:r w:rsidRPr="00BD54E7">
        <w:rPr>
          <w:rFonts w:ascii="Times New Roman" w:eastAsia="微软雅黑" w:hAnsi="Times New Roman" w:cs="Times New Roman"/>
          <w:b/>
          <w:bCs/>
          <w:sz w:val="22"/>
          <w:szCs w:val="22"/>
        </w:rPr>
        <w:t>防御避险</w:t>
      </w:r>
      <w:r w:rsidRPr="00BD54E7">
        <w:rPr>
          <w:rFonts w:ascii="Times New Roman" w:eastAsia="微软雅黑" w:hAnsi="Times New Roman" w:cs="Times New Roman"/>
          <w:sz w:val="22"/>
          <w:szCs w:val="22"/>
        </w:rPr>
        <w:t>为主，控制仓位、提升组合抗风险能力；中长期则应根据各国政策走向和产业趋势，逐步</w:t>
      </w:r>
      <w:r w:rsidRPr="00BD54E7">
        <w:rPr>
          <w:rFonts w:ascii="Times New Roman" w:eastAsia="微软雅黑" w:hAnsi="Times New Roman" w:cs="Times New Roman"/>
          <w:b/>
          <w:bCs/>
          <w:sz w:val="22"/>
          <w:szCs w:val="22"/>
        </w:rPr>
        <w:t>布局结构性机会</w:t>
      </w:r>
      <w:r w:rsidRPr="00BD54E7">
        <w:rPr>
          <w:rFonts w:ascii="Times New Roman" w:eastAsia="微软雅黑" w:hAnsi="Times New Roman" w:cs="Times New Roman"/>
          <w:sz w:val="22"/>
          <w:szCs w:val="22"/>
        </w:rPr>
        <w:t>。对于美股，当前需警惕贸易冲击对科技、制造等支柱板块的拖累，适当对冲下跌风险，同时为可能的政策转机保留弹性。对于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股，外患之下更需挖掘内生动力，关注内需和自主创新领域，在震荡市中找准政策受益方向。对于港股，在风高浪急之际务必稳字当头，通过对冲和分散来渡过难关，并静待估值出清后的反弹良机。</w:t>
      </w:r>
    </w:p>
    <w:p w14:paraId="3B1F72C7"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投资是一场长期与短期博弈并存的旅程。在全球贸易格局剧变的当前，短线交易者应快速响应、防范未然；长线配置者则可利用市场错杀，悄然播种未来的胜利果实。我们建议投资者保持冷静和理性，不盲目恐慌，也不掉以轻心。密切追踪贸易谈判进展和各国政策动向，适时调整策略。通过</w:t>
      </w:r>
      <w:r w:rsidRPr="00BD54E7">
        <w:rPr>
          <w:rFonts w:ascii="Times New Roman" w:eastAsia="微软雅黑" w:hAnsi="Times New Roman" w:cs="Times New Roman"/>
          <w:b/>
          <w:bCs/>
          <w:sz w:val="22"/>
          <w:szCs w:val="22"/>
        </w:rPr>
        <w:t>严控风险、动态调整、多元对冲</w:t>
      </w:r>
      <w:r w:rsidRPr="00BD54E7">
        <w:rPr>
          <w:rFonts w:ascii="Times New Roman" w:eastAsia="微软雅黑" w:hAnsi="Times New Roman" w:cs="Times New Roman"/>
          <w:sz w:val="22"/>
          <w:szCs w:val="22"/>
        </w:rPr>
        <w:t>等手段，投资者有望在这场贸易冲击中有效保护资产并把握潜在机会。待乌云消散之时，那些在风暴中坚守策略纪律、优化配置的投资者，将有机会迎来拨云见日、分享市场修复与经济重建红利的收获期。</w:t>
      </w:r>
    </w:p>
    <w:p w14:paraId="5C4F9302" w14:textId="6350D208" w:rsidR="00FA1356"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参考资料：</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新关税政策细则与影响分析</w:t>
      </w:r>
      <w:r w:rsidRPr="00BD54E7">
        <w:rPr>
          <w:rFonts w:ascii="Times New Roman" w:eastAsia="微软雅黑" w:hAnsi="Times New Roman" w:cs="Times New Roman"/>
          <w:sz w:val="22"/>
          <w:szCs w:val="22"/>
        </w:rPr>
        <w:t xml:space="preserve"> (</w:t>
      </w:r>
      <w:hyperlink r:id="rId190"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191"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 (</w:t>
      </w:r>
      <w:hyperlink r:id="rId192"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；全球经济和贸易影响</w:t>
      </w:r>
      <w:r w:rsidRPr="00BD54E7">
        <w:rPr>
          <w:rFonts w:ascii="Times New Roman" w:eastAsia="微软雅黑" w:hAnsi="Times New Roman" w:cs="Times New Roman"/>
          <w:sz w:val="22"/>
          <w:szCs w:val="22"/>
        </w:rPr>
        <w:t xml:space="preserve"> (</w:t>
      </w:r>
      <w:hyperlink r:id="rId193"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194" w:anchor=":~:text=2018%E5%B9%B4%E5%92%8C2019%E5%B9%B4%EF%BC%8C%E7%89%B9%E6%9C%97%E6%99%AE%E5%9C%A8%E5%85%B6%E7%AC%AC%E4%B8%80%E4%B8%AA%E4%BB%BB%E6%9C%9F%E5%86%85%E5%AF%B9%E4%BB%B7%E5%80%BC%E7%BA%A63800%E4%BA%BF%E7%BE%8E%E5%85%83%E7%9A%84%E6%95%B0%E5%8D%83%E7%A7%8D%E8%BF%9B%E5%8F%A3%E4%BA%A7%E5%93%81%E5%BE%81%E6%94%B6%E5%85%B3%E7%A8%8E%E3%80%82%E5%AD%A6%E6%9C%AF%E7%95%8C%E7%9A%84%E7%A0%94%E7%A9%B6%E5%8F%91%E7%8E%B0%EF%BC%8C%E6%95%B4%E4%BD%93%E6%9D%A5%E7%9C%8B%EF%BC%8C%E5%85%B6%E5%85%B3%E7%A8%8E%E6%94%BF%E7%AD%96%E5%87%8F%E5%B0%91%E4%BA%86%E4%BA%A7%E5%87%BA%E5%92%8C%E5%B0%B1%E4%B8%9A%EF%BC%8C%E5%AF%B9%E7%BE%8E%E5%9B%BD%E7%BB%8F%E6%B5%8E%20%E7%9A%84%E5%BD%B1%E5%93%8D%E5%BC%8A%E5%A4%A7%E4%BA%8E%E5%88%A9%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w:t>
        </w:r>
        <w:r w:rsidRPr="00BD54E7">
          <w:rPr>
            <w:rStyle w:val="af0"/>
            <w:rFonts w:ascii="Times New Roman" w:eastAsia="微软雅黑" w:hAnsi="Times New Roman" w:cs="Times New Roman"/>
            <w:sz w:val="22"/>
            <w:szCs w:val="22"/>
          </w:rPr>
          <w:lastRenderedPageBreak/>
          <w:t>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；市场反应与分析师评论</w:t>
      </w:r>
      <w:r w:rsidRPr="00BD54E7">
        <w:rPr>
          <w:rFonts w:ascii="Times New Roman" w:eastAsia="微软雅黑" w:hAnsi="Times New Roman" w:cs="Times New Roman"/>
          <w:sz w:val="22"/>
          <w:szCs w:val="22"/>
        </w:rPr>
        <w:t xml:space="preserve"> (</w:t>
      </w:r>
      <w:hyperlink r:id="rId195"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 (</w:t>
      </w:r>
      <w:hyperlink r:id="rId196" w:anchor=":~:text=%E5%8F%91%E5%B8%83%E4%BA%8E%202025%E5%B9%B404%E6%9C%8803%E6%97%A5%2007%3A24%C2%A0%C2%A0%C2%A0%E6%9B%B4%E6%96%B0%E4%BA%8E%202025%E5%B9%B404%E6%9C%8803%E6%97%A5%2009%3A26" w:history="1">
        <w:r w:rsidRPr="00BD54E7">
          <w:rPr>
            <w:rStyle w:val="af0"/>
            <w:rFonts w:ascii="Times New Roman" w:eastAsia="微软雅黑" w:hAnsi="Times New Roman" w:cs="Times New Roman"/>
            <w:sz w:val="22"/>
            <w:szCs w:val="22"/>
          </w:rPr>
          <w:t>关税公布后美商界和市场反应负面</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美国财长警告各国不得实施报复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；各国回应与供应链调整</w:t>
      </w:r>
      <w:r w:rsidRPr="00BD54E7">
        <w:rPr>
          <w:rFonts w:ascii="Times New Roman" w:eastAsia="微软雅黑" w:hAnsi="Times New Roman" w:cs="Times New Roman"/>
          <w:sz w:val="22"/>
          <w:szCs w:val="22"/>
        </w:rPr>
        <w:t xml:space="preserve"> (</w:t>
      </w:r>
      <w:hyperlink r:id="rId197"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198"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；相关行业与企业影响</w:t>
      </w:r>
      <w:r w:rsidRPr="00BD54E7">
        <w:rPr>
          <w:rFonts w:ascii="Times New Roman" w:eastAsia="微软雅黑" w:hAnsi="Times New Roman" w:cs="Times New Roman"/>
          <w:sz w:val="22"/>
          <w:szCs w:val="22"/>
        </w:rPr>
        <w:t xml:space="preserve"> (</w:t>
      </w:r>
      <w:hyperlink r:id="rId199"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200"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等。</w:t>
      </w:r>
    </w:p>
    <w:p w14:paraId="61D3C097" w14:textId="77777777" w:rsidR="00FA1356" w:rsidRDefault="00FA1356" w:rsidP="00FA1356">
      <w:pPr>
        <w:rPr>
          <w:rFonts w:ascii="Times New Roman" w:eastAsia="微软雅黑" w:hAnsi="Times New Roman" w:cs="Times New Roman"/>
          <w:sz w:val="22"/>
          <w:szCs w:val="22"/>
        </w:rPr>
      </w:pPr>
    </w:p>
    <w:p w14:paraId="374C0C9B" w14:textId="7B8C7936" w:rsidR="00FA1356" w:rsidRPr="00FA1356" w:rsidRDefault="00FA1356" w:rsidP="00FA1356">
      <w:pPr>
        <w:pStyle w:val="2"/>
        <w:rPr>
          <w:rFonts w:ascii="Times New Roman" w:eastAsia="微软雅黑" w:hAnsi="Times New Roman" w:cs="Times New Roman"/>
          <w:b/>
          <w:bCs/>
          <w:sz w:val="22"/>
          <w:szCs w:val="22"/>
        </w:rPr>
      </w:pPr>
      <w:bookmarkStart w:id="5" w:name="_Toc197087765"/>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关税政策影响下</w:t>
      </w:r>
      <w:r w:rsidRPr="00FA1356">
        <w:rPr>
          <w:rFonts w:ascii="Times New Roman" w:eastAsia="微软雅黑" w:hAnsi="Times New Roman" w:cs="Times New Roman" w:hint="eastAsia"/>
          <w:b/>
          <w:bCs/>
          <w:sz w:val="22"/>
          <w:szCs w:val="22"/>
        </w:rPr>
        <w:t>个股分析</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PDD</w:t>
      </w:r>
      <w:r>
        <w:rPr>
          <w:rFonts w:ascii="Times New Roman" w:eastAsia="微软雅黑" w:hAnsi="Times New Roman" w:cs="Times New Roman" w:hint="eastAsia"/>
          <w:b/>
          <w:bCs/>
          <w:sz w:val="22"/>
          <w:szCs w:val="22"/>
        </w:rPr>
        <w:t>）</w:t>
      </w:r>
      <w:bookmarkEnd w:id="5"/>
    </w:p>
    <w:p w14:paraId="158BCD6A" w14:textId="618FFE51" w:rsidR="00FA1356" w:rsidRPr="00FA1356" w:rsidRDefault="00FA1356" w:rsidP="00FA1356">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FA1356">
        <w:rPr>
          <w:rFonts w:ascii="Times New Roman" w:eastAsia="微软雅黑" w:hAnsi="Times New Roman" w:cs="Times New Roman"/>
          <w:sz w:val="22"/>
          <w:szCs w:val="22"/>
        </w:rPr>
        <w:t>系统性研究拼多多（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）近期暴跌的核心原因，包括</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2</w:t>
      </w:r>
      <w:r w:rsidRPr="00FA1356">
        <w:rPr>
          <w:rFonts w:ascii="Times New Roman" w:eastAsia="微软雅黑" w:hAnsi="Times New Roman" w:cs="Times New Roman"/>
          <w:sz w:val="22"/>
          <w:szCs w:val="22"/>
        </w:rPr>
        <w:t>日美国出台的关税政策、中美贸易摩擦、</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海外扩张预期、中国经济环境、竞争格局变化，以及公司估值与财务基本面等多方面因素，并评估其对未来股价的影响。此外，制定多维度的股票交易策略，包括：</w:t>
      </w:r>
    </w:p>
    <w:p w14:paraId="2F540B9D"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短线技术分析（趋势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均线等）</w:t>
      </w:r>
    </w:p>
    <w:p w14:paraId="464E510A"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中长线基本面投资策略（估值</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增长潜力）</w:t>
      </w:r>
    </w:p>
    <w:p w14:paraId="4587BFA7"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套利、对冲、期权等衍生工具操作思路</w:t>
      </w:r>
    </w:p>
    <w:p w14:paraId="03D04D67" w14:textId="7948B8BE"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着眼于接下来至</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年底的股价走势趋势研判，并结合市场动态、政策演变和行业结构变化提出前瞻性判断。</w:t>
      </w:r>
    </w:p>
    <w:p w14:paraId="5A7D2183"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拼多多股价暴跌原因分析及未来走势预测</w:t>
      </w:r>
    </w:p>
    <w:p w14:paraId="0D7B77E8"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近期股价暴跌的背景与原因</w:t>
      </w:r>
    </w:p>
    <w:p w14:paraId="54B3C68A"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近期拼多多（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）美股股价出现大幅下挫，从</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月下旬高点约</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美元一路下跌逾</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，一度跌破关键技术支撑位。这背后涉及多重因素，包括突发的国际贸易政策变化、公司海外业务预期转向、中国宏观与监管环境以及行业竞争态势等：</w:t>
      </w:r>
    </w:p>
    <w:p w14:paraId="0FD46C02"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美国关税新政冲击：</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w:t>
      </w:r>
      <w:r w:rsidRPr="00FA1356">
        <w:rPr>
          <w:rFonts w:ascii="Times New Roman" w:eastAsia="微软雅黑" w:hAnsi="Times New Roman" w:cs="Times New Roman"/>
          <w:b/>
          <w:bCs/>
          <w:sz w:val="22"/>
          <w:szCs w:val="22"/>
        </w:rPr>
        <w:t>2</w:t>
      </w:r>
      <w:r w:rsidRPr="00FA1356">
        <w:rPr>
          <w:rFonts w:ascii="Times New Roman" w:eastAsia="微软雅黑" w:hAnsi="Times New Roman" w:cs="Times New Roman"/>
          <w:b/>
          <w:bCs/>
          <w:sz w:val="22"/>
          <w:szCs w:val="22"/>
        </w:rPr>
        <w:t>日，美国政府突然宣布取消对价值</w:t>
      </w:r>
      <w:r w:rsidRPr="00FA1356">
        <w:rPr>
          <w:rFonts w:ascii="Times New Roman" w:eastAsia="微软雅黑" w:hAnsi="Times New Roman" w:cs="Times New Roman"/>
          <w:b/>
          <w:bCs/>
          <w:sz w:val="22"/>
          <w:szCs w:val="22"/>
        </w:rPr>
        <w:t>800</w:t>
      </w:r>
      <w:r w:rsidRPr="00FA1356">
        <w:rPr>
          <w:rFonts w:ascii="Times New Roman" w:eastAsia="微软雅黑" w:hAnsi="Times New Roman" w:cs="Times New Roman"/>
          <w:b/>
          <w:bCs/>
          <w:sz w:val="22"/>
          <w:szCs w:val="22"/>
        </w:rPr>
        <w:t>美元以下包裹的关税免征政策，改为对所有此类进口商品征收</w:t>
      </w:r>
      <w:r w:rsidRPr="00FA1356">
        <w:rPr>
          <w:rFonts w:ascii="Times New Roman" w:eastAsia="微软雅黑" w:hAnsi="Times New Roman" w:cs="Times New Roman"/>
          <w:b/>
          <w:bCs/>
          <w:sz w:val="22"/>
          <w:szCs w:val="22"/>
        </w:rPr>
        <w:t>30%</w:t>
      </w:r>
      <w:r w:rsidRPr="00FA1356">
        <w:rPr>
          <w:rFonts w:ascii="Times New Roman" w:eastAsia="微软雅黑" w:hAnsi="Times New Roman" w:cs="Times New Roman"/>
          <w:b/>
          <w:bCs/>
          <w:sz w:val="22"/>
          <w:szCs w:val="22"/>
        </w:rPr>
        <w:t>货值或每件</w:t>
      </w:r>
      <w:r w:rsidRPr="00FA1356">
        <w:rPr>
          <w:rFonts w:ascii="Times New Roman" w:eastAsia="微软雅黑" w:hAnsi="Times New Roman" w:cs="Times New Roman"/>
          <w:b/>
          <w:bCs/>
          <w:sz w:val="22"/>
          <w:szCs w:val="22"/>
        </w:rPr>
        <w:t>25</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的关税</w:t>
      </w:r>
      <w:r w:rsidRPr="00FA1356">
        <w:rPr>
          <w:rFonts w:ascii="Times New Roman" w:eastAsia="微软雅黑" w:hAnsi="Times New Roman" w:cs="Times New Roman"/>
          <w:sz w:val="22"/>
          <w:szCs w:val="22"/>
        </w:rPr>
        <w:t xml:space="preserve"> (</w:t>
      </w:r>
      <w:hyperlink r:id="rId201"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。这一政策原计划于</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2</w:t>
      </w:r>
      <w:r w:rsidRPr="00FA1356">
        <w:rPr>
          <w:rFonts w:ascii="Times New Roman" w:eastAsia="微软雅黑" w:hAnsi="Times New Roman" w:cs="Times New Roman"/>
          <w:sz w:val="22"/>
          <w:szCs w:val="22"/>
        </w:rPr>
        <w:t>日生效，直接打击了以直邮小包裹形式出海的跨境电商业务。拼多多旗下跨境平台</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正是依赖美国</w:t>
      </w:r>
      <w:r w:rsidRPr="00FA1356">
        <w:rPr>
          <w:rFonts w:ascii="Times New Roman" w:eastAsia="微软雅黑" w:hAnsi="Times New Roman" w:cs="Times New Roman"/>
          <w:sz w:val="22"/>
          <w:szCs w:val="22"/>
        </w:rPr>
        <w:t>“de minimis”</w:t>
      </w:r>
      <w:r w:rsidRPr="00FA1356">
        <w:rPr>
          <w:rFonts w:ascii="Times New Roman" w:eastAsia="微软雅黑" w:hAnsi="Times New Roman" w:cs="Times New Roman"/>
          <w:sz w:val="22"/>
          <w:szCs w:val="22"/>
        </w:rPr>
        <w:t>免税额（</w:t>
      </w:r>
      <w:r w:rsidRPr="00FA1356">
        <w:rPr>
          <w:rFonts w:ascii="Times New Roman" w:eastAsia="微软雅黑" w:hAnsi="Times New Roman" w:cs="Times New Roman"/>
          <w:sz w:val="22"/>
          <w:szCs w:val="22"/>
        </w:rPr>
        <w:t>$800</w:t>
      </w:r>
      <w:r w:rsidRPr="00FA1356">
        <w:rPr>
          <w:rFonts w:ascii="Times New Roman" w:eastAsia="微软雅黑" w:hAnsi="Times New Roman" w:cs="Times New Roman"/>
          <w:sz w:val="22"/>
          <w:szCs w:val="22"/>
        </w:rPr>
        <w:t>以下免关税）来以低价优势拓展市场，此举被视为对</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模式的重大挑战</w:t>
      </w:r>
      <w:r w:rsidRPr="00FA1356">
        <w:rPr>
          <w:rFonts w:ascii="Times New Roman" w:eastAsia="微软雅黑" w:hAnsi="Times New Roman" w:cs="Times New Roman"/>
          <w:sz w:val="22"/>
          <w:szCs w:val="22"/>
        </w:rPr>
        <w:t xml:space="preserve"> (</w:t>
      </w:r>
      <w:hyperlink r:id="rId202" w:anchor=":~:text=Image%3A%20%E5%8F%97T86%E6%94%BF%E7%AD%96%E5%BD%B1%E5%93%8D%EF%BC%8CShein%E5%92%8CTemu%E9%94%80%E5%94%AE%E9%A2%9D%E6%80%A5%E9%99%8D"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lastRenderedPageBreak/>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。消息公布后，市场担忧拼多多海外业务增长受阻，股价在</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日放量下跌，成交量放大至</w:t>
      </w:r>
      <w:r w:rsidRPr="00FA1356">
        <w:rPr>
          <w:rFonts w:ascii="Times New Roman" w:eastAsia="微软雅黑" w:hAnsi="Times New Roman" w:cs="Times New Roman"/>
          <w:sz w:val="22"/>
          <w:szCs w:val="22"/>
        </w:rPr>
        <w:t>1175</w:t>
      </w:r>
      <w:r w:rsidRPr="00FA1356">
        <w:rPr>
          <w:rFonts w:ascii="Times New Roman" w:eastAsia="微软雅黑" w:hAnsi="Times New Roman" w:cs="Times New Roman"/>
          <w:sz w:val="22"/>
          <w:szCs w:val="22"/>
        </w:rPr>
        <w:t>万股，显示恐慌性抛压</w:t>
      </w:r>
      <w:r w:rsidRPr="00FA1356">
        <w:rPr>
          <w:rFonts w:ascii="Times New Roman" w:eastAsia="微软雅黑" w:hAnsi="Times New Roman" w:cs="Times New Roman"/>
          <w:sz w:val="22"/>
          <w:szCs w:val="22"/>
        </w:rPr>
        <w:t xml:space="preserve"> (</w:t>
      </w:r>
      <w:hyperlink r:id="rId203" w:anchor=":~:text=%E8%BF%91%E4%B8%89%E5%91%A8%E8%82%A1%E4%BB%B7%E6%8C%81%E7%BB%AD%E8%B5%B0%E5%BC%B1%EF%BC%8C%E7%B4%AF%E8%AE%A1%E8%B7%8C%E5%B9%85%E8%BE%BE11.8" w:history="1">
        <w:r w:rsidRPr="00FA1356">
          <w:rPr>
            <w:rStyle w:val="af0"/>
            <w:rFonts w:ascii="Times New Roman" w:eastAsia="微软雅黑" w:hAnsi="Times New Roman" w:cs="Times New Roman"/>
            <w:sz w:val="22"/>
            <w:szCs w:val="22"/>
          </w:rPr>
          <w:t>千亿投入叠加关税冲击，电商平台股价承压探底</w:t>
        </w:r>
        <w:r w:rsidRPr="00FA1356">
          <w:rPr>
            <w:rStyle w:val="af0"/>
            <w:rFonts w:ascii="Times New Roman" w:eastAsia="微软雅黑" w:hAnsi="Times New Roman" w:cs="Times New Roman"/>
            <w:sz w:val="22"/>
            <w:szCs w:val="22"/>
          </w:rPr>
          <w:t>- AI</w:t>
        </w:r>
        <w:r w:rsidRPr="00FA1356">
          <w:rPr>
            <w:rStyle w:val="af0"/>
            <w:rFonts w:ascii="Times New Roman" w:eastAsia="微软雅黑" w:hAnsi="Times New Roman" w:cs="Times New Roman"/>
            <w:sz w:val="22"/>
            <w:szCs w:val="22"/>
          </w:rPr>
          <w:t>解读</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雪球</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。有分析指出，此关税新政对拼多多影响甚至大于京东和阿里，因为拼多多近年增长动力高度依赖海外市场，原本定下</w:t>
      </w:r>
      <w:r w:rsidRPr="00FA1356">
        <w:rPr>
          <w:rFonts w:ascii="Times New Roman" w:eastAsia="微软雅黑" w:hAnsi="Times New Roman" w:cs="Times New Roman"/>
          <w:b/>
          <w:bCs/>
          <w:sz w:val="22"/>
          <w:szCs w:val="22"/>
        </w:rPr>
        <w:t>全年海外业务</w:t>
      </w:r>
      <w:r w:rsidRPr="00FA1356">
        <w:rPr>
          <w:rFonts w:ascii="Times New Roman" w:eastAsia="微软雅黑" w:hAnsi="Times New Roman" w:cs="Times New Roman"/>
          <w:b/>
          <w:bCs/>
          <w:sz w:val="22"/>
          <w:szCs w:val="22"/>
        </w:rPr>
        <w:t>60%</w:t>
      </w:r>
      <w:r w:rsidRPr="00FA1356">
        <w:rPr>
          <w:rFonts w:ascii="Times New Roman" w:eastAsia="微软雅黑" w:hAnsi="Times New Roman" w:cs="Times New Roman"/>
          <w:b/>
          <w:bCs/>
          <w:sz w:val="22"/>
          <w:szCs w:val="22"/>
        </w:rPr>
        <w:t>增长目标</w:t>
      </w:r>
      <w:r w:rsidRPr="00FA1356">
        <w:rPr>
          <w:rFonts w:ascii="Times New Roman" w:eastAsia="微软雅黑" w:hAnsi="Times New Roman" w:cs="Times New Roman"/>
          <w:sz w:val="22"/>
          <w:szCs w:val="22"/>
        </w:rPr>
        <w:t>，在新政打击下可能难以实现</w:t>
      </w:r>
      <w:r w:rsidRPr="00FA1356">
        <w:rPr>
          <w:rFonts w:ascii="Times New Roman" w:eastAsia="微软雅黑" w:hAnsi="Times New Roman" w:cs="Times New Roman"/>
          <w:sz w:val="22"/>
          <w:szCs w:val="22"/>
        </w:rPr>
        <w:t xml:space="preserve"> (</w:t>
      </w:r>
      <w:hyperlink r:id="rId204"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p>
    <w:p w14:paraId="63405454"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扩张预期的演变：作为拼多多出海的先锋，</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在</w:t>
      </w:r>
      <w:r w:rsidRPr="00FA1356">
        <w:rPr>
          <w:rFonts w:ascii="Times New Roman" w:eastAsia="微软雅黑" w:hAnsi="Times New Roman" w:cs="Times New Roman"/>
          <w:b/>
          <w:bCs/>
          <w:sz w:val="22"/>
          <w:szCs w:val="22"/>
        </w:rPr>
        <w:t>2023-2024</w:t>
      </w:r>
      <w:r w:rsidRPr="00FA1356">
        <w:rPr>
          <w:rFonts w:ascii="Times New Roman" w:eastAsia="微软雅黑" w:hAnsi="Times New Roman" w:cs="Times New Roman"/>
          <w:b/>
          <w:bCs/>
          <w:sz w:val="22"/>
          <w:szCs w:val="22"/>
        </w:rPr>
        <w:t>年北美市场高速崛起，一度在美国</w:t>
      </w:r>
      <w:r w:rsidRPr="00FA1356">
        <w:rPr>
          <w:rFonts w:ascii="Times New Roman" w:eastAsia="微软雅黑" w:hAnsi="Times New Roman" w:cs="Times New Roman"/>
          <w:b/>
          <w:bCs/>
          <w:sz w:val="22"/>
          <w:szCs w:val="22"/>
        </w:rPr>
        <w:t>App</w:t>
      </w:r>
      <w:r w:rsidRPr="00FA1356">
        <w:rPr>
          <w:rFonts w:ascii="Times New Roman" w:eastAsia="微软雅黑" w:hAnsi="Times New Roman" w:cs="Times New Roman"/>
          <w:b/>
          <w:bCs/>
          <w:sz w:val="22"/>
          <w:szCs w:val="22"/>
        </w:rPr>
        <w:t>下载榜名列前茅，凭借极致低价和大规模补贴快速吸引用户</w:t>
      </w:r>
      <w:r w:rsidRPr="00FA1356">
        <w:rPr>
          <w:rFonts w:ascii="Times New Roman" w:eastAsia="微软雅黑" w:hAnsi="Times New Roman" w:cs="Times New Roman"/>
          <w:b/>
          <w:bCs/>
          <w:sz w:val="22"/>
          <w:szCs w:val="22"/>
        </w:rPr>
        <w:t xml:space="preserve"> (</w:t>
      </w:r>
      <w:hyperlink r:id="rId205" w:anchor=":~:text=9%E6%9C%881%E6%97%A5%EF%BC%8C%E6%8B%BC%E5%A4%9A%E5%A4%9A%E6%97%97%E4%B8%8B%E8%B7%A8%E5%A2%83%E7%94%B5%E5%95%86%E5%B9%B3%E5%8F%B0%E2%80%9CTemu%E2%80%9D%E6%AD%A3%E5%BC%8F%E4%B8%8A%E7%BA%BF%EF%BC%8C%E4%B8%BB%E6%94%BBShein%E7%9A%84%E8%85%B9%E5%9C%B0%E5%8C%97%E7%BE%8E%E5%B8%82%E5%9C%BA%EF%BC%8C%E5%B9%B6%E5%BF%AB%E9%80%9F%E6%8B%93%E5%B1%95%E8%87%B3%E9%9D%9E%E6%B4%B2%E5%92%8C%E5%8A%A0%E6%8B%BF%E5%A4%A7%E5%B8%82%E5%9C%BA%EF%BC%8C%E4%B8%80%E8%BE%B9%E4%BD%8E%E4%BB%B7%E8%A1%A5%E8%B4%B4%E6%8A%A2%E7%94%A8%E6%88%B7%EF%BC%8C%E4%B8%80%E8%BE%B9%E6%94%BE%E5%87%BA%E4%BC%98%E6%83%A0%E6%9D%A1%E4%BB%B6%E6%8A%A2%E4%BE%9B%E5%BA%94%E5%95%86%EF%BC%8C%20%E4%B8%80%E8%BE%B9%E4%BB%A5%E9%AB%98%E4%BB%B7%E2%80%9C%E6%8C%96%E2%80%9DShein%20" w:history="1">
        <w:r w:rsidRPr="00FA1356">
          <w:rPr>
            <w:rStyle w:val="af0"/>
            <w:rFonts w:ascii="Times New Roman" w:eastAsia="微软雅黑" w:hAnsi="Times New Roman" w:cs="Times New Roman"/>
            <w:b/>
            <w:bCs/>
            <w:sz w:val="22"/>
            <w:szCs w:val="22"/>
          </w:rPr>
          <w:t>拼多多出海第一刀，</w:t>
        </w:r>
        <w:r w:rsidRPr="00FA1356">
          <w:rPr>
            <w:rStyle w:val="af0"/>
            <w:rFonts w:ascii="Times New Roman" w:eastAsia="微软雅黑" w:hAnsi="Times New Roman" w:cs="Times New Roman"/>
            <w:b/>
            <w:bCs/>
            <w:sz w:val="22"/>
            <w:szCs w:val="22"/>
          </w:rPr>
          <w:t>“</w:t>
        </w:r>
        <w:r w:rsidRPr="00FA1356">
          <w:rPr>
            <w:rStyle w:val="af0"/>
            <w:rFonts w:ascii="Times New Roman" w:eastAsia="微软雅黑" w:hAnsi="Times New Roman" w:cs="Times New Roman"/>
            <w:b/>
            <w:bCs/>
            <w:sz w:val="22"/>
            <w:szCs w:val="22"/>
          </w:rPr>
          <w:t>砍</w:t>
        </w:r>
        <w:r w:rsidRPr="00FA1356">
          <w:rPr>
            <w:rStyle w:val="af0"/>
            <w:rFonts w:ascii="Times New Roman" w:eastAsia="微软雅黑" w:hAnsi="Times New Roman" w:cs="Times New Roman"/>
            <w:b/>
            <w:bCs/>
            <w:sz w:val="22"/>
            <w:szCs w:val="22"/>
          </w:rPr>
          <w:t>”</w:t>
        </w:r>
        <w:r w:rsidRPr="00FA1356">
          <w:rPr>
            <w:rStyle w:val="af0"/>
            <w:rFonts w:ascii="Times New Roman" w:eastAsia="微软雅黑" w:hAnsi="Times New Roman" w:cs="Times New Roman"/>
            <w:b/>
            <w:bCs/>
            <w:sz w:val="22"/>
            <w:szCs w:val="22"/>
          </w:rPr>
          <w:t>向</w:t>
        </w:r>
        <w:r w:rsidRPr="00FA1356">
          <w:rPr>
            <w:rStyle w:val="af0"/>
            <w:rFonts w:ascii="Times New Roman" w:eastAsia="微软雅黑" w:hAnsi="Times New Roman" w:cs="Times New Roman"/>
            <w:b/>
            <w:bCs/>
            <w:sz w:val="22"/>
            <w:szCs w:val="22"/>
          </w:rPr>
          <w:t xml:space="preserve">Shein | </w:t>
        </w:r>
        <w:r w:rsidRPr="00FA1356">
          <w:rPr>
            <w:rStyle w:val="af0"/>
            <w:rFonts w:ascii="Times New Roman" w:eastAsia="微软雅黑" w:hAnsi="Times New Roman" w:cs="Times New Roman"/>
            <w:b/>
            <w:bCs/>
            <w:sz w:val="22"/>
            <w:szCs w:val="22"/>
          </w:rPr>
          <w:t>人人都是产品经理</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。市场最初对</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寄予厚望，认为其有潜力挑战</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甚至亚马逊等巨头</w:t>
      </w:r>
      <w:r w:rsidRPr="00FA1356">
        <w:rPr>
          <w:rFonts w:ascii="Times New Roman" w:eastAsia="微软雅黑" w:hAnsi="Times New Roman" w:cs="Times New Roman"/>
          <w:b/>
          <w:bCs/>
          <w:sz w:val="22"/>
          <w:szCs w:val="22"/>
        </w:rPr>
        <w:t xml:space="preserve"> (</w:t>
      </w:r>
      <w:hyperlink r:id="rId206" w:anchor=":~:text=Temu%E7%9A%84%E5%85%A8%E7%90%83%E5%BE%81%E9%80%94%EF%BC%9A%E6%8B%BC%E5%A4%9A%E5%A4%9A%E5%A6%82%E4%BD%95%E4%BB%8E%E5%8C%97%E7%BE%8E%E5%88%B0%E6%AC%A7%E6%B4%B2%E5%BF%AB%E9%80%9F%E5%B4%9B%E8%B5%B7%E5%B9%B6%E6%8C%91%E6%88%98%E4%BA%9A%E9%A9%AC%E9%80%8A%20Temu%E7%9A%84%E5%BF%AB%E9%80%9F%E5%A2%9E%E9%95%BF%E5%AF%B9%E4%BA%9A%E9%A9%AC%E9%80%8A%E7%AD%89%E4%BC%A0%E7%BB%9F%E7%94%B5%E5%95%86%E5%B7%A8%E5%A4%B4%E6%9E%84%E6%88%90%E4%BA%86%E6%8C%91%E6%88%98%E3%80%82%E5%B0%BD%E7%AE%A1%E4%BA%9A%E9%A9%AC%E9%80%8A%E5%9C%A8%E7%BE%8E%E5%9B%BD%E5%B8%82%E5%9C%BA%E7%9A%84%E4%BB%BD%E9%A2%9D%E4%BB%8D%E7%84%B6%E9%A2%86%E5%85%88%EF%BC%8C%E4%BD%86%E6%98%AFTemu%E7%9A%84%E5%B8%82%E5%9C%BA%E4%BB%BD%E9%A2%9D%E5%A2%9E%E9%95%BF%E9%80%9F%E5%BA%A6%E8%A1%A8%E6%98%8E%E4%BA%86%E5%85%B6%E5%9C%A8%E6%B6%88%E8%B4%B9%E8%80%85%E4%B8%AD%E7%9A%84%E5%8F%97%E6%AC%A2%E8%BF%8E%E7%A8%8B%E5%BA%A6%E3%80%82" w:history="1">
        <w:r w:rsidRPr="00FA1356">
          <w:rPr>
            <w:rStyle w:val="af0"/>
            <w:rFonts w:ascii="Times New Roman" w:eastAsia="微软雅黑" w:hAnsi="Times New Roman" w:cs="Times New Roman"/>
            <w:b/>
            <w:bCs/>
            <w:sz w:val="22"/>
            <w:szCs w:val="22"/>
          </w:rPr>
          <w:t>Temu</w:t>
        </w:r>
        <w:r w:rsidRPr="00FA1356">
          <w:rPr>
            <w:rStyle w:val="af0"/>
            <w:rFonts w:ascii="Times New Roman" w:eastAsia="微软雅黑" w:hAnsi="Times New Roman" w:cs="Times New Roman"/>
            <w:b/>
            <w:bCs/>
            <w:sz w:val="22"/>
            <w:szCs w:val="22"/>
          </w:rPr>
          <w:t>的全球征途：拼多多如何从北美到欧洲快速崛起并挑战亚马逊</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。然而，随着扩张深入，</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也面临诸多反馈和挑战：消费者对超低价商品的质量和物流时效</w:t>
      </w:r>
      <w:r w:rsidRPr="00FA1356">
        <w:rPr>
          <w:rFonts w:ascii="Times New Roman" w:eastAsia="微软雅黑" w:hAnsi="Times New Roman" w:cs="Times New Roman"/>
          <w:sz w:val="22"/>
          <w:szCs w:val="22"/>
        </w:rPr>
        <w:t>有所抱怨，持续高补贴策略导致亏损扩大，商家供应链管理复杂度上升等。尤其是美国关税政策的不确定性，让市场对</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北美扩张的预期从乐观转为谨慎。数据显示，在特朗普宣布可能取消免税政策后的短短</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天内，</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在美销售额骤降</w:t>
      </w:r>
      <w:r w:rsidRPr="00FA1356">
        <w:rPr>
          <w:rFonts w:ascii="Times New Roman" w:eastAsia="微软雅黑" w:hAnsi="Times New Roman" w:cs="Times New Roman"/>
          <w:sz w:val="22"/>
          <w:szCs w:val="22"/>
        </w:rPr>
        <w:t>16%-41%</w:t>
      </w:r>
      <w:r w:rsidRPr="00FA1356">
        <w:rPr>
          <w:rFonts w:ascii="Times New Roman" w:eastAsia="微软雅黑" w:hAnsi="Times New Roman" w:cs="Times New Roman"/>
          <w:sz w:val="22"/>
          <w:szCs w:val="22"/>
        </w:rPr>
        <w:t>，而</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销量也大跌</w:t>
      </w:r>
      <w:r w:rsidRPr="00FA1356">
        <w:rPr>
          <w:rFonts w:ascii="Times New Roman" w:eastAsia="微软雅黑" w:hAnsi="Times New Roman" w:cs="Times New Roman"/>
          <w:sz w:val="22"/>
          <w:szCs w:val="22"/>
        </w:rPr>
        <w:t>32% (</w:t>
      </w:r>
      <w:hyperlink r:id="rId207" w:anchor=":~:text=AMZ123%E8%8E%B7%E6%82%89%EF%BC%8C%E6%A0%B9%E6%8D%AE%E5%BD%AD%E5%8D%9A%E7%A4%BE%E7%9A%84%E6%8A%A5%E9%81%93%EF%BC%8C%E8%87%AA2025%E5%B9%B42%E6%9C%885%E6%97%A5%E8%B5%B7%E7%9A%84%E4%BA%94%E5%A4%A9%E5%86%85%EF%BC%8CShein%E5%9C%A8%E7%BE%8E%E5%9B%BD%E7%9A%84%E9%94%80%E5%94%AE%E9%A2%9D%E4%B8%8B%E9%99%8D%E4%BA%8616"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。这反映出政策变化已令消费者行为和平台销售受到直接影响。此外，</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开始计划开拓其他地区市场（如加拿大、欧洲、东南亚、中东），试图分散对美国的依赖</w:t>
      </w:r>
      <w:r w:rsidRPr="00FA1356">
        <w:rPr>
          <w:rFonts w:ascii="Times New Roman" w:eastAsia="微软雅黑" w:hAnsi="Times New Roman" w:cs="Times New Roman"/>
          <w:sz w:val="22"/>
          <w:szCs w:val="22"/>
        </w:rPr>
        <w:t xml:space="preserve"> (</w:t>
      </w:r>
      <w:hyperlink r:id="rId208" w:anchor=":~:text=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。总体而言，</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曾被视为拼多多新的增长引擎，但近期外部环境使其前景蒙上阴影，投资者情绪也从最初的狂热转为观望。</w:t>
      </w:r>
    </w:p>
    <w:p w14:paraId="35EFFEEC"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中国宏观经济与监管环境变化：</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年底至</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年初，中国宏观经济在疫情后复苏放缓，居民消费增长不及预期，这对主要依赖内需的电商行业形成潜在压力。同时，互联网监管政策也出现新的动向：监管层从此前的反垄断整顿</w:t>
      </w:r>
      <w:r w:rsidRPr="00FA1356">
        <w:rPr>
          <w:rFonts w:ascii="Times New Roman" w:eastAsia="微软雅黑" w:hAnsi="Times New Roman" w:cs="Times New Roman"/>
          <w:sz w:val="22"/>
          <w:szCs w:val="22"/>
        </w:rPr>
        <w:t>逐步转向</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促发展与规范并重</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年伊始，国家市场监管总局在发布会上强调将促进平台规则公平透明、降低平台内商户成本负担、净化直播电商生态，以规范市场竞争秩序</w:t>
      </w:r>
      <w:r w:rsidRPr="00FA1356">
        <w:rPr>
          <w:rFonts w:ascii="Times New Roman" w:eastAsia="微软雅黑" w:hAnsi="Times New Roman" w:cs="Times New Roman"/>
          <w:sz w:val="22"/>
          <w:szCs w:val="22"/>
        </w:rPr>
        <w:t xml:space="preserve"> (</w:t>
      </w:r>
      <w:hyperlink r:id="rId209"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FA1356">
          <w:rPr>
            <w:rStyle w:val="af0"/>
            <w:rFonts w:ascii="Times New Roman" w:eastAsia="微软雅黑" w:hAnsi="Times New Roman" w:cs="Times New Roman"/>
            <w:sz w:val="22"/>
            <w:szCs w:val="22"/>
          </w:rPr>
          <w:t>拼多多全面构建多方共赢生态推动</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新质供给</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中新网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。这意味着政府希望平台企业加大对商家的让利和支持。拼多多迅速响应政策号召，在</w:t>
      </w:r>
      <w:r w:rsidRPr="00FA1356">
        <w:rPr>
          <w:rFonts w:ascii="Times New Roman" w:eastAsia="微软雅黑" w:hAnsi="Times New Roman" w:cs="Times New Roman"/>
          <w:sz w:val="22"/>
          <w:szCs w:val="22"/>
        </w:rPr>
        <w:t>1</w:t>
      </w:r>
      <w:r w:rsidRPr="00FA1356">
        <w:rPr>
          <w:rFonts w:ascii="Times New Roman" w:eastAsia="微软雅黑" w:hAnsi="Times New Roman" w:cs="Times New Roman"/>
          <w:sz w:val="22"/>
          <w:szCs w:val="22"/>
        </w:rPr>
        <w:t>月成立了</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商家权益保护委员会</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，随后推出了一系列惠商举措，并据传计划未来三年投入高达</w:t>
      </w:r>
      <w:r w:rsidRPr="00FA1356">
        <w:rPr>
          <w:rFonts w:ascii="Times New Roman" w:eastAsia="微软雅黑" w:hAnsi="Times New Roman" w:cs="Times New Roman"/>
          <w:b/>
          <w:bCs/>
          <w:sz w:val="22"/>
          <w:szCs w:val="22"/>
        </w:rPr>
        <w:t>1000</w:t>
      </w:r>
      <w:r w:rsidRPr="00FA1356">
        <w:rPr>
          <w:rFonts w:ascii="Times New Roman" w:eastAsia="微软雅黑" w:hAnsi="Times New Roman" w:cs="Times New Roman"/>
          <w:b/>
          <w:bCs/>
          <w:sz w:val="22"/>
          <w:szCs w:val="22"/>
        </w:rPr>
        <w:t>亿元人民币</w:t>
      </w:r>
      <w:r w:rsidRPr="00FA1356">
        <w:rPr>
          <w:rFonts w:ascii="Times New Roman" w:eastAsia="微软雅黑" w:hAnsi="Times New Roman" w:cs="Times New Roman"/>
          <w:sz w:val="22"/>
          <w:szCs w:val="22"/>
        </w:rPr>
        <w:t>用于商家扶持</w:t>
      </w:r>
      <w:r w:rsidRPr="00FA1356">
        <w:rPr>
          <w:rFonts w:ascii="Times New Roman" w:eastAsia="微软雅黑" w:hAnsi="Times New Roman" w:cs="Times New Roman"/>
          <w:sz w:val="22"/>
          <w:szCs w:val="22"/>
        </w:rPr>
        <w:t xml:space="preserve"> (</w:t>
      </w:r>
      <w:hyperlink r:id="rId210" w:anchor=":~:text=21%E4%B8%96%E7%BA%AA%E7%BB%8F%E6%B5%8E%E6%8A%A5%E9%81%93%E8%AE%B0%E8%80%85%20%E8%91%A3%E9%9D%99%E6%80%A1%20%E4%B8%8A%E6%B5%B7%E6%8A%A5%E9%81%93"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 (</w:t>
      </w:r>
      <w:hyperlink r:id="rId211" w:anchor=":~:text=%E4%BC%A0%E5%86%8D%E6%8A%95%E5%8D%83%E4%BA%BF%E5%85%83%E5%8A%A0%E7%A0%81%E5%95%86%E5%AE%B6%E6%89%B6%E6%8C%81%EF%BC%8C%E6%8B%BC%E5%A4%9A%E5%A4%9A%E9%AB%98%E8%B4%A8%E9%87%8F%E5%8F%91%E5%B1%95%E6%88%98%E7%95%A5%E5%86%8D%E5%8D%87%E7%BA%A7"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。虽然这些措施有助于平台长远生态健康，但短期内也意味着</w:t>
      </w:r>
      <w:r w:rsidRPr="00FA1356">
        <w:rPr>
          <w:rFonts w:ascii="Times New Roman" w:eastAsia="微软雅黑" w:hAnsi="Times New Roman" w:cs="Times New Roman"/>
          <w:sz w:val="22"/>
          <w:szCs w:val="22"/>
        </w:rPr>
        <w:lastRenderedPageBreak/>
        <w:t>拼多多主动</w:t>
      </w:r>
      <w:r w:rsidRPr="00FA1356">
        <w:rPr>
          <w:rFonts w:ascii="Times New Roman" w:eastAsia="微软雅黑" w:hAnsi="Times New Roman" w:cs="Times New Roman"/>
          <w:b/>
          <w:bCs/>
          <w:sz w:val="22"/>
          <w:szCs w:val="22"/>
        </w:rPr>
        <w:t>降低货币化率、让利商家</w:t>
      </w:r>
      <w:r w:rsidRPr="00FA1356">
        <w:rPr>
          <w:rFonts w:ascii="Times New Roman" w:eastAsia="微软雅黑" w:hAnsi="Times New Roman" w:cs="Times New Roman"/>
          <w:sz w:val="22"/>
          <w:szCs w:val="22"/>
        </w:rPr>
        <w:t>，对利润率形成下行压力</w:t>
      </w:r>
      <w:r w:rsidRPr="00FA1356">
        <w:rPr>
          <w:rFonts w:ascii="Times New Roman" w:eastAsia="微软雅黑" w:hAnsi="Times New Roman" w:cs="Times New Roman"/>
          <w:sz w:val="22"/>
          <w:szCs w:val="22"/>
        </w:rPr>
        <w:t xml:space="preserve"> (</w:t>
      </w:r>
      <w:hyperlink r:id="rId212"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。同时，国内消费品价补贴和竞争环境变化也对拼多多有影响：例如</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年初国内若推出新的消费补贴政策，可能在短期内削弱拼多多以价廉取胜的优势</w:t>
      </w:r>
      <w:r w:rsidRPr="00FA1356">
        <w:rPr>
          <w:rFonts w:ascii="Times New Roman" w:eastAsia="微软雅黑" w:hAnsi="Times New Roman" w:cs="Times New Roman"/>
          <w:sz w:val="22"/>
          <w:szCs w:val="22"/>
        </w:rPr>
        <w:t xml:space="preserve"> (</w:t>
      </w:r>
      <w:hyperlink r:id="rId213" w:anchor=":~:text=%E5%9B%BD%E8%A1%A5%E5%8D%87%E7%BA%A7%EF%BC%8C%E6%8B%BC%E5%A4%9A%E5%A4%9A%E8%A6%81%E6%8A%95%E8%B5%84%E7%99%BE%E4%BA%BF%E6%9D%A5%E5%BA%94%E5%AF%B9%EF%BC%9F%20" w:history="1">
        <w:r w:rsidRPr="00FA1356">
          <w:rPr>
            <w:rStyle w:val="af0"/>
            <w:rFonts w:ascii="Times New Roman" w:eastAsia="微软雅黑" w:hAnsi="Times New Roman" w:cs="Times New Roman"/>
            <w:sz w:val="22"/>
            <w:szCs w:val="22"/>
          </w:rPr>
          <w:t>国补升级，拼多多要投资百亿来应对？</w:t>
        </w:r>
        <w:r w:rsidRPr="00FA1356">
          <w:rPr>
            <w:rStyle w:val="af0"/>
            <w:rFonts w:ascii="Times New Roman" w:eastAsia="微软雅黑" w:hAnsi="Times New Roman" w:cs="Times New Roman"/>
            <w:sz w:val="22"/>
            <w:szCs w:val="22"/>
          </w:rPr>
          <w:t xml:space="preserve"> - </w:t>
        </w:r>
        <w:r w:rsidRPr="00FA1356">
          <w:rPr>
            <w:rStyle w:val="af0"/>
            <w:rFonts w:ascii="Times New Roman" w:eastAsia="微软雅黑" w:hAnsi="Times New Roman" w:cs="Times New Roman"/>
            <w:sz w:val="22"/>
            <w:szCs w:val="22"/>
          </w:rPr>
          <w:t>新浪财经</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。宏观层面，国内消费信心的强弱和监管政策的导向都会直接影响投资者对拼多多未来增长的预期。</w:t>
      </w:r>
    </w:p>
    <w:p w14:paraId="5313667F"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主要竞争对手动向：国内市场方面，阿里巴巴和京东等巨头近年纷纷调整策略迎战拼多多。阿里巴巴重启了淘宝的</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百亿补贴</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频道，加码低价产品吸引下沉用户，并在</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年底宣布集团架构拆分重组，提高各业务板块灵活性，以更敏捷地应对竞争。京东则在</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年推出京东极速版和</w:t>
      </w:r>
      <w:r w:rsidRPr="00FA1356">
        <w:rPr>
          <w:rFonts w:ascii="Times New Roman" w:eastAsia="微软雅黑" w:hAnsi="Times New Roman" w:cs="Times New Roman"/>
          <w:b/>
          <w:bCs/>
          <w:sz w:val="22"/>
          <w:szCs w:val="22"/>
        </w:rPr>
        <w:t>10</w:t>
      </w:r>
      <w:r w:rsidRPr="00FA1356">
        <w:rPr>
          <w:rFonts w:ascii="Times New Roman" w:eastAsia="微软雅黑" w:hAnsi="Times New Roman" w:cs="Times New Roman"/>
          <w:b/>
          <w:bCs/>
          <w:sz w:val="22"/>
          <w:szCs w:val="22"/>
        </w:rPr>
        <w:t>亿补贴计划，发力低线市场，并通过强化自营供应链来突出正品和服务差异。在这种攻势下，拼多多国内用户增速已有放缓迹象，用户渗透率接近触顶</w:t>
      </w:r>
      <w:r w:rsidRPr="00FA1356">
        <w:rPr>
          <w:rFonts w:ascii="Times New Roman" w:eastAsia="微软雅黑" w:hAnsi="Times New Roman" w:cs="Times New Roman"/>
          <w:b/>
          <w:bCs/>
          <w:sz w:val="22"/>
          <w:szCs w:val="22"/>
        </w:rPr>
        <w:t xml:space="preserve"> (</w:t>
      </w:r>
      <w:hyperlink r:id="rId214"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。海外市场方面，</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是</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最直接的对手。</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不仅深耕快时尚和自有供应链多年，近期也在改变策略：</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月起</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推行第三方平台模式（</w:t>
      </w:r>
      <w:r w:rsidRPr="00FA1356">
        <w:rPr>
          <w:rFonts w:ascii="Times New Roman" w:eastAsia="微软雅黑" w:hAnsi="Times New Roman" w:cs="Times New Roman"/>
          <w:b/>
          <w:bCs/>
          <w:sz w:val="22"/>
          <w:szCs w:val="22"/>
        </w:rPr>
        <w:t>SHEIN Marketplace</w:t>
      </w:r>
      <w:r w:rsidRPr="00FA1356">
        <w:rPr>
          <w:rFonts w:ascii="Times New Roman" w:eastAsia="微软雅黑" w:hAnsi="Times New Roman" w:cs="Times New Roman"/>
          <w:b/>
          <w:bCs/>
          <w:sz w:val="22"/>
          <w:szCs w:val="22"/>
        </w:rPr>
        <w:t>），开始引入更多外部商家入驻，以扩充品类和提高规模效应</w:t>
      </w:r>
      <w:r w:rsidRPr="00FA1356">
        <w:rPr>
          <w:rFonts w:ascii="Times New Roman" w:eastAsia="微软雅黑" w:hAnsi="Times New Roman" w:cs="Times New Roman"/>
          <w:b/>
          <w:bCs/>
          <w:sz w:val="22"/>
          <w:szCs w:val="22"/>
        </w:rPr>
        <w:t xml:space="preserve"> (</w:t>
      </w:r>
      <w:hyperlink r:id="rId215"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FA1356">
          <w:rPr>
            <w:rStyle w:val="af0"/>
            <w:rFonts w:ascii="Times New Roman" w:eastAsia="微软雅黑" w:hAnsi="Times New Roman" w:cs="Times New Roman"/>
            <w:b/>
            <w:bCs/>
            <w:sz w:val="22"/>
            <w:szCs w:val="22"/>
          </w:rPr>
          <w:t xml:space="preserve"> </w:t>
        </w:r>
        <w:r w:rsidRPr="00FA1356">
          <w:rPr>
            <w:rStyle w:val="af0"/>
            <w:rFonts w:ascii="Times New Roman" w:eastAsia="微软雅黑" w:hAnsi="Times New Roman" w:cs="Times New Roman"/>
            <w:b/>
            <w:bCs/>
            <w:sz w:val="22"/>
            <w:szCs w:val="22"/>
          </w:rPr>
          <w:t>〖罗戈网〗跨境电商三国杀，阿里、拼多多、</w:t>
        </w:r>
        <w:r w:rsidRPr="00FA1356">
          <w:rPr>
            <w:rStyle w:val="af0"/>
            <w:rFonts w:ascii="Times New Roman" w:eastAsia="微软雅黑" w:hAnsi="Times New Roman" w:cs="Times New Roman"/>
            <w:b/>
            <w:bCs/>
            <w:sz w:val="22"/>
            <w:szCs w:val="22"/>
          </w:rPr>
          <w:t>SHEIN</w:t>
        </w:r>
        <w:r w:rsidRPr="00FA1356">
          <w:rPr>
            <w:rStyle w:val="af0"/>
            <w:rFonts w:ascii="Times New Roman" w:eastAsia="微软雅黑" w:hAnsi="Times New Roman" w:cs="Times New Roman"/>
            <w:b/>
            <w:bCs/>
            <w:sz w:val="22"/>
            <w:szCs w:val="22"/>
          </w:rPr>
          <w:t>决战海外</w:t>
        </w:r>
        <w:r w:rsidRPr="00FA1356">
          <w:rPr>
            <w:rStyle w:val="af0"/>
            <w:rFonts w:ascii="Times New Roman" w:eastAsia="微软雅黑" w:hAnsi="Times New Roman" w:cs="Times New Roman"/>
            <w:b/>
            <w:bCs/>
            <w:sz w:val="22"/>
            <w:szCs w:val="22"/>
          </w:rPr>
          <w:t xml:space="preserve"> </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。这与</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的平台模式正面交锋。此外，</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计划最早于</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年上半年赴伦敦上市</w:t>
      </w:r>
      <w:r w:rsidRPr="00FA1356">
        <w:rPr>
          <w:rFonts w:ascii="Times New Roman" w:eastAsia="微软雅黑" w:hAnsi="Times New Roman" w:cs="Times New Roman"/>
          <w:sz w:val="22"/>
          <w:szCs w:val="22"/>
        </w:rPr>
        <w:t>融资，根据报道其估值预期从之前融资时的</w:t>
      </w:r>
      <w:r w:rsidRPr="00FA1356">
        <w:rPr>
          <w:rFonts w:ascii="Times New Roman" w:eastAsia="微软雅黑" w:hAnsi="Times New Roman" w:cs="Times New Roman"/>
          <w:sz w:val="22"/>
          <w:szCs w:val="22"/>
        </w:rPr>
        <w:t>660</w:t>
      </w:r>
      <w:r w:rsidRPr="00FA1356">
        <w:rPr>
          <w:rFonts w:ascii="Times New Roman" w:eastAsia="微软雅黑" w:hAnsi="Times New Roman" w:cs="Times New Roman"/>
          <w:sz w:val="22"/>
          <w:szCs w:val="22"/>
        </w:rPr>
        <w:t>亿美元大幅下调至约</w:t>
      </w:r>
      <w:r w:rsidRPr="00FA1356">
        <w:rPr>
          <w:rFonts w:ascii="Times New Roman" w:eastAsia="微软雅黑" w:hAnsi="Times New Roman" w:cs="Times New Roman"/>
          <w:sz w:val="22"/>
          <w:szCs w:val="22"/>
        </w:rPr>
        <w:t>300-500</w:t>
      </w:r>
      <w:r w:rsidRPr="00FA1356">
        <w:rPr>
          <w:rFonts w:ascii="Times New Roman" w:eastAsia="微软雅黑" w:hAnsi="Times New Roman" w:cs="Times New Roman"/>
          <w:sz w:val="22"/>
          <w:szCs w:val="22"/>
        </w:rPr>
        <w:t>亿美元</w:t>
      </w:r>
      <w:r w:rsidRPr="00FA1356">
        <w:rPr>
          <w:rFonts w:ascii="Times New Roman" w:eastAsia="微软雅黑" w:hAnsi="Times New Roman" w:cs="Times New Roman"/>
          <w:sz w:val="22"/>
          <w:szCs w:val="22"/>
        </w:rPr>
        <w:t xml:space="preserve"> (</w:t>
      </w:r>
      <w:hyperlink r:id="rId216"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FA1356">
          <w:rPr>
            <w:rStyle w:val="af0"/>
            <w:rFonts w:ascii="Times New Roman" w:eastAsia="微软雅黑" w:hAnsi="Times New Roman" w:cs="Times New Roman"/>
            <w:sz w:val="22"/>
            <w:szCs w:val="22"/>
          </w:rPr>
          <w:t xml:space="preserve">SHEIN IPO </w:t>
        </w:r>
        <w:r w:rsidRPr="00FA1356">
          <w:rPr>
            <w:rStyle w:val="af0"/>
            <w:rFonts w:ascii="Times New Roman" w:eastAsia="微软雅黑" w:hAnsi="Times New Roman" w:cs="Times New Roman"/>
            <w:sz w:val="22"/>
            <w:szCs w:val="22"/>
          </w:rPr>
          <w:t>估值被曝降低至</w:t>
        </w:r>
        <w:r w:rsidRPr="00FA1356">
          <w:rPr>
            <w:rStyle w:val="af0"/>
            <w:rFonts w:ascii="Times New Roman" w:eastAsia="微软雅黑" w:hAnsi="Times New Roman" w:cs="Times New Roman"/>
            <w:sz w:val="22"/>
            <w:szCs w:val="22"/>
          </w:rPr>
          <w:t xml:space="preserve">500 </w:t>
        </w:r>
        <w:r w:rsidRPr="00FA1356">
          <w:rPr>
            <w:rStyle w:val="af0"/>
            <w:rFonts w:ascii="Times New Roman" w:eastAsia="微软雅黑" w:hAnsi="Times New Roman" w:cs="Times New Roman"/>
            <w:sz w:val="22"/>
            <w:szCs w:val="22"/>
          </w:rPr>
          <w:t>亿美元，目标今年上半年在伦敦上市</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。估值下修反映出投资者对</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增长放缓、利润下降及监管风险的担忧，也侧面印证整个跨境电商赛道的不确定性上升。总体来看，无论国内的阿里、京东，还是海外的</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，竞争对手的动作都在加剧市场份额之争，拼多多所面临的市场环境更趋严峻，投资者对其未来增长空间的信心有所削弱。</w:t>
      </w:r>
    </w:p>
    <w:p w14:paraId="2A4FE9E8"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公司自身业绩与估值变化：尽管外部挑战增多，拼多多在</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年仍交出了亮眼的财务数据：全年营收</w:t>
      </w:r>
      <w:r w:rsidRPr="00FA1356">
        <w:rPr>
          <w:rFonts w:ascii="Times New Roman" w:eastAsia="微软雅黑" w:hAnsi="Times New Roman" w:cs="Times New Roman"/>
          <w:b/>
          <w:bCs/>
          <w:sz w:val="22"/>
          <w:szCs w:val="22"/>
        </w:rPr>
        <w:t>3938</w:t>
      </w:r>
      <w:r w:rsidRPr="00FA1356">
        <w:rPr>
          <w:rFonts w:ascii="Times New Roman" w:eastAsia="微软雅黑" w:hAnsi="Times New Roman" w:cs="Times New Roman"/>
          <w:b/>
          <w:bCs/>
          <w:sz w:val="22"/>
          <w:szCs w:val="22"/>
        </w:rPr>
        <w:t>亿元人民币，同比增长</w:t>
      </w:r>
      <w:r w:rsidRPr="00FA1356">
        <w:rPr>
          <w:rFonts w:ascii="Times New Roman" w:eastAsia="微软雅黑" w:hAnsi="Times New Roman" w:cs="Times New Roman"/>
          <w:b/>
          <w:bCs/>
          <w:sz w:val="22"/>
          <w:szCs w:val="22"/>
        </w:rPr>
        <w:t>59%</w:t>
      </w:r>
      <w:r w:rsidRPr="00FA1356">
        <w:rPr>
          <w:rFonts w:ascii="Times New Roman" w:eastAsia="微软雅黑" w:hAnsi="Times New Roman" w:cs="Times New Roman"/>
          <w:b/>
          <w:bCs/>
          <w:sz w:val="22"/>
          <w:szCs w:val="22"/>
        </w:rPr>
        <w:t>，净利润约</w:t>
      </w:r>
      <w:r w:rsidRPr="00FA1356">
        <w:rPr>
          <w:rFonts w:ascii="Times New Roman" w:eastAsia="微软雅黑" w:hAnsi="Times New Roman" w:cs="Times New Roman"/>
          <w:b/>
          <w:bCs/>
          <w:sz w:val="22"/>
          <w:szCs w:val="22"/>
        </w:rPr>
        <w:t>1124</w:t>
      </w:r>
      <w:r w:rsidRPr="00FA1356">
        <w:rPr>
          <w:rFonts w:ascii="Times New Roman" w:eastAsia="微软雅黑" w:hAnsi="Times New Roman" w:cs="Times New Roman"/>
          <w:b/>
          <w:bCs/>
          <w:sz w:val="22"/>
          <w:szCs w:val="22"/>
        </w:rPr>
        <w:t>亿元，同比大增</w:t>
      </w:r>
      <w:r w:rsidRPr="00FA1356">
        <w:rPr>
          <w:rFonts w:ascii="Times New Roman" w:eastAsia="微软雅黑" w:hAnsi="Times New Roman" w:cs="Times New Roman"/>
          <w:b/>
          <w:bCs/>
          <w:sz w:val="22"/>
          <w:szCs w:val="22"/>
        </w:rPr>
        <w:t>87% (</w:t>
      </w:r>
      <w:hyperlink r:id="rId217" w:anchor=":~:text=%E6%8B%BC%E5%A4%9A%E5%A4%9A%20%E8%BF%91%E6%9C%9F%E5%85%AC%E5%B8%83%E8%B4%A2%E6%8A%A5%E6%95%B0%E6%8D%AE%EF%BC%8C2024%E5%B9%B4%E5%88%A9%E6%B6%A6%E8%BE%BE%E5%88%B01124%E4%BA%BF%E5%85%83%EF%BC%8C%E5%90%8C%E6%AF%94%E5%A4%A7%E5%A2%9E8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。如此高速增长使其过去一年估值一度攀升，股价在</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年下半年强劲反弹。然而，进入</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年，迹象表明拼多多的高增长正在放缓：</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年第四季度营收同比仅增</w:t>
      </w:r>
      <w:r w:rsidRPr="00FA1356">
        <w:rPr>
          <w:rFonts w:ascii="Times New Roman" w:eastAsia="微软雅黑" w:hAnsi="Times New Roman" w:cs="Times New Roman"/>
          <w:b/>
          <w:bCs/>
          <w:sz w:val="22"/>
          <w:szCs w:val="22"/>
        </w:rPr>
        <w:t>24%</w:t>
      </w:r>
      <w:r w:rsidRPr="00FA1356">
        <w:rPr>
          <w:rFonts w:ascii="Times New Roman" w:eastAsia="微软雅黑" w:hAnsi="Times New Roman" w:cs="Times New Roman"/>
          <w:b/>
          <w:bCs/>
          <w:sz w:val="22"/>
          <w:szCs w:val="22"/>
        </w:rPr>
        <w:t>，低于市场预期，非</w:t>
      </w:r>
      <w:r w:rsidRPr="00FA1356">
        <w:rPr>
          <w:rFonts w:ascii="Times New Roman" w:eastAsia="微软雅黑" w:hAnsi="Times New Roman" w:cs="Times New Roman"/>
          <w:b/>
          <w:bCs/>
          <w:sz w:val="22"/>
          <w:szCs w:val="22"/>
        </w:rPr>
        <w:t>GAAP</w:t>
      </w:r>
      <w:r w:rsidRPr="00FA1356">
        <w:rPr>
          <w:rFonts w:ascii="Times New Roman" w:eastAsia="微软雅黑" w:hAnsi="Times New Roman" w:cs="Times New Roman"/>
          <w:b/>
          <w:bCs/>
          <w:sz w:val="22"/>
          <w:szCs w:val="22"/>
        </w:rPr>
        <w:t>净利同比增</w:t>
      </w:r>
      <w:r w:rsidRPr="00FA1356">
        <w:rPr>
          <w:rFonts w:ascii="Times New Roman" w:eastAsia="微软雅黑" w:hAnsi="Times New Roman" w:cs="Times New Roman"/>
          <w:b/>
          <w:bCs/>
          <w:sz w:val="22"/>
          <w:szCs w:val="22"/>
        </w:rPr>
        <w:t>17%</w:t>
      </w:r>
      <w:r w:rsidRPr="00FA1356">
        <w:rPr>
          <w:rFonts w:ascii="Times New Roman" w:eastAsia="微软雅黑" w:hAnsi="Times New Roman" w:cs="Times New Roman"/>
          <w:b/>
          <w:bCs/>
          <w:sz w:val="22"/>
          <w:szCs w:val="22"/>
        </w:rPr>
        <w:t>，公司连续两个季度业绩未达预期</w:t>
      </w:r>
      <w:r w:rsidRPr="00FA1356">
        <w:rPr>
          <w:rFonts w:ascii="Times New Roman" w:eastAsia="微软雅黑" w:hAnsi="Times New Roman" w:cs="Times New Roman"/>
          <w:b/>
          <w:bCs/>
          <w:sz w:val="22"/>
          <w:szCs w:val="22"/>
        </w:rPr>
        <w:t xml:space="preserve"> (</w:t>
      </w:r>
      <w:hyperlink r:id="rId218" w:anchor=":~:text=%E9%95%BF1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。管理层也提前预警盈利增速将逐渐下降，</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从长远看盈利能力下降是不可避免的</w:t>
      </w:r>
      <w:r w:rsidRPr="00FA1356">
        <w:rPr>
          <w:rFonts w:ascii="Times New Roman" w:eastAsia="微软雅黑" w:hAnsi="Times New Roman" w:cs="Times New Roman"/>
          <w:b/>
          <w:bCs/>
          <w:sz w:val="22"/>
          <w:szCs w:val="22"/>
        </w:rPr>
        <w:t>” (</w:t>
      </w:r>
      <w:hyperlink r:id="rId219" w:anchor=":~:text=%E9%95%BF1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w:t>
        </w:r>
        <w:r w:rsidRPr="00FA1356">
          <w:rPr>
            <w:rStyle w:val="af0"/>
            <w:rFonts w:ascii="Times New Roman" w:eastAsia="微软雅黑" w:hAnsi="Times New Roman" w:cs="Times New Roman"/>
            <w:b/>
            <w:bCs/>
            <w:sz w:val="22"/>
            <w:szCs w:val="22"/>
          </w:rPr>
          <w:lastRenderedPageBreak/>
          <w:t>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。这一方面由于用户规模接近天花板、获客成本上升，另一方面公司主动加大投入（如商家补贴、技术研发和全球合规拓展）导致利润率阶段性走低</w:t>
      </w:r>
      <w:r w:rsidRPr="00FA1356">
        <w:rPr>
          <w:rFonts w:ascii="Times New Roman" w:eastAsia="微软雅黑" w:hAnsi="Times New Roman" w:cs="Times New Roman"/>
          <w:b/>
          <w:bCs/>
          <w:sz w:val="22"/>
          <w:szCs w:val="22"/>
        </w:rPr>
        <w:t xml:space="preserve"> (</w:t>
      </w:r>
      <w:hyperlink r:id="rId220"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。目前市场对拼多多的估值开始重估，市盈率</w:t>
      </w:r>
      <w:r w:rsidRPr="00FA1356">
        <w:rPr>
          <w:rFonts w:ascii="Times New Roman" w:eastAsia="微软雅黑" w:hAnsi="Times New Roman" w:cs="Times New Roman"/>
          <w:b/>
          <w:bCs/>
          <w:sz w:val="22"/>
          <w:szCs w:val="22"/>
        </w:rPr>
        <w:t>(TTM)</w:t>
      </w:r>
      <w:r w:rsidRPr="00FA1356">
        <w:rPr>
          <w:rFonts w:ascii="Times New Roman" w:eastAsia="微软雅黑" w:hAnsi="Times New Roman" w:cs="Times New Roman"/>
          <w:b/>
          <w:bCs/>
          <w:sz w:val="22"/>
          <w:szCs w:val="22"/>
        </w:rPr>
        <w:t>约在</w:t>
      </w:r>
      <w:r w:rsidRPr="00FA1356">
        <w:rPr>
          <w:rFonts w:ascii="Times New Roman" w:eastAsia="微软雅黑" w:hAnsi="Times New Roman" w:cs="Times New Roman"/>
          <w:b/>
          <w:bCs/>
          <w:sz w:val="22"/>
          <w:szCs w:val="22"/>
        </w:rPr>
        <w:t>11</w:t>
      </w:r>
      <w:r w:rsidRPr="00FA1356">
        <w:rPr>
          <w:rFonts w:ascii="Times New Roman" w:eastAsia="微软雅黑" w:hAnsi="Times New Roman" w:cs="Times New Roman"/>
          <w:b/>
          <w:bCs/>
          <w:sz w:val="22"/>
          <w:szCs w:val="22"/>
        </w:rPr>
        <w:t>倍左右</w:t>
      </w:r>
      <w:r w:rsidRPr="00FA1356">
        <w:rPr>
          <w:rFonts w:ascii="Times New Roman" w:eastAsia="微软雅黑" w:hAnsi="Times New Roman" w:cs="Times New Roman"/>
          <w:b/>
          <w:bCs/>
          <w:sz w:val="22"/>
          <w:szCs w:val="22"/>
        </w:rPr>
        <w:t xml:space="preserve"> (</w:t>
      </w:r>
      <w:hyperlink r:id="rId221" w:anchor=":~:text=%E2%80%94" w:history="1">
        <w:r w:rsidRPr="00FA1356">
          <w:rPr>
            <w:rStyle w:val="af0"/>
            <w:rFonts w:ascii="Times New Roman" w:eastAsia="微软雅黑" w:hAnsi="Times New Roman" w:cs="Times New Roman"/>
            <w:b/>
            <w:bCs/>
            <w:sz w:val="22"/>
            <w:szCs w:val="22"/>
          </w:rPr>
          <w:t>PDD</w:t>
        </w:r>
        <w:r w:rsidRPr="00FA1356">
          <w:rPr>
            <w:rStyle w:val="af0"/>
            <w:rFonts w:ascii="Times New Roman" w:eastAsia="微软雅黑" w:hAnsi="Times New Roman" w:cs="Times New Roman"/>
            <w:b/>
            <w:bCs/>
            <w:sz w:val="22"/>
            <w:szCs w:val="22"/>
          </w:rPr>
          <w:t>股票价格和图表</w:t>
        </w:r>
        <w:r w:rsidRPr="00FA1356">
          <w:rPr>
            <w:rStyle w:val="af0"/>
            <w:rFonts w:ascii="Times New Roman" w:eastAsia="微软雅黑" w:hAnsi="Times New Roman" w:cs="Times New Roman"/>
            <w:b/>
            <w:bCs/>
            <w:sz w:val="22"/>
            <w:szCs w:val="22"/>
          </w:rPr>
          <w:t xml:space="preserve"> - NASDAQ:PDD — TradingView</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相对于其过去的增长率，这一估值水平显得偏低，说明投资者已经计入了未来盈利放缓和风险溢价。总的来说，公司财务基本盘依然稳健（手握充裕现金流、无负债压力，盈利能力行业领先），但增速放缓</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投入增加</w:t>
      </w:r>
      <w:r w:rsidRPr="00FA1356">
        <w:rPr>
          <w:rFonts w:ascii="Times New Roman" w:eastAsia="微软雅黑" w:hAnsi="Times New Roman" w:cs="Times New Roman"/>
          <w:sz w:val="22"/>
          <w:szCs w:val="22"/>
        </w:rPr>
        <w:t>使估值中枢下移。这成为近期股价脆弱的重要内因：当外部利空（如关税事件）出现时，高估值溢价已不再，股价自然迅速回调以反映新预期。</w:t>
      </w:r>
    </w:p>
    <w:p w14:paraId="56CD45F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综上，拼多多近期股价暴跌是多重因素共振的结果：美国关税政策打击了市场对其跨境业务和增长前景的信心，</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海外扩张的不确定性增大；国内宏观和政策环境虽有利长远但短期掣肘盈利；竞争加剧和公司增速放缓也使估值承压。当利空消息密集出现时，投资者选择迅速撤离避险，导致股价短期内大幅跳水。</w:t>
      </w:r>
    </w:p>
    <w:p w14:paraId="1C020906"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从现在至</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年底的股价走势预测</w:t>
      </w:r>
    </w:p>
    <w:p w14:paraId="1520DB10"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展望未来，我们需要结合基本面和技术面因素，对拼多多股价从当前（</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月初）到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年底的走势作出预测，并讨论相应的交易策略。</w:t>
      </w:r>
    </w:p>
    <w:p w14:paraId="2880AAEA"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短线技术走势分析与交易策略</w:t>
      </w:r>
    </w:p>
    <w:p w14:paraId="6B298C0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hyperlink r:id="rId222" w:history="1">
        <w:r w:rsidRPr="00FA1356">
          <w:rPr>
            <w:rStyle w:val="af0"/>
            <w:rFonts w:ascii="Times New Roman" w:eastAsia="微软雅黑" w:hAnsi="Times New Roman" w:cs="Times New Roman"/>
            <w:sz w:val="22"/>
            <w:szCs w:val="22"/>
          </w:rPr>
          <w:t>image</w:t>
        </w:r>
      </w:hyperlink>
      <w:r w:rsidRPr="00FA1356">
        <w:rPr>
          <w:rFonts w:ascii="Times New Roman" w:eastAsia="微软雅黑" w:hAnsi="Times New Roman" w:cs="Times New Roman"/>
          <w:sz w:val="22"/>
          <w:szCs w:val="22"/>
        </w:rPr>
        <w:t xml:space="preserve">) </w:t>
      </w:r>
      <w:r w:rsidRPr="00FA1356">
        <w:rPr>
          <w:rFonts w:ascii="Times New Roman" w:eastAsia="微软雅黑" w:hAnsi="Times New Roman" w:cs="Times New Roman"/>
          <w:i/>
          <w:iCs/>
          <w:sz w:val="22"/>
          <w:szCs w:val="22"/>
        </w:rPr>
        <w:t>图</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：拼多多（日线）近期股价走势及技术形态示意（</w:t>
      </w:r>
      <w:r w:rsidRPr="00FA1356">
        <w:rPr>
          <w:rFonts w:ascii="Times New Roman" w:eastAsia="微软雅黑" w:hAnsi="Times New Roman" w:cs="Times New Roman"/>
          <w:i/>
          <w:iCs/>
          <w:sz w:val="22"/>
          <w:szCs w:val="22"/>
        </w:rPr>
        <w:t>2025</w:t>
      </w:r>
      <w:r w:rsidRPr="00FA1356">
        <w:rPr>
          <w:rFonts w:ascii="Times New Roman" w:eastAsia="微软雅黑" w:hAnsi="Times New Roman" w:cs="Times New Roman"/>
          <w:i/>
          <w:iCs/>
          <w:sz w:val="22"/>
          <w:szCs w:val="22"/>
        </w:rPr>
        <w:t>年</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月</w:t>
      </w:r>
      <w:r w:rsidRPr="00FA1356">
        <w:rPr>
          <w:rFonts w:ascii="Times New Roman" w:eastAsia="微软雅黑" w:hAnsi="Times New Roman" w:cs="Times New Roman"/>
          <w:i/>
          <w:iCs/>
          <w:sz w:val="22"/>
          <w:szCs w:val="22"/>
        </w:rPr>
        <w:t>–4</w:t>
      </w:r>
      <w:r w:rsidRPr="00FA1356">
        <w:rPr>
          <w:rFonts w:ascii="Times New Roman" w:eastAsia="微软雅黑" w:hAnsi="Times New Roman" w:cs="Times New Roman"/>
          <w:i/>
          <w:iCs/>
          <w:sz w:val="22"/>
          <w:szCs w:val="22"/>
        </w:rPr>
        <w:t>月）。</w:t>
      </w:r>
      <w:r w:rsidRPr="00FA1356">
        <w:rPr>
          <w:rFonts w:ascii="Times New Roman" w:eastAsia="微软雅黑" w:hAnsi="Times New Roman" w:cs="Times New Roman"/>
          <w:sz w:val="22"/>
          <w:szCs w:val="22"/>
        </w:rPr>
        <w:br/>
      </w:r>
      <w:r w:rsidRPr="00FA1356">
        <w:rPr>
          <w:rFonts w:ascii="Times New Roman" w:eastAsia="微软雅黑" w:hAnsi="Times New Roman" w:cs="Times New Roman"/>
          <w:i/>
          <w:iCs/>
          <w:sz w:val="22"/>
          <w:szCs w:val="22"/>
        </w:rPr>
        <w:t>图</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展示了拼多多今年以来的日</w:t>
      </w:r>
      <w:r w:rsidRPr="00FA1356">
        <w:rPr>
          <w:rFonts w:ascii="Times New Roman" w:eastAsia="微软雅黑" w:hAnsi="Times New Roman" w:cs="Times New Roman"/>
          <w:i/>
          <w:iCs/>
          <w:sz w:val="22"/>
          <w:szCs w:val="22"/>
        </w:rPr>
        <w:t>K</w:t>
      </w:r>
      <w:r w:rsidRPr="00FA1356">
        <w:rPr>
          <w:rFonts w:ascii="Times New Roman" w:eastAsia="微软雅黑" w:hAnsi="Times New Roman" w:cs="Times New Roman"/>
          <w:i/>
          <w:iCs/>
          <w:sz w:val="22"/>
          <w:szCs w:val="22"/>
        </w:rPr>
        <w:t>线走势图。可以看到股价在</w:t>
      </w:r>
      <w:r w:rsidRPr="00FA1356">
        <w:rPr>
          <w:rFonts w:ascii="Times New Roman" w:eastAsia="微软雅黑" w:hAnsi="Times New Roman" w:cs="Times New Roman"/>
          <w:i/>
          <w:iCs/>
          <w:sz w:val="22"/>
          <w:szCs w:val="22"/>
        </w:rPr>
        <w:t>3</w:t>
      </w:r>
      <w:r w:rsidRPr="00FA1356">
        <w:rPr>
          <w:rFonts w:ascii="Times New Roman" w:eastAsia="微软雅黑" w:hAnsi="Times New Roman" w:cs="Times New Roman"/>
          <w:i/>
          <w:iCs/>
          <w:sz w:val="22"/>
          <w:szCs w:val="22"/>
        </w:rPr>
        <w:t>月下旬冲高后迅速回落，并击穿了短期均线支撑。</w:t>
      </w:r>
    </w:p>
    <w:p w14:paraId="33EDCB26"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从技术图表上看，拼多多当前处于</w:t>
      </w:r>
      <w:r w:rsidRPr="00FA1356">
        <w:rPr>
          <w:rFonts w:ascii="Times New Roman" w:eastAsia="微软雅黑" w:hAnsi="Times New Roman" w:cs="Times New Roman"/>
          <w:b/>
          <w:bCs/>
          <w:sz w:val="22"/>
          <w:szCs w:val="22"/>
        </w:rPr>
        <w:t>短期下行趋势</w:t>
      </w:r>
      <w:r w:rsidRPr="00FA1356">
        <w:rPr>
          <w:rFonts w:ascii="Times New Roman" w:eastAsia="微软雅黑" w:hAnsi="Times New Roman" w:cs="Times New Roman"/>
          <w:sz w:val="22"/>
          <w:szCs w:val="22"/>
        </w:rPr>
        <w:t>中。</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月下旬见顶</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美元后，日</w:t>
      </w:r>
      <w:r w:rsidRPr="00FA1356">
        <w:rPr>
          <w:rFonts w:ascii="Times New Roman" w:eastAsia="微软雅黑" w:hAnsi="Times New Roman" w:cs="Times New Roman"/>
          <w:sz w:val="22"/>
          <w:szCs w:val="22"/>
        </w:rPr>
        <w:t>K</w:t>
      </w:r>
      <w:r w:rsidRPr="00FA1356">
        <w:rPr>
          <w:rFonts w:ascii="Times New Roman" w:eastAsia="微软雅黑" w:hAnsi="Times New Roman" w:cs="Times New Roman"/>
          <w:sz w:val="22"/>
          <w:szCs w:val="22"/>
        </w:rPr>
        <w:t>线连收多根大阴线，跌破了</w:t>
      </w:r>
      <w:r w:rsidRPr="00FA1356">
        <w:rPr>
          <w:rFonts w:ascii="Times New Roman" w:eastAsia="微软雅黑" w:hAnsi="Times New Roman" w:cs="Times New Roman"/>
          <w:sz w:val="22"/>
          <w:szCs w:val="22"/>
        </w:rPr>
        <w:t>20</w:t>
      </w:r>
      <w:r w:rsidRPr="00FA1356">
        <w:rPr>
          <w:rFonts w:ascii="Times New Roman" w:eastAsia="微软雅黑" w:hAnsi="Times New Roman" w:cs="Times New Roman"/>
          <w:sz w:val="22"/>
          <w:szCs w:val="22"/>
        </w:rPr>
        <w:t>日和</w:t>
      </w:r>
      <w:r w:rsidRPr="00FA1356">
        <w:rPr>
          <w:rFonts w:ascii="Times New Roman" w:eastAsia="微软雅黑" w:hAnsi="Times New Roman" w:cs="Times New Roman"/>
          <w:sz w:val="22"/>
          <w:szCs w:val="22"/>
        </w:rPr>
        <w:t>50</w:t>
      </w:r>
      <w:r w:rsidRPr="00FA1356">
        <w:rPr>
          <w:rFonts w:ascii="Times New Roman" w:eastAsia="微软雅黑" w:hAnsi="Times New Roman" w:cs="Times New Roman"/>
          <w:sz w:val="22"/>
          <w:szCs w:val="22"/>
        </w:rPr>
        <w:t>日均线，成交量放大，显示空方力量占据主导。</w:t>
      </w:r>
      <w:r w:rsidRPr="00FA1356">
        <w:rPr>
          <w:rFonts w:ascii="Times New Roman" w:eastAsia="微软雅黑" w:hAnsi="Times New Roman" w:cs="Times New Roman"/>
          <w:sz w:val="22"/>
          <w:szCs w:val="22"/>
        </w:rPr>
        <w:t>RSI</w:t>
      </w:r>
      <w:r w:rsidRPr="00FA1356">
        <w:rPr>
          <w:rFonts w:ascii="Times New Roman" w:eastAsia="微软雅黑" w:hAnsi="Times New Roman" w:cs="Times New Roman"/>
          <w:sz w:val="22"/>
          <w:szCs w:val="22"/>
        </w:rPr>
        <w:t>相对强弱指标快速滑落至</w:t>
      </w:r>
      <w:r w:rsidRPr="00FA1356">
        <w:rPr>
          <w:rFonts w:ascii="Times New Roman" w:eastAsia="微软雅黑" w:hAnsi="Times New Roman" w:cs="Times New Roman"/>
          <w:sz w:val="22"/>
          <w:szCs w:val="22"/>
        </w:rPr>
        <w:t>30</w:t>
      </w:r>
      <w:r w:rsidRPr="00FA1356">
        <w:rPr>
          <w:rFonts w:ascii="Times New Roman" w:eastAsia="微软雅黑" w:hAnsi="Times New Roman" w:cs="Times New Roman"/>
          <w:sz w:val="22"/>
          <w:szCs w:val="22"/>
        </w:rPr>
        <w:t>以下的超卖区域，短线有技术反弹需求。然而在消息面不确定性消除前，反弹力度可能有限。下面是短线关键技术位和可能的策略：</w:t>
      </w:r>
    </w:p>
    <w:p w14:paraId="44974C24"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支撑位与阻力位：下方</w:t>
      </w:r>
      <w:r w:rsidRPr="00FA1356">
        <w:rPr>
          <w:rFonts w:ascii="Times New Roman" w:eastAsia="微软雅黑" w:hAnsi="Times New Roman" w:cs="Times New Roman"/>
          <w:b/>
          <w:bCs/>
          <w:sz w:val="22"/>
          <w:szCs w:val="22"/>
        </w:rPr>
        <w:t>100</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关口是强心理支撑位，也大致接近</w:t>
      </w:r>
      <w:r w:rsidRPr="00FA1356">
        <w:rPr>
          <w:rFonts w:ascii="Times New Roman" w:eastAsia="微软雅黑" w:hAnsi="Times New Roman" w:cs="Times New Roman"/>
          <w:sz w:val="22"/>
          <w:szCs w:val="22"/>
        </w:rPr>
        <w:t>200</w:t>
      </w:r>
      <w:r w:rsidRPr="00FA1356">
        <w:rPr>
          <w:rFonts w:ascii="Times New Roman" w:eastAsia="微软雅黑" w:hAnsi="Times New Roman" w:cs="Times New Roman"/>
          <w:sz w:val="22"/>
          <w:szCs w:val="22"/>
        </w:rPr>
        <w:t>日移动均线所在的位置。一旦跌破，可能引发新一轮恐慌抛售。上方</w:t>
      </w:r>
      <w:r w:rsidRPr="00FA1356">
        <w:rPr>
          <w:rFonts w:ascii="Times New Roman" w:eastAsia="微软雅黑" w:hAnsi="Times New Roman" w:cs="Times New Roman"/>
          <w:b/>
          <w:bCs/>
          <w:sz w:val="22"/>
          <w:szCs w:val="22"/>
        </w:rPr>
        <w:t>120</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附近则成为近期反弹的首要压力位（此前的支撑转化而来），进一步阻力在前高</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美元。如果无重大利好，股价短期内难以有效突破上一高点区域。</w:t>
      </w:r>
    </w:p>
    <w:p w14:paraId="7B50EB06"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lastRenderedPageBreak/>
        <w:t>**</w:t>
      </w:r>
      <w:r w:rsidRPr="00FA1356">
        <w:rPr>
          <w:rFonts w:ascii="Times New Roman" w:eastAsia="微软雅黑" w:hAnsi="Times New Roman" w:cs="Times New Roman"/>
          <w:sz w:val="22"/>
          <w:szCs w:val="22"/>
        </w:rPr>
        <w:t>趋势与形态：</w:t>
      </w:r>
      <w:r w:rsidRPr="00FA1356">
        <w:rPr>
          <w:rFonts w:ascii="Times New Roman" w:eastAsia="微软雅黑" w:hAnsi="Times New Roman" w:cs="Times New Roman"/>
          <w:b/>
          <w:bCs/>
          <w:sz w:val="22"/>
          <w:szCs w:val="22"/>
        </w:rPr>
        <w:t>目前短线形态上出现类似</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下降通道</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月初的一波急跌或属消息面驱动的超跌。日</w:t>
      </w:r>
      <w:r w:rsidRPr="00FA1356">
        <w:rPr>
          <w:rFonts w:ascii="Times New Roman" w:eastAsia="微软雅黑" w:hAnsi="Times New Roman" w:cs="Times New Roman"/>
          <w:b/>
          <w:bCs/>
          <w:sz w:val="22"/>
          <w:szCs w:val="22"/>
        </w:rPr>
        <w:t>K</w:t>
      </w:r>
      <w:r w:rsidRPr="00FA1356">
        <w:rPr>
          <w:rFonts w:ascii="Times New Roman" w:eastAsia="微软雅黑" w:hAnsi="Times New Roman" w:cs="Times New Roman"/>
          <w:b/>
          <w:bCs/>
          <w:sz w:val="22"/>
          <w:szCs w:val="22"/>
        </w:rPr>
        <w:t>线在触及</w:t>
      </w:r>
      <w:r w:rsidRPr="00FA1356">
        <w:rPr>
          <w:rFonts w:ascii="Times New Roman" w:eastAsia="微软雅黑" w:hAnsi="Times New Roman" w:cs="Times New Roman"/>
          <w:b/>
          <w:bCs/>
          <w:sz w:val="22"/>
          <w:szCs w:val="22"/>
        </w:rPr>
        <w:t>105</w:t>
      </w:r>
      <w:r w:rsidRPr="00FA1356">
        <w:rPr>
          <w:rFonts w:ascii="Times New Roman" w:eastAsia="微软雅黑" w:hAnsi="Times New Roman" w:cs="Times New Roman"/>
          <w:b/>
          <w:bCs/>
          <w:sz w:val="22"/>
          <w:szCs w:val="22"/>
        </w:rPr>
        <w:t>美元附近时曾出现下影线，表明多头在接近</w:t>
      </w:r>
      <w:r w:rsidRPr="00FA1356">
        <w:rPr>
          <w:rFonts w:ascii="Times New Roman" w:eastAsia="微软雅黑" w:hAnsi="Times New Roman" w:cs="Times New Roman"/>
          <w:b/>
          <w:bCs/>
          <w:sz w:val="22"/>
          <w:szCs w:val="22"/>
        </w:rPr>
        <w:t>100</w:t>
      </w:r>
      <w:r w:rsidRPr="00FA1356">
        <w:rPr>
          <w:rFonts w:ascii="Times New Roman" w:eastAsia="微软雅黑" w:hAnsi="Times New Roman" w:cs="Times New Roman"/>
          <w:b/>
          <w:bCs/>
          <w:sz w:val="22"/>
          <w:szCs w:val="22"/>
        </w:rPr>
        <w:t>美元关口时有承接力量。如果后续</w:t>
      </w:r>
      <w:r w:rsidRPr="00FA1356">
        <w:rPr>
          <w:rFonts w:ascii="Times New Roman" w:eastAsia="微软雅黑" w:hAnsi="Times New Roman" w:cs="Times New Roman"/>
          <w:b/>
          <w:bCs/>
          <w:sz w:val="22"/>
          <w:szCs w:val="22"/>
        </w:rPr>
        <w:t>K</w:t>
      </w:r>
      <w:r w:rsidRPr="00FA1356">
        <w:rPr>
          <w:rFonts w:ascii="Times New Roman" w:eastAsia="微软雅黑" w:hAnsi="Times New Roman" w:cs="Times New Roman"/>
          <w:b/>
          <w:bCs/>
          <w:sz w:val="22"/>
          <w:szCs w:val="22"/>
        </w:rPr>
        <w:t>线走出</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启明星</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或</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锤子线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等止跌形态，并伴随成交量缩减，可能预示短线企稳反弹。反之，若继续出现长阴线且无下影，需警惕加速下跌。</w:t>
      </w:r>
    </w:p>
    <w:p w14:paraId="6A553F3C"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短线交易策略：对于趋势交易者，目前应顺势而为。在明确止跌信号出现前，不宜贸然抄底。激进的短线交易者可考虑在跌破关键支撑时跟随做空或买入看跌期权，但要快进快出并设置止损。一旦出现技术反弹迹象，可短线做多博取反弹至</w:t>
      </w:r>
      <w:r w:rsidRPr="00FA1356">
        <w:rPr>
          <w:rFonts w:ascii="Times New Roman" w:eastAsia="微软雅黑" w:hAnsi="Times New Roman" w:cs="Times New Roman"/>
          <w:b/>
          <w:bCs/>
          <w:sz w:val="22"/>
          <w:szCs w:val="22"/>
        </w:rPr>
        <w:t>120</w:t>
      </w:r>
      <w:r w:rsidRPr="00FA1356">
        <w:rPr>
          <w:rFonts w:ascii="Times New Roman" w:eastAsia="微软雅黑" w:hAnsi="Times New Roman" w:cs="Times New Roman"/>
          <w:b/>
          <w:bCs/>
          <w:sz w:val="22"/>
          <w:szCs w:val="22"/>
        </w:rPr>
        <w:t>美元附近的机会，但要严格控制仓位。均线策略方面，若</w:t>
      </w:r>
      <w:r w:rsidRPr="00FA1356">
        <w:rPr>
          <w:rFonts w:ascii="Times New Roman" w:eastAsia="微软雅黑" w:hAnsi="Times New Roman" w:cs="Times New Roman"/>
          <w:b/>
          <w:bCs/>
          <w:sz w:val="22"/>
          <w:szCs w:val="22"/>
        </w:rPr>
        <w:t>5</w:t>
      </w:r>
      <w:r w:rsidRPr="00FA1356">
        <w:rPr>
          <w:rFonts w:ascii="Times New Roman" w:eastAsia="微软雅黑" w:hAnsi="Times New Roman" w:cs="Times New Roman"/>
          <w:b/>
          <w:bCs/>
          <w:sz w:val="22"/>
          <w:szCs w:val="22"/>
        </w:rPr>
        <w:t>日均线上穿</w:t>
      </w:r>
      <w:r w:rsidRPr="00FA1356">
        <w:rPr>
          <w:rFonts w:ascii="Times New Roman" w:eastAsia="微软雅黑" w:hAnsi="Times New Roman" w:cs="Times New Roman"/>
          <w:b/>
          <w:bCs/>
          <w:sz w:val="22"/>
          <w:szCs w:val="22"/>
        </w:rPr>
        <w:t>10</w:t>
      </w:r>
      <w:r w:rsidRPr="00FA1356">
        <w:rPr>
          <w:rFonts w:ascii="Times New Roman" w:eastAsia="微软雅黑" w:hAnsi="Times New Roman" w:cs="Times New Roman"/>
          <w:b/>
          <w:bCs/>
          <w:sz w:val="22"/>
          <w:szCs w:val="22"/>
        </w:rPr>
        <w:t>日均线，可能形成短线买入信号；反之若均线系统空头发散，则继续观望。总之，短线以趋势交易和形态确认</w:t>
      </w:r>
      <w:r w:rsidRPr="00FA1356">
        <w:rPr>
          <w:rFonts w:ascii="Times New Roman" w:eastAsia="微软雅黑" w:hAnsi="Times New Roman" w:cs="Times New Roman"/>
          <w:sz w:val="22"/>
          <w:szCs w:val="22"/>
        </w:rPr>
        <w:t>为主，谨慎操作：等待回调企稳再进场而非在急跌中盲目抄底。</w:t>
      </w:r>
    </w:p>
    <w:p w14:paraId="6367DCF4"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中长线走势展望与投资策略</w:t>
      </w:r>
    </w:p>
    <w:p w14:paraId="229455A8"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从中长期角度看，拼多多的基本面和行业地位仍然具备吸引力，但需要权衡政策和竞争等因素对增长的影响。以下是对</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年底前股价走势的展望：</w:t>
      </w:r>
    </w:p>
    <w:p w14:paraId="2FA6DFC8"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基本面驱动的估值修复：目前拼多多</w:t>
      </w:r>
      <w:r w:rsidRPr="00FA1356">
        <w:rPr>
          <w:rFonts w:ascii="Times New Roman" w:eastAsia="微软雅黑" w:hAnsi="Times New Roman" w:cs="Times New Roman"/>
          <w:b/>
          <w:bCs/>
          <w:sz w:val="22"/>
          <w:szCs w:val="22"/>
        </w:rPr>
        <w:t>TTM</w:t>
      </w:r>
      <w:r w:rsidRPr="00FA1356">
        <w:rPr>
          <w:rFonts w:ascii="Times New Roman" w:eastAsia="微软雅黑" w:hAnsi="Times New Roman" w:cs="Times New Roman"/>
          <w:b/>
          <w:bCs/>
          <w:sz w:val="22"/>
          <w:szCs w:val="22"/>
        </w:rPr>
        <w:t>市盈率约</w:t>
      </w:r>
      <w:r w:rsidRPr="00FA1356">
        <w:rPr>
          <w:rFonts w:ascii="Times New Roman" w:eastAsia="微软雅黑" w:hAnsi="Times New Roman" w:cs="Times New Roman"/>
          <w:b/>
          <w:bCs/>
          <w:sz w:val="22"/>
          <w:szCs w:val="22"/>
        </w:rPr>
        <w:t>11</w:t>
      </w:r>
      <w:r w:rsidRPr="00FA1356">
        <w:rPr>
          <w:rFonts w:ascii="Times New Roman" w:eastAsia="微软雅黑" w:hAnsi="Times New Roman" w:cs="Times New Roman"/>
          <w:b/>
          <w:bCs/>
          <w:sz w:val="22"/>
          <w:szCs w:val="22"/>
        </w:rPr>
        <w:t>倍，在主要中概互联网公司中处于较低水平，与阿里巴巴、京东相近或更低。这部分反映了市场对其未来利润下滑的预期。然而，如果后续几个季度拼多多依然能保持稳健的盈利（哪怕增速放缓，但绝对利润可观）且证明补贴投入换来的是用户黏性提升和业务长远布局，则市场可能重新评估其价值，出现估值修复</w:t>
      </w:r>
      <w:r w:rsidRPr="00FA1356">
        <w:rPr>
          <w:rFonts w:ascii="Times New Roman" w:eastAsia="微软雅黑" w:hAnsi="Times New Roman" w:cs="Times New Roman"/>
          <w:sz w:val="22"/>
          <w:szCs w:val="22"/>
        </w:rPr>
        <w:t>。特别是到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年底，若关税风波逐步平息、</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海外业务在其他市场站稳脚跟、国内消费回暖，拼多多的增长故事仍有望重新获得资金青睐，股价可能重回升势。保守预计，到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年底股价有望</w:t>
      </w:r>
      <w:r w:rsidRPr="00FA1356">
        <w:rPr>
          <w:rFonts w:ascii="Times New Roman" w:eastAsia="微软雅黑" w:hAnsi="Times New Roman" w:cs="Times New Roman"/>
          <w:b/>
          <w:bCs/>
          <w:sz w:val="22"/>
          <w:szCs w:val="22"/>
        </w:rPr>
        <w:t>回到</w:t>
      </w:r>
      <w:r w:rsidRPr="00FA1356">
        <w:rPr>
          <w:rFonts w:ascii="Times New Roman" w:eastAsia="微软雅黑" w:hAnsi="Times New Roman" w:cs="Times New Roman"/>
          <w:b/>
          <w:bCs/>
          <w:sz w:val="22"/>
          <w:szCs w:val="22"/>
        </w:rPr>
        <w:t>120-130</w:t>
      </w:r>
      <w:r w:rsidRPr="00FA1356">
        <w:rPr>
          <w:rFonts w:ascii="Times New Roman" w:eastAsia="微软雅黑" w:hAnsi="Times New Roman" w:cs="Times New Roman"/>
          <w:b/>
          <w:bCs/>
          <w:sz w:val="22"/>
          <w:szCs w:val="22"/>
        </w:rPr>
        <w:t>美元区间</w:t>
      </w:r>
      <w:r w:rsidRPr="00FA1356">
        <w:rPr>
          <w:rFonts w:ascii="Times New Roman" w:eastAsia="微软雅黑" w:hAnsi="Times New Roman" w:cs="Times New Roman"/>
          <w:sz w:val="22"/>
          <w:szCs w:val="22"/>
        </w:rPr>
        <w:t>，对应合理市盈率在</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倍左右；乐观情况下，若海外业务超预期展开、不确定性消除，甚至可能挑战前高（约</w:t>
      </w:r>
      <w:r w:rsidRPr="00FA1356">
        <w:rPr>
          <w:rFonts w:ascii="Times New Roman" w:eastAsia="微软雅黑" w:hAnsi="Times New Roman" w:cs="Times New Roman"/>
          <w:sz w:val="22"/>
          <w:szCs w:val="22"/>
        </w:rPr>
        <w:t>150</w:t>
      </w:r>
      <w:r w:rsidRPr="00FA1356">
        <w:rPr>
          <w:rFonts w:ascii="Times New Roman" w:eastAsia="微软雅黑" w:hAnsi="Times New Roman" w:cs="Times New Roman"/>
          <w:sz w:val="22"/>
          <w:szCs w:val="22"/>
        </w:rPr>
        <w:t>美元）。中长期投资者可在股价深跌、情绪低迷阶段分批布局，逢低吸纳，以价值投资的思路等待估值反转。</w:t>
      </w:r>
    </w:p>
    <w:p w14:paraId="2FE3B5A7"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增长性与业务调整：</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拼多多</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年的三大核心战略为深化供给侧改革、全球化合规拓展、构建技术护城河</w:t>
      </w:r>
      <w:r w:rsidRPr="00FA1356">
        <w:rPr>
          <w:rFonts w:ascii="Times New Roman" w:eastAsia="微软雅黑" w:hAnsi="Times New Roman" w:cs="Times New Roman"/>
          <w:sz w:val="22"/>
          <w:szCs w:val="22"/>
        </w:rPr>
        <w:t xml:space="preserve"> (</w:t>
      </w:r>
      <w:hyperlink r:id="rId223"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。这些举措短期可能拖累利润，但有助于长期增长质量。如果</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年内拼多多在农产品上行、新品牌培育等方面取得突破，或其</w:t>
      </w:r>
      <w:r w:rsidRPr="00FA1356">
        <w:rPr>
          <w:rFonts w:ascii="Times New Roman" w:eastAsia="微软雅黑" w:hAnsi="Times New Roman" w:cs="Times New Roman"/>
          <w:sz w:val="22"/>
          <w:szCs w:val="22"/>
        </w:rPr>
        <w:t>AI</w:t>
      </w:r>
      <w:r w:rsidRPr="00FA1356">
        <w:rPr>
          <w:rFonts w:ascii="Times New Roman" w:eastAsia="微软雅黑" w:hAnsi="Times New Roman" w:cs="Times New Roman"/>
          <w:sz w:val="22"/>
          <w:szCs w:val="22"/>
        </w:rPr>
        <w:t>技术应用提升运营效率，均可能成为新的增长点，提振市场信</w:t>
      </w:r>
      <w:r w:rsidRPr="00FA1356">
        <w:rPr>
          <w:rFonts w:ascii="Times New Roman" w:eastAsia="微软雅黑" w:hAnsi="Times New Roman" w:cs="Times New Roman"/>
          <w:sz w:val="22"/>
          <w:szCs w:val="22"/>
        </w:rPr>
        <w:lastRenderedPageBreak/>
        <w:t>心。因此，中长线看，</w:t>
      </w:r>
      <w:r w:rsidRPr="00FA1356">
        <w:rPr>
          <w:rFonts w:ascii="Times New Roman" w:eastAsia="微软雅黑" w:hAnsi="Times New Roman" w:cs="Times New Roman"/>
          <w:b/>
          <w:bCs/>
          <w:sz w:val="22"/>
          <w:szCs w:val="22"/>
        </w:rPr>
        <w:t>基本面转好将引领股价趋势扭转</w:t>
      </w:r>
      <w:r w:rsidRPr="00FA1356">
        <w:rPr>
          <w:rFonts w:ascii="Times New Roman" w:eastAsia="微软雅黑" w:hAnsi="Times New Roman" w:cs="Times New Roman"/>
          <w:sz w:val="22"/>
          <w:szCs w:val="22"/>
        </w:rPr>
        <w:t>。投资者应密切关注季度财报中的用户活跃度、</w:t>
      </w:r>
      <w:r w:rsidRPr="00FA1356">
        <w:rPr>
          <w:rFonts w:ascii="Times New Roman" w:eastAsia="微软雅黑" w:hAnsi="Times New Roman" w:cs="Times New Roman"/>
          <w:sz w:val="22"/>
          <w:szCs w:val="22"/>
        </w:rPr>
        <w:t>GMV</w:t>
      </w:r>
      <w:r w:rsidRPr="00FA1356">
        <w:rPr>
          <w:rFonts w:ascii="Times New Roman" w:eastAsia="微软雅黑" w:hAnsi="Times New Roman" w:cs="Times New Roman"/>
          <w:sz w:val="22"/>
          <w:szCs w:val="22"/>
        </w:rPr>
        <w:t>增长、营销支出占比等指标：若出现拐点迹象（如营销费用率下降、用户数再加速），那可能预示基本面改善，提供中长线加仓信号。</w:t>
      </w:r>
    </w:p>
    <w:p w14:paraId="4DBC91C6"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中长线投资策略：对于看好拼多多长期价值的投资者，当前股价回调反而提供了更好的介入点。可以采取定投或逢低分批买入</w:t>
      </w:r>
      <w:r w:rsidRPr="00FA1356">
        <w:rPr>
          <w:rFonts w:ascii="Times New Roman" w:eastAsia="微软雅黑" w:hAnsi="Times New Roman" w:cs="Times New Roman"/>
          <w:sz w:val="22"/>
          <w:szCs w:val="22"/>
        </w:rPr>
        <w:t>的策略，将短期波动视为积累仓位的机会。同时，应做好持股周期拉长至</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年底甚至更久的准备，以穿越短期波动。估值层面可参考同业：拼多多的</w:t>
      </w:r>
      <w:r w:rsidRPr="00FA1356">
        <w:rPr>
          <w:rFonts w:ascii="Times New Roman" w:eastAsia="微软雅黑" w:hAnsi="Times New Roman" w:cs="Times New Roman"/>
          <w:sz w:val="22"/>
          <w:szCs w:val="22"/>
        </w:rPr>
        <w:t>PEG</w:t>
      </w:r>
      <w:r w:rsidRPr="00FA1356">
        <w:rPr>
          <w:rFonts w:ascii="Times New Roman" w:eastAsia="微软雅黑" w:hAnsi="Times New Roman" w:cs="Times New Roman"/>
          <w:sz w:val="22"/>
          <w:szCs w:val="22"/>
        </w:rPr>
        <w:t>（市盈率相对增速）现已低于</w:t>
      </w:r>
      <w:r w:rsidRPr="00FA1356">
        <w:rPr>
          <w:rFonts w:ascii="Times New Roman" w:eastAsia="微软雅黑" w:hAnsi="Times New Roman" w:cs="Times New Roman"/>
          <w:sz w:val="22"/>
          <w:szCs w:val="22"/>
        </w:rPr>
        <w:t>1</w:t>
      </w:r>
      <w:r w:rsidRPr="00FA1356">
        <w:rPr>
          <w:rFonts w:ascii="Times New Roman" w:eastAsia="微软雅黑" w:hAnsi="Times New Roman" w:cs="Times New Roman"/>
          <w:sz w:val="22"/>
          <w:szCs w:val="22"/>
        </w:rPr>
        <w:t>，具有中长期配置吸引力。但是也需设置风险策略</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例如若基本面恶化超预期（营收增速跌破</w:t>
      </w:r>
      <w:r w:rsidRPr="00FA1356">
        <w:rPr>
          <w:rFonts w:ascii="Times New Roman" w:eastAsia="微软雅黑" w:hAnsi="Times New Roman" w:cs="Times New Roman"/>
          <w:sz w:val="22"/>
          <w:szCs w:val="22"/>
        </w:rPr>
        <w:t>20%</w:t>
      </w:r>
      <w:r w:rsidRPr="00FA1356">
        <w:rPr>
          <w:rFonts w:ascii="Times New Roman" w:eastAsia="微软雅黑" w:hAnsi="Times New Roman" w:cs="Times New Roman"/>
          <w:sz w:val="22"/>
          <w:szCs w:val="22"/>
        </w:rPr>
        <w:t>、国内份额流失明显等），则需审慎评估是否止损或减仓。总体而言，中长线策略应围绕</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高增长向高质量增长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b/>
          <w:bCs/>
          <w:sz w:val="22"/>
          <w:szCs w:val="22"/>
        </w:rPr>
        <w:t>的转变来制定：相信拼多多通过战略调整能重新获得可持续增长，则当前调整期即为</w:t>
      </w:r>
      <w:r w:rsidRPr="00FA1356">
        <w:rPr>
          <w:rFonts w:ascii="Times New Roman" w:eastAsia="微软雅黑" w:hAnsi="Times New Roman" w:cs="Times New Roman"/>
          <w:sz w:val="22"/>
          <w:szCs w:val="22"/>
        </w:rPr>
        <w:t>价值布局期</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p>
    <w:p w14:paraId="5631250E"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衍生品策略、套利与风险对冲</w:t>
      </w:r>
    </w:p>
    <w:p w14:paraId="366778E8"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鉴于拼多多股价波动性加大，投资者也可以考虑利用套利和衍生品工具来对冲风险或博取收益：</w:t>
      </w:r>
    </w:p>
    <w:p w14:paraId="3A96288F"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期权对冲策略：拼多多美股期权近期交易活跃，在</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w:t>
      </w:r>
      <w:r w:rsidRPr="00FA1356">
        <w:rPr>
          <w:rFonts w:ascii="Times New Roman" w:eastAsia="微软雅黑" w:hAnsi="Times New Roman" w:cs="Times New Roman"/>
          <w:b/>
          <w:bCs/>
          <w:sz w:val="22"/>
          <w:szCs w:val="22"/>
        </w:rPr>
        <w:t>3</w:t>
      </w:r>
      <w:r w:rsidRPr="00FA1356">
        <w:rPr>
          <w:rFonts w:ascii="Times New Roman" w:eastAsia="微软雅黑" w:hAnsi="Times New Roman" w:cs="Times New Roman"/>
          <w:b/>
          <w:bCs/>
          <w:sz w:val="22"/>
          <w:szCs w:val="22"/>
        </w:rPr>
        <w:t>日当日期权成交量达</w:t>
      </w:r>
      <w:r w:rsidRPr="00FA1356">
        <w:rPr>
          <w:rFonts w:ascii="Times New Roman" w:eastAsia="微软雅黑" w:hAnsi="Times New Roman" w:cs="Times New Roman"/>
          <w:b/>
          <w:bCs/>
          <w:sz w:val="22"/>
          <w:szCs w:val="22"/>
        </w:rPr>
        <w:t>9.43</w:t>
      </w:r>
      <w:r w:rsidRPr="00FA1356">
        <w:rPr>
          <w:rFonts w:ascii="Times New Roman" w:eastAsia="微软雅黑" w:hAnsi="Times New Roman" w:cs="Times New Roman"/>
          <w:b/>
          <w:bCs/>
          <w:sz w:val="22"/>
          <w:szCs w:val="22"/>
        </w:rPr>
        <w:t>万张，其中看跌期权占比约</w:t>
      </w:r>
      <w:r w:rsidRPr="00FA1356">
        <w:rPr>
          <w:rFonts w:ascii="Times New Roman" w:eastAsia="微软雅黑" w:hAnsi="Times New Roman" w:cs="Times New Roman"/>
          <w:b/>
          <w:bCs/>
          <w:sz w:val="22"/>
          <w:szCs w:val="22"/>
        </w:rPr>
        <w:t>63.5%</w:t>
      </w:r>
      <w:r w:rsidRPr="00FA1356">
        <w:rPr>
          <w:rFonts w:ascii="Times New Roman" w:eastAsia="微软雅黑" w:hAnsi="Times New Roman" w:cs="Times New Roman"/>
          <w:sz w:val="22"/>
          <w:szCs w:val="22"/>
        </w:rPr>
        <w:t>，显现出投资者为了规避下跌风险大量买入看跌期权进行对冲</w:t>
      </w:r>
      <w:r w:rsidRPr="00FA1356">
        <w:rPr>
          <w:rFonts w:ascii="Times New Roman" w:eastAsia="微软雅黑" w:hAnsi="Times New Roman" w:cs="Times New Roman"/>
          <w:sz w:val="22"/>
          <w:szCs w:val="22"/>
        </w:rPr>
        <w:t xml:space="preserve"> (</w:t>
      </w:r>
      <w:hyperlink r:id="rId224" w:anchor=":~:text=%E8%BE%BE9.43%E4%B8%87%E5%BC%A0%EF%BC%8C%E5%85%B6%E4%B8%AD%E7%9C%8B%E8%B7%8C%E6%9C%9F%E6%9D%83%E5%8D%A0%E6%80%BB%E6%88%90%E4%BA%A4%E9%87%8F%E7%9A%8463.54,%E7%BE%8E%E4%B8%9C" w:history="1">
        <w:r w:rsidRPr="00FA1356">
          <w:rPr>
            <w:rStyle w:val="af0"/>
            <w:rFonts w:ascii="Times New Roman" w:eastAsia="微软雅黑" w:hAnsi="Times New Roman" w:cs="Times New Roman"/>
            <w:sz w:val="22"/>
            <w:szCs w:val="22"/>
          </w:rPr>
          <w:t>拼多多</w:t>
        </w:r>
        <w:r w:rsidRPr="00FA1356">
          <w:rPr>
            <w:rStyle w:val="af0"/>
            <w:rFonts w:ascii="Times New Roman" w:eastAsia="微软雅黑" w:hAnsi="Times New Roman" w:cs="Times New Roman"/>
            <w:sz w:val="22"/>
            <w:szCs w:val="22"/>
          </w:rPr>
          <w:t xml:space="preserve"> (PDD) </w:t>
        </w:r>
        <w:r w:rsidRPr="00FA1356">
          <w:rPr>
            <w:rStyle w:val="af0"/>
            <w:rFonts w:ascii="Times New Roman" w:eastAsia="微软雅黑" w:hAnsi="Times New Roman" w:cs="Times New Roman"/>
            <w:sz w:val="22"/>
            <w:szCs w:val="22"/>
          </w:rPr>
          <w:t>新闻动态</w:t>
        </w:r>
        <w:r w:rsidRPr="00FA1356">
          <w:rPr>
            <w:rStyle w:val="af0"/>
            <w:rFonts w:ascii="Times New Roman" w:eastAsia="微软雅黑" w:hAnsi="Times New Roman" w:cs="Times New Roman"/>
            <w:sz w:val="22"/>
            <w:szCs w:val="22"/>
          </w:rPr>
          <w:t xml:space="preserve"> - Moomoo</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。持有拼多多现货多头的投资者，可以考虑买入适当数量的看跌期权（</w:t>
      </w:r>
      <w:r w:rsidRPr="00FA1356">
        <w:rPr>
          <w:rFonts w:ascii="Times New Roman" w:eastAsia="微软雅黑" w:hAnsi="Times New Roman" w:cs="Times New Roman"/>
          <w:sz w:val="22"/>
          <w:szCs w:val="22"/>
        </w:rPr>
        <w:t>Put</w:t>
      </w:r>
      <w:r w:rsidRPr="00FA1356">
        <w:rPr>
          <w:rFonts w:ascii="Times New Roman" w:eastAsia="微软雅黑" w:hAnsi="Times New Roman" w:cs="Times New Roman"/>
          <w:sz w:val="22"/>
          <w:szCs w:val="22"/>
        </w:rPr>
        <w:t>）作为保险，以锁定最大潜在损失。另外，也可采用</w:t>
      </w:r>
      <w:r w:rsidRPr="00FA1356">
        <w:rPr>
          <w:rFonts w:ascii="Times New Roman" w:eastAsia="微软雅黑" w:hAnsi="Times New Roman" w:cs="Times New Roman"/>
          <w:b/>
          <w:bCs/>
          <w:sz w:val="22"/>
          <w:szCs w:val="22"/>
        </w:rPr>
        <w:t>领口期权策略（</w:t>
      </w:r>
      <w:r w:rsidRPr="00FA1356">
        <w:rPr>
          <w:rFonts w:ascii="Times New Roman" w:eastAsia="微软雅黑" w:hAnsi="Times New Roman" w:cs="Times New Roman"/>
          <w:b/>
          <w:bCs/>
          <w:sz w:val="22"/>
          <w:szCs w:val="22"/>
        </w:rPr>
        <w:t>collar</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sz w:val="22"/>
          <w:szCs w:val="22"/>
        </w:rPr>
        <w:t>：在持有股票的同时，买入虚值看跌期权、卖出虚值看涨期权，以用卖出看涨所得权利金部分抵消对冲成本，从而在不明显增加现金支出的情况下保护下行风险。需要注意期权到期时间的选择，应覆盖预期高波动的事件窗口（例如关税政策正式实施日期、财报公布日期等）。</w:t>
      </w:r>
    </w:p>
    <w:p w14:paraId="2D9ECC58"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波动率交易策略：</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近期消息面频繁导致隐含波动率升高，这为期权卖方提供了机会。如果认为未来一段时间波动将回落，可以适度卖出高波动溢价的期权策略获利。例如卖出跨式</w:t>
      </w:r>
      <w:r w:rsidRPr="00FA1356">
        <w:rPr>
          <w:rFonts w:ascii="Times New Roman" w:eastAsia="微软雅黑" w:hAnsi="Times New Roman" w:cs="Times New Roman"/>
          <w:sz w:val="22"/>
          <w:szCs w:val="22"/>
        </w:rPr>
        <w:t>(Straddle)</w:t>
      </w:r>
      <w:r w:rsidRPr="00FA1356">
        <w:rPr>
          <w:rFonts w:ascii="Times New Roman" w:eastAsia="微软雅黑" w:hAnsi="Times New Roman" w:cs="Times New Roman"/>
          <w:sz w:val="22"/>
          <w:szCs w:val="22"/>
        </w:rPr>
        <w:t>或宽跨式</w:t>
      </w:r>
      <w:r w:rsidRPr="00FA1356">
        <w:rPr>
          <w:rFonts w:ascii="Times New Roman" w:eastAsia="微软雅黑" w:hAnsi="Times New Roman" w:cs="Times New Roman"/>
          <w:sz w:val="22"/>
          <w:szCs w:val="22"/>
        </w:rPr>
        <w:t>(Strangle)</w:t>
      </w:r>
      <w:r w:rsidRPr="00FA1356">
        <w:rPr>
          <w:rFonts w:ascii="Times New Roman" w:eastAsia="微软雅黑" w:hAnsi="Times New Roman" w:cs="Times New Roman"/>
          <w:sz w:val="22"/>
          <w:szCs w:val="22"/>
        </w:rPr>
        <w:t>：在当前隐波高企时同时卖出等量的看涨和看跌期权，收取权利金。若后续股价并未出现超预期的大幅波动，则可赚取权利金差额。当然此策略风险较高，需严格风控，防止单边行情造成损失。</w:t>
      </w:r>
    </w:p>
    <w:p w14:paraId="40121001"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lastRenderedPageBreak/>
        <w:t>套利及对冲交易：由于拼多多与其他中概股和电商股存在一定联动，投资者可运用配对交易</w:t>
      </w:r>
      <w:r w:rsidRPr="00FA1356">
        <w:rPr>
          <w:rFonts w:ascii="Times New Roman" w:eastAsia="微软雅黑" w:hAnsi="Times New Roman" w:cs="Times New Roman"/>
          <w:sz w:val="22"/>
          <w:szCs w:val="22"/>
        </w:rPr>
        <w:t>实现对冲。例如，若认为拼多多被过度杀跌而基本面相对较强，可采取</w:t>
      </w:r>
      <w:r w:rsidRPr="00FA1356">
        <w:rPr>
          <w:rFonts w:ascii="Times New Roman" w:eastAsia="微软雅黑" w:hAnsi="Times New Roman" w:cs="Times New Roman"/>
          <w:b/>
          <w:bCs/>
          <w:sz w:val="22"/>
          <w:szCs w:val="22"/>
        </w:rPr>
        <w:t>多拼多多、空行业</w:t>
      </w:r>
      <w:r w:rsidRPr="00FA1356">
        <w:rPr>
          <w:rFonts w:ascii="Times New Roman" w:eastAsia="微软雅黑" w:hAnsi="Times New Roman" w:cs="Times New Roman"/>
          <w:b/>
          <w:bCs/>
          <w:sz w:val="22"/>
          <w:szCs w:val="22"/>
        </w:rPr>
        <w:t>ETF</w:t>
      </w:r>
      <w:r w:rsidRPr="00FA1356">
        <w:rPr>
          <w:rFonts w:ascii="Times New Roman" w:eastAsia="微软雅黑" w:hAnsi="Times New Roman" w:cs="Times New Roman"/>
          <w:b/>
          <w:bCs/>
          <w:sz w:val="22"/>
          <w:szCs w:val="22"/>
        </w:rPr>
        <w:t>或空主要竞争对手</w:t>
      </w:r>
      <w:r w:rsidRPr="00FA1356">
        <w:rPr>
          <w:rFonts w:ascii="Times New Roman" w:eastAsia="微软雅黑" w:hAnsi="Times New Roman" w:cs="Times New Roman"/>
          <w:sz w:val="22"/>
          <w:szCs w:val="22"/>
        </w:rPr>
        <w:t>的策略，来剥离系统性风险获利。如同时做多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、做空阿里巴巴</w:t>
      </w:r>
      <w:r w:rsidRPr="00FA1356">
        <w:rPr>
          <w:rFonts w:ascii="Times New Roman" w:eastAsia="微软雅黑" w:hAnsi="Times New Roman" w:cs="Times New Roman"/>
          <w:sz w:val="22"/>
          <w:szCs w:val="22"/>
        </w:rPr>
        <w:t>(BABA)</w:t>
      </w:r>
      <w:r w:rsidRPr="00FA1356">
        <w:rPr>
          <w:rFonts w:ascii="Times New Roman" w:eastAsia="微软雅黑" w:hAnsi="Times New Roman" w:cs="Times New Roman"/>
          <w:sz w:val="22"/>
          <w:szCs w:val="22"/>
        </w:rPr>
        <w:t>或做空中概互联网</w:t>
      </w:r>
      <w:r w:rsidRPr="00FA1356">
        <w:rPr>
          <w:rFonts w:ascii="Times New Roman" w:eastAsia="微软雅黑" w:hAnsi="Times New Roman" w:cs="Times New Roman"/>
          <w:sz w:val="22"/>
          <w:szCs w:val="22"/>
        </w:rPr>
        <w:t>ETF(KWEB)</w:t>
      </w:r>
      <w:r w:rsidRPr="00FA1356">
        <w:rPr>
          <w:rFonts w:ascii="Times New Roman" w:eastAsia="微软雅黑" w:hAnsi="Times New Roman" w:cs="Times New Roman"/>
          <w:sz w:val="22"/>
          <w:szCs w:val="22"/>
        </w:rPr>
        <w:t>等，构建市场中性头寸，博取拼多多相对跑赢的超额收益。当然配对对象的选择要考虑相关性和基本面因素，</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尚未上市无法直接对冲，但可以选取与拼多多业务模式</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市场相似度高的标的进行组合交易。另一种思路是在港股市场寻找相关标的进行</w:t>
      </w:r>
      <w:r w:rsidRPr="00FA1356">
        <w:rPr>
          <w:rFonts w:ascii="Times New Roman" w:eastAsia="微软雅黑" w:hAnsi="Times New Roman" w:cs="Times New Roman"/>
          <w:b/>
          <w:bCs/>
          <w:sz w:val="22"/>
          <w:szCs w:val="22"/>
        </w:rPr>
        <w:t>跨市场套利</w:t>
      </w:r>
      <w:r w:rsidRPr="00FA1356">
        <w:rPr>
          <w:rFonts w:ascii="Times New Roman" w:eastAsia="微软雅黑" w:hAnsi="Times New Roman" w:cs="Times New Roman"/>
          <w:sz w:val="22"/>
          <w:szCs w:val="22"/>
        </w:rPr>
        <w:t>：例如观察拼多多美股与同板块港股（如京东、阿里在港股）的走势差异，利用</w:t>
      </w:r>
      <w:r w:rsidRPr="00FA1356">
        <w:rPr>
          <w:rFonts w:ascii="Times New Roman" w:eastAsia="微软雅黑" w:hAnsi="Times New Roman" w:cs="Times New Roman"/>
          <w:sz w:val="22"/>
          <w:szCs w:val="22"/>
        </w:rPr>
        <w:t>AH</w:t>
      </w:r>
      <w:r w:rsidRPr="00FA1356">
        <w:rPr>
          <w:rFonts w:ascii="Times New Roman" w:eastAsia="微软雅黑" w:hAnsi="Times New Roman" w:cs="Times New Roman"/>
          <w:sz w:val="22"/>
          <w:szCs w:val="22"/>
        </w:rPr>
        <w:t>股或不同交易时段的信息不对称进行短线套利操作。</w:t>
      </w:r>
    </w:p>
    <w:p w14:paraId="0FFCCD82"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大幅波动期间的风控：</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对于持有大仓位的机构或投资者，在预期将有重大风险事件（如中美贸易磋商结果、监管政策发布）时，可考虑临时提高对冲比例。例如，通过股指期货对冲：做空纳斯达克</w:t>
      </w:r>
      <w:r w:rsidRPr="00FA1356">
        <w:rPr>
          <w:rFonts w:ascii="Times New Roman" w:eastAsia="微软雅黑" w:hAnsi="Times New Roman" w:cs="Times New Roman"/>
          <w:sz w:val="22"/>
          <w:szCs w:val="22"/>
        </w:rPr>
        <w:t>100</w:t>
      </w:r>
      <w:r w:rsidRPr="00FA1356">
        <w:rPr>
          <w:rFonts w:ascii="Times New Roman" w:eastAsia="微软雅黑" w:hAnsi="Times New Roman" w:cs="Times New Roman"/>
          <w:sz w:val="22"/>
          <w:szCs w:val="22"/>
        </w:rPr>
        <w:t>指数期货或中概股指数期货，以对冲拼多多系统性风险部分。同时关注融券借贷市场动向，必要时可以借入拼多多股票融券做空对冲已有多头头寸。在市场极端波动时，</w:t>
      </w:r>
      <w:r w:rsidRPr="00FA1356">
        <w:rPr>
          <w:rFonts w:ascii="Times New Roman" w:eastAsia="微软雅黑" w:hAnsi="Times New Roman" w:cs="Times New Roman"/>
          <w:b/>
          <w:bCs/>
          <w:sz w:val="22"/>
          <w:szCs w:val="22"/>
        </w:rPr>
        <w:t>保证金管理和仓位控制</w:t>
      </w:r>
      <w:r w:rsidRPr="00FA1356">
        <w:rPr>
          <w:rFonts w:ascii="Times New Roman" w:eastAsia="微软雅黑" w:hAnsi="Times New Roman" w:cs="Times New Roman"/>
          <w:sz w:val="22"/>
          <w:szCs w:val="22"/>
        </w:rPr>
        <w:t>至关重要，衍生品杠杆虽可对冲风险但也可能放大损失，务必保持充足的保证金以避免强制平仓。</w:t>
      </w:r>
    </w:p>
    <w:p w14:paraId="7064B13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综上所述，针对近期拼多多股价的大幅波动，投资者可以灵活运用各种策略：短线顺势交易结合技术分析，中长线逢低布局优质筹码，辅以期权等衍生品对冲风险。在操作中既要抓住可能的超跌反弹和价值修复机会，也要防范政策、宏观等不确定因素继续带来的冲击。</w:t>
      </w:r>
    </w:p>
    <w:p w14:paraId="61EF85A3"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预测结论和操作建议</w:t>
      </w:r>
    </w:p>
    <w:p w14:paraId="3CE6A564"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综合研判</w:t>
      </w:r>
      <w:r w:rsidRPr="00FA1356">
        <w:rPr>
          <w:rFonts w:ascii="Times New Roman" w:eastAsia="微软雅黑" w:hAnsi="Times New Roman" w:cs="Times New Roman"/>
          <w:sz w:val="22"/>
          <w:szCs w:val="22"/>
        </w:rPr>
        <w:t>：短期内（未来</w:t>
      </w:r>
      <w:r w:rsidRPr="00FA1356">
        <w:rPr>
          <w:rFonts w:ascii="Times New Roman" w:eastAsia="微软雅黑" w:hAnsi="Times New Roman" w:cs="Times New Roman"/>
          <w:sz w:val="22"/>
          <w:szCs w:val="22"/>
        </w:rPr>
        <w:t>1-2</w:t>
      </w:r>
      <w:r w:rsidRPr="00FA1356">
        <w:rPr>
          <w:rFonts w:ascii="Times New Roman" w:eastAsia="微软雅黑" w:hAnsi="Times New Roman" w:cs="Times New Roman"/>
          <w:sz w:val="22"/>
          <w:szCs w:val="22"/>
        </w:rPr>
        <w:t>个月），拼多多股价可能维持震荡偏弱格局，区间大致在</w:t>
      </w:r>
      <w:r w:rsidRPr="00FA1356">
        <w:rPr>
          <w:rFonts w:ascii="Times New Roman" w:eastAsia="微软雅黑" w:hAnsi="Times New Roman" w:cs="Times New Roman"/>
          <w:sz w:val="22"/>
          <w:szCs w:val="22"/>
        </w:rPr>
        <w:t>100-120</w:t>
      </w:r>
      <w:r w:rsidRPr="00FA1356">
        <w:rPr>
          <w:rFonts w:ascii="Times New Roman" w:eastAsia="微软雅黑" w:hAnsi="Times New Roman" w:cs="Times New Roman"/>
          <w:sz w:val="22"/>
          <w:szCs w:val="22"/>
        </w:rPr>
        <w:t>美元之间波动。政策消息将是主要驱动因素，一旦有利好（例如中美贸易摩擦缓和、国内出台消费刺激政策等），股价有望迅速反弹；反之若利空发酵，不排除跌破心理整数关口。但</w:t>
      </w:r>
      <w:r w:rsidRPr="00FA1356">
        <w:rPr>
          <w:rFonts w:ascii="Times New Roman" w:eastAsia="微软雅黑" w:hAnsi="Times New Roman" w:cs="Times New Roman"/>
          <w:b/>
          <w:bCs/>
          <w:sz w:val="22"/>
          <w:szCs w:val="22"/>
        </w:rPr>
        <w:t>长期来看（</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年底前）</w:t>
      </w:r>
      <w:r w:rsidRPr="00FA1356">
        <w:rPr>
          <w:rFonts w:ascii="Times New Roman" w:eastAsia="微软雅黑" w:hAnsi="Times New Roman" w:cs="Times New Roman"/>
          <w:sz w:val="22"/>
          <w:szCs w:val="22"/>
        </w:rPr>
        <w:t>，拼多多凭借其庞大用户基础和持续创新，在消化短期冲击后有望重回稳健成长轨道，股价重心逐步上移。我们预计在悲观情景下，</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年底股价可能徘徊于百元出头；在基准情景下，有望恢复至</w:t>
      </w:r>
      <w:r w:rsidRPr="00FA1356">
        <w:rPr>
          <w:rFonts w:ascii="Times New Roman" w:eastAsia="微软雅黑" w:hAnsi="Times New Roman" w:cs="Times New Roman"/>
          <w:sz w:val="22"/>
          <w:szCs w:val="22"/>
        </w:rPr>
        <w:t>120-130</w:t>
      </w:r>
      <w:r w:rsidRPr="00FA1356">
        <w:rPr>
          <w:rFonts w:ascii="Times New Roman" w:eastAsia="微软雅黑" w:hAnsi="Times New Roman" w:cs="Times New Roman"/>
          <w:sz w:val="22"/>
          <w:szCs w:val="22"/>
        </w:rPr>
        <w:t>美元水平；在乐观情景下，若海外业务拓展顺利、国内消费强劲复苏，则不排除挑战历史新高的可能。</w:t>
      </w:r>
    </w:p>
    <w:p w14:paraId="7763CBBC"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操作建议</w:t>
      </w:r>
      <w:r w:rsidRPr="00FA1356">
        <w:rPr>
          <w:rFonts w:ascii="Times New Roman" w:eastAsia="微软雅黑" w:hAnsi="Times New Roman" w:cs="Times New Roman"/>
          <w:sz w:val="22"/>
          <w:szCs w:val="22"/>
        </w:rPr>
        <w:t>：</w:t>
      </w:r>
    </w:p>
    <w:p w14:paraId="4A8BE667"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lastRenderedPageBreak/>
        <w:t>对于短线交易者</w:t>
      </w:r>
      <w:r w:rsidRPr="00FA1356">
        <w:rPr>
          <w:rFonts w:ascii="Times New Roman" w:eastAsia="微软雅黑" w:hAnsi="Times New Roman" w:cs="Times New Roman"/>
          <w:sz w:val="22"/>
          <w:szCs w:val="22"/>
        </w:rPr>
        <w:t>：当前需重点关注技术面信号和成交量变化。在市场情绪未转暖前，以快进快出为主，看到明确反转信号再跟进不迟。可利用日内反弹或回调进行高抛低吸，但切记设置止损位（如跌破前低点及时止损）。利用均线和</w:t>
      </w:r>
      <w:r w:rsidRPr="00FA1356">
        <w:rPr>
          <w:rFonts w:ascii="Times New Roman" w:eastAsia="微软雅黑" w:hAnsi="Times New Roman" w:cs="Times New Roman"/>
          <w:sz w:val="22"/>
          <w:szCs w:val="22"/>
        </w:rPr>
        <w:t>K</w:t>
      </w:r>
      <w:r w:rsidRPr="00FA1356">
        <w:rPr>
          <w:rFonts w:ascii="Times New Roman" w:eastAsia="微软雅黑" w:hAnsi="Times New Roman" w:cs="Times New Roman"/>
          <w:sz w:val="22"/>
          <w:szCs w:val="22"/>
        </w:rPr>
        <w:t>线形态辅助判断行情，谨防追涨杀跌被来回打脸。</w:t>
      </w:r>
    </w:p>
    <w:p w14:paraId="7412E80A"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对于中长线投资者</w:t>
      </w:r>
      <w:r w:rsidRPr="00FA1356">
        <w:rPr>
          <w:rFonts w:ascii="Times New Roman" w:eastAsia="微软雅黑" w:hAnsi="Times New Roman" w:cs="Times New Roman"/>
          <w:sz w:val="22"/>
          <w:szCs w:val="22"/>
        </w:rPr>
        <w:t>：若相信拼多多基本面依旧健康且具备长期竞争力，那么这轮回调提供了较好买入机会。建议采用金字塔式分批建仓，在极端恐慌时加大买入力度。关注公司后续业绩指引和战略进展，只要核心逻辑未破坏（用户与</w:t>
      </w:r>
      <w:r w:rsidRPr="00FA1356">
        <w:rPr>
          <w:rFonts w:ascii="Times New Roman" w:eastAsia="微软雅黑" w:hAnsi="Times New Roman" w:cs="Times New Roman"/>
          <w:sz w:val="22"/>
          <w:szCs w:val="22"/>
        </w:rPr>
        <w:t>GMV</w:t>
      </w:r>
      <w:r w:rsidRPr="00FA1356">
        <w:rPr>
          <w:rFonts w:ascii="Times New Roman" w:eastAsia="微软雅黑" w:hAnsi="Times New Roman" w:cs="Times New Roman"/>
          <w:sz w:val="22"/>
          <w:szCs w:val="22"/>
        </w:rPr>
        <w:t>稳定增长、利润率可控），就可以坚定持有。耐心等待市场情绪恢复理性，分享公司长期成长红利。</w:t>
      </w:r>
    </w:p>
    <w:p w14:paraId="145CB3AF"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对于风险管理和专业投资者</w:t>
      </w:r>
      <w:r w:rsidRPr="00FA1356">
        <w:rPr>
          <w:rFonts w:ascii="Times New Roman" w:eastAsia="微软雅黑" w:hAnsi="Times New Roman" w:cs="Times New Roman"/>
          <w:sz w:val="22"/>
          <w:szCs w:val="22"/>
        </w:rPr>
        <w:t>：充分利用衍生工具进行对冲和套利。持仓较大的可以考虑买入看跌期权或构建保护性策略锁定下行风险。擅长量化或对冲交易的，可尝试统计套利、跨市场对冲等策略获取超额收益。同时密切跟踪政策新闻，必要时提前调整仓位避险。</w:t>
      </w:r>
    </w:p>
    <w:p w14:paraId="4365F15A"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最后提醒，任何预测都存在不确定性。目前影响拼多多股价的变量众多，投资者应根据自身风险承受能力制定策略。在极端波动时期，更应遵循纪律，避免情绪化操作。在做好风控的前提下，把握基本面和技术面的信号，理性应对市场变化。总体而言，拼多多短期阵痛难免，但长期价值依然值得关注，关键在于用正确的策略渡过眼前的波动期，在风雨过后迎接彩虹。</w:t>
      </w:r>
    </w:p>
    <w:p w14:paraId="38E8ED0D"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参考来源：</w:t>
      </w:r>
    </w:p>
    <w:p w14:paraId="5ADAE004"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Now</w:t>
      </w:r>
      <w:r w:rsidRPr="00FA1356">
        <w:rPr>
          <w:rFonts w:ascii="Times New Roman" w:eastAsia="微软雅黑" w:hAnsi="Times New Roman" w:cs="Times New Roman"/>
          <w:sz w:val="22"/>
          <w:szCs w:val="22"/>
        </w:rPr>
        <w:t>财经台：《关税措施重击拼多多？》分析报道</w:t>
      </w:r>
      <w:r w:rsidRPr="00FA1356">
        <w:rPr>
          <w:rFonts w:ascii="Times New Roman" w:eastAsia="微软雅黑" w:hAnsi="Times New Roman" w:cs="Times New Roman"/>
          <w:sz w:val="22"/>
          <w:szCs w:val="22"/>
        </w:rPr>
        <w:t xml:space="preserve"> (2025/04/03) (</w:t>
      </w:r>
      <w:hyperlink r:id="rId225"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 (</w:t>
      </w:r>
      <w:hyperlink r:id="rId226"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p>
    <w:p w14:paraId="19D0E08F"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14</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AMZ123</w:t>
      </w:r>
      <w:r w:rsidRPr="00FA1356">
        <w:rPr>
          <w:rFonts w:ascii="Times New Roman" w:eastAsia="微软雅黑" w:hAnsi="Times New Roman" w:cs="Times New Roman"/>
          <w:sz w:val="22"/>
          <w:szCs w:val="22"/>
        </w:rPr>
        <w:t>跨境资讯：《受</w:t>
      </w:r>
      <w:r w:rsidRPr="00FA1356">
        <w:rPr>
          <w:rFonts w:ascii="Times New Roman" w:eastAsia="微软雅黑" w:hAnsi="Times New Roman" w:cs="Times New Roman"/>
          <w:sz w:val="22"/>
          <w:szCs w:val="22"/>
        </w:rPr>
        <w:t>T86</w:t>
      </w:r>
      <w:r w:rsidRPr="00FA1356">
        <w:rPr>
          <w:rFonts w:ascii="Times New Roman" w:eastAsia="微软雅黑" w:hAnsi="Times New Roman" w:cs="Times New Roman"/>
          <w:sz w:val="22"/>
          <w:szCs w:val="22"/>
        </w:rPr>
        <w:t>政策影响，</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和</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销售额急降》</w:t>
      </w:r>
      <w:r w:rsidRPr="00FA1356">
        <w:rPr>
          <w:rFonts w:ascii="Times New Roman" w:eastAsia="微软雅黑" w:hAnsi="Times New Roman" w:cs="Times New Roman"/>
          <w:sz w:val="22"/>
          <w:szCs w:val="22"/>
        </w:rPr>
        <w:t xml:space="preserve"> (2025/02) (</w:t>
      </w:r>
      <w:hyperlink r:id="rId227" w:anchor=":~:text=AMZ123%E8%8E%B7%E6%82%89%EF%BC%8C%E6%A0%B9%E6%8D%AE%E5%BD%AD%E5%8D%9A%E7%A4%BE%E7%9A%84%E6%8A%A5%E9%81%93%EF%BC%8C%E8%87%AA2025%E5%B9%B42%E6%9C%885%E6%97%A5%E8%B5%B7%E7%9A%84%E4%BA%94%E5%A4%A9%E5%86%85%EF%BC%8CShein%E5%9C%A8%E7%BE%8E%E5%9B%BD%E7%9A%84%E9%94%80%E5%94%AE%E9%A2%9D%E4%B8%8B%E9%99%8D%E4%BA%8616"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 (</w:t>
      </w:r>
      <w:hyperlink r:id="rId228" w:anchor=":~:text=Image%3A%20%E5%8F%97T86%E6%94%BF%E7%AD%96%E5%BD%B1%E5%93%8D%EF%BC%8CShein%E5%92%8CTemu%E9%94%80%E5%94%AE%E9%A2%9D%E6%80%A5%E9%99%8D"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p>
    <w:p w14:paraId="7D437F06"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47</w:t>
      </w:r>
      <w:r w:rsidRPr="00FA1356">
        <w:rPr>
          <w:rFonts w:ascii="Times New Roman" w:eastAsia="微软雅黑" w:hAnsi="Times New Roman" w:cs="Times New Roman"/>
          <w:sz w:val="22"/>
          <w:szCs w:val="22"/>
        </w:rPr>
        <w:t>】中国新闻网：《拼多多全面构建多方共赢生态推动</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新质供给</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(2025/02/26) (</w:t>
      </w:r>
      <w:hyperlink r:id="rId229"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FA1356">
          <w:rPr>
            <w:rStyle w:val="af0"/>
            <w:rFonts w:ascii="Times New Roman" w:eastAsia="微软雅黑" w:hAnsi="Times New Roman" w:cs="Times New Roman"/>
            <w:sz w:val="22"/>
            <w:szCs w:val="22"/>
          </w:rPr>
          <w:t>拼多多全面构建多方共赢生态推动</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新质供给</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中新网</w:t>
        </w:r>
      </w:hyperlink>
      <w:r w:rsidRPr="00FA1356">
        <w:rPr>
          <w:rFonts w:ascii="Times New Roman" w:eastAsia="微软雅黑" w:hAnsi="Times New Roman" w:cs="Times New Roman"/>
          <w:sz w:val="22"/>
          <w:szCs w:val="22"/>
        </w:rPr>
        <w:t>)</w:t>
      </w:r>
    </w:p>
    <w:p w14:paraId="216D0869"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18</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21</w:t>
      </w:r>
      <w:r w:rsidRPr="00FA1356">
        <w:rPr>
          <w:rFonts w:ascii="Times New Roman" w:eastAsia="微软雅黑" w:hAnsi="Times New Roman" w:cs="Times New Roman"/>
          <w:sz w:val="22"/>
          <w:szCs w:val="22"/>
        </w:rPr>
        <w:t>世纪经济报道：《传再投千亿元加码商家扶持，拼多多高质量发展战略再升级》</w:t>
      </w:r>
      <w:r w:rsidRPr="00FA1356">
        <w:rPr>
          <w:rFonts w:ascii="Times New Roman" w:eastAsia="微软雅黑" w:hAnsi="Times New Roman" w:cs="Times New Roman"/>
          <w:sz w:val="22"/>
          <w:szCs w:val="22"/>
        </w:rPr>
        <w:t xml:space="preserve"> (2025/03/25) (</w:t>
      </w:r>
      <w:hyperlink r:id="rId230" w:anchor=":~:text=21%E4%B8%96%E7%BA%AA%E7%BB%8F%E6%B5%8E%E6%8A%A5%E9%81%93%E8%AE%B0%E8%80%85%20%E8%91%A3%E9%9D%99%E6%80%A1%20%E4%B8%8A%E6%B5%B7%E6%8A%A5%E9%81%93"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 (</w:t>
      </w:r>
      <w:hyperlink r:id="rId231"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p>
    <w:p w14:paraId="6EE8681A"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lastRenderedPageBreak/>
        <w:t>【</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】腾讯新闻《利润</w:t>
      </w:r>
      <w:r w:rsidRPr="00FA1356">
        <w:rPr>
          <w:rFonts w:ascii="Times New Roman" w:eastAsia="微软雅黑" w:hAnsi="Times New Roman" w:cs="Times New Roman"/>
          <w:sz w:val="22"/>
          <w:szCs w:val="22"/>
        </w:rPr>
        <w:t>1124</w:t>
      </w:r>
      <w:r w:rsidRPr="00FA1356">
        <w:rPr>
          <w:rFonts w:ascii="Times New Roman" w:eastAsia="微软雅黑" w:hAnsi="Times New Roman" w:cs="Times New Roman"/>
          <w:sz w:val="22"/>
          <w:szCs w:val="22"/>
        </w:rPr>
        <w:t>亿，拼多多面临的新危机》</w:t>
      </w:r>
      <w:r w:rsidRPr="00FA1356">
        <w:rPr>
          <w:rFonts w:ascii="Times New Roman" w:eastAsia="微软雅黑" w:hAnsi="Times New Roman" w:cs="Times New Roman"/>
          <w:sz w:val="22"/>
          <w:szCs w:val="22"/>
        </w:rPr>
        <w:t xml:space="preserve"> (2025/03/27) (</w:t>
      </w:r>
      <w:hyperlink r:id="rId232" w:anchor=":~:text=%E6%8B%BC%E5%A4%9A%E5%A4%9A%20%E8%BF%91%E6%9C%9F%E5%85%AC%E5%B8%83%E8%B4%A2%E6%8A%A5%E6%95%B0%E6%8D%AE%EF%BC%8C2024%E5%B9%B4%E5%88%A9%E6%B6%A6%E8%BE%BE%E5%88%B01124%E4%BA%BF%E5%85%83%EF%BC%8C%E5%90%8C%E6%AF%94%E5%A4%A7%E5%A2%9E87"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 (</w:t>
      </w:r>
      <w:hyperlink r:id="rId233"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p>
    <w:p w14:paraId="64EEA3FB"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56</w:t>
      </w:r>
      <w:r w:rsidRPr="00FA1356">
        <w:rPr>
          <w:rFonts w:ascii="Times New Roman" w:eastAsia="微软雅黑" w:hAnsi="Times New Roman" w:cs="Times New Roman"/>
          <w:sz w:val="22"/>
          <w:szCs w:val="22"/>
        </w:rPr>
        <w:t>】腾讯新闻：《利润</w:t>
      </w:r>
      <w:r w:rsidRPr="00FA1356">
        <w:rPr>
          <w:rFonts w:ascii="Times New Roman" w:eastAsia="微软雅黑" w:hAnsi="Times New Roman" w:cs="Times New Roman"/>
          <w:sz w:val="22"/>
          <w:szCs w:val="22"/>
        </w:rPr>
        <w:t>1124</w:t>
      </w:r>
      <w:r w:rsidRPr="00FA1356">
        <w:rPr>
          <w:rFonts w:ascii="Times New Roman" w:eastAsia="微软雅黑" w:hAnsi="Times New Roman" w:cs="Times New Roman"/>
          <w:sz w:val="22"/>
          <w:szCs w:val="22"/>
        </w:rPr>
        <w:t>亿，拼多多面临的新危机》引用管理层讲话</w:t>
      </w:r>
      <w:r w:rsidRPr="00FA1356">
        <w:rPr>
          <w:rFonts w:ascii="Times New Roman" w:eastAsia="微软雅黑" w:hAnsi="Times New Roman" w:cs="Times New Roman"/>
          <w:sz w:val="22"/>
          <w:szCs w:val="22"/>
        </w:rPr>
        <w:t xml:space="preserve"> (</w:t>
      </w:r>
      <w:hyperlink r:id="rId234" w:anchor=":~:text=%E9%95%BF17"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p>
    <w:p w14:paraId="3215BBD0"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25</w:t>
      </w:r>
      <w:r w:rsidRPr="00FA1356">
        <w:rPr>
          <w:rFonts w:ascii="Times New Roman" w:eastAsia="微软雅黑" w:hAnsi="Times New Roman" w:cs="Times New Roman"/>
          <w:sz w:val="22"/>
          <w:szCs w:val="22"/>
        </w:rPr>
        <w:t>】罗戈网：《跨境电商三国杀，阿里、拼多多、</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决战海外》</w:t>
      </w:r>
      <w:r w:rsidRPr="00FA1356">
        <w:rPr>
          <w:rFonts w:ascii="Times New Roman" w:eastAsia="微软雅黑" w:hAnsi="Times New Roman" w:cs="Times New Roman"/>
          <w:sz w:val="22"/>
          <w:szCs w:val="22"/>
        </w:rPr>
        <w:t xml:space="preserve"> (2023/07/11) (</w:t>
      </w:r>
      <w:hyperlink r:id="rId235"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〖罗戈网〗跨境电商三国杀，阿里、拼多多、</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决战海外</w:t>
        </w:r>
        <w:r w:rsidRPr="00FA1356">
          <w:rPr>
            <w:rStyle w:val="af0"/>
            <w:rFonts w:ascii="Times New Roman" w:eastAsia="微软雅黑" w:hAnsi="Times New Roman" w:cs="Times New Roman"/>
            <w:sz w:val="22"/>
            <w:szCs w:val="22"/>
          </w:rPr>
          <w:t xml:space="preserve"> </w:t>
        </w:r>
      </w:hyperlink>
      <w:r w:rsidRPr="00FA1356">
        <w:rPr>
          <w:rFonts w:ascii="Times New Roman" w:eastAsia="微软雅黑" w:hAnsi="Times New Roman" w:cs="Times New Roman"/>
          <w:sz w:val="22"/>
          <w:szCs w:val="22"/>
        </w:rPr>
        <w:t>)</w:t>
      </w:r>
    </w:p>
    <w:p w14:paraId="06D2D60F"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48</w:t>
      </w:r>
      <w:r w:rsidRPr="00FA1356">
        <w:rPr>
          <w:rFonts w:ascii="Times New Roman" w:eastAsia="微软雅黑" w:hAnsi="Times New Roman" w:cs="Times New Roman"/>
          <w:sz w:val="22"/>
          <w:szCs w:val="22"/>
        </w:rPr>
        <w:t>】新浪财经：《</w:t>
      </w:r>
      <w:r w:rsidRPr="00FA1356">
        <w:rPr>
          <w:rFonts w:ascii="Times New Roman" w:eastAsia="微软雅黑" w:hAnsi="Times New Roman" w:cs="Times New Roman"/>
          <w:sz w:val="22"/>
          <w:szCs w:val="22"/>
        </w:rPr>
        <w:t>SHEIN IPO</w:t>
      </w:r>
      <w:r w:rsidRPr="00FA1356">
        <w:rPr>
          <w:rFonts w:ascii="Times New Roman" w:eastAsia="微软雅黑" w:hAnsi="Times New Roman" w:cs="Times New Roman"/>
          <w:sz w:val="22"/>
          <w:szCs w:val="22"/>
        </w:rPr>
        <w:t>估值被曝降低至</w:t>
      </w:r>
      <w:r w:rsidRPr="00FA1356">
        <w:rPr>
          <w:rFonts w:ascii="Times New Roman" w:eastAsia="微软雅黑" w:hAnsi="Times New Roman" w:cs="Times New Roman"/>
          <w:sz w:val="22"/>
          <w:szCs w:val="22"/>
        </w:rPr>
        <w:t>500</w:t>
      </w:r>
      <w:r w:rsidRPr="00FA1356">
        <w:rPr>
          <w:rFonts w:ascii="Times New Roman" w:eastAsia="微软雅黑" w:hAnsi="Times New Roman" w:cs="Times New Roman"/>
          <w:sz w:val="22"/>
          <w:szCs w:val="22"/>
        </w:rPr>
        <w:t>亿美元</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(2024/02/07) (</w:t>
      </w:r>
      <w:hyperlink r:id="rId236"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FA1356">
          <w:rPr>
            <w:rStyle w:val="af0"/>
            <w:rFonts w:ascii="Times New Roman" w:eastAsia="微软雅黑" w:hAnsi="Times New Roman" w:cs="Times New Roman"/>
            <w:sz w:val="22"/>
            <w:szCs w:val="22"/>
          </w:rPr>
          <w:t xml:space="preserve">SHEIN IPO </w:t>
        </w:r>
        <w:r w:rsidRPr="00FA1356">
          <w:rPr>
            <w:rStyle w:val="af0"/>
            <w:rFonts w:ascii="Times New Roman" w:eastAsia="微软雅黑" w:hAnsi="Times New Roman" w:cs="Times New Roman"/>
            <w:sz w:val="22"/>
            <w:szCs w:val="22"/>
          </w:rPr>
          <w:t>估值被曝降低至</w:t>
        </w:r>
        <w:r w:rsidRPr="00FA1356">
          <w:rPr>
            <w:rStyle w:val="af0"/>
            <w:rFonts w:ascii="Times New Roman" w:eastAsia="微软雅黑" w:hAnsi="Times New Roman" w:cs="Times New Roman"/>
            <w:sz w:val="22"/>
            <w:szCs w:val="22"/>
          </w:rPr>
          <w:t xml:space="preserve">500 </w:t>
        </w:r>
        <w:r w:rsidRPr="00FA1356">
          <w:rPr>
            <w:rStyle w:val="af0"/>
            <w:rFonts w:ascii="Times New Roman" w:eastAsia="微软雅黑" w:hAnsi="Times New Roman" w:cs="Times New Roman"/>
            <w:sz w:val="22"/>
            <w:szCs w:val="22"/>
          </w:rPr>
          <w:t>亿美元，目标今年上半年在伦敦上市</w:t>
        </w:r>
      </w:hyperlink>
      <w:r w:rsidRPr="00FA1356">
        <w:rPr>
          <w:rFonts w:ascii="Times New Roman" w:eastAsia="微软雅黑" w:hAnsi="Times New Roman" w:cs="Times New Roman"/>
          <w:sz w:val="22"/>
          <w:szCs w:val="22"/>
        </w:rPr>
        <w:t>)</w:t>
      </w:r>
    </w:p>
    <w:p w14:paraId="616AB977"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52</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Moomoo</w:t>
      </w:r>
      <w:r w:rsidRPr="00FA1356">
        <w:rPr>
          <w:rFonts w:ascii="Times New Roman" w:eastAsia="微软雅黑" w:hAnsi="Times New Roman" w:cs="Times New Roman"/>
          <w:sz w:val="22"/>
          <w:szCs w:val="22"/>
        </w:rPr>
        <w:t>富途资讯：《拼多多期权聚焦：</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日成交</w:t>
      </w:r>
      <w:r w:rsidRPr="00FA1356">
        <w:rPr>
          <w:rFonts w:ascii="Times New Roman" w:eastAsia="微软雅黑" w:hAnsi="Times New Roman" w:cs="Times New Roman"/>
          <w:sz w:val="22"/>
          <w:szCs w:val="22"/>
        </w:rPr>
        <w:t>9.43</w:t>
      </w:r>
      <w:r w:rsidRPr="00FA1356">
        <w:rPr>
          <w:rFonts w:ascii="Times New Roman" w:eastAsia="微软雅黑" w:hAnsi="Times New Roman" w:cs="Times New Roman"/>
          <w:sz w:val="22"/>
          <w:szCs w:val="22"/>
        </w:rPr>
        <w:t>万张</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(2025/04/03)</w:t>
      </w:r>
    </w:p>
    <w:p w14:paraId="77138E5D" w14:textId="281DC2AB" w:rsidR="009D4BBB" w:rsidRPr="00414082" w:rsidRDefault="009D4BBB" w:rsidP="009D4BBB">
      <w:pPr>
        <w:pStyle w:val="1"/>
        <w:rPr>
          <w:rFonts w:ascii="Times New Roman" w:eastAsia="微软雅黑" w:hAnsi="Times New Roman" w:cs="Times New Roman"/>
          <w:b/>
          <w:bCs/>
          <w:sz w:val="22"/>
          <w:szCs w:val="22"/>
        </w:rPr>
      </w:pPr>
      <w:bookmarkStart w:id="6" w:name="_Toc197087766"/>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四</w:t>
      </w:r>
      <w:r w:rsidRPr="00414082">
        <w:rPr>
          <w:rFonts w:ascii="Times New Roman" w:eastAsia="微软雅黑" w:hAnsi="Times New Roman" w:cs="Times New Roman"/>
          <w:b/>
          <w:bCs/>
          <w:sz w:val="22"/>
          <w:szCs w:val="22"/>
        </w:rPr>
        <w:t>章：</w:t>
      </w:r>
      <w:r w:rsidRPr="00BD54E7">
        <w:rPr>
          <w:rFonts w:ascii="Times New Roman" w:eastAsia="微软雅黑" w:hAnsi="Times New Roman" w:cs="Times New Roman" w:hint="eastAsia"/>
          <w:b/>
          <w:bCs/>
          <w:sz w:val="22"/>
          <w:szCs w:val="22"/>
        </w:rPr>
        <w:t xml:space="preserve"> </w:t>
      </w:r>
      <w:r w:rsidR="00732A72" w:rsidRPr="00732A72">
        <w:rPr>
          <w:rFonts w:ascii="Times New Roman" w:eastAsia="微软雅黑" w:hAnsi="Times New Roman" w:cs="Times New Roman" w:hint="eastAsia"/>
          <w:b/>
          <w:bCs/>
          <w:sz w:val="22"/>
          <w:szCs w:val="22"/>
        </w:rPr>
        <w:t>2025</w:t>
      </w:r>
      <w:r w:rsidR="00732A72" w:rsidRPr="00732A72">
        <w:rPr>
          <w:rFonts w:ascii="Times New Roman" w:eastAsia="微软雅黑" w:hAnsi="Times New Roman" w:cs="Times New Roman" w:hint="eastAsia"/>
          <w:b/>
          <w:bCs/>
          <w:sz w:val="22"/>
          <w:szCs w:val="22"/>
        </w:rPr>
        <w:t>年</w:t>
      </w:r>
      <w:r w:rsidR="00732A72" w:rsidRPr="00732A72">
        <w:rPr>
          <w:rFonts w:ascii="Times New Roman" w:eastAsia="微软雅黑" w:hAnsi="Times New Roman" w:cs="Times New Roman" w:hint="eastAsia"/>
          <w:b/>
          <w:bCs/>
          <w:sz w:val="22"/>
          <w:szCs w:val="22"/>
        </w:rPr>
        <w:t>A</w:t>
      </w:r>
      <w:r w:rsidR="00732A72" w:rsidRPr="00732A72">
        <w:rPr>
          <w:rFonts w:ascii="Times New Roman" w:eastAsia="微软雅黑" w:hAnsi="Times New Roman" w:cs="Times New Roman" w:hint="eastAsia"/>
          <w:b/>
          <w:bCs/>
          <w:sz w:val="22"/>
          <w:szCs w:val="22"/>
        </w:rPr>
        <w:t>股投资分析与交易策略报告</w:t>
      </w:r>
      <w:bookmarkEnd w:id="6"/>
    </w:p>
    <w:p w14:paraId="57B4A25A" w14:textId="4EE27444" w:rsidR="00732A72" w:rsidRPr="00732A72" w:rsidRDefault="009D4BBB" w:rsidP="00732A72">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00732A72" w:rsidRPr="00732A72">
        <w:rPr>
          <w:rFonts w:ascii="Times New Roman" w:eastAsia="微软雅黑" w:hAnsi="Times New Roman" w:cs="Times New Roman"/>
          <w:sz w:val="22"/>
          <w:szCs w:val="22"/>
        </w:rPr>
        <w:t>专业的</w:t>
      </w:r>
      <w:r w:rsidR="00732A72" w:rsidRPr="00732A72">
        <w:rPr>
          <w:rFonts w:ascii="Times New Roman" w:eastAsia="微软雅黑" w:hAnsi="Times New Roman" w:cs="Times New Roman"/>
          <w:sz w:val="22"/>
          <w:szCs w:val="22"/>
        </w:rPr>
        <w:t>A</w:t>
      </w:r>
      <w:r w:rsidR="00732A72" w:rsidRPr="00732A72">
        <w:rPr>
          <w:rFonts w:ascii="Times New Roman" w:eastAsia="微软雅黑" w:hAnsi="Times New Roman" w:cs="Times New Roman"/>
          <w:sz w:val="22"/>
          <w:szCs w:val="22"/>
        </w:rPr>
        <w:t>股投资分析报告，内容涵盖：</w:t>
      </w:r>
    </w:p>
    <w:p w14:paraId="47C52A8A"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简要总结</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股市场表现与主要事件</w:t>
      </w:r>
    </w:p>
    <w:p w14:paraId="71FDD3C9"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深度分析</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年各季度宏观经济、政策预期、市场风格与板块轮动逻辑</w:t>
      </w:r>
    </w:p>
    <w:p w14:paraId="31B2B630"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推荐未来高增长板块及精选个股名单（新能源、</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、生物医药等）</w:t>
      </w:r>
    </w:p>
    <w:p w14:paraId="30042621"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构建适合高风险承受能力与回报最大化目标的投资组合</w:t>
      </w:r>
    </w:p>
    <w:p w14:paraId="2A379FE6"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制定结合中长期配置与波段操作的交易策略</w:t>
      </w:r>
    </w:p>
    <w:p w14:paraId="140155A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撰写对象：高风险承受力投资者</w:t>
      </w:r>
      <w:r w:rsidRPr="00732A72">
        <w:rPr>
          <w:rFonts w:ascii="Times New Roman" w:eastAsia="微软雅黑" w:hAnsi="Times New Roman" w:cs="Times New Roman"/>
          <w:sz w:val="22"/>
          <w:szCs w:val="22"/>
        </w:rPr>
        <w:br/>
      </w:r>
      <w:r w:rsidRPr="00732A72">
        <w:rPr>
          <w:rFonts w:ascii="Times New Roman" w:eastAsia="微软雅黑" w:hAnsi="Times New Roman" w:cs="Times New Roman"/>
          <w:b/>
          <w:bCs/>
          <w:sz w:val="22"/>
          <w:szCs w:val="22"/>
        </w:rPr>
        <w:t>资金规模：约</w:t>
      </w:r>
      <w:r w:rsidRPr="00732A72">
        <w:rPr>
          <w:rFonts w:ascii="Times New Roman" w:eastAsia="微软雅黑" w:hAnsi="Times New Roman" w:cs="Times New Roman"/>
          <w:b/>
          <w:bCs/>
          <w:sz w:val="22"/>
          <w:szCs w:val="22"/>
        </w:rPr>
        <w:t>100</w:t>
      </w:r>
      <w:r w:rsidRPr="00732A72">
        <w:rPr>
          <w:rFonts w:ascii="Times New Roman" w:eastAsia="微软雅黑" w:hAnsi="Times New Roman" w:cs="Times New Roman"/>
          <w:b/>
          <w:bCs/>
          <w:sz w:val="22"/>
          <w:szCs w:val="22"/>
        </w:rPr>
        <w:t>万元人民币</w:t>
      </w:r>
    </w:p>
    <w:p w14:paraId="124039B2"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目录</w:t>
      </w:r>
    </w:p>
    <w:p w14:paraId="44F21A76"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股市场回顾</w:t>
      </w:r>
      <w:r w:rsidRPr="00732A72">
        <w:rPr>
          <w:rFonts w:ascii="Times New Roman" w:eastAsia="微软雅黑" w:hAnsi="Times New Roman" w:cs="Times New Roman"/>
          <w:sz w:val="22"/>
          <w:szCs w:val="22"/>
        </w:rPr>
        <w:br/>
        <w:t xml:space="preserve">1.1 </w:t>
      </w:r>
      <w:r w:rsidRPr="00732A72">
        <w:rPr>
          <w:rFonts w:ascii="Times New Roman" w:eastAsia="微软雅黑" w:hAnsi="Times New Roman" w:cs="Times New Roman"/>
          <w:sz w:val="22"/>
          <w:szCs w:val="22"/>
        </w:rPr>
        <w:t>主要指数表现与市场特征</w:t>
      </w:r>
      <w:r w:rsidRPr="00732A72">
        <w:rPr>
          <w:rFonts w:ascii="Times New Roman" w:eastAsia="微软雅黑" w:hAnsi="Times New Roman" w:cs="Times New Roman"/>
          <w:sz w:val="22"/>
          <w:szCs w:val="22"/>
        </w:rPr>
        <w:br/>
        <w:t xml:space="preserve">1.2 </w:t>
      </w:r>
      <w:r w:rsidRPr="00732A72">
        <w:rPr>
          <w:rFonts w:ascii="Times New Roman" w:eastAsia="微软雅黑" w:hAnsi="Times New Roman" w:cs="Times New Roman"/>
          <w:sz w:val="22"/>
          <w:szCs w:val="22"/>
        </w:rPr>
        <w:t>政策环境与事件驱动影响</w:t>
      </w:r>
      <w:r w:rsidRPr="00732A72">
        <w:rPr>
          <w:rFonts w:ascii="Times New Roman" w:eastAsia="微软雅黑" w:hAnsi="Times New Roman" w:cs="Times New Roman"/>
          <w:sz w:val="22"/>
          <w:szCs w:val="22"/>
        </w:rPr>
        <w:br/>
        <w:t xml:space="preserve">1.3 </w:t>
      </w:r>
      <w:r w:rsidRPr="00732A72">
        <w:rPr>
          <w:rFonts w:ascii="Times New Roman" w:eastAsia="微软雅黑" w:hAnsi="Times New Roman" w:cs="Times New Roman"/>
          <w:sz w:val="22"/>
          <w:szCs w:val="22"/>
        </w:rPr>
        <w:t>板块轮动特点与外资动向</w:t>
      </w:r>
    </w:p>
    <w:p w14:paraId="16EDEE92"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2025</w:t>
      </w:r>
      <w:r w:rsidRPr="00732A72">
        <w:rPr>
          <w:rFonts w:ascii="Times New Roman" w:eastAsia="微软雅黑" w:hAnsi="Times New Roman" w:cs="Times New Roman"/>
          <w:b/>
          <w:bCs/>
          <w:sz w:val="22"/>
          <w:szCs w:val="22"/>
        </w:rPr>
        <w:t>年市场展望与趋势研判</w:t>
      </w:r>
      <w:r w:rsidRPr="00732A72">
        <w:rPr>
          <w:rFonts w:ascii="Times New Roman" w:eastAsia="微软雅黑" w:hAnsi="Times New Roman" w:cs="Times New Roman"/>
          <w:sz w:val="22"/>
          <w:szCs w:val="22"/>
        </w:rPr>
        <w:br/>
        <w:t xml:space="preserve">2.1 </w:t>
      </w:r>
      <w:r w:rsidRPr="00732A72">
        <w:rPr>
          <w:rFonts w:ascii="Times New Roman" w:eastAsia="微软雅黑" w:hAnsi="Times New Roman" w:cs="Times New Roman"/>
          <w:sz w:val="22"/>
          <w:szCs w:val="22"/>
        </w:rPr>
        <w:t>宏观经济与政策预期</w:t>
      </w:r>
      <w:r w:rsidRPr="00732A72">
        <w:rPr>
          <w:rFonts w:ascii="Times New Roman" w:eastAsia="微软雅黑" w:hAnsi="Times New Roman" w:cs="Times New Roman"/>
          <w:sz w:val="22"/>
          <w:szCs w:val="22"/>
        </w:rPr>
        <w:br/>
        <w:t xml:space="preserve">2.2 </w:t>
      </w:r>
      <w:r w:rsidRPr="00732A72">
        <w:rPr>
          <w:rFonts w:ascii="Times New Roman" w:eastAsia="微软雅黑" w:hAnsi="Times New Roman" w:cs="Times New Roman"/>
          <w:sz w:val="22"/>
          <w:szCs w:val="22"/>
        </w:rPr>
        <w:t>市场风格演变（成长</w:t>
      </w:r>
      <w:r w:rsidRPr="00732A72">
        <w:rPr>
          <w:rFonts w:ascii="Times New Roman" w:eastAsia="微软雅黑" w:hAnsi="Times New Roman" w:cs="Times New Roman"/>
          <w:sz w:val="22"/>
          <w:szCs w:val="22"/>
        </w:rPr>
        <w:t>vs</w:t>
      </w:r>
      <w:r w:rsidRPr="00732A72">
        <w:rPr>
          <w:rFonts w:ascii="Times New Roman" w:eastAsia="微软雅黑" w:hAnsi="Times New Roman" w:cs="Times New Roman"/>
          <w:sz w:val="22"/>
          <w:szCs w:val="22"/>
        </w:rPr>
        <w:t>价值、大盘</w:t>
      </w:r>
      <w:r w:rsidRPr="00732A72">
        <w:rPr>
          <w:rFonts w:ascii="Times New Roman" w:eastAsia="微软雅黑" w:hAnsi="Times New Roman" w:cs="Times New Roman"/>
          <w:sz w:val="22"/>
          <w:szCs w:val="22"/>
        </w:rPr>
        <w:t>vs</w:t>
      </w:r>
      <w:r w:rsidRPr="00732A72">
        <w:rPr>
          <w:rFonts w:ascii="Times New Roman" w:eastAsia="微软雅黑" w:hAnsi="Times New Roman" w:cs="Times New Roman"/>
          <w:sz w:val="22"/>
          <w:szCs w:val="22"/>
        </w:rPr>
        <w:t>中小盘）</w:t>
      </w:r>
      <w:r w:rsidRPr="00732A72">
        <w:rPr>
          <w:rFonts w:ascii="Times New Roman" w:eastAsia="微软雅黑" w:hAnsi="Times New Roman" w:cs="Times New Roman"/>
          <w:sz w:val="22"/>
          <w:szCs w:val="22"/>
        </w:rPr>
        <w:br/>
        <w:t xml:space="preserve">2.3 </w:t>
      </w:r>
      <w:r w:rsidRPr="00732A72">
        <w:rPr>
          <w:rFonts w:ascii="Times New Roman" w:eastAsia="微软雅黑" w:hAnsi="Times New Roman" w:cs="Times New Roman"/>
          <w:sz w:val="22"/>
          <w:szCs w:val="22"/>
        </w:rPr>
        <w:t>板块轮动节奏展望（按季度</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月份）</w:t>
      </w:r>
    </w:p>
    <w:p w14:paraId="40E61860"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国际局势背景下的中长期高景气行业</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新能源、人工智能、半导体、生物医药、数字经济、军工等</w:t>
      </w:r>
    </w:p>
    <w:p w14:paraId="564203B3"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高质量</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股个股精选（</w:t>
      </w:r>
      <w:r w:rsidRPr="00732A72">
        <w:rPr>
          <w:rFonts w:ascii="Times New Roman" w:eastAsia="微软雅黑" w:hAnsi="Times New Roman" w:cs="Times New Roman"/>
          <w:b/>
          <w:bCs/>
          <w:sz w:val="22"/>
          <w:szCs w:val="22"/>
        </w:rPr>
        <w:t>10–15</w:t>
      </w:r>
      <w:r w:rsidRPr="00732A72">
        <w:rPr>
          <w:rFonts w:ascii="Times New Roman" w:eastAsia="微软雅黑" w:hAnsi="Times New Roman" w:cs="Times New Roman"/>
          <w:b/>
          <w:bCs/>
          <w:sz w:val="22"/>
          <w:szCs w:val="22"/>
        </w:rPr>
        <w:t>只）</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核心逻辑与投资建议</w:t>
      </w:r>
    </w:p>
    <w:p w14:paraId="3D94C84A"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投资策略与资产配置方案</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核心仓位</w:t>
      </w:r>
      <w:r w:rsidRPr="00732A72">
        <w:rPr>
          <w:rFonts w:ascii="Times New Roman" w:eastAsia="微软雅黑" w:hAnsi="Times New Roman" w:cs="Times New Roman"/>
          <w:sz w:val="22"/>
          <w:szCs w:val="22"/>
        </w:rPr>
        <w:t xml:space="preserve"> vs </w:t>
      </w:r>
      <w:r w:rsidRPr="00732A72">
        <w:rPr>
          <w:rFonts w:ascii="Times New Roman" w:eastAsia="微软雅黑" w:hAnsi="Times New Roman" w:cs="Times New Roman"/>
          <w:sz w:val="22"/>
          <w:szCs w:val="22"/>
        </w:rPr>
        <w:t>交易仓位配置</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价值投资、成长投资、主题驱动、量化趋势等风格结合</w:t>
      </w:r>
    </w:p>
    <w:p w14:paraId="0FD485B1"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买卖与风控策略</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仓位管理与资金分配</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技术指标辅助决策（均线、通道、成交量、形态等）</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不同市场情景下的应对策略</w:t>
      </w:r>
    </w:p>
    <w:p w14:paraId="6719A3BA"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结论</w:t>
      </w:r>
    </w:p>
    <w:p w14:paraId="5DAAFAE6" w14:textId="77777777" w:rsidR="00732A72" w:rsidRPr="00732A72" w:rsidRDefault="00000000" w:rsidP="00732A7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8F4772">
          <v:rect id="_x0000_i1025" style="width:0;height:1.5pt" o:hralign="center" o:hrstd="t" o:hr="t" fillcolor="#a0a0a0" stroked="f"/>
        </w:pict>
      </w:r>
    </w:p>
    <w:p w14:paraId="03682BB7"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1. 2024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股市场回顾</w:t>
      </w:r>
    </w:p>
    <w:p w14:paraId="4E61BD02" w14:textId="2AB09640"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1.1 </w:t>
      </w:r>
      <w:r w:rsidRPr="00732A72">
        <w:rPr>
          <w:rFonts w:ascii="Times New Roman" w:eastAsia="微软雅黑" w:hAnsi="Times New Roman" w:cs="Times New Roman"/>
          <w:sz w:val="22"/>
          <w:szCs w:val="22"/>
        </w:rPr>
        <w:t>主要指数表现与市场特征：</w:t>
      </w:r>
      <w:r w:rsidR="009C0AC9">
        <w:rPr>
          <w:rFonts w:ascii="Times New Roman" w:eastAsia="微软雅黑" w:hAnsi="Times New Roman" w:cs="Times New Roman" w:hint="eastAsia"/>
          <w:sz w:val="22"/>
          <w:szCs w:val="22"/>
        </w:rPr>
        <w:t>2</w:t>
      </w:r>
      <w:r w:rsidRPr="00732A72">
        <w:rPr>
          <w:rFonts w:ascii="Times New Roman" w:eastAsia="微软雅黑" w:hAnsi="Times New Roman" w:cs="Times New Roman"/>
          <w:sz w:val="22"/>
          <w:szCs w:val="22"/>
        </w:rPr>
        <w:t>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股市场走出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先抑后扬</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的走势，全年表现位居全球前列</w:t>
      </w:r>
      <w:r w:rsidRPr="00732A72">
        <w:rPr>
          <w:rFonts w:ascii="Times New Roman" w:eastAsia="微软雅黑" w:hAnsi="Times New Roman" w:cs="Times New Roman"/>
          <w:sz w:val="22"/>
          <w:szCs w:val="22"/>
        </w:rPr>
        <w:t xml:space="preserve"> (</w:t>
      </w:r>
      <w:hyperlink r:id="rId237" w:anchor=":~:text=%E7%8E%AF%E9%A1%BE%E5%85%A8%E7%90%83%E4%B8%BB%E8%A6%81%E8%82%A1%E6%8C%87%EF%BC%8C2024%E5%B9%B4A%E8%82%A1%E7%A7%91%E5%88%9B50%E6%8C%87%E6%95%B0%E8%A1%A8%E7%8E%B0%E7%AA%81%E5%87%BA%EF%BC%8C%E5%85%A8%E5%B9%B4%E4%B8%8A%E6%B6%A816.1"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。主要指数悉数录得两位数涨幅，其中上证指数全年上涨约</w:t>
      </w:r>
      <w:r w:rsidRPr="00732A72">
        <w:rPr>
          <w:rFonts w:ascii="Times New Roman" w:eastAsia="微软雅黑" w:hAnsi="Times New Roman" w:cs="Times New Roman"/>
          <w:sz w:val="22"/>
          <w:szCs w:val="22"/>
        </w:rPr>
        <w:t>12.7%</w:t>
      </w:r>
      <w:r w:rsidRPr="00732A72">
        <w:rPr>
          <w:rFonts w:ascii="Times New Roman" w:eastAsia="微软雅黑" w:hAnsi="Times New Roman" w:cs="Times New Roman"/>
          <w:sz w:val="22"/>
          <w:szCs w:val="22"/>
        </w:rPr>
        <w:t>，沪深</w:t>
      </w:r>
      <w:r w:rsidRPr="00732A72">
        <w:rPr>
          <w:rFonts w:ascii="Times New Roman" w:eastAsia="微软雅黑" w:hAnsi="Times New Roman" w:cs="Times New Roman"/>
          <w:sz w:val="22"/>
          <w:szCs w:val="22"/>
        </w:rPr>
        <w:t>300</w:t>
      </w:r>
      <w:r w:rsidRPr="00732A72">
        <w:rPr>
          <w:rFonts w:ascii="Times New Roman" w:eastAsia="微软雅黑" w:hAnsi="Times New Roman" w:cs="Times New Roman"/>
          <w:sz w:val="22"/>
          <w:szCs w:val="22"/>
        </w:rPr>
        <w:t>指数上涨</w:t>
      </w:r>
      <w:r w:rsidRPr="00732A72">
        <w:rPr>
          <w:rFonts w:ascii="Times New Roman" w:eastAsia="微软雅黑" w:hAnsi="Times New Roman" w:cs="Times New Roman"/>
          <w:sz w:val="22"/>
          <w:szCs w:val="22"/>
        </w:rPr>
        <w:t>14.7%</w:t>
      </w:r>
      <w:r w:rsidRPr="00732A72">
        <w:rPr>
          <w:rFonts w:ascii="Times New Roman" w:eastAsia="微软雅黑" w:hAnsi="Times New Roman" w:cs="Times New Roman"/>
          <w:sz w:val="22"/>
          <w:szCs w:val="22"/>
        </w:rPr>
        <w:t>，科创</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指数大涨</w:t>
      </w:r>
      <w:r w:rsidRPr="00732A72">
        <w:rPr>
          <w:rFonts w:ascii="Times New Roman" w:eastAsia="微软雅黑" w:hAnsi="Times New Roman" w:cs="Times New Roman"/>
          <w:sz w:val="22"/>
          <w:szCs w:val="22"/>
        </w:rPr>
        <w:t>16.1%</w:t>
      </w:r>
      <w:r w:rsidRPr="00732A72">
        <w:rPr>
          <w:rFonts w:ascii="Times New Roman" w:eastAsia="微软雅黑" w:hAnsi="Times New Roman" w:cs="Times New Roman"/>
          <w:sz w:val="22"/>
          <w:szCs w:val="22"/>
        </w:rPr>
        <w:t>，在全球主要股指中处于中上游水平</w:t>
      </w:r>
      <w:r w:rsidRPr="00732A72">
        <w:rPr>
          <w:rFonts w:ascii="Times New Roman" w:eastAsia="微软雅黑" w:hAnsi="Times New Roman" w:cs="Times New Roman"/>
          <w:sz w:val="22"/>
          <w:szCs w:val="22"/>
        </w:rPr>
        <w:t xml:space="preserve"> (</w:t>
      </w:r>
      <w:hyperlink r:id="rId238" w:anchor=":~:text=%E7%8E%AF%E9%A1%BE%E5%85%A8%E7%90%83%E4%B8%BB%E8%A6%81%E8%82%A1%E6%8C%87%EF%BC%8C2024%E5%B9%B4A%E8%82%A1%E7%A7%91%E5%88%9B50%E6%8C%87%E6%95%B0%E8%A1%A8%E7%8E%B0%E7%AA%81%E5%87%BA%EF%BC%8C%E5%85%A8%E5%B9%B4%E4%B8%8A%E6%B6%A816.1"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239" w:anchor=":~:text=2024%E5%B9%B4A%E8%82%A1%E5%85%A8%E5%B9%B4%E8%A1%A8%E7%8E%B0%E8%89%AF%E5%A5%BD%EF%BC%8C%E5%85%A8%E7%90%83%E8%A1%A8%E7%8E%B0%E5%B1%85%E5%89%8D%E3%80%82%E5%9C%A82005%E8%87%B32024%E5%B9%B4%E7%9A%84%E4%BA%8C%E5%8D%81%E5%B9%B4%E5%8C%BA%E9%97%B4%E5%86%85%EF%BC%8C2024%E5%B9%B4%E5%85%A8A%E6%8C%87%E6%95%B0%E6%B6%A8%E5%B9%8510.0"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。大盘蓝筹强于中小盘：上证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指数全年上涨</w:t>
      </w:r>
      <w:r w:rsidRPr="00732A72">
        <w:rPr>
          <w:rFonts w:ascii="Times New Roman" w:eastAsia="微软雅黑" w:hAnsi="Times New Roman" w:cs="Times New Roman"/>
          <w:sz w:val="22"/>
          <w:szCs w:val="22"/>
        </w:rPr>
        <w:t>15.42%</w:t>
      </w:r>
      <w:r w:rsidRPr="00732A72">
        <w:rPr>
          <w:rFonts w:ascii="Times New Roman" w:eastAsia="微软雅黑" w:hAnsi="Times New Roman" w:cs="Times New Roman"/>
          <w:sz w:val="22"/>
          <w:szCs w:val="22"/>
        </w:rPr>
        <w:t>，而中小盘指数相对逊色，北证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指数下跌</w:t>
      </w:r>
      <w:r w:rsidRPr="00732A72">
        <w:rPr>
          <w:rFonts w:ascii="Times New Roman" w:eastAsia="微软雅黑" w:hAnsi="Times New Roman" w:cs="Times New Roman"/>
          <w:sz w:val="22"/>
          <w:szCs w:val="22"/>
        </w:rPr>
        <w:t>4.14%</w:t>
      </w:r>
      <w:r w:rsidRPr="00732A72">
        <w:rPr>
          <w:rFonts w:ascii="Times New Roman" w:eastAsia="微软雅黑" w:hAnsi="Times New Roman" w:cs="Times New Roman"/>
          <w:sz w:val="22"/>
          <w:szCs w:val="22"/>
        </w:rPr>
        <w:t>，呈现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大盘跑赢小盘</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的风格分化</w:t>
      </w:r>
      <w:r w:rsidRPr="00732A72">
        <w:rPr>
          <w:rFonts w:ascii="Times New Roman" w:eastAsia="微软雅黑" w:hAnsi="Times New Roman" w:cs="Times New Roman"/>
          <w:sz w:val="22"/>
          <w:szCs w:val="22"/>
        </w:rPr>
        <w:t xml:space="preserve"> (</w:t>
      </w:r>
      <w:hyperlink r:id="rId240"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。总体来看，</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股整体涨幅约</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，赚钱效应明显改善</w:t>
      </w:r>
      <w:r w:rsidRPr="00732A72">
        <w:rPr>
          <w:rFonts w:ascii="Times New Roman" w:eastAsia="微软雅黑" w:hAnsi="Times New Roman" w:cs="Times New Roman"/>
          <w:sz w:val="22"/>
          <w:szCs w:val="22"/>
        </w:rPr>
        <w:t xml:space="preserve"> (</w:t>
      </w:r>
      <w:hyperlink r:id="rId241" w:anchor=":~:text=2024%E5%B9%B4A%E8%82%A1%E5%85%A8%E5%B9%B4%E8%A1%A8%E7%8E%B0%E8%89%AF%E5%A5%BD%EF%BC%8C%E5%85%A8%E7%90%83%E8%A1%A8%E7%8E%B0%E5%B1%85%E5%89%8D%E3%80%82%E5%9C%A82005%E8%87%B32024%E5%B9%B4%E7%9A%84%E4%BA%8C%E5%8D%81%E5%B9%B4%E5%8C%BA%E9%97%B4%E5%86%85%EF%BC%8C2024%E5%B9%B4%E5%85%A8A%E6%8C%87%E6%95%B0%E6%B6%A8%E5%B9%8510.0"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。然而个股分化严重，全市场仅约一半个股上涨，涨跌幅中位数为负值，结构性行情突出</w:t>
      </w:r>
      <w:r w:rsidRPr="00732A72">
        <w:rPr>
          <w:rFonts w:ascii="Times New Roman" w:eastAsia="微软雅黑" w:hAnsi="Times New Roman" w:cs="Times New Roman"/>
          <w:sz w:val="22"/>
          <w:szCs w:val="22"/>
        </w:rPr>
        <w:t xml:space="preserve"> (</w:t>
      </w:r>
      <w:hyperlink r:id="rId242" w:anchor=":~:text=%E4%BB%8E%E5%85%A8%E5%B9%B4%E7%9B%98%E9%9D%A2%E6%9D%A5%E7%9C%8B%EF%BC%8C%E8%A1%A8%E7%8E%B0%E8%BE%83%E5%A5%BD%E7%9A%84%E9%A2%98%E6%9D%90%E5%8F%8A%E6%9D%BF%E5%9D%97%E4%B8%BB%E8%A6%81%E9%9B%86%E4%B8%AD%E5%9C%A8AI%E3%80%81%E4%BD%8E%E7%A9%BA%E3%80%81%E5%A4%A7%E9%87%91%E8%9E%8D%E3%80%81%E6%9C%BA%E5%99%A8%E4%BA%BA%20%E7%AD%89%E6%96%B9%E5%90%91%EF%BC%8C%E5%85%B6%E4%B8%ADAI%E7%9C%BC%E9%95%9C%E3%80%81Sora%E6%A6%82%E5%BF%B5%E6%B6%A8%E5%B9%85%E4%BD%8D%E5%B1%85%E5%89%8D%E4%B8%A4%E4%BD%8D%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169CD20B" w14:textId="77777777" w:rsidR="00732A72" w:rsidRDefault="00732A72" w:rsidP="00732A72">
      <w:pPr>
        <w:rPr>
          <w:rFonts w:ascii="Times New Roman" w:eastAsia="微软雅黑" w:hAnsi="Times New Roman" w:cs="Times New Roman"/>
          <w:i/>
          <w:iCs/>
          <w:sz w:val="22"/>
          <w:szCs w:val="22"/>
        </w:rPr>
      </w:pPr>
      <w:r w:rsidRPr="00732A72">
        <w:rPr>
          <w:rFonts w:ascii="Times New Roman" w:eastAsia="微软雅黑" w:hAnsi="Times New Roman" w:cs="Times New Roman"/>
          <w:sz w:val="22"/>
          <w:szCs w:val="22"/>
        </w:rPr>
        <w:lastRenderedPageBreak/>
        <w:t>(</w:t>
      </w:r>
      <w:hyperlink r:id="rId243"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br/>
      </w:r>
      <w:r w:rsidRPr="00732A72">
        <w:rPr>
          <w:rFonts w:ascii="Times New Roman" w:eastAsia="微软雅黑" w:hAnsi="Times New Roman" w:cs="Times New Roman"/>
          <w:i/>
          <w:iCs/>
          <w:sz w:val="22"/>
          <w:szCs w:val="22"/>
        </w:rPr>
        <w:t>2024</w:t>
      </w:r>
      <w:r w:rsidRPr="00732A72">
        <w:rPr>
          <w:rFonts w:ascii="Times New Roman" w:eastAsia="微软雅黑" w:hAnsi="Times New Roman" w:cs="Times New Roman"/>
          <w:i/>
          <w:iCs/>
          <w:sz w:val="22"/>
          <w:szCs w:val="22"/>
        </w:rPr>
        <w:t>年主要股指年度涨跌幅（</w:t>
      </w:r>
      <w:r w:rsidRPr="00732A72">
        <w:rPr>
          <w:rFonts w:ascii="Times New Roman" w:eastAsia="微软雅黑" w:hAnsi="Times New Roman" w:cs="Times New Roman"/>
          <w:i/>
          <w:iCs/>
          <w:sz w:val="22"/>
          <w:szCs w:val="22"/>
        </w:rPr>
        <w:t>%</w:t>
      </w:r>
      <w:r w:rsidRPr="00732A72">
        <w:rPr>
          <w:rFonts w:ascii="Times New Roman" w:eastAsia="微软雅黑" w:hAnsi="Times New Roman" w:cs="Times New Roman"/>
          <w:i/>
          <w:iCs/>
          <w:sz w:val="22"/>
          <w:szCs w:val="22"/>
        </w:rPr>
        <w:t>）。万得全</w:t>
      </w:r>
      <w:r w:rsidRPr="00732A72">
        <w:rPr>
          <w:rFonts w:ascii="Times New Roman" w:eastAsia="微软雅黑" w:hAnsi="Times New Roman" w:cs="Times New Roman"/>
          <w:i/>
          <w:iCs/>
          <w:sz w:val="22"/>
          <w:szCs w:val="22"/>
        </w:rPr>
        <w:t>A</w:t>
      </w:r>
      <w:r w:rsidRPr="00732A72">
        <w:rPr>
          <w:rFonts w:ascii="Times New Roman" w:eastAsia="微软雅黑" w:hAnsi="Times New Roman" w:cs="Times New Roman"/>
          <w:i/>
          <w:iCs/>
          <w:sz w:val="22"/>
          <w:szCs w:val="22"/>
        </w:rPr>
        <w:t>指数上涨</w:t>
      </w:r>
      <w:r w:rsidRPr="00732A72">
        <w:rPr>
          <w:rFonts w:ascii="Times New Roman" w:eastAsia="微软雅黑" w:hAnsi="Times New Roman" w:cs="Times New Roman"/>
          <w:i/>
          <w:iCs/>
          <w:sz w:val="22"/>
          <w:szCs w:val="22"/>
        </w:rPr>
        <w:t>10%</w:t>
      </w:r>
      <w:r w:rsidRPr="00732A72">
        <w:rPr>
          <w:rFonts w:ascii="Times New Roman" w:eastAsia="微软雅黑" w:hAnsi="Times New Roman" w:cs="Times New Roman"/>
          <w:i/>
          <w:iCs/>
          <w:sz w:val="22"/>
          <w:szCs w:val="22"/>
        </w:rPr>
        <w:t>，在全球主要市场中表现不俗</w:t>
      </w:r>
      <w:r w:rsidRPr="00732A72">
        <w:rPr>
          <w:rFonts w:ascii="Times New Roman" w:eastAsia="微软雅黑" w:hAnsi="Times New Roman" w:cs="Times New Roman"/>
          <w:i/>
          <w:iCs/>
          <w:sz w:val="22"/>
          <w:szCs w:val="22"/>
        </w:rPr>
        <w:t xml:space="preserve"> (</w:t>
      </w:r>
      <w:hyperlink r:id="rId244" w:anchor=":~:text=%EF%BC%8C%E7%89%9B%E5%B8%82%E6%9C%89%E6%9C%9B%E7%BB%A7%E7%BB%AD%E6%BC%94%E7%BB%8E%E3%80%82%E9%A2%84%E8%AE%A12025%E5%B9%B4%E7%BB%8F%E6%B5%8E%E5%A2%9E%E9%80%9F%E4%BF%9D%E6%8C%81%E5%9C%A85" w:history="1">
        <w:r w:rsidRPr="00732A72">
          <w:rPr>
            <w:rStyle w:val="af0"/>
            <w:rFonts w:ascii="Times New Roman" w:eastAsia="微软雅黑" w:hAnsi="Times New Roman" w:cs="Times New Roman"/>
            <w:i/>
            <w:iCs/>
            <w:sz w:val="22"/>
            <w:szCs w:val="22"/>
          </w:rPr>
          <w:t>A</w:t>
        </w:r>
        <w:r w:rsidRPr="00732A72">
          <w:rPr>
            <w:rStyle w:val="af0"/>
            <w:rFonts w:ascii="Times New Roman" w:eastAsia="微软雅黑" w:hAnsi="Times New Roman" w:cs="Times New Roman"/>
            <w:i/>
            <w:iCs/>
            <w:sz w:val="22"/>
            <w:szCs w:val="22"/>
          </w:rPr>
          <w:t>股</w:t>
        </w:r>
        <w:r w:rsidRPr="00732A72">
          <w:rPr>
            <w:rStyle w:val="af0"/>
            <w:rFonts w:ascii="Times New Roman" w:eastAsia="微软雅黑" w:hAnsi="Times New Roman" w:cs="Times New Roman"/>
            <w:i/>
            <w:iCs/>
            <w:sz w:val="22"/>
            <w:szCs w:val="22"/>
          </w:rPr>
          <w:t>2025</w:t>
        </w:r>
        <w:r w:rsidRPr="00732A72">
          <w:rPr>
            <w:rStyle w:val="af0"/>
            <w:rFonts w:ascii="Times New Roman" w:eastAsia="微软雅黑" w:hAnsi="Times New Roman" w:cs="Times New Roman"/>
            <w:i/>
            <w:iCs/>
            <w:sz w:val="22"/>
            <w:szCs w:val="22"/>
          </w:rPr>
          <w:t>年怎么走？有哪些机会？机构这样看</w:t>
        </w:r>
      </w:hyperlink>
      <w:r w:rsidRPr="00732A72">
        <w:rPr>
          <w:rFonts w:ascii="Times New Roman" w:eastAsia="微软雅黑" w:hAnsi="Times New Roman" w:cs="Times New Roman"/>
          <w:i/>
          <w:iCs/>
          <w:sz w:val="22"/>
          <w:szCs w:val="22"/>
        </w:rPr>
        <w:t>)</w:t>
      </w:r>
      <w:r w:rsidRPr="00732A72">
        <w:rPr>
          <w:rFonts w:ascii="Times New Roman" w:eastAsia="微软雅黑" w:hAnsi="Times New Roman" w:cs="Times New Roman"/>
          <w:i/>
          <w:iCs/>
          <w:sz w:val="22"/>
          <w:szCs w:val="22"/>
        </w:rPr>
        <w:t>。深粉色表示涨幅为正，绿色表示下跌。</w:t>
      </w:r>
    </w:p>
    <w:p w14:paraId="11C63509" w14:textId="77777777" w:rsidR="009C0AC9" w:rsidRDefault="009C0AC9" w:rsidP="00732A72">
      <w:pPr>
        <w:rPr>
          <w:rFonts w:ascii="Times New Roman" w:eastAsia="微软雅黑" w:hAnsi="Times New Roman" w:cs="Times New Roman"/>
          <w:i/>
          <w:iCs/>
          <w:sz w:val="22"/>
          <w:szCs w:val="22"/>
        </w:rPr>
      </w:pPr>
    </w:p>
    <w:p w14:paraId="59483002" w14:textId="3F9F007D" w:rsidR="009C0AC9" w:rsidRPr="00732A72" w:rsidRDefault="009C0AC9" w:rsidP="00732A72">
      <w:pPr>
        <w:rPr>
          <w:rFonts w:ascii="Times New Roman" w:eastAsia="微软雅黑" w:hAnsi="Times New Roman" w:cs="Times New Roman"/>
          <w:sz w:val="22"/>
          <w:szCs w:val="22"/>
        </w:rPr>
      </w:pPr>
      <w:r>
        <w:rPr>
          <w:rFonts w:ascii="Times New Roman" w:eastAsia="微软雅黑" w:hAnsi="Times New Roman" w:cs="Times New Roman"/>
          <w:noProof/>
          <w:sz w:val="22"/>
          <w:szCs w:val="22"/>
        </w:rPr>
        <w:drawing>
          <wp:inline distT="0" distB="0" distL="0" distR="0" wp14:anchorId="51B6D665" wp14:editId="5ECE6044">
            <wp:extent cx="4572000" cy="2892386"/>
            <wp:effectExtent l="0" t="0" r="0" b="3810"/>
            <wp:docPr id="14716367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572000" cy="2892386"/>
                    </a:xfrm>
                    <a:prstGeom prst="rect">
                      <a:avLst/>
                    </a:prstGeom>
                    <a:noFill/>
                  </pic:spPr>
                </pic:pic>
              </a:graphicData>
            </a:graphic>
          </wp:inline>
        </w:drawing>
      </w:r>
    </w:p>
    <w:p w14:paraId="19329B15"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1.2 </w:t>
      </w:r>
      <w:r w:rsidRPr="00732A72">
        <w:rPr>
          <w:rFonts w:ascii="Times New Roman" w:eastAsia="微软雅黑" w:hAnsi="Times New Roman" w:cs="Times New Roman"/>
          <w:b/>
          <w:bCs/>
          <w:sz w:val="22"/>
          <w:szCs w:val="22"/>
        </w:rPr>
        <w:t>政策环境与事件驱动：</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股的演绎与政策变化密切相关。年初市场经历快速下跌，</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有无政策</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成为焦点，投资者对是否出台刺激政策高度关注</w:t>
      </w:r>
      <w:r w:rsidRPr="00732A72">
        <w:rPr>
          <w:rFonts w:ascii="Times New Roman" w:eastAsia="微软雅黑" w:hAnsi="Times New Roman" w:cs="Times New Roman"/>
          <w:b/>
          <w:bCs/>
          <w:sz w:val="22"/>
          <w:szCs w:val="22"/>
        </w:rPr>
        <w:t xml:space="preserve"> (</w:t>
      </w:r>
      <w:hyperlink r:id="rId246" w:anchor=":~:text=%E5%9B%9E%E9%A6%962024%E5%B9%B4%EF%BC%8CA%E8%82%A1%E8%A1%A8%E7%8E%B0%E5%B3%B0%E5%9B%9E%E8%B7%AF%E8%BD%AC%EF%BC%8C%E6%94%BF%E7%AD%96%E5%85%B3%E6%B3%A8%E7%84%A6%E7%82%B9%E4%BB%8E%E2%80%9C%E6%9C%89%E6%97%A0%E2%80%9D%E8%BD%AC%E5%90%91%E2%80%9C%E5%BC%BA%E5%BC%B1%E2%80%9D%EF%BC%8C%E5%85%88%E5%86%B3%E5%A4%A7%E5%8A%BF%EF%BC%8C%E5%86%8D%E5%86%B3%E8%A1%8C%E4%B8%9A%E4%BB%8D%E6%98%AF2025%E5%B9%B4%E9%A6%96%E8%A6%81%E4%BB%BB%E5%8A%A1%E3%80%82"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月初受流动性担忧（如场外衍生品</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雪球</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产品敲入风险）影响，大盘连续暴跌，市场一度出现踩踏</w:t>
      </w:r>
      <w:r w:rsidRPr="00732A72">
        <w:rPr>
          <w:rFonts w:ascii="Times New Roman" w:eastAsia="微软雅黑" w:hAnsi="Times New Roman" w:cs="Times New Roman"/>
          <w:b/>
          <w:bCs/>
          <w:sz w:val="22"/>
          <w:szCs w:val="22"/>
        </w:rPr>
        <w:t xml:space="preserve"> (</w:t>
      </w:r>
      <w:hyperlink r:id="rId247" w:anchor=":~:text=2024%E5%B9%B4%E5%B3%B0%E5%9B%9E%E8%B7%AF%E8%BD%AC%E3%80%82%E5%B0%BD%E7%AE%A12024%E5%B9%B4A%E8%82%A1%E5%85%A8%E5%B9%B4%E8%A1%A8%E7%8E%B0%E8%89%AF%E5%A5%BD%EF%BC%8C%E4%BD%86%E4%BB%8E%E5%85%A8%E5%B9%B4%E8%8A%82%E5%A5%8F%E4%B8%8E%E8%BF%87%E7%A8%8B%E6%9D%A5%E7%9C%8B%EF%BC%8C%E8%BD%AC%E6%8A%98%E9%80%9F%E5%BA%A6%E4%B8%8E%E5%B9%85%E5%BA%A6%E7%9A%84%E5%8F%98%E5%8C%96%E5%88%99%E5%8D%81%E5%88%86%E6%98%8E%E6%98%BE%EF%BC%8C%E4%B8%BB%E8%A6%81%E5%91%88%E7%8E%B0%E8%B7%8C%E9%80%9F%E5%BF%AB%E3%80%81%E8%B7%8C%E5%B9%85%E5%A4%A7%E3%80%81%E6%B6%A8%E9%80%9F%E5%BF%AB%E3%80%81%E6%B6%A8%E5%B9%85%E5%A4%A7%E7%9A%84%E7%89%B9%E7%82%B9%EF%BC%9A"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。随后宏观数据超预期（如</w:t>
      </w:r>
      <w:r w:rsidRPr="00732A72">
        <w:rPr>
          <w:rFonts w:ascii="Times New Roman" w:eastAsia="微软雅黑" w:hAnsi="Times New Roman" w:cs="Times New Roman"/>
          <w:b/>
          <w:bCs/>
          <w:sz w:val="22"/>
          <w:szCs w:val="22"/>
        </w:rPr>
        <w:t>2023</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GDP</w:t>
      </w:r>
      <w:r w:rsidRPr="00732A72">
        <w:rPr>
          <w:rFonts w:ascii="Times New Roman" w:eastAsia="微软雅黑" w:hAnsi="Times New Roman" w:cs="Times New Roman"/>
          <w:b/>
          <w:bCs/>
          <w:sz w:val="22"/>
          <w:szCs w:val="22"/>
        </w:rPr>
        <w:t>增速</w:t>
      </w:r>
      <w:r w:rsidRPr="00732A72">
        <w:rPr>
          <w:rFonts w:ascii="Times New Roman" w:eastAsia="微软雅黑" w:hAnsi="Times New Roman" w:cs="Times New Roman"/>
          <w:b/>
          <w:bCs/>
          <w:sz w:val="22"/>
          <w:szCs w:val="22"/>
        </w:rPr>
        <w:t>5.2%</w:t>
      </w:r>
      <w:r w:rsidRPr="00732A72">
        <w:rPr>
          <w:rFonts w:ascii="Times New Roman" w:eastAsia="微软雅黑" w:hAnsi="Times New Roman" w:cs="Times New Roman"/>
          <w:b/>
          <w:bCs/>
          <w:sz w:val="22"/>
          <w:szCs w:val="22"/>
        </w:rPr>
        <w:t>高于目标）反而引发对政策退出的担忧，股指再度探底</w:t>
      </w:r>
      <w:r w:rsidRPr="00732A72">
        <w:rPr>
          <w:rFonts w:ascii="Times New Roman" w:eastAsia="微软雅黑" w:hAnsi="Times New Roman" w:cs="Times New Roman"/>
          <w:b/>
          <w:bCs/>
          <w:sz w:val="22"/>
          <w:szCs w:val="22"/>
        </w:rPr>
        <w:t xml:space="preserve"> (</w:t>
      </w:r>
      <w:hyperlink r:id="rId248" w:anchor=":~:text=match%20at%20L173%20%E5%89%A7%E3%80%824%E6%9C%8816%E6%97%A5%EF%BC%8C%E4%B8%80%E5%AD%A3%E5%BA%A6GDP%E6%95%B0%E6%8D%AE%E5%8F%91%E5%B8%83%EF%BC%8C%E5%90%8C%E6%AF%945.3"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4</w:t>
      </w:r>
      <w:r w:rsidRPr="00732A72">
        <w:rPr>
          <w:rFonts w:ascii="Times New Roman" w:eastAsia="微软雅黑" w:hAnsi="Times New Roman" w:cs="Times New Roman"/>
          <w:b/>
          <w:bCs/>
          <w:sz w:val="22"/>
          <w:szCs w:val="22"/>
        </w:rPr>
        <w:t>月中旬，一季度</w:t>
      </w:r>
      <w:r w:rsidRPr="00732A72">
        <w:rPr>
          <w:rFonts w:ascii="Times New Roman" w:eastAsia="微软雅黑" w:hAnsi="Times New Roman" w:cs="Times New Roman"/>
          <w:b/>
          <w:bCs/>
          <w:sz w:val="22"/>
          <w:szCs w:val="22"/>
        </w:rPr>
        <w:t>GDP</w:t>
      </w:r>
      <w:r w:rsidRPr="00732A72">
        <w:rPr>
          <w:rFonts w:ascii="Times New Roman" w:eastAsia="微软雅黑" w:hAnsi="Times New Roman" w:cs="Times New Roman"/>
          <w:b/>
          <w:bCs/>
          <w:sz w:val="22"/>
          <w:szCs w:val="22"/>
        </w:rPr>
        <w:t>同比增</w:t>
      </w:r>
      <w:r w:rsidRPr="00732A72">
        <w:rPr>
          <w:rFonts w:ascii="Times New Roman" w:eastAsia="微软雅黑" w:hAnsi="Times New Roman" w:cs="Times New Roman"/>
          <w:b/>
          <w:bCs/>
          <w:sz w:val="22"/>
          <w:szCs w:val="22"/>
        </w:rPr>
        <w:t>5.3%</w:t>
      </w:r>
      <w:r w:rsidRPr="00732A72">
        <w:rPr>
          <w:rFonts w:ascii="Times New Roman" w:eastAsia="微软雅黑" w:hAnsi="Times New Roman" w:cs="Times New Roman"/>
          <w:b/>
          <w:bCs/>
          <w:sz w:val="22"/>
          <w:szCs w:val="22"/>
        </w:rPr>
        <w:t>，市场担心逆周期政策减弱导致下跌</w:t>
      </w:r>
      <w:r w:rsidRPr="00732A72">
        <w:rPr>
          <w:rFonts w:ascii="Times New Roman" w:eastAsia="微软雅黑" w:hAnsi="Times New Roman" w:cs="Times New Roman"/>
          <w:b/>
          <w:bCs/>
          <w:sz w:val="22"/>
          <w:szCs w:val="22"/>
        </w:rPr>
        <w:t xml:space="preserve"> (</w:t>
      </w:r>
      <w:hyperlink r:id="rId249" w:anchor=":~:text=match%20at%20L173%20%E5%89%A7%E3%80%824%E6%9C%8816%E6%97%A5%EF%BC%8C%E4%B8%80%E5%AD%A3%E5%BA%A6GDP%E6%95%B0%E6%8D%AE%E5%8F%91%E5%B8%83%EF%BC%8C%E5%90%8C%E6%AF%945.3"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。关键转折出现在政策</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组合拳</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出台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月监管层澄清退市新规误解，叠加高层会见重要外宾，提振了市场信心，北上资金</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月下旬单日净流入高达</w:t>
      </w:r>
      <w:r w:rsidRPr="00732A72">
        <w:rPr>
          <w:rFonts w:ascii="Times New Roman" w:eastAsia="微软雅黑" w:hAnsi="Times New Roman" w:cs="Times New Roman"/>
          <w:sz w:val="22"/>
          <w:szCs w:val="22"/>
        </w:rPr>
        <w:t>224</w:t>
      </w:r>
      <w:r w:rsidRPr="00732A72">
        <w:rPr>
          <w:rFonts w:ascii="Times New Roman" w:eastAsia="微软雅黑" w:hAnsi="Times New Roman" w:cs="Times New Roman"/>
          <w:sz w:val="22"/>
          <w:szCs w:val="22"/>
        </w:rPr>
        <w:t>亿元，市场迅速修复</w:t>
      </w:r>
      <w:r w:rsidRPr="00732A72">
        <w:rPr>
          <w:rFonts w:ascii="Times New Roman" w:eastAsia="微软雅黑" w:hAnsi="Times New Roman" w:cs="Times New Roman"/>
          <w:sz w:val="22"/>
          <w:szCs w:val="22"/>
        </w:rPr>
        <w:t xml:space="preserve"> (</w:t>
      </w:r>
      <w:hyperlink r:id="rId250" w:anchor=":~:text=%E5%89%A7%E3%80%824%E6%9C%8816%E6%97%A5%EF%BC%8C%E4%B8%80%E5%AD%A3%E5%BA%A6GDP%E6%95%B0%E6%8D%AE%E5%8F%91%E5%B8%83%EF%BC%8C%E5%90%8C%E6%AF%945.3"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251" w:anchor=":~:text=4%E6%9C%8816%E6%97%A5%E7%9B%98%E5%90%8E%EF%BC%8C%E8%AF%81%E7%9B%91%E4%BC%9A%E4%B8%8A%E5%B8%82%E5%85%AC%E5%8F%B8%E7%9B%91%E7%AE%A1%E5%8F%B8%E5%8F%B8%E9%95%BF%E9%83%AD%E7%91%9E%E6%98%8E%E5%B0%B1%E5%88%86%E7%BA%A2%E5%92%8C%E9%80%80%E5%B8%82%E6%9C%89%E5%85%B3%E9%97%AE%E9%A2%98%E7%AD%94%E8%AE%B0%E8%80%85%E9%97%AE%EF%BC%8C%E6%9C%89%E6%95%88%E4%BF%AE%E6%AD%A3%E4%BA%86%E5%B8%82%E5%9C%BA%E6%AD%A4%E5%89%8D%E5%AF%B9%E4%BA%8E%E9%80%80%E5%B8%82%E6%96%B0%E8%A7%84%E7%9A%84%E7%89%87%E9%9D%A2%E7%90%86%E8%A7%A3%EF%BC%8C%E5%B8%82%E5%9C%BA%E5%BC%80%E5%90%AF%E4%BF%AE%E5%A4%8D%E4%B8%8A%E8%A1%8C%EF%BC%8C%E5%8C%97%E4%B8%8A%E8%B5%84%E9%87%91%E4%B9%9F%E4%BA%8E%E5%BD%93%E6%97%A5%E5%BC%80%E5%90%AF%E5%9B%9E%E6%B5%81%20%E3%80%824%E6%9C%8826%E6%97%A5%EF%BC%8C%E6%80%BB%E4%B9%A6%E8%AE%B0%E4%BC%9A%E8%A7%81%E7%BE%8E%E5%9B%BD%E5%9B%BD%E5%8A%A1%E5%8D%BF%EF%BC%8C%E5%8C%97%E5%90%91%E8%B5%84%E9%87%91%E5%8D%95%E6%97%A5%E5%A4%A7%E5%B9%85%E6%B5%81%E5%85%A5224%E4%BA%BF%E5%85%83%E3%80%824%E6%9C%8827%E6%97%A5%EF%BC%8C3%E6%9C%88%E5%B7%A5%E4%B8%9A%E4%BC%81%E4%B8%9A%E5%88%A9%E6%B6%A6%E6%95%B0%E6%8D%AE%E5%8F%91%E5%B8%83%EF%BC%8C4%E6%9C%8830%E6%97%A5%E6%94%BF%E6%B2%BB%E5%B1%80%E4%BC%9A%E8%AE%AE%E5%8F%AC%E5%BC%80%EF%BC%8C%E5%85%A8A%E6%8C%87%E6%95%B0%E5%9C%A8%E6%AD%A4%E5%8C%BA%E9%97%B4%E5%8A%A0%E9%80%9F%E4%B8%8A%E8%A1%8C%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。随后</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五一</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前后各地发布地产优化政策、央行定向降准等利好，使股指稳步上行至</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月中旬</w:t>
      </w:r>
      <w:r w:rsidRPr="00732A72">
        <w:rPr>
          <w:rFonts w:ascii="Times New Roman" w:eastAsia="微软雅黑" w:hAnsi="Times New Roman" w:cs="Times New Roman"/>
          <w:sz w:val="22"/>
          <w:szCs w:val="22"/>
        </w:rPr>
        <w:t xml:space="preserve"> (</w:t>
      </w:r>
      <w:hyperlink r:id="rId252" w:anchor=":~:text=match%20at%20L179%20%E5%9C%B0%E4%BA%A7%E5%B8%82%E5%9C%BA%E8%B0%83%E6%8E%A7%E6%94%BF%E7%AD%96%E7%9A%84%E9%80%9A%E7%9F%A5%EF%BC%8C%E5%BC%95%E5%8F%91%E5%B8%82%E5%9C%BA%E5%AF%B9%E4%BA%8E%E5%9C%B0%E4%BA%A7%E6%94%BF%E7%AD%96%E7%9A%84%E4%BA%A4%E6%98%93%E9%A2%84%E6%9C%9F%EF%BC%8C%E5%85%A8A%E6%95%B4%E4%BD%93%E4%BF%9D%E6%8C%81%E6%9C%88%E5%86%85%E9%AB%98%E4%BD%8D%E8%BF%90%E8%A1%8C%EF%BC%8C%E5%90%8C%E6%97%B64%E6%9C%88%E8%BF%9B%E5%87%BA%E5%8F%A3%E6%95%B0%E6%8D%AE%E4%B9%9F%E6%94%AF%E6%92%91%E4%BA%86%E5%B8%82%E5%9C%BA%E5%AF%B9%E4%BA%8E%E5%A4%96%E9%9C%80%E6%99%AF%E6%B0%94%E5%BA%A6%E7%9A%84%E4%BF%A1%E5%BF%83%EF%BC%8C%E6%94%BF%E7%AD%96%E7%89%B9%E5%88%AB%E6%98%AF%E5%9C%B0%E4%BA%A7%E6%94%BF%E7%AD%96%E7%9A%84%E9%A2%84%E6%9C%9F%E4%BA%A4%20%E6%98%93%E6%8C%81%E7%BB%AD%E8%87%B35%E6%9C%8817%E6%97%A5%EF%BC%8C%E2%80%9C517%E2%80%9D%E9%87%8D%E7%A3%85%E5%9C%B0%E4%BA%A7%E6%94%BF%E7%AD%96%E5%8F%91%E5%B8%83%EF%BC%8C%E9%9A%8F%E5%90%8E%E5%B8%82%E5%9C%BA%E4%BE%BF%E6%AD%A3%E5%BC%8F%E8%BD%AC%E5%85%A5%E9%A2%84%E6%9C%9F%E5%85%91%E7%8E%B0%E9%98%B6%E6%AE%B5%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“517”</w:t>
      </w:r>
      <w:r w:rsidRPr="00732A72">
        <w:rPr>
          <w:rFonts w:ascii="Times New Roman" w:eastAsia="微软雅黑" w:hAnsi="Times New Roman" w:cs="Times New Roman"/>
          <w:sz w:val="22"/>
          <w:szCs w:val="22"/>
        </w:rPr>
        <w:t>房地产新政落地后，市场进入短暂调整。</w:t>
      </w:r>
    </w:p>
    <w:p w14:paraId="4574391D"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下半年政策更加积极：</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月政治局会议提出下半年宏观政策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更加给力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，强化了投资者对</w:t>
      </w:r>
      <w:r w:rsidRPr="00732A72">
        <w:rPr>
          <w:rFonts w:ascii="Times New Roman" w:eastAsia="微软雅黑" w:hAnsi="Times New Roman" w:cs="Times New Roman"/>
          <w:b/>
          <w:bCs/>
          <w:sz w:val="22"/>
          <w:szCs w:val="22"/>
        </w:rPr>
        <w:t>稳增长举措</w:t>
      </w:r>
      <w:r w:rsidRPr="00732A72">
        <w:rPr>
          <w:rFonts w:ascii="Times New Roman" w:eastAsia="微软雅黑" w:hAnsi="Times New Roman" w:cs="Times New Roman"/>
          <w:sz w:val="22"/>
          <w:szCs w:val="22"/>
        </w:rPr>
        <w:t>的预期</w:t>
      </w:r>
      <w:r w:rsidRPr="00732A72">
        <w:rPr>
          <w:rFonts w:ascii="Times New Roman" w:eastAsia="微软雅黑" w:hAnsi="Times New Roman" w:cs="Times New Roman"/>
          <w:sz w:val="22"/>
          <w:szCs w:val="22"/>
        </w:rPr>
        <w:t xml:space="preserve"> (</w:t>
      </w:r>
      <w:hyperlink r:id="rId253" w:anchor=":~:text=match%20at%20L211%207%E6%9C%8830%E6%97%A5%E6%94%BF%E6%B2%BB%E5%B1%80%E4%BC%9A%E8%AE%AE%E5%8F%AC%E5%BC%80%EF%BC%8C%E5%85%B6%E4%B8%AD%E7%89%B9%E5%88%AB%E6%8F%90%E5%88%B0%E4%B8%8B%E5%8D%8A%E5%B9%B4%E5%AE%8F%E8%A7%82%E6%94%BF%E7%AD%96%E2%80%9C%E6%9B%B4%E5%8A%A0%E7%BB%99%E5%8A%9B%E2%80%9D%E4%B8%8E%E2%80%9C%E9%80%82%E6%97%B6%E6%8E%A8%E5%87%BA%E4%B8%80%E6%89%B9%E5%A2%9E%E9%87%8F%E6%94%BF%E7%AD%96%E4%B8%BE%E6%8E%AA%E2%80%9D%EF%BC%8C%E6%94%BF%E6%B2%BB%E5%B1%80%E4%BC%9A%E8%AE%AE%E5%AF%B9%E4%BA%8E%E5%AE%8F%E8%A7%82%E6%94%BF%E7%AD%96%E7%9A%84%E7%A7%AF%E6%9E%81%E8%A1%A8%E6%80%81%E4%BD%BF%E5%BE%97%E6%AD%A4%E5%89%8D%E7%96%B2%E5%BC%B1%E7%9A%84%E5%B8%82%E5%9C%BA%E4%BF%A1%E5%BF%83%E5%BE%97%E5%88%B0%E4%BA%86%E4%B8%80%E5%AE%9A%20%E6%8F%90%E6%8C%AF%EF%BC%8C%E4%BD%86%E9%9A%8F%E5%90%8E%E6%97%A5%E6%9C%AC%E8%82%A1%E5%B8%82%E5%A5%97%E5%88%A9%E5%B9%B3%E4%BB%93%E4%BA%A4%E6%98%93%E5%B1%95%E5%BC%80%EF%BC%8C%E5%85%A8%E7%90%83%E5%B8%82%E5%9C%BA%E9%99%B7%E5%85%A5%E9%AB%98%E6%B3%A2%E5%8A%A8%E9%98%B6%E6%AE%B5%EF%BC%8C%E4%B9%9F%E5%9C%A8%E4%B8%80%E5%AE%9A%E7%A8%8B%E5%BA%A6%E4%B8%8A%E5%AF%B9,A%E8%82%A1%E4%BA%A7%E7%94%9F%E4%BA%86%E8%B4%9F%E9%9D%A2%E5%BD%B1%E5%93%8D%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月中旬市场交投情绪跌至冰点，日</w:t>
      </w:r>
      <w:r w:rsidRPr="00732A72">
        <w:rPr>
          <w:rFonts w:ascii="Times New Roman" w:eastAsia="微软雅黑" w:hAnsi="Times New Roman" w:cs="Times New Roman"/>
          <w:sz w:val="22"/>
          <w:szCs w:val="22"/>
        </w:rPr>
        <w:lastRenderedPageBreak/>
        <w:t>成交额多次不足</w:t>
      </w:r>
      <w:r w:rsidRPr="00732A72">
        <w:rPr>
          <w:rFonts w:ascii="Times New Roman" w:eastAsia="微软雅黑" w:hAnsi="Times New Roman" w:cs="Times New Roman"/>
          <w:sz w:val="22"/>
          <w:szCs w:val="22"/>
        </w:rPr>
        <w:t>5000</w:t>
      </w:r>
      <w:r w:rsidRPr="00732A72">
        <w:rPr>
          <w:rFonts w:ascii="Times New Roman" w:eastAsia="微软雅黑" w:hAnsi="Times New Roman" w:cs="Times New Roman"/>
          <w:sz w:val="22"/>
          <w:szCs w:val="22"/>
        </w:rPr>
        <w:t>亿元，反映信心低迷</w:t>
      </w:r>
      <w:r w:rsidRPr="00732A72">
        <w:rPr>
          <w:rFonts w:ascii="Times New Roman" w:eastAsia="微软雅黑" w:hAnsi="Times New Roman" w:cs="Times New Roman"/>
          <w:sz w:val="22"/>
          <w:szCs w:val="22"/>
        </w:rPr>
        <w:t xml:space="preserve"> (</w:t>
      </w:r>
      <w:hyperlink r:id="rId254" w:anchor=":~:text=7%E6%9C%8830%E6%97%A5%E6%94%BF%E6%B2%BB%E5%B1%80%E4%BC%9A%E8%AE%AE%E5%8F%AC%E5%BC%80%EF%BC%8C%E5%85%B6%E4%B8%AD%E7%89%B9%E5%88%AB%E6%8F%90%E5%88%B0%E4%B8%8B%E5%8D%8A%E5%B9%B4%E5%AE%8F%E8%A7%82%E6%94%BF%E7%AD%96%E2%80%9C%E6%9B%B4%E5%8A%A0%E7%BB%99%E5%8A%9B%E2%80%9D%E4%B8%8E%E2%80%9C%E9%80%82%E6%97%B6%E6%8E%A8%E5%87%BA%E4%B8%80%E6%89%B9%E5%A2%9E%E9%87%8F%E6%94%BF%E7%AD%96%E4%B8%BE%E6%8E%AA%E2%80%9D%EF%BC%8C%E6%94%BF%E6%B2%BB%E5%B1%80%E4%BC%9A%E8%AE%AE%E5%AF%B9%E4%BA%8E%E5%AE%8F%E8%A7%82%E6%94%BF%E7%AD%96%E7%9A%84%E7%A7%AF%E6%9E%81%E8%A1%A8%E6%80%81%E4%BD%BF%E5%BE%97%E6%AD%A4%E5%89%8D%E7%96%B2%E5%BC%B1%E7%9A%84%E5%B8%82%E5%9C%BA%E4%BF%A1%E5%BF%83%E5%BE%97%E5%88%B0%E4%BA%86%E4%B8%80%E5%AE%9A%20%E6%8F%90%E6%8C%AF%EF%BC%8C%E4%BD%86%E9%9A%8F%E5%90%8E%E6%97%A5%E6%9C%AC%E8%82%A1%E5%B8%82%E5%A5%97%E5%88%A9%E5%B9%B3%E4%BB%93%E4%BA%A4%E6%98%93%E5%B1%95%E5%BC%80%EF%BC%8C%E5%85%A8%E7%90%83%E5%B8%82%E5%9C%BA%E9%99%B7%E5%85%A5%E9%AB%98%E6%B3%A2%E5%8A%A8%E9%98%B6%E6%AE%B5%EF%BC%8C%E4%B9%9F%E5%9C%A8%E4%B8%80%E5%AE%9A%E7%A8%8B%E5%BA%A6%E4%B8%8A%E5%AF%B9%20A%E8%82%A1%E4%BA%A7%E7%94%9F%E4%BA%86%E8%B4%9F%E9%9D%A2%E5%BD%B1%E5%93%8D%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月初监管推出新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国九条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（提振资本市场的九项政策）以及</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24</w:t>
      </w:r>
      <w:r w:rsidRPr="00732A72">
        <w:rPr>
          <w:rFonts w:ascii="Times New Roman" w:eastAsia="微软雅黑" w:hAnsi="Times New Roman" w:cs="Times New Roman"/>
          <w:sz w:val="22"/>
          <w:szCs w:val="22"/>
        </w:rPr>
        <w:t>日的一揽子金融政策，标志</w:t>
      </w:r>
      <w:r w:rsidRPr="00732A72">
        <w:rPr>
          <w:rFonts w:ascii="Times New Roman" w:eastAsia="微软雅黑" w:hAnsi="Times New Roman" w:cs="Times New Roman"/>
          <w:b/>
          <w:bCs/>
          <w:sz w:val="22"/>
          <w:szCs w:val="22"/>
        </w:rPr>
        <w:t>政策底</w:t>
      </w:r>
      <w:r w:rsidRPr="00732A72">
        <w:rPr>
          <w:rFonts w:ascii="Times New Roman" w:eastAsia="微软雅黑" w:hAnsi="Times New Roman" w:cs="Times New Roman"/>
          <w:sz w:val="22"/>
          <w:szCs w:val="22"/>
        </w:rPr>
        <w:t>确立</w:t>
      </w:r>
      <w:r w:rsidRPr="00732A72">
        <w:rPr>
          <w:rFonts w:ascii="Times New Roman" w:eastAsia="微软雅黑" w:hAnsi="Times New Roman" w:cs="Times New Roman"/>
          <w:sz w:val="22"/>
          <w:szCs w:val="22"/>
        </w:rPr>
        <w:t xml:space="preserve"> (</w:t>
      </w:r>
      <w:hyperlink r:id="rId255" w:anchor=":~:text=2025%E5%B9%B4A%E8%82%A1%E5%B8%82%E5%9C%BA%E6%80%8E%E4%B9%88%E7%9C%8B%EF%BC%9F"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。此后市场风险偏好被极大激活，国庆节前后</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股出现历史罕见的快速飙升：</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24</w:t>
      </w:r>
      <w:r w:rsidRPr="00732A72">
        <w:rPr>
          <w:rFonts w:ascii="Times New Roman" w:eastAsia="微软雅黑" w:hAnsi="Times New Roman" w:cs="Times New Roman"/>
          <w:sz w:val="22"/>
          <w:szCs w:val="22"/>
        </w:rPr>
        <w:t>日至</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日短短</w:t>
      </w:r>
      <w:r w:rsidRPr="00732A72">
        <w:rPr>
          <w:rFonts w:ascii="Times New Roman" w:eastAsia="微软雅黑" w:hAnsi="Times New Roman" w:cs="Times New Roman"/>
          <w:sz w:val="22"/>
          <w:szCs w:val="22"/>
        </w:rPr>
        <w:t>6</w:t>
      </w:r>
      <w:r w:rsidRPr="00732A72">
        <w:rPr>
          <w:rFonts w:ascii="Times New Roman" w:eastAsia="微软雅黑" w:hAnsi="Times New Roman" w:cs="Times New Roman"/>
          <w:sz w:val="22"/>
          <w:szCs w:val="22"/>
        </w:rPr>
        <w:t>个交易日，全</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指数暴涨约</w:t>
      </w:r>
      <w:r w:rsidRPr="00732A72">
        <w:rPr>
          <w:rFonts w:ascii="Times New Roman" w:eastAsia="微软雅黑" w:hAnsi="Times New Roman" w:cs="Times New Roman"/>
          <w:sz w:val="22"/>
          <w:szCs w:val="22"/>
        </w:rPr>
        <w:t>35%</w:t>
      </w:r>
      <w:r w:rsidRPr="00732A72">
        <w:rPr>
          <w:rFonts w:ascii="Times New Roman" w:eastAsia="微软雅黑" w:hAnsi="Times New Roman" w:cs="Times New Roman"/>
          <w:sz w:val="22"/>
          <w:szCs w:val="22"/>
        </w:rPr>
        <w:t>，成交额屡创新高，</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日单日成交达</w:t>
      </w:r>
      <w:r w:rsidRPr="00732A72">
        <w:rPr>
          <w:rFonts w:ascii="Times New Roman" w:eastAsia="微软雅黑" w:hAnsi="Times New Roman" w:cs="Times New Roman"/>
          <w:sz w:val="22"/>
          <w:szCs w:val="22"/>
        </w:rPr>
        <w:t>3.48</w:t>
      </w:r>
      <w:r w:rsidRPr="00732A72">
        <w:rPr>
          <w:rFonts w:ascii="Times New Roman" w:eastAsia="微软雅黑" w:hAnsi="Times New Roman" w:cs="Times New Roman"/>
          <w:sz w:val="22"/>
          <w:szCs w:val="22"/>
        </w:rPr>
        <w:t>万亿元，创历史记录</w:t>
      </w:r>
      <w:r w:rsidRPr="00732A72">
        <w:rPr>
          <w:rFonts w:ascii="Times New Roman" w:eastAsia="微软雅黑" w:hAnsi="Times New Roman" w:cs="Times New Roman"/>
          <w:sz w:val="22"/>
          <w:szCs w:val="22"/>
        </w:rPr>
        <w:t xml:space="preserve"> (</w:t>
      </w:r>
      <w:hyperlink r:id="rId256" w:anchor=":~:text=1%EF%BC%892024%E5%B9%B41%E6%9C%882%E6%97%A5%E8%87%B32%E6%9C%885%E6%97%A5%EF%BC%8C25%E4%B8%AA%E4%BA%A4%E6%98%93%E6%97%A5%EF%BC%8C%E5%85%A8A%E7%AD%89%E6%9D%83%E6%8C%87%E6%95%B0%E5%8C%BA%E9%97%B4%E8%B7%8C%E5%B9%8529.7%25%EF%BC%8C%E4%B8%94%E5%8F%91%E7%94%9F%E5%9C%A8%E5%89%8D%E6%9C%9F%E5%B7%B2%E6%9C%89%E4%B8%80%E5%AE%9A%E8%B0%83%E6%95%B4%E7%9A%84%E8%83%8C%E6%99%AF%E4%B8%8B%EF%BC%8C%E7%9B%B8%E8%BE%83%E4%BA%8E%E7%89%9B%E8%BD%AC%E7%86%8A%E8%83%8C%E6%99%AF%E4%B8%8B%E7%9A%84%EF%BC%882008%E5%B9%B4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。政策驱动和情绪修复引领</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股下半年上演</w:t>
      </w:r>
      <w:r w:rsidRPr="00732A72">
        <w:rPr>
          <w:rFonts w:ascii="Times New Roman" w:eastAsia="微软雅黑" w:hAnsi="Times New Roman" w:cs="Times New Roman"/>
          <w:sz w:val="22"/>
          <w:szCs w:val="22"/>
        </w:rPr>
        <w:t>“V</w:t>
      </w:r>
      <w:r w:rsidRPr="00732A72">
        <w:rPr>
          <w:rFonts w:ascii="Times New Roman" w:eastAsia="微软雅黑" w:hAnsi="Times New Roman" w:cs="Times New Roman"/>
          <w:sz w:val="22"/>
          <w:szCs w:val="22"/>
        </w:rPr>
        <w:t>型反转</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，市场进入</w:t>
      </w:r>
      <w:r w:rsidRPr="00732A72">
        <w:rPr>
          <w:rFonts w:ascii="Times New Roman" w:eastAsia="微软雅黑" w:hAnsi="Times New Roman" w:cs="Times New Roman"/>
          <w:b/>
          <w:bCs/>
          <w:sz w:val="22"/>
          <w:szCs w:val="22"/>
        </w:rPr>
        <w:t>技术性牛市</w:t>
      </w:r>
      <w:r w:rsidRPr="00732A72">
        <w:rPr>
          <w:rFonts w:ascii="Times New Roman" w:eastAsia="微软雅黑" w:hAnsi="Times New Roman" w:cs="Times New Roman"/>
          <w:sz w:val="22"/>
          <w:szCs w:val="22"/>
        </w:rPr>
        <w:t>格局。</w:t>
      </w:r>
    </w:p>
    <w:p w14:paraId="16BFE82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国际环境方面，</w:t>
      </w:r>
      <w:r w:rsidRPr="00732A72">
        <w:rPr>
          <w:rFonts w:ascii="Times New Roman" w:eastAsia="微软雅黑" w:hAnsi="Times New Roman" w:cs="Times New Roman"/>
          <w:b/>
          <w:bCs/>
          <w:sz w:val="22"/>
          <w:szCs w:val="22"/>
        </w:rPr>
        <w:t>中美博弈与全球流动性</w:t>
      </w:r>
      <w:r w:rsidRPr="00732A72">
        <w:rPr>
          <w:rFonts w:ascii="Times New Roman" w:eastAsia="微软雅黑" w:hAnsi="Times New Roman" w:cs="Times New Roman"/>
          <w:sz w:val="22"/>
          <w:szCs w:val="22"/>
        </w:rPr>
        <w:t>对</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股有潜移默化影响。</w:t>
      </w:r>
      <w:r w:rsidRPr="00732A72">
        <w:rPr>
          <w:rFonts w:ascii="Times New Roman" w:eastAsia="微软雅黑" w:hAnsi="Times New Roman" w:cs="Times New Roman"/>
          <w:sz w:val="22"/>
          <w:szCs w:val="22"/>
        </w:rPr>
        <w:t>3</w:t>
      </w:r>
      <w:r w:rsidRPr="00732A72">
        <w:rPr>
          <w:rFonts w:ascii="Times New Roman" w:eastAsia="微软雅黑" w:hAnsi="Times New Roman" w:cs="Times New Roman"/>
          <w:sz w:val="22"/>
          <w:szCs w:val="22"/>
        </w:rPr>
        <w:t>月美联储维持利率不变但暗示年内不降息，叠加美元走强，一度引发人民币贬值压力，冲击了短期市场情绪</w:t>
      </w:r>
      <w:r w:rsidRPr="00732A72">
        <w:rPr>
          <w:rFonts w:ascii="Times New Roman" w:eastAsia="微软雅黑" w:hAnsi="Times New Roman" w:cs="Times New Roman"/>
          <w:sz w:val="22"/>
          <w:szCs w:val="22"/>
        </w:rPr>
        <w:t xml:space="preserve"> (</w:t>
      </w:r>
      <w:hyperlink r:id="rId257" w:anchor=":~:text=2%E6%9C%88%E7%BB%8F%E6%B5%8E%E6%95%B0%E6%8D%AE%E5%8F%91%E5%B8%83%EF%BC%8C%E6%88%96%E5%BC%95%E5%8F%91%E9%80%86%E5%91%A8%E6%9C%9F%E6%94%BF%E7%AD%96%E5%87%8F%E5%BC%B1%E7%9A%84%E4%B8%8D%E5%BF%85%E8%A6%81%E8%81%94%E6%83%B3%EF%BC%8C%E5%B9%B6%E6%88%96%E4%B8%BA%E5%B8%82%E5%9C%BA%E4%B8%8A%E6%B6%A8%E8%B6%8B%E5%8A%BF%E8%A2%AB%E6%89%93%E6%96%AD%E7%9A%84%E5%8E%9F%E5%9B%A0%E4%B9%8B%E4%B8%80%E3%80%823%E6%9C%8822%E6%97%A5%EF%BC%8C%E7%91%9E%E5%A3%AB%E8%B6%85%E9%A2%84%E6%9C%9F%E9%99%8D%E6%81%AF%E5%BC%95%E5%8F%91%E7%BE%8E%E5%85%83%E5%BF%AB%E9%80%9F%E8%B5%B0%E5%BC%BA%EF%BC%8C%E8%BF%9B%E8%80%8C%E5%BC%95%E5%8F%91%E7%9B%98%E4%B8%AD%E4%BA%BA%E6%B0%91%E5%B8%81%E6%B1%87%E7%8E%87%E7%9A%84%E5%A4%A7%E5%B9%85%20%E6%B3%A2%E5%8A%A8%EF%BC%8C%E5%B8%82%E5%9C%BA%E5%86%8D%E5%BA%A6%E5%BC%80%E5%90%AF%E8%B0%83%E6%95%B4%E3%80%823%E6%9C%8825%E6%97%A5%E8%87%B33%E6%9C%8827%E6%97%A5%EF%BC%8C%E5%B8%82%E5%9C%BA%E8%B0%83%E6%95%B4%E6%9C%89%E6%89%80%E5%8A%A0%E6%B7%B1%EF%BC%8C2%E6%9C%88%E5%88%9D%E4%BB%A5%E6%9D%A5%E7%9A%84%E8%B6%85%E8%B7%8C%E5%8F%8D%E5%BC%B9%E5%8F%8A%E6%98%A5%E8%BA%81%E7%B4%AF%E8%AE%A1%E6%B6%A8%E5%B9%85%E5%8F%8A%E6%BC%94%E7%BB%8E%E6%97%B6%E9%97%B4%E9%83%BD%E8%BE%83%E4%B8%BA%E5%85%85%E5%88%86%EF%BC%8C%E5%B8%82%E5%9C%BA%E6%9C%89%E7%AD%89%E5%BE%85%E6%9B%B4%E6%B8%85%E6%99%B0%E5%AE%8F%E8%A7%82%E7%BB%8F%E6%B5%8E%E7%BA%BF%E7%B4%A2%E4%B8%8E%E8%82%A1%E5%B8%82%E4%B8%BB%E7%BA%BF%20%E7%9A%84%E9%9C%80%E6%B1%82%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。地缘政治事件（如俄乌局势、美欧对华科技制裁等）对市场情绪造成扰动，军工等板块阶段性走强。总体而言，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年外部加息周期尾声、国内政策转向积极，为</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股营造了偏宽松的环境</w:t>
      </w:r>
      <w:r w:rsidRPr="00732A72">
        <w:rPr>
          <w:rFonts w:ascii="Times New Roman" w:eastAsia="微软雅黑" w:hAnsi="Times New Roman" w:cs="Times New Roman"/>
          <w:sz w:val="22"/>
          <w:szCs w:val="22"/>
        </w:rPr>
        <w:t xml:space="preserve"> (</w:t>
      </w:r>
      <w:hyperlink r:id="rId258"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。外资在</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先撤后回</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的动向：上半年一度净流出，但随着估值见底和政策改善，年内北向资金累计净流入约</w:t>
      </w:r>
      <w:r w:rsidRPr="00732A72">
        <w:rPr>
          <w:rFonts w:ascii="Times New Roman" w:eastAsia="微软雅黑" w:hAnsi="Times New Roman" w:cs="Times New Roman"/>
          <w:sz w:val="22"/>
          <w:szCs w:val="22"/>
        </w:rPr>
        <w:t>280</w:t>
      </w:r>
      <w:r w:rsidRPr="00732A72">
        <w:rPr>
          <w:rFonts w:ascii="Times New Roman" w:eastAsia="微软雅黑" w:hAnsi="Times New Roman" w:cs="Times New Roman"/>
          <w:sz w:val="22"/>
          <w:szCs w:val="22"/>
        </w:rPr>
        <w:t>亿元，主要加仓汽车整车、半导体、电池等高景气行业</w:t>
      </w:r>
      <w:r w:rsidRPr="00732A72">
        <w:rPr>
          <w:rFonts w:ascii="Times New Roman" w:eastAsia="微软雅黑" w:hAnsi="Times New Roman" w:cs="Times New Roman"/>
          <w:sz w:val="22"/>
          <w:szCs w:val="22"/>
        </w:rPr>
        <w:t xml:space="preserve"> (</w:t>
      </w:r>
      <w:hyperlink r:id="rId259" w:anchor=":~:text=match%20at%20L256%20%E9%87%91%E5%87%A0%E4%B9%8E%E5%91%88%E7%8E%B0%E5%8D%95%E8%BE%B9%E5%87%80%E6%B5%81%E5%87%BA%E7%8A%B6%E6%80%81%EF%BC%8C%E5%8C%BA%E9%97%B4%E7%B4%AF%E8%AE%A1%E5%87%80%E6%B5%81%E5%87%BA%E8%B6%85%E8%BF%872000%E4%BA%BF%E5%85%83%E3%80%82%E5%B7%A7%E5%90%88%E7%9A%84%E6%98%AF%EF%BC%8C%E4%BB%8E%E6%AD%A4A%E8%82%A1%E5%B8%82%E5%9C%BA%E5%A4%84%E4%BA%8E%E4%B8%8D%E6%96%AD%E6%8E%A2%E5%BA%95%E7%9A%84%E8%BF%87%E7%A8%8B%E4%B8%AD%E3%80%82%E6%88%AA%E8%87%B32023%E5%B9%B412%E6%9C%8822%E6%97%A5%EF%BC%8C%E5%8C%97%E5%90%91%E8%B5%84%E9%87%91%E5%B9%B4%E5%86%85%E5%87%80%E6%B5%81%E5%85%A5A%E8%82%A1%E4%BB%85%E4%B8%BA28%200%E4%BA%BF%E5%85%83%E3%80%82%E8%80%8C%E4%B8%80%E5%AD%A3%E5%BA%A6%E6%9C%AB%EF%BC%8C%E8%BF%99%E4%B8%80%E6%95%B0%E6%8D%AE%E5%88%99%E6%98%AF1800%E4%BA%BF%E3%80%82%E8%80%8C%E5%9B%9E%E9%A1%BE%E5%85%A8%E5%B9%B4%EF%BC%8C%E4%B8%80%E5%AD%A3%E5%BA%A6%E5%87%A0%E4%B9%8E%E6%98%AF%E8%A1%A8%E7%8E%B0%E6%9C%80%E4%B8%BA%E5%BC%BA%E5%8A%BF%E7%9A%84%E6%97%B6%E6%AE%B5%E3%80%82%E6%80%BB%E4%BD%93%E8%80%8C%E8%A8%80%EF%BC%8C%E5%8C%97%E5%90%91%E8%B5%84%E9%87%91%E5%BD%93%E6%9C%88%E5%A4%A7%E5%B9%85%E6%B5%81%E5%85%A5%E6%97%B6%EF%BC%8C%E5%B8%82%E5%9C%BA%E6%9C%89%E4%B8%8D%E9%94%99%E7%9A%84%E8%A1%A8%E7%8E%B0%EF%BC%8C%E5%A6%82%E6%9E%9C%E5%A4%A7%E5%B9%85%E5%87%80%E6%B5%81%E5%85%A5%E7%9A%84%E8%B6%8B%E5%8A%BF,%E4%B8%8D%E8%83%BD%E5%BB%B6%E7%BB%AD%EF%BC%8C%E5%88%99%E5%B8%82%E5%9C%BA%E5%AE%B9%E6%98%93%E8%BF%9B%E5%85%A5%E7%9B%98%E6%95%B4%E7%8A%B6%E6%80%81%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年市场投资策略：寒冬之后春花绽</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。不过临近年底海外资金有部分获利回吐，显示其谨慎心态</w:t>
      </w:r>
      <w:r w:rsidRPr="00732A72">
        <w:rPr>
          <w:rFonts w:ascii="Times New Roman" w:eastAsia="微软雅黑" w:hAnsi="Times New Roman" w:cs="Times New Roman"/>
          <w:sz w:val="22"/>
          <w:szCs w:val="22"/>
        </w:rPr>
        <w:t xml:space="preserve"> (</w:t>
      </w:r>
      <w:hyperlink r:id="rId260" w:anchor=":~:text=25%E5%B9%B4%E8%83%BD%E5%90%A6%E8%BF%8E%E6%9D%A5%E2%80%9C%E6%B5%81%E5%8A%A8%E6%80%A7%E7%89%9B%E5%B8%82%E2%80%9D%EF%BC%9F%20,%E8%82%A1%E7%A5%A8%E5%A4%9A%E5%A4%B4%E5%9F%BA%E9%87%91" w:history="1">
        <w:r w:rsidRPr="00732A72">
          <w:rPr>
            <w:rStyle w:val="af0"/>
            <w:rFonts w:ascii="Times New Roman" w:eastAsia="微软雅黑" w:hAnsi="Times New Roman" w:cs="Times New Roman"/>
            <w:sz w:val="22"/>
            <w:szCs w:val="22"/>
          </w:rPr>
          <w:t>25</w:t>
        </w:r>
        <w:r w:rsidRPr="00732A72">
          <w:rPr>
            <w:rStyle w:val="af0"/>
            <w:rFonts w:ascii="Times New Roman" w:eastAsia="微软雅黑" w:hAnsi="Times New Roman" w:cs="Times New Roman"/>
            <w:sz w:val="22"/>
            <w:szCs w:val="22"/>
          </w:rPr>
          <w:t>年能否迎来</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流动性牛市</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 xml:space="preserve"> - </w:t>
        </w:r>
        <w:r w:rsidRPr="00732A72">
          <w:rPr>
            <w:rStyle w:val="af0"/>
            <w:rFonts w:ascii="Times New Roman" w:eastAsia="微软雅黑" w:hAnsi="Times New Roman" w:cs="Times New Roman"/>
            <w:sz w:val="22"/>
            <w:szCs w:val="22"/>
          </w:rPr>
          <w:t>华尔街见闻</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B38DE4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1.3 </w:t>
      </w:r>
      <w:r w:rsidRPr="00732A72">
        <w:rPr>
          <w:rFonts w:ascii="Times New Roman" w:eastAsia="微软雅黑" w:hAnsi="Times New Roman" w:cs="Times New Roman"/>
          <w:b/>
          <w:bCs/>
          <w:sz w:val="22"/>
          <w:szCs w:val="22"/>
        </w:rPr>
        <w:t>板块轮动特点：</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股热点题材此起彼伏</w:t>
      </w:r>
      <w:r w:rsidRPr="00732A72">
        <w:rPr>
          <w:rFonts w:ascii="Times New Roman" w:eastAsia="微软雅黑" w:hAnsi="Times New Roman" w:cs="Times New Roman"/>
          <w:sz w:val="22"/>
          <w:szCs w:val="22"/>
        </w:rPr>
        <w:t>，呈现明显的结构分化。全年表现最突出的领域集中在</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相关科技和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大金融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板块</w:t>
      </w:r>
      <w:r w:rsidRPr="00732A72">
        <w:rPr>
          <w:rFonts w:ascii="Times New Roman" w:eastAsia="微软雅黑" w:hAnsi="Times New Roman" w:cs="Times New Roman"/>
          <w:sz w:val="22"/>
          <w:szCs w:val="22"/>
        </w:rPr>
        <w:t>** (</w:t>
      </w:r>
      <w:hyperlink r:id="rId261" w:anchor=":~:text=2024%E5%B9%B4%E5%B8%82%E5%9C%BA%E5%9B%9E%E9%A1%BE"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股投资策略报告</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。具体来看，新一代人工智能（如</w:t>
      </w:r>
      <w:r w:rsidRPr="00732A72">
        <w:rPr>
          <w:rFonts w:ascii="Times New Roman" w:eastAsia="微软雅黑" w:hAnsi="Times New Roman" w:cs="Times New Roman"/>
          <w:sz w:val="22"/>
          <w:szCs w:val="22"/>
        </w:rPr>
        <w:t>AIGC</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眼镜）、机器人、低空经济（通用航空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无人机）等主题涨幅居前</w:t>
      </w:r>
      <w:r w:rsidRPr="00732A72">
        <w:rPr>
          <w:rFonts w:ascii="Times New Roman" w:eastAsia="微软雅黑" w:hAnsi="Times New Roman" w:cs="Times New Roman"/>
          <w:sz w:val="22"/>
          <w:szCs w:val="22"/>
        </w:rPr>
        <w:t xml:space="preserve"> (</w:t>
      </w:r>
      <w:hyperlink r:id="rId262" w:anchor=":~:text=2024%E5%B9%B4%E5%B8%82%E5%9C%BA%E5%9B%9E%E9%A1%BE"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股投资策略报告</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263" w:anchor=":~:text=%E4%BB%8E%E5%85%A8%E5%B9%B4%E7%9B%98%E9%9D%A2%E6%9D%A5%E7%9C%8B%EF%BC%8C%E8%A1%A8%E7%8E%B0%E8%BE%83%E5%A5%BD%E7%9A%84%E9%A2%98%E6%9D%90%E5%8F%8A%E6%9D%BF%E5%9D%97%E4%B8%BB%E8%A6%81%E9%9B%86%E4%B8%AD%E5%9C%A8AI%E3%80%81%E4%BD%8E%E7%A9%BA%E3%80%81%E5%A4%A7%E9%87%91%E8%9E%8D%E3%80%81%E6%9C%BA%E5%99%A8%E4%BA%BA%20%E7%AD%89%E6%96%B9%E5%90%91%EF%BC%8C%E5%85%B6%E4%B8%ADAI%E7%9C%BC%E9%95%9C%E3%80%81Sora%E6%A6%82%E5%BF%B5%E6%B6%A8%E5%B9%85%E4%BD%8D%E5%B1%85%E5%89%8D%E4%B8%A4%E4%BD%8D%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算力板块中的寒武纪股价暴涨近</w:t>
      </w:r>
      <w:r w:rsidRPr="00732A72">
        <w:rPr>
          <w:rFonts w:ascii="Times New Roman" w:eastAsia="微软雅黑" w:hAnsi="Times New Roman" w:cs="Times New Roman"/>
          <w:sz w:val="22"/>
          <w:szCs w:val="22"/>
        </w:rPr>
        <w:t>400%</w:t>
      </w:r>
      <w:r w:rsidRPr="00732A72">
        <w:rPr>
          <w:rFonts w:ascii="Times New Roman" w:eastAsia="微软雅黑" w:hAnsi="Times New Roman" w:cs="Times New Roman"/>
          <w:sz w:val="22"/>
          <w:szCs w:val="22"/>
        </w:rPr>
        <w:t>，引领科创板走强</w:t>
      </w:r>
      <w:r w:rsidRPr="00732A72">
        <w:rPr>
          <w:rFonts w:ascii="Times New Roman" w:eastAsia="微软雅黑" w:hAnsi="Times New Roman" w:cs="Times New Roman"/>
          <w:sz w:val="22"/>
          <w:szCs w:val="22"/>
        </w:rPr>
        <w:t xml:space="preserve"> (</w:t>
      </w:r>
      <w:hyperlink r:id="rId264"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。另一方面，传统金融权重股在下半年发力，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大象起舞</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提振指数：四大国有银行股价全年飙升逾</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，带动上证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指数领涨</w:t>
      </w:r>
      <w:r w:rsidRPr="00732A72">
        <w:rPr>
          <w:rFonts w:ascii="Times New Roman" w:eastAsia="微软雅黑" w:hAnsi="Times New Roman" w:cs="Times New Roman"/>
          <w:sz w:val="22"/>
          <w:szCs w:val="22"/>
        </w:rPr>
        <w:t xml:space="preserve"> (</w:t>
      </w:r>
      <w:hyperlink r:id="rId265"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w:t>
      </w:r>
      <w:r w:rsidRPr="00732A72">
        <w:rPr>
          <w:rFonts w:ascii="Times New Roman" w:eastAsia="微软雅黑" w:hAnsi="Times New Roman" w:cs="Times New Roman"/>
          <w:sz w:val="22"/>
          <w:szCs w:val="22"/>
        </w:rPr>
        <w:t>ChatGPT</w:t>
      </w:r>
      <w:r w:rsidRPr="00732A72">
        <w:rPr>
          <w:rFonts w:ascii="Times New Roman" w:eastAsia="微软雅黑" w:hAnsi="Times New Roman" w:cs="Times New Roman"/>
          <w:sz w:val="22"/>
          <w:szCs w:val="22"/>
        </w:rPr>
        <w:t>引领的人工智能热潮使得数字经济相关板块（云计算、大数据、网络安全等）上半年强势，而</w:t>
      </w:r>
      <w:r w:rsidRPr="00732A72">
        <w:rPr>
          <w:rFonts w:ascii="Times New Roman" w:eastAsia="微软雅黑" w:hAnsi="Times New Roman" w:cs="Times New Roman"/>
          <w:b/>
          <w:bCs/>
          <w:sz w:val="22"/>
          <w:szCs w:val="22"/>
        </w:rPr>
        <w:t>周期价值股</w:t>
      </w:r>
      <w:r w:rsidRPr="00732A72">
        <w:rPr>
          <w:rFonts w:ascii="Times New Roman" w:eastAsia="微软雅黑" w:hAnsi="Times New Roman" w:cs="Times New Roman"/>
          <w:sz w:val="22"/>
          <w:szCs w:val="22"/>
        </w:rPr>
        <w:t>（如地产、原材料）在政策利好下半年有所补涨。新能源板块则走势分化：上半年受国际油价回落影响一度低迷，下半年随着新能源车销量创新高而反弹。总体而言，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年的板块轮动呈现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科技成长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金融权重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周期修复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的脉络，投资主线紧扣政策风向和景气度变化。</w:t>
      </w:r>
    </w:p>
    <w:p w14:paraId="2FB33A28"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lastRenderedPageBreak/>
        <w:t>2. 2025</w:t>
      </w:r>
      <w:r w:rsidRPr="00732A72">
        <w:rPr>
          <w:rFonts w:ascii="Times New Roman" w:eastAsia="微软雅黑" w:hAnsi="Times New Roman" w:cs="Times New Roman"/>
          <w:b/>
          <w:bCs/>
          <w:sz w:val="22"/>
          <w:szCs w:val="22"/>
        </w:rPr>
        <w:t>年市场展望与趋势研判</w:t>
      </w:r>
    </w:p>
    <w:p w14:paraId="09CAE282"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**2.1 </w:t>
      </w:r>
      <w:r w:rsidRPr="00732A72">
        <w:rPr>
          <w:rFonts w:ascii="Times New Roman" w:eastAsia="微软雅黑" w:hAnsi="Times New Roman" w:cs="Times New Roman"/>
          <w:sz w:val="22"/>
          <w:szCs w:val="22"/>
        </w:rPr>
        <w:t>宏观经济与政策预期：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展望</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年，中国宏观经济有望温和复苏，政策环境延续积极基调。市场普遍预计</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增速在</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左右，</w:t>
      </w:r>
      <w:r w:rsidRPr="00732A72">
        <w:rPr>
          <w:rFonts w:ascii="Times New Roman" w:eastAsia="微软雅黑" w:hAnsi="Times New Roman" w:cs="Times New Roman"/>
          <w:b/>
          <w:bCs/>
          <w:sz w:val="22"/>
          <w:szCs w:val="22"/>
        </w:rPr>
        <w:t>投资和消费</w:t>
      </w:r>
      <w:r w:rsidRPr="00732A72">
        <w:rPr>
          <w:rFonts w:ascii="Times New Roman" w:eastAsia="微软雅黑" w:hAnsi="Times New Roman" w:cs="Times New Roman"/>
          <w:sz w:val="22"/>
          <w:szCs w:val="22"/>
        </w:rPr>
        <w:t>将成为主要拉动力</w:t>
      </w:r>
      <w:r w:rsidRPr="00732A72">
        <w:rPr>
          <w:rFonts w:ascii="Times New Roman" w:eastAsia="微软雅黑" w:hAnsi="Times New Roman" w:cs="Times New Roman"/>
          <w:sz w:val="22"/>
          <w:szCs w:val="22"/>
        </w:rPr>
        <w:t xml:space="preserve"> (</w:t>
      </w:r>
      <w:hyperlink r:id="rId266"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具体而言，随着稳增长政策发力，基建投资和制造业升级投资将保持较高强度；居民消费信心有望修复，汽车、家电、旅游等可选消费需求回暖。出口方面，全球经济增速虽放缓但保持一定韧性，新兴市场需求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一带一路</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市场有助于部分对冲欧美需求走弱</w:t>
      </w:r>
      <w:r w:rsidRPr="00732A72">
        <w:rPr>
          <w:rFonts w:ascii="Times New Roman" w:eastAsia="微软雅黑" w:hAnsi="Times New Roman" w:cs="Times New Roman"/>
          <w:sz w:val="22"/>
          <w:szCs w:val="22"/>
        </w:rPr>
        <w:t xml:space="preserve"> (</w:t>
      </w:r>
      <w:hyperlink r:id="rId267"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。中美贸易科技摩擦可能持续，但供应链重构也促使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中国制造</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在新能源、电动车等领域开拓新兴海外市场。</w:t>
      </w:r>
    </w:p>
    <w:p w14:paraId="47603DC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政策层面</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积极的财政政策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稳健偏宽松的货币政策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组合预计延续。财政政策方面，</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年政府赤字率和专项债规模可能进一步提高，中央财政仍有举债空间，为稳增长提供资金支持</w:t>
      </w:r>
      <w:r w:rsidRPr="00732A72">
        <w:rPr>
          <w:rFonts w:ascii="Times New Roman" w:eastAsia="微软雅黑" w:hAnsi="Times New Roman" w:cs="Times New Roman"/>
          <w:sz w:val="22"/>
          <w:szCs w:val="22"/>
        </w:rPr>
        <w:t xml:space="preserve"> (</w:t>
      </w:r>
      <w:hyperlink r:id="rId268" w:anchor=":~:text=%E4%BB%8D%E6%9C%89%E8%BE%83%E5%A4%A7%E5%A2%9E%E9%87%8F%E3%80%82%E7%BB%8F%E6%B5%8E%E5%91%88%E7%8E%B0%E5%BC%B1%E5%A4%8D%E8%8B%8F%EF%BC%8C%E5%9C%B0%E4%BA%A7%E4%B8%8B%E8%A1%8C%E8%B6%8B%E5%8A%BF%E8%BE%B9%E9%99%85%E6%94%B9%E5%96%84%EF%BC%8C%E8%BF%99%E4%B8%80%E8%BD%AE%E7%BB%8F%E6%B5%8E%E5%91%A8%E6%9C%9F%E6%9C%AC%E8%B4%A8%E6%98%AF%E5%9C%B0%E4%BA%A7%E4%B8%8B%E8%A1%8C%E5%91%A8%E6%9C%9F%EF%BC%8C%E5%8F%AA%E8%A6%81%E5%9C%B0%E4%BA%A7%E8%83%BD%E5%A4%9F%E4%BC%81%E7%A8%B3%EF%BC%8C%E5%AE%8F%E8%A7%82%20%E7%BB%8F%E6%B5%8E%E5%B0%B1%E8%83%BD%E4%BC%81%E7%A8%B3%EF%BC%8C2025%20%E5%B9%B4%E9%A2%84%E8%AE%A1%E6%88%BF%E5%9C%B0%E4%BA%A7%E9%94%80%E5%94%AE%E8%B4%9F%E5%A2%9E%E5%87%8F%E5%BC%B1%E3%80%82%E4%B8%AD%E5%A4%AE%E8%B4%A2%E6%94%BF%E8%BF%98%E6%9C%89%E8%BE%83%E5%A4%A7%E7%9A%84%E4%B8%BE%E5%80%BA%E7%A9%BA%E9%97%B4%E5%92%8C%E8%B5%A4%E5%AD%97%E6%8F%90%E5%8D%87%E7%A9%BA%E9%97%B4%EF%BC%8C%E5%B9%BF%E4%B9%89%E8%B5%A4%E5%AD%97%202025%20%E5%B9%B4%E6%9C%89%E6%9C%9B%E8%87%B3,%E5%87%BA%E5%8F%B0%E9%87%8D%E7%A3%85%E6%94%BF%E7%AD%96%EF%BC%8C%E5%88%BA%E6%BF%80%E7%BB%8F%E6%B5%8E%E5%92%8C%E8%82%A1%E5%B8%82%EF%BC%8C%E5%BD%A2%E6%88%90%E6%94%BF%E7%AD%96%E5%BA%95%E3%80%82%E7%AC%AC%E4%BA%8C%E6%AD%A5%EF%BC%9A%E6%94%BF%E7%AD%96%E9%AA%8C%E8%AF%81%E6%9C%9F%EF%BC%8C%E5%BD%A2%E6%88%90%E5%B8%82%E5%9C%BA%E5%BA%95%E3%80%82%E7%AC%AC%E4%B8%89%E6%AD%A5%EF%BC%9A%E5%9F%BA%E6%9C%AC%E9%9D%A2%E6%94%B9%E5%96%84%EF%BC%8C%E5%BD%A2%E6%88%90%E4%B8%BB%E5%8D%87%E8%B6%8B%E5%8A%BF%E3%80%82%20%E4%BB%8E%E6%94%BF%E7%AD%96%E5%BA%95%E5%88%B0%E5%B8%82%E5%9C%BA%E5%BA%95%EF%BC%8C%E4%BB%8E%E5%B8%82%E5%9C%BA%E5%BA%95%E5%88%B0%E4%B8%9A%E7%BB%A9%E5%BA%95%EF%BC%8C%E5%B8%82%E5%9C%BA%E4%BC%A0%E5%AF%BC%E7%9A%84%E6%98%AF%E4%BB%8E%E9%A2%84%E6%9C%9F%E5%88%B0%E7%8E%B0%E5%AE%9E%E7%9A%84%E9%80%BB%E8%BE%91%E8%BF%87%E7%A8%8B%E3%80%82%E8%BF%87%E5%8E%BB%E8%BF%99%E4%B8%89%E6%AC%A1%E5%A4%A7%E7%9A%84%E7%89%9B%E5%B8%82%E5%91%A8%E6%9C%9F%EF%BC%8C%E6%9C%80%E7%BB%88%E8%B5%B0%E5%87%BA%E4%B8%BB%E5%8D%87%20%E8%A1%8C%E6%83%85%EF%BC%8C%E6%9C%80%E7%BB%88%E5%9F%BA%E6%9C%AC%E9%9D%A2%E8%B5%B7%E5%88%B0%E5%86%B3%E5%AE%9A%E6%80%A7%E4%BD%9C%E7%94%A8%E3%80%82A%20%E"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。减税降费和消费补贴等措施有望出台提振内需。货币政策将保持流动性合理充裕，央行强调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有较大降息降准空间</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以应对经济需要</w:t>
      </w:r>
      <w:r w:rsidRPr="00732A72">
        <w:rPr>
          <w:rFonts w:ascii="Times New Roman" w:eastAsia="微软雅黑" w:hAnsi="Times New Roman" w:cs="Times New Roman"/>
          <w:sz w:val="22"/>
          <w:szCs w:val="22"/>
        </w:rPr>
        <w:t xml:space="preserve"> (</w:t>
      </w:r>
      <w:hyperlink r:id="rId269" w:anchor=":~:text=A%20%E8%82%A1%E8%BF%9B%E5%85%A5%E6%96%B0%E7%9A%84%E7%89%9B%E5%B8%82%E5%91%A8%E6%9C%9F%EF%BC%9A%E6%94%BF%E7%AD%96%E5%8F%8D%E8%BD%AC%E5%A5%A0%E5%AE%9A%E7%89%9B%E5%B8%82%E5%9F%BA%E7%A1%80%EF%BC%8CA%20%E8%82%A1%E7%9A%84%E7%89%9B%E5%B8%82%E5%91%A8%E6%9C%9F%E6%80%BB%E6%98%AF%E4%B8%8E%E5%BD%93%E6%97%B6%E5%85%A8%E7%90%83%E5%92%8C%E5%9B%BD%E5%86%85%E6%94%BF%E6%B2%BB%E7%BB%8F%E6%B5%8E%E5%91%A8%E6%9C%9F%E6%81%AF%E6%81%AF%E7%9B%B8%E5%85%B3%EF%BC%8C%E6%9C%AC%E8%BD%AE%E7%BB%8F%E6%B5%8E%20%E4%B8%8B%E8%A1%8C%E5%91%A8%E6%9C%9F%E4%B8%BB%E8%A6%81%E7%89%B9%E5%BE%81%E6%98%AF%E6%88%BF%E5%9C%B0%E4%BA%A7%E4%B8%8B%E8%A1%8C%E5%91%A8%E6%9C%9F%E5%B8%A6%E6%9D%A5%E8%B5%84%E4%BA%A7%E8%B4%9F%E5%80%BA%E8%A1%A8%E5%8F%97%E6%8D%9F%EF%BC%8C%E9%9C%80%E6%B1%82%E7%AB%AF%E4%B8%8D%E6%96%AD%E4%B8%8B%E8%A1%8C%EF%BC%8C%E4%B8%BA%E4%BA%86%E6%89%AD%E8%BD%AC%E4%B8%8B%E8%A1%8C%E8%B6%8B%E5%8A%BF%E8%80%8C%E6%8E%A8%E5%87%BA%E7%B3%BB%E5%88%97%E9%87%8D%E8%A6%81%E6%94%BF%E7%AD%96%E3%80%82%E5%88%A9%E7%8E%87%20%E4%B8%8B%E8%A1%8C%E5%B8%A6%E6%9D%A5%E9%A3%8E%E9%99%A9%E5%81%8F%E5%A5%BD%E6%8F%90%E5%8D%87%EF%BC%8C%E4%B8%AD%E7%BE%8E%E8%BF%9B%E5%85%A5%E5%88%A9%E7%8E%87%E4%B8%8B%E8%A1%8C%E5%85%B1%E6%8C%AF%E6%9C%9F%EF%BC%8C%E7%BE%8E%E8%81%94%E5%82%A8%E9%A2%84%E8%AE%A1,%E5%B9%B4%E6%9C%89%E6%9C%9B%E8%87%B3%2012%20%E4%B8%87%E4%BA%BF%E5%B7%A6%E5%8F%B3%E3%80%82%E5%88%B6%E5%BA%A6%E6%80%A7%E7%BA%A2%E5%88%A9%E9%80%90%E6%B8%90%E6%98%BE%E7%8E%B0%EF%BC%8C%E8%B5%84%E6%9C%AC%E5%B8%82%E5%9C%BA%E9%AB%98%E8%B4%A8%E9%87%8F%E5%8F%91%E5%B1%95%E5%86%85%E6%B6%B5%E5%8F%91%E7%94%9F%E9%87%8D%E5%A4%A7%E5%8F%98%E5%8C%96%EF%BC%9A%E4%BB%8E%E6%B3%A8%E9%87%8D%E8%9E%8D%E8%B5%84%E5%8A%9F%E8%83%BD%E7%9A%84%E5%A2%9E%E9%87%8F%E5%90%91%E6%8E%A8%E5%8A%A8%E5%AD%98%E9%87%8F%E8%B4%A8%E9%87%8F%E8%BD%AC%E5%8F%98%EF%BC%8C%20%E9%80%9A%E8%BF%87%E5%8A%A0%E5%A4%A7%E5%88%86%E7%BA%A2%EF%BC%8C%E5%A2%9E%E5%BC%BA%E4%B8%8A%E5%B8%82%E5%85%AC%E5%8F%B8%E8%82%A1%E4%B8%9C%E5%9B%9E%E6%8A%A5%EF%BC%8C%E9%BC%93%E5%8A%B1%E4%B8%8A%E5%B8%82%E5%85%AC%E5%8F%B8%E5%90%88%E7%90%86%E9%80%9A%E8%BF%87%E5%B8%82%E5%80%BC%E7%AE%A1%E7%90%86%E6%8F%90%E5%8D%87%E5%85%AC%E5%8F%B8%E8%B4%"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。在通胀压力不大的背景下（</w:t>
      </w:r>
      <w:r w:rsidRPr="00732A72">
        <w:rPr>
          <w:rFonts w:ascii="Times New Roman" w:eastAsia="微软雅黑" w:hAnsi="Times New Roman" w:cs="Times New Roman"/>
          <w:sz w:val="22"/>
          <w:szCs w:val="22"/>
        </w:rPr>
        <w:t>CPI</w:t>
      </w:r>
      <w:r w:rsidRPr="00732A72">
        <w:rPr>
          <w:rFonts w:ascii="Times New Roman" w:eastAsia="微软雅黑" w:hAnsi="Times New Roman" w:cs="Times New Roman"/>
          <w:sz w:val="22"/>
          <w:szCs w:val="22"/>
        </w:rPr>
        <w:t>温和、</w:t>
      </w:r>
      <w:r w:rsidRPr="00732A72">
        <w:rPr>
          <w:rFonts w:ascii="Times New Roman" w:eastAsia="微软雅黑" w:hAnsi="Times New Roman" w:cs="Times New Roman"/>
          <w:sz w:val="22"/>
          <w:szCs w:val="22"/>
        </w:rPr>
        <w:t>PPI</w:t>
      </w:r>
      <w:r w:rsidRPr="00732A72">
        <w:rPr>
          <w:rFonts w:ascii="Times New Roman" w:eastAsia="微软雅黑" w:hAnsi="Times New Roman" w:cs="Times New Roman"/>
          <w:sz w:val="22"/>
          <w:szCs w:val="22"/>
        </w:rPr>
        <w:t>或在明年年中转正</w:t>
      </w:r>
      <w:r w:rsidRPr="00732A72">
        <w:rPr>
          <w:rFonts w:ascii="Times New Roman" w:eastAsia="微软雅黑" w:hAnsi="Times New Roman" w:cs="Times New Roman"/>
          <w:sz w:val="22"/>
          <w:szCs w:val="22"/>
        </w:rPr>
        <w:t xml:space="preserve"> (</w:t>
      </w:r>
      <w:hyperlink r:id="rId270" w:anchor=":~:text=%E5%9B%BD%E9%87%91%E8%AF%81%E5%88%B8%E7%9A%84%E7%AD%96%E7%95%A5%E6%8A%A5%E5%91%8A%E8%AE%A4%E4%B8%BA%EF%BC%8C%E5%AF%B9%E6%AF%94%E5%8E%86%E5%B1%8A%E6%8C%81%E7%BB%AD%E6%80%A7%E8%BE%83%E4%BD%B3%E7%9A%84%E2%80%9C%E6%98%A5%E5%AD%A3%E8%BA%81%E5%8A%A8%E2%80%9D%E8%A1%8C%E6%83%85%EF%BC%8C%E5%A6%822006%E5%B9%B4%E3%80%812009%E5%B9%B4%E3%80%812016%E5%B9%B4%E3%80%812019%E5%B9%B4%EF%BC%8C2025%E5%B9%B4%E5%A4%A7%E6%A6%82%E7%8E%87%E5%B0%86%E5%87%BA%E7%8E%B0%E2%80%9C%E6%98%A5%E5%AD%A3%E8%BA%81%E5%8A%A8%E2%80%9D%E8%A1%8C%E6%83%85%E3%80%82%E5%85%B7%E4%BD%93%E5%8E%9F%E5%9B%A0%20%EF%BC%9A%EF%BC%881%EF%BC%89%E5%BD%93%E5%89%8D%E5%9B%BD%E5%86%85%E7%BB%8F%E6%B5%8E%E8%B6%8B%E4%BA%8E%E6%94%B9%E5%96%84%EF%BC%8C%E9%A2%84%E8%AE%A1%E6%9C%AC%E8%BD%AE%E5%9B%BD%E5%86%85%E5%9F%BA%E6%9C%AC%E9%9D%A2%E6%94%B9%E5%96%84%E5%91%A8%E6%9C%9F%E8%87%B3%E5%B0%91%E6%8C%81%E7%BB%AD%E8%87%B32025%E5%B9%B4%E4%B8%80%E5%AD%A3%E5%BA%A6%EF%BC%9B%EF%BC%882%EF%BC%89%E5%B8%82%E5%9C%BA%E6%9C%89%E6%95%88%E6%B5%81%E5%8A%A8%E8%B6%8B%E4%BA%8E%E6%94%B9%E5%96%84%EF%BC%9B%EF%BC%883%EF%BC%89%E9%80%9A%E8%83%80%E5%B0%9A%E6%9C%AA%E6%98%8E%E6%98%BE%E4%B8%8A%E5%8D%87%EF%BC%8C%E8%B4%B4%E7%8E%B0%E7%8E%87%E4%BF%9D%E6%8C%81%E8%BE%83%E4%BD%8E%E6%B0%B4%E5%B9%B3%EF%BC%8CPP%20I%E6%8B%90%E7%82%B9%E6%88%96%E5%9C%A8%E6%98%8E%E5%B9%B47%E6%9C%88%EF%BC%8C%E8%BD%AC%E6%AD%A3%E6%9C%80%E5%BF%AB%E6%88%96%E5%9C%A8%E6%98%8E%E5%B9%B49%E6%9C%88%EF%BC%9B%EF%BC%884%EF%BC%89%E4%BC%B0%E5%80%BC%E5%90%88%E7%90%86%E7%94%9A%E8%87%B3%E5%A4%84%E4%BA%8E%E5%81%8F%E4%BD%8E%E6%B0%B4%E5%B9%B3%EF%BC%9B%EF%BC%885%EF%BC%89ERP%E5%A4%84%E4%BA%8E%E9%98%B6%E6%AE%B5%E6%80%A7%E9%AB%98%E7%82%B9%EF%BC%8C%E4%B8%94%E5%85%B7%E5%A4%87%E8%BE%83%E5%A4%9A%E5%90%91%E4%B8%8B%E6%94%B6%E6%95%9B%E7%A9%BA%E9%97%B4%E2%80%94%E2%80%94%E6%88%AA%E8%87%B32024%E5%B9%B411%E6%9C%8820%E6%97%A5%EF%BC%8C%E6%97%A0%E8%AE%BA%20EPR%E8%BF%98%E6%98%AF%E2%80%9C%E8%82%A1%E5%80%BA%E6%94%B6%E7%9B%8A%E5%B7%AE%E2%80%9D%E5%9D%87%E8%AF%B4%E6%98%8EA%E8%82%A1%E9%A3%8E%E9%99%A9%E5%81%8F%E5%A5%BD%E5%85%B7%E5%A4%87%E8%BE%83%E5%A4%A7%E6%94%B9%E5%96%84%E7%A9%BA%E9%97%B4%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），央行有条件适度降息或定向降准，引导金融体系加大对实体经济支持。预计</w:t>
      </w:r>
      <w:r w:rsidRPr="00732A72">
        <w:rPr>
          <w:rFonts w:ascii="Times New Roman" w:eastAsia="微软雅黑" w:hAnsi="Times New Roman" w:cs="Times New Roman"/>
          <w:b/>
          <w:bCs/>
          <w:sz w:val="22"/>
          <w:szCs w:val="22"/>
        </w:rPr>
        <w:t>信贷环境宽松</w:t>
      </w:r>
      <w:r w:rsidRPr="00732A72">
        <w:rPr>
          <w:rFonts w:ascii="Times New Roman" w:eastAsia="微软雅黑" w:hAnsi="Times New Roman" w:cs="Times New Roman"/>
          <w:sz w:val="22"/>
          <w:szCs w:val="22"/>
        </w:rPr>
        <w:t>，股市资金面改善。同时，资本市场改革红利持续释放，新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国九条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强调提高上市公司质量和投资者回报，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年监管层将在提升市场活跃度和信心方面持续出台举措</w:t>
      </w:r>
      <w:r w:rsidRPr="00732A72">
        <w:rPr>
          <w:rFonts w:ascii="Times New Roman" w:eastAsia="微软雅黑" w:hAnsi="Times New Roman" w:cs="Times New Roman"/>
          <w:sz w:val="22"/>
          <w:szCs w:val="22"/>
        </w:rPr>
        <w:t xml:space="preserve"> (</w:t>
      </w:r>
      <w:hyperlink r:id="rId271" w:anchor=":~:text=2025%E5%B9%B4A%E8%82%A1%E5%B8%82%E5%9C%BA%E6%80%8E%E4%B9%88%E7%9C%8B%EF%BC%9F"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 (</w:t>
      </w:r>
      <w:hyperlink r:id="rId272" w:anchor=":~:text=%E4%BB%8D%E6%9C%89%E8%BE%83%E5%A4%A7%E5%A2%9E%E9%87%8F%E3%80%82%E7%BB%8F%E6%B5%8E%E5%91%88%E7%8E%B0%E5%BC%B1%E5%A4%8D%E8%8B%8F%EF%BC%8C%E5%9C%B0%E4%BA%A7%E4%B8%8B%E8%A1%8C%E8%B6%8B%E5%8A%BF%E8%BE%B9%E9%99%85%E6%94%B9%E5%96%84%EF%BC%8C%E8%BF%99%E4%B8%80%E8%BD%AE%E7%BB%8F%E6%B5%8E%E5%91%A8%E6%9C%9F%E6%9C%AC%E8%B4%A8%E6%98%AF%E5%9C%B0%E4%BA%A7%E4%B8%8B%E8%A1%8C%E5%91%A8%E6%9C%9F%EF%BC%8C%E5%8F%AA%E8%A6%81%E5%9C%B0%E4%BA%A7%E8%83%BD%E5%A4%9F%E4%BC%81%E7%A8%B3%EF%BC%8C%E5%AE%8F%E8%A7%82%20%E7%BB%8F%E6%B5%8E%E5%B0%B1%E8%83%BD%E4%BC%81%E7%A8%B3%EF%BC%8C2025%20%E5%B9%B4%E9%A2%84%E8%AE%A1%E6%88%BF%E5%9C%B0%E4%BA%A7%E9%94%80%E5%94%AE%E8%B4%9F%E5%A2%9E%E5%87%8F%E5%BC%B1%E3%80%82%E4%B8%AD%E5%A4%AE%E8%B4%A2%E6%94%BF%E8%BF%98%E6%9C%89%E8%BE%83%E5%A4%A7%E7%9A%84%E4%B8%BE%E5%80%BA%E7%A9%BA%E9%97%B4%E5%92%8C%E8%B5%A4%E5%AD%97%E6%8F%90%E5%8D%87%E7%A9%BA%E9%97%B4%EF%BC%8C%E5%B9%BF%E4%B9%89%E8%B5%A4%E5%AD%97%202025%20%E5%B9%B4%E6%9C%89%E6%9C%9B%E8%87%B3,%E5%87%BA%E5%8F%B0%E9%87%8D%E7%A3%85%E6%94%BF%E7%AD%96%EF%BC%8C%E5%88%BA%E6%BF%80%E7%BB%8F%E6%B5%8E%E5%92%8C%E8%82%A1%E5%B8%82%EF%BC%8C%E5%BD%A2%E6%88%90%E6%94%BF%E7%AD%96%E5%BA%95%E3%80%82%E7%AC%AC%E4%BA%8C%E6%AD%A5%EF%BC%9A%E6%94%BF%E7%AD%96%E9%AA%8C%E8%AF%81%E6%9C%9F%EF%BC%8C%E5%BD%A2%E6%88%90%E5%B8%82%E5%9C%BA%E5%BA%95%E3%80%82%E7%AC%AC%E4%B8%89%E6%AD%A5%EF%BC%9A%E5%9F%BA%E6%9C%AC%E9%9D%A2%E6%94%B9%E5%96%84%EF%BC%8C%E5%BD%A2%E6%88%90%E4%B8%BB%E5%8D%87%E8%B6%8B%E5%8A%BF%E3%80%82%20%E4%BB%8E%E6%94%BF%E7%AD%96%E5%BA%95%E5%88%B0%E5%B8%82%E5%9C%BA%E5%BA%95%EF%BC%8C%E4%BB%8E%E5%B8%82%E5%9C%BA%E5%BA%95%E5%88%B0%E4%B8%9A%E7%BB%A9%E5%BA%95%EF%BC%8C%E5%B8%82%E5%9C%BA%E4%BC%A0%E5%AF%BC%E7%9A%84%E6%98%AF%E4%BB%8E%E9%A2%84%E6%9C%9F%E5%88%B0%E7%8E%B0%E5%AE%9E%E7%9A%84%E9%80%BB%E8%BE%91%E8%BF%87%E7%A8%8B%E3%80%82%E8%BF%87%E5%8E%BB%E8%BF%99%E4%B8%89%E6%AC%A1%E5%A4%A7%E7%9A%84%E7%89%9B%E5%B8%82%E5%91%A8%E6%9C%9F%EF%BC%8C%E6%9C%80%E7%BB%88%E8%B5%B0%E5%87%BA%E4%B8%BB%E5%8D%87%20%E8%A1%8C%E6%83%85%EF%BC%8C%E6%9C%80%E7%BB%88%E5%9F%BA%E6%9C%AC%E9%9D%A2%E8%B5%B7%E5%88%B0%E5%86%B3%E5%AE%9A%E6%80%A7%E4%BD%9C%E7%94%A8%E3%80%82A%20%E"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。总体而言，政策合力有望扭转过去三年经济下行态势，为</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股提供基本面和流动性双重支撑，慢牛行情基础逐步夯实</w:t>
      </w:r>
      <w:r w:rsidRPr="00732A72">
        <w:rPr>
          <w:rFonts w:ascii="Times New Roman" w:eastAsia="微软雅黑" w:hAnsi="Times New Roman" w:cs="Times New Roman"/>
          <w:sz w:val="22"/>
          <w:szCs w:val="22"/>
        </w:rPr>
        <w:t xml:space="preserve"> (</w:t>
      </w:r>
      <w:hyperlink r:id="rId273"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22E45F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2.2 </w:t>
      </w:r>
      <w:r w:rsidRPr="00732A72">
        <w:rPr>
          <w:rFonts w:ascii="Times New Roman" w:eastAsia="微软雅黑" w:hAnsi="Times New Roman" w:cs="Times New Roman"/>
          <w:b/>
          <w:bCs/>
          <w:sz w:val="22"/>
          <w:szCs w:val="22"/>
        </w:rPr>
        <w:t>市场风格演变：在宏观环境改善和流动性充裕的条件下，</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股风格可能出现均衡与轮动并存</w:t>
      </w:r>
      <w:r w:rsidRPr="00732A72">
        <w:rPr>
          <w:rFonts w:ascii="Times New Roman" w:eastAsia="微软雅黑" w:hAnsi="Times New Roman" w:cs="Times New Roman"/>
          <w:sz w:val="22"/>
          <w:szCs w:val="22"/>
        </w:rPr>
        <w:t>的特征：</w:t>
      </w:r>
    </w:p>
    <w:p w14:paraId="543E222A" w14:textId="77777777" w:rsidR="00732A72" w:rsidRPr="00732A72" w:rsidRDefault="00732A72">
      <w:pPr>
        <w:numPr>
          <w:ilvl w:val="0"/>
          <w:numId w:val="222"/>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成长</w:t>
      </w:r>
      <w:r w:rsidRPr="00732A72">
        <w:rPr>
          <w:rFonts w:ascii="Times New Roman" w:eastAsia="微软雅黑" w:hAnsi="Times New Roman" w:cs="Times New Roman"/>
          <w:b/>
          <w:bCs/>
          <w:sz w:val="22"/>
          <w:szCs w:val="22"/>
        </w:rPr>
        <w:t xml:space="preserve"> vs </w:t>
      </w:r>
      <w:r w:rsidRPr="00732A72">
        <w:rPr>
          <w:rFonts w:ascii="Times New Roman" w:eastAsia="微软雅黑" w:hAnsi="Times New Roman" w:cs="Times New Roman"/>
          <w:b/>
          <w:bCs/>
          <w:sz w:val="22"/>
          <w:szCs w:val="22"/>
        </w:rPr>
        <w:t>价值：随着经济弱复苏和技术创新提速，成长股有望重新占优，但价值股（尤其是受益经济企稳的周期金融类）亦有表现机会。上半年若政策超预期、经济快速回暖，则盈利增长预期上调将推动</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大盘价值型核心资产</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走强</w:t>
      </w:r>
      <w:r w:rsidRPr="00732A72">
        <w:rPr>
          <w:rFonts w:ascii="Times New Roman" w:eastAsia="微软雅黑" w:hAnsi="Times New Roman" w:cs="Times New Roman"/>
          <w:b/>
          <w:bCs/>
          <w:sz w:val="22"/>
          <w:szCs w:val="22"/>
        </w:rPr>
        <w:t xml:space="preserve"> (</w:t>
      </w:r>
      <w:hyperlink r:id="rId274"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 (</w:t>
      </w:r>
      <w:hyperlink r:id="rId275" w:anchor=":~:text=%E5%9B%BD%E8%81%94%E8%AF%81%E5%88%B8%E5%8C%85%E6%89%BF%E8%B6%85%E5%9C%A8%E5%91%A8%E4%BA%8C%E7%9A%84%E6%8A%A5%E5%91%8A%E4%B8%AD%E6%8C%87%E5%87%BA%EF%BC%8C%E5%B1%95%E6%9C%9B2025%E5%B9%B4%EF%BC%8C%E4%BB%8E%E5%89%A9%E4%BD%99%E6%B5%81%E5%8A%A8%E6%80%A7%E7%9A%84%E6%A1%86%E6%9E%B6%E5%87%BA%E5%8F%91%EF%BC%8C%E4%BC%9A%E6%9C%89%E4%B8%89%E7%A7%8D%E6%83%85%E5%BD%A2%EF%BC%9A"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。如银行保险、央企基建等低估值板块可能出现估值修复行情。同时，科技成长领域在业绩验证和流动性友好环境下仍将涌现结构性行情，</w:t>
      </w:r>
      <w:r w:rsidRPr="00732A72">
        <w:rPr>
          <w:rFonts w:ascii="Times New Roman" w:eastAsia="微软雅黑" w:hAnsi="Times New Roman" w:cs="Times New Roman"/>
          <w:b/>
          <w:bCs/>
          <w:sz w:val="22"/>
          <w:szCs w:val="22"/>
        </w:rPr>
        <w:lastRenderedPageBreak/>
        <w:t>高景气的制造业成长股（新能源、半导体设备等）料持续吸引资金。总体看，成长和价值的此消彼长可能较</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年更为均衡，投资者需动态切换：当基本面定价</w:t>
      </w:r>
      <w:r w:rsidRPr="00732A72">
        <w:rPr>
          <w:rFonts w:ascii="Times New Roman" w:eastAsia="微软雅黑" w:hAnsi="Times New Roman" w:cs="Times New Roman"/>
          <w:sz w:val="22"/>
          <w:szCs w:val="22"/>
        </w:rPr>
        <w:t>占主导时，大盘价值股表现占优；当风险偏好提升、讲故事空间大时，成长题材将更活跃</w:t>
      </w:r>
      <w:r w:rsidRPr="00732A72">
        <w:rPr>
          <w:rFonts w:ascii="Times New Roman" w:eastAsia="微软雅黑" w:hAnsi="Times New Roman" w:cs="Times New Roman"/>
          <w:sz w:val="22"/>
          <w:szCs w:val="22"/>
        </w:rPr>
        <w:t xml:space="preserve"> (</w:t>
      </w:r>
      <w:hyperlink r:id="rId276" w:anchor=":~:text=%E5%A4%A7%E7%9B%98%E9%A3%8E%E6%A0%BC%E5%9C%A8%E4%BB%80%E4%B9%88%E7%8E%AF%E5%A2%83%E4%B8%8B%EF%BC%8C%E5%8F%AF%E8%83%BD%E6%9C%89%E8%B6%8B%E5%8A%BF%E6%80%A7%E8%A1%8C%E6%83%85%EF%BC%9F%E5%9B%BD%E8%81%94%E8%AF%81%E5%88%B8%E8%A1%A8%E7%A4%BA%EF%BC%9A"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6EB18982" w14:textId="77777777" w:rsidR="00732A72" w:rsidRPr="00732A72" w:rsidRDefault="00732A72">
      <w:pPr>
        <w:numPr>
          <w:ilvl w:val="0"/>
          <w:numId w:val="222"/>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大盘</w:t>
      </w:r>
      <w:r w:rsidRPr="00732A72">
        <w:rPr>
          <w:rFonts w:ascii="Times New Roman" w:eastAsia="微软雅黑" w:hAnsi="Times New Roman" w:cs="Times New Roman"/>
          <w:b/>
          <w:bCs/>
          <w:sz w:val="22"/>
          <w:szCs w:val="22"/>
        </w:rPr>
        <w:t xml:space="preserve"> vs </w:t>
      </w:r>
      <w:r w:rsidRPr="00732A72">
        <w:rPr>
          <w:rFonts w:ascii="Times New Roman" w:eastAsia="微软雅黑" w:hAnsi="Times New Roman" w:cs="Times New Roman"/>
          <w:b/>
          <w:bCs/>
          <w:sz w:val="22"/>
          <w:szCs w:val="22"/>
        </w:rPr>
        <w:t>中小盘：经过</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年年底的大盘蓝筹快速上涨，中小盘股相对滞涨，</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年初存在一定补涨需求。历史经验显示，每年年初往往风格再均衡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1</w:t>
      </w:r>
      <w:r w:rsidRPr="00732A72">
        <w:rPr>
          <w:rFonts w:ascii="Times New Roman" w:eastAsia="微软雅黑" w:hAnsi="Times New Roman" w:cs="Times New Roman"/>
          <w:sz w:val="22"/>
          <w:szCs w:val="22"/>
        </w:rPr>
        <w:t>月大盘股抗跌或领涨，</w:t>
      </w:r>
      <w:r w:rsidRPr="00732A72">
        <w:rPr>
          <w:rFonts w:ascii="Times New Roman" w:eastAsia="微软雅黑" w:hAnsi="Times New Roman" w:cs="Times New Roman"/>
          <w:sz w:val="22"/>
          <w:szCs w:val="22"/>
        </w:rPr>
        <w:t>2</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小盘春季躁动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兴起，科技主题带动小盘股弹性释放</w:t>
      </w:r>
      <w:r w:rsidRPr="00732A72">
        <w:rPr>
          <w:rFonts w:ascii="Times New Roman" w:eastAsia="微软雅黑" w:hAnsi="Times New Roman" w:cs="Times New Roman"/>
          <w:sz w:val="22"/>
          <w:szCs w:val="22"/>
        </w:rPr>
        <w:t xml:space="preserve"> (</w:t>
      </w:r>
      <w:hyperlink r:id="rId277" w:anchor=":~:text=%E8%A1%A1%EF%BC%8C%E6%8C%81%E7%BB%AD%E6%97%B6%E9%97%B4%E5%A4%A7%E7%BA%A6%E5%9C%A81%E4%B8%AA%E6%9C%88%E4%BB%A5%E4%B8%8A%EF%BC%8C%E4%B8%A4%E4%B8%AA%E6%8C%87%E6%95%B0%E7%9A%84%E6%94%B6%E7%9B%8A%E5%B7%AE%E8%B7%9D%E6%88%96%E8%B6%85%E8%BF%8710,%E3%80%813%E6%9C%88%E5%AE%8F%E8%A7%82%E6%95%B0%E6%8D%AE%E7%9A%84%E6%83%85%E5%86%B5%EF%BC%8C%E5%86%B3%E5%AE%9A%E6%98%AF%E5%90%A6%E4%BC%9A%E5%B1%95%E5%BC%80%E6%96%B0%E4%B8%80%E8%BD%AE%E7%9A%84%E5%9F%BA%E6%9C%AC%E9%9D%A2%E4%BA%A4%E6%98%93%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。国联证券研报指出，目前大盘股相对小盘估值已回落到历史低位区间，而</w:t>
      </w:r>
      <w:r w:rsidRPr="00732A72">
        <w:rPr>
          <w:rFonts w:ascii="Times New Roman" w:eastAsia="微软雅黑" w:hAnsi="Times New Roman" w:cs="Times New Roman"/>
          <w:sz w:val="22"/>
          <w:szCs w:val="22"/>
        </w:rPr>
        <w:t>ROE</w:t>
      </w:r>
      <w:r w:rsidRPr="00732A72">
        <w:rPr>
          <w:rFonts w:ascii="Times New Roman" w:eastAsia="微软雅黑" w:hAnsi="Times New Roman" w:cs="Times New Roman"/>
          <w:sz w:val="22"/>
          <w:szCs w:val="22"/>
        </w:rPr>
        <w:t>差距仍大，预示</w:t>
      </w:r>
      <w:r w:rsidRPr="00732A72">
        <w:rPr>
          <w:rFonts w:ascii="Times New Roman" w:eastAsia="微软雅黑" w:hAnsi="Times New Roman" w:cs="Times New Roman"/>
          <w:b/>
          <w:bCs/>
          <w:sz w:val="22"/>
          <w:szCs w:val="22"/>
        </w:rPr>
        <w:t>大盘风格有望阶段性回归</w:t>
      </w:r>
      <w:r w:rsidRPr="00732A72">
        <w:rPr>
          <w:rFonts w:ascii="Times New Roman" w:eastAsia="微软雅黑" w:hAnsi="Times New Roman" w:cs="Times New Roman"/>
          <w:sz w:val="22"/>
          <w:szCs w:val="22"/>
        </w:rPr>
        <w:t xml:space="preserve"> (</w:t>
      </w:r>
      <w:hyperlink r:id="rId278" w:anchor=":~:text=%E4%BB%8E%E4%B8%AD%E6%9C%9F%E6%9D%A5%E7%9C%8B%EF%BC%8C%E5%9B%BD%E8%81%94%E8%AF%81%E5%88%B8%E8%AE%A4%E4%B8%BA%EF%BC%8C%E5%A4%A7%E7%9B%98%E9%A3%8E%E6%A0%BC%E7%9A%84%E4%BC%B0%E5%80%BC%E8%B0%83%E6%95%B4%E5%88%B0%E4%BD%8D%EF%BC%8C%E5%90%8E%E7%BB%AD%E5%8F%AF%E8%83%BD%E4%BC%9A%E6%9C%89%E6%96%B0%E4%B8%80%E8%BD%AEROE%E9%87%8D%E4%BC%B0%E5%B8%A6%E5%8A%A8%E7%9A%84%E5%A4%A7%E7%9B%98%E9%A3%8E%E6%A0%BC%E8%A1%8C%E6%83%85%EF%BC%9A"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。预计</w:t>
      </w:r>
      <w:r w:rsidRPr="00732A72">
        <w:rPr>
          <w:rFonts w:ascii="Times New Roman" w:eastAsia="微软雅黑" w:hAnsi="Times New Roman" w:cs="Times New Roman"/>
          <w:b/>
          <w:bCs/>
          <w:sz w:val="22"/>
          <w:szCs w:val="22"/>
        </w:rPr>
        <w:t>上半年</w:t>
      </w:r>
      <w:r w:rsidRPr="00732A72">
        <w:rPr>
          <w:rFonts w:ascii="Times New Roman" w:eastAsia="微软雅黑" w:hAnsi="Times New Roman" w:cs="Times New Roman"/>
          <w:sz w:val="22"/>
          <w:szCs w:val="22"/>
        </w:rPr>
        <w:t>大市值龙头凭借业绩确定性和增量资金偏好（如险资、外资偏爱蓝筹）将占优；进入</w:t>
      </w:r>
      <w:r w:rsidRPr="00732A72">
        <w:rPr>
          <w:rFonts w:ascii="Times New Roman" w:eastAsia="微软雅黑" w:hAnsi="Times New Roman" w:cs="Times New Roman"/>
          <w:b/>
          <w:bCs/>
          <w:sz w:val="22"/>
          <w:szCs w:val="22"/>
        </w:rPr>
        <w:t>下半年</w:t>
      </w:r>
      <w:r w:rsidRPr="00732A72">
        <w:rPr>
          <w:rFonts w:ascii="Times New Roman" w:eastAsia="微软雅黑" w:hAnsi="Times New Roman" w:cs="Times New Roman"/>
          <w:sz w:val="22"/>
          <w:szCs w:val="22"/>
        </w:rPr>
        <w:t>，若经济支撑力度不足但流动性充裕，小盘高弹性品种和高股息防御品种组合（</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哑铃策略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）可能胜出</w:t>
      </w:r>
      <w:r w:rsidRPr="00732A72">
        <w:rPr>
          <w:rFonts w:ascii="Times New Roman" w:eastAsia="微软雅黑" w:hAnsi="Times New Roman" w:cs="Times New Roman"/>
          <w:sz w:val="22"/>
          <w:szCs w:val="22"/>
        </w:rPr>
        <w:t xml:space="preserve"> (</w:t>
      </w:r>
      <w:hyperlink r:id="rId279"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280"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。投资者宜采取灵活配置：一季度把握权重股行情，同时在二三季度逢低布局被错杀的优质小盘成长，以分享轮动收益。</w:t>
      </w:r>
    </w:p>
    <w:p w14:paraId="2BF541C7"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**2.3 </w:t>
      </w:r>
      <w:r w:rsidRPr="00732A72">
        <w:rPr>
          <w:rFonts w:ascii="Times New Roman" w:eastAsia="微软雅黑" w:hAnsi="Times New Roman" w:cs="Times New Roman"/>
          <w:sz w:val="22"/>
          <w:szCs w:val="22"/>
        </w:rPr>
        <w:t>板块轮动节奏展望：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结合宏观节奏和历年规律，我们对</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年板块主线做出如下预判：</w:t>
      </w:r>
    </w:p>
    <w:p w14:paraId="7AE94B60"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第一季度（</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月）：预计延续</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春季行情</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传统，</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月可能出现技术性调整或震荡筑底，但大盘蓝筹凭借估值优势相对抗跌</w:t>
      </w:r>
      <w:r w:rsidRPr="00732A72">
        <w:rPr>
          <w:rFonts w:ascii="Times New Roman" w:eastAsia="微软雅黑" w:hAnsi="Times New Roman" w:cs="Times New Roman"/>
          <w:b/>
          <w:bCs/>
          <w:sz w:val="22"/>
          <w:szCs w:val="22"/>
        </w:rPr>
        <w:t xml:space="preserve"> (</w:t>
      </w:r>
      <w:hyperlink r:id="rId281" w:anchor=":~:text="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2</w:t>
      </w:r>
      <w:r w:rsidRPr="00732A72">
        <w:rPr>
          <w:rFonts w:ascii="Times New Roman" w:eastAsia="微软雅黑" w:hAnsi="Times New Roman" w:cs="Times New Roman"/>
          <w:b/>
          <w:bCs/>
          <w:sz w:val="22"/>
          <w:szCs w:val="22"/>
        </w:rPr>
        <w:t>月随着</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两会</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政策预期升温和资金面宽裕，新一轮</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春季躁动</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启动，小盘科技题材有望活跃</w:t>
      </w:r>
      <w:r w:rsidRPr="00732A72">
        <w:rPr>
          <w:rFonts w:ascii="Times New Roman" w:eastAsia="微软雅黑" w:hAnsi="Times New Roman" w:cs="Times New Roman"/>
          <w:b/>
          <w:bCs/>
          <w:sz w:val="22"/>
          <w:szCs w:val="22"/>
        </w:rPr>
        <w:t xml:space="preserve"> (</w:t>
      </w:r>
      <w:hyperlink r:id="rId282" w:anchor=":~:text="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。新能源、人工智能、计算机等高成长主题或成为领涨主线，投资者风险偏好提升</w:t>
      </w:r>
      <w:r w:rsidRPr="00732A72">
        <w:rPr>
          <w:rFonts w:ascii="Times New Roman" w:eastAsia="微软雅黑" w:hAnsi="Times New Roman" w:cs="Times New Roman"/>
          <w:b/>
          <w:bCs/>
          <w:sz w:val="22"/>
          <w:szCs w:val="22"/>
        </w:rPr>
        <w:t xml:space="preserve"> (</w:t>
      </w:r>
      <w:hyperlink r:id="rId283" w:anchor=":~:text=%E4%BB%8E%E7%9F%AD%E6%9C%9F%E6%9D%A5%E7%9C%8B%EF%BC%8C%E4%B9%9F%E5%B0%B1%E6%98%AF%E6%98%A5%E8%8A%82%E5%89%8D%EF%BC%8C%E5%A4%A7%E5%B0%8F%E7%9B%98%E4%B9%8B%E9%97%B4%E7%9A%84%E6%88%90%E4%BA%A4%E7%83%AD%E5%BA%A6%E5%8F%AF%E8%83%BD%E4%BC%9A%E9%80%90%E6%AD%A5%E6%94%B6%E6%95%9B%EF%BC%8C%E8%BF%9B%E8%80%8C%E5%B8%A6%E5%8A%A8%E5%A4%A7%E5%B0%8F%E7%9B%98%E8%BF%9B%E8%A1%8C%E5%86%8D%E5%9D%87%E8%A1%A1%E3%80%82%E5%9B%BD%E8%81%94%E8%AF%81%E5%88%B8%E8%A1%A8%E7%A4%BA%EF%BC%9A"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月全国</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两会</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召开及年报、一季报预告披露，市场将根据政策定调和企业业绩验证来调仓。若宏观数据呈现改善迹象，金融、地产、周期等基本面驱动板块可能接力上涨；反之则偏成长的主线延续至季末。需关注</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月中下旬美联储货币政策</w:t>
      </w:r>
      <w:r w:rsidRPr="00732A72">
        <w:rPr>
          <w:rFonts w:ascii="Times New Roman" w:eastAsia="微软雅黑" w:hAnsi="Times New Roman" w:cs="Times New Roman"/>
          <w:sz w:val="22"/>
          <w:szCs w:val="22"/>
        </w:rPr>
        <w:t>动向，如开启降息将提振新兴市场情绪。</w:t>
      </w:r>
    </w:p>
    <w:p w14:paraId="62FDAB24"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第二季度（</w:t>
      </w:r>
      <w:r w:rsidRPr="00732A72">
        <w:rPr>
          <w:rFonts w:ascii="Times New Roman" w:eastAsia="微软雅黑" w:hAnsi="Times New Roman" w:cs="Times New Roman"/>
          <w:b/>
          <w:bCs/>
          <w:sz w:val="22"/>
          <w:szCs w:val="22"/>
        </w:rPr>
        <w:t>4</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6</w:t>
      </w:r>
      <w:r w:rsidRPr="00732A72">
        <w:rPr>
          <w:rFonts w:ascii="Times New Roman" w:eastAsia="微软雅黑" w:hAnsi="Times New Roman" w:cs="Times New Roman"/>
          <w:b/>
          <w:bCs/>
          <w:sz w:val="22"/>
          <w:szCs w:val="22"/>
        </w:rPr>
        <w:t>月）：一季度经济数据出炉和年报</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一季报落地后，市场进入业绩验证期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月若上市公司盈利普遍改善，前期上涨的周期金融板块有望巩固涨势，</w:t>
      </w:r>
      <w:r w:rsidRPr="00732A72">
        <w:rPr>
          <w:rFonts w:ascii="Times New Roman" w:eastAsia="微软雅黑" w:hAnsi="Times New Roman" w:cs="Times New Roman"/>
          <w:b/>
          <w:bCs/>
          <w:sz w:val="22"/>
          <w:szCs w:val="22"/>
        </w:rPr>
        <w:t>制造业上中游（机械设备、原材料）在需求回暖预期下可能领涨一段时间。与此同时，</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最后一年各地或加速基建项目</w:t>
      </w:r>
      <w:r w:rsidRPr="00732A72">
        <w:rPr>
          <w:rFonts w:ascii="Times New Roman" w:eastAsia="微软雅黑" w:hAnsi="Times New Roman" w:cs="Times New Roman"/>
          <w:sz w:val="22"/>
          <w:szCs w:val="22"/>
        </w:rPr>
        <w:t>落地，</w:t>
      </w:r>
      <w:r w:rsidRPr="00732A72">
        <w:rPr>
          <w:rFonts w:ascii="Times New Roman" w:eastAsia="微软雅黑" w:hAnsi="Times New Roman" w:cs="Times New Roman"/>
          <w:b/>
          <w:bCs/>
          <w:sz w:val="22"/>
          <w:szCs w:val="22"/>
        </w:rPr>
        <w:t>建筑建材、能源装备</w:t>
      </w:r>
      <w:r w:rsidRPr="00732A72">
        <w:rPr>
          <w:rFonts w:ascii="Times New Roman" w:eastAsia="微软雅黑" w:hAnsi="Times New Roman" w:cs="Times New Roman"/>
          <w:sz w:val="22"/>
          <w:szCs w:val="22"/>
        </w:rPr>
        <w:t>板块受益政策催化。进入</w:t>
      </w:r>
      <w:r w:rsidRPr="00732A72">
        <w:rPr>
          <w:rFonts w:ascii="Times New Roman" w:eastAsia="微软雅黑" w:hAnsi="Times New Roman" w:cs="Times New Roman"/>
          <w:sz w:val="22"/>
          <w:szCs w:val="22"/>
        </w:rPr>
        <w:t>6</w:t>
      </w:r>
      <w:r w:rsidRPr="00732A72">
        <w:rPr>
          <w:rFonts w:ascii="Times New Roman" w:eastAsia="微软雅黑" w:hAnsi="Times New Roman" w:cs="Times New Roman"/>
          <w:sz w:val="22"/>
          <w:szCs w:val="22"/>
        </w:rPr>
        <w:t>月，如通胀依然温和且流动性充足，</w:t>
      </w:r>
      <w:r w:rsidRPr="00732A72">
        <w:rPr>
          <w:rFonts w:ascii="Times New Roman" w:eastAsia="微软雅黑" w:hAnsi="Times New Roman" w:cs="Times New Roman"/>
          <w:b/>
          <w:bCs/>
          <w:sz w:val="22"/>
          <w:szCs w:val="22"/>
        </w:rPr>
        <w:t>科技成长</w:t>
      </w:r>
      <w:r w:rsidRPr="00732A72">
        <w:rPr>
          <w:rFonts w:ascii="Times New Roman" w:eastAsia="微软雅黑" w:hAnsi="Times New Roman" w:cs="Times New Roman"/>
          <w:sz w:val="22"/>
          <w:szCs w:val="22"/>
        </w:rPr>
        <w:t>板块或再度活跃，特别是半年报预喜的高增长公司会吸引提前布局。需提防二季度末可能出现的</w:t>
      </w:r>
      <w:r w:rsidRPr="00732A72">
        <w:rPr>
          <w:rFonts w:ascii="Times New Roman" w:eastAsia="微软雅黑" w:hAnsi="Times New Roman" w:cs="Times New Roman"/>
          <w:b/>
          <w:bCs/>
          <w:sz w:val="22"/>
          <w:szCs w:val="22"/>
        </w:rPr>
        <w:t>获利回吐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若前期涨幅过大或外部出现变数（如海外股市震荡），</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股可能阶段性调整蓄势。</w:t>
      </w:r>
    </w:p>
    <w:p w14:paraId="389B7B4A"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第三季度（</w:t>
      </w:r>
      <w:r w:rsidRPr="00732A72">
        <w:rPr>
          <w:rFonts w:ascii="Times New Roman" w:eastAsia="微软雅黑" w:hAnsi="Times New Roman" w:cs="Times New Roman"/>
          <w:b/>
          <w:bCs/>
          <w:sz w:val="22"/>
          <w:szCs w:val="22"/>
        </w:rPr>
        <w:t>7</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9</w:t>
      </w:r>
      <w:r w:rsidRPr="00732A72">
        <w:rPr>
          <w:rFonts w:ascii="Times New Roman" w:eastAsia="微软雅黑" w:hAnsi="Times New Roman" w:cs="Times New Roman"/>
          <w:b/>
          <w:bCs/>
          <w:sz w:val="22"/>
          <w:szCs w:val="22"/>
        </w:rPr>
        <w:t>月）：下半年初市场走势取决于上半年经济恢复力度。若经济数据持续向好，</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股可能步入基本面主导的中期上升</w:t>
      </w:r>
      <w:r w:rsidRPr="00732A72">
        <w:rPr>
          <w:rFonts w:ascii="Times New Roman" w:eastAsia="微软雅黑" w:hAnsi="Times New Roman" w:cs="Times New Roman"/>
          <w:sz w:val="22"/>
          <w:szCs w:val="22"/>
        </w:rPr>
        <w:t>，周期与消费板块成为新主线：</w:t>
      </w:r>
      <w:r w:rsidRPr="00732A72">
        <w:rPr>
          <w:rFonts w:ascii="Times New Roman" w:eastAsia="微软雅黑" w:hAnsi="Times New Roman" w:cs="Times New Roman"/>
          <w:b/>
          <w:bCs/>
          <w:sz w:val="22"/>
          <w:szCs w:val="22"/>
        </w:rPr>
        <w:t>可选消费</w:t>
      </w:r>
      <w:r w:rsidRPr="00732A72">
        <w:rPr>
          <w:rFonts w:ascii="Times New Roman" w:eastAsia="微软雅黑" w:hAnsi="Times New Roman" w:cs="Times New Roman"/>
          <w:sz w:val="22"/>
          <w:szCs w:val="22"/>
        </w:rPr>
        <w:t>（汽车、家电、旅游）在暑期和假日消费带动下迎来高峰，</w:t>
      </w:r>
      <w:r w:rsidRPr="00732A72">
        <w:rPr>
          <w:rFonts w:ascii="Times New Roman" w:eastAsia="微软雅黑" w:hAnsi="Times New Roman" w:cs="Times New Roman"/>
          <w:b/>
          <w:bCs/>
          <w:sz w:val="22"/>
          <w:szCs w:val="22"/>
        </w:rPr>
        <w:t>原材料</w:t>
      </w:r>
      <w:r w:rsidRPr="00732A72">
        <w:rPr>
          <w:rFonts w:ascii="Times New Roman" w:eastAsia="微软雅黑" w:hAnsi="Times New Roman" w:cs="Times New Roman"/>
          <w:sz w:val="22"/>
          <w:szCs w:val="22"/>
        </w:rPr>
        <w:t>（有色金属、化工）受全球补库存和国内需求提升而走强。</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月中报密集披露，盈利超预期行业将得到资金青睐。若基本面改善不及预期，则市场可能回归主题炒作和流动性驱动，小盘成长股在风险偏好稳定的情况下表现相对占优</w:t>
      </w:r>
      <w:r w:rsidRPr="00732A72">
        <w:rPr>
          <w:rFonts w:ascii="Times New Roman" w:eastAsia="微软雅黑" w:hAnsi="Times New Roman" w:cs="Times New Roman"/>
          <w:sz w:val="22"/>
          <w:szCs w:val="22"/>
        </w:rPr>
        <w:t xml:space="preserve"> (</w:t>
      </w:r>
      <w:hyperlink r:id="rId284"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285"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。此外，三季度需关注</w:t>
      </w:r>
      <w:r w:rsidRPr="00732A72">
        <w:rPr>
          <w:rFonts w:ascii="Times New Roman" w:eastAsia="微软雅黑" w:hAnsi="Times New Roman" w:cs="Times New Roman"/>
          <w:b/>
          <w:bCs/>
          <w:sz w:val="22"/>
          <w:szCs w:val="22"/>
        </w:rPr>
        <w:t>地缘风险</w:t>
      </w:r>
      <w:r w:rsidRPr="00732A72">
        <w:rPr>
          <w:rFonts w:ascii="Times New Roman" w:eastAsia="微软雅黑" w:hAnsi="Times New Roman" w:cs="Times New Roman"/>
          <w:sz w:val="22"/>
          <w:szCs w:val="22"/>
        </w:rPr>
        <w:t>（如国际局势变化、贸易政策摩擦），一旦升温或引发</w:t>
      </w:r>
      <w:r w:rsidRPr="00732A72">
        <w:rPr>
          <w:rFonts w:ascii="Times New Roman" w:eastAsia="微软雅黑" w:hAnsi="Times New Roman" w:cs="Times New Roman"/>
          <w:b/>
          <w:bCs/>
          <w:sz w:val="22"/>
          <w:szCs w:val="22"/>
        </w:rPr>
        <w:t>军工板块</w:t>
      </w:r>
      <w:r w:rsidRPr="00732A72">
        <w:rPr>
          <w:rFonts w:ascii="Times New Roman" w:eastAsia="微软雅黑" w:hAnsi="Times New Roman" w:cs="Times New Roman"/>
          <w:sz w:val="22"/>
          <w:szCs w:val="22"/>
        </w:rPr>
        <w:t>快速拉升，黄金等避险资产也可能走强。</w:t>
      </w:r>
    </w:p>
    <w:p w14:paraId="3FD59F59"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第四季度（</w:t>
      </w:r>
      <w:r w:rsidRPr="00732A72">
        <w:rPr>
          <w:rFonts w:ascii="Times New Roman" w:eastAsia="微软雅黑" w:hAnsi="Times New Roman" w:cs="Times New Roman"/>
          <w:b/>
          <w:bCs/>
          <w:sz w:val="22"/>
          <w:szCs w:val="22"/>
        </w:rPr>
        <w:t>10</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12</w:t>
      </w:r>
      <w:r w:rsidRPr="00732A72">
        <w:rPr>
          <w:rFonts w:ascii="Times New Roman" w:eastAsia="微软雅黑" w:hAnsi="Times New Roman" w:cs="Times New Roman"/>
          <w:b/>
          <w:bCs/>
          <w:sz w:val="22"/>
          <w:szCs w:val="22"/>
        </w:rPr>
        <w:t>月）：在没有外生冲击的情况下，四季度</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股往往受到来年预期和年度业绩排名效应影响，呈现结构性收官行情</w:t>
      </w:r>
      <w:r w:rsidRPr="00732A72">
        <w:rPr>
          <w:rFonts w:ascii="Times New Roman" w:eastAsia="微软雅黑" w:hAnsi="Times New Roman" w:cs="Times New Roman"/>
          <w:sz w:val="22"/>
          <w:szCs w:val="22"/>
        </w:rPr>
        <w:t>。若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年整体经济企稳向上，则年底前</w:t>
      </w:r>
      <w:r w:rsidRPr="00732A72">
        <w:rPr>
          <w:rFonts w:ascii="Times New Roman" w:eastAsia="微软雅黑" w:hAnsi="Times New Roman" w:cs="Times New Roman"/>
          <w:b/>
          <w:bCs/>
          <w:sz w:val="22"/>
          <w:szCs w:val="22"/>
        </w:rPr>
        <w:t>蓝筹权重</w:t>
      </w:r>
      <w:r w:rsidRPr="00732A72">
        <w:rPr>
          <w:rFonts w:ascii="Times New Roman" w:eastAsia="微软雅黑" w:hAnsi="Times New Roman" w:cs="Times New Roman"/>
          <w:sz w:val="22"/>
          <w:szCs w:val="22"/>
        </w:rPr>
        <w:t>可能再次发力，实现估值切换（投资者布局</w:t>
      </w:r>
      <w:r w:rsidRPr="00732A72">
        <w:rPr>
          <w:rFonts w:ascii="Times New Roman" w:eastAsia="微软雅黑" w:hAnsi="Times New Roman" w:cs="Times New Roman"/>
          <w:sz w:val="22"/>
          <w:szCs w:val="22"/>
        </w:rPr>
        <w:t>2026</w:t>
      </w:r>
      <w:r w:rsidRPr="00732A72">
        <w:rPr>
          <w:rFonts w:ascii="Times New Roman" w:eastAsia="微软雅黑" w:hAnsi="Times New Roman" w:cs="Times New Roman"/>
          <w:sz w:val="22"/>
          <w:szCs w:val="22"/>
        </w:rPr>
        <w:t>年）。同时，一些</w:t>
      </w:r>
      <w:r w:rsidRPr="00732A72">
        <w:rPr>
          <w:rFonts w:ascii="Times New Roman" w:eastAsia="微软雅黑" w:hAnsi="Times New Roman" w:cs="Times New Roman"/>
          <w:b/>
          <w:bCs/>
          <w:sz w:val="22"/>
          <w:szCs w:val="22"/>
        </w:rPr>
        <w:t>年度涨幅落后的板块</w:t>
      </w:r>
      <w:r w:rsidRPr="00732A72">
        <w:rPr>
          <w:rFonts w:ascii="Times New Roman" w:eastAsia="微软雅黑" w:hAnsi="Times New Roman" w:cs="Times New Roman"/>
          <w:sz w:val="22"/>
          <w:szCs w:val="22"/>
        </w:rPr>
        <w:t>（如上半年滞涨的板块）可能在机构补仓下于年底有所表现，带来</w:t>
      </w:r>
      <w:r w:rsidRPr="00732A72">
        <w:rPr>
          <w:rFonts w:ascii="Times New Roman" w:eastAsia="微软雅黑" w:hAnsi="Times New Roman" w:cs="Times New Roman"/>
          <w:b/>
          <w:bCs/>
          <w:sz w:val="22"/>
          <w:szCs w:val="22"/>
        </w:rPr>
        <w:t>估值修复</w:t>
      </w:r>
      <w:r w:rsidRPr="00732A72">
        <w:rPr>
          <w:rFonts w:ascii="Times New Roman" w:eastAsia="微软雅黑" w:hAnsi="Times New Roman" w:cs="Times New Roman"/>
          <w:sz w:val="22"/>
          <w:szCs w:val="22"/>
        </w:rPr>
        <w:t>机会。科技成长领域则可能分化：真正具备业绩支撑的龙头继续创新高，纯概念炒作的题材回落。年底前后，投资者还将根据中央经济工作会议精神调整配置方向，政策明确支持的</w:t>
      </w:r>
      <w:r w:rsidRPr="00732A72">
        <w:rPr>
          <w:rFonts w:ascii="Times New Roman" w:eastAsia="微软雅黑" w:hAnsi="Times New Roman" w:cs="Times New Roman"/>
          <w:b/>
          <w:bCs/>
          <w:sz w:val="22"/>
          <w:szCs w:val="22"/>
        </w:rPr>
        <w:t>新兴产业主题</w:t>
      </w:r>
      <w:r w:rsidRPr="00732A72">
        <w:rPr>
          <w:rFonts w:ascii="Times New Roman" w:eastAsia="微软雅黑" w:hAnsi="Times New Roman" w:cs="Times New Roman"/>
          <w:sz w:val="22"/>
          <w:szCs w:val="22"/>
        </w:rPr>
        <w:t>（例如数字经济、新型基础设施等）有望获得资金提前布局，从而为</w:t>
      </w:r>
      <w:r w:rsidRPr="00732A72">
        <w:rPr>
          <w:rFonts w:ascii="Times New Roman" w:eastAsia="微软雅黑" w:hAnsi="Times New Roman" w:cs="Times New Roman"/>
          <w:sz w:val="22"/>
          <w:szCs w:val="22"/>
        </w:rPr>
        <w:t>2026</w:t>
      </w:r>
      <w:r w:rsidRPr="00732A72">
        <w:rPr>
          <w:rFonts w:ascii="Times New Roman" w:eastAsia="微软雅黑" w:hAnsi="Times New Roman" w:cs="Times New Roman"/>
          <w:sz w:val="22"/>
          <w:szCs w:val="22"/>
        </w:rPr>
        <w:t>年的行情埋下伏笔。</w:t>
      </w:r>
    </w:p>
    <w:p w14:paraId="014EEE8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总体来看，</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年的板块轮动预计围绕</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政策主线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业绩主线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交替展开：政策催化时，地产链、基建链等周期板块领涨；进入业绩兑现期，高景气的成长板块接力。投资者需紧跟政策节奏，把握季度间的主线切换，在景气趋势和估值切换之间寻求最佳配置。</w:t>
      </w:r>
    </w:p>
    <w:p w14:paraId="4C2178AD"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3. </w:t>
      </w:r>
      <w:r w:rsidRPr="00732A72">
        <w:rPr>
          <w:rFonts w:ascii="Times New Roman" w:eastAsia="微软雅黑" w:hAnsi="Times New Roman" w:cs="Times New Roman"/>
          <w:b/>
          <w:bCs/>
          <w:sz w:val="22"/>
          <w:szCs w:val="22"/>
        </w:rPr>
        <w:t>国际局势背景下的中长期高景气行业</w:t>
      </w:r>
    </w:p>
    <w:p w14:paraId="3B1F513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当前中美摩擦、贸易战和全球供应链重构的大背景下，中国一批具备自主可控和科技领先优势的产业有望脱颖而出，成为未来数年的</w:t>
      </w:r>
      <w:r w:rsidRPr="00732A72">
        <w:rPr>
          <w:rFonts w:ascii="Times New Roman" w:eastAsia="微软雅黑" w:hAnsi="Times New Roman" w:cs="Times New Roman"/>
          <w:b/>
          <w:bCs/>
          <w:sz w:val="22"/>
          <w:szCs w:val="22"/>
        </w:rPr>
        <w:t>中长期投资主线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。这些领域不仅符合国家战略方向，也拥有广阔市场空间和高成长潜力，值得高风险偏好投资者重点关注：</w:t>
      </w:r>
    </w:p>
    <w:p w14:paraId="3B7AFA5A"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新能源产业：包括新能源车、动力电池、光伏风电、新型储能等方向。碳中和时代全球能源革命大势所趋，中国凭借完善的产业链和政策支持在新能源领域领跑</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。过去十年我国新能源和电动车产业跨越式发展，未来十年被视为黄金成长期</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规划将新能源汽车</w:t>
      </w:r>
      <w:r w:rsidRPr="00732A72">
        <w:rPr>
          <w:rFonts w:ascii="Times New Roman" w:eastAsia="微软雅黑" w:hAnsi="Times New Roman" w:cs="Times New Roman"/>
          <w:sz w:val="22"/>
          <w:szCs w:val="22"/>
        </w:rPr>
        <w:t>列为战略新兴产业，政府提供购车补贴、充电桩建设等全方位扶持</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。技术进步驱动成本下降：电池技术迭代（如固态电池、磷酸铁锂提振安全性和续航）、光伏组件效率提升、风电大型化等都在不断打开应用天花板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。市场需求方面，中国新能源车销量连续夺冠全球。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龙头企业业绩亮眼：</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比如比亚迪</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年销量达</w:t>
      </w:r>
      <w:r w:rsidRPr="00732A72">
        <w:rPr>
          <w:rFonts w:ascii="Times New Roman" w:eastAsia="微软雅黑" w:hAnsi="Times New Roman" w:cs="Times New Roman"/>
          <w:sz w:val="22"/>
          <w:szCs w:val="22"/>
        </w:rPr>
        <w:t>427</w:t>
      </w:r>
      <w:r w:rsidRPr="00732A72">
        <w:rPr>
          <w:rFonts w:ascii="Times New Roman" w:eastAsia="微软雅黑" w:hAnsi="Times New Roman" w:cs="Times New Roman"/>
          <w:sz w:val="22"/>
          <w:szCs w:val="22"/>
        </w:rPr>
        <w:t>万辆，同比增长</w:t>
      </w:r>
      <w:r w:rsidRPr="00732A72">
        <w:rPr>
          <w:rFonts w:ascii="Times New Roman" w:eastAsia="微软雅黑" w:hAnsi="Times New Roman" w:cs="Times New Roman"/>
          <w:sz w:val="22"/>
          <w:szCs w:val="22"/>
        </w:rPr>
        <w:t>41%</w:t>
      </w:r>
      <w:r w:rsidRPr="00732A72">
        <w:rPr>
          <w:rFonts w:ascii="Times New Roman" w:eastAsia="微软雅黑" w:hAnsi="Times New Roman" w:cs="Times New Roman"/>
          <w:sz w:val="22"/>
          <w:szCs w:val="22"/>
        </w:rPr>
        <w:t>，蝉联全球新能源车销冠，并大幅开拓海外市场（出口同比</w:t>
      </w:r>
      <w:r w:rsidRPr="00732A72">
        <w:rPr>
          <w:rFonts w:ascii="Times New Roman" w:eastAsia="微软雅黑" w:hAnsi="Times New Roman" w:cs="Times New Roman"/>
          <w:sz w:val="22"/>
          <w:szCs w:val="22"/>
        </w:rPr>
        <w:t>+71.9%</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 xml:space="preserve"> (</w:t>
      </w:r>
      <w:hyperlink r:id="rId286"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。宁德时代等电池企业亦牢据全球领先地位，</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年动力电池市占率升至</w:t>
      </w:r>
      <w:r w:rsidRPr="00732A72">
        <w:rPr>
          <w:rFonts w:ascii="Times New Roman" w:eastAsia="微软雅黑" w:hAnsi="Times New Roman" w:cs="Times New Roman"/>
          <w:sz w:val="22"/>
          <w:szCs w:val="22"/>
        </w:rPr>
        <w:t>38%</w:t>
      </w:r>
      <w:r w:rsidRPr="00732A72">
        <w:rPr>
          <w:rFonts w:ascii="Times New Roman" w:eastAsia="微软雅黑" w:hAnsi="Times New Roman" w:cs="Times New Roman"/>
          <w:sz w:val="22"/>
          <w:szCs w:val="22"/>
        </w:rPr>
        <w:t>左右，稳居世界第一</w:t>
      </w:r>
      <w:r w:rsidRPr="00732A72">
        <w:rPr>
          <w:rFonts w:ascii="Times New Roman" w:eastAsia="微软雅黑" w:hAnsi="Times New Roman" w:cs="Times New Roman"/>
          <w:sz w:val="22"/>
          <w:szCs w:val="22"/>
        </w:rPr>
        <w:t xml:space="preserve"> (</w:t>
      </w:r>
      <w:hyperlink r:id="rId287" w:anchor=":~:text=%E5%88%86%E4%BA%AB"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。预计在国内外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双碳</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目标驱动下，新能源车、电池及光伏装机仍将保持高增长态势，中国相关企业有望分享万亿美元级别的新能源市场蛋糕。</w:t>
      </w:r>
    </w:p>
    <w:p w14:paraId="77E32CF4"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人工智能（</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）与数字经济：以人工智能为代表的新一轮科技革命正重塑各行业格局</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。大模型、生成式</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等技术突破带来指数级增长机会，全球主要经济体将</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提升到战略高度，提供资金和政策支持。中国在人工智能算法研究、应用落地和数据资源上具有优势，政策层面《新一代人工智能规划》持续推进。本轮中美科技博弈中，</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软件算法不在限制之列，反而加速了国产</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生态的发展。预计智能驾驶、</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医疗、智能制造、</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金融</w:t>
      </w:r>
      <w:r w:rsidRPr="00732A72">
        <w:rPr>
          <w:rFonts w:ascii="Times New Roman" w:eastAsia="微软雅黑" w:hAnsi="Times New Roman" w:cs="Times New Roman"/>
          <w:sz w:val="22"/>
          <w:szCs w:val="22"/>
        </w:rPr>
        <w:t>等应用领域将快速扩张。与此同时，</w:t>
      </w:r>
      <w:r w:rsidRPr="00732A72">
        <w:rPr>
          <w:rFonts w:ascii="Times New Roman" w:eastAsia="微软雅黑" w:hAnsi="Times New Roman" w:cs="Times New Roman"/>
          <w:b/>
          <w:bCs/>
          <w:sz w:val="22"/>
          <w:szCs w:val="22"/>
        </w:rPr>
        <w:t>数字经济</w:t>
      </w:r>
      <w:r w:rsidRPr="00732A72">
        <w:rPr>
          <w:rFonts w:ascii="Times New Roman" w:eastAsia="微软雅黑" w:hAnsi="Times New Roman" w:cs="Times New Roman"/>
          <w:sz w:val="22"/>
          <w:szCs w:val="22"/>
        </w:rPr>
        <w:t>相关产业（云计算、物联网、大数据中心、工业互联网等）在政策扶持下蓬勃发展。我国数字经济规模已超过</w:t>
      </w:r>
      <w:r w:rsidRPr="00732A72">
        <w:rPr>
          <w:rFonts w:ascii="Times New Roman" w:eastAsia="微软雅黑" w:hAnsi="Times New Roman" w:cs="Times New Roman"/>
          <w:sz w:val="22"/>
          <w:szCs w:val="22"/>
        </w:rPr>
        <w:t>45</w:t>
      </w:r>
      <w:r w:rsidRPr="00732A72">
        <w:rPr>
          <w:rFonts w:ascii="Times New Roman" w:eastAsia="微软雅黑" w:hAnsi="Times New Roman" w:cs="Times New Roman"/>
          <w:sz w:val="22"/>
          <w:szCs w:val="22"/>
        </w:rPr>
        <w:t>万亿元，占</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比重超</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，并将继续攀升。数据要素确权、算力基础设施投资等举措将催生新的商业模式。展望未来，人工智能与各行业融合将产生海量需求：据估计，到</w:t>
      </w:r>
      <w:r w:rsidRPr="00732A72">
        <w:rPr>
          <w:rFonts w:ascii="Times New Roman" w:eastAsia="微软雅黑" w:hAnsi="Times New Roman" w:cs="Times New Roman"/>
          <w:sz w:val="22"/>
          <w:szCs w:val="22"/>
        </w:rPr>
        <w:t>2030</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有望为中国</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贡献逾</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个百分点的增长。对于投资</w:t>
      </w:r>
      <w:r w:rsidRPr="00732A72">
        <w:rPr>
          <w:rFonts w:ascii="Times New Roman" w:eastAsia="微软雅黑" w:hAnsi="Times New Roman" w:cs="Times New Roman"/>
          <w:sz w:val="22"/>
          <w:szCs w:val="22"/>
        </w:rPr>
        <w:lastRenderedPageBreak/>
        <w:t>者而言，可关注</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底层技术供应商</w:t>
      </w:r>
      <w:r w:rsidRPr="00732A72">
        <w:rPr>
          <w:rFonts w:ascii="Times New Roman" w:eastAsia="微软雅黑" w:hAnsi="Times New Roman" w:cs="Times New Roman"/>
          <w:sz w:val="22"/>
          <w:szCs w:val="22"/>
        </w:rPr>
        <w:t>（算法、芯片、算力设备）和</w:t>
      </w:r>
      <w:r w:rsidRPr="00732A72">
        <w:rPr>
          <w:rFonts w:ascii="Times New Roman" w:eastAsia="微软雅黑" w:hAnsi="Times New Roman" w:cs="Times New Roman"/>
          <w:b/>
          <w:bCs/>
          <w:sz w:val="22"/>
          <w:szCs w:val="22"/>
        </w:rPr>
        <w:t>行业解决方案龙头</w:t>
      </w:r>
      <w:r w:rsidRPr="00732A72">
        <w:rPr>
          <w:rFonts w:ascii="Times New Roman" w:eastAsia="微软雅黑" w:hAnsi="Times New Roman" w:cs="Times New Roman"/>
          <w:sz w:val="22"/>
          <w:szCs w:val="22"/>
        </w:rPr>
        <w:t>（智能驾驶方案提供商、</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医疗设备商等）。这些公司有望在</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浪潮中实现业绩腾飞，同时享受高估值溢价。</w:t>
      </w:r>
    </w:p>
    <w:p w14:paraId="614079CF"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半导体国产化：芯片被誉为</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现代工业粮食</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，其战略地位在中美博弈下更加凸显</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。受制于外部封锁，中国正全力推进半导体自主可控，预计未来数年该领域将保持高投入和高成长。全球芯片供应链正在重组，各国政府纷纷加大投入实现技术自主，美国推出《芯片与科学法案》投入</w:t>
      </w:r>
      <w:r w:rsidRPr="00732A72">
        <w:rPr>
          <w:rFonts w:ascii="Times New Roman" w:eastAsia="微软雅黑" w:hAnsi="Times New Roman" w:cs="Times New Roman"/>
          <w:b/>
          <w:bCs/>
          <w:sz w:val="22"/>
          <w:szCs w:val="22"/>
        </w:rPr>
        <w:t>520</w:t>
      </w:r>
      <w:r w:rsidRPr="00732A72">
        <w:rPr>
          <w:rFonts w:ascii="Times New Roman" w:eastAsia="微软雅黑" w:hAnsi="Times New Roman" w:cs="Times New Roman"/>
          <w:b/>
          <w:bCs/>
          <w:sz w:val="22"/>
          <w:szCs w:val="22"/>
        </w:rPr>
        <w:t>亿美元扶持本土半导体，中国亦设立大基金三期</w:t>
      </w:r>
      <w:r w:rsidRPr="00732A72">
        <w:rPr>
          <w:rFonts w:ascii="Times New Roman" w:eastAsia="微软雅黑" w:hAnsi="Times New Roman" w:cs="Times New Roman"/>
          <w:sz w:val="22"/>
          <w:szCs w:val="22"/>
        </w:rPr>
        <w:t>、出台税收优惠激励本土企业</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。目前国内在设计、制造、封测各环节均有一批优秀公司涌现，高端领域虽与国际领先仍有差距，但中低端芯片已基本实现国产供应。随着</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、汽车电子等需求激增，国内晶圆代工龙头产能利用率长期维持高位，比如中芯国际</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年营收创新高，产能利用率达</w:t>
      </w:r>
      <w:r w:rsidRPr="00732A72">
        <w:rPr>
          <w:rFonts w:ascii="Times New Roman" w:eastAsia="微软雅黑" w:hAnsi="Times New Roman" w:cs="Times New Roman"/>
          <w:sz w:val="22"/>
          <w:szCs w:val="22"/>
        </w:rPr>
        <w:t>90%</w:t>
      </w:r>
      <w:r w:rsidRPr="00732A72">
        <w:rPr>
          <w:rFonts w:ascii="Times New Roman" w:eastAsia="微软雅黑" w:hAnsi="Times New Roman" w:cs="Times New Roman"/>
          <w:sz w:val="22"/>
          <w:szCs w:val="22"/>
        </w:rPr>
        <w:t>以上，显示下游需求旺盛</w:t>
      </w:r>
      <w:r w:rsidRPr="00732A72">
        <w:rPr>
          <w:rFonts w:ascii="Times New Roman" w:eastAsia="微软雅黑" w:hAnsi="Times New Roman" w:cs="Times New Roman"/>
          <w:sz w:val="22"/>
          <w:szCs w:val="22"/>
        </w:rPr>
        <w:t xml:space="preserve"> (</w:t>
      </w:r>
      <w:hyperlink r:id="rId288" w:anchor=":~:text=%E4%BC%B4%E9%9A%8F%E7%9D%80%E5%85%A8%E7%90%83%E5%AF%B9%E6%99%B6%E5%9C%86%E5%88%B6%E9%80%A0%E7%9A%84%E9%9C%80%E6%B1%82%E6%97%A5%E7%9B%8A%E5%A2%9E%E5%8A%A0%EF%BC%8C%E4%B8%AD%E8%8A%AF%E5%9B%BD%E9%99%85%E7%9A%84%E5%89%8D%E6%99%AF%E8%A2%AB%E5%B9%BF%E6%B3%9B%E7%9C%8B%E5%A5%BD%E3%80%822024%E5%B9%B4%E7%AC%AC%E4%B8%89%E5%AD%A3%E5%BA%A6%EF%BC%8C%E5%85%AC%E5%8F%B8%E6%94%B6%E5%85%A5%E5%88%9B%E4%B8%8B%E5%8E%86%E5%8F%B2%E6%96%B0%E9%AB%98%EF%BC%8C%E5%85%B690"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。我们看好</w:t>
      </w:r>
      <w:r w:rsidRPr="00732A72">
        <w:rPr>
          <w:rFonts w:ascii="Times New Roman" w:eastAsia="微软雅黑" w:hAnsi="Times New Roman" w:cs="Times New Roman"/>
          <w:b/>
          <w:bCs/>
          <w:sz w:val="22"/>
          <w:szCs w:val="22"/>
        </w:rPr>
        <w:t>设备材料、功率半导体、</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芯片</w:t>
      </w:r>
      <w:r w:rsidRPr="00732A72">
        <w:rPr>
          <w:rFonts w:ascii="Times New Roman" w:eastAsia="微软雅黑" w:hAnsi="Times New Roman" w:cs="Times New Roman"/>
          <w:sz w:val="22"/>
          <w:szCs w:val="22"/>
        </w:rPr>
        <w:t>等赛道：设备环节如刻蚀机、光刻胶在政策和需求双驱下增速可观，功率器件受益新能源车放量，</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芯片在算力需求推动下前景广阔。中国半导体产业正迎来历史机遇窗口，尽管短期波动和反复在所难免，但中长期成长空间毋庸置疑。</w:t>
      </w:r>
    </w:p>
    <w:p w14:paraId="018DED12"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生物医药与医疗科技：在人口老龄化和居民健康意识提高的背景下，中国医药卫生支出持续增长，生物科技与创新药成为重点发展领域。基因工程、细胞治疗等前沿技术突破不断涌现，精准医疗时代加速到来</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。我国在生物制药领域的人才和资本投入近年大幅增加，涌现了一批创新药企和</w:t>
      </w:r>
      <w:r w:rsidRPr="00732A72">
        <w:rPr>
          <w:rFonts w:ascii="Times New Roman" w:eastAsia="微软雅黑" w:hAnsi="Times New Roman" w:cs="Times New Roman"/>
          <w:b/>
          <w:bCs/>
          <w:sz w:val="22"/>
          <w:szCs w:val="22"/>
        </w:rPr>
        <w:t>CRO</w:t>
      </w:r>
      <w:r w:rsidRPr="00732A72">
        <w:rPr>
          <w:rFonts w:ascii="Times New Roman" w:eastAsia="微软雅黑" w:hAnsi="Times New Roman" w:cs="Times New Roman"/>
          <w:b/>
          <w:bCs/>
          <w:sz w:val="22"/>
          <w:szCs w:val="22"/>
        </w:rPr>
        <w:t>龙头，部分产品管线具备全球竞争力。政策上，药品审评审批制度改革、医保支持创新等利好持续释放。</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年有望看到更多国产创新药、生物类似药获批上市，医疗器械国产替代率也将提高。高景气细分领域包括：肿瘤免疫治疗、</w:t>
      </w:r>
      <w:r w:rsidRPr="00732A72">
        <w:rPr>
          <w:rFonts w:ascii="Times New Roman" w:eastAsia="微软雅黑" w:hAnsi="Times New Roman" w:cs="Times New Roman"/>
          <w:b/>
          <w:bCs/>
          <w:sz w:val="22"/>
          <w:szCs w:val="22"/>
        </w:rPr>
        <w:t>mRNA</w:t>
      </w:r>
      <w:r w:rsidRPr="00732A72">
        <w:rPr>
          <w:rFonts w:ascii="Times New Roman" w:eastAsia="微软雅黑" w:hAnsi="Times New Roman" w:cs="Times New Roman"/>
          <w:b/>
          <w:bCs/>
          <w:sz w:val="22"/>
          <w:szCs w:val="22"/>
        </w:rPr>
        <w:t>疫苗、基因编辑疗法、医疗</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诊断等。这些领域技术壁垒高，但一旦成功将打开巨大的市场。例如</w:t>
      </w:r>
      <w:r w:rsidRPr="00732A72">
        <w:rPr>
          <w:rFonts w:ascii="Times New Roman" w:eastAsia="微软雅黑" w:hAnsi="Times New Roman" w:cs="Times New Roman"/>
          <w:b/>
          <w:bCs/>
          <w:sz w:val="22"/>
          <w:szCs w:val="22"/>
        </w:rPr>
        <w:t>CAR-T</w:t>
      </w:r>
      <w:r w:rsidRPr="00732A72">
        <w:rPr>
          <w:rFonts w:ascii="Times New Roman" w:eastAsia="微软雅黑" w:hAnsi="Times New Roman" w:cs="Times New Roman"/>
          <w:b/>
          <w:bCs/>
          <w:sz w:val="22"/>
          <w:szCs w:val="22"/>
        </w:rPr>
        <w:t>细胞疗法等在血液肿瘤治疗展现卓越疗效</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，国内相关企业正积极布局。投资者可关注研发布局领先、产品线丰富的创新药龙头</w:t>
      </w:r>
      <w:r w:rsidRPr="00732A72">
        <w:rPr>
          <w:rFonts w:ascii="Times New Roman" w:eastAsia="微软雅黑" w:hAnsi="Times New Roman" w:cs="Times New Roman"/>
          <w:sz w:val="22"/>
          <w:szCs w:val="22"/>
        </w:rPr>
        <w:t>，以及业绩增长确定性高的</w:t>
      </w:r>
      <w:r w:rsidRPr="00732A72">
        <w:rPr>
          <w:rFonts w:ascii="Times New Roman" w:eastAsia="微软雅黑" w:hAnsi="Times New Roman" w:cs="Times New Roman"/>
          <w:b/>
          <w:bCs/>
          <w:sz w:val="22"/>
          <w:szCs w:val="22"/>
        </w:rPr>
        <w:t>医疗服务和器械公司</w:t>
      </w:r>
      <w:r w:rsidRPr="00732A72">
        <w:rPr>
          <w:rFonts w:ascii="Times New Roman" w:eastAsia="微软雅黑" w:hAnsi="Times New Roman" w:cs="Times New Roman"/>
          <w:sz w:val="22"/>
          <w:szCs w:val="22"/>
        </w:rPr>
        <w:t>。需要注意医药行业监管政策和费用控制可能带来的短期扰动，但长期来看，生物医药作为满足人民生命健康需求的产业，其高成长逻辑稳固。</w:t>
      </w:r>
    </w:p>
    <w:p w14:paraId="3CCC6A1C"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军工国防产业：复杂的国际形势使得</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强军</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成为国家战略重点，预计国防军费将保持较高增速，从而保障军工企业订单饱满。当前我国在航空航天、新型武器装备等领域持续投入，尖端技术屡有突破。例如</w:t>
      </w:r>
      <w:r w:rsidRPr="00732A72">
        <w:rPr>
          <w:rFonts w:ascii="Times New Roman" w:eastAsia="微软雅黑" w:hAnsi="Times New Roman" w:cs="Times New Roman"/>
          <w:b/>
          <w:bCs/>
          <w:sz w:val="22"/>
          <w:szCs w:val="22"/>
        </w:rPr>
        <w:t>C919</w:t>
      </w:r>
      <w:r w:rsidRPr="00732A72">
        <w:rPr>
          <w:rFonts w:ascii="Times New Roman" w:eastAsia="微软雅黑" w:hAnsi="Times New Roman" w:cs="Times New Roman"/>
          <w:b/>
          <w:bCs/>
          <w:sz w:val="22"/>
          <w:szCs w:val="22"/>
        </w:rPr>
        <w:t>大飞机正式交付、航发涡扇发动机研制取得进展、高超音速和航天技术领先等，都为相关军工上市公司带来机遇。供应链重构方面，美国对华高科技出口管制反而刺激国内军工电子、自主芯片加快发展。军工行业具有业绩高弹性和事件驱动属性：一方面，</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后期装备列装进入高潮期，相关公司业绩有望迎来拐点；另一方面，国际热点事件（台海局势、周边冲突等）可能引发市场对军工股的风险偏好瞬间提升。高风险投资者可战略性配置航空发动机、国防信息化、航天装备</w:t>
      </w:r>
      <w:r w:rsidRPr="00732A72">
        <w:rPr>
          <w:rFonts w:ascii="Times New Roman" w:eastAsia="微软雅黑" w:hAnsi="Times New Roman" w:cs="Times New Roman"/>
          <w:sz w:val="22"/>
          <w:szCs w:val="22"/>
        </w:rPr>
        <w:t>等子领域的龙头公司，这些标的技术壁垒深厚、行业地位稳固，一旦进入收获期，利润增长和股价弹性都将十分可观。同时军工股往往与政策周期相关，建议中长期持有的同时，把握阶段性行情做波段。</w:t>
      </w:r>
    </w:p>
    <w:p w14:paraId="090F923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综上，在外部不确定性增加的背景下，</w:t>
      </w:r>
      <w:r w:rsidRPr="00732A72">
        <w:rPr>
          <w:rFonts w:ascii="Times New Roman" w:eastAsia="微软雅黑" w:hAnsi="Times New Roman" w:cs="Times New Roman"/>
          <w:b/>
          <w:bCs/>
          <w:sz w:val="22"/>
          <w:szCs w:val="22"/>
        </w:rPr>
        <w:t>自主可控、高端制造</w:t>
      </w:r>
      <w:r w:rsidRPr="00732A72">
        <w:rPr>
          <w:rFonts w:ascii="Times New Roman" w:eastAsia="微软雅黑" w:hAnsi="Times New Roman" w:cs="Times New Roman"/>
          <w:sz w:val="22"/>
          <w:szCs w:val="22"/>
        </w:rPr>
        <w:t>成为中国经济未来的重要增长极，也是</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股中长期投资的亮点所在</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。高风险承受力投资者可重点挖掘上述高景气赛道中的优质公司，在波动中布局，以分享行业成长红利。</w:t>
      </w:r>
    </w:p>
    <w:p w14:paraId="3568DEFC"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4. </w:t>
      </w:r>
      <w:r w:rsidRPr="00732A72">
        <w:rPr>
          <w:rFonts w:ascii="Times New Roman" w:eastAsia="微软雅黑" w:hAnsi="Times New Roman" w:cs="Times New Roman"/>
          <w:b/>
          <w:bCs/>
          <w:sz w:val="22"/>
          <w:szCs w:val="22"/>
        </w:rPr>
        <w:t>高质量</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股个股精选（</w:t>
      </w:r>
      <w:r w:rsidRPr="00732A72">
        <w:rPr>
          <w:rFonts w:ascii="Times New Roman" w:eastAsia="微软雅黑" w:hAnsi="Times New Roman" w:cs="Times New Roman"/>
          <w:b/>
          <w:bCs/>
          <w:sz w:val="22"/>
          <w:szCs w:val="22"/>
        </w:rPr>
        <w:t>10–15</w:t>
      </w:r>
      <w:r w:rsidRPr="00732A72">
        <w:rPr>
          <w:rFonts w:ascii="Times New Roman" w:eastAsia="微软雅黑" w:hAnsi="Times New Roman" w:cs="Times New Roman"/>
          <w:b/>
          <w:bCs/>
          <w:sz w:val="22"/>
          <w:szCs w:val="22"/>
        </w:rPr>
        <w:t>只）</w:t>
      </w:r>
    </w:p>
    <w:p w14:paraId="133F3A5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基于上述增长逻辑和基本面研判，我们遴选出一批各行业中质地优秀、具备中长期投资价值的</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股标的。选股综合考虑了公司业绩成长性、行业地位、机构关注度、估值水平以及技术走势，以平衡进攻性和稳健性。以下为推荐股票名单及核心投资逻辑：</w:t>
      </w:r>
    </w:p>
    <w:p w14:paraId="7BAD2E4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 </w:t>
      </w:r>
      <w:r w:rsidRPr="00732A72">
        <w:rPr>
          <w:rFonts w:ascii="Times New Roman" w:eastAsia="微软雅黑" w:hAnsi="Times New Roman" w:cs="Times New Roman"/>
          <w:b/>
          <w:bCs/>
          <w:sz w:val="22"/>
          <w:szCs w:val="22"/>
        </w:rPr>
        <w:t>比亚迪（</w:t>
      </w:r>
      <w:r w:rsidRPr="00732A72">
        <w:rPr>
          <w:rFonts w:ascii="Times New Roman" w:eastAsia="微软雅黑" w:hAnsi="Times New Roman" w:cs="Times New Roman"/>
          <w:b/>
          <w:bCs/>
          <w:sz w:val="22"/>
          <w:szCs w:val="22"/>
        </w:rPr>
        <w:t>002594</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新能源汽车绝对龙头</w:t>
      </w:r>
      <w:r w:rsidRPr="00732A72">
        <w:rPr>
          <w:rFonts w:ascii="Times New Roman" w:eastAsia="微软雅黑" w:hAnsi="Times New Roman" w:cs="Times New Roman"/>
          <w:sz w:val="22"/>
          <w:szCs w:val="22"/>
        </w:rPr>
        <w:t>：公司集整车制造、电池和芯片自给于一体，构筑深厚护城河。</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年比亚迪销量</w:t>
      </w:r>
      <w:r w:rsidRPr="00732A72">
        <w:rPr>
          <w:rFonts w:ascii="Times New Roman" w:eastAsia="微软雅黑" w:hAnsi="Times New Roman" w:cs="Times New Roman"/>
          <w:sz w:val="22"/>
          <w:szCs w:val="22"/>
        </w:rPr>
        <w:t>427</w:t>
      </w:r>
      <w:r w:rsidRPr="00732A72">
        <w:rPr>
          <w:rFonts w:ascii="Times New Roman" w:eastAsia="微软雅黑" w:hAnsi="Times New Roman" w:cs="Times New Roman"/>
          <w:sz w:val="22"/>
          <w:szCs w:val="22"/>
        </w:rPr>
        <w:t>万辆，同比增长</w:t>
      </w:r>
      <w:r w:rsidRPr="00732A72">
        <w:rPr>
          <w:rFonts w:ascii="Times New Roman" w:eastAsia="微软雅黑" w:hAnsi="Times New Roman" w:cs="Times New Roman"/>
          <w:sz w:val="22"/>
          <w:szCs w:val="22"/>
        </w:rPr>
        <w:t>41.1%</w:t>
      </w:r>
      <w:r w:rsidRPr="00732A72">
        <w:rPr>
          <w:rFonts w:ascii="Times New Roman" w:eastAsia="微软雅黑" w:hAnsi="Times New Roman" w:cs="Times New Roman"/>
          <w:sz w:val="22"/>
          <w:szCs w:val="22"/>
        </w:rPr>
        <w:t>，在全球车企中排名前五并蝉联新能源车销冠</w:t>
      </w:r>
      <w:r w:rsidRPr="00732A72">
        <w:rPr>
          <w:rFonts w:ascii="Times New Roman" w:eastAsia="微软雅黑" w:hAnsi="Times New Roman" w:cs="Times New Roman"/>
          <w:sz w:val="22"/>
          <w:szCs w:val="22"/>
        </w:rPr>
        <w:t xml:space="preserve"> (</w:t>
      </w:r>
      <w:hyperlink r:id="rId289"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。随着产能扩张及海外市场开拓（海外销量同比</w:t>
      </w:r>
      <w:r w:rsidRPr="00732A72">
        <w:rPr>
          <w:rFonts w:ascii="Times New Roman" w:eastAsia="微软雅黑" w:hAnsi="Times New Roman" w:cs="Times New Roman"/>
          <w:sz w:val="22"/>
          <w:szCs w:val="22"/>
        </w:rPr>
        <w:t>+71.9% (</w:t>
      </w:r>
      <w:hyperlink r:id="rId290"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），公司有望保持高速增长。其车型覆盖从大众市场到高端，海洋网和王朝网产品矩阵竞争力强。公司盈利能力在规模效应下提升，</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年前三季净利同比增长超</w:t>
      </w:r>
      <w:r w:rsidRPr="00732A72">
        <w:rPr>
          <w:rFonts w:ascii="Times New Roman" w:eastAsia="微软雅黑" w:hAnsi="Times New Roman" w:cs="Times New Roman"/>
          <w:sz w:val="22"/>
          <w:szCs w:val="22"/>
        </w:rPr>
        <w:t>120%</w:t>
      </w:r>
      <w:r w:rsidRPr="00732A72">
        <w:rPr>
          <w:rFonts w:ascii="Times New Roman" w:eastAsia="微软雅黑" w:hAnsi="Times New Roman" w:cs="Times New Roman"/>
          <w:sz w:val="22"/>
          <w:szCs w:val="22"/>
        </w:rPr>
        <w:t>。当前市盈率相对增长潜力仍具吸引力。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中长期坚定看好其作为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中国特斯拉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的地位，可作为核心仓位持有；短期关注销量月度数据及新品发布节奏，逢市场错误定价时积极加仓。</w:t>
      </w:r>
    </w:p>
    <w:p w14:paraId="3DD57FD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 xml:space="preserve">2. </w:t>
      </w:r>
      <w:r w:rsidRPr="00732A72">
        <w:rPr>
          <w:rFonts w:ascii="Times New Roman" w:eastAsia="微软雅黑" w:hAnsi="Times New Roman" w:cs="Times New Roman"/>
          <w:b/>
          <w:bCs/>
          <w:sz w:val="22"/>
          <w:szCs w:val="22"/>
        </w:rPr>
        <w:t>宁德时代（</w:t>
      </w:r>
      <w:r w:rsidRPr="00732A72">
        <w:rPr>
          <w:rFonts w:ascii="Times New Roman" w:eastAsia="微软雅黑" w:hAnsi="Times New Roman" w:cs="Times New Roman"/>
          <w:b/>
          <w:bCs/>
          <w:sz w:val="22"/>
          <w:szCs w:val="22"/>
        </w:rPr>
        <w:t>300750</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动力电池全球霸主</w:t>
      </w:r>
      <w:r w:rsidRPr="00732A72">
        <w:rPr>
          <w:rFonts w:ascii="Times New Roman" w:eastAsia="微软雅黑" w:hAnsi="Times New Roman" w:cs="Times New Roman"/>
          <w:sz w:val="22"/>
          <w:szCs w:val="22"/>
        </w:rPr>
        <w:t>：公司连续</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年蝉联全球动力电池市占率第一，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年全球装机量</w:t>
      </w:r>
      <w:r w:rsidRPr="00732A72">
        <w:rPr>
          <w:rFonts w:ascii="Times New Roman" w:eastAsia="微软雅黑" w:hAnsi="Times New Roman" w:cs="Times New Roman"/>
          <w:sz w:val="22"/>
          <w:szCs w:val="22"/>
        </w:rPr>
        <w:t>339.3GWh</w:t>
      </w:r>
      <w:r w:rsidRPr="00732A72">
        <w:rPr>
          <w:rFonts w:ascii="Times New Roman" w:eastAsia="微软雅黑" w:hAnsi="Times New Roman" w:cs="Times New Roman"/>
          <w:sz w:val="22"/>
          <w:szCs w:val="22"/>
        </w:rPr>
        <w:t>，市占率升至</w:t>
      </w:r>
      <w:r w:rsidRPr="00732A72">
        <w:rPr>
          <w:rFonts w:ascii="Times New Roman" w:eastAsia="微软雅黑" w:hAnsi="Times New Roman" w:cs="Times New Roman"/>
          <w:sz w:val="22"/>
          <w:szCs w:val="22"/>
        </w:rPr>
        <w:t>37.9%</w:t>
      </w:r>
      <w:r w:rsidRPr="00732A72">
        <w:rPr>
          <w:rFonts w:ascii="Times New Roman" w:eastAsia="微软雅黑" w:hAnsi="Times New Roman" w:cs="Times New Roman"/>
          <w:sz w:val="22"/>
          <w:szCs w:val="22"/>
        </w:rPr>
        <w:t>，与第二名拉开</w:t>
      </w:r>
      <w:r w:rsidRPr="00732A72">
        <w:rPr>
          <w:rFonts w:ascii="Times New Roman" w:eastAsia="微软雅黑" w:hAnsi="Times New Roman" w:cs="Times New Roman"/>
          <w:sz w:val="22"/>
          <w:szCs w:val="22"/>
        </w:rPr>
        <w:t>21</w:t>
      </w:r>
      <w:r w:rsidRPr="00732A72">
        <w:rPr>
          <w:rFonts w:ascii="Times New Roman" w:eastAsia="微软雅黑" w:hAnsi="Times New Roman" w:cs="Times New Roman"/>
          <w:sz w:val="22"/>
          <w:szCs w:val="22"/>
        </w:rPr>
        <w:t>个百分点</w:t>
      </w:r>
      <w:r w:rsidRPr="00732A72">
        <w:rPr>
          <w:rFonts w:ascii="Times New Roman" w:eastAsia="微软雅黑" w:hAnsi="Times New Roman" w:cs="Times New Roman"/>
          <w:sz w:val="22"/>
          <w:szCs w:val="22"/>
        </w:rPr>
        <w:t xml:space="preserve"> (</w:t>
      </w:r>
      <w:hyperlink r:id="rId291" w:anchor=":~:text=%E5%88%86%E4%BA%AB"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。在新能源车、电储能双市场推动下，公司业绩增长稳健，产业链议价能力强。宁德时代致力于技术领先，积极研发钠离子电池、快充电池等新技术并完善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矿产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生产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回收</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闭环产业链</w:t>
      </w:r>
      <w:r w:rsidRPr="00732A72">
        <w:rPr>
          <w:rFonts w:ascii="Times New Roman" w:eastAsia="微软雅黑" w:hAnsi="Times New Roman" w:cs="Times New Roman"/>
          <w:sz w:val="22"/>
          <w:szCs w:val="22"/>
        </w:rPr>
        <w:t xml:space="preserve"> (</w:t>
      </w:r>
      <w:hyperlink r:id="rId292" w:anchor=":~:text=%E8%AF%81%E5%88%B8%E6%97%B6%E6%8A%A5e%E5%85%AC%E5%8F%B8%E8%AE%AF%EF%BC%8C%E8%BF%91%E6%97%A5%EF%BC%8C%E9%9F%A9%E5%9B%BD%E7%94%B5%E6%B1%A0%E5%92%8C%E8%83%BD%E6%BA%90%E7%A0%94%E7%A9%B6%E5%85%AC%E5%8F%B8SNE%20Research%E5%8F%91%E5%B8%83%E4%BA%862024%E5%B9%B4%E5%85%A8%E7%90%83%E5%8A%A8%E5%8A%9B%E7%94%B5%E6%B1%A0%E4%BD%BF%E7%94%A8%E6%95%B0%E6%8D%AE%EF%BC%8C%E5%AE%81%E5%BE%B7%E6%97%B6%E4%BB%A3%E8%BF%9E%E7%BB%AD8%E5%B9%B4%E7%99%BB%E9%A1%B6%E5%85%A8%E7%90%83%E7%AC%AC%E4%B8%80%EF%BC%8C%E5%85%A8%E7%90%83%E5%B8%82%E5%9C%BA%E9%A2%86%E5%85%88%E4%BC%98%E5%8A%BF%E8%BF%9B%E4%B8%80%E6%AD%A5%20%E5%B7%A9%E5%9B%BA%E3%80%82%E6%A6%9C%E5%8D%95%E6%98%BE%E7%A4%BA%EF%BC%8C2024%E5%B9%B4%E5%85%A8%E7%90%83%E5%8A%A8%E5%8A%9B%E7%94%B5%E6%B1%A0%E6%80%BB%E4%BD%BF%E7%94%A8%E9%87%8F894.4GWh%EF%BC%8C%E5%90%8C%E6%AF%94%E5%A2%9E%E9%95%BF26.8,%E5%9B%9E%E6%94%B6%E2%80%9D%20%E5%85%A8%E4%BA%A7%E4%B8%9A%E9%93%BE%EF%BC%8C%E5%B8%83%E5%B1%80%E9%94%82%E3%80%81%E9%95%8D%E7%AD%89%E5%85%B3%E9%94%AE%E8%B5%84%E6%BA%90%EF%BC%8C%E6%8E%A8%E5%8A%A8%E9%92%A0%E7%A6%BB%E5%AD%90%E7%94%B5%E6%B1%A0%E7%AD%89%E5%89%8D%E6%B2%BF%E6%9D%90%E6%96%99%E5%88%9B%E6%96%B0%EF%BC%8C%E5%BB%BA%E7%AB%8B%E5%85%A8%E7%90%83%E5%9B%9B%E5%A4%A7%E5%9B%9E%E6%94%B6%E5%9F%BA%E5%9C%B0%EF%BC%8C%E9%94%82%E5%9B%9E%E6%94%B6%E7%8E%87%E8%BE%BE%2091%25%EF%BC%8C%E6%8E%A8%E8%BF%9B%E9%9B%B6%E7%A2%B3%E5%B7%A5%E5%8E%82%E4%B8%8E%E5%8F%AF%E5%86%8D%E7%94%9F%E8%83%BD%E6%BA%90%E4%BD%93%E7%B3%BB%E5%BB%BA%E8%AE%BE%EF%BC%8C%E5%A2%9E%E5%BC%BA%E4%BE%9B%E5%BA%94%E9%93%BE%E9%9F%A7%E6%80%A7%E3%80%82"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，保证长期竞争优势。随着海外基地投产和与海外车企合资合作深化，公司全球市场地位更加稳固。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作为新能源产业</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卖铲人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，宁德时代享有行业高景气红利，可长期持有分享行业增长。但需关注上游锂价波动和行业竞争格局变化，建议在估值合理区间分批建仓，设定止损防范黑天鹅事件。</w:t>
      </w:r>
    </w:p>
    <w:p w14:paraId="4295FC0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3. </w:t>
      </w:r>
      <w:r w:rsidRPr="00732A72">
        <w:rPr>
          <w:rFonts w:ascii="Times New Roman" w:eastAsia="微软雅黑" w:hAnsi="Times New Roman" w:cs="Times New Roman"/>
          <w:b/>
          <w:bCs/>
          <w:sz w:val="22"/>
          <w:szCs w:val="22"/>
        </w:rPr>
        <w:t>中芯国际（</w:t>
      </w:r>
      <w:r w:rsidRPr="00732A72">
        <w:rPr>
          <w:rFonts w:ascii="Times New Roman" w:eastAsia="微软雅黑" w:hAnsi="Times New Roman" w:cs="Times New Roman"/>
          <w:b/>
          <w:bCs/>
          <w:sz w:val="22"/>
          <w:szCs w:val="22"/>
        </w:rPr>
        <w:t>SH688981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大陆晶圆代工龙头</w:t>
      </w:r>
      <w:r w:rsidRPr="00732A72">
        <w:rPr>
          <w:rFonts w:ascii="Times New Roman" w:eastAsia="微软雅黑" w:hAnsi="Times New Roman" w:cs="Times New Roman"/>
          <w:sz w:val="22"/>
          <w:szCs w:val="22"/>
        </w:rPr>
        <w:t>：公司在</w:t>
      </w:r>
      <w:r w:rsidRPr="00732A72">
        <w:rPr>
          <w:rFonts w:ascii="Times New Roman" w:eastAsia="微软雅黑" w:hAnsi="Times New Roman" w:cs="Times New Roman"/>
          <w:sz w:val="22"/>
          <w:szCs w:val="22"/>
        </w:rPr>
        <w:t>14nm</w:t>
      </w:r>
      <w:r w:rsidRPr="00732A72">
        <w:rPr>
          <w:rFonts w:ascii="Times New Roman" w:eastAsia="微软雅黑" w:hAnsi="Times New Roman" w:cs="Times New Roman"/>
          <w:sz w:val="22"/>
          <w:szCs w:val="22"/>
        </w:rPr>
        <w:t>及以上制程具有成熟量产能力，产能利用率长期维持高位。</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Q3</w:t>
      </w:r>
      <w:r w:rsidRPr="00732A72">
        <w:rPr>
          <w:rFonts w:ascii="Times New Roman" w:eastAsia="微软雅黑" w:hAnsi="Times New Roman" w:cs="Times New Roman"/>
          <w:sz w:val="22"/>
          <w:szCs w:val="22"/>
        </w:rPr>
        <w:t>中芯国际收入创历史新高，产能利用率达</w:t>
      </w:r>
      <w:r w:rsidRPr="00732A72">
        <w:rPr>
          <w:rFonts w:ascii="Times New Roman" w:eastAsia="微软雅黑" w:hAnsi="Times New Roman" w:cs="Times New Roman"/>
          <w:sz w:val="22"/>
          <w:szCs w:val="22"/>
        </w:rPr>
        <w:t>90%</w:t>
      </w:r>
      <w:r w:rsidRPr="00732A72">
        <w:rPr>
          <w:rFonts w:ascii="Times New Roman" w:eastAsia="微软雅黑" w:hAnsi="Times New Roman" w:cs="Times New Roman"/>
          <w:sz w:val="22"/>
          <w:szCs w:val="22"/>
        </w:rPr>
        <w:t>，显示出强劲的晶圆代工需求</w:t>
      </w:r>
      <w:r w:rsidRPr="00732A72">
        <w:rPr>
          <w:rFonts w:ascii="Times New Roman" w:eastAsia="微软雅黑" w:hAnsi="Times New Roman" w:cs="Times New Roman"/>
          <w:sz w:val="22"/>
          <w:szCs w:val="22"/>
        </w:rPr>
        <w:t xml:space="preserve"> (</w:t>
      </w:r>
      <w:hyperlink r:id="rId293" w:anchor=":~:text=%E4%BC%B4%E9%9A%8F%E7%9D%80%E5%85%A8%E7%90%83%E5%AF%B9%E6%99%B6%E5%9C%86%E5%88%B6%E9%80%A0%E7%9A%84%E9%9C%80%E6%B1%82%E6%97%A5%E7%9B%8A%E5%A2%9E%E5%8A%A0%EF%BC%8C%E4%B8%AD%E8%8A%AF%E5%9B%BD%E9%99%85%E7%9A%84%E5%89%8D%E6%99%AF%E8%A2%AB%E5%B9%BF%E6%B3%9B%E7%9C%8B%E5%A5%BD%E3%80%822024%E5%B9%B4%E7%AC%AC%E4%B8%89%E5%AD%A3%E5%BA%A6%EF%BC%8C%E5%85%AC%E5%8F%B8%E6%94%B6%E5%85%A5%E5%88%9B%E4%B8%8B%E5%8E%86%E5%8F%B2%E6%96%B0%E9%AB%98%EF%BC%8C%E5%85%B690"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。尽管受外部制裁影响在先进制程受限，但中芯通过扩产成熟制程（如</w:t>
      </w:r>
      <w:r w:rsidRPr="00732A72">
        <w:rPr>
          <w:rFonts w:ascii="Times New Roman" w:eastAsia="微软雅黑" w:hAnsi="Times New Roman" w:cs="Times New Roman"/>
          <w:sz w:val="22"/>
          <w:szCs w:val="22"/>
        </w:rPr>
        <w:t>28nm</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40nm</w:t>
      </w:r>
      <w:r w:rsidRPr="00732A72">
        <w:rPr>
          <w:rFonts w:ascii="Times New Roman" w:eastAsia="微软雅黑" w:hAnsi="Times New Roman" w:cs="Times New Roman"/>
          <w:sz w:val="22"/>
          <w:szCs w:val="22"/>
        </w:rPr>
        <w:t>）和提升特殊工艺（功率半导体、</w:t>
      </w:r>
      <w:r w:rsidRPr="00732A72">
        <w:rPr>
          <w:rFonts w:ascii="Times New Roman" w:eastAsia="微软雅黑" w:hAnsi="Times New Roman" w:cs="Times New Roman"/>
          <w:sz w:val="22"/>
          <w:szCs w:val="22"/>
        </w:rPr>
        <w:t>MCU</w:t>
      </w:r>
      <w:r w:rsidRPr="00732A72">
        <w:rPr>
          <w:rFonts w:ascii="Times New Roman" w:eastAsia="微软雅黑" w:hAnsi="Times New Roman" w:cs="Times New Roman"/>
          <w:sz w:val="22"/>
          <w:szCs w:val="22"/>
        </w:rPr>
        <w:t>等），仍实现稳健增长。中国大陆晶圆代工自给率提升是大势所趋，作为龙头的中芯有望获得政策大力支持和本土客户的订单倾斜。公司管理层经验丰富、财务状况稳健。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考虑到地缘政治风险，股价波动较大，适合高风险投资者中长期布局。可在消息面利空导致股价大跌时逢低介入，耐心持有等待基本面价值回归。同时密切跟踪公司产能扩张进度、客户结构变化以及美国管制政策的最新动态。</w:t>
      </w:r>
    </w:p>
    <w:p w14:paraId="0EF15BE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4. </w:t>
      </w:r>
      <w:r w:rsidRPr="00732A72">
        <w:rPr>
          <w:rFonts w:ascii="Times New Roman" w:eastAsia="微软雅黑" w:hAnsi="Times New Roman" w:cs="Times New Roman"/>
          <w:b/>
          <w:bCs/>
          <w:sz w:val="22"/>
          <w:szCs w:val="22"/>
        </w:rPr>
        <w:t>北方华创（</w:t>
      </w:r>
      <w:r w:rsidRPr="00732A72">
        <w:rPr>
          <w:rFonts w:ascii="Times New Roman" w:eastAsia="微软雅黑" w:hAnsi="Times New Roman" w:cs="Times New Roman"/>
          <w:b/>
          <w:bCs/>
          <w:sz w:val="22"/>
          <w:szCs w:val="22"/>
        </w:rPr>
        <w:t>002371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半导体设备国产中坚</w:t>
      </w:r>
      <w:r w:rsidRPr="00732A72">
        <w:rPr>
          <w:rFonts w:ascii="Times New Roman" w:eastAsia="微软雅黑" w:hAnsi="Times New Roman" w:cs="Times New Roman"/>
          <w:sz w:val="22"/>
          <w:szCs w:val="22"/>
        </w:rPr>
        <w:t>：公司专注于刻蚀机、</w:t>
      </w:r>
      <w:r w:rsidRPr="00732A72">
        <w:rPr>
          <w:rFonts w:ascii="Times New Roman" w:eastAsia="微软雅黑" w:hAnsi="Times New Roman" w:cs="Times New Roman"/>
          <w:sz w:val="22"/>
          <w:szCs w:val="22"/>
        </w:rPr>
        <w:t>PVD/CVD</w:t>
      </w:r>
      <w:r w:rsidRPr="00732A72">
        <w:rPr>
          <w:rFonts w:ascii="Times New Roman" w:eastAsia="微软雅黑" w:hAnsi="Times New Roman" w:cs="Times New Roman"/>
          <w:sz w:val="22"/>
          <w:szCs w:val="22"/>
        </w:rPr>
        <w:t>等核心半导体制造装备，在国内市占率领先。全球供应链重构背景下，晶圆厂对国产设备采购意愿增强。北方华创产品已进入中芯国际、长江存储等产线验证，订单饱满。随着国家大基金三期等投入，国内晶圆产能扩张将持续拉动对设备的需求，公司业绩有望保持高速增长。</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年前三季度公司净利同比增长约</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，展现出较强盈利能力。虽然估值较高，但反映了对未来几年业绩高增长的预期。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设备领域技术壁垒高、认证周期长，北方华创作为领军企业稀缺性强，可给予一定估值溢价。适合高风险投资者作主题配置，宜在市场情绪低迷时逐步建仓。注意跟踪其新品研发（如</w:t>
      </w:r>
      <w:r w:rsidRPr="00732A72">
        <w:rPr>
          <w:rFonts w:ascii="Times New Roman" w:eastAsia="微软雅黑" w:hAnsi="Times New Roman" w:cs="Times New Roman"/>
          <w:sz w:val="22"/>
          <w:szCs w:val="22"/>
        </w:rPr>
        <w:t>5nm</w:t>
      </w:r>
      <w:r w:rsidRPr="00732A72">
        <w:rPr>
          <w:rFonts w:ascii="Times New Roman" w:eastAsia="微软雅黑" w:hAnsi="Times New Roman" w:cs="Times New Roman"/>
          <w:sz w:val="22"/>
          <w:szCs w:val="22"/>
        </w:rPr>
        <w:t>刻蚀机）进展和下游客户扩产计划。</w:t>
      </w:r>
    </w:p>
    <w:p w14:paraId="5C5E6BF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5. </w:t>
      </w:r>
      <w:r w:rsidRPr="00732A72">
        <w:rPr>
          <w:rFonts w:ascii="Times New Roman" w:eastAsia="微软雅黑" w:hAnsi="Times New Roman" w:cs="Times New Roman"/>
          <w:b/>
          <w:bCs/>
          <w:sz w:val="22"/>
          <w:szCs w:val="22"/>
        </w:rPr>
        <w:t>招商银行（</w:t>
      </w:r>
      <w:r w:rsidRPr="00732A72">
        <w:rPr>
          <w:rFonts w:ascii="Times New Roman" w:eastAsia="微软雅黑" w:hAnsi="Times New Roman" w:cs="Times New Roman"/>
          <w:b/>
          <w:bCs/>
          <w:sz w:val="22"/>
          <w:szCs w:val="22"/>
        </w:rPr>
        <w:t>600036</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零售银行翘楚</w:t>
      </w:r>
      <w:r w:rsidRPr="00732A72">
        <w:rPr>
          <w:rFonts w:ascii="Times New Roman" w:eastAsia="微软雅黑" w:hAnsi="Times New Roman" w:cs="Times New Roman"/>
          <w:sz w:val="22"/>
          <w:szCs w:val="22"/>
        </w:rPr>
        <w:t>：作为国内最具特色的股份制银行，招行凭借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轻型银行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战略，在零售业务和财富管理领域优势显著。</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年前三季度虽营收利润小幅下滑，但</w:t>
      </w:r>
      <w:r w:rsidRPr="00732A72">
        <w:rPr>
          <w:rFonts w:ascii="Times New Roman" w:eastAsia="微软雅黑" w:hAnsi="Times New Roman" w:cs="Times New Roman"/>
          <w:sz w:val="22"/>
          <w:szCs w:val="22"/>
        </w:rPr>
        <w:t>Q3</w:t>
      </w:r>
      <w:r w:rsidRPr="00732A72">
        <w:rPr>
          <w:rFonts w:ascii="Times New Roman" w:eastAsia="微软雅黑" w:hAnsi="Times New Roman" w:cs="Times New Roman"/>
          <w:sz w:val="22"/>
          <w:szCs w:val="22"/>
        </w:rPr>
        <w:t>单季业绩已有回暖趋势</w:t>
      </w:r>
      <w:r w:rsidRPr="00732A72">
        <w:rPr>
          <w:rFonts w:ascii="Times New Roman" w:eastAsia="微软雅黑" w:hAnsi="Times New Roman" w:cs="Times New Roman"/>
          <w:sz w:val="22"/>
          <w:szCs w:val="22"/>
        </w:rPr>
        <w:t xml:space="preserve"> (</w:t>
      </w:r>
      <w:hyperlink r:id="rId294" w:anchor=":~:text=%E7%AC%AC%E4%B8%80%E9%83%A8%E5%88%86%EF%BC%9A%E6%8B%9B%E5%95%86%E9%93%B6%E8%A1%8C%EF%BC%88600036%EF%BC%89"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。分析认</w:t>
      </w:r>
      <w:r w:rsidRPr="00732A72">
        <w:rPr>
          <w:rFonts w:ascii="Times New Roman" w:eastAsia="微软雅黑" w:hAnsi="Times New Roman" w:cs="Times New Roman"/>
          <w:sz w:val="22"/>
          <w:szCs w:val="22"/>
        </w:rPr>
        <w:lastRenderedPageBreak/>
        <w:t>为，招行</w:t>
      </w:r>
      <w:r w:rsidRPr="00732A72">
        <w:rPr>
          <w:rFonts w:ascii="Times New Roman" w:eastAsia="微软雅黑" w:hAnsi="Times New Roman" w:cs="Times New Roman"/>
          <w:b/>
          <w:bCs/>
          <w:sz w:val="22"/>
          <w:szCs w:val="22"/>
        </w:rPr>
        <w:t>存款成本优势</w:t>
      </w:r>
      <w:r w:rsidRPr="00732A72">
        <w:rPr>
          <w:rFonts w:ascii="Times New Roman" w:eastAsia="微软雅黑" w:hAnsi="Times New Roman" w:cs="Times New Roman"/>
          <w:sz w:val="22"/>
          <w:szCs w:val="22"/>
        </w:rPr>
        <w:t>突出，负债结构优质；金融科技投入提升运营效率</w:t>
      </w:r>
      <w:r w:rsidRPr="00732A72">
        <w:rPr>
          <w:rFonts w:ascii="Times New Roman" w:eastAsia="微软雅黑" w:hAnsi="Times New Roman" w:cs="Times New Roman"/>
          <w:sz w:val="22"/>
          <w:szCs w:val="22"/>
        </w:rPr>
        <w:t xml:space="preserve"> (</w:t>
      </w:r>
      <w:hyperlink r:id="rId295" w:anchor=":~:text=%E6%8B%9B%E5%95%86%E9%93%B6%E8%A1%8C%E4%BE%9D%E7%84%B6%E6%98%AF%E4%B8%AD%E5%9B%BD%E9%93%B6%E8%A1%8C%E4%B8%9A%E4%B8%AD%E7%9A%84%E4%B8%80%E5%8C%B9%E9%BB%91%E9%A9%AC%E3%80%82%E5%B0%BD%E7%AE%A12024%E5%B9%B4%E5%89%8D%E4%B8%89%E5%AD%A3%E5%BA%A6%E8%90%A5%E6%94%B6%E5%B0%8F%E5%B9%85%E4%B8%8B%E6%BB%912.9"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。随着财富管理业务在疫情后恢复增长，预计将贡献可观利润增量</w:t>
      </w:r>
      <w:r w:rsidRPr="00732A72">
        <w:rPr>
          <w:rFonts w:ascii="Times New Roman" w:eastAsia="微软雅黑" w:hAnsi="Times New Roman" w:cs="Times New Roman"/>
          <w:sz w:val="22"/>
          <w:szCs w:val="22"/>
        </w:rPr>
        <w:t xml:space="preserve"> (</w:t>
      </w:r>
      <w:hyperlink r:id="rId296" w:anchor=":~:text=%E6%8A%95%E8%B5%84%E4%BA%AE%E7%82%B9%EF%BC%9A"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。资产质量方面，招行不良贷款率行业最低，拨备覆盖充足，抗风险能力强。估值上，目前股价对应</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PE</w:t>
      </w:r>
      <w:r w:rsidRPr="00732A72">
        <w:rPr>
          <w:rFonts w:ascii="Times New Roman" w:eastAsia="微软雅黑" w:hAnsi="Times New Roman" w:cs="Times New Roman"/>
          <w:sz w:val="22"/>
          <w:szCs w:val="22"/>
        </w:rPr>
        <w:t>不到</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倍，处于历史偏低水平且股息率可观。</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招行兼具稳定性和成长性，可作为高风险组合中的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压舱石</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配置。建议配置比例适中（如总资产的</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左右），享受稳健收益。同时可利用市场错杀（如宏观悲观预期导致银行板块调整）时加仓，长期持有获取股息和资本增值。</w:t>
      </w:r>
    </w:p>
    <w:p w14:paraId="2D613A3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6. </w:t>
      </w:r>
      <w:r w:rsidRPr="00732A72">
        <w:rPr>
          <w:rFonts w:ascii="Times New Roman" w:eastAsia="微软雅黑" w:hAnsi="Times New Roman" w:cs="Times New Roman"/>
          <w:b/>
          <w:bCs/>
          <w:sz w:val="22"/>
          <w:szCs w:val="22"/>
        </w:rPr>
        <w:t>东方财富（</w:t>
      </w:r>
      <w:r w:rsidRPr="00732A72">
        <w:rPr>
          <w:rFonts w:ascii="Times New Roman" w:eastAsia="微软雅黑" w:hAnsi="Times New Roman" w:cs="Times New Roman"/>
          <w:b/>
          <w:bCs/>
          <w:sz w:val="22"/>
          <w:szCs w:val="22"/>
        </w:rPr>
        <w:t>300059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互联网券商与财富管理平台</w:t>
      </w:r>
      <w:r w:rsidRPr="00732A72">
        <w:rPr>
          <w:rFonts w:ascii="Times New Roman" w:eastAsia="微软雅黑" w:hAnsi="Times New Roman" w:cs="Times New Roman"/>
          <w:sz w:val="22"/>
          <w:szCs w:val="22"/>
        </w:rPr>
        <w:t>：东方财富依托互联网流量优势，打造了集证券、基金销售、资讯于一体的综合财经平台。</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年前三季公司总资产达</w:t>
      </w:r>
      <w:r w:rsidRPr="00732A72">
        <w:rPr>
          <w:rFonts w:ascii="Times New Roman" w:eastAsia="微软雅黑" w:hAnsi="Times New Roman" w:cs="Times New Roman"/>
          <w:sz w:val="22"/>
          <w:szCs w:val="22"/>
        </w:rPr>
        <w:t>3264.8</w:t>
      </w:r>
      <w:r w:rsidRPr="00732A72">
        <w:rPr>
          <w:rFonts w:ascii="Times New Roman" w:eastAsia="微软雅黑" w:hAnsi="Times New Roman" w:cs="Times New Roman"/>
          <w:sz w:val="22"/>
          <w:szCs w:val="22"/>
        </w:rPr>
        <w:t>亿元，同比增长</w:t>
      </w:r>
      <w:r w:rsidRPr="00732A72">
        <w:rPr>
          <w:rFonts w:ascii="Times New Roman" w:eastAsia="微软雅黑" w:hAnsi="Times New Roman" w:cs="Times New Roman"/>
          <w:sz w:val="22"/>
          <w:szCs w:val="22"/>
        </w:rPr>
        <w:t>36.3%</w:t>
      </w:r>
      <w:r w:rsidRPr="00732A72">
        <w:rPr>
          <w:rFonts w:ascii="Times New Roman" w:eastAsia="微软雅黑" w:hAnsi="Times New Roman" w:cs="Times New Roman"/>
          <w:sz w:val="22"/>
          <w:szCs w:val="22"/>
        </w:rPr>
        <w:t>，显著跑赢同行</w:t>
      </w:r>
      <w:r w:rsidRPr="00732A72">
        <w:rPr>
          <w:rFonts w:ascii="Times New Roman" w:eastAsia="微软雅黑" w:hAnsi="Times New Roman" w:cs="Times New Roman"/>
          <w:sz w:val="22"/>
          <w:szCs w:val="22"/>
        </w:rPr>
        <w:t xml:space="preserve"> (</w:t>
      </w:r>
      <w:hyperlink r:id="rId297" w:anchor=":~:text=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。其多元金融牌照布局完善，先后拿下公募基金、期货等资质，业务版图扩张</w:t>
      </w:r>
      <w:r w:rsidRPr="00732A72">
        <w:rPr>
          <w:rFonts w:ascii="Times New Roman" w:eastAsia="微软雅黑" w:hAnsi="Times New Roman" w:cs="Times New Roman"/>
          <w:sz w:val="22"/>
          <w:szCs w:val="22"/>
        </w:rPr>
        <w:t xml:space="preserve"> (</w:t>
      </w:r>
      <w:hyperlink r:id="rId298" w:anchor=":~:text=%E4%BD%9C%E4%B8%BA%E4%B8%80%E5%AE%B6%E7%8B%AC%E7%89%B9%E7%9A%84%E2%80%9C%E4%BA%92%E8%81%94%E7%BD%91%2B%E5%88%B8%E5%95%86%E2%80%9D%E5%B9%B3%E5%8F%B0%EF%BC%8C%E4%B8%9C%E6%96%B9%E8%B4%A2%E5%AF%8C%E5%9C%A8%E5%B8%82%E5%9C%BA%E5%9B%9E%E6%9A%96%E7%9A%84%E8%83%8C%E6%99%AF%E4%B8%8B%E8%BF%8E%E6%9D%A5%E4%BA%86%E4%B8%9A%E5%8A%A1%E7%B9%81%E8%8D%A3%E3%80%822024%E5%B9%B4%E4%B8%89%E5%AD%A3%E5%BA%A6%E6%9C%AB%EF%BC%8C%E5%85%AC%E5%8F%B8%E8%B5%84%E4%BA%A7%E8%A7%84%E6%A8%A1%E8%BE%BE3264.8%E4%BA%BF%E5%85%83%EF%BC%8C%E5%90%8C%E6%AF%94%E5%A2%9E%E9%95%BF36.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。随着股市回暖，两市成交量放大，公司经纪业务和两融业务量大增，业绩弹性凸显</w:t>
      </w:r>
      <w:r w:rsidRPr="00732A72">
        <w:rPr>
          <w:rFonts w:ascii="Times New Roman" w:eastAsia="微软雅黑" w:hAnsi="Times New Roman" w:cs="Times New Roman"/>
          <w:sz w:val="22"/>
          <w:szCs w:val="22"/>
        </w:rPr>
        <w:t xml:space="preserve"> (</w:t>
      </w:r>
      <w:hyperlink r:id="rId299" w:anchor=":~:text=%E4%BD%9C%E4%B8%BA%E4%B8%80%E5%AE%B6%E7%8B%AC%E7%89%B9%E7%9A%84%E2%80%9C%E4%BA%92%E8%81%94%E7%BD%91%2B%E5%88%B8%E5%95%86%E2%80%9D%E5%B9%B3%E5%8F%B0%EF%BC%8C%E4%B8%9C%E6%96%B9%E8%B4%A2%E5%AF%8C%E5%9C%A8%E5%B8%82%E5%9C%BA%E5%9B%9E%E6%9A%96%E7%9A%84%E8%83%8C%E6%99%AF%E4%B8%8B%E8%BF%8E%E6%9D%A5%E4%BA%86%E4%B8%9A%E5%8A%A1%E7%B9%81%E8%8D%A3%E3%80%822024%E5%B9%B4%E4%B8%89%E5%AD%A3%E5%BA%A6%E6%9C%AB%EF%BC%8C%E5%85%AC%E5%8F%B8%E8%B5%84%E4%BA%A7%E8%A7%84%E6%A8%A1%E8%BE%BE3264.8%E4%BA%BF%E5%85%83%EF%BC%8C%E5%90%8C%E6%AF%94%E5%A2%9E%E9%95%BF36.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。此外，公司基金代销和财富管理业务也因居民理财热情回升而快速增长。东方财富具备</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高贝塔</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属性，牛市中盈利爆发力强。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行情弹性品种，可在市场趋势向上时增配以放大收益。在核心仓位之外拿出一部分资金作为交易仓位参与东方财富的波段：比如在指数放量突破时买入，达到目标涨幅后止盈。中长期看，公司在互联网理财领域的先发优势将继续转化为市占率提升，值得长期持有部分仓位。</w:t>
      </w:r>
    </w:p>
    <w:p w14:paraId="060385D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7. </w:t>
      </w:r>
      <w:r w:rsidRPr="00732A72">
        <w:rPr>
          <w:rFonts w:ascii="Times New Roman" w:eastAsia="微软雅黑" w:hAnsi="Times New Roman" w:cs="Times New Roman"/>
          <w:b/>
          <w:bCs/>
          <w:sz w:val="22"/>
          <w:szCs w:val="22"/>
        </w:rPr>
        <w:t>澜起科技（</w:t>
      </w:r>
      <w:r w:rsidRPr="00732A72">
        <w:rPr>
          <w:rFonts w:ascii="Times New Roman" w:eastAsia="微软雅黑" w:hAnsi="Times New Roman" w:cs="Times New Roman"/>
          <w:b/>
          <w:bCs/>
          <w:sz w:val="22"/>
          <w:szCs w:val="22"/>
        </w:rPr>
        <w:t>688008</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内存接口芯片龙头</w:t>
      </w:r>
      <w:r w:rsidRPr="00732A72">
        <w:rPr>
          <w:rFonts w:ascii="Times New Roman" w:eastAsia="微软雅黑" w:hAnsi="Times New Roman" w:cs="Times New Roman"/>
          <w:sz w:val="22"/>
          <w:szCs w:val="22"/>
        </w:rPr>
        <w:t>：公司主营</w:t>
      </w:r>
      <w:r w:rsidRPr="00732A72">
        <w:rPr>
          <w:rFonts w:ascii="Times New Roman" w:eastAsia="微软雅黑" w:hAnsi="Times New Roman" w:cs="Times New Roman"/>
          <w:sz w:val="22"/>
          <w:szCs w:val="22"/>
        </w:rPr>
        <w:t>DDR</w:t>
      </w:r>
      <w:r w:rsidRPr="00732A72">
        <w:rPr>
          <w:rFonts w:ascii="Times New Roman" w:eastAsia="微软雅黑" w:hAnsi="Times New Roman" w:cs="Times New Roman"/>
          <w:sz w:val="22"/>
          <w:szCs w:val="22"/>
        </w:rPr>
        <w:t>内存缓冲芯片，是服务器内存模块关键器件供应商。随着全球步入</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内存升级周期，澜起科技产品需求快速上升。</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年公司</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内存接口芯片出货量大增，新产品逐步放量，成功实现从</w:t>
      </w:r>
      <w:r w:rsidRPr="00732A72">
        <w:rPr>
          <w:rFonts w:ascii="Times New Roman" w:eastAsia="微软雅黑" w:hAnsi="Times New Roman" w:cs="Times New Roman"/>
          <w:sz w:val="22"/>
          <w:szCs w:val="22"/>
        </w:rPr>
        <w:t>DDR4</w:t>
      </w:r>
      <w:r w:rsidRPr="00732A72">
        <w:rPr>
          <w:rFonts w:ascii="Times New Roman" w:eastAsia="微软雅黑" w:hAnsi="Times New Roman" w:cs="Times New Roman"/>
          <w:sz w:val="22"/>
          <w:szCs w:val="22"/>
        </w:rPr>
        <w:t>向</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时代的转换</w:t>
      </w:r>
      <w:r w:rsidRPr="00732A72">
        <w:rPr>
          <w:rFonts w:ascii="Times New Roman" w:eastAsia="微软雅黑" w:hAnsi="Times New Roman" w:cs="Times New Roman"/>
          <w:sz w:val="22"/>
          <w:szCs w:val="22"/>
        </w:rPr>
        <w:t xml:space="preserve"> (</w:t>
      </w:r>
      <w:hyperlink r:id="rId300" w:anchor=":~:text=%E6%BE%9C%E8%B5%B7%E7%A7%91%E6%8A%80%E5%9C%A8%E5%86%85%E5%AD%98%E6%8E%A5%E5%8F%A3%E8%8A%AF%E7%89%87%E9%A2%86%E5%9F%9F%E7%9A%84%E5%BF%AB%E9%80%9F%E6%88%90%E9%95%BF%E4%B8%BA%E5%85%B6%E5%BC%80%E5%90%AF%E4%BA%86%E6%96%B0%E7%9A%84%E5%B8%82%E5%9C%BA%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。公司还积极拓展时钟芯片、高速接口芯片等新品，并布局</w:t>
      </w:r>
      <w:r w:rsidRPr="00732A72">
        <w:rPr>
          <w:rFonts w:ascii="Times New Roman" w:eastAsia="微软雅黑" w:hAnsi="Times New Roman" w:cs="Times New Roman"/>
          <w:sz w:val="22"/>
          <w:szCs w:val="22"/>
        </w:rPr>
        <w:t>CXL</w:t>
      </w:r>
      <w:r w:rsidRPr="00732A72">
        <w:rPr>
          <w:rFonts w:ascii="Times New Roman" w:eastAsia="微软雅黑" w:hAnsi="Times New Roman" w:cs="Times New Roman"/>
          <w:sz w:val="22"/>
          <w:szCs w:val="22"/>
        </w:rPr>
        <w:t>内存扩展等前沿技术。受益</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服务器和数据中心升级浪潮，未来几年公司业绩有望保持高增长。澜起科技毛利率高，净现金充裕，抗风险能力强。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科创板科技白马，公司估值不低，但成长性稀缺。建议耐心等待市场调整带来的买入窗口，逐步建仓。可重点关注其与国际大厂的合作进展及新品研发节点，任何超预期突破都可能成为股价催化剂。在操作上，可结合技术走势，当股价突破重要均线压制时加仓跟进</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032102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 xml:space="preserve">8. </w:t>
      </w:r>
      <w:r w:rsidRPr="00732A72">
        <w:rPr>
          <w:rFonts w:ascii="Times New Roman" w:eastAsia="微软雅黑" w:hAnsi="Times New Roman" w:cs="Times New Roman"/>
          <w:b/>
          <w:bCs/>
          <w:sz w:val="22"/>
          <w:szCs w:val="22"/>
        </w:rPr>
        <w:t>均胜电子（</w:t>
      </w:r>
      <w:r w:rsidRPr="00732A72">
        <w:rPr>
          <w:rFonts w:ascii="Times New Roman" w:eastAsia="微软雅黑" w:hAnsi="Times New Roman" w:cs="Times New Roman"/>
          <w:b/>
          <w:bCs/>
          <w:sz w:val="22"/>
          <w:szCs w:val="22"/>
        </w:rPr>
        <w:t>600699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汽车智能安全系统领先者</w:t>
      </w:r>
      <w:r w:rsidRPr="00732A72">
        <w:rPr>
          <w:rFonts w:ascii="Times New Roman" w:eastAsia="微软雅黑" w:hAnsi="Times New Roman" w:cs="Times New Roman"/>
          <w:sz w:val="22"/>
          <w:szCs w:val="22"/>
        </w:rPr>
        <w:t>：公司深耕汽车安全和电子领域，产品涵盖被动安全（安全带、安全气囊）、汽车电子、智能驾驶等。在新能源和智能汽车大趋势下，均胜电子获得全球车企大量订单：</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年前三季度新签订单金额高达</w:t>
      </w:r>
      <w:r w:rsidRPr="00732A72">
        <w:rPr>
          <w:rFonts w:ascii="Times New Roman" w:eastAsia="微软雅黑" w:hAnsi="Times New Roman" w:cs="Times New Roman"/>
          <w:sz w:val="22"/>
          <w:szCs w:val="22"/>
        </w:rPr>
        <w:t>704</w:t>
      </w:r>
      <w:r w:rsidRPr="00732A72">
        <w:rPr>
          <w:rFonts w:ascii="Times New Roman" w:eastAsia="微软雅黑" w:hAnsi="Times New Roman" w:cs="Times New Roman"/>
          <w:sz w:val="22"/>
          <w:szCs w:val="22"/>
        </w:rPr>
        <w:t>亿元，订单增长非常亮眼</w:t>
      </w:r>
      <w:r w:rsidRPr="00732A72">
        <w:rPr>
          <w:rFonts w:ascii="Times New Roman" w:eastAsia="微软雅黑" w:hAnsi="Times New Roman" w:cs="Times New Roman"/>
          <w:sz w:val="22"/>
          <w:szCs w:val="22"/>
        </w:rPr>
        <w:t xml:space="preserve"> (</w:t>
      </w:r>
      <w:hyperlink r:id="rId301" w:anchor=":~:text=%E5%9D%87%E8%83%9C%E7%94%B5%E5%AD%90%E5%9C%A8%E6%96%B0%E8%83%BD%E6%BA%90%E8%BD%A6%E5%9E%8B%E5%8F%8A%E6%99%BA%E8%83%BD%E9%A9%BE%E9%A9%B6%E9%A2%86%E5%9F%9F%E7%9A%84%E5%B8%83%E5%B1%80%E8%AE%A9%E5%85%B6%E5%9C%A8%E6%9C%AA%E6%9D%A5%E9%9D%A2%E4%B8%B4%E7%9A%84%E6%8C%91%E6%88%98%E5%92%8C%E6%9C%BA%E9%81%87%E5%B9%B6%E5%AD%98%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。公司积极推进降本增效，整合全球研发资源，盈利能力有望回升</w:t>
      </w:r>
      <w:r w:rsidRPr="00732A72">
        <w:rPr>
          <w:rFonts w:ascii="Times New Roman" w:eastAsia="微软雅黑" w:hAnsi="Times New Roman" w:cs="Times New Roman"/>
          <w:sz w:val="22"/>
          <w:szCs w:val="22"/>
        </w:rPr>
        <w:t xml:space="preserve"> (</w:t>
      </w:r>
      <w:hyperlink r:id="rId302" w:anchor=":~:text=%E5%9D%87%E8%83%9C%E7%94%B5%E5%AD%90%E5%9C%A8%E6%96%B0%E8%83%BD%E6%BA%90%E8%BD%A6%E5%9E%8B%E5%8F%8A%E6%99%BA%E8%83%BD%E9%A9%BE%E9%A9%B6%E9%A2%86%E5%9F%9F%E7%9A%84%E5%B8%83%E5%B1%80%E8%AE%A9%E5%85%B6%E5%9C%A8%E6%9C%AA%E6%9D%A5%E9%9D%A2%E4%B8%B4%E7%9A%84%E6%8C%91%E6%88%98%E5%92%8C%E6%9C%BA%E9%81%87%E5%B9%B6%E5%AD%98%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。同时布局新能源车热管理、座舱电子等新业务领域，打开成长新空间。考虑到汽车供应链周期性，公司股价波动较大，但当前估值处于历史底部区域。</w:t>
      </w:r>
      <w:r w:rsidRPr="00732A72">
        <w:rPr>
          <w:rFonts w:ascii="Times New Roman" w:eastAsia="微软雅黑" w:hAnsi="Times New Roman" w:cs="Times New Roman"/>
          <w:b/>
          <w:bCs/>
          <w:sz w:val="22"/>
          <w:szCs w:val="22"/>
        </w:rPr>
        <w:t>投资建议：均胜电子适合作为主题交易型</w:t>
      </w:r>
      <w:r w:rsidRPr="00732A72">
        <w:rPr>
          <w:rFonts w:ascii="Times New Roman" w:eastAsia="微软雅黑" w:hAnsi="Times New Roman" w:cs="Times New Roman"/>
          <w:sz w:val="22"/>
          <w:szCs w:val="22"/>
        </w:rPr>
        <w:t>标的，当市场聚焦智能汽车主题时配置以获取超额收益。中线看订单饱满支撑未来业绩，可低位建仓后耐心持有至业绩释放期。注意跟踪全球汽车销量景气度和公司订单兑现情况，设置止损以防范行业景气下行风险。</w:t>
      </w:r>
    </w:p>
    <w:p w14:paraId="2BA25E7E"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9. </w:t>
      </w:r>
      <w:r w:rsidRPr="00732A72">
        <w:rPr>
          <w:rFonts w:ascii="Times New Roman" w:eastAsia="微软雅黑" w:hAnsi="Times New Roman" w:cs="Times New Roman"/>
          <w:b/>
          <w:bCs/>
          <w:sz w:val="22"/>
          <w:szCs w:val="22"/>
        </w:rPr>
        <w:t>药明康德（</w:t>
      </w:r>
      <w:r w:rsidRPr="00732A72">
        <w:rPr>
          <w:rFonts w:ascii="Times New Roman" w:eastAsia="微软雅黑" w:hAnsi="Times New Roman" w:cs="Times New Roman"/>
          <w:b/>
          <w:bCs/>
          <w:sz w:val="22"/>
          <w:szCs w:val="22"/>
        </w:rPr>
        <w:t>603259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医药研发外包（</w:t>
      </w:r>
      <w:r w:rsidRPr="00732A72">
        <w:rPr>
          <w:rFonts w:ascii="Times New Roman" w:eastAsia="微软雅黑" w:hAnsi="Times New Roman" w:cs="Times New Roman"/>
          <w:i/>
          <w:iCs/>
          <w:sz w:val="22"/>
          <w:szCs w:val="22"/>
        </w:rPr>
        <w:t>CRO</w:t>
      </w:r>
      <w:r w:rsidRPr="00732A72">
        <w:rPr>
          <w:rFonts w:ascii="Times New Roman" w:eastAsia="微软雅黑" w:hAnsi="Times New Roman" w:cs="Times New Roman"/>
          <w:i/>
          <w:iCs/>
          <w:sz w:val="22"/>
          <w:szCs w:val="22"/>
        </w:rPr>
        <w:t>）龙头</w:t>
      </w:r>
      <w:r w:rsidRPr="00732A72">
        <w:rPr>
          <w:rFonts w:ascii="Times New Roman" w:eastAsia="微软雅黑" w:hAnsi="Times New Roman" w:cs="Times New Roman"/>
          <w:sz w:val="22"/>
          <w:szCs w:val="22"/>
        </w:rPr>
        <w:t>：公司是全球领先的医药研发生产服务平台，为制药公司提供一站式新药研发外包服务。受益于医药研发向外部合作趋势，药明康德订单饱满，业绩多年保持</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以上增长。</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年公司克服了海外审查风波影响，收入利润继续创历史新高。其客户涵盖跨国药企和创新生物技术公司，业务模式抗周期性强。随着中国创新药产业发展和全球新药研发投入增加，</w:t>
      </w:r>
      <w:r w:rsidRPr="00732A72">
        <w:rPr>
          <w:rFonts w:ascii="Times New Roman" w:eastAsia="微软雅黑" w:hAnsi="Times New Roman" w:cs="Times New Roman"/>
          <w:sz w:val="22"/>
          <w:szCs w:val="22"/>
        </w:rPr>
        <w:t>CRO</w:t>
      </w:r>
      <w:r w:rsidRPr="00732A72">
        <w:rPr>
          <w:rFonts w:ascii="Times New Roman" w:eastAsia="微软雅黑" w:hAnsi="Times New Roman" w:cs="Times New Roman"/>
          <w:sz w:val="22"/>
          <w:szCs w:val="22"/>
        </w:rPr>
        <w:t>行业高景气有望延续。公司在小分子合成、大分子</w:t>
      </w:r>
      <w:r w:rsidRPr="00732A72">
        <w:rPr>
          <w:rFonts w:ascii="Times New Roman" w:eastAsia="微软雅黑" w:hAnsi="Times New Roman" w:cs="Times New Roman"/>
          <w:sz w:val="22"/>
          <w:szCs w:val="22"/>
        </w:rPr>
        <w:t>CDMO</w:t>
      </w:r>
      <w:r w:rsidRPr="00732A72">
        <w:rPr>
          <w:rFonts w:ascii="Times New Roman" w:eastAsia="微软雅黑" w:hAnsi="Times New Roman" w:cs="Times New Roman"/>
          <w:sz w:val="22"/>
          <w:szCs w:val="22"/>
        </w:rPr>
        <w:t>、细胞基因疗法等领域全面布局，长期成长空间广阔。但需要注意美国地缘因素带来的情绪影响。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药明康德基本面稳健，可作为生物医药板块核心配置。股价历经前期调整后估值回落至合理区间，具备中长期投资价值。建议采用分批介入策略，逢市场对医药板块情绪悲观时低吸布局，耐心持有分享行业增长。同时严控仓位，留意政策变动对公司业务的潜在影响。</w:t>
      </w:r>
    </w:p>
    <w:p w14:paraId="0F0FD5B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10. </w:t>
      </w:r>
      <w:r w:rsidRPr="00732A72">
        <w:rPr>
          <w:rFonts w:ascii="Times New Roman" w:eastAsia="微软雅黑" w:hAnsi="Times New Roman" w:cs="Times New Roman"/>
          <w:b/>
          <w:bCs/>
          <w:sz w:val="22"/>
          <w:szCs w:val="22"/>
        </w:rPr>
        <w:t>中航光电（</w:t>
      </w:r>
      <w:r w:rsidRPr="00732A72">
        <w:rPr>
          <w:rFonts w:ascii="Times New Roman" w:eastAsia="微软雅黑" w:hAnsi="Times New Roman" w:cs="Times New Roman"/>
          <w:b/>
          <w:bCs/>
          <w:sz w:val="22"/>
          <w:szCs w:val="22"/>
        </w:rPr>
        <w:t>002179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高端连接器龙头（军民两用）</w:t>
      </w:r>
      <w:r w:rsidRPr="00732A72">
        <w:rPr>
          <w:rFonts w:ascii="Times New Roman" w:eastAsia="微软雅黑" w:hAnsi="Times New Roman" w:cs="Times New Roman"/>
          <w:sz w:val="22"/>
          <w:szCs w:val="22"/>
        </w:rPr>
        <w:t>：公司隶属航空工业集团，主营各类电连接器，在军工、新能源汽车、通信等领域市场份额领先。中航光电受益于军工装备升级和国产替代需求，近年业绩稳步增长。其产品毛利率高且技术含量大，在国产连接器中处于龙头地位。特别是在新能源车高速发展过程中，充电接口、高压连接器需求爆发，公司开拓汽车业务取得很大成功，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军工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汽车</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双引擎。</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年前三季度公司净利润同比增长约</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，展现良好成长性。考虑到连接器下游应用景气度高，公司未来几年收入利润有望保持双位数增长。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兼具军工和新能源车概念的标的，中航光电适合高风险投资者中长线配置。一方面享受军工订单增长的稳定性，另一方面把握新能源汽车浪潮带来的高弹性。估值相对于增长并不昂贵，建议在市场调整时介入。短期如果军工板块因事件催化大涨，也可考虑适当高抛低吸，滚动操作增厚收益。</w:t>
      </w:r>
    </w:p>
    <w:p w14:paraId="6D860A4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i/>
          <w:iCs/>
          <w:sz w:val="22"/>
          <w:szCs w:val="22"/>
        </w:rPr>
        <w:lastRenderedPageBreak/>
        <w:t>（注：以上个股仅为策略分析推荐，不构成对任何特定证券的买卖建议。高风险投资者需结合自身情况审慎决策，做到独立思考。）</w:t>
      </w:r>
    </w:p>
    <w:p w14:paraId="4A44D587"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5. </w:t>
      </w:r>
      <w:r w:rsidRPr="00732A72">
        <w:rPr>
          <w:rFonts w:ascii="Times New Roman" w:eastAsia="微软雅黑" w:hAnsi="Times New Roman" w:cs="Times New Roman"/>
          <w:b/>
          <w:bCs/>
          <w:sz w:val="22"/>
          <w:szCs w:val="22"/>
        </w:rPr>
        <w:t>投资策略与资产配置方案</w:t>
      </w:r>
    </w:p>
    <w:p w14:paraId="4DC07B9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针对高风险承受能力、资金体量约</w:t>
      </w:r>
      <w:r w:rsidRPr="00732A72">
        <w:rPr>
          <w:rFonts w:ascii="Times New Roman" w:eastAsia="微软雅黑" w:hAnsi="Times New Roman" w:cs="Times New Roman"/>
          <w:sz w:val="22"/>
          <w:szCs w:val="22"/>
        </w:rPr>
        <w:t>100</w:t>
      </w:r>
      <w:r w:rsidRPr="00732A72">
        <w:rPr>
          <w:rFonts w:ascii="Times New Roman" w:eastAsia="微软雅黑" w:hAnsi="Times New Roman" w:cs="Times New Roman"/>
          <w:sz w:val="22"/>
          <w:szCs w:val="22"/>
        </w:rPr>
        <w:t>万的投资者，我们建议采用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进行资产配置，将中长期投资与短期波段交易相结合，力求在控制风险的前提下实现超额收益。</w:t>
      </w:r>
    </w:p>
    <w:p w14:paraId="6C51A6F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核心仓位（长期配置）</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sz w:val="22"/>
          <w:szCs w:val="22"/>
        </w:rPr>
        <w:t>占组合的</w:t>
      </w:r>
      <w:r w:rsidRPr="00732A72">
        <w:rPr>
          <w:rFonts w:ascii="Times New Roman" w:eastAsia="微软雅黑" w:hAnsi="Times New Roman" w:cs="Times New Roman"/>
          <w:b/>
          <w:bCs/>
          <w:sz w:val="22"/>
          <w:szCs w:val="22"/>
        </w:rPr>
        <w:t>60%–70%</w:t>
      </w:r>
      <w:r w:rsidRPr="00732A72">
        <w:rPr>
          <w:rFonts w:ascii="Times New Roman" w:eastAsia="微软雅黑" w:hAnsi="Times New Roman" w:cs="Times New Roman"/>
          <w:b/>
          <w:bCs/>
          <w:sz w:val="22"/>
          <w:szCs w:val="22"/>
        </w:rPr>
        <w:t>左右，用于持有高</w:t>
      </w:r>
      <w:r w:rsidRPr="00732A72">
        <w:rPr>
          <w:rFonts w:ascii="Times New Roman" w:eastAsia="微软雅黑" w:hAnsi="Times New Roman" w:cs="Times New Roman"/>
          <w:b/>
          <w:bCs/>
          <w:sz w:val="22"/>
          <w:szCs w:val="22"/>
        </w:rPr>
        <w:t xml:space="preserve"> conviction </w:t>
      </w:r>
      <w:r w:rsidRPr="00732A72">
        <w:rPr>
          <w:rFonts w:ascii="Times New Roman" w:eastAsia="微软雅黑" w:hAnsi="Times New Roman" w:cs="Times New Roman"/>
          <w:b/>
          <w:bCs/>
          <w:sz w:val="22"/>
          <w:szCs w:val="22"/>
        </w:rPr>
        <w:t>的优质股票，追求中长期资本增值。核心仓位以成长型股票</w:t>
      </w:r>
      <w:r w:rsidRPr="00732A72">
        <w:rPr>
          <w:rFonts w:ascii="Times New Roman" w:eastAsia="微软雅黑" w:hAnsi="Times New Roman" w:cs="Times New Roman"/>
          <w:sz w:val="22"/>
          <w:szCs w:val="22"/>
        </w:rPr>
        <w:t>为主，辅以少量价值蓝筹平衡风险。其中包含上一章节精选的龙头标的，如新能源和科技领域的领先公司（比亚迪、宁德时代、北方华创等）以及稳健增长的金融和消费龙头（招商银行、泸州老窖等）。这些股票具备坚实基本面和长期上涨逻辑，可以较长时间持有。核心仓位体现</w:t>
      </w:r>
      <w:r w:rsidRPr="00732A72">
        <w:rPr>
          <w:rFonts w:ascii="Times New Roman" w:eastAsia="微软雅黑" w:hAnsi="Times New Roman" w:cs="Times New Roman"/>
          <w:b/>
          <w:bCs/>
          <w:sz w:val="22"/>
          <w:szCs w:val="22"/>
        </w:rPr>
        <w:t>价值投资</w:t>
      </w:r>
      <w:r w:rsidRPr="00732A72">
        <w:rPr>
          <w:rFonts w:ascii="Times New Roman" w:eastAsia="微软雅黑" w:hAnsi="Times New Roman" w:cs="Times New Roman"/>
          <w:sz w:val="22"/>
          <w:szCs w:val="22"/>
        </w:rPr>
        <w:t>思维，买入后设定较宽的止损区间，注重基本面跟踪，耐心陪伴企业成长。同时，核心组合内部也可适度分散于多个行业，以降低单一板块系统性风险</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资金配置在新能源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科技龙头，</w:t>
      </w:r>
      <w:r w:rsidRPr="00732A72">
        <w:rPr>
          <w:rFonts w:ascii="Times New Roman" w:eastAsia="微软雅黑" w:hAnsi="Times New Roman" w:cs="Times New Roman"/>
          <w:sz w:val="22"/>
          <w:szCs w:val="22"/>
        </w:rPr>
        <w:t>20%</w:t>
      </w:r>
      <w:r w:rsidRPr="00732A72">
        <w:rPr>
          <w:rFonts w:ascii="Times New Roman" w:eastAsia="微软雅黑" w:hAnsi="Times New Roman" w:cs="Times New Roman"/>
          <w:sz w:val="22"/>
          <w:szCs w:val="22"/>
        </w:rPr>
        <w:t>配置在金融消费价值蓝筹，以实现攻守兼备。</w:t>
      </w:r>
    </w:p>
    <w:p w14:paraId="137E650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交易仓位（短期波段）</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sz w:val="22"/>
          <w:szCs w:val="22"/>
        </w:rPr>
        <w:t>占组合的</w:t>
      </w:r>
      <w:r w:rsidRPr="00732A72">
        <w:rPr>
          <w:rFonts w:ascii="Times New Roman" w:eastAsia="微软雅黑" w:hAnsi="Times New Roman" w:cs="Times New Roman"/>
          <w:b/>
          <w:bCs/>
          <w:sz w:val="22"/>
          <w:szCs w:val="22"/>
        </w:rPr>
        <w:t>30%–40%</w:t>
      </w:r>
      <w:r w:rsidRPr="00732A72">
        <w:rPr>
          <w:rFonts w:ascii="Times New Roman" w:eastAsia="微软雅黑" w:hAnsi="Times New Roman" w:cs="Times New Roman"/>
          <w:b/>
          <w:bCs/>
          <w:sz w:val="22"/>
          <w:szCs w:val="22"/>
        </w:rPr>
        <w:t>左右，用于捕捉阶段性行情和主题机会，体现主动交易和趋势策略</w:t>
      </w:r>
      <w:r w:rsidRPr="00732A72">
        <w:rPr>
          <w:rFonts w:ascii="Times New Roman" w:eastAsia="微软雅黑" w:hAnsi="Times New Roman" w:cs="Times New Roman"/>
          <w:sz w:val="22"/>
          <w:szCs w:val="22"/>
        </w:rPr>
        <w:t>。这部分资金机动性高，可以根据市场热点快速轮动。交易仓位主要参与以下几类策略：</w:t>
      </w:r>
    </w:p>
    <w:p w14:paraId="72F5E87F"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主题驱动策略：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紧跟市场热门题材，如政策推出的新兴产业方向或突发事件受益板块。在热点初起时及时介入，获得短线收益。例如两会前后炒作数字经济、新型基建主题，地缘紧张时把握军工急涨行情等。注意主题炒作往往短暂，盈利达到预期或题材退潮时果断止盈退出。</w:t>
      </w:r>
    </w:p>
    <w:p w14:paraId="5EE54A1E"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成长动量策略：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针对基本面优秀但股价走势具有趋势性的成长股，使用技术指标判断买卖点进行波段操作</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。如当某科技股放量突破重要阻力位时买入追涨，若上涨动能减弱或出现技术见顶信号则高位卖出。</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1D595604"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事件套利策略：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利用公司公告、业绩超预期、政策公布等事件引发的股价波动进行短线交易</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。例如公司业绩大超预期股价跳空高开时择机追入，待市场反应过度后卖出获利；或政策落地利好兑现时逢高减仓等。</w:t>
      </w:r>
    </w:p>
    <w:p w14:paraId="07458743"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w:t>
      </w:r>
      <w:r w:rsidRPr="00732A72">
        <w:rPr>
          <w:rFonts w:ascii="Times New Roman" w:eastAsia="微软雅黑" w:hAnsi="Times New Roman" w:cs="Times New Roman"/>
          <w:sz w:val="22"/>
          <w:szCs w:val="22"/>
        </w:rPr>
        <w:t>量化趋势策略：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可借助一定的量化工具或规则，跟随市场趋势交易指数或杠杆</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等。如当市场技术面转强时，加大沪深</w:t>
      </w:r>
      <w:r w:rsidRPr="00732A72">
        <w:rPr>
          <w:rFonts w:ascii="Times New Roman" w:eastAsia="微软雅黑" w:hAnsi="Times New Roman" w:cs="Times New Roman"/>
          <w:sz w:val="22"/>
          <w:szCs w:val="22"/>
        </w:rPr>
        <w:t>300</w:t>
      </w:r>
      <w:r w:rsidRPr="00732A72">
        <w:rPr>
          <w:rFonts w:ascii="Times New Roman" w:eastAsia="微软雅黑" w:hAnsi="Times New Roman" w:cs="Times New Roman"/>
          <w:sz w:val="22"/>
          <w:szCs w:val="22"/>
        </w:rPr>
        <w:t>等指数</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仓位获取</w:t>
      </w:r>
      <w:r w:rsidRPr="00732A72">
        <w:rPr>
          <w:rFonts w:ascii="Times New Roman" w:eastAsia="微软雅黑" w:hAnsi="Times New Roman" w:cs="Times New Roman"/>
          <w:sz w:val="22"/>
          <w:szCs w:val="22"/>
        </w:rPr>
        <w:t>beta</w:t>
      </w:r>
      <w:r w:rsidRPr="00732A72">
        <w:rPr>
          <w:rFonts w:ascii="Times New Roman" w:eastAsia="微软雅黑" w:hAnsi="Times New Roman" w:cs="Times New Roman"/>
          <w:sz w:val="22"/>
          <w:szCs w:val="22"/>
        </w:rPr>
        <w:t>收益；趋势走弱时及时降低仓位或对冲。高风险投资者甚至可以使用部分融资融券放大交易仓位收益，但要严格控制杠杆比例和风险敞口</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1162C479"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多种风格结合：在整体策略上，既要坚持以基本面为根基的价值</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成长投资理念，又要融入灵活的交易思维。核心仓位更多体现成长价值风格</w:t>
      </w:r>
      <w:r w:rsidRPr="00732A72">
        <w:rPr>
          <w:rFonts w:ascii="Times New Roman" w:eastAsia="微软雅黑" w:hAnsi="Times New Roman" w:cs="Times New Roman"/>
          <w:sz w:val="22"/>
          <w:szCs w:val="22"/>
        </w:rPr>
        <w:t>，选择有基本面支撑的股票长期持有，享受复利增长；交易仓位则偏向</w:t>
      </w:r>
      <w:r w:rsidRPr="00732A72">
        <w:rPr>
          <w:rFonts w:ascii="Times New Roman" w:eastAsia="微软雅黑" w:hAnsi="Times New Roman" w:cs="Times New Roman"/>
          <w:b/>
          <w:bCs/>
          <w:sz w:val="22"/>
          <w:szCs w:val="22"/>
        </w:rPr>
        <w:t>趋势投机风格</w:t>
      </w:r>
      <w:r w:rsidRPr="00732A72">
        <w:rPr>
          <w:rFonts w:ascii="Times New Roman" w:eastAsia="微软雅黑" w:hAnsi="Times New Roman" w:cs="Times New Roman"/>
          <w:sz w:val="22"/>
          <w:szCs w:val="22"/>
        </w:rPr>
        <w:t>，追求短期收益最大化。</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的搭配，高风险投资者能够在牛市中充分利用交易仓博取超额利润，在震荡市中依靠核心仓位的优质资产坚守，以避免频繁操作造成的踏空或亏损。</w:t>
      </w:r>
    </w:p>
    <w:p w14:paraId="1518131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仓位动态调整：建议投资者根据市况弹性分配核心和交易仓比重。当市场处于明显上升通道、趋势明朗时，可适当提高交易仓比例（如提升至</w:t>
      </w:r>
      <w:r w:rsidRPr="00732A72">
        <w:rPr>
          <w:rFonts w:ascii="Times New Roman" w:eastAsia="微软雅黑" w:hAnsi="Times New Roman" w:cs="Times New Roman"/>
          <w:b/>
          <w:bCs/>
          <w:sz w:val="22"/>
          <w:szCs w:val="22"/>
        </w:rPr>
        <w:t>40%</w:t>
      </w:r>
      <w:r w:rsidRPr="00732A72">
        <w:rPr>
          <w:rFonts w:ascii="Times New Roman" w:eastAsia="微软雅黑" w:hAnsi="Times New Roman" w:cs="Times New Roman"/>
          <w:b/>
          <w:bCs/>
          <w:sz w:val="22"/>
          <w:szCs w:val="22"/>
        </w:rPr>
        <w:t>），积极参与行情</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；当市场不确定性上升或进入震荡磨底阶段，则应降低交易仓（降至</w:t>
      </w:r>
      <w:r w:rsidRPr="00732A72">
        <w:rPr>
          <w:rFonts w:ascii="Times New Roman" w:eastAsia="微软雅黑" w:hAnsi="Times New Roman" w:cs="Times New Roman"/>
          <w:b/>
          <w:bCs/>
          <w:sz w:val="22"/>
          <w:szCs w:val="22"/>
        </w:rPr>
        <w:t>20-30%</w:t>
      </w:r>
      <w:r w:rsidRPr="00732A72">
        <w:rPr>
          <w:rFonts w:ascii="Times New Roman" w:eastAsia="微软雅黑" w:hAnsi="Times New Roman" w:cs="Times New Roman"/>
          <w:b/>
          <w:bCs/>
          <w:sz w:val="22"/>
          <w:szCs w:val="22"/>
        </w:rPr>
        <w:t>），将资金转回核心仓位或暂时持有现金，以防守为主。这种动态调整需要定期评估，每季度对组合表现和市场预期进行一次审视，酌情再平衡</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。此外，在获得阶段性较大收益后，可考虑将一部分利润转入低风险资产暂做休整，以锁定胜利果实</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7A1885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风险管理与对冲：</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组合仍需重视风险分散和控制。除行业分散外，可以利用股指期货、期权等工具对冲系统性风险（若具备相关经验和资质）。例如在市场高位或重大风险事件前，可买入股指看跌期权对冲核心仓位下跌风险。对于交易仓位，设定整体亏损上限，一旦累计亏损达到预设比例（例如交易仓位亏损超过资本的</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），应暂时收缩战线，减少操作频率。通过严控回撤，保障整体资金安全。</w:t>
      </w:r>
    </w:p>
    <w:p w14:paraId="6AF743E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总之，此资产配置方案旨在充分发挥高风险投资者资金的收益潜能：核心仓位紧抓中国经济转型中的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核心资产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b/>
          <w:bCs/>
          <w:sz w:val="22"/>
          <w:szCs w:val="22"/>
        </w:rPr>
        <w:t>机遇，交易仓位积极参与</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边际热点</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博弈。</w:t>
      </w:r>
      <w:r w:rsidRPr="00732A72">
        <w:rPr>
          <w:rFonts w:ascii="Times New Roman" w:eastAsia="微软雅黑" w:hAnsi="Times New Roman" w:cs="Times New Roman"/>
          <w:sz w:val="22"/>
          <w:szCs w:val="22"/>
        </w:rPr>
        <w:t xml:space="preserve"> (</w:t>
      </w:r>
      <w:hyperlink r:id="rId303"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304"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这种进攻与防守兼顾的策略，有望在</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年复杂多变的市场中取得理想回报。</w:t>
      </w:r>
    </w:p>
    <w:p w14:paraId="2AF58CED"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lastRenderedPageBreak/>
        <w:t xml:space="preserve">6. </w:t>
      </w:r>
      <w:r w:rsidRPr="00732A72">
        <w:rPr>
          <w:rFonts w:ascii="Times New Roman" w:eastAsia="微软雅黑" w:hAnsi="Times New Roman" w:cs="Times New Roman"/>
          <w:b/>
          <w:bCs/>
          <w:sz w:val="22"/>
          <w:szCs w:val="22"/>
        </w:rPr>
        <w:t>买卖与风控策略</w:t>
      </w:r>
    </w:p>
    <w:p w14:paraId="292C31FF"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**6.1 </w:t>
      </w:r>
      <w:r w:rsidRPr="00732A72">
        <w:rPr>
          <w:rFonts w:ascii="Times New Roman" w:eastAsia="微软雅黑" w:hAnsi="Times New Roman" w:cs="Times New Roman"/>
          <w:sz w:val="22"/>
          <w:szCs w:val="22"/>
        </w:rPr>
        <w:t>仓位管理与资金使用：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高风险投资者在具体买卖操作中，应遵循严格的仓位和资金管理原则，控制好投资节奏：</w:t>
      </w:r>
    </w:p>
    <w:p w14:paraId="1F86CB92"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初始建仓策略：采用分批建仓</w:t>
      </w:r>
      <w:r w:rsidRPr="00732A72">
        <w:rPr>
          <w:rFonts w:ascii="Times New Roman" w:eastAsia="微软雅黑" w:hAnsi="Times New Roman" w:cs="Times New Roman"/>
          <w:sz w:val="22"/>
          <w:szCs w:val="22"/>
        </w:rPr>
        <w:t>方式介入目标标的，避免一次性满仓带来的时点风险</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。例如看好某股票可先买入计划仓位的</w:t>
      </w:r>
      <w:r w:rsidRPr="00732A72">
        <w:rPr>
          <w:rFonts w:ascii="Times New Roman" w:eastAsia="微软雅黑" w:hAnsi="Times New Roman" w:cs="Times New Roman"/>
          <w:sz w:val="22"/>
          <w:szCs w:val="22"/>
        </w:rPr>
        <w:t>1/3</w:t>
      </w:r>
      <w:r w:rsidRPr="00732A72">
        <w:rPr>
          <w:rFonts w:ascii="Times New Roman" w:eastAsia="微软雅黑" w:hAnsi="Times New Roman" w:cs="Times New Roman"/>
          <w:sz w:val="22"/>
          <w:szCs w:val="22"/>
        </w:rPr>
        <w:t>作为试探仓位，如股价按预期上涨则逐步加仓，如果下跌则在技术支撑位分批补仓，以摊低成本（前提是基本面逻辑未变）。切忌满仓一只股票，单一标的仓位建议不超过总资金的</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（约</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万元），防止出现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单点风险</w:t>
      </w:r>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。对波动较大的中小盘股，初始仓位更应保守，可控制在</w:t>
      </w:r>
      <w:r w:rsidRPr="00732A72">
        <w:rPr>
          <w:rFonts w:ascii="Times New Roman" w:eastAsia="微软雅黑" w:hAnsi="Times New Roman" w:cs="Times New Roman"/>
          <w:sz w:val="22"/>
          <w:szCs w:val="22"/>
        </w:rPr>
        <w:t>5-10</w:t>
      </w:r>
      <w:r w:rsidRPr="00732A72">
        <w:rPr>
          <w:rFonts w:ascii="Times New Roman" w:eastAsia="微软雅黑" w:hAnsi="Times New Roman" w:cs="Times New Roman"/>
          <w:sz w:val="22"/>
          <w:szCs w:val="22"/>
        </w:rPr>
        <w:t>万元，待确认趋势后再追加。</w:t>
      </w:r>
    </w:p>
    <w:p w14:paraId="113C61E7"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加仓时点选择</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采用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金字塔式</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加仓，即随着趋势明朗逐级加码，且每次加仓金额小于前次。加仓应基于明确信号：一是</w:t>
      </w:r>
      <w:r w:rsidRPr="00732A72">
        <w:rPr>
          <w:rFonts w:ascii="Times New Roman" w:eastAsia="微软雅黑" w:hAnsi="Times New Roman" w:cs="Times New Roman"/>
          <w:b/>
          <w:bCs/>
          <w:sz w:val="22"/>
          <w:szCs w:val="22"/>
        </w:rPr>
        <w:t>基本面催化</w:t>
      </w:r>
      <w:r w:rsidRPr="00732A72">
        <w:rPr>
          <w:rFonts w:ascii="Times New Roman" w:eastAsia="微软雅黑" w:hAnsi="Times New Roman" w:cs="Times New Roman"/>
          <w:sz w:val="22"/>
          <w:szCs w:val="22"/>
        </w:rPr>
        <w:t>（如业绩大增、政策落地）使价值判断上调；二是</w:t>
      </w:r>
      <w:r w:rsidRPr="00732A72">
        <w:rPr>
          <w:rFonts w:ascii="Times New Roman" w:eastAsia="微软雅黑" w:hAnsi="Times New Roman" w:cs="Times New Roman"/>
          <w:b/>
          <w:bCs/>
          <w:sz w:val="22"/>
          <w:szCs w:val="22"/>
        </w:rPr>
        <w:t>技术面信号</w:t>
      </w:r>
      <w:r w:rsidRPr="00732A72">
        <w:rPr>
          <w:rFonts w:ascii="Times New Roman" w:eastAsia="微软雅黑" w:hAnsi="Times New Roman" w:cs="Times New Roman"/>
          <w:sz w:val="22"/>
          <w:szCs w:val="22"/>
        </w:rPr>
        <w:t>（如放量突破阻力位）确认上涨趋势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。例如，某股票突破长期均线或前高压力位且成交显著放大，可视为有效向上突破信号，这时顺势加仓有较高胜率</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。相反，如果股价未达预期就贸然加仓，可能陷入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越跌越补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的被动局面，不可取。</w:t>
      </w:r>
    </w:p>
    <w:p w14:paraId="5484A7CB"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减仓与清仓</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设置明确的</w:t>
      </w:r>
      <w:r w:rsidRPr="00732A72">
        <w:rPr>
          <w:rFonts w:ascii="Times New Roman" w:eastAsia="微软雅黑" w:hAnsi="Times New Roman" w:cs="Times New Roman"/>
          <w:b/>
          <w:bCs/>
          <w:sz w:val="22"/>
          <w:szCs w:val="22"/>
        </w:rPr>
        <w:t>止盈目标</w:t>
      </w:r>
      <w:r w:rsidRPr="00732A72">
        <w:rPr>
          <w:rFonts w:ascii="Times New Roman" w:eastAsia="微软雅黑" w:hAnsi="Times New Roman" w:cs="Times New Roman"/>
          <w:sz w:val="22"/>
          <w:szCs w:val="22"/>
        </w:rPr>
        <w:t>，分批止盈兑现。对于交易仓位的股票，可在取得</w:t>
      </w:r>
      <w:r w:rsidRPr="00732A72">
        <w:rPr>
          <w:rFonts w:ascii="Times New Roman" w:eastAsia="微软雅黑" w:hAnsi="Times New Roman" w:cs="Times New Roman"/>
          <w:sz w:val="22"/>
          <w:szCs w:val="22"/>
        </w:rPr>
        <w:t>**20%-30%**</w:t>
      </w:r>
      <w:r w:rsidRPr="00732A72">
        <w:rPr>
          <w:rFonts w:ascii="Times New Roman" w:eastAsia="微软雅黑" w:hAnsi="Times New Roman" w:cs="Times New Roman"/>
          <w:sz w:val="22"/>
          <w:szCs w:val="22"/>
        </w:rPr>
        <w:t>的阶段收益后先行卖出一部分锁定利润；若基本面长期看好，可保留底仓继续持有。止盈可以结合技术指标，如股票冲高出现放量滞涨或</w:t>
      </w:r>
      <w:r w:rsidRPr="00732A72">
        <w:rPr>
          <w:rFonts w:ascii="Times New Roman" w:eastAsia="微软雅黑" w:hAnsi="Times New Roman" w:cs="Times New Roman"/>
          <w:sz w:val="22"/>
          <w:szCs w:val="22"/>
        </w:rPr>
        <w:t>K</w:t>
      </w:r>
      <w:r w:rsidRPr="00732A72">
        <w:rPr>
          <w:rFonts w:ascii="Times New Roman" w:eastAsia="微软雅黑" w:hAnsi="Times New Roman" w:cs="Times New Roman"/>
          <w:sz w:val="22"/>
          <w:szCs w:val="22"/>
        </w:rPr>
        <w:t>线出现明显见顶形态时，是减仓信号</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。清仓离场的条件包括：股价达到我们的估值上限；基本面出现拐点恶化；或者大盘环境转差引发个股系统性下跌。当出现这些情况时，不论盈亏，及时清仓观望，以保存实力。</w:t>
      </w:r>
    </w:p>
    <w:p w14:paraId="0025FE87"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仓位集中与分散</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考虑到高风险投资者追求收益最大化的需求，可在</w:t>
      </w:r>
      <w:r w:rsidRPr="00732A72">
        <w:rPr>
          <w:rFonts w:ascii="Times New Roman" w:eastAsia="微软雅黑" w:hAnsi="Times New Roman" w:cs="Times New Roman"/>
          <w:b/>
          <w:bCs/>
          <w:sz w:val="22"/>
          <w:szCs w:val="22"/>
        </w:rPr>
        <w:t>自己最擅长</w:t>
      </w:r>
      <w:r w:rsidRPr="00732A72">
        <w:rPr>
          <w:rFonts w:ascii="Times New Roman" w:eastAsia="微软雅黑" w:hAnsi="Times New Roman" w:cs="Times New Roman"/>
          <w:sz w:val="22"/>
          <w:szCs w:val="22"/>
        </w:rPr>
        <w:t>或最有把握的领域适度集中仓位，以获取超额收益。但必须权衡集中带来的风险，一般建议单一行业敞口不超过投资组合的</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，单只股票不超过</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。其余仓位分散在不同相关性低的板</w:t>
      </w:r>
      <w:r w:rsidRPr="00732A72">
        <w:rPr>
          <w:rFonts w:ascii="Times New Roman" w:eastAsia="微软雅黑" w:hAnsi="Times New Roman" w:cs="Times New Roman"/>
          <w:sz w:val="22"/>
          <w:szCs w:val="22"/>
        </w:rPr>
        <w:lastRenderedPageBreak/>
        <w:t>块，以降低波动。</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例如，可将</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资金集中配置新能源车产业链龙头，另</w:t>
      </w:r>
      <w:r w:rsidRPr="00732A72">
        <w:rPr>
          <w:rFonts w:ascii="Times New Roman" w:eastAsia="微软雅黑" w:hAnsi="Times New Roman" w:cs="Times New Roman"/>
          <w:sz w:val="22"/>
          <w:szCs w:val="22"/>
        </w:rPr>
        <w:t>20%</w:t>
      </w:r>
      <w:r w:rsidRPr="00732A72">
        <w:rPr>
          <w:rFonts w:ascii="Times New Roman" w:eastAsia="微软雅黑" w:hAnsi="Times New Roman" w:cs="Times New Roman"/>
          <w:sz w:val="22"/>
          <w:szCs w:val="22"/>
        </w:rPr>
        <w:t>配置科技股，</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配置金融稳健股，其余备用或打新等，以实现收益和风险的均衡。</w:t>
      </w:r>
    </w:p>
    <w:p w14:paraId="4CA2241C"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**6.2 </w:t>
      </w:r>
      <w:r w:rsidRPr="00732A72">
        <w:rPr>
          <w:rFonts w:ascii="Times New Roman" w:eastAsia="微软雅黑" w:hAnsi="Times New Roman" w:cs="Times New Roman"/>
          <w:sz w:val="22"/>
          <w:szCs w:val="22"/>
        </w:rPr>
        <w:t>技术指标结合决策：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将技术分析融入买卖点判断，有助于提高交易的精准性和一致性</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。常用的技术工具及其应用包括：</w:t>
      </w:r>
    </w:p>
    <w:p w14:paraId="03502051"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移动平均线（</w:t>
      </w:r>
      <w:r w:rsidRPr="00732A72">
        <w:rPr>
          <w:rFonts w:ascii="Times New Roman" w:eastAsia="微软雅黑" w:hAnsi="Times New Roman" w:cs="Times New Roman"/>
          <w:b/>
          <w:bCs/>
          <w:sz w:val="22"/>
          <w:szCs w:val="22"/>
        </w:rPr>
        <w:t>MA</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5</w:t>
      </w:r>
      <w:r w:rsidRPr="00732A72">
        <w:rPr>
          <w:rFonts w:ascii="Times New Roman" w:eastAsia="微软雅黑" w:hAnsi="Times New Roman" w:cs="Times New Roman"/>
          <w:b/>
          <w:bCs/>
          <w:sz w:val="22"/>
          <w:szCs w:val="22"/>
        </w:rPr>
        <w:t>日、</w:t>
      </w:r>
      <w:r w:rsidRPr="00732A72">
        <w:rPr>
          <w:rFonts w:ascii="Times New Roman" w:eastAsia="微软雅黑" w:hAnsi="Times New Roman" w:cs="Times New Roman"/>
          <w:b/>
          <w:bCs/>
          <w:sz w:val="22"/>
          <w:szCs w:val="22"/>
        </w:rPr>
        <w:t>10</w:t>
      </w:r>
      <w:r w:rsidRPr="00732A72">
        <w:rPr>
          <w:rFonts w:ascii="Times New Roman" w:eastAsia="微软雅黑" w:hAnsi="Times New Roman" w:cs="Times New Roman"/>
          <w:b/>
          <w:bCs/>
          <w:sz w:val="22"/>
          <w:szCs w:val="22"/>
        </w:rPr>
        <w:t>日等短期均线可捕捉短线波动，</w:t>
      </w:r>
      <w:r w:rsidRPr="00732A72">
        <w:rPr>
          <w:rFonts w:ascii="Times New Roman" w:eastAsia="微软雅黑" w:hAnsi="Times New Roman" w:cs="Times New Roman"/>
          <w:b/>
          <w:bCs/>
          <w:sz w:val="22"/>
          <w:szCs w:val="22"/>
        </w:rPr>
        <w:t>50</w:t>
      </w:r>
      <w:r w:rsidRPr="00732A72">
        <w:rPr>
          <w:rFonts w:ascii="Times New Roman" w:eastAsia="微软雅黑" w:hAnsi="Times New Roman" w:cs="Times New Roman"/>
          <w:b/>
          <w:bCs/>
          <w:sz w:val="22"/>
          <w:szCs w:val="22"/>
        </w:rPr>
        <w:t>日、</w:t>
      </w:r>
      <w:r w:rsidRPr="00732A72">
        <w:rPr>
          <w:rFonts w:ascii="Times New Roman" w:eastAsia="微软雅黑" w:hAnsi="Times New Roman" w:cs="Times New Roman"/>
          <w:b/>
          <w:bCs/>
          <w:sz w:val="22"/>
          <w:szCs w:val="22"/>
        </w:rPr>
        <w:t>200</w:t>
      </w:r>
      <w:r w:rsidRPr="00732A72">
        <w:rPr>
          <w:rFonts w:ascii="Times New Roman" w:eastAsia="微软雅黑" w:hAnsi="Times New Roman" w:cs="Times New Roman"/>
          <w:b/>
          <w:bCs/>
          <w:sz w:val="22"/>
          <w:szCs w:val="22"/>
        </w:rPr>
        <w:t>日等长期均线用于判断中长期趋势</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。当股价由下向上放量突破关键均线（如</w:t>
      </w:r>
      <w:r w:rsidRPr="00732A72">
        <w:rPr>
          <w:rFonts w:ascii="Times New Roman" w:eastAsia="微软雅黑" w:hAnsi="Times New Roman" w:cs="Times New Roman"/>
          <w:b/>
          <w:bCs/>
          <w:sz w:val="22"/>
          <w:szCs w:val="22"/>
        </w:rPr>
        <w:t>50</w:t>
      </w:r>
      <w:r w:rsidRPr="00732A72">
        <w:rPr>
          <w:rFonts w:ascii="Times New Roman" w:eastAsia="微软雅黑" w:hAnsi="Times New Roman" w:cs="Times New Roman"/>
          <w:b/>
          <w:bCs/>
          <w:sz w:val="22"/>
          <w:szCs w:val="22"/>
        </w:rPr>
        <w:t>日均线）时，往往预示趋势转强，可考虑买入或加仓</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。反之，跌破重要均线则要警惕趋势走弱信号。短期均线上穿长期均线形成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黄金交叉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是买入信号，下穿形成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死亡交叉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是卖出信号</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。投资者可参考这些信号辅助决策，但应结合成交量等其他因素确认。</w:t>
      </w:r>
    </w:p>
    <w:p w14:paraId="33F472A2"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相对强弱指数（</w:t>
      </w:r>
      <w:r w:rsidRPr="00732A72">
        <w:rPr>
          <w:rFonts w:ascii="Times New Roman" w:eastAsia="微软雅黑" w:hAnsi="Times New Roman" w:cs="Times New Roman"/>
          <w:b/>
          <w:bCs/>
          <w:sz w:val="22"/>
          <w:szCs w:val="22"/>
        </w:rPr>
        <w:t>RSI</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随机指标（</w:t>
      </w:r>
      <w:r w:rsidRPr="00732A72">
        <w:rPr>
          <w:rFonts w:ascii="Times New Roman" w:eastAsia="微软雅黑" w:hAnsi="Times New Roman" w:cs="Times New Roman"/>
          <w:b/>
          <w:bCs/>
          <w:sz w:val="22"/>
          <w:szCs w:val="22"/>
        </w:rPr>
        <w:t>KDJ</w:t>
      </w:r>
      <w:r w:rsidRPr="00732A72">
        <w:rPr>
          <w:rFonts w:ascii="Times New Roman" w:eastAsia="微软雅黑" w:hAnsi="Times New Roman" w:cs="Times New Roman"/>
          <w:b/>
          <w:bCs/>
          <w:sz w:val="22"/>
          <w:szCs w:val="22"/>
        </w:rPr>
        <w:t>）：这些摆动指标衡量股价超买超卖程度。</w:t>
      </w:r>
      <w:r w:rsidRPr="00732A72">
        <w:rPr>
          <w:rFonts w:ascii="Times New Roman" w:eastAsia="微软雅黑" w:hAnsi="Times New Roman" w:cs="Times New Roman"/>
          <w:b/>
          <w:bCs/>
          <w:sz w:val="22"/>
          <w:szCs w:val="22"/>
        </w:rPr>
        <w:t>RSI</w:t>
      </w:r>
      <w:r w:rsidRPr="00732A72">
        <w:rPr>
          <w:rFonts w:ascii="Times New Roman" w:eastAsia="微软雅黑" w:hAnsi="Times New Roman" w:cs="Times New Roman"/>
          <w:b/>
          <w:bCs/>
          <w:sz w:val="22"/>
          <w:szCs w:val="22"/>
        </w:rPr>
        <w:t>在</w:t>
      </w:r>
      <w:r w:rsidRPr="00732A72">
        <w:rPr>
          <w:rFonts w:ascii="Times New Roman" w:eastAsia="微软雅黑" w:hAnsi="Times New Roman" w:cs="Times New Roman"/>
          <w:b/>
          <w:bCs/>
          <w:sz w:val="22"/>
          <w:szCs w:val="22"/>
        </w:rPr>
        <w:t>20</w:t>
      </w:r>
      <w:r w:rsidRPr="00732A72">
        <w:rPr>
          <w:rFonts w:ascii="Times New Roman" w:eastAsia="微软雅黑" w:hAnsi="Times New Roman" w:cs="Times New Roman"/>
          <w:b/>
          <w:bCs/>
          <w:sz w:val="22"/>
          <w:szCs w:val="22"/>
        </w:rPr>
        <w:t>以下、</w:t>
      </w:r>
      <w:r w:rsidRPr="00732A72">
        <w:rPr>
          <w:rFonts w:ascii="Times New Roman" w:eastAsia="微软雅黑" w:hAnsi="Times New Roman" w:cs="Times New Roman"/>
          <w:b/>
          <w:bCs/>
          <w:sz w:val="22"/>
          <w:szCs w:val="22"/>
        </w:rPr>
        <w:t>KDJ</w:t>
      </w:r>
      <w:r w:rsidRPr="00732A72">
        <w:rPr>
          <w:rFonts w:ascii="Times New Roman" w:eastAsia="微软雅黑" w:hAnsi="Times New Roman" w:cs="Times New Roman"/>
          <w:b/>
          <w:bCs/>
          <w:sz w:val="22"/>
          <w:szCs w:val="22"/>
        </w:rPr>
        <w:t>低位金叉，常表示超卖反弹</w:t>
      </w:r>
      <w:r w:rsidRPr="00732A72">
        <w:rPr>
          <w:rFonts w:ascii="Times New Roman" w:eastAsia="微软雅黑" w:hAnsi="Times New Roman" w:cs="Times New Roman"/>
          <w:sz w:val="22"/>
          <w:szCs w:val="22"/>
        </w:rPr>
        <w:t>机会，可考虑买入；</w:t>
      </w:r>
      <w:r w:rsidRPr="00732A72">
        <w:rPr>
          <w:rFonts w:ascii="Times New Roman" w:eastAsia="微软雅黑" w:hAnsi="Times New Roman" w:cs="Times New Roman"/>
          <w:sz w:val="22"/>
          <w:szCs w:val="22"/>
        </w:rPr>
        <w:t>RSI</w:t>
      </w:r>
      <w:r w:rsidRPr="00732A72">
        <w:rPr>
          <w:rFonts w:ascii="Times New Roman" w:eastAsia="微软雅黑" w:hAnsi="Times New Roman" w:cs="Times New Roman"/>
          <w:sz w:val="22"/>
          <w:szCs w:val="22"/>
        </w:rPr>
        <w:t>在</w:t>
      </w:r>
      <w:r w:rsidRPr="00732A72">
        <w:rPr>
          <w:rFonts w:ascii="Times New Roman" w:eastAsia="微软雅黑" w:hAnsi="Times New Roman" w:cs="Times New Roman"/>
          <w:sz w:val="22"/>
          <w:szCs w:val="22"/>
        </w:rPr>
        <w:t>80</w:t>
      </w:r>
      <w:r w:rsidRPr="00732A72">
        <w:rPr>
          <w:rFonts w:ascii="Times New Roman" w:eastAsia="微软雅黑" w:hAnsi="Times New Roman" w:cs="Times New Roman"/>
          <w:sz w:val="22"/>
          <w:szCs w:val="22"/>
        </w:rPr>
        <w:t>以上、</w:t>
      </w:r>
      <w:r w:rsidRPr="00732A72">
        <w:rPr>
          <w:rFonts w:ascii="Times New Roman" w:eastAsia="微软雅黑" w:hAnsi="Times New Roman" w:cs="Times New Roman"/>
          <w:sz w:val="22"/>
          <w:szCs w:val="22"/>
        </w:rPr>
        <w:t>KDJ</w:t>
      </w:r>
      <w:r w:rsidRPr="00732A72">
        <w:rPr>
          <w:rFonts w:ascii="Times New Roman" w:eastAsia="微软雅黑" w:hAnsi="Times New Roman" w:cs="Times New Roman"/>
          <w:sz w:val="22"/>
          <w:szCs w:val="22"/>
        </w:rPr>
        <w:t>高位死叉，则提示</w:t>
      </w:r>
      <w:r w:rsidRPr="00732A72">
        <w:rPr>
          <w:rFonts w:ascii="Times New Roman" w:eastAsia="微软雅黑" w:hAnsi="Times New Roman" w:cs="Times New Roman"/>
          <w:b/>
          <w:bCs/>
          <w:sz w:val="22"/>
          <w:szCs w:val="22"/>
        </w:rPr>
        <w:t>超买回调</w:t>
      </w:r>
      <w:r w:rsidRPr="00732A72">
        <w:rPr>
          <w:rFonts w:ascii="Times New Roman" w:eastAsia="微软雅黑" w:hAnsi="Times New Roman" w:cs="Times New Roman"/>
          <w:sz w:val="22"/>
          <w:szCs w:val="22"/>
        </w:rPr>
        <w:t>风险，应适当减仓。尤其对于短线交易，超卖区出现放量反弹时是很好的介入点</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43DE74F7"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成交量与形态：成交量是价格趋势的</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发动机</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。上涨伴随放量说明主力进场，趋势可信度高；反弹无量则持续性存疑。买入宜选择放量突破形态</w:t>
      </w:r>
      <w:r w:rsidRPr="00732A72">
        <w:rPr>
          <w:rFonts w:ascii="Times New Roman" w:eastAsia="微软雅黑" w:hAnsi="Times New Roman" w:cs="Times New Roman"/>
          <w:sz w:val="22"/>
          <w:szCs w:val="22"/>
        </w:rPr>
        <w:t>出现时，例如股价放量突破盘整区或重要压力位，同时量能较前期明显放大</w:t>
      </w:r>
      <w:r w:rsidRPr="00732A72">
        <w:rPr>
          <w:rFonts w:ascii="Times New Roman" w:eastAsia="微软雅黑" w:hAnsi="Times New Roman" w:cs="Times New Roman"/>
          <w:sz w:val="22"/>
          <w:szCs w:val="22"/>
        </w:rPr>
        <w:t>2</w:t>
      </w:r>
      <w:r w:rsidRPr="00732A72">
        <w:rPr>
          <w:rFonts w:ascii="Times New Roman" w:eastAsia="微软雅黑" w:hAnsi="Times New Roman" w:cs="Times New Roman"/>
          <w:sz w:val="22"/>
          <w:szCs w:val="22"/>
        </w:rPr>
        <w:t>倍以上，此时介入胜算较大</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。卖出方面，当出现</w:t>
      </w:r>
      <w:r w:rsidRPr="00732A72">
        <w:rPr>
          <w:rFonts w:ascii="Times New Roman" w:eastAsia="微软雅黑" w:hAnsi="Times New Roman" w:cs="Times New Roman"/>
          <w:b/>
          <w:bCs/>
          <w:sz w:val="22"/>
          <w:szCs w:val="22"/>
        </w:rPr>
        <w:t>放量滞涨</w:t>
      </w:r>
      <w:r w:rsidRPr="00732A72">
        <w:rPr>
          <w:rFonts w:ascii="Times New Roman" w:eastAsia="微软雅黑" w:hAnsi="Times New Roman" w:cs="Times New Roman"/>
          <w:sz w:val="22"/>
          <w:szCs w:val="22"/>
        </w:rPr>
        <w:t>（放巨量但股价不涨反跌）或</w:t>
      </w:r>
      <w:r w:rsidRPr="00732A72">
        <w:rPr>
          <w:rFonts w:ascii="Times New Roman" w:eastAsia="微软雅黑" w:hAnsi="Times New Roman" w:cs="Times New Roman"/>
          <w:b/>
          <w:bCs/>
          <w:sz w:val="22"/>
          <w:szCs w:val="22"/>
        </w:rPr>
        <w:t>断头铡刀</w:t>
      </w:r>
      <w:r w:rsidRPr="00732A72">
        <w:rPr>
          <w:rFonts w:ascii="Times New Roman" w:eastAsia="微软雅黑" w:hAnsi="Times New Roman" w:cs="Times New Roman"/>
          <w:sz w:val="22"/>
          <w:szCs w:val="22"/>
        </w:rPr>
        <w:t>等顶部</w:t>
      </w:r>
      <w:r w:rsidRPr="00732A72">
        <w:rPr>
          <w:rFonts w:ascii="Times New Roman" w:eastAsia="微软雅黑" w:hAnsi="Times New Roman" w:cs="Times New Roman"/>
          <w:sz w:val="22"/>
          <w:szCs w:val="22"/>
        </w:rPr>
        <w:t>K</w:t>
      </w:r>
      <w:r w:rsidRPr="00732A72">
        <w:rPr>
          <w:rFonts w:ascii="Times New Roman" w:eastAsia="微软雅黑" w:hAnsi="Times New Roman" w:cs="Times New Roman"/>
          <w:sz w:val="22"/>
          <w:szCs w:val="22"/>
        </w:rPr>
        <w:t>线形态时，应引起警觉，及时止盈止损</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。经典形态如双顶、头肩顶破颈线也是明确的卖出信号。</w:t>
      </w:r>
    </w:p>
    <w:p w14:paraId="4839F67B"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趋势线和通道：</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通过连接一系列高点或低点可绘制出上升趋势线或下降趋势线。只要股价在上升趋势线之上运行，就可保持多头思路，一旦跌破趋势线则意味着趋势可能反转，需要减仓观望</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。上升通道的下轨是支撑、上轨是阻力，在下轨附近缩量企稳是加仓良机，在上轨遇阻放量则宜减仓。</w:t>
      </w:r>
    </w:p>
    <w:p w14:paraId="72B1A2D9"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总之，技术分析为买卖提供了直观依据，高风险投资者可将其与基本面相结合，提高决策胜率</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。比如在基本面看好的前提下，等待技术指标共振发出买入信号再行动；反过来，当技术面恶化时及时检视基本面，若确认逻辑破坏则应立即卖出止损。</w:t>
      </w:r>
    </w:p>
    <w:p w14:paraId="23C15AB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**6.3 </w:t>
      </w:r>
      <w:r w:rsidRPr="00732A72">
        <w:rPr>
          <w:rFonts w:ascii="Times New Roman" w:eastAsia="微软雅黑" w:hAnsi="Times New Roman" w:cs="Times New Roman"/>
          <w:sz w:val="22"/>
          <w:szCs w:val="22"/>
        </w:rPr>
        <w:t>不同市场环境下的应对策略：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灵活调整策略以适应多变的市场环境，是取得长期成功的关键。针对政策刺激、市场回调、爆发式上涨三种典型情景，我们的建议如下：</w:t>
      </w:r>
    </w:p>
    <w:p w14:paraId="4BC0F584"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政策刺激行情：当出现重大政策利好（如超预期降准降息、大规模财政刺激、新政出台等）引发市场上行时，往往是短期内快速上涨的契机。这种情况下投资者应顺势而为，加快操作节奏</w:t>
      </w:r>
      <w:r w:rsidRPr="00732A72">
        <w:rPr>
          <w:rFonts w:ascii="Times New Roman" w:eastAsia="微软雅黑" w:hAnsi="Times New Roman" w:cs="Times New Roman"/>
          <w:sz w:val="22"/>
          <w:szCs w:val="22"/>
        </w:rPr>
        <w:t>。交易策略上，可以迅速提高仓位，聚焦受益政策的板块做强势股追击。例如地产松绑则重点关注地产和银行；科技利好则迅速加仓科创板龙头。同时适当使用杠杆工具（融资买入强势</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等）以放大收益，但注意控制在自身承受范围内</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。需警惕的是，政策行情往往</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来得快去得也快</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，随着利好兑现，市场可能冲高回落。因此，在政策驱动初期积极介入的同时，也要提前规划好退出策略，一旦上涨动能衰减或达到预期涨幅，逐步止盈离场，不恋战。</w:t>
      </w:r>
    </w:p>
    <w:p w14:paraId="4497B227"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市场深度回调：当市场出现明显的调整或下跌趋势时，高风险投资者首要任务是控制回撤，保存实力</w:t>
      </w:r>
      <w:r w:rsidRPr="00732A72">
        <w:rPr>
          <w:rFonts w:ascii="Times New Roman" w:eastAsia="微软雅黑" w:hAnsi="Times New Roman" w:cs="Times New Roman"/>
          <w:sz w:val="22"/>
          <w:szCs w:val="22"/>
        </w:rPr>
        <w:t>。此时应降低整体仓位至较低水平（比如降至半仓以下），尤其减少或空仓高</w:t>
      </w:r>
      <w:r w:rsidRPr="00732A72">
        <w:rPr>
          <w:rFonts w:ascii="Times New Roman" w:eastAsia="微软雅黑" w:hAnsi="Times New Roman" w:cs="Times New Roman"/>
          <w:sz w:val="22"/>
          <w:szCs w:val="22"/>
        </w:rPr>
        <w:t>Beta</w:t>
      </w:r>
      <w:r w:rsidRPr="00732A72">
        <w:rPr>
          <w:rFonts w:ascii="Times New Roman" w:eastAsia="微软雅黑" w:hAnsi="Times New Roman" w:cs="Times New Roman"/>
          <w:sz w:val="22"/>
          <w:szCs w:val="22"/>
        </w:rPr>
        <w:t>的交易性仓位，避免在下跌趋势中硬扛损失</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。核心仓位如持有基本面优秀且估值合理的品种，可在跌破重要支撑位时考虑对冲或减仓部分，然后等待企稳信号再补回。</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同时，可利用阶段性超跌机会</w:t>
      </w:r>
      <w:r w:rsidRPr="00732A72">
        <w:rPr>
          <w:rFonts w:ascii="Times New Roman" w:eastAsia="微软雅黑" w:hAnsi="Times New Roman" w:cs="Times New Roman"/>
          <w:b/>
          <w:bCs/>
          <w:sz w:val="22"/>
          <w:szCs w:val="22"/>
        </w:rPr>
        <w:t>逢低布局</w:t>
      </w:r>
      <w:r w:rsidRPr="00732A72">
        <w:rPr>
          <w:rFonts w:ascii="Times New Roman" w:eastAsia="微软雅黑" w:hAnsi="Times New Roman" w:cs="Times New Roman"/>
          <w:sz w:val="22"/>
          <w:szCs w:val="22"/>
        </w:rPr>
        <w:t>：当优质股无基本面恶化但股价超跌时，逐步分批买进，为下一轮行情埋伏。但一定要有耐心，不要试图精确抄底，可以参考市场情绪指标（如</w:t>
      </w:r>
      <w:r w:rsidRPr="00732A72">
        <w:rPr>
          <w:rFonts w:ascii="Times New Roman" w:eastAsia="微软雅黑" w:hAnsi="Times New Roman" w:cs="Times New Roman"/>
          <w:sz w:val="22"/>
          <w:szCs w:val="22"/>
        </w:rPr>
        <w:t>VIX</w:t>
      </w:r>
      <w:r w:rsidRPr="00732A72">
        <w:rPr>
          <w:rFonts w:ascii="Times New Roman" w:eastAsia="微软雅黑" w:hAnsi="Times New Roman" w:cs="Times New Roman"/>
          <w:sz w:val="22"/>
          <w:szCs w:val="22"/>
        </w:rPr>
        <w:t>恐慌指数等）辅助判断拐点</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。严格的止损纪律不可少</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设置每笔交易的最大亏损容忍度（如</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），一旦触及立即止损出局，防止小亏损演变为大亏损</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。在熊市或大调整行情中，现金也是仓位，保持合理现金比例能让投资者在极端恐慌时从容进场布局。</w:t>
      </w:r>
    </w:p>
    <w:p w14:paraId="0A9A5CE9"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爆发式上涨行情：牛市或单边上涨阶段，投资者情绪高涨，但也容易因过度乐观忽视风险。面对这种</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指数狂奔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环境，高风险投资者可以充分利用趋势，尽情收获</w:t>
      </w:r>
      <w:r w:rsidRPr="00732A72">
        <w:rPr>
          <w:rFonts w:ascii="Times New Roman" w:eastAsia="微软雅黑" w:hAnsi="Times New Roman" w:cs="Times New Roman"/>
          <w:sz w:val="22"/>
          <w:szCs w:val="22"/>
        </w:rPr>
        <w:t>，但也要谨防</w:t>
      </w:r>
      <w:r w:rsidRPr="00732A72">
        <w:rPr>
          <w:rFonts w:ascii="Times New Roman" w:eastAsia="微软雅黑" w:hAnsi="Times New Roman" w:cs="Times New Roman"/>
          <w:sz w:val="22"/>
          <w:szCs w:val="22"/>
        </w:rPr>
        <w:lastRenderedPageBreak/>
        <w:t>泡沫破裂前兆。策略上，持股周期可适当拉长，让利润奔跑，同时采用</w:t>
      </w:r>
      <w:r w:rsidRPr="00732A72">
        <w:rPr>
          <w:rFonts w:ascii="Times New Roman" w:eastAsia="微软雅黑" w:hAnsi="Times New Roman" w:cs="Times New Roman"/>
          <w:b/>
          <w:bCs/>
          <w:sz w:val="22"/>
          <w:szCs w:val="22"/>
        </w:rPr>
        <w:t>移动止盈</w:t>
      </w:r>
      <w:r w:rsidRPr="00732A72">
        <w:rPr>
          <w:rFonts w:ascii="Times New Roman" w:eastAsia="微软雅黑" w:hAnsi="Times New Roman" w:cs="Times New Roman"/>
          <w:sz w:val="22"/>
          <w:szCs w:val="22"/>
        </w:rPr>
        <w:t>（如追踪止损）保护浮盈</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。例如可设置一个</w:t>
      </w:r>
      <w:r w:rsidRPr="00732A72">
        <w:rPr>
          <w:rFonts w:ascii="Times New Roman" w:eastAsia="微软雅黑" w:hAnsi="Times New Roman" w:cs="Times New Roman"/>
          <w:b/>
          <w:bCs/>
          <w:sz w:val="22"/>
          <w:szCs w:val="22"/>
        </w:rPr>
        <w:t>追踪止损单</w:t>
      </w:r>
      <w:r w:rsidRPr="00732A72">
        <w:rPr>
          <w:rFonts w:ascii="Times New Roman" w:eastAsia="微软雅黑" w:hAnsi="Times New Roman" w:cs="Times New Roman"/>
          <w:sz w:val="22"/>
          <w:szCs w:val="22"/>
        </w:rPr>
        <w:t>，当股价不断创出新高时，逐步提高止盈位，既不过早卖出又能在行情反转时锁定大部分收益</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另外，可定期部分止盈，将仓位从涨幅过大的股票转移到那些基本面同样优秀但涨幅相对滞后的股票上，以实现仓位再平衡和风险分散。牛市后期市场特征往往是题材遍地开花、低质量股票也被爆炒，此时更要保持冷静，不被高位热点诱惑去接最后一棒。</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只赚自己看得懂的那段</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坚守这一原则，见好就收，落袋为安。</w:t>
      </w:r>
    </w:p>
    <w:p w14:paraId="5EEB08D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此外，无论市场处于何种环境，投资者都应保持良好的心态和纪律。不因一时盈亏而情绪失控，避免贪婪和恐惧两个极端</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。坚持既定的交易计划和风控策略，不因市场噪音随意改变初衷。同时持续学习和复盘，每周总结交易得失，优化自己的策略体系</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。正如投资实操手册中所强调的：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b/>
          <w:bCs/>
          <w:sz w:val="22"/>
          <w:szCs w:val="22"/>
        </w:rPr>
        <w:t>只有结合前瞻性的行业洞察和成熟的投资逻辑，执行严格的风险管理，才能在高风险市场中实现长期高回报</w:t>
      </w:r>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。通过理性决策和严格纪律，高风险投资者也能在波动市道中立于不败之地。</w:t>
      </w:r>
    </w:p>
    <w:p w14:paraId="79BF3B21"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7. </w:t>
      </w:r>
      <w:r w:rsidRPr="00732A72">
        <w:rPr>
          <w:rFonts w:ascii="Times New Roman" w:eastAsia="微软雅黑" w:hAnsi="Times New Roman" w:cs="Times New Roman"/>
          <w:b/>
          <w:bCs/>
          <w:sz w:val="22"/>
          <w:szCs w:val="22"/>
        </w:rPr>
        <w:t>结论</w:t>
      </w:r>
    </w:p>
    <w:p w14:paraId="384C5A1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综合以上分析，</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年的</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股市场在宏观企稳和政策暖风中有望延续慢牛格局，高风险投资者面临难得的机遇窗口，同时也需应对波动和不确定性</w:t>
      </w:r>
      <w:r w:rsidRPr="00732A72">
        <w:rPr>
          <w:rFonts w:ascii="Times New Roman" w:eastAsia="微软雅黑" w:hAnsi="Times New Roman" w:cs="Times New Roman"/>
          <w:sz w:val="22"/>
          <w:szCs w:val="22"/>
        </w:rPr>
        <w:t>。回顾</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年，先抑后扬的走势和结构分化的特征昭示出当前</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股正处于筑底回升阶段。展望</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经济基本面改善叠加流动性充裕，将支撑企业盈利和投资者信心，成长与价值、大盘与中小盘预计轮动交替演绎，投资主线围绕政策与业绩展开。我们重点看好新能源、人工智能、半导体等中国在国际供应链重塑中掌握主动权的高景气行业，并精选出一篮子优质个股供参考，这些公司具备坚实基本面和成长逻辑，有望在未来行情中脱颖而出。</w:t>
      </w:r>
    </w:p>
    <w:p w14:paraId="642852C2"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在策略上，高风险偏好并不意味着盲目冒进，而是要求更专业的风险控制和更敏锐的策略执行。本报告建议通过核心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卫星相结合的资产配置，在大胆把握机会的同时保有底线思维。仓位管理、技术分析和情景策略三管齐下，力求买卖有据可依、进退有张有弛。务必牢记，市场风云变幻，</w:t>
      </w:r>
      <w:r w:rsidRPr="00732A72">
        <w:rPr>
          <w:rFonts w:ascii="Times New Roman" w:eastAsia="微软雅黑" w:hAnsi="Times New Roman" w:cs="Times New Roman"/>
          <w:b/>
          <w:bCs/>
          <w:sz w:val="22"/>
          <w:szCs w:val="22"/>
        </w:rPr>
        <w:t>投资需谨慎且坚定</w:t>
      </w:r>
      <w:r w:rsidRPr="00732A72">
        <w:rPr>
          <w:rFonts w:ascii="Times New Roman" w:eastAsia="微软雅黑" w:hAnsi="Times New Roman" w:cs="Times New Roman"/>
          <w:sz w:val="22"/>
          <w:szCs w:val="22"/>
        </w:rPr>
        <w:t>：谨慎在于始终设定清晰的目标与止损机制，确保投资纪律严格执行</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w:t>
        </w:r>
        <w:r w:rsidRPr="00732A72">
          <w:rPr>
            <w:rStyle w:val="af0"/>
            <w:rFonts w:ascii="Times New Roman" w:eastAsia="微软雅黑" w:hAnsi="Times New Roman" w:cs="Times New Roman"/>
            <w:sz w:val="22"/>
            <w:szCs w:val="22"/>
          </w:rPr>
          <w:lastRenderedPageBreak/>
          <w:t>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；坚定在于基于前瞻性的研究和深思熟虑的逻辑，对看好的趋势与标的保持信心，不为短期波动所扰。</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79FBBDB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高风险承受力投资者与市场共舞，应以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大格局思维、小心态操作</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来迎接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的机遇与挑战。相信在科学的方法和理性的心态指导下，经过全面周密的规划和严格的策略执行，您有望在新的一年中跑赢大市，实现资产的快速增长。最后提醒一句：市场有风险，投资需谨慎。在追逐高收益的路上，更应如履薄冰、稳健前行。祝愿您的投资在</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年取得丰硕成果！</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49AAA64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（信息来源：</w:t>
      </w:r>
      <w:r w:rsidRPr="00732A72">
        <w:rPr>
          <w:rFonts w:ascii="Times New Roman" w:eastAsia="微软雅黑" w:hAnsi="Times New Roman" w:cs="Times New Roman"/>
          <w:b/>
          <w:bCs/>
          <w:sz w:val="22"/>
          <w:szCs w:val="22"/>
        </w:rPr>
        <w:t>Wind</w:t>
      </w:r>
      <w:r w:rsidRPr="00732A72">
        <w:rPr>
          <w:rFonts w:ascii="Times New Roman" w:eastAsia="微软雅黑" w:hAnsi="Times New Roman" w:cs="Times New Roman"/>
          <w:b/>
          <w:bCs/>
          <w:sz w:val="22"/>
          <w:szCs w:val="22"/>
        </w:rPr>
        <w:t>资讯、券商策略报告、行业数据及公开媒体报道；以上内容仅供参考，不作为具体投资依据。据此投资，风险自担。）</w:t>
      </w:r>
    </w:p>
    <w:p w14:paraId="376E866A" w14:textId="77777777" w:rsidR="00732A72" w:rsidRPr="00832CE4" w:rsidRDefault="00732A72" w:rsidP="009D4BBB">
      <w:pPr>
        <w:rPr>
          <w:rFonts w:ascii="Times New Roman" w:eastAsia="微软雅黑" w:hAnsi="Times New Roman" w:cs="Times New Roman"/>
          <w:sz w:val="22"/>
          <w:szCs w:val="22"/>
        </w:rPr>
      </w:pPr>
    </w:p>
    <w:p w14:paraId="0DA4E0C4" w14:textId="77777777" w:rsidR="00832CE4" w:rsidRDefault="00832CE4" w:rsidP="00134146">
      <w:pPr>
        <w:rPr>
          <w:rFonts w:ascii="Times New Roman" w:eastAsia="微软雅黑" w:hAnsi="Times New Roman" w:cs="Times New Roman"/>
          <w:b/>
          <w:bCs/>
          <w:sz w:val="22"/>
          <w:szCs w:val="22"/>
        </w:rPr>
      </w:pPr>
    </w:p>
    <w:p w14:paraId="5158B417" w14:textId="77777777" w:rsidR="00413016" w:rsidRDefault="00413016" w:rsidP="00134146">
      <w:pPr>
        <w:rPr>
          <w:rFonts w:ascii="Times New Roman" w:eastAsia="微软雅黑" w:hAnsi="Times New Roman" w:cs="Times New Roman"/>
          <w:b/>
          <w:bCs/>
          <w:sz w:val="22"/>
          <w:szCs w:val="22"/>
        </w:rPr>
      </w:pPr>
    </w:p>
    <w:p w14:paraId="0266E4A0" w14:textId="77777777" w:rsidR="00413016" w:rsidRDefault="00413016" w:rsidP="00134146">
      <w:pPr>
        <w:rPr>
          <w:rFonts w:ascii="Times New Roman" w:eastAsia="微软雅黑" w:hAnsi="Times New Roman" w:cs="Times New Roman"/>
          <w:b/>
          <w:bCs/>
          <w:sz w:val="22"/>
          <w:szCs w:val="22"/>
        </w:rPr>
      </w:pPr>
    </w:p>
    <w:p w14:paraId="5E0B2513" w14:textId="77777777" w:rsidR="00413016" w:rsidRDefault="00413016" w:rsidP="00134146">
      <w:pPr>
        <w:rPr>
          <w:rFonts w:ascii="Times New Roman" w:eastAsia="微软雅黑" w:hAnsi="Times New Roman" w:cs="Times New Roman"/>
          <w:b/>
          <w:bCs/>
          <w:sz w:val="22"/>
          <w:szCs w:val="22"/>
        </w:rPr>
      </w:pPr>
    </w:p>
    <w:p w14:paraId="47D2902D" w14:textId="77777777" w:rsidR="00832CE4" w:rsidRDefault="00832CE4" w:rsidP="00134146">
      <w:pPr>
        <w:rPr>
          <w:rFonts w:ascii="Times New Roman" w:eastAsia="微软雅黑" w:hAnsi="Times New Roman" w:cs="Times New Roman"/>
          <w:b/>
          <w:bCs/>
          <w:sz w:val="22"/>
          <w:szCs w:val="22"/>
        </w:rPr>
      </w:pPr>
    </w:p>
    <w:p w14:paraId="22C146F9" w14:textId="77777777" w:rsidR="00832CE4" w:rsidRDefault="00832CE4" w:rsidP="00134146">
      <w:pPr>
        <w:rPr>
          <w:rFonts w:ascii="Times New Roman" w:eastAsia="微软雅黑" w:hAnsi="Times New Roman" w:cs="Times New Roman"/>
          <w:b/>
          <w:bCs/>
          <w:sz w:val="22"/>
          <w:szCs w:val="22"/>
        </w:rPr>
      </w:pPr>
    </w:p>
    <w:p w14:paraId="120DA2E0" w14:textId="73F1EA95"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华尔街看好</w:t>
      </w:r>
      <w:r w:rsidRPr="00134146">
        <w:rPr>
          <w:rFonts w:ascii="Times New Roman" w:eastAsia="微软雅黑" w:hAnsi="Times New Roman" w:cs="Times New Roman"/>
          <w:b/>
          <w:bCs/>
          <w:sz w:val="22"/>
          <w:szCs w:val="22"/>
        </w:rPr>
        <w:t xml:space="preserve"> AppLovin</w:t>
      </w:r>
      <w:r w:rsidRPr="00134146">
        <w:rPr>
          <w:rFonts w:ascii="Times New Roman" w:eastAsia="微软雅黑" w:hAnsi="Times New Roman" w:cs="Times New Roman"/>
          <w:b/>
          <w:bCs/>
          <w:sz w:val="22"/>
          <w:szCs w:val="22"/>
        </w:rPr>
        <w:t>，基金大举押注其持续飙升</w:t>
      </w:r>
    </w:p>
    <w:p w14:paraId="302E331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作者：</w:t>
      </w:r>
      <w:r w:rsidRPr="00134146">
        <w:rPr>
          <w:rFonts w:ascii="Times New Roman" w:eastAsia="微软雅黑" w:hAnsi="Times New Roman" w:cs="Times New Roman"/>
          <w:b/>
          <w:bCs/>
          <w:sz w:val="22"/>
          <w:szCs w:val="22"/>
        </w:rPr>
        <w:t>Matthew Galgani</w:t>
      </w:r>
      <w:r w:rsidRPr="00134146">
        <w:rPr>
          <w:rFonts w:ascii="Times New Roman" w:eastAsia="微软雅黑" w:hAnsi="Times New Roman" w:cs="Times New Roman"/>
          <w:sz w:val="22"/>
          <w:szCs w:val="22"/>
        </w:rPr>
        <w:br/>
      </w:r>
      <w:r w:rsidRPr="00134146">
        <w:rPr>
          <w:rFonts w:ascii="Times New Roman" w:eastAsia="微软雅黑" w:hAnsi="Times New Roman" w:cs="Times New Roman"/>
          <w:b/>
          <w:bCs/>
          <w:sz w:val="22"/>
          <w:szCs w:val="22"/>
        </w:rPr>
        <w:t>发布时间：</w:t>
      </w:r>
      <w:r w:rsidRPr="00134146">
        <w:rPr>
          <w:rFonts w:ascii="Times New Roman" w:eastAsia="微软雅黑" w:hAnsi="Times New Roman" w:cs="Times New Roman"/>
          <w:b/>
          <w:bCs/>
          <w:sz w:val="22"/>
          <w:szCs w:val="22"/>
        </w:rPr>
        <w:t>2025</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2</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6</w:t>
      </w:r>
      <w:r w:rsidRPr="00134146">
        <w:rPr>
          <w:rFonts w:ascii="Times New Roman" w:eastAsia="微软雅黑" w:hAnsi="Times New Roman" w:cs="Times New Roman"/>
          <w:b/>
          <w:bCs/>
          <w:sz w:val="22"/>
          <w:szCs w:val="22"/>
        </w:rPr>
        <w:t>日</w:t>
      </w:r>
      <w:r w:rsidRPr="00134146">
        <w:rPr>
          <w:rFonts w:ascii="Times New Roman" w:eastAsia="微软雅黑" w:hAnsi="Times New Roman" w:cs="Times New Roman"/>
          <w:b/>
          <w:bCs/>
          <w:sz w:val="22"/>
          <w:szCs w:val="22"/>
        </w:rPr>
        <w:t xml:space="preserve"> </w:t>
      </w:r>
      <w:r w:rsidRPr="00134146">
        <w:rPr>
          <w:rFonts w:ascii="Times New Roman" w:eastAsia="微软雅黑" w:hAnsi="Times New Roman" w:cs="Times New Roman"/>
          <w:b/>
          <w:bCs/>
          <w:sz w:val="22"/>
          <w:szCs w:val="22"/>
        </w:rPr>
        <w:t>上午</w:t>
      </w:r>
      <w:r w:rsidRPr="00134146">
        <w:rPr>
          <w:rFonts w:ascii="Times New Roman" w:eastAsia="微软雅黑" w:hAnsi="Times New Roman" w:cs="Times New Roman"/>
          <w:b/>
          <w:bCs/>
          <w:sz w:val="22"/>
          <w:szCs w:val="22"/>
        </w:rPr>
        <w:t>9:48</w:t>
      </w:r>
      <w:r w:rsidRPr="00134146">
        <w:rPr>
          <w:rFonts w:ascii="Times New Roman" w:eastAsia="微软雅黑" w:hAnsi="Times New Roman" w:cs="Times New Roman"/>
          <w:b/>
          <w:bCs/>
          <w:sz w:val="22"/>
          <w:szCs w:val="22"/>
        </w:rPr>
        <w:t>（美东时间）</w:t>
      </w:r>
    </w:p>
    <w:p w14:paraId="776A7FF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之后，</w:t>
      </w:r>
      <w:bookmarkStart w:id="7" w:name="_Hlk189842763"/>
      <w:r w:rsidRPr="00134146">
        <w:rPr>
          <w:rFonts w:ascii="Times New Roman" w:eastAsia="微软雅黑" w:hAnsi="Times New Roman" w:cs="Times New Roman"/>
          <w:sz w:val="22"/>
          <w:szCs w:val="22"/>
        </w:rPr>
        <w:t>华尔街分析师</w:t>
      </w:r>
      <w:bookmarkEnd w:id="7"/>
      <w:r w:rsidRPr="00134146">
        <w:rPr>
          <w:rFonts w:ascii="Times New Roman" w:eastAsia="微软雅黑" w:hAnsi="Times New Roman" w:cs="Times New Roman"/>
          <w:sz w:val="22"/>
          <w:szCs w:val="22"/>
        </w:rPr>
        <w:t>预计</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APP</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2024 </w:t>
      </w:r>
      <w:r w:rsidRPr="00134146">
        <w:rPr>
          <w:rFonts w:ascii="Times New Roman" w:eastAsia="微软雅黑" w:hAnsi="Times New Roman" w:cs="Times New Roman"/>
          <w:sz w:val="22"/>
          <w:szCs w:val="22"/>
        </w:rPr>
        <w:t>年的利润将增长</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315%</w:t>
      </w:r>
      <w:r w:rsidRPr="00134146">
        <w:rPr>
          <w:rFonts w:ascii="Times New Roman" w:eastAsia="微软雅黑" w:hAnsi="Times New Roman" w:cs="Times New Roman"/>
          <w:sz w:val="22"/>
          <w:szCs w:val="22"/>
        </w:rPr>
        <w:t>，每股收益（</w:t>
      </w:r>
      <w:r w:rsidRPr="00134146">
        <w:rPr>
          <w:rFonts w:ascii="Times New Roman" w:eastAsia="微软雅黑" w:hAnsi="Times New Roman" w:cs="Times New Roman"/>
          <w:sz w:val="22"/>
          <w:szCs w:val="22"/>
        </w:rPr>
        <w:t>EPS</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。作为去年表现最佳的股票之一，</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股票正处于新一轮突破的边缘，有望继续其强劲上涨趋势。</w:t>
      </w:r>
    </w:p>
    <w:p w14:paraId="4BBB6684"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本周五即将发布的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顶级共同基金新买入名单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显示，</w:t>
      </w:r>
      <w:r w:rsidRPr="00134146">
        <w:rPr>
          <w:rFonts w:ascii="Times New Roman" w:eastAsia="微软雅黑" w:hAnsi="Times New Roman" w:cs="Times New Roman"/>
          <w:b/>
          <w:bCs/>
          <w:sz w:val="22"/>
          <w:szCs w:val="22"/>
        </w:rPr>
        <w:t>聪明的投资者正大举押注</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继续飙升。</w:t>
      </w:r>
    </w:p>
    <w:p w14:paraId="6F58BCAD"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6BABAFA">
          <v:rect id="_x0000_i1026" style="width:0;height:1.5pt" o:hralign="center" o:hrstd="t" o:hr="t" fillcolor="#a0a0a0" stroked="f"/>
        </w:pict>
      </w:r>
    </w:p>
    <w:p w14:paraId="3A4B3A2D"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：硅谷</w:t>
      </w:r>
      <w:r w:rsidRPr="00134146">
        <w:rPr>
          <w:rFonts w:ascii="Times New Roman" w:eastAsia="微软雅黑" w:hAnsi="Times New Roman" w:cs="Times New Roman"/>
          <w:b/>
          <w:bCs/>
          <w:sz w:val="22"/>
          <w:szCs w:val="22"/>
        </w:rPr>
        <w:t xml:space="preserve"> AI </w:t>
      </w:r>
      <w:r w:rsidRPr="00134146">
        <w:rPr>
          <w:rFonts w:ascii="Times New Roman" w:eastAsia="微软雅黑" w:hAnsi="Times New Roman" w:cs="Times New Roman"/>
          <w:b/>
          <w:bCs/>
          <w:sz w:val="22"/>
          <w:szCs w:val="22"/>
        </w:rPr>
        <w:t>与移动应用生态的核心企业</w:t>
      </w:r>
    </w:p>
    <w:p w14:paraId="7303979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lastRenderedPageBreak/>
        <w:t>总部位于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加州帕洛阿尔托（</w:t>
      </w:r>
      <w:r w:rsidRPr="00134146">
        <w:rPr>
          <w:rFonts w:ascii="Times New Roman" w:eastAsia="微软雅黑" w:hAnsi="Times New Roman" w:cs="Times New Roman"/>
          <w:b/>
          <w:bCs/>
          <w:sz w:val="22"/>
          <w:szCs w:val="22"/>
        </w:rPr>
        <w:t>Palo Alto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站在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移动应用与人工智能（</w:t>
      </w:r>
      <w:r w:rsidRPr="00134146">
        <w:rPr>
          <w:rFonts w:ascii="Times New Roman" w:eastAsia="微软雅黑" w:hAnsi="Times New Roman" w:cs="Times New Roman"/>
          <w:b/>
          <w:bCs/>
          <w:sz w:val="22"/>
          <w:szCs w:val="22"/>
        </w:rPr>
        <w:t>AI</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交汇的最前沿。这家</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专注于企业软件的公司</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提供端到端的</w:t>
      </w:r>
      <w:r w:rsidRPr="00134146">
        <w:rPr>
          <w:rFonts w:ascii="Times New Roman" w:eastAsia="微软雅黑" w:hAnsi="Times New Roman" w:cs="Times New Roman"/>
          <w:sz w:val="22"/>
          <w:szCs w:val="22"/>
        </w:rPr>
        <w:t xml:space="preserve"> AI </w:t>
      </w:r>
      <w:r w:rsidRPr="00134146">
        <w:rPr>
          <w:rFonts w:ascii="Times New Roman" w:eastAsia="微软雅黑" w:hAnsi="Times New Roman" w:cs="Times New Roman"/>
          <w:sz w:val="22"/>
          <w:szCs w:val="22"/>
        </w:rPr>
        <w:t>解决方案，帮助企业触达、变现并扩展其全球受众。</w:t>
      </w:r>
    </w:p>
    <w:p w14:paraId="6BDBE52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通过</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应用、移动设备、流媒体电视平台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等多种渠道帮助客户实现市场营销与增长目标。</w:t>
      </w:r>
    </w:p>
    <w:p w14:paraId="6DF407D3"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A3BFE5">
          <v:rect id="_x0000_i1027" style="width:0;height:1.5pt" o:hralign="center" o:hrstd="t" o:hr="t" fillcolor="#a0a0a0" stroked="f"/>
        </w:pict>
      </w:r>
    </w:p>
    <w:p w14:paraId="45DD1C11"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股票跻身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十亿美元俱乐部</w:t>
      </w:r>
      <w:r w:rsidRPr="00134146">
        <w:rPr>
          <w:rFonts w:ascii="Times New Roman" w:eastAsia="微软雅黑" w:hAnsi="Times New Roman" w:cs="Times New Roman"/>
          <w:b/>
          <w:bCs/>
          <w:sz w:val="22"/>
          <w:szCs w:val="22"/>
        </w:rPr>
        <w:t>”</w:t>
      </w:r>
    </w:p>
    <w:p w14:paraId="4E8AA01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作为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IBD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Investor’s Business Daily</w:t>
      </w:r>
      <w:r w:rsidRPr="00134146">
        <w:rPr>
          <w:rFonts w:ascii="Times New Roman" w:eastAsia="微软雅黑" w:hAnsi="Times New Roman" w:cs="Times New Roman"/>
          <w:b/>
          <w:bCs/>
          <w:sz w:val="22"/>
          <w:szCs w:val="22"/>
        </w:rPr>
        <w:t>）精选榜单（</w:t>
      </w:r>
      <w:r w:rsidRPr="00134146">
        <w:rPr>
          <w:rFonts w:ascii="Times New Roman" w:eastAsia="微软雅黑" w:hAnsi="Times New Roman" w:cs="Times New Roman"/>
          <w:b/>
          <w:bCs/>
          <w:sz w:val="22"/>
          <w:szCs w:val="22"/>
        </w:rPr>
        <w:t>Leaderboard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成员，</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正受到华尔街的热烈追捧。根据</w:t>
      </w:r>
      <w:r w:rsidRPr="00134146">
        <w:rPr>
          <w:rFonts w:ascii="Times New Roman" w:eastAsia="微软雅黑" w:hAnsi="Times New Roman" w:cs="Times New Roman"/>
          <w:sz w:val="22"/>
          <w:szCs w:val="22"/>
        </w:rPr>
        <w:t xml:space="preserve"> Lipper </w:t>
      </w:r>
      <w:r w:rsidRPr="00134146">
        <w:rPr>
          <w:rFonts w:ascii="Times New Roman" w:eastAsia="微软雅黑" w:hAnsi="Times New Roman" w:cs="Times New Roman"/>
          <w:sz w:val="22"/>
          <w:szCs w:val="22"/>
        </w:rPr>
        <w:t>数据，</w:t>
      </w:r>
      <w:r w:rsidRPr="00134146">
        <w:rPr>
          <w:rFonts w:ascii="Times New Roman" w:eastAsia="微软雅黑" w:hAnsi="Times New Roman" w:cs="Times New Roman"/>
          <w:b/>
          <w:bCs/>
          <w:sz w:val="22"/>
          <w:szCs w:val="22"/>
        </w:rPr>
        <w:t>顶级共同基金在</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月份共投资</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购买</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股票，表明机构投资者的高度兴趣。</w:t>
      </w:r>
    </w:p>
    <w:p w14:paraId="372CDCD0"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月份突破</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亿美元买入门槛</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的公司仅有</w:t>
      </w:r>
      <w:r w:rsidRPr="00134146">
        <w:rPr>
          <w:rFonts w:ascii="Times New Roman" w:eastAsia="微软雅黑" w:hAnsi="Times New Roman" w:cs="Times New Roman"/>
          <w:sz w:val="22"/>
          <w:szCs w:val="22"/>
        </w:rPr>
        <w:t xml:space="preserve"> 6 </w:t>
      </w:r>
      <w:r w:rsidRPr="00134146">
        <w:rPr>
          <w:rFonts w:ascii="Times New Roman" w:eastAsia="微软雅黑" w:hAnsi="Times New Roman" w:cs="Times New Roman"/>
          <w:sz w:val="22"/>
          <w:szCs w:val="22"/>
        </w:rPr>
        <w:t>家，除了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sz w:val="22"/>
          <w:szCs w:val="22"/>
        </w:rPr>
        <w:t>，其他五家分别是：</w:t>
      </w:r>
    </w:p>
    <w:p w14:paraId="4F1FE975"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p>
    <w:p w14:paraId="164C1BCD"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Arista Networks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ANET</w:t>
      </w:r>
      <w:r w:rsidRPr="00134146">
        <w:rPr>
          <w:rFonts w:ascii="Times New Roman" w:eastAsia="微软雅黑" w:hAnsi="Times New Roman" w:cs="Times New Roman"/>
          <w:b/>
          <w:bCs/>
          <w:sz w:val="22"/>
          <w:szCs w:val="22"/>
        </w:rPr>
        <w:t>）</w:t>
      </w:r>
    </w:p>
    <w:p w14:paraId="00D34957"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Robinhood Markets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p>
    <w:p w14:paraId="44B1351E"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Ameriprise Financial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AMP</w:t>
      </w:r>
      <w:r w:rsidRPr="00134146">
        <w:rPr>
          <w:rFonts w:ascii="Times New Roman" w:eastAsia="微软雅黑" w:hAnsi="Times New Roman" w:cs="Times New Roman"/>
          <w:b/>
          <w:bCs/>
          <w:sz w:val="22"/>
          <w:szCs w:val="22"/>
        </w:rPr>
        <w:t>）</w:t>
      </w:r>
    </w:p>
    <w:p w14:paraId="5D4FA7AC"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Blue Owl Capital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OWL</w:t>
      </w:r>
      <w:r w:rsidRPr="00134146">
        <w:rPr>
          <w:rFonts w:ascii="Times New Roman" w:eastAsia="微软雅黑" w:hAnsi="Times New Roman" w:cs="Times New Roman"/>
          <w:b/>
          <w:bCs/>
          <w:sz w:val="22"/>
          <w:szCs w:val="22"/>
        </w:rPr>
        <w:t>）</w:t>
      </w:r>
    </w:p>
    <w:p w14:paraId="53E06CB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B+ </w:t>
      </w:r>
      <w:r w:rsidRPr="00134146">
        <w:rPr>
          <w:rFonts w:ascii="Times New Roman" w:eastAsia="微软雅黑" w:hAnsi="Times New Roman" w:cs="Times New Roman"/>
          <w:b/>
          <w:bCs/>
          <w:sz w:val="22"/>
          <w:szCs w:val="22"/>
        </w:rPr>
        <w:t>级别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资金积累</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分布评分（</w:t>
      </w:r>
      <w:r w:rsidRPr="00134146">
        <w:rPr>
          <w:rFonts w:ascii="Times New Roman" w:eastAsia="微软雅黑" w:hAnsi="Times New Roman" w:cs="Times New Roman"/>
          <w:b/>
          <w:bCs/>
          <w:sz w:val="22"/>
          <w:szCs w:val="22"/>
        </w:rPr>
        <w:t>Accumulation/Distribution Rating</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和</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1.1 </w:t>
      </w:r>
      <w:r w:rsidRPr="00134146">
        <w:rPr>
          <w:rFonts w:ascii="Times New Roman" w:eastAsia="微软雅黑" w:hAnsi="Times New Roman" w:cs="Times New Roman"/>
          <w:b/>
          <w:bCs/>
          <w:sz w:val="22"/>
          <w:szCs w:val="22"/>
        </w:rPr>
        <w:t>的资金流入比率（</w:t>
      </w:r>
      <w:r w:rsidRPr="00134146">
        <w:rPr>
          <w:rFonts w:ascii="Times New Roman" w:eastAsia="微软雅黑" w:hAnsi="Times New Roman" w:cs="Times New Roman"/>
          <w:b/>
          <w:bCs/>
          <w:sz w:val="22"/>
          <w:szCs w:val="22"/>
        </w:rPr>
        <w:t>Up/Down Volume Ratio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也显示出市场对该股的强劲需求。此外，该股的机构持仓已连续</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7 </w:t>
      </w:r>
      <w:r w:rsidRPr="00134146">
        <w:rPr>
          <w:rFonts w:ascii="Times New Roman" w:eastAsia="微软雅黑" w:hAnsi="Times New Roman" w:cs="Times New Roman"/>
          <w:b/>
          <w:bCs/>
          <w:sz w:val="22"/>
          <w:szCs w:val="22"/>
        </w:rPr>
        <w:t>个季度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增长。</w:t>
      </w:r>
    </w:p>
    <w:p w14:paraId="63B8872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行业竞争者</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中，</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Descartes Systems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DSGX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HubSpot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Atlassian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TEAM</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并列为该行业中的佼佼者，并获得了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最高的</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综合评分（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r w:rsidRPr="00134146">
        <w:rPr>
          <w:rFonts w:ascii="Times New Roman" w:eastAsia="微软雅黑" w:hAnsi="Times New Roman" w:cs="Times New Roman"/>
          <w:sz w:val="22"/>
          <w:szCs w:val="22"/>
        </w:rPr>
        <w:t>。</w:t>
      </w:r>
    </w:p>
    <w:p w14:paraId="39257347"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057B12">
          <v:rect id="_x0000_i1028" style="width:0;height:1.5pt" o:hralign="center" o:hrstd="t" o:hr="t" fillcolor="#a0a0a0" stroked="f"/>
        </w:pict>
      </w:r>
    </w:p>
    <w:p w14:paraId="3AFA9081" w14:textId="2F2F4D17" w:rsidR="00BE2C98" w:rsidRDefault="00BE2C98" w:rsidP="00134146">
      <w:pPr>
        <w:rPr>
          <w:rFonts w:ascii="Times New Roman" w:eastAsia="微软雅黑" w:hAnsi="Times New Roman" w:cs="Times New Roman"/>
          <w:b/>
          <w:bCs/>
          <w:sz w:val="22"/>
          <w:szCs w:val="22"/>
        </w:rPr>
      </w:pPr>
      <w:r w:rsidRPr="00BE2C98">
        <w:rPr>
          <w:rFonts w:ascii="Times New Roman" w:eastAsia="微软雅黑" w:hAnsi="Times New Roman" w:cs="Times New Roman"/>
          <w:b/>
          <w:bCs/>
          <w:noProof/>
          <w:sz w:val="22"/>
          <w:szCs w:val="22"/>
        </w:rPr>
        <w:lastRenderedPageBreak/>
        <w:drawing>
          <wp:inline distT="0" distB="0" distL="0" distR="0" wp14:anchorId="44AD2CEB" wp14:editId="2DAE383C">
            <wp:extent cx="5943600" cy="3929380"/>
            <wp:effectExtent l="0" t="0" r="0" b="0"/>
            <wp:docPr id="207693688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6889" name="图片 1" descr="图表&#10;&#10;AI 生成的内容可能不正确。"/>
                    <pic:cNvPicPr/>
                  </pic:nvPicPr>
                  <pic:blipFill>
                    <a:blip r:embed="rId305"/>
                    <a:stretch>
                      <a:fillRect/>
                    </a:stretch>
                  </pic:blipFill>
                  <pic:spPr>
                    <a:xfrm>
                      <a:off x="0" y="0"/>
                      <a:ext cx="5943600" cy="3929380"/>
                    </a:xfrm>
                    <a:prstGeom prst="rect">
                      <a:avLst/>
                    </a:prstGeom>
                  </pic:spPr>
                </pic:pic>
              </a:graphicData>
            </a:graphic>
          </wp:inline>
        </w:drawing>
      </w:r>
    </w:p>
    <w:p w14:paraId="6CC446A7" w14:textId="37EA84EF"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从低点复苏，</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持续冲高迎接财报</w:t>
      </w:r>
    </w:p>
    <w:p w14:paraId="40D76908"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月触底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后，开启了一轮</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陡峭的上涨趋势</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2023 </w:t>
      </w:r>
      <w:r w:rsidRPr="00134146">
        <w:rPr>
          <w:rFonts w:ascii="Times New Roman" w:eastAsia="微软雅黑" w:hAnsi="Times New Roman" w:cs="Times New Roman"/>
          <w:sz w:val="22"/>
          <w:szCs w:val="22"/>
        </w:rPr>
        <w:t>年</w:t>
      </w:r>
      <w:r w:rsidRPr="00134146">
        <w:rPr>
          <w:rFonts w:ascii="Times New Roman" w:eastAsia="微软雅黑" w:hAnsi="Times New Roman" w:cs="Times New Roman"/>
          <w:sz w:val="22"/>
          <w:szCs w:val="22"/>
        </w:rPr>
        <w:t xml:space="preserve"> 7 </w:t>
      </w:r>
      <w:r w:rsidRPr="00134146">
        <w:rPr>
          <w:rFonts w:ascii="Times New Roman" w:eastAsia="微软雅黑" w:hAnsi="Times New Roman" w:cs="Times New Roman"/>
          <w:sz w:val="22"/>
          <w:szCs w:val="22"/>
        </w:rPr>
        <w:t>月，该股在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跌破前期低点</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重设基数（</w:t>
      </w:r>
      <w:r w:rsidRPr="00134146">
        <w:rPr>
          <w:rFonts w:ascii="Times New Roman" w:eastAsia="微软雅黑" w:hAnsi="Times New Roman" w:cs="Times New Roman"/>
          <w:b/>
          <w:bCs/>
          <w:sz w:val="22"/>
          <w:szCs w:val="22"/>
        </w:rPr>
        <w:t>Base Count Reset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，这种技术形态往往能为股票带来新一轮上涨动能。事实证明，</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确实借此机会启动了新一轮强势上涨。</w:t>
      </w:r>
    </w:p>
    <w:p w14:paraId="22E5353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股票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在</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周移动均线处获得支撑</w:t>
      </w:r>
      <w:r w:rsidRPr="00134146">
        <w:rPr>
          <w:rFonts w:ascii="Times New Roman" w:eastAsia="微软雅黑" w:hAnsi="Times New Roman" w:cs="Times New Roman"/>
          <w:sz w:val="22"/>
          <w:szCs w:val="22"/>
        </w:rPr>
        <w:t>，随后持续上涨，最终在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月创下历史新高</w:t>
      </w:r>
      <w:r w:rsidRPr="00134146">
        <w:rPr>
          <w:rFonts w:ascii="Times New Roman" w:eastAsia="微软雅黑" w:hAnsi="Times New Roman" w:cs="Times New Roman"/>
          <w:sz w:val="22"/>
          <w:szCs w:val="22"/>
        </w:rPr>
        <w:t>。目前，</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正处于一个</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二阶段杯型整理形态（</w:t>
      </w:r>
      <w:r w:rsidRPr="00134146">
        <w:rPr>
          <w:rFonts w:ascii="Times New Roman" w:eastAsia="微软雅黑" w:hAnsi="Times New Roman" w:cs="Times New Roman"/>
          <w:b/>
          <w:bCs/>
          <w:sz w:val="22"/>
          <w:szCs w:val="22"/>
        </w:rPr>
        <w:t>Second-Stage Cup Base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，突破点为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，当前股价距离该价位约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11%</w:t>
      </w:r>
      <w:r w:rsidRPr="00134146">
        <w:rPr>
          <w:rFonts w:ascii="Times New Roman" w:eastAsia="微软雅黑" w:hAnsi="Times New Roman" w:cs="Times New Roman"/>
          <w:sz w:val="22"/>
          <w:szCs w:val="22"/>
        </w:rPr>
        <w:t>。如果股价形成</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把手</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形态</w:t>
      </w:r>
      <w:r w:rsidRPr="00134146">
        <w:rPr>
          <w:rFonts w:ascii="Times New Roman" w:eastAsia="微软雅黑" w:hAnsi="Times New Roman" w:cs="Times New Roman"/>
          <w:sz w:val="22"/>
          <w:szCs w:val="22"/>
        </w:rPr>
        <w:t>，可能会提供更早的买入机会。</w:t>
      </w:r>
    </w:p>
    <w:p w14:paraId="4E36781C"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4F5B4D">
          <v:rect id="_x0000_i1029" style="width:0;height:1.5pt" o:hralign="center" o:hrstd="t" o:hr="t" fillcolor="#a0a0a0" stroked="f"/>
        </w:pict>
      </w:r>
    </w:p>
    <w:p w14:paraId="1AAAA5D0"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机构资金持续流入，</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是否能继续突破？</w:t>
      </w:r>
    </w:p>
    <w:p w14:paraId="1FA7D5A9"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目前正处于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机构资金强劲流入</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的趋势中，市场关注的核心问题是：</w:t>
      </w:r>
      <w:r w:rsidRPr="00134146">
        <w:rPr>
          <w:rFonts w:ascii="Times New Roman" w:eastAsia="微软雅黑" w:hAnsi="Times New Roman" w:cs="Times New Roman"/>
          <w:b/>
          <w:bCs/>
          <w:sz w:val="22"/>
          <w:szCs w:val="22"/>
        </w:rPr>
        <w:t>该股能否继续上涨，并突破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美元的买入点？</w:t>
      </w:r>
    </w:p>
    <w:p w14:paraId="04BC779C"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然而，投资者在评估风险时需要注意：</w:t>
      </w:r>
      <w:r w:rsidRPr="00134146">
        <w:rPr>
          <w:rFonts w:ascii="Times New Roman" w:eastAsia="微软雅黑" w:hAnsi="Times New Roman" w:cs="Times New Roman"/>
          <w:b/>
          <w:bCs/>
          <w:sz w:val="22"/>
          <w:szCs w:val="22"/>
        </w:rPr>
        <w:t>公司将在</w:t>
      </w:r>
      <w:r w:rsidRPr="00134146">
        <w:rPr>
          <w:rFonts w:ascii="Times New Roman" w:eastAsia="微软雅黑" w:hAnsi="Times New Roman" w:cs="Times New Roman"/>
          <w:b/>
          <w:bCs/>
          <w:sz w:val="22"/>
          <w:szCs w:val="22"/>
        </w:rPr>
        <w:t xml:space="preserve"> 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。对于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这样已大幅上涨的股票而言，财报季可能带来巨大的波动风险</w:t>
      </w:r>
      <w:r w:rsidRPr="00134146">
        <w:rPr>
          <w:rFonts w:ascii="Times New Roman" w:eastAsia="微软雅黑" w:hAnsi="Times New Roman" w:cs="Times New Roman"/>
          <w:sz w:val="22"/>
          <w:szCs w:val="22"/>
        </w:rPr>
        <w:t>，因此投资者需要在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风险管理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方面保持谨慎。</w:t>
      </w:r>
    </w:p>
    <w:p w14:paraId="4D454C86"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lastRenderedPageBreak/>
        <w:t>同样跻身</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十亿美元俱乐部</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Robinhood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也将在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。此外，</w:t>
      </w: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计划于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3 </w:t>
      </w:r>
      <w:r w:rsidRPr="00134146">
        <w:rPr>
          <w:rFonts w:ascii="Times New Roman" w:eastAsia="微软雅黑" w:hAnsi="Times New Roman" w:cs="Times New Roman"/>
          <w:b/>
          <w:bCs/>
          <w:sz w:val="22"/>
          <w:szCs w:val="22"/>
        </w:rPr>
        <w:t>月公布业绩</w:t>
      </w:r>
      <w:r w:rsidRPr="00134146">
        <w:rPr>
          <w:rFonts w:ascii="Times New Roman" w:eastAsia="微软雅黑" w:hAnsi="Times New Roman" w:cs="Times New Roman"/>
          <w:sz w:val="22"/>
          <w:szCs w:val="22"/>
        </w:rPr>
        <w:t>，目前正处于突破前的筹备阶段，并入选了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IBD </w:t>
      </w:r>
      <w:r w:rsidRPr="00134146">
        <w:rPr>
          <w:rFonts w:ascii="Times New Roman" w:eastAsia="微软雅黑" w:hAnsi="Times New Roman" w:cs="Times New Roman"/>
          <w:b/>
          <w:bCs/>
          <w:sz w:val="22"/>
          <w:szCs w:val="22"/>
        </w:rPr>
        <w:t>突破股票指数（</w:t>
      </w:r>
      <w:r w:rsidRPr="00134146">
        <w:rPr>
          <w:rFonts w:ascii="Times New Roman" w:eastAsia="微软雅黑" w:hAnsi="Times New Roman" w:cs="Times New Roman"/>
          <w:b/>
          <w:bCs/>
          <w:sz w:val="22"/>
          <w:szCs w:val="22"/>
        </w:rPr>
        <w:t>Breakout Stocks Index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p>
    <w:p w14:paraId="76959B00"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6E52D2">
          <v:rect id="_x0000_i1030" style="width:0;height:1.5pt" o:hralign="center" o:hrstd="t" o:hr="t" fillcolor="#a0a0a0" stroked="f"/>
        </w:pict>
      </w:r>
    </w:p>
    <w:p w14:paraId="64684589"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总结：</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的投资机会与风险</w:t>
      </w:r>
    </w:p>
    <w:p w14:paraId="0F40806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投资亮点：</w:t>
      </w:r>
    </w:p>
    <w:p w14:paraId="388A848C" w14:textId="77777777" w:rsidR="00134146" w:rsidRPr="00134146" w:rsidRDefault="00134146" w:rsidP="00134146">
      <w:pPr>
        <w:rPr>
          <w:rFonts w:ascii="Times New Roman" w:eastAsia="微软雅黑" w:hAnsi="Times New Roman" w:cs="Times New Roman"/>
          <w:sz w:val="22"/>
          <w:szCs w:val="22"/>
        </w:rPr>
      </w:pP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年预计增长</w:t>
      </w:r>
      <w:r w:rsidRPr="00134146">
        <w:rPr>
          <w:rFonts w:ascii="Times New Roman" w:eastAsia="微软雅黑" w:hAnsi="Times New Roman" w:cs="Times New Roman"/>
          <w:b/>
          <w:bCs/>
          <w:sz w:val="22"/>
          <w:szCs w:val="22"/>
        </w:rPr>
        <w:t xml:space="preserve"> 315%</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EPS </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强劲的机构资金流入，</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月份获得</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亿美元投资</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技术面显示二阶段杯型整理形态，有望突破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行业领军地位，最高</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p>
    <w:p w14:paraId="350BD13E"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潜在风险：</w:t>
      </w:r>
    </w:p>
    <w:p w14:paraId="2166FDF5" w14:textId="77777777" w:rsidR="00134146" w:rsidRPr="00134146" w:rsidRDefault="00134146" w:rsidP="00134146">
      <w:pPr>
        <w:rPr>
          <w:rFonts w:ascii="Times New Roman" w:eastAsia="微软雅黑" w:hAnsi="Times New Roman" w:cs="Times New Roman"/>
          <w:sz w:val="22"/>
          <w:szCs w:val="22"/>
        </w:rPr>
      </w:pP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即将发布财报（</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日），可能带来剧烈波动</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当前估值已大幅上升，市场预期较高</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股价已经上涨数倍，短期内可能出现获利回吐</w:t>
      </w:r>
    </w:p>
    <w:p w14:paraId="07296FF5"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86BFE74">
          <v:rect id="_x0000_i1031" style="width:0;height:1.5pt" o:hralign="center" o:hrstd="t" o:hr="t" fillcolor="#a0a0a0" stroked="f"/>
        </w:pict>
      </w:r>
    </w:p>
    <w:p w14:paraId="5BB8B63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结论</w:t>
      </w:r>
    </w:p>
    <w:p w14:paraId="583315E6" w14:textId="74C1762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目前仍处于强势趋势之中，</w:t>
      </w:r>
      <w:r w:rsidRPr="00134146">
        <w:rPr>
          <w:rFonts w:ascii="Times New Roman" w:eastAsia="微软雅黑" w:hAnsi="Times New Roman" w:cs="Times New Roman"/>
          <w:b/>
          <w:bCs/>
          <w:sz w:val="22"/>
          <w:szCs w:val="22"/>
        </w:rPr>
        <w:t>长期来看，机构资金的持续买入可能推动股价继续上涨</w:t>
      </w:r>
      <w:r w:rsidRPr="00134146">
        <w:rPr>
          <w:rFonts w:ascii="Times New Roman" w:eastAsia="微软雅黑" w:hAnsi="Times New Roman" w:cs="Times New Roman"/>
          <w:sz w:val="22"/>
          <w:szCs w:val="22"/>
        </w:rPr>
        <w:t>。但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短期来看，财报发布前的市场波动可能带来较大不确定性</w:t>
      </w:r>
      <w:r w:rsidRPr="00134146">
        <w:rPr>
          <w:rFonts w:ascii="Times New Roman" w:eastAsia="微软雅黑" w:hAnsi="Times New Roman" w:cs="Times New Roman"/>
          <w:sz w:val="22"/>
          <w:szCs w:val="22"/>
        </w:rPr>
        <w:t>，投资者在建仓或加仓时需结合</w:t>
      </w:r>
      <w:r w:rsidRPr="00134146">
        <w:rPr>
          <w:rFonts w:ascii="Times New Roman" w:eastAsia="微软雅黑" w:hAnsi="Times New Roman" w:cs="Times New Roman"/>
          <w:b/>
          <w:bCs/>
          <w:sz w:val="22"/>
          <w:szCs w:val="22"/>
        </w:rPr>
        <w:t>风险管理策略</w:t>
      </w:r>
      <w:r w:rsidRPr="00134146">
        <w:rPr>
          <w:rFonts w:ascii="Times New Roman" w:eastAsia="微软雅黑" w:hAnsi="Times New Roman" w:cs="Times New Roman"/>
          <w:sz w:val="22"/>
          <w:szCs w:val="22"/>
        </w:rPr>
        <w:t>进行操作。</w:t>
      </w:r>
    </w:p>
    <w:p w14:paraId="01C50328" w14:textId="77777777" w:rsidR="00134146" w:rsidRDefault="00134146" w:rsidP="00134146">
      <w:pPr>
        <w:rPr>
          <w:rFonts w:ascii="Times New Roman" w:eastAsia="微软雅黑" w:hAnsi="Times New Roman" w:cs="Times New Roman"/>
          <w:sz w:val="22"/>
          <w:szCs w:val="22"/>
        </w:rPr>
      </w:pPr>
    </w:p>
    <w:p w14:paraId="170AFFCA"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）行业排名及投资评级分析</w:t>
      </w:r>
    </w:p>
    <w:p w14:paraId="1C03AA06"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行业领导地位</w:t>
      </w:r>
    </w:p>
    <w:p w14:paraId="539E602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 </w:t>
      </w:r>
      <w:r w:rsidRPr="00C9256F">
        <w:rPr>
          <w:rFonts w:ascii="Times New Roman" w:eastAsia="微软雅黑" w:hAnsi="Times New Roman" w:cs="Times New Roman"/>
          <w:b/>
          <w:bCs/>
          <w:sz w:val="22"/>
          <w:szCs w:val="22"/>
        </w:rPr>
        <w:t>在行业中排名第</w:t>
      </w:r>
      <w:r w:rsidRPr="00C9256F">
        <w:rPr>
          <w:rFonts w:ascii="Times New Roman" w:eastAsia="微软雅黑" w:hAnsi="Times New Roman" w:cs="Times New Roman"/>
          <w:b/>
          <w:bCs/>
          <w:sz w:val="22"/>
          <w:szCs w:val="22"/>
        </w:rPr>
        <w:t xml:space="preserve"> 1</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归属于</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组</w:t>
      </w:r>
    </w:p>
    <w:p w14:paraId="7DDB85F1"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IBD</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Investor’s Business Daily</w:t>
      </w:r>
      <w:r w:rsidRPr="00C9256F">
        <w:rPr>
          <w:rFonts w:ascii="Times New Roman" w:eastAsia="微软雅黑" w:hAnsi="Times New Roman" w:cs="Times New Roman"/>
          <w:b/>
          <w:bCs/>
          <w:sz w:val="22"/>
          <w:szCs w:val="22"/>
        </w:rPr>
        <w:t>）股票评级</w:t>
      </w:r>
    </w:p>
    <w:tbl>
      <w:tblPr>
        <w:tblStyle w:val="41"/>
        <w:tblW w:w="0" w:type="auto"/>
        <w:tblLook w:val="04A0" w:firstRow="1" w:lastRow="0" w:firstColumn="1" w:lastColumn="0" w:noHBand="0" w:noVBand="1"/>
      </w:tblPr>
      <w:tblGrid>
        <w:gridCol w:w="4141"/>
        <w:gridCol w:w="639"/>
        <w:gridCol w:w="4570"/>
      </w:tblGrid>
      <w:tr w:rsidR="00C9256F" w:rsidRPr="00C9256F" w14:paraId="6CB447D0" w14:textId="77777777" w:rsidTr="00727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E5D38" w14:textId="77777777" w:rsidR="00C9256F" w:rsidRPr="00C9256F" w:rsidRDefault="00C9256F" w:rsidP="00C9256F">
            <w:pPr>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lastRenderedPageBreak/>
              <w:t>指标</w:t>
            </w:r>
          </w:p>
        </w:tc>
        <w:tc>
          <w:tcPr>
            <w:tcW w:w="0" w:type="auto"/>
            <w:hideMark/>
          </w:tcPr>
          <w:p w14:paraId="613B121F"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评分</w:t>
            </w:r>
          </w:p>
        </w:tc>
        <w:tc>
          <w:tcPr>
            <w:tcW w:w="0" w:type="auto"/>
            <w:hideMark/>
          </w:tcPr>
          <w:p w14:paraId="323314DE"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说明</w:t>
            </w:r>
          </w:p>
        </w:tc>
      </w:tr>
      <w:tr w:rsidR="00C9256F" w:rsidRPr="00C9256F" w14:paraId="5E3A5651"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33D51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综合评分（</w:t>
            </w:r>
            <w:r w:rsidRPr="00C9256F">
              <w:rPr>
                <w:rFonts w:ascii="Times New Roman" w:eastAsia="微软雅黑" w:hAnsi="Times New Roman" w:cs="Times New Roman"/>
                <w:sz w:val="22"/>
                <w:szCs w:val="22"/>
              </w:rPr>
              <w:t>Composite Rating</w:t>
            </w:r>
            <w:r w:rsidRPr="00C9256F">
              <w:rPr>
                <w:rFonts w:ascii="Times New Roman" w:eastAsia="微软雅黑" w:hAnsi="Times New Roman" w:cs="Times New Roman"/>
                <w:sz w:val="22"/>
                <w:szCs w:val="22"/>
              </w:rPr>
              <w:t>）</w:t>
            </w:r>
          </w:p>
        </w:tc>
        <w:tc>
          <w:tcPr>
            <w:tcW w:w="0" w:type="auto"/>
            <w:hideMark/>
          </w:tcPr>
          <w:p w14:paraId="6E83E917"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5920799"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最高评分，表明公司在多个关键领域表现出色</w:t>
            </w:r>
          </w:p>
        </w:tc>
      </w:tr>
      <w:tr w:rsidR="00C9256F" w:rsidRPr="00C9256F" w14:paraId="0149ABEF"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7F0E442E"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每股收益评级（</w:t>
            </w:r>
            <w:r w:rsidRPr="00C9256F">
              <w:rPr>
                <w:rFonts w:ascii="Times New Roman" w:eastAsia="微软雅黑" w:hAnsi="Times New Roman" w:cs="Times New Roman"/>
                <w:sz w:val="22"/>
                <w:szCs w:val="22"/>
              </w:rPr>
              <w:t>EPS Rating</w:t>
            </w:r>
            <w:r w:rsidRPr="00C9256F">
              <w:rPr>
                <w:rFonts w:ascii="Times New Roman" w:eastAsia="微软雅黑" w:hAnsi="Times New Roman" w:cs="Times New Roman"/>
                <w:sz w:val="22"/>
                <w:szCs w:val="22"/>
              </w:rPr>
              <w:t>）</w:t>
            </w:r>
          </w:p>
        </w:tc>
        <w:tc>
          <w:tcPr>
            <w:tcW w:w="0" w:type="auto"/>
            <w:hideMark/>
          </w:tcPr>
          <w:p w14:paraId="615A81FC"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83</w:t>
            </w:r>
          </w:p>
        </w:tc>
        <w:tc>
          <w:tcPr>
            <w:tcW w:w="0" w:type="auto"/>
            <w:hideMark/>
          </w:tcPr>
          <w:p w14:paraId="68398253"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反映盈利增长的稳健性，略低于顶级水平</w:t>
            </w:r>
          </w:p>
        </w:tc>
      </w:tr>
      <w:tr w:rsidR="00C9256F" w:rsidRPr="00C9256F" w14:paraId="5ECDCFE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5940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相对强弱评级（</w:t>
            </w:r>
            <w:r w:rsidRPr="00C9256F">
              <w:rPr>
                <w:rFonts w:ascii="Times New Roman" w:eastAsia="微软雅黑" w:hAnsi="Times New Roman" w:cs="Times New Roman"/>
                <w:sz w:val="22"/>
                <w:szCs w:val="22"/>
              </w:rPr>
              <w:t>RS Rating</w:t>
            </w:r>
            <w:r w:rsidRPr="00C9256F">
              <w:rPr>
                <w:rFonts w:ascii="Times New Roman" w:eastAsia="微软雅黑" w:hAnsi="Times New Roman" w:cs="Times New Roman"/>
                <w:sz w:val="22"/>
                <w:szCs w:val="22"/>
              </w:rPr>
              <w:t>）</w:t>
            </w:r>
          </w:p>
        </w:tc>
        <w:tc>
          <w:tcPr>
            <w:tcW w:w="0" w:type="auto"/>
            <w:hideMark/>
          </w:tcPr>
          <w:p w14:paraId="281C2D08"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BF84722"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该股表现远超市场平均</w:t>
            </w:r>
          </w:p>
        </w:tc>
      </w:tr>
      <w:tr w:rsidR="00C9256F" w:rsidRPr="00C9256F" w14:paraId="5B72895E"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18AD023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行业相对强弱评级（</w:t>
            </w:r>
            <w:r w:rsidRPr="00C9256F">
              <w:rPr>
                <w:rFonts w:ascii="Times New Roman" w:eastAsia="微软雅黑" w:hAnsi="Times New Roman" w:cs="Times New Roman"/>
                <w:sz w:val="22"/>
                <w:szCs w:val="22"/>
              </w:rPr>
              <w:t>Group RS Rating</w:t>
            </w:r>
            <w:r w:rsidRPr="00C9256F">
              <w:rPr>
                <w:rFonts w:ascii="Times New Roman" w:eastAsia="微软雅黑" w:hAnsi="Times New Roman" w:cs="Times New Roman"/>
                <w:sz w:val="22"/>
                <w:szCs w:val="22"/>
              </w:rPr>
              <w:t>）</w:t>
            </w:r>
          </w:p>
        </w:tc>
        <w:tc>
          <w:tcPr>
            <w:tcW w:w="0" w:type="auto"/>
            <w:hideMark/>
          </w:tcPr>
          <w:p w14:paraId="403BE901"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5566951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所属行业表现优异</w:t>
            </w:r>
          </w:p>
        </w:tc>
      </w:tr>
      <w:tr w:rsidR="00C9256F" w:rsidRPr="00C9256F" w14:paraId="7E2AE54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CB83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销售、利润率和回报率评级（</w:t>
            </w:r>
            <w:r w:rsidRPr="00C9256F">
              <w:rPr>
                <w:rFonts w:ascii="Times New Roman" w:eastAsia="微软雅黑" w:hAnsi="Times New Roman" w:cs="Times New Roman"/>
                <w:sz w:val="22"/>
                <w:szCs w:val="22"/>
              </w:rPr>
              <w:t>SMR Rating</w:t>
            </w:r>
            <w:r w:rsidRPr="00C9256F">
              <w:rPr>
                <w:rFonts w:ascii="Times New Roman" w:eastAsia="微软雅黑" w:hAnsi="Times New Roman" w:cs="Times New Roman"/>
                <w:sz w:val="22"/>
                <w:szCs w:val="22"/>
              </w:rPr>
              <w:t>）</w:t>
            </w:r>
          </w:p>
        </w:tc>
        <w:tc>
          <w:tcPr>
            <w:tcW w:w="0" w:type="auto"/>
            <w:hideMark/>
          </w:tcPr>
          <w:p w14:paraId="0703BA06"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350439D1"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该公司的财务健康状况良好</w:t>
            </w:r>
          </w:p>
        </w:tc>
      </w:tr>
      <w:tr w:rsidR="00C9256F" w:rsidRPr="00C9256F" w14:paraId="2683F8C9"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4EAA091D"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资金流向评级（</w:t>
            </w:r>
            <w:r w:rsidRPr="00C9256F">
              <w:rPr>
                <w:rFonts w:ascii="Times New Roman" w:eastAsia="微软雅黑" w:hAnsi="Times New Roman" w:cs="Times New Roman"/>
                <w:sz w:val="22"/>
                <w:szCs w:val="22"/>
              </w:rPr>
              <w:t>Acc/Dis Rating</w:t>
            </w:r>
            <w:r w:rsidRPr="00C9256F">
              <w:rPr>
                <w:rFonts w:ascii="Times New Roman" w:eastAsia="微软雅黑" w:hAnsi="Times New Roman" w:cs="Times New Roman"/>
                <w:sz w:val="22"/>
                <w:szCs w:val="22"/>
              </w:rPr>
              <w:t>）</w:t>
            </w:r>
          </w:p>
        </w:tc>
        <w:tc>
          <w:tcPr>
            <w:tcW w:w="0" w:type="auto"/>
            <w:hideMark/>
          </w:tcPr>
          <w:p w14:paraId="6C2C8C5A"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B+</w:t>
            </w:r>
          </w:p>
        </w:tc>
        <w:tc>
          <w:tcPr>
            <w:tcW w:w="0" w:type="auto"/>
            <w:hideMark/>
          </w:tcPr>
          <w:p w14:paraId="04114B5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机构投资者资金流入情况良好，显示买入兴趣较高</w:t>
            </w:r>
          </w:p>
        </w:tc>
      </w:tr>
    </w:tbl>
    <w:p w14:paraId="2FEC08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51B3303">
          <v:rect id="_x0000_i1032" style="width:0;height:1.5pt" o:hralign="center" o:hrstd="t" o:hr="t" fillcolor="#a0a0a0" stroked="f"/>
        </w:pict>
      </w:r>
    </w:p>
    <w:p w14:paraId="0D21C72D"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相关新闻摘要（来自</w:t>
      </w:r>
      <w:r w:rsidRPr="00C9256F">
        <w:rPr>
          <w:rFonts w:ascii="Times New Roman" w:eastAsia="微软雅黑" w:hAnsi="Times New Roman" w:cs="Times New Roman"/>
          <w:b/>
          <w:bCs/>
          <w:sz w:val="22"/>
          <w:szCs w:val="22"/>
        </w:rPr>
        <w:t xml:space="preserve"> IBD</w:t>
      </w:r>
      <w:r w:rsidRPr="00C9256F">
        <w:rPr>
          <w:rFonts w:ascii="Times New Roman" w:eastAsia="微软雅黑" w:hAnsi="Times New Roman" w:cs="Times New Roman"/>
          <w:b/>
          <w:bCs/>
          <w:sz w:val="22"/>
          <w:szCs w:val="22"/>
        </w:rPr>
        <w:t>）</w:t>
      </w:r>
    </w:p>
    <w:p w14:paraId="63E2C71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6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华尔街看好</w:t>
      </w:r>
      <w:r w:rsidRPr="00C9256F">
        <w:rPr>
          <w:rFonts w:ascii="Times New Roman" w:eastAsia="微软雅黑" w:hAnsi="Times New Roman" w:cs="Times New Roman"/>
          <w:b/>
          <w:bCs/>
          <w:sz w:val="22"/>
          <w:szCs w:val="22"/>
        </w:rPr>
        <w:t xml:space="preserve"> AppLovin</w:t>
      </w:r>
      <w:r w:rsidRPr="00C9256F">
        <w:rPr>
          <w:rFonts w:ascii="Times New Roman" w:eastAsia="微软雅黑" w:hAnsi="Times New Roman" w:cs="Times New Roman"/>
          <w:b/>
          <w:bCs/>
          <w:sz w:val="22"/>
          <w:szCs w:val="22"/>
        </w:rPr>
        <w:t>，基金大举押注其持续飙升</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美股因美联储友好就业数据上涨，</w:t>
      </w:r>
      <w:r w:rsidRPr="00C9256F">
        <w:rPr>
          <w:rFonts w:ascii="Times New Roman" w:eastAsia="微软雅黑" w:hAnsi="Times New Roman" w:cs="Times New Roman"/>
          <w:b/>
          <w:bCs/>
          <w:sz w:val="22"/>
          <w:szCs w:val="22"/>
        </w:rPr>
        <w:t xml:space="preserve">Duolingo </w:t>
      </w:r>
      <w:r w:rsidRPr="00C9256F">
        <w:rPr>
          <w:rFonts w:ascii="Times New Roman" w:eastAsia="微软雅黑" w:hAnsi="Times New Roman" w:cs="Times New Roman"/>
          <w:b/>
          <w:bCs/>
          <w:sz w:val="22"/>
          <w:szCs w:val="22"/>
        </w:rPr>
        <w:t>突破，</w:t>
      </w:r>
      <w:r w:rsidRPr="00C9256F">
        <w:rPr>
          <w:rFonts w:ascii="Times New Roman" w:eastAsia="微软雅黑" w:hAnsi="Times New Roman" w:cs="Times New Roman"/>
          <w:b/>
          <w:bCs/>
          <w:sz w:val="22"/>
          <w:szCs w:val="22"/>
        </w:rPr>
        <w:t xml:space="preserve">Alphabet </w:t>
      </w:r>
      <w:r w:rsidRPr="00C9256F">
        <w:rPr>
          <w:rFonts w:ascii="Times New Roman" w:eastAsia="微软雅黑" w:hAnsi="Times New Roman" w:cs="Times New Roman"/>
          <w:b/>
          <w:bCs/>
          <w:sz w:val="22"/>
          <w:szCs w:val="22"/>
        </w:rPr>
        <w:t>走低</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 xml:space="preserve">Nvidia </w:t>
      </w:r>
      <w:r w:rsidRPr="00C9256F">
        <w:rPr>
          <w:rFonts w:ascii="Times New Roman" w:eastAsia="微软雅黑" w:hAnsi="Times New Roman" w:cs="Times New Roman"/>
          <w:b/>
          <w:bCs/>
          <w:sz w:val="22"/>
          <w:szCs w:val="22"/>
        </w:rPr>
        <w:t>面临挑战，谷歌和</w:t>
      </w:r>
      <w:r w:rsidRPr="00C9256F">
        <w:rPr>
          <w:rFonts w:ascii="Times New Roman" w:eastAsia="微软雅黑" w:hAnsi="Times New Roman" w:cs="Times New Roman"/>
          <w:b/>
          <w:bCs/>
          <w:sz w:val="22"/>
          <w:szCs w:val="22"/>
        </w:rPr>
        <w:t xml:space="preserve"> Meta </w:t>
      </w:r>
      <w:r w:rsidRPr="00C9256F">
        <w:rPr>
          <w:rFonts w:ascii="Times New Roman" w:eastAsia="微软雅黑" w:hAnsi="Times New Roman" w:cs="Times New Roman"/>
          <w:b/>
          <w:bCs/>
          <w:sz w:val="22"/>
          <w:szCs w:val="22"/>
        </w:rPr>
        <w:t>领涨</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Shopify</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 xml:space="preserve">Block </w:t>
      </w:r>
      <w:r w:rsidRPr="00C9256F">
        <w:rPr>
          <w:rFonts w:ascii="Times New Roman" w:eastAsia="微软雅黑" w:hAnsi="Times New Roman" w:cs="Times New Roman"/>
          <w:b/>
          <w:bCs/>
          <w:sz w:val="22"/>
          <w:szCs w:val="22"/>
        </w:rPr>
        <w:t>等</w:t>
      </w:r>
      <w:r w:rsidRPr="00C9256F">
        <w:rPr>
          <w:rFonts w:ascii="Times New Roman" w:eastAsia="微软雅黑" w:hAnsi="Times New Roman" w:cs="Times New Roman"/>
          <w:b/>
          <w:bCs/>
          <w:sz w:val="22"/>
          <w:szCs w:val="22"/>
        </w:rPr>
        <w:t xml:space="preserve"> 5 </w:t>
      </w:r>
      <w:r w:rsidRPr="00C9256F">
        <w:rPr>
          <w:rFonts w:ascii="Times New Roman" w:eastAsia="微软雅黑" w:hAnsi="Times New Roman" w:cs="Times New Roman"/>
          <w:b/>
          <w:bCs/>
          <w:sz w:val="22"/>
          <w:szCs w:val="22"/>
        </w:rPr>
        <w:t>只股票接近买入点，受特朗普关税和财报影响</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30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小盘股领涨美股，苹果因财报攀升</w:t>
      </w:r>
    </w:p>
    <w:p w14:paraId="0DFC8A9C"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点击</w:t>
      </w:r>
      <w:r w:rsidRPr="00C9256F">
        <w:rPr>
          <w:rFonts w:ascii="Times New Roman" w:eastAsia="微软雅黑" w:hAnsi="Times New Roman" w:cs="Times New Roman"/>
          <w:b/>
          <w:bCs/>
          <w:sz w:val="22"/>
          <w:szCs w:val="22"/>
        </w:rPr>
        <w:t xml:space="preserve"> "View All" </w:t>
      </w:r>
      <w:r w:rsidRPr="00C9256F">
        <w:rPr>
          <w:rFonts w:ascii="Times New Roman" w:eastAsia="微软雅黑" w:hAnsi="Times New Roman" w:cs="Times New Roman"/>
          <w:b/>
          <w:bCs/>
          <w:sz w:val="22"/>
          <w:szCs w:val="22"/>
        </w:rPr>
        <w:t>查看所有新闻</w:t>
      </w:r>
    </w:p>
    <w:p w14:paraId="2C5E4090"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F80B0C9">
          <v:rect id="_x0000_i1033" style="width:0;height:1.5pt" o:hralign="center" o:hrstd="t" o:hr="t" fillcolor="#a0a0a0" stroked="f"/>
        </w:pict>
      </w:r>
    </w:p>
    <w:p w14:paraId="36DFAF80"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投资者解读</w:t>
      </w:r>
    </w:p>
    <w:p w14:paraId="3E5C9D83"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在其行业中排名第一，综合评分高达</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sz w:val="22"/>
          <w:szCs w:val="22"/>
        </w:rPr>
        <w:t>，表明其业务增长、盈利能力及股价表现均优于市场大部分公司。</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机构资金流入情况良好（</w:t>
      </w:r>
      <w:r w:rsidRPr="00C9256F">
        <w:rPr>
          <w:rFonts w:ascii="Times New Roman" w:eastAsia="微软雅黑" w:hAnsi="Times New Roman" w:cs="Times New Roman"/>
          <w:b/>
          <w:bCs/>
          <w:sz w:val="22"/>
          <w:szCs w:val="22"/>
        </w:rPr>
        <w:t xml:space="preserve">B+ </w:t>
      </w:r>
      <w:r w:rsidRPr="00C9256F">
        <w:rPr>
          <w:rFonts w:ascii="Times New Roman" w:eastAsia="微软雅黑" w:hAnsi="Times New Roman" w:cs="Times New Roman"/>
          <w:b/>
          <w:bCs/>
          <w:sz w:val="22"/>
          <w:szCs w:val="22"/>
        </w:rPr>
        <w:t>评级）</w:t>
      </w:r>
      <w:r w:rsidRPr="00C9256F">
        <w:rPr>
          <w:rFonts w:ascii="Times New Roman" w:eastAsia="微软雅黑" w:hAnsi="Times New Roman" w:cs="Times New Roman"/>
          <w:sz w:val="22"/>
          <w:szCs w:val="22"/>
        </w:rPr>
        <w:t>，但值得注意的是</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EPS </w:t>
      </w:r>
      <w:r w:rsidRPr="00C9256F">
        <w:rPr>
          <w:rFonts w:ascii="Times New Roman" w:eastAsia="微软雅黑" w:hAnsi="Times New Roman" w:cs="Times New Roman"/>
          <w:b/>
          <w:bCs/>
          <w:sz w:val="22"/>
          <w:szCs w:val="22"/>
        </w:rPr>
        <w:t>评分仅</w:t>
      </w:r>
      <w:r w:rsidRPr="00C9256F">
        <w:rPr>
          <w:rFonts w:ascii="Times New Roman" w:eastAsia="微软雅黑" w:hAnsi="Times New Roman" w:cs="Times New Roman"/>
          <w:b/>
          <w:bCs/>
          <w:sz w:val="22"/>
          <w:szCs w:val="22"/>
        </w:rPr>
        <w:t xml:space="preserve"> 83</w:t>
      </w:r>
      <w:r w:rsidRPr="00C9256F">
        <w:rPr>
          <w:rFonts w:ascii="Times New Roman" w:eastAsia="微软雅黑" w:hAnsi="Times New Roman" w:cs="Times New Roman"/>
          <w:sz w:val="22"/>
          <w:szCs w:val="22"/>
        </w:rPr>
        <w:t>，表明虽然增长强劲，但盈利能力仍有进一步提升空间。</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股价表现极为强势（</w:t>
      </w:r>
      <w:r w:rsidRPr="00C9256F">
        <w:rPr>
          <w:rFonts w:ascii="Times New Roman" w:eastAsia="微软雅黑" w:hAnsi="Times New Roman" w:cs="Times New Roman"/>
          <w:b/>
          <w:bCs/>
          <w:sz w:val="22"/>
          <w:szCs w:val="22"/>
        </w:rPr>
        <w:t xml:space="preserve">RS </w:t>
      </w:r>
      <w:r w:rsidRPr="00C9256F">
        <w:rPr>
          <w:rFonts w:ascii="Times New Roman" w:eastAsia="微软雅黑" w:hAnsi="Times New Roman" w:cs="Times New Roman"/>
          <w:b/>
          <w:bCs/>
          <w:sz w:val="22"/>
          <w:szCs w:val="22"/>
        </w:rPr>
        <w:t>评分</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，显示</w:t>
      </w:r>
      <w:r w:rsidRPr="00C9256F">
        <w:rPr>
          <w:rFonts w:ascii="Times New Roman" w:eastAsia="微软雅黑" w:hAnsi="Times New Roman" w:cs="Times New Roman"/>
          <w:sz w:val="22"/>
          <w:szCs w:val="22"/>
        </w:rPr>
        <w:t xml:space="preserve"> AppLovin </w:t>
      </w:r>
      <w:r w:rsidRPr="00C9256F">
        <w:rPr>
          <w:rFonts w:ascii="Times New Roman" w:eastAsia="微软雅黑" w:hAnsi="Times New Roman" w:cs="Times New Roman"/>
          <w:sz w:val="22"/>
          <w:szCs w:val="22"/>
        </w:rPr>
        <w:t>在市场中的相对优势，近期受资金追捧明显。</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近期即将发布财报（</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日），投资者需关注市场对盈利预期的反应</w:t>
      </w:r>
      <w:r w:rsidRPr="00C9256F">
        <w:rPr>
          <w:rFonts w:ascii="Times New Roman" w:eastAsia="微软雅黑" w:hAnsi="Times New Roman" w:cs="Times New Roman"/>
          <w:sz w:val="22"/>
          <w:szCs w:val="22"/>
        </w:rPr>
        <w:t>，若超预期，股价可能突破新高，反之则可能调整。</w:t>
      </w:r>
    </w:p>
    <w:p w14:paraId="02138688"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lastRenderedPageBreak/>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仍是强势股，但需结合财报发布后的市场动向进行风险管理。</w:t>
      </w:r>
    </w:p>
    <w:p w14:paraId="61646B25" w14:textId="77777777" w:rsidR="00C9256F" w:rsidRDefault="00C9256F" w:rsidP="00134146">
      <w:pPr>
        <w:rPr>
          <w:rFonts w:ascii="Times New Roman" w:eastAsia="微软雅黑" w:hAnsi="Times New Roman" w:cs="Times New Roman"/>
          <w:sz w:val="22"/>
          <w:szCs w:val="22"/>
        </w:rPr>
      </w:pPr>
    </w:p>
    <w:p w14:paraId="1C938C6F"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）股票与公司数据分析</w:t>
      </w:r>
    </w:p>
    <w:p w14:paraId="637F3BC3"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股票数据（</w:t>
      </w:r>
      <w:r w:rsidRPr="00C9256F">
        <w:rPr>
          <w:rFonts w:ascii="Times New Roman" w:eastAsia="微软雅黑" w:hAnsi="Times New Roman" w:cs="Times New Roman"/>
          <w:b/>
          <w:bCs/>
          <w:sz w:val="22"/>
          <w:szCs w:val="22"/>
        </w:rPr>
        <w:t>Stock Data</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40"/>
        <w:gridCol w:w="2702"/>
        <w:gridCol w:w="4008"/>
      </w:tblGrid>
      <w:tr w:rsidR="00C9256F" w:rsidRPr="00C9256F" w14:paraId="51E55623"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4A5F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0" w:type="auto"/>
            <w:hideMark/>
          </w:tcPr>
          <w:p w14:paraId="4FFF034A"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0" w:type="auto"/>
            <w:hideMark/>
          </w:tcPr>
          <w:p w14:paraId="052E0793"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1E967177"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65E5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今日股价波动范围</w:t>
            </w:r>
          </w:p>
        </w:tc>
        <w:tc>
          <w:tcPr>
            <w:tcW w:w="0" w:type="auto"/>
            <w:hideMark/>
          </w:tcPr>
          <w:p w14:paraId="68FE49C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365.60 - 379.59</w:t>
            </w:r>
          </w:p>
        </w:tc>
        <w:tc>
          <w:tcPr>
            <w:tcW w:w="0" w:type="auto"/>
            <w:hideMark/>
          </w:tcPr>
          <w:p w14:paraId="7E625CF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当天最高和最低股价</w:t>
            </w:r>
          </w:p>
        </w:tc>
      </w:tr>
      <w:tr w:rsidR="00C9256F" w:rsidRPr="00C9256F" w14:paraId="132959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C8B990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52 </w:t>
            </w:r>
            <w:r w:rsidRPr="00C9256F">
              <w:rPr>
                <w:rFonts w:ascii="Times New Roman" w:eastAsia="微软雅黑" w:hAnsi="Times New Roman" w:cs="Times New Roman"/>
                <w:sz w:val="22"/>
                <w:szCs w:val="22"/>
              </w:rPr>
              <w:t>周股价范围</w:t>
            </w:r>
          </w:p>
        </w:tc>
        <w:tc>
          <w:tcPr>
            <w:tcW w:w="0" w:type="auto"/>
            <w:hideMark/>
          </w:tcPr>
          <w:p w14:paraId="62798CB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45.12 - 417.64</w:t>
            </w:r>
          </w:p>
        </w:tc>
        <w:tc>
          <w:tcPr>
            <w:tcW w:w="0" w:type="auto"/>
            <w:hideMark/>
          </w:tcPr>
          <w:p w14:paraId="6C18EC2D"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过去一年内股价最高与最低点</w:t>
            </w:r>
          </w:p>
        </w:tc>
      </w:tr>
      <w:tr w:rsidR="00C9256F" w:rsidRPr="00C9256F" w14:paraId="32C808DF"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4A5EB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年初至今涨幅（</w:t>
            </w:r>
            <w:r w:rsidRPr="00C9256F">
              <w:rPr>
                <w:rFonts w:ascii="Times New Roman" w:eastAsia="微软雅黑" w:hAnsi="Times New Roman" w:cs="Times New Roman"/>
                <w:sz w:val="22"/>
                <w:szCs w:val="22"/>
              </w:rPr>
              <w:t>YTD</w:t>
            </w:r>
            <w:r w:rsidRPr="00C9256F">
              <w:rPr>
                <w:rFonts w:ascii="Times New Roman" w:eastAsia="微软雅黑" w:hAnsi="Times New Roman" w:cs="Times New Roman"/>
                <w:sz w:val="22"/>
                <w:szCs w:val="22"/>
              </w:rPr>
              <w:t>）</w:t>
            </w:r>
          </w:p>
        </w:tc>
        <w:tc>
          <w:tcPr>
            <w:tcW w:w="0" w:type="auto"/>
            <w:hideMark/>
          </w:tcPr>
          <w:p w14:paraId="241FF9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16.17%</w:t>
            </w:r>
          </w:p>
        </w:tc>
        <w:tc>
          <w:tcPr>
            <w:tcW w:w="0" w:type="auto"/>
            <w:hideMark/>
          </w:tcPr>
          <w:p w14:paraId="79B1BDB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今年以来股价的累计涨幅</w:t>
            </w:r>
          </w:p>
        </w:tc>
      </w:tr>
      <w:tr w:rsidR="00C9256F" w:rsidRPr="00C9256F" w14:paraId="1E578F79"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F0922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4 </w:t>
            </w:r>
            <w:r w:rsidRPr="00C9256F">
              <w:rPr>
                <w:rFonts w:ascii="Times New Roman" w:eastAsia="微软雅黑" w:hAnsi="Times New Roman" w:cs="Times New Roman"/>
                <w:sz w:val="22"/>
                <w:szCs w:val="22"/>
              </w:rPr>
              <w:t>周涨幅</w:t>
            </w:r>
          </w:p>
        </w:tc>
        <w:tc>
          <w:tcPr>
            <w:tcW w:w="0" w:type="auto"/>
            <w:hideMark/>
          </w:tcPr>
          <w:p w14:paraId="5C780AF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9.89%</w:t>
            </w:r>
          </w:p>
        </w:tc>
        <w:tc>
          <w:tcPr>
            <w:tcW w:w="0" w:type="auto"/>
            <w:hideMark/>
          </w:tcPr>
          <w:p w14:paraId="0449CD5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最近一个月内股价涨幅</w:t>
            </w:r>
          </w:p>
        </w:tc>
      </w:tr>
      <w:tr w:rsidR="00C9256F" w:rsidRPr="00C9256F" w14:paraId="24F5900E"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DB0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50 </w:t>
            </w:r>
            <w:r w:rsidRPr="00C9256F">
              <w:rPr>
                <w:rFonts w:ascii="Times New Roman" w:eastAsia="微软雅黑" w:hAnsi="Times New Roman" w:cs="Times New Roman"/>
                <w:sz w:val="22"/>
                <w:szCs w:val="22"/>
              </w:rPr>
              <w:t>日均成交量</w:t>
            </w:r>
          </w:p>
        </w:tc>
        <w:tc>
          <w:tcPr>
            <w:tcW w:w="0" w:type="auto"/>
            <w:hideMark/>
          </w:tcPr>
          <w:p w14:paraId="3409FBED"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5,082,900</w:t>
            </w:r>
          </w:p>
        </w:tc>
        <w:tc>
          <w:tcPr>
            <w:tcW w:w="0" w:type="auto"/>
            <w:hideMark/>
          </w:tcPr>
          <w:p w14:paraId="7E1273E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50 </w:t>
            </w:r>
            <w:r w:rsidRPr="00C9256F">
              <w:rPr>
                <w:rFonts w:ascii="Times New Roman" w:eastAsia="微软雅黑" w:hAnsi="Times New Roman" w:cs="Times New Roman"/>
                <w:sz w:val="22"/>
                <w:szCs w:val="22"/>
              </w:rPr>
              <w:t>天的平均交易量</w:t>
            </w:r>
          </w:p>
        </w:tc>
      </w:tr>
      <w:tr w:rsidR="00C9256F" w:rsidRPr="00C9256F" w14:paraId="79C3242E"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BA43D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总流通股数</w:t>
            </w:r>
          </w:p>
        </w:tc>
        <w:tc>
          <w:tcPr>
            <w:tcW w:w="0" w:type="auto"/>
            <w:hideMark/>
          </w:tcPr>
          <w:p w14:paraId="66E4D89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298.7 </w:t>
            </w:r>
            <w:r w:rsidRPr="00C9256F">
              <w:rPr>
                <w:rFonts w:ascii="Times New Roman" w:eastAsia="微软雅黑" w:hAnsi="Times New Roman" w:cs="Times New Roman"/>
                <w:b/>
                <w:bCs/>
                <w:sz w:val="22"/>
                <w:szCs w:val="22"/>
              </w:rPr>
              <w:t>百万</w:t>
            </w:r>
          </w:p>
        </w:tc>
        <w:tc>
          <w:tcPr>
            <w:tcW w:w="0" w:type="auto"/>
            <w:hideMark/>
          </w:tcPr>
          <w:p w14:paraId="7454F18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目前市场上流通的总股本</w:t>
            </w:r>
          </w:p>
        </w:tc>
      </w:tr>
      <w:tr w:rsidR="00C9256F" w:rsidRPr="00C9256F" w14:paraId="30126F56"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FEC06"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可流通股本（</w:t>
            </w:r>
            <w:r w:rsidRPr="00C9256F">
              <w:rPr>
                <w:rFonts w:ascii="Times New Roman" w:eastAsia="微软雅黑" w:hAnsi="Times New Roman" w:cs="Times New Roman"/>
                <w:sz w:val="22"/>
                <w:szCs w:val="22"/>
              </w:rPr>
              <w:t>Float</w:t>
            </w:r>
            <w:r w:rsidRPr="00C9256F">
              <w:rPr>
                <w:rFonts w:ascii="Times New Roman" w:eastAsia="微软雅黑" w:hAnsi="Times New Roman" w:cs="Times New Roman"/>
                <w:sz w:val="22"/>
                <w:szCs w:val="22"/>
              </w:rPr>
              <w:t>）</w:t>
            </w:r>
          </w:p>
        </w:tc>
        <w:tc>
          <w:tcPr>
            <w:tcW w:w="0" w:type="auto"/>
            <w:hideMark/>
          </w:tcPr>
          <w:p w14:paraId="6B1E90F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215.0 </w:t>
            </w:r>
            <w:r w:rsidRPr="00C9256F">
              <w:rPr>
                <w:rFonts w:ascii="Times New Roman" w:eastAsia="微软雅黑" w:hAnsi="Times New Roman" w:cs="Times New Roman"/>
                <w:b/>
                <w:bCs/>
                <w:sz w:val="22"/>
                <w:szCs w:val="22"/>
              </w:rPr>
              <w:t>百万</w:t>
            </w:r>
          </w:p>
        </w:tc>
        <w:tc>
          <w:tcPr>
            <w:tcW w:w="0" w:type="auto"/>
            <w:hideMark/>
          </w:tcPr>
          <w:p w14:paraId="0EAD794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实际可交易的股票数量</w:t>
            </w:r>
          </w:p>
        </w:tc>
      </w:tr>
      <w:tr w:rsidR="00C9256F" w:rsidRPr="00C9256F" w14:paraId="7D1E0EB7"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4E46083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上市日期</w:t>
            </w:r>
          </w:p>
        </w:tc>
        <w:tc>
          <w:tcPr>
            <w:tcW w:w="0" w:type="auto"/>
            <w:hideMark/>
          </w:tcPr>
          <w:p w14:paraId="6FB5F4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2021/04/15</w:t>
            </w:r>
          </w:p>
        </w:tc>
        <w:tc>
          <w:tcPr>
            <w:tcW w:w="0" w:type="auto"/>
            <w:hideMark/>
          </w:tcPr>
          <w:p w14:paraId="32803FD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公司上市日期</w:t>
            </w:r>
          </w:p>
        </w:tc>
      </w:tr>
      <w:tr w:rsidR="00C9256F" w:rsidRPr="00C9256F" w14:paraId="5F44E0FB"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78D1A"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承销投行</w:t>
            </w:r>
          </w:p>
        </w:tc>
        <w:tc>
          <w:tcPr>
            <w:tcW w:w="0" w:type="auto"/>
            <w:hideMark/>
          </w:tcPr>
          <w:p w14:paraId="595CD36B"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摩根士丹利（</w:t>
            </w:r>
            <w:r w:rsidRPr="00C9256F">
              <w:rPr>
                <w:rFonts w:ascii="Times New Roman" w:eastAsia="微软雅黑" w:hAnsi="Times New Roman" w:cs="Times New Roman"/>
                <w:b/>
                <w:bCs/>
                <w:sz w:val="22"/>
                <w:szCs w:val="22"/>
              </w:rPr>
              <w:t>Morgan Stanley</w:t>
            </w:r>
            <w:r w:rsidRPr="00C9256F">
              <w:rPr>
                <w:rFonts w:ascii="Times New Roman" w:eastAsia="微软雅黑" w:hAnsi="Times New Roman" w:cs="Times New Roman"/>
                <w:b/>
                <w:bCs/>
                <w:sz w:val="22"/>
                <w:szCs w:val="22"/>
              </w:rPr>
              <w:t>）</w:t>
            </w:r>
          </w:p>
        </w:tc>
        <w:tc>
          <w:tcPr>
            <w:tcW w:w="0" w:type="auto"/>
            <w:hideMark/>
          </w:tcPr>
          <w:p w14:paraId="592799D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及相关投行支持</w:t>
            </w:r>
          </w:p>
        </w:tc>
      </w:tr>
      <w:tr w:rsidR="00C9256F" w:rsidRPr="00C9256F" w14:paraId="0DB12B41"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077F94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管理层持股比例</w:t>
            </w:r>
          </w:p>
        </w:tc>
        <w:tc>
          <w:tcPr>
            <w:tcW w:w="0" w:type="auto"/>
            <w:hideMark/>
          </w:tcPr>
          <w:p w14:paraId="45A277C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5.7%</w:t>
            </w:r>
          </w:p>
        </w:tc>
        <w:tc>
          <w:tcPr>
            <w:tcW w:w="0" w:type="auto"/>
            <w:hideMark/>
          </w:tcPr>
          <w:p w14:paraId="04D8D6B2"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公司管理层所持有的股份比例</w:t>
            </w:r>
          </w:p>
        </w:tc>
      </w:tr>
      <w:tr w:rsidR="00C9256F" w:rsidRPr="00C9256F" w14:paraId="4F819FB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5261E"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市盈率（</w:t>
            </w:r>
            <w:r w:rsidRPr="00C9256F">
              <w:rPr>
                <w:rFonts w:ascii="Times New Roman" w:eastAsia="微软雅黑" w:hAnsi="Times New Roman" w:cs="Times New Roman"/>
                <w:sz w:val="22"/>
                <w:szCs w:val="22"/>
              </w:rPr>
              <w:t>PE Ratio</w:t>
            </w:r>
            <w:r w:rsidRPr="00C9256F">
              <w:rPr>
                <w:rFonts w:ascii="Times New Roman" w:eastAsia="微软雅黑" w:hAnsi="Times New Roman" w:cs="Times New Roman"/>
                <w:sz w:val="22"/>
                <w:szCs w:val="22"/>
              </w:rPr>
              <w:t>）</w:t>
            </w:r>
          </w:p>
        </w:tc>
        <w:tc>
          <w:tcPr>
            <w:tcW w:w="0" w:type="auto"/>
            <w:hideMark/>
          </w:tcPr>
          <w:p w14:paraId="6C242E0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112</w:t>
            </w:r>
          </w:p>
        </w:tc>
        <w:tc>
          <w:tcPr>
            <w:tcW w:w="0" w:type="auto"/>
            <w:hideMark/>
          </w:tcPr>
          <w:p w14:paraId="4305C5CA"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反映当前估值水平（较高，说明市场预期增长强劲）</w:t>
            </w:r>
          </w:p>
        </w:tc>
      </w:tr>
      <w:tr w:rsidR="00C9256F" w:rsidRPr="00C9256F" w14:paraId="008307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AD9E8D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股息收益率（</w:t>
            </w:r>
            <w:r w:rsidRPr="00C9256F">
              <w:rPr>
                <w:rFonts w:ascii="Times New Roman" w:eastAsia="微软雅黑" w:hAnsi="Times New Roman" w:cs="Times New Roman"/>
                <w:sz w:val="22"/>
                <w:szCs w:val="22"/>
              </w:rPr>
              <w:t>Dividend Yield</w:t>
            </w:r>
            <w:r w:rsidRPr="00C9256F">
              <w:rPr>
                <w:rFonts w:ascii="Times New Roman" w:eastAsia="微软雅黑" w:hAnsi="Times New Roman" w:cs="Times New Roman"/>
                <w:sz w:val="22"/>
                <w:szCs w:val="22"/>
              </w:rPr>
              <w:t>）</w:t>
            </w:r>
          </w:p>
        </w:tc>
        <w:tc>
          <w:tcPr>
            <w:tcW w:w="0" w:type="auto"/>
            <w:hideMark/>
          </w:tcPr>
          <w:p w14:paraId="54C5FE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0" w:type="auto"/>
            <w:hideMark/>
          </w:tcPr>
          <w:p w14:paraId="4AC8481B"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该公司目前不派发股息</w:t>
            </w:r>
          </w:p>
        </w:tc>
      </w:tr>
      <w:tr w:rsidR="00C9256F" w:rsidRPr="00C9256F" w14:paraId="17FE00F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276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Alpha</w:t>
            </w:r>
          </w:p>
        </w:tc>
        <w:tc>
          <w:tcPr>
            <w:tcW w:w="0" w:type="auto"/>
            <w:hideMark/>
          </w:tcPr>
          <w:p w14:paraId="02736BD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0.68</w:t>
            </w:r>
          </w:p>
        </w:tc>
        <w:tc>
          <w:tcPr>
            <w:tcW w:w="0" w:type="auto"/>
            <w:hideMark/>
          </w:tcPr>
          <w:p w14:paraId="20FCA97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衡量股票超额回报能力</w:t>
            </w:r>
          </w:p>
        </w:tc>
      </w:tr>
      <w:tr w:rsidR="00C9256F" w:rsidRPr="00C9256F" w14:paraId="0663968D"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677E03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Beta</w:t>
            </w:r>
          </w:p>
        </w:tc>
        <w:tc>
          <w:tcPr>
            <w:tcW w:w="0" w:type="auto"/>
            <w:hideMark/>
          </w:tcPr>
          <w:p w14:paraId="3FE0972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2.65</w:t>
            </w:r>
          </w:p>
        </w:tc>
        <w:tc>
          <w:tcPr>
            <w:tcW w:w="0" w:type="auto"/>
            <w:hideMark/>
          </w:tcPr>
          <w:p w14:paraId="2614C8A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衡量股票相对市场的波动性（</w:t>
            </w:r>
            <w:r w:rsidRPr="00C9256F">
              <w:rPr>
                <w:rFonts w:ascii="Times New Roman" w:eastAsia="微软雅黑" w:hAnsi="Times New Roman" w:cs="Times New Roman"/>
                <w:sz w:val="22"/>
                <w:szCs w:val="22"/>
              </w:rPr>
              <w:t xml:space="preserve">&gt;1 </w:t>
            </w:r>
            <w:r w:rsidRPr="00C9256F">
              <w:rPr>
                <w:rFonts w:ascii="Times New Roman" w:eastAsia="微软雅黑" w:hAnsi="Times New Roman" w:cs="Times New Roman"/>
                <w:sz w:val="22"/>
                <w:szCs w:val="22"/>
              </w:rPr>
              <w:t>表示波动较大）</w:t>
            </w:r>
          </w:p>
        </w:tc>
      </w:tr>
    </w:tbl>
    <w:p w14:paraId="359362CF"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48D722">
          <v:rect id="_x0000_i1034" style="width:0;height:1.5pt" o:hralign="center" o:hrstd="t" o:hr="t" fillcolor="#a0a0a0" stroked="f"/>
        </w:pict>
      </w:r>
    </w:p>
    <w:p w14:paraId="724272E4"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公司基本面（</w:t>
      </w:r>
      <w:r w:rsidRPr="00C9256F">
        <w:rPr>
          <w:rFonts w:ascii="Times New Roman" w:eastAsia="微软雅黑" w:hAnsi="Times New Roman" w:cs="Times New Roman"/>
          <w:b/>
          <w:bCs/>
          <w:sz w:val="22"/>
          <w:szCs w:val="22"/>
        </w:rPr>
        <w:t>Company Fundamentals</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75"/>
        <w:gridCol w:w="1800"/>
        <w:gridCol w:w="4675"/>
      </w:tblGrid>
      <w:tr w:rsidR="00C9256F" w:rsidRPr="00C9256F" w14:paraId="1E0A097A"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A3E90E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1800" w:type="dxa"/>
            <w:hideMark/>
          </w:tcPr>
          <w:p w14:paraId="4D4A0CB1"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4675" w:type="dxa"/>
            <w:hideMark/>
          </w:tcPr>
          <w:p w14:paraId="2CD5B83F"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2518123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21A56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下次财报发布日期</w:t>
            </w:r>
          </w:p>
        </w:tc>
        <w:tc>
          <w:tcPr>
            <w:tcW w:w="1800" w:type="dxa"/>
            <w:hideMark/>
          </w:tcPr>
          <w:p w14:paraId="4781BDC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2025/02/12</w:t>
            </w:r>
          </w:p>
        </w:tc>
        <w:tc>
          <w:tcPr>
            <w:tcW w:w="4675" w:type="dxa"/>
            <w:hideMark/>
          </w:tcPr>
          <w:p w14:paraId="5759A4E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预计财报发布时间</w:t>
            </w:r>
          </w:p>
        </w:tc>
      </w:tr>
      <w:tr w:rsidR="00C9256F" w:rsidRPr="00C9256F" w14:paraId="58F94FD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277F180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51C994C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317%</w:t>
            </w:r>
          </w:p>
        </w:tc>
        <w:tc>
          <w:tcPr>
            <w:tcW w:w="4675" w:type="dxa"/>
            <w:hideMark/>
          </w:tcPr>
          <w:p w14:paraId="3D5DF7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最近一个季度的每股收益同比增长率</w:t>
            </w:r>
          </w:p>
        </w:tc>
      </w:tr>
      <w:tr w:rsidR="00C9256F" w:rsidRPr="00C9256F" w14:paraId="4FBFEBEA"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F77C98F"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增长率</w:t>
            </w:r>
          </w:p>
        </w:tc>
        <w:tc>
          <w:tcPr>
            <w:tcW w:w="1800" w:type="dxa"/>
            <w:hideMark/>
          </w:tcPr>
          <w:p w14:paraId="617C5B79"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4675" w:type="dxa"/>
            <w:hideMark/>
          </w:tcPr>
          <w:p w14:paraId="7ACE19C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过去三年的每股收益增长情况</w:t>
            </w:r>
          </w:p>
        </w:tc>
      </w:tr>
      <w:tr w:rsidR="00C9256F" w:rsidRPr="00C9256F" w14:paraId="172EA98F"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0CA5D5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3E6B39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315%</w:t>
            </w:r>
          </w:p>
        </w:tc>
        <w:tc>
          <w:tcPr>
            <w:tcW w:w="4675" w:type="dxa"/>
            <w:hideMark/>
          </w:tcPr>
          <w:p w14:paraId="329848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2024 </w:t>
            </w:r>
            <w:r w:rsidRPr="00C9256F">
              <w:rPr>
                <w:rFonts w:ascii="Times New Roman" w:eastAsia="微软雅黑" w:hAnsi="Times New Roman" w:cs="Times New Roman"/>
                <w:sz w:val="22"/>
                <w:szCs w:val="22"/>
              </w:rPr>
              <w:t>年全年的预计每股收益增长率</w:t>
            </w:r>
          </w:p>
        </w:tc>
      </w:tr>
      <w:tr w:rsidR="00C9256F" w:rsidRPr="00C9256F" w14:paraId="10C392F5"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42BA3C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年化</w:t>
            </w:r>
            <w:r w:rsidRPr="00C9256F">
              <w:rPr>
                <w:rFonts w:ascii="Times New Roman" w:eastAsia="微软雅黑" w:hAnsi="Times New Roman" w:cs="Times New Roman"/>
                <w:sz w:val="22"/>
                <w:szCs w:val="22"/>
              </w:rPr>
              <w:t xml:space="preserve"> ROE</w:t>
            </w:r>
            <w:r w:rsidRPr="00C9256F">
              <w:rPr>
                <w:rFonts w:ascii="Times New Roman" w:eastAsia="微软雅黑" w:hAnsi="Times New Roman" w:cs="Times New Roman"/>
                <w:sz w:val="22"/>
                <w:szCs w:val="22"/>
              </w:rPr>
              <w:t>（净资产收益率）</w:t>
            </w:r>
          </w:p>
        </w:tc>
        <w:tc>
          <w:tcPr>
            <w:tcW w:w="1800" w:type="dxa"/>
            <w:hideMark/>
          </w:tcPr>
          <w:p w14:paraId="4937A29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22.6%</w:t>
            </w:r>
          </w:p>
        </w:tc>
        <w:tc>
          <w:tcPr>
            <w:tcW w:w="4675" w:type="dxa"/>
            <w:hideMark/>
          </w:tcPr>
          <w:p w14:paraId="7664B6B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衡量公司盈利能力</w:t>
            </w:r>
          </w:p>
        </w:tc>
      </w:tr>
      <w:tr w:rsidR="00C9256F" w:rsidRPr="00C9256F" w14:paraId="02E3C76D"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9E9854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上季度销售增长</w:t>
            </w:r>
          </w:p>
        </w:tc>
        <w:tc>
          <w:tcPr>
            <w:tcW w:w="1800" w:type="dxa"/>
            <w:hideMark/>
          </w:tcPr>
          <w:p w14:paraId="4EAA4763"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39%</w:t>
            </w:r>
          </w:p>
        </w:tc>
        <w:tc>
          <w:tcPr>
            <w:tcW w:w="4675" w:type="dxa"/>
            <w:hideMark/>
          </w:tcPr>
          <w:p w14:paraId="758177F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最近一个季度的销售额同比增长率</w:t>
            </w:r>
          </w:p>
        </w:tc>
      </w:tr>
      <w:tr w:rsidR="00C9256F" w:rsidRPr="00C9256F" w14:paraId="46B55770"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76656C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年销售增长率</w:t>
            </w:r>
          </w:p>
        </w:tc>
        <w:tc>
          <w:tcPr>
            <w:tcW w:w="1800" w:type="dxa"/>
            <w:hideMark/>
          </w:tcPr>
          <w:p w14:paraId="2C1BA9EC"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15%</w:t>
            </w:r>
          </w:p>
        </w:tc>
        <w:tc>
          <w:tcPr>
            <w:tcW w:w="4675" w:type="dxa"/>
            <w:hideMark/>
          </w:tcPr>
          <w:p w14:paraId="3C5291E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过去三年的年均销售增长率</w:t>
            </w:r>
          </w:p>
        </w:tc>
      </w:tr>
      <w:tr w:rsidR="00C9256F" w:rsidRPr="00C9256F" w14:paraId="7703C06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5E846D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负债率（</w:t>
            </w:r>
            <w:r w:rsidRPr="00C9256F">
              <w:rPr>
                <w:rFonts w:ascii="Times New Roman" w:eastAsia="微软雅黑" w:hAnsi="Times New Roman" w:cs="Times New Roman"/>
                <w:sz w:val="22"/>
                <w:szCs w:val="22"/>
              </w:rPr>
              <w:t>Debt %</w:t>
            </w:r>
            <w:r w:rsidRPr="00C9256F">
              <w:rPr>
                <w:rFonts w:ascii="Times New Roman" w:eastAsia="微软雅黑" w:hAnsi="Times New Roman" w:cs="Times New Roman"/>
                <w:sz w:val="22"/>
                <w:szCs w:val="22"/>
              </w:rPr>
              <w:t>）</w:t>
            </w:r>
          </w:p>
        </w:tc>
        <w:tc>
          <w:tcPr>
            <w:tcW w:w="1800" w:type="dxa"/>
            <w:hideMark/>
          </w:tcPr>
          <w:p w14:paraId="2AF1A5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231%</w:t>
            </w:r>
          </w:p>
        </w:tc>
        <w:tc>
          <w:tcPr>
            <w:tcW w:w="4675" w:type="dxa"/>
            <w:hideMark/>
          </w:tcPr>
          <w:p w14:paraId="136DD15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公司的杠杆水平较高</w:t>
            </w:r>
          </w:p>
        </w:tc>
      </w:tr>
      <w:tr w:rsidR="00C9256F" w:rsidRPr="00C9256F" w14:paraId="1D580EF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5F82CA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市值（</w:t>
            </w:r>
            <w:r w:rsidRPr="00C9256F">
              <w:rPr>
                <w:rFonts w:ascii="Times New Roman" w:eastAsia="微软雅黑" w:hAnsi="Times New Roman" w:cs="Times New Roman"/>
                <w:sz w:val="22"/>
                <w:szCs w:val="22"/>
              </w:rPr>
              <w:t>Market Cap</w:t>
            </w:r>
            <w:r w:rsidRPr="00C9256F">
              <w:rPr>
                <w:rFonts w:ascii="Times New Roman" w:eastAsia="微软雅黑" w:hAnsi="Times New Roman" w:cs="Times New Roman"/>
                <w:sz w:val="22"/>
                <w:szCs w:val="22"/>
              </w:rPr>
              <w:t>）</w:t>
            </w:r>
          </w:p>
        </w:tc>
        <w:tc>
          <w:tcPr>
            <w:tcW w:w="1800" w:type="dxa"/>
            <w:hideMark/>
          </w:tcPr>
          <w:p w14:paraId="7CD677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$126B</w:t>
            </w:r>
          </w:p>
        </w:tc>
        <w:tc>
          <w:tcPr>
            <w:tcW w:w="4675" w:type="dxa"/>
            <w:hideMark/>
          </w:tcPr>
          <w:p w14:paraId="4AB1AD74"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目前公司的总市值（市值较大，属于大盘股）</w:t>
            </w:r>
          </w:p>
        </w:tc>
      </w:tr>
      <w:tr w:rsidR="00C9256F" w:rsidRPr="00C9256F" w14:paraId="184B1F19"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5643BD3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税前利润率</w:t>
            </w:r>
          </w:p>
        </w:tc>
        <w:tc>
          <w:tcPr>
            <w:tcW w:w="1800" w:type="dxa"/>
            <w:hideMark/>
          </w:tcPr>
          <w:p w14:paraId="7FBE3DB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11.6%</w:t>
            </w:r>
          </w:p>
        </w:tc>
        <w:tc>
          <w:tcPr>
            <w:tcW w:w="4675" w:type="dxa"/>
            <w:hideMark/>
          </w:tcPr>
          <w:p w14:paraId="4051AC4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公司的盈利能力指标</w:t>
            </w:r>
          </w:p>
        </w:tc>
      </w:tr>
      <w:tr w:rsidR="00C9256F" w:rsidRPr="00C9256F" w14:paraId="475EEE7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4F4CCDD"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w:t>
            </w:r>
            <w:r w:rsidRPr="00C9256F">
              <w:rPr>
                <w:rFonts w:ascii="Times New Roman" w:eastAsia="微软雅黑" w:hAnsi="Times New Roman" w:cs="Times New Roman"/>
                <w:sz w:val="22"/>
                <w:szCs w:val="22"/>
              </w:rPr>
              <w:t>Sector</w:t>
            </w:r>
            <w:r w:rsidRPr="00C9256F">
              <w:rPr>
                <w:rFonts w:ascii="Times New Roman" w:eastAsia="微软雅黑" w:hAnsi="Times New Roman" w:cs="Times New Roman"/>
                <w:sz w:val="22"/>
                <w:szCs w:val="22"/>
              </w:rPr>
              <w:t>）</w:t>
            </w:r>
          </w:p>
        </w:tc>
        <w:tc>
          <w:tcPr>
            <w:tcW w:w="1800" w:type="dxa"/>
            <w:hideMark/>
          </w:tcPr>
          <w:p w14:paraId="0E63F86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软件（</w:t>
            </w:r>
            <w:r w:rsidRPr="00C9256F">
              <w:rPr>
                <w:rFonts w:ascii="Times New Roman" w:eastAsia="微软雅黑" w:hAnsi="Times New Roman" w:cs="Times New Roman"/>
                <w:b/>
                <w:bCs/>
                <w:sz w:val="22"/>
                <w:szCs w:val="22"/>
              </w:rPr>
              <w:t>Software</w:t>
            </w:r>
            <w:r w:rsidRPr="00C9256F">
              <w:rPr>
                <w:rFonts w:ascii="Times New Roman" w:eastAsia="微软雅黑" w:hAnsi="Times New Roman" w:cs="Times New Roman"/>
                <w:b/>
                <w:bCs/>
                <w:sz w:val="22"/>
                <w:szCs w:val="22"/>
              </w:rPr>
              <w:t>）</w:t>
            </w:r>
          </w:p>
        </w:tc>
        <w:tc>
          <w:tcPr>
            <w:tcW w:w="4675" w:type="dxa"/>
            <w:hideMark/>
          </w:tcPr>
          <w:p w14:paraId="2C3D512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w:t>
            </w:r>
          </w:p>
        </w:tc>
      </w:tr>
      <w:tr w:rsidR="00C9256F" w:rsidRPr="00C9256F" w14:paraId="74954638"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FEEB53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行业组别（</w:t>
            </w:r>
            <w:r w:rsidRPr="00C9256F">
              <w:rPr>
                <w:rFonts w:ascii="Times New Roman" w:eastAsia="微软雅黑" w:hAnsi="Times New Roman" w:cs="Times New Roman"/>
                <w:sz w:val="22"/>
                <w:szCs w:val="22"/>
              </w:rPr>
              <w:t>Industry Group</w:t>
            </w:r>
            <w:r w:rsidRPr="00C9256F">
              <w:rPr>
                <w:rFonts w:ascii="Times New Roman" w:eastAsia="微软雅黑" w:hAnsi="Times New Roman" w:cs="Times New Roman"/>
                <w:sz w:val="22"/>
                <w:szCs w:val="22"/>
              </w:rPr>
              <w:t>）</w:t>
            </w:r>
          </w:p>
        </w:tc>
        <w:tc>
          <w:tcPr>
            <w:tcW w:w="1800" w:type="dxa"/>
            <w:hideMark/>
          </w:tcPr>
          <w:p w14:paraId="23AA564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p>
        </w:tc>
        <w:tc>
          <w:tcPr>
            <w:tcW w:w="4675" w:type="dxa"/>
            <w:hideMark/>
          </w:tcPr>
          <w:p w14:paraId="58BD633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具体行业类别</w:t>
            </w:r>
          </w:p>
        </w:tc>
      </w:tr>
      <w:tr w:rsidR="00C9256F" w:rsidRPr="00C9256F" w14:paraId="4A201B7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DB3C67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行业排名（</w:t>
            </w:r>
            <w:r w:rsidRPr="00C9256F">
              <w:rPr>
                <w:rFonts w:ascii="Times New Roman" w:eastAsia="微软雅黑" w:hAnsi="Times New Roman" w:cs="Times New Roman"/>
                <w:sz w:val="22"/>
                <w:szCs w:val="22"/>
              </w:rPr>
              <w:t>Industry Group Rank</w:t>
            </w:r>
            <w:r w:rsidRPr="00C9256F">
              <w:rPr>
                <w:rFonts w:ascii="Times New Roman" w:eastAsia="微软雅黑" w:hAnsi="Times New Roman" w:cs="Times New Roman"/>
                <w:sz w:val="22"/>
                <w:szCs w:val="22"/>
              </w:rPr>
              <w:t>）</w:t>
            </w:r>
          </w:p>
        </w:tc>
        <w:tc>
          <w:tcPr>
            <w:tcW w:w="1800" w:type="dxa"/>
            <w:hideMark/>
          </w:tcPr>
          <w:p w14:paraId="14D24B8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13</w:t>
            </w:r>
          </w:p>
        </w:tc>
        <w:tc>
          <w:tcPr>
            <w:tcW w:w="4675" w:type="dxa"/>
            <w:hideMark/>
          </w:tcPr>
          <w:p w14:paraId="62A7602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该公司在其行业中的排名</w:t>
            </w:r>
          </w:p>
        </w:tc>
      </w:tr>
    </w:tbl>
    <w:p w14:paraId="4CCAB4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2076B">
          <v:rect id="_x0000_i1035" style="width:0;height:1.5pt" o:hralign="center" o:hrstd="t" o:hr="t" fillcolor="#a0a0a0" stroked="f"/>
        </w:pict>
      </w:r>
    </w:p>
    <w:p w14:paraId="178E4B6B"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关键分析与投资者解读</w:t>
      </w:r>
    </w:p>
    <w:p w14:paraId="48F004DD"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股价大幅上涨</w:t>
      </w:r>
      <w:r w:rsidRPr="00C9256F">
        <w:rPr>
          <w:rFonts w:ascii="Times New Roman" w:eastAsia="微软雅黑" w:hAnsi="Times New Roman" w:cs="Times New Roman"/>
          <w:sz w:val="22"/>
          <w:szCs w:val="22"/>
        </w:rPr>
        <w:t>：年初至今已涨</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16.17%</w:t>
      </w: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4 </w:t>
      </w:r>
      <w:r w:rsidRPr="00C9256F">
        <w:rPr>
          <w:rFonts w:ascii="Times New Roman" w:eastAsia="微软雅黑" w:hAnsi="Times New Roman" w:cs="Times New Roman"/>
          <w:b/>
          <w:bCs/>
          <w:sz w:val="22"/>
          <w:szCs w:val="22"/>
        </w:rPr>
        <w:t>周涨幅</w:t>
      </w:r>
      <w:r w:rsidRPr="00C9256F">
        <w:rPr>
          <w:rFonts w:ascii="Times New Roman" w:eastAsia="微软雅黑" w:hAnsi="Times New Roman" w:cs="Times New Roman"/>
          <w:b/>
          <w:bCs/>
          <w:sz w:val="22"/>
          <w:szCs w:val="22"/>
        </w:rPr>
        <w:t xml:space="preserve"> 9.89%</w:t>
      </w:r>
      <w:r w:rsidRPr="00C9256F">
        <w:rPr>
          <w:rFonts w:ascii="Times New Roman" w:eastAsia="微软雅黑" w:hAnsi="Times New Roman" w:cs="Times New Roman"/>
          <w:sz w:val="22"/>
          <w:szCs w:val="22"/>
        </w:rPr>
        <w:t>，反映市场对其业绩预期的信心。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盈利增长强劲</w:t>
      </w: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b/>
          <w:bCs/>
          <w:sz w:val="22"/>
          <w:szCs w:val="22"/>
        </w:rPr>
        <w:t>同比增长</w:t>
      </w:r>
      <w:r w:rsidRPr="00C9256F">
        <w:rPr>
          <w:rFonts w:ascii="Times New Roman" w:eastAsia="微软雅黑" w:hAnsi="Times New Roman" w:cs="Times New Roman"/>
          <w:b/>
          <w:bCs/>
          <w:sz w:val="22"/>
          <w:szCs w:val="22"/>
        </w:rPr>
        <w:t xml:space="preserve"> 317%</w:t>
      </w: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年全年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315%</w:t>
      </w:r>
      <w:r w:rsidRPr="00C9256F">
        <w:rPr>
          <w:rFonts w:ascii="Times New Roman" w:eastAsia="微软雅黑" w:hAnsi="Times New Roman" w:cs="Times New Roman"/>
          <w:sz w:val="22"/>
          <w:szCs w:val="22"/>
        </w:rPr>
        <w:t>，显示出公司盈利能力的爆发式增长。</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高市盈率（</w:t>
      </w:r>
      <w:r w:rsidRPr="00C9256F">
        <w:rPr>
          <w:rFonts w:ascii="Times New Roman" w:eastAsia="微软雅黑" w:hAnsi="Times New Roman" w:cs="Times New Roman"/>
          <w:b/>
          <w:bCs/>
          <w:sz w:val="22"/>
          <w:szCs w:val="22"/>
        </w:rPr>
        <w:t>PE 112</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：市场给予该股高估值，投资者预计未来将保持高速增长，但高估值也意味着市场对其增长的预期较高，若业绩不及预期，可能面临估值回调。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高负债率（</w:t>
      </w:r>
      <w:r w:rsidRPr="00C9256F">
        <w:rPr>
          <w:rFonts w:ascii="Times New Roman" w:eastAsia="微软雅黑" w:hAnsi="Times New Roman" w:cs="Times New Roman"/>
          <w:b/>
          <w:bCs/>
          <w:sz w:val="22"/>
          <w:szCs w:val="22"/>
        </w:rPr>
        <w:t>231%</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：公司杠杆水平较高，可能影响未来的资本支出和盈利能力，但同时也可能表明公司在高增长阶段积极扩张。</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市场波动性较大（</w:t>
      </w:r>
      <w:r w:rsidRPr="00C9256F">
        <w:rPr>
          <w:rFonts w:ascii="Times New Roman" w:eastAsia="微软雅黑" w:hAnsi="Times New Roman" w:cs="Times New Roman"/>
          <w:b/>
          <w:bCs/>
          <w:sz w:val="22"/>
          <w:szCs w:val="22"/>
        </w:rPr>
        <w:t>Beta 2.65</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：该股比大盘波动更剧烈，适合风险承受能力较高的投资者。</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管理层持股较低（</w:t>
      </w:r>
      <w:r w:rsidRPr="00C9256F">
        <w:rPr>
          <w:rFonts w:ascii="Times New Roman" w:eastAsia="微软雅黑" w:hAnsi="Times New Roman" w:cs="Times New Roman"/>
          <w:b/>
          <w:bCs/>
          <w:sz w:val="22"/>
          <w:szCs w:val="22"/>
        </w:rPr>
        <w:t>5.7%</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：相比一些科技公司，</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管理层的持股比例不算太高，可能影响长期决策的一致性。</w:t>
      </w:r>
    </w:p>
    <w:p w14:paraId="3AF76695"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投资建议</w:t>
      </w:r>
      <w:r w:rsidRPr="00C9256F">
        <w:rPr>
          <w:rFonts w:ascii="Times New Roman" w:eastAsia="微软雅黑" w:hAnsi="Times New Roman" w:cs="Times New Roman"/>
          <w:sz w:val="22"/>
          <w:szCs w:val="22"/>
        </w:rPr>
        <w:t>：</w:t>
      </w:r>
    </w:p>
    <w:p w14:paraId="402722DE" w14:textId="77777777" w:rsidR="00C9256F" w:rsidRPr="00C9256F" w:rsidRDefault="00C9256F">
      <w:pPr>
        <w:numPr>
          <w:ilvl w:val="0"/>
          <w:numId w:val="2"/>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短期</w:t>
      </w:r>
      <w:r w:rsidRPr="00C9256F">
        <w:rPr>
          <w:rFonts w:ascii="Times New Roman" w:eastAsia="微软雅黑" w:hAnsi="Times New Roman" w:cs="Times New Roman"/>
          <w:sz w:val="22"/>
          <w:szCs w:val="22"/>
        </w:rPr>
        <w:t>：近期股价上涨趋势明显，但</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日财报公布前波动可能加剧</w:t>
      </w:r>
      <w:r w:rsidRPr="00C9256F">
        <w:rPr>
          <w:rFonts w:ascii="Times New Roman" w:eastAsia="微软雅黑" w:hAnsi="Times New Roman" w:cs="Times New Roman"/>
          <w:sz w:val="22"/>
          <w:szCs w:val="22"/>
        </w:rPr>
        <w:t>，投资者需谨慎应对短期风险。</w:t>
      </w:r>
    </w:p>
    <w:p w14:paraId="38717617" w14:textId="77777777" w:rsidR="00C9256F" w:rsidRPr="00C9256F" w:rsidRDefault="00C9256F">
      <w:pPr>
        <w:numPr>
          <w:ilvl w:val="0"/>
          <w:numId w:val="2"/>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长期</w:t>
      </w:r>
      <w:r w:rsidRPr="00C9256F">
        <w:rPr>
          <w:rFonts w:ascii="Times New Roman" w:eastAsia="微软雅黑" w:hAnsi="Times New Roman" w:cs="Times New Roman"/>
          <w:sz w:val="22"/>
          <w:szCs w:val="22"/>
        </w:rPr>
        <w:t>：公司盈利能力强劲，行业排名靠前，适合</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关注长期成长潜力</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的投资者。</w:t>
      </w:r>
    </w:p>
    <w:p w14:paraId="73CC2938" w14:textId="77777777" w:rsid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sz w:val="22"/>
          <w:szCs w:val="22"/>
        </w:rPr>
        <w:t>：</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依旧是市场上表现强劲的成长型科技股，但在财报前后可能面临较大波动，投资者需做好风险管理。</w:t>
      </w:r>
    </w:p>
    <w:p w14:paraId="04F00609" w14:textId="77777777" w:rsidR="004C33BC" w:rsidRPr="00C9256F" w:rsidRDefault="004C33BC" w:rsidP="00C9256F">
      <w:pPr>
        <w:rPr>
          <w:rFonts w:ascii="Times New Roman" w:eastAsia="微软雅黑" w:hAnsi="Times New Roman" w:cs="Times New Roman"/>
          <w:sz w:val="22"/>
          <w:szCs w:val="22"/>
        </w:rPr>
      </w:pPr>
    </w:p>
    <w:p w14:paraId="0D791384" w14:textId="35BCB66A" w:rsidR="004C33BC" w:rsidRPr="004C33BC" w:rsidRDefault="004C33BC" w:rsidP="004C33BC">
      <w:pPr>
        <w:pStyle w:val="2"/>
        <w:rPr>
          <w:rFonts w:ascii="Times New Roman" w:eastAsia="微软雅黑" w:hAnsi="Times New Roman" w:cs="Times New Roman"/>
          <w:b/>
          <w:bCs/>
          <w:sz w:val="22"/>
          <w:szCs w:val="22"/>
        </w:rPr>
      </w:pPr>
      <w:bookmarkStart w:id="8" w:name="_Toc197087767"/>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8"/>
    </w:p>
    <w:p w14:paraId="36A4C452"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AppLovin</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b/>
          <w:bCs/>
          <w:sz w:val="22"/>
          <w:szCs w:val="22"/>
        </w:rPr>
        <w:t>APP</w:t>
      </w:r>
      <w:r w:rsidRPr="004C33BC">
        <w:rPr>
          <w:rFonts w:ascii="Times New Roman" w:eastAsia="微软雅黑" w:hAnsi="Times New Roman" w:cs="Times New Roman"/>
          <w:b/>
          <w:bCs/>
          <w:sz w:val="22"/>
          <w:szCs w:val="22"/>
        </w:rPr>
        <w:t>）公司基本面分析报告</w:t>
      </w:r>
    </w:p>
    <w:p w14:paraId="6A0C6111" w14:textId="77777777" w:rsidR="004C33BC" w:rsidRPr="004C33BC" w:rsidRDefault="004C33BC" w:rsidP="004C33BC">
      <w:pPr>
        <w:rPr>
          <w:rFonts w:ascii="Times New Roman" w:eastAsia="微软雅黑" w:hAnsi="Times New Roman" w:cs="Times New Roman"/>
          <w:sz w:val="22"/>
          <w:szCs w:val="22"/>
        </w:rPr>
      </w:pPr>
      <w:r w:rsidRPr="004C33BC">
        <w:rPr>
          <w:rFonts w:ascii="Times New Roman" w:eastAsia="微软雅黑" w:hAnsi="Times New Roman" w:cs="Times New Roman"/>
          <w:sz w:val="22"/>
          <w:szCs w:val="22"/>
        </w:rPr>
        <w:t>（数据来源：</w:t>
      </w:r>
      <w:r w:rsidRPr="004C33BC">
        <w:rPr>
          <w:rFonts w:ascii="Times New Roman" w:eastAsia="微软雅黑" w:hAnsi="Times New Roman" w:cs="Times New Roman"/>
          <w:b/>
          <w:bCs/>
          <w:sz w:val="22"/>
          <w:szCs w:val="22"/>
        </w:rPr>
        <w:t>Gurufocus.cn</w:t>
      </w:r>
      <w:r w:rsidRPr="004C33BC">
        <w:rPr>
          <w:rFonts w:ascii="Times New Roman" w:eastAsia="微软雅黑" w:hAnsi="Times New Roman" w:cs="Times New Roman"/>
          <w:sz w:val="22"/>
          <w:szCs w:val="22"/>
        </w:rPr>
        <w:t>）</w:t>
      </w:r>
    </w:p>
    <w:p w14:paraId="77F4BCDD"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7C723B1">
          <v:rect id="_x0000_i1036" style="width:0;height:1.5pt" o:hralign="center" o:hrstd="t" o:hr="t" fillcolor="#a0a0a0" stroked="f"/>
        </w:pict>
      </w:r>
    </w:p>
    <w:p w14:paraId="02FE5583"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lastRenderedPageBreak/>
        <w:t xml:space="preserve">1. </w:t>
      </w:r>
      <w:r w:rsidRPr="004C33BC">
        <w:rPr>
          <w:rFonts w:ascii="Times New Roman" w:eastAsia="微软雅黑" w:hAnsi="Times New Roman" w:cs="Times New Roman"/>
          <w:b/>
          <w:bCs/>
          <w:sz w:val="22"/>
          <w:szCs w:val="22"/>
        </w:rPr>
        <w:t>财务实力分析（</w:t>
      </w:r>
      <w:r w:rsidRPr="004C33BC">
        <w:rPr>
          <w:rFonts w:ascii="Times New Roman" w:eastAsia="微软雅黑" w:hAnsi="Times New Roman" w:cs="Times New Roman"/>
          <w:b/>
          <w:bCs/>
          <w:sz w:val="22"/>
          <w:szCs w:val="22"/>
        </w:rPr>
        <w:t>5/10</w:t>
      </w:r>
      <w:r w:rsidRPr="004C33BC">
        <w:rPr>
          <w:rFonts w:ascii="Times New Roman" w:eastAsia="微软雅黑" w:hAnsi="Times New Roman" w:cs="Times New Roman"/>
          <w:b/>
          <w:bCs/>
          <w:sz w:val="22"/>
          <w:szCs w:val="22"/>
        </w:rPr>
        <w:t>）</w:t>
      </w:r>
    </w:p>
    <w:p w14:paraId="722333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B768081"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现金负债率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0.16</w:t>
      </w:r>
      <w:r w:rsidRPr="004C33BC">
        <w:rPr>
          <w:rFonts w:ascii="Times New Roman" w:eastAsia="微软雅黑" w:hAnsi="Times New Roman" w:cs="Times New Roman"/>
          <w:sz w:val="22"/>
          <w:szCs w:val="22"/>
        </w:rPr>
        <w:t>（较低，短期偿债能力较弱）</w:t>
      </w:r>
    </w:p>
    <w:p w14:paraId="1C2CC03D"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股东权益比率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0.17</w:t>
      </w:r>
      <w:r w:rsidRPr="004C33BC">
        <w:rPr>
          <w:rFonts w:ascii="Times New Roman" w:eastAsia="微软雅黑" w:hAnsi="Times New Roman" w:cs="Times New Roman"/>
          <w:sz w:val="22"/>
          <w:szCs w:val="22"/>
        </w:rPr>
        <w:t>（杠杆较高，资本结构偏向债务融资）</w:t>
      </w:r>
    </w:p>
    <w:p w14:paraId="7BD7A2CC"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债务股本比率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3.74</w:t>
      </w:r>
      <w:r w:rsidRPr="004C33BC">
        <w:rPr>
          <w:rFonts w:ascii="Times New Roman" w:eastAsia="微软雅黑" w:hAnsi="Times New Roman" w:cs="Times New Roman"/>
          <w:sz w:val="22"/>
          <w:szCs w:val="22"/>
        </w:rPr>
        <w:t>（债务水平较高）</w:t>
      </w:r>
    </w:p>
    <w:p w14:paraId="1A8D669F"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利息保障倍数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5.19</w:t>
      </w:r>
      <w:r w:rsidRPr="004C33BC">
        <w:rPr>
          <w:rFonts w:ascii="Times New Roman" w:eastAsia="微软雅黑" w:hAnsi="Times New Roman" w:cs="Times New Roman"/>
          <w:sz w:val="22"/>
          <w:szCs w:val="22"/>
        </w:rPr>
        <w:t>（能够支付利息，但债务压力仍较高）</w:t>
      </w:r>
    </w:p>
    <w:p w14:paraId="3DA694A3"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两年破产风险</w:t>
      </w:r>
      <w:r w:rsidRPr="004C33BC">
        <w:rPr>
          <w:rFonts w:ascii="Times New Roman" w:eastAsia="微软雅黑" w:hAnsi="Times New Roman" w:cs="Times New Roman"/>
          <w:b/>
          <w:bCs/>
          <w:sz w:val="22"/>
          <w:szCs w:val="22"/>
        </w:rPr>
        <w:t xml:space="preserve"> Z </w:t>
      </w:r>
      <w:r w:rsidRPr="004C33BC">
        <w:rPr>
          <w:rFonts w:ascii="Times New Roman" w:eastAsia="微软雅黑" w:hAnsi="Times New Roman" w:cs="Times New Roman"/>
          <w:b/>
          <w:bCs/>
          <w:sz w:val="22"/>
          <w:szCs w:val="22"/>
        </w:rPr>
        <w:t>分数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18.96</w:t>
      </w:r>
      <w:r w:rsidRPr="004C33BC">
        <w:rPr>
          <w:rFonts w:ascii="Times New Roman" w:eastAsia="微软雅黑" w:hAnsi="Times New Roman" w:cs="Times New Roman"/>
          <w:sz w:val="22"/>
          <w:szCs w:val="22"/>
        </w:rPr>
        <w:t>（破产风险较低）</w:t>
      </w:r>
    </w:p>
    <w:p w14:paraId="3AA117DE"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（投入资本回报率）</w:t>
      </w:r>
      <w:r w:rsidRPr="004C33BC">
        <w:rPr>
          <w:rFonts w:ascii="Times New Roman" w:eastAsia="微软雅黑" w:hAnsi="Times New Roman" w:cs="Times New Roman"/>
          <w:b/>
          <w:bCs/>
          <w:sz w:val="22"/>
          <w:szCs w:val="22"/>
        </w:rPr>
        <w:t>VS WACC</w:t>
      </w:r>
      <w:r w:rsidRPr="004C33BC">
        <w:rPr>
          <w:rFonts w:ascii="Times New Roman" w:eastAsia="微软雅黑" w:hAnsi="Times New Roman" w:cs="Times New Roman"/>
          <w:b/>
          <w:bCs/>
          <w:sz w:val="22"/>
          <w:szCs w:val="22"/>
        </w:rPr>
        <w:t>（加权资本成本）</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 vs 17.22%</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ROIC </w:t>
      </w:r>
      <w:r w:rsidRPr="004C33BC">
        <w:rPr>
          <w:rFonts w:ascii="Times New Roman" w:eastAsia="微软雅黑" w:hAnsi="Times New Roman" w:cs="Times New Roman"/>
          <w:sz w:val="22"/>
          <w:szCs w:val="22"/>
        </w:rPr>
        <w:t>高于</w:t>
      </w:r>
      <w:r w:rsidRPr="004C33BC">
        <w:rPr>
          <w:rFonts w:ascii="Times New Roman" w:eastAsia="微软雅黑" w:hAnsi="Times New Roman" w:cs="Times New Roman"/>
          <w:sz w:val="22"/>
          <w:szCs w:val="22"/>
        </w:rPr>
        <w:t xml:space="preserve"> WACC</w:t>
      </w:r>
      <w:r w:rsidRPr="004C33BC">
        <w:rPr>
          <w:rFonts w:ascii="Times New Roman" w:eastAsia="微软雅黑" w:hAnsi="Times New Roman" w:cs="Times New Roman"/>
          <w:sz w:val="22"/>
          <w:szCs w:val="22"/>
        </w:rPr>
        <w:t>，表明公司创造了价值）</w:t>
      </w:r>
    </w:p>
    <w:p w14:paraId="511D73A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财务状况中等，虽然债务水平较高，但其资本回报率（</w:t>
      </w:r>
      <w:r w:rsidRPr="004C33BC">
        <w:rPr>
          <w:rFonts w:ascii="Times New Roman" w:eastAsia="微软雅黑" w:hAnsi="Times New Roman" w:cs="Times New Roman"/>
          <w:sz w:val="22"/>
          <w:szCs w:val="22"/>
        </w:rPr>
        <w:t>ROIC</w:t>
      </w:r>
      <w:r w:rsidRPr="004C33BC">
        <w:rPr>
          <w:rFonts w:ascii="Times New Roman" w:eastAsia="微软雅黑" w:hAnsi="Times New Roman" w:cs="Times New Roman"/>
          <w:sz w:val="22"/>
          <w:szCs w:val="22"/>
        </w:rPr>
        <w:t>）远超资本成本（</w:t>
      </w:r>
      <w:r w:rsidRPr="004C33BC">
        <w:rPr>
          <w:rFonts w:ascii="Times New Roman" w:eastAsia="微软雅黑" w:hAnsi="Times New Roman" w:cs="Times New Roman"/>
          <w:sz w:val="22"/>
          <w:szCs w:val="22"/>
        </w:rPr>
        <w:t>WACC</w:t>
      </w:r>
      <w:r w:rsidRPr="004C33BC">
        <w:rPr>
          <w:rFonts w:ascii="Times New Roman" w:eastAsia="微软雅黑" w:hAnsi="Times New Roman" w:cs="Times New Roman"/>
          <w:sz w:val="22"/>
          <w:szCs w:val="22"/>
        </w:rPr>
        <w:t>），意味着公司当前的资本使用效率较高，仍然在创造价值。然而，较低的现金负债率和股东权益比率表明，公司依赖较高的杠杆来运营，需关注未来债务压力。</w:t>
      </w:r>
    </w:p>
    <w:p w14:paraId="71EA4C2B"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B111F9">
          <v:rect id="_x0000_i1037" style="width:0;height:1.5pt" o:hralign="center" o:hrstd="t" o:hr="t" fillcolor="#a0a0a0" stroked="f"/>
        </w:pict>
      </w:r>
    </w:p>
    <w:p w14:paraId="4478F58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2. </w:t>
      </w:r>
      <w:r w:rsidRPr="004C33BC">
        <w:rPr>
          <w:rFonts w:ascii="Times New Roman" w:eastAsia="微软雅黑" w:hAnsi="Times New Roman" w:cs="Times New Roman"/>
          <w:b/>
          <w:bCs/>
          <w:sz w:val="22"/>
          <w:szCs w:val="22"/>
        </w:rPr>
        <w:t>盈利能力分析（</w:t>
      </w:r>
      <w:r w:rsidRPr="004C33BC">
        <w:rPr>
          <w:rFonts w:ascii="Times New Roman" w:eastAsia="微软雅黑" w:hAnsi="Times New Roman" w:cs="Times New Roman"/>
          <w:b/>
          <w:bCs/>
          <w:sz w:val="22"/>
          <w:szCs w:val="22"/>
        </w:rPr>
        <w:t>4/10</w:t>
      </w:r>
      <w:r w:rsidRPr="004C33BC">
        <w:rPr>
          <w:rFonts w:ascii="Times New Roman" w:eastAsia="微软雅黑" w:hAnsi="Times New Roman" w:cs="Times New Roman"/>
          <w:b/>
          <w:bCs/>
          <w:sz w:val="22"/>
          <w:szCs w:val="22"/>
        </w:rPr>
        <w:t>）</w:t>
      </w:r>
    </w:p>
    <w:p w14:paraId="6F70D34C"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566709D6"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毛利率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73.89%</w:t>
      </w:r>
      <w:r w:rsidRPr="004C33BC">
        <w:rPr>
          <w:rFonts w:ascii="Times New Roman" w:eastAsia="微软雅黑" w:hAnsi="Times New Roman" w:cs="Times New Roman"/>
          <w:sz w:val="22"/>
          <w:szCs w:val="22"/>
        </w:rPr>
        <w:t>（行业内优秀）</w:t>
      </w:r>
    </w:p>
    <w:p w14:paraId="49F14111"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营业利润率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35.78%</w:t>
      </w:r>
      <w:r w:rsidRPr="004C33BC">
        <w:rPr>
          <w:rFonts w:ascii="Times New Roman" w:eastAsia="微软雅黑" w:hAnsi="Times New Roman" w:cs="Times New Roman"/>
          <w:sz w:val="22"/>
          <w:szCs w:val="22"/>
        </w:rPr>
        <w:t>（较强的盈利能力）</w:t>
      </w:r>
    </w:p>
    <w:p w14:paraId="4759F959"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净利率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26.87%</w:t>
      </w:r>
      <w:r w:rsidRPr="004C33BC">
        <w:rPr>
          <w:rFonts w:ascii="Times New Roman" w:eastAsia="微软雅黑" w:hAnsi="Times New Roman" w:cs="Times New Roman"/>
          <w:sz w:val="22"/>
          <w:szCs w:val="22"/>
        </w:rPr>
        <w:t>（高于行业平均）</w:t>
      </w:r>
    </w:p>
    <w:p w14:paraId="61BFB2CE"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股东回报率（</w:t>
      </w:r>
      <w:r w:rsidRPr="004C33BC">
        <w:rPr>
          <w:rFonts w:ascii="Times New Roman" w:eastAsia="微软雅黑" w:hAnsi="Times New Roman" w:cs="Times New Roman"/>
          <w:b/>
          <w:bCs/>
          <w:sz w:val="22"/>
          <w:szCs w:val="22"/>
        </w:rPr>
        <w:t>ROE</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118.47%</w:t>
      </w:r>
      <w:r w:rsidRPr="004C33BC">
        <w:rPr>
          <w:rFonts w:ascii="Times New Roman" w:eastAsia="微软雅黑" w:hAnsi="Times New Roman" w:cs="Times New Roman"/>
          <w:sz w:val="22"/>
          <w:szCs w:val="22"/>
        </w:rPr>
        <w:t>（极高，说明杠杆效应显著）</w:t>
      </w:r>
    </w:p>
    <w:p w14:paraId="123B831F"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资本收益率（</w:t>
      </w:r>
      <w:r w:rsidRPr="004C33BC">
        <w:rPr>
          <w:rFonts w:ascii="Times New Roman" w:eastAsia="微软雅黑" w:hAnsi="Times New Roman" w:cs="Times New Roman"/>
          <w:b/>
          <w:bCs/>
          <w:sz w:val="22"/>
          <w:szCs w:val="22"/>
        </w:rPr>
        <w:t>ROA</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21.88%</w:t>
      </w:r>
      <w:r w:rsidRPr="004C33BC">
        <w:rPr>
          <w:rFonts w:ascii="Times New Roman" w:eastAsia="微软雅黑" w:hAnsi="Times New Roman" w:cs="Times New Roman"/>
          <w:sz w:val="22"/>
          <w:szCs w:val="22"/>
        </w:rPr>
        <w:t>（资产盈利能力强）</w:t>
      </w:r>
    </w:p>
    <w:p w14:paraId="10220086"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w:t>
      </w:r>
      <w:r w:rsidRPr="004C33BC">
        <w:rPr>
          <w:rFonts w:ascii="Times New Roman" w:eastAsia="微软雅黑" w:hAnsi="Times New Roman" w:cs="Times New Roman"/>
          <w:sz w:val="22"/>
          <w:szCs w:val="22"/>
        </w:rPr>
        <w:t>（资本回报率较高）</w:t>
      </w:r>
    </w:p>
    <w:p w14:paraId="037ADA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lastRenderedPageBreak/>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的盈利能力较强，</w:t>
      </w:r>
      <w:r w:rsidRPr="004C33BC">
        <w:rPr>
          <w:rFonts w:ascii="Times New Roman" w:eastAsia="微软雅黑" w:hAnsi="Times New Roman" w:cs="Times New Roman"/>
          <w:b/>
          <w:bCs/>
          <w:sz w:val="22"/>
          <w:szCs w:val="22"/>
        </w:rPr>
        <w:t>毛利率和净利率在行业中排名靠前</w:t>
      </w:r>
      <w:r w:rsidRPr="004C33BC">
        <w:rPr>
          <w:rFonts w:ascii="Times New Roman" w:eastAsia="微软雅黑" w:hAnsi="Times New Roman" w:cs="Times New Roman"/>
          <w:sz w:val="22"/>
          <w:szCs w:val="22"/>
        </w:rPr>
        <w:t>，但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 xml:space="preserve">ROE </w:t>
      </w:r>
      <w:r w:rsidRPr="004C33BC">
        <w:rPr>
          <w:rFonts w:ascii="Times New Roman" w:eastAsia="微软雅黑" w:hAnsi="Times New Roman" w:cs="Times New Roman"/>
          <w:b/>
          <w:bCs/>
          <w:sz w:val="22"/>
          <w:szCs w:val="22"/>
        </w:rPr>
        <w:t>水平极高，主要是由于公司高杠杆</w:t>
      </w:r>
      <w:r w:rsidRPr="004C33BC">
        <w:rPr>
          <w:rFonts w:ascii="Times New Roman" w:eastAsia="微软雅黑" w:hAnsi="Times New Roman" w:cs="Times New Roman"/>
          <w:sz w:val="22"/>
          <w:szCs w:val="22"/>
        </w:rPr>
        <w:t>，这意味着高回报的同时也伴随更高的财务风险。</w:t>
      </w:r>
    </w:p>
    <w:p w14:paraId="1B17F8C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D0B3AAC">
          <v:rect id="_x0000_i1038" style="width:0;height:1.5pt" o:hralign="center" o:hrstd="t" o:hr="t" fillcolor="#a0a0a0" stroked="f"/>
        </w:pict>
      </w:r>
    </w:p>
    <w:p w14:paraId="01AFBF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成长能力分析</w:t>
      </w:r>
    </w:p>
    <w:p w14:paraId="4E5A85A7"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01C63E07"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年每股收入增长率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30.70%</w:t>
      </w:r>
    </w:p>
    <w:p w14:paraId="2D463B4E"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年税息折旧及摊销前利润增长率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79.00%</w:t>
      </w:r>
    </w:p>
    <w:p w14:paraId="7A5DF1FB"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年自由现金流增长率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68.10%</w:t>
      </w:r>
    </w:p>
    <w:p w14:paraId="01192871"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每股收益增长率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97.36%</w:t>
      </w:r>
    </w:p>
    <w:p w14:paraId="3D312D13"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公司收入和利润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增长速度较快</w:t>
      </w:r>
      <w:r w:rsidRPr="004C33BC">
        <w:rPr>
          <w:rFonts w:ascii="Times New Roman" w:eastAsia="微软雅黑" w:hAnsi="Times New Roman" w:cs="Times New Roman"/>
          <w:sz w:val="22"/>
          <w:szCs w:val="22"/>
        </w:rPr>
        <w:t>，并且自由现金流增速也相对稳定，表明其商业模式的可持续性较强。但未来增长是否能持续，需要观察市场环境及竞争态势。</w:t>
      </w:r>
    </w:p>
    <w:p w14:paraId="229B0A52"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D6C1B0">
          <v:rect id="_x0000_i1039" style="width:0;height:1.5pt" o:hralign="center" o:hrstd="t" o:hr="t" fillcolor="#a0a0a0" stroked="f"/>
        </w:pict>
      </w:r>
    </w:p>
    <w:p w14:paraId="30E7B79E"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4. </w:t>
      </w:r>
      <w:r w:rsidRPr="004C33BC">
        <w:rPr>
          <w:rFonts w:ascii="Times New Roman" w:eastAsia="微软雅黑" w:hAnsi="Times New Roman" w:cs="Times New Roman"/>
          <w:b/>
          <w:bCs/>
          <w:sz w:val="22"/>
          <w:szCs w:val="22"/>
        </w:rPr>
        <w:t>估值水平（</w:t>
      </w:r>
      <w:r w:rsidRPr="004C33BC">
        <w:rPr>
          <w:rFonts w:ascii="Times New Roman" w:eastAsia="微软雅黑" w:hAnsi="Times New Roman" w:cs="Times New Roman"/>
          <w:b/>
          <w:bCs/>
          <w:sz w:val="22"/>
          <w:szCs w:val="22"/>
        </w:rPr>
        <w:t>1/10</w:t>
      </w:r>
      <w:r w:rsidRPr="004C33BC">
        <w:rPr>
          <w:rFonts w:ascii="Times New Roman" w:eastAsia="微软雅黑" w:hAnsi="Times New Roman" w:cs="Times New Roman"/>
          <w:b/>
          <w:bCs/>
          <w:sz w:val="22"/>
          <w:szCs w:val="22"/>
        </w:rPr>
        <w:t>）</w:t>
      </w:r>
    </w:p>
    <w:p w14:paraId="447BFB58"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63663BBA"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市盈率（</w:t>
      </w:r>
      <w:r w:rsidRPr="004C33BC">
        <w:rPr>
          <w:rFonts w:ascii="Times New Roman" w:eastAsia="微软雅黑" w:hAnsi="Times New Roman" w:cs="Times New Roman"/>
          <w:b/>
          <w:bCs/>
          <w:sz w:val="22"/>
          <w:szCs w:val="22"/>
        </w:rPr>
        <w:t>TTM</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114.79</w:t>
      </w:r>
      <w:r w:rsidRPr="004C33BC">
        <w:rPr>
          <w:rFonts w:ascii="Times New Roman" w:eastAsia="微软雅黑" w:hAnsi="Times New Roman" w:cs="Times New Roman"/>
          <w:sz w:val="22"/>
          <w:szCs w:val="22"/>
        </w:rPr>
        <w:t>（估值极高）</w:t>
      </w:r>
    </w:p>
    <w:p w14:paraId="640E49D3"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预测市盈率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62.42</w:t>
      </w:r>
      <w:r w:rsidRPr="004C33BC">
        <w:rPr>
          <w:rFonts w:ascii="Times New Roman" w:eastAsia="微软雅黑" w:hAnsi="Times New Roman" w:cs="Times New Roman"/>
          <w:sz w:val="22"/>
          <w:szCs w:val="22"/>
        </w:rPr>
        <w:t>（即使未来盈利增长，估值依旧昂贵）</w:t>
      </w:r>
    </w:p>
    <w:p w14:paraId="13331C24"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31.15</w:t>
      </w:r>
      <w:r w:rsidRPr="004C33BC">
        <w:rPr>
          <w:rFonts w:ascii="Times New Roman" w:eastAsia="微软雅黑" w:hAnsi="Times New Roman" w:cs="Times New Roman"/>
          <w:sz w:val="22"/>
          <w:szCs w:val="22"/>
        </w:rPr>
        <w:t>（高于行业平均）</w:t>
      </w:r>
    </w:p>
    <w:p w14:paraId="2ACB478D"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135.29</w:t>
      </w:r>
      <w:r w:rsidRPr="004C33BC">
        <w:rPr>
          <w:rFonts w:ascii="Times New Roman" w:eastAsia="微软雅黑" w:hAnsi="Times New Roman" w:cs="Times New Roman"/>
          <w:sz w:val="22"/>
          <w:szCs w:val="22"/>
        </w:rPr>
        <w:t>（表明市场给予高估值溢价）</w:t>
      </w:r>
    </w:p>
    <w:p w14:paraId="5384C815" w14:textId="77777777" w:rsidR="004C33BC" w:rsidRPr="004C33BC" w:rsidRDefault="004C33BC" w:rsidP="004C33BC">
      <w:pPr>
        <w:rPr>
          <w:rFonts w:ascii="Times New Roman" w:eastAsia="微软雅黑" w:hAnsi="Times New Roman" w:cs="Times New Roman"/>
          <w:sz w:val="22"/>
          <w:szCs w:val="22"/>
        </w:rPr>
      </w:pPr>
      <w:r w:rsidRPr="004C33BC">
        <w:rPr>
          <w:rFonts w:ascii="Segoe UI Symbol" w:eastAsia="微软雅黑" w:hAnsi="Segoe UI Symbol" w:cs="Segoe UI Symbol"/>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目前的估值</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明显偏高</w:t>
      </w:r>
      <w:r w:rsidRPr="004C33BC">
        <w:rPr>
          <w:rFonts w:ascii="Times New Roman" w:eastAsia="微软雅黑" w:hAnsi="Times New Roman" w:cs="Times New Roman"/>
          <w:sz w:val="22"/>
          <w:szCs w:val="22"/>
        </w:rPr>
        <w:t>，高市盈率、市销率和市净率均显示市场对其未来增长抱有较高预期。虽然公司盈利能力和增长性较强，但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当前价格可能已经反映了大部分增长预期</w:t>
      </w:r>
      <w:r w:rsidRPr="004C33BC">
        <w:rPr>
          <w:rFonts w:ascii="Times New Roman" w:eastAsia="微软雅黑" w:hAnsi="Times New Roman" w:cs="Times New Roman"/>
          <w:sz w:val="22"/>
          <w:szCs w:val="22"/>
        </w:rPr>
        <w:t>，投资者需谨慎考虑未来增长能否支撑当前估值。</w:t>
      </w:r>
    </w:p>
    <w:p w14:paraId="27FCC1F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53D13150">
          <v:rect id="_x0000_i1040" style="width:0;height:1.5pt" o:hralign="center" o:hrstd="t" o:hr="t" fillcolor="#a0a0a0" stroked="f"/>
        </w:pict>
      </w:r>
    </w:p>
    <w:p w14:paraId="26AB0A7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价格动量分析（</w:t>
      </w:r>
      <w:r w:rsidRPr="004C33BC">
        <w:rPr>
          <w:rFonts w:ascii="Times New Roman" w:eastAsia="微软雅黑" w:hAnsi="Times New Roman" w:cs="Times New Roman"/>
          <w:b/>
          <w:bCs/>
          <w:sz w:val="22"/>
          <w:szCs w:val="22"/>
        </w:rPr>
        <w:t>3/10</w:t>
      </w:r>
      <w:r w:rsidRPr="004C33BC">
        <w:rPr>
          <w:rFonts w:ascii="Times New Roman" w:eastAsia="微软雅黑" w:hAnsi="Times New Roman" w:cs="Times New Roman"/>
          <w:b/>
          <w:bCs/>
          <w:sz w:val="22"/>
          <w:szCs w:val="22"/>
        </w:rPr>
        <w:t>）</w:t>
      </w:r>
    </w:p>
    <w:p w14:paraId="0ABE0F6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386128B9"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9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14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 RSI</w:t>
      </w:r>
      <w:r w:rsidRPr="004C33BC">
        <w:rPr>
          <w:rFonts w:ascii="Times New Roman" w:eastAsia="微软雅黑" w:hAnsi="Times New Roman" w:cs="Times New Roman"/>
          <w:b/>
          <w:bCs/>
          <w:sz w:val="22"/>
          <w:szCs w:val="22"/>
        </w:rPr>
        <w:t>（相对强弱指标）</w:t>
      </w:r>
      <w:r w:rsidRPr="004C33BC">
        <w:rPr>
          <w:rFonts w:ascii="Times New Roman" w:eastAsia="微软雅黑" w:hAnsi="Times New Roman" w:cs="Times New Roman"/>
          <w:sz w:val="22"/>
          <w:szCs w:val="22"/>
        </w:rPr>
        <w:t>：均接近</w:t>
      </w:r>
      <w:r w:rsidRPr="004C33BC">
        <w:rPr>
          <w:rFonts w:ascii="Times New Roman" w:eastAsia="微软雅黑" w:hAnsi="Times New Roman" w:cs="Times New Roman"/>
          <w:sz w:val="22"/>
          <w:szCs w:val="22"/>
        </w:rPr>
        <w:t xml:space="preserve"> 55-57</w:t>
      </w:r>
      <w:r w:rsidRPr="004C33BC">
        <w:rPr>
          <w:rFonts w:ascii="Times New Roman" w:eastAsia="微软雅黑" w:hAnsi="Times New Roman" w:cs="Times New Roman"/>
          <w:sz w:val="22"/>
          <w:szCs w:val="22"/>
        </w:rPr>
        <w:t>，表明股价短期仍有上行动能</w:t>
      </w:r>
    </w:p>
    <w:p w14:paraId="0264204C"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422.27</w:t>
      </w:r>
      <w:r w:rsidRPr="004C33BC">
        <w:rPr>
          <w:rFonts w:ascii="Times New Roman" w:eastAsia="微软雅黑" w:hAnsi="Times New Roman" w:cs="Times New Roman"/>
          <w:sz w:val="22"/>
          <w:szCs w:val="22"/>
        </w:rPr>
        <w:t>（较强）</w:t>
      </w:r>
    </w:p>
    <w:p w14:paraId="5637A3FA"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12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671.00</w:t>
      </w:r>
      <w:r w:rsidRPr="004C33BC">
        <w:rPr>
          <w:rFonts w:ascii="Times New Roman" w:eastAsia="微软雅黑" w:hAnsi="Times New Roman" w:cs="Times New Roman"/>
          <w:sz w:val="22"/>
          <w:szCs w:val="22"/>
        </w:rPr>
        <w:t>（较强）</w:t>
      </w:r>
    </w:p>
    <w:p w14:paraId="2F9A99A5"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股价近期仍处于强势趋势中，过去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个月上涨趋势明显。然而，动量指标较高可能意味着市场情绪过热，存在短期回调风险。</w:t>
      </w:r>
    </w:p>
    <w:p w14:paraId="5905280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5DA2A1">
          <v:rect id="_x0000_i1041" style="width:0;height:1.5pt" o:hralign="center" o:hrstd="t" o:hr="t" fillcolor="#a0a0a0" stroked="f"/>
        </w:pict>
      </w:r>
    </w:p>
    <w:p w14:paraId="35DD939F"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流动性分析</w:t>
      </w:r>
    </w:p>
    <w:p w14:paraId="1075170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7700257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流动比率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（短期偿债能力良好）</w:t>
      </w:r>
    </w:p>
    <w:p w14:paraId="5BAAA84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速动比率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（流动性较充足）</w:t>
      </w:r>
    </w:p>
    <w:p w14:paraId="3D06F92C"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0.73</w:t>
      </w:r>
      <w:r w:rsidRPr="004C33BC">
        <w:rPr>
          <w:rFonts w:ascii="Times New Roman" w:eastAsia="微软雅黑" w:hAnsi="Times New Roman" w:cs="Times New Roman"/>
          <w:sz w:val="22"/>
          <w:szCs w:val="22"/>
        </w:rPr>
        <w:t>（现金储备较低）</w:t>
      </w:r>
    </w:p>
    <w:p w14:paraId="4F91E21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应收账款周转天数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86.79 </w:t>
      </w:r>
      <w:r w:rsidRPr="004C33BC">
        <w:rPr>
          <w:rFonts w:ascii="Times New Roman" w:eastAsia="微软雅黑" w:hAnsi="Times New Roman" w:cs="Times New Roman"/>
          <w:sz w:val="22"/>
          <w:szCs w:val="22"/>
        </w:rPr>
        <w:t>天</w:t>
      </w:r>
    </w:p>
    <w:p w14:paraId="2A9BE679"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应付账款周转天数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121.12 </w:t>
      </w:r>
      <w:r w:rsidRPr="004C33BC">
        <w:rPr>
          <w:rFonts w:ascii="Times New Roman" w:eastAsia="微软雅黑" w:hAnsi="Times New Roman" w:cs="Times New Roman"/>
          <w:sz w:val="22"/>
          <w:szCs w:val="22"/>
        </w:rPr>
        <w:t>天（账款周期较长）</w:t>
      </w:r>
    </w:p>
    <w:p w14:paraId="39E5806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的短期流动性较好，但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现金比率较低</w:t>
      </w:r>
      <w:r w:rsidRPr="004C33BC">
        <w:rPr>
          <w:rFonts w:ascii="Times New Roman" w:eastAsia="微软雅黑" w:hAnsi="Times New Roman" w:cs="Times New Roman"/>
          <w:sz w:val="22"/>
          <w:szCs w:val="22"/>
        </w:rPr>
        <w:t>，表明公司的运营资金更多依赖于应收账款和短期负债。</w:t>
      </w:r>
    </w:p>
    <w:p w14:paraId="347CD8F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34C8C9">
          <v:rect id="_x0000_i1042" style="width:0;height:1.5pt" o:hralign="center" o:hrstd="t" o:hr="t" fillcolor="#a0a0a0" stroked="f"/>
        </w:pict>
      </w:r>
    </w:p>
    <w:p w14:paraId="349BA5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7. </w:t>
      </w:r>
      <w:r w:rsidRPr="004C33BC">
        <w:rPr>
          <w:rFonts w:ascii="Times New Roman" w:eastAsia="微软雅黑" w:hAnsi="Times New Roman" w:cs="Times New Roman"/>
          <w:b/>
          <w:bCs/>
          <w:sz w:val="22"/>
          <w:szCs w:val="22"/>
        </w:rPr>
        <w:t>股利及回购</w:t>
      </w:r>
    </w:p>
    <w:p w14:paraId="5231233D"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221B91F" w14:textId="77777777" w:rsidR="004C33BC" w:rsidRPr="004C33BC" w:rsidRDefault="004C33BC">
      <w:pPr>
        <w:numPr>
          <w:ilvl w:val="0"/>
          <w:numId w:val="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 xml:space="preserve">3 </w:t>
      </w:r>
      <w:r w:rsidRPr="004C33BC">
        <w:rPr>
          <w:rFonts w:ascii="Times New Roman" w:eastAsia="微软雅黑" w:hAnsi="Times New Roman" w:cs="Times New Roman"/>
          <w:b/>
          <w:bCs/>
          <w:sz w:val="22"/>
          <w:szCs w:val="22"/>
        </w:rPr>
        <w:t>年股票回购增长率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1.70%</w:t>
      </w:r>
      <w:r w:rsidRPr="004C33BC">
        <w:rPr>
          <w:rFonts w:ascii="Times New Roman" w:eastAsia="微软雅黑" w:hAnsi="Times New Roman" w:cs="Times New Roman"/>
          <w:sz w:val="22"/>
          <w:szCs w:val="22"/>
        </w:rPr>
        <w:t>（股东回报率较低）</w:t>
      </w:r>
    </w:p>
    <w:p w14:paraId="22C7AB9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并不支付股息，且股票回购力度较低</w:t>
      </w:r>
      <w:r w:rsidRPr="004C33BC">
        <w:rPr>
          <w:rFonts w:ascii="Times New Roman" w:eastAsia="微软雅黑" w:hAnsi="Times New Roman" w:cs="Times New Roman"/>
          <w:sz w:val="22"/>
          <w:szCs w:val="22"/>
        </w:rPr>
        <w:t>，表明管理层将大部分利润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用于业务扩张，而非直接回馈股东</w:t>
      </w:r>
      <w:r w:rsidRPr="004C33BC">
        <w:rPr>
          <w:rFonts w:ascii="Times New Roman" w:eastAsia="微软雅黑" w:hAnsi="Times New Roman" w:cs="Times New Roman"/>
          <w:sz w:val="22"/>
          <w:szCs w:val="22"/>
        </w:rPr>
        <w:t>。</w:t>
      </w:r>
    </w:p>
    <w:p w14:paraId="610D69DC"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07C01A">
          <v:rect id="_x0000_i1043" style="width:0;height:1.5pt" o:hralign="center" o:hrstd="t" o:hr="t" fillcolor="#a0a0a0" stroked="f"/>
        </w:pict>
      </w:r>
    </w:p>
    <w:p w14:paraId="5AA2FFC0"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综合结论</w:t>
      </w:r>
    </w:p>
    <w:p w14:paraId="3A3A58FE"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优势：</w:t>
      </w:r>
    </w:p>
    <w:p w14:paraId="6B74E5DB"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盈利能力强</w:t>
      </w:r>
      <w:r w:rsidRPr="004C33BC">
        <w:rPr>
          <w:rFonts w:ascii="Times New Roman" w:eastAsia="微软雅黑" w:hAnsi="Times New Roman" w:cs="Times New Roman"/>
          <w:sz w:val="22"/>
          <w:szCs w:val="22"/>
        </w:rPr>
        <w:t>，毛利率、净利率、</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及</w:t>
      </w:r>
      <w:r w:rsidRPr="004C33BC">
        <w:rPr>
          <w:rFonts w:ascii="Times New Roman" w:eastAsia="微软雅黑" w:hAnsi="Times New Roman" w:cs="Times New Roman"/>
          <w:sz w:val="22"/>
          <w:szCs w:val="22"/>
        </w:rPr>
        <w:t xml:space="preserve"> ROA </w:t>
      </w:r>
      <w:r w:rsidRPr="004C33BC">
        <w:rPr>
          <w:rFonts w:ascii="Times New Roman" w:eastAsia="微软雅黑" w:hAnsi="Times New Roman" w:cs="Times New Roman"/>
          <w:sz w:val="22"/>
          <w:szCs w:val="22"/>
        </w:rPr>
        <w:t>均在行业中处于较高水平。</w:t>
      </w:r>
    </w:p>
    <w:p w14:paraId="7EA2FDBD"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增长潜力较强</w:t>
      </w:r>
      <w:r w:rsidRPr="004C33BC">
        <w:rPr>
          <w:rFonts w:ascii="Times New Roman" w:eastAsia="微软雅黑" w:hAnsi="Times New Roman" w:cs="Times New Roman"/>
          <w:sz w:val="22"/>
          <w:szCs w:val="22"/>
        </w:rPr>
        <w:t>，收入、利润和自由现金流增长率均较高。</w:t>
      </w:r>
    </w:p>
    <w:p w14:paraId="4DED2D2D"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动量趋势较强</w:t>
      </w:r>
      <w:r w:rsidRPr="004C33BC">
        <w:rPr>
          <w:rFonts w:ascii="Times New Roman" w:eastAsia="微软雅黑" w:hAnsi="Times New Roman" w:cs="Times New Roman"/>
          <w:sz w:val="22"/>
          <w:szCs w:val="22"/>
        </w:rPr>
        <w:t>，股价在过去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个月内上涨显著。</w:t>
      </w:r>
    </w:p>
    <w:p w14:paraId="1EEAF862"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）远高于资本成本（</w:t>
      </w:r>
      <w:r w:rsidRPr="004C33BC">
        <w:rPr>
          <w:rFonts w:ascii="Times New Roman" w:eastAsia="微软雅黑" w:hAnsi="Times New Roman" w:cs="Times New Roman"/>
          <w:b/>
          <w:bCs/>
          <w:sz w:val="22"/>
          <w:szCs w:val="22"/>
        </w:rPr>
        <w:t>WACC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，表明业务运营仍在创造价值。</w:t>
      </w:r>
    </w:p>
    <w:p w14:paraId="374783B2"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Symbol" w:eastAsia="微软雅黑" w:hAnsi="Segoe UI Symbol" w:cs="Segoe UI Symbol"/>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主要风险：</w:t>
      </w:r>
    </w:p>
    <w:p w14:paraId="4D941111"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估值水平过高</w:t>
      </w:r>
      <w:r w:rsidRPr="004C33BC">
        <w:rPr>
          <w:rFonts w:ascii="Times New Roman" w:eastAsia="微软雅黑" w:hAnsi="Times New Roman" w:cs="Times New Roman"/>
          <w:sz w:val="22"/>
          <w:szCs w:val="22"/>
        </w:rPr>
        <w:t>，市盈率远超行业平均，市场已对公司未来增长定价。</w:t>
      </w:r>
    </w:p>
    <w:p w14:paraId="445F8501"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财务杠杆较高</w:t>
      </w:r>
      <w:r w:rsidRPr="004C33BC">
        <w:rPr>
          <w:rFonts w:ascii="Times New Roman" w:eastAsia="微软雅黑" w:hAnsi="Times New Roman" w:cs="Times New Roman"/>
          <w:sz w:val="22"/>
          <w:szCs w:val="22"/>
        </w:rPr>
        <w:t>，负债率高达</w:t>
      </w:r>
      <w:r w:rsidRPr="004C33BC">
        <w:rPr>
          <w:rFonts w:ascii="Times New Roman" w:eastAsia="微软雅黑" w:hAnsi="Times New Roman" w:cs="Times New Roman"/>
          <w:sz w:val="22"/>
          <w:szCs w:val="22"/>
        </w:rPr>
        <w:t xml:space="preserve"> 231%</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受杠杆影响较大。</w:t>
      </w:r>
    </w:p>
    <w:p w14:paraId="1F7E4A50"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现金流管理存隐患</w:t>
      </w:r>
      <w:r w:rsidRPr="004C33BC">
        <w:rPr>
          <w:rFonts w:ascii="Times New Roman" w:eastAsia="微软雅黑" w:hAnsi="Times New Roman" w:cs="Times New Roman"/>
          <w:sz w:val="22"/>
          <w:szCs w:val="22"/>
        </w:rPr>
        <w:t>，现金负债率低，未来可能需要额外融资支持增长。</w:t>
      </w:r>
    </w:p>
    <w:p w14:paraId="4AF59576"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股东回报较低</w:t>
      </w:r>
      <w:r w:rsidRPr="004C33BC">
        <w:rPr>
          <w:rFonts w:ascii="Times New Roman" w:eastAsia="微软雅黑" w:hAnsi="Times New Roman" w:cs="Times New Roman"/>
          <w:sz w:val="22"/>
          <w:szCs w:val="22"/>
        </w:rPr>
        <w:t>，无分红且回购力度较小。</w:t>
      </w:r>
    </w:p>
    <w:p w14:paraId="4A73A4C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6193AA">
          <v:rect id="_x0000_i1044" style="width:0;height:1.5pt" o:hralign="center" o:hrstd="t" o:hr="t" fillcolor="#a0a0a0" stroked="f"/>
        </w:pict>
      </w:r>
    </w:p>
    <w:p w14:paraId="51849EF6"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投资建议</w:t>
      </w:r>
    </w:p>
    <w:p w14:paraId="67D32034"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短期交易者</w:t>
      </w:r>
      <w:r w:rsidRPr="004C33BC">
        <w:rPr>
          <w:rFonts w:ascii="Times New Roman" w:eastAsia="微软雅黑" w:hAnsi="Times New Roman" w:cs="Times New Roman"/>
          <w:sz w:val="22"/>
          <w:szCs w:val="22"/>
        </w:rPr>
        <w:t>：动量趋势强劲，若财报（</w:t>
      </w:r>
      <w:r w:rsidRPr="004C33BC">
        <w:rPr>
          <w:rFonts w:ascii="Times New Roman" w:eastAsia="微软雅黑" w:hAnsi="Times New Roman" w:cs="Times New Roman"/>
          <w:sz w:val="22"/>
          <w:szCs w:val="22"/>
        </w:rPr>
        <w:t xml:space="preserve">2 </w:t>
      </w:r>
      <w:r w:rsidRPr="004C33BC">
        <w:rPr>
          <w:rFonts w:ascii="Times New Roman" w:eastAsia="微软雅黑" w:hAnsi="Times New Roman" w:cs="Times New Roman"/>
          <w:sz w:val="22"/>
          <w:szCs w:val="22"/>
        </w:rPr>
        <w:t>月</w:t>
      </w:r>
      <w:r w:rsidRPr="004C33BC">
        <w:rPr>
          <w:rFonts w:ascii="Times New Roman" w:eastAsia="微软雅黑" w:hAnsi="Times New Roman" w:cs="Times New Roman"/>
          <w:sz w:val="22"/>
          <w:szCs w:val="22"/>
        </w:rPr>
        <w:t xml:space="preserve"> 12 </w:t>
      </w:r>
      <w:r w:rsidRPr="004C33BC">
        <w:rPr>
          <w:rFonts w:ascii="Times New Roman" w:eastAsia="微软雅黑" w:hAnsi="Times New Roman" w:cs="Times New Roman"/>
          <w:sz w:val="22"/>
          <w:szCs w:val="22"/>
        </w:rPr>
        <w:t>日）超预期，股价可能继续上涨，但高估值可能限制涨幅。</w:t>
      </w:r>
    </w:p>
    <w:p w14:paraId="298746C1"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长期投资者</w:t>
      </w:r>
      <w:r w:rsidRPr="004C33BC">
        <w:rPr>
          <w:rFonts w:ascii="Times New Roman" w:eastAsia="微软雅黑" w:hAnsi="Times New Roman" w:cs="Times New Roman"/>
          <w:sz w:val="22"/>
          <w:szCs w:val="22"/>
        </w:rPr>
        <w:t>：公司增长前景良好，但当前估值较高，建议等待更合理的入场点，或者在回调时建仓。</w:t>
      </w:r>
    </w:p>
    <w:p w14:paraId="45B2281D"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风险管理</w:t>
      </w:r>
      <w:r w:rsidRPr="004C33BC">
        <w:rPr>
          <w:rFonts w:ascii="Times New Roman" w:eastAsia="微软雅黑" w:hAnsi="Times New Roman" w:cs="Times New Roman"/>
          <w:sz w:val="22"/>
          <w:szCs w:val="22"/>
        </w:rPr>
        <w:t>：需密切关注债务水平、未来盈利增长能否匹配高估值，以及短期股价波动风险。</w:t>
      </w:r>
    </w:p>
    <w:p w14:paraId="5EB9BDB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C6AC217">
          <v:rect id="_x0000_i1045" style="width:0;height:1.5pt" o:hralign="center" o:hrstd="t" o:hr="t" fillcolor="#a0a0a0" stroked="f"/>
        </w:pict>
      </w:r>
    </w:p>
    <w:p w14:paraId="16B120BB"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最终结论</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是一家</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高增长、高盈利的公司，但估值已处于高位，投资者需警惕市场情绪回落带来的潜在调整风险</w:t>
      </w:r>
      <w:r w:rsidRPr="004C33BC">
        <w:rPr>
          <w:rFonts w:ascii="Times New Roman" w:eastAsia="微软雅黑" w:hAnsi="Times New Roman" w:cs="Times New Roman"/>
          <w:sz w:val="22"/>
          <w:szCs w:val="22"/>
        </w:rPr>
        <w:t>。</w:t>
      </w:r>
    </w:p>
    <w:p w14:paraId="727DC116"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 Corp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）竞争对比分析</w:t>
      </w:r>
    </w:p>
    <w:p w14:paraId="5D6566DF"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369"/>
        <w:gridCol w:w="1607"/>
        <w:gridCol w:w="1474"/>
        <w:gridCol w:w="1670"/>
        <w:gridCol w:w="1379"/>
        <w:gridCol w:w="1851"/>
      </w:tblGrid>
      <w:tr w:rsidR="00EB4BBB" w:rsidRPr="00EB4BBB" w14:paraId="52D24BE4" w14:textId="77777777" w:rsidTr="00EB4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2858D9"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指标</w:t>
            </w:r>
          </w:p>
        </w:tc>
        <w:tc>
          <w:tcPr>
            <w:tcW w:w="0" w:type="auto"/>
            <w:hideMark/>
          </w:tcPr>
          <w:p w14:paraId="24E53C86"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AppLovin (APP)</w:t>
            </w:r>
          </w:p>
        </w:tc>
        <w:tc>
          <w:tcPr>
            <w:tcW w:w="0" w:type="auto"/>
            <w:hideMark/>
          </w:tcPr>
          <w:p w14:paraId="094FA34B"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Adobe (ADBE)</w:t>
            </w:r>
          </w:p>
        </w:tc>
        <w:tc>
          <w:tcPr>
            <w:tcW w:w="0" w:type="auto"/>
            <w:hideMark/>
          </w:tcPr>
          <w:p w14:paraId="4F383A14"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Salesforce (CRM)</w:t>
            </w:r>
          </w:p>
        </w:tc>
        <w:tc>
          <w:tcPr>
            <w:tcW w:w="0" w:type="auto"/>
            <w:hideMark/>
          </w:tcPr>
          <w:p w14:paraId="3B18F632"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Intuit (INTU)</w:t>
            </w:r>
          </w:p>
        </w:tc>
        <w:tc>
          <w:tcPr>
            <w:tcW w:w="0" w:type="auto"/>
            <w:hideMark/>
          </w:tcPr>
          <w:p w14:paraId="47A9A957"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ServiceNow (NOW)</w:t>
            </w:r>
          </w:p>
        </w:tc>
      </w:tr>
      <w:tr w:rsidR="00EB4BBB" w:rsidRPr="00EB4BBB" w14:paraId="015C6AB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64922"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当前股价</w:t>
            </w:r>
          </w:p>
        </w:tc>
        <w:tc>
          <w:tcPr>
            <w:tcW w:w="0" w:type="auto"/>
            <w:hideMark/>
          </w:tcPr>
          <w:p w14:paraId="34209F5A"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$378.22</w:t>
            </w:r>
          </w:p>
        </w:tc>
        <w:tc>
          <w:tcPr>
            <w:tcW w:w="0" w:type="auto"/>
            <w:hideMark/>
          </w:tcPr>
          <w:p w14:paraId="628E1F27"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$439.15</w:t>
            </w:r>
          </w:p>
        </w:tc>
        <w:tc>
          <w:tcPr>
            <w:tcW w:w="0" w:type="auto"/>
            <w:hideMark/>
          </w:tcPr>
          <w:p w14:paraId="014E04B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$335.52</w:t>
            </w:r>
          </w:p>
        </w:tc>
        <w:tc>
          <w:tcPr>
            <w:tcW w:w="0" w:type="auto"/>
            <w:hideMark/>
          </w:tcPr>
          <w:p w14:paraId="2918C43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$589.03</w:t>
            </w:r>
          </w:p>
        </w:tc>
        <w:tc>
          <w:tcPr>
            <w:tcW w:w="0" w:type="auto"/>
            <w:hideMark/>
          </w:tcPr>
          <w:p w14:paraId="362D427C"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$1032.19</w:t>
            </w:r>
          </w:p>
        </w:tc>
      </w:tr>
      <w:tr w:rsidR="00EB4BBB" w:rsidRPr="00EB4BBB" w14:paraId="4B860CCE"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51770AEE"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市值</w:t>
            </w:r>
            <w:r w:rsidRPr="00EB4BBB">
              <w:rPr>
                <w:rFonts w:ascii="Times New Roman" w:eastAsia="微软雅黑" w:hAnsi="Times New Roman" w:cs="Times New Roman"/>
                <w:sz w:val="22"/>
                <w:szCs w:val="22"/>
              </w:rPr>
              <w:t xml:space="preserve"> (¥)</w:t>
            </w:r>
          </w:p>
        </w:tc>
        <w:tc>
          <w:tcPr>
            <w:tcW w:w="0" w:type="auto"/>
            <w:hideMark/>
          </w:tcPr>
          <w:p w14:paraId="5EEB307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9,260.24 </w:t>
            </w:r>
            <w:r w:rsidRPr="00EB4BBB">
              <w:rPr>
                <w:rFonts w:ascii="Times New Roman" w:eastAsia="微软雅黑" w:hAnsi="Times New Roman" w:cs="Times New Roman"/>
                <w:b/>
                <w:bCs/>
                <w:sz w:val="22"/>
                <w:szCs w:val="22"/>
              </w:rPr>
              <w:t>亿</w:t>
            </w:r>
          </w:p>
        </w:tc>
        <w:tc>
          <w:tcPr>
            <w:tcW w:w="0" w:type="auto"/>
            <w:hideMark/>
          </w:tcPr>
          <w:p w14:paraId="7FB0238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13,946.76 </w:t>
            </w:r>
            <w:r w:rsidRPr="00EB4BBB">
              <w:rPr>
                <w:rFonts w:ascii="Times New Roman" w:eastAsia="微软雅黑" w:hAnsi="Times New Roman" w:cs="Times New Roman"/>
                <w:sz w:val="22"/>
                <w:szCs w:val="22"/>
              </w:rPr>
              <w:t>亿</w:t>
            </w:r>
          </w:p>
        </w:tc>
        <w:tc>
          <w:tcPr>
            <w:tcW w:w="0" w:type="auto"/>
            <w:hideMark/>
          </w:tcPr>
          <w:p w14:paraId="234F85A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23,425.96 </w:t>
            </w:r>
            <w:r w:rsidRPr="00EB4BBB">
              <w:rPr>
                <w:rFonts w:ascii="Times New Roman" w:eastAsia="微软雅黑" w:hAnsi="Times New Roman" w:cs="Times New Roman"/>
                <w:sz w:val="22"/>
                <w:szCs w:val="22"/>
              </w:rPr>
              <w:t>亿</w:t>
            </w:r>
          </w:p>
        </w:tc>
        <w:tc>
          <w:tcPr>
            <w:tcW w:w="0" w:type="auto"/>
            <w:hideMark/>
          </w:tcPr>
          <w:p w14:paraId="3CC8081A"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12,029.11 </w:t>
            </w:r>
            <w:r w:rsidRPr="00EB4BBB">
              <w:rPr>
                <w:rFonts w:ascii="Times New Roman" w:eastAsia="微软雅黑" w:hAnsi="Times New Roman" w:cs="Times New Roman"/>
                <w:sz w:val="22"/>
                <w:szCs w:val="22"/>
              </w:rPr>
              <w:t>亿</w:t>
            </w:r>
          </w:p>
        </w:tc>
        <w:tc>
          <w:tcPr>
            <w:tcW w:w="0" w:type="auto"/>
            <w:hideMark/>
          </w:tcPr>
          <w:p w14:paraId="60EBA782"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15,549.64 </w:t>
            </w:r>
            <w:r w:rsidRPr="00EB4BBB">
              <w:rPr>
                <w:rFonts w:ascii="Times New Roman" w:eastAsia="微软雅黑" w:hAnsi="Times New Roman" w:cs="Times New Roman"/>
                <w:sz w:val="22"/>
                <w:szCs w:val="22"/>
              </w:rPr>
              <w:t>亿</w:t>
            </w:r>
          </w:p>
        </w:tc>
      </w:tr>
      <w:tr w:rsidR="00EB4BBB" w:rsidRPr="00EB4BBB" w14:paraId="067D1A1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607DC"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市盈率</w:t>
            </w:r>
            <w:r w:rsidRPr="00EB4BBB">
              <w:rPr>
                <w:rFonts w:ascii="Times New Roman" w:eastAsia="微软雅黑" w:hAnsi="Times New Roman" w:cs="Times New Roman"/>
                <w:sz w:val="22"/>
                <w:szCs w:val="22"/>
              </w:rPr>
              <w:t xml:space="preserve"> (TTM)</w:t>
            </w:r>
          </w:p>
        </w:tc>
        <w:tc>
          <w:tcPr>
            <w:tcW w:w="0" w:type="auto"/>
            <w:hideMark/>
          </w:tcPr>
          <w:p w14:paraId="2C8878A3"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114.61</w:t>
            </w:r>
          </w:p>
        </w:tc>
        <w:tc>
          <w:tcPr>
            <w:tcW w:w="0" w:type="auto"/>
            <w:hideMark/>
          </w:tcPr>
          <w:p w14:paraId="0A88C67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35.42</w:t>
            </w:r>
          </w:p>
        </w:tc>
        <w:tc>
          <w:tcPr>
            <w:tcW w:w="0" w:type="auto"/>
            <w:hideMark/>
          </w:tcPr>
          <w:p w14:paraId="3C33182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55.18</w:t>
            </w:r>
          </w:p>
        </w:tc>
        <w:tc>
          <w:tcPr>
            <w:tcW w:w="0" w:type="auto"/>
            <w:hideMark/>
          </w:tcPr>
          <w:p w14:paraId="0F3358B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57.19</w:t>
            </w:r>
          </w:p>
        </w:tc>
        <w:tc>
          <w:tcPr>
            <w:tcW w:w="0" w:type="auto"/>
            <w:hideMark/>
          </w:tcPr>
          <w:p w14:paraId="3FDFC45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151.13</w:t>
            </w:r>
          </w:p>
        </w:tc>
      </w:tr>
      <w:tr w:rsidR="00EB4BBB" w:rsidRPr="00EB4BBB" w14:paraId="4FBA0A4F"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085F03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市净率</w:t>
            </w:r>
          </w:p>
        </w:tc>
        <w:tc>
          <w:tcPr>
            <w:tcW w:w="0" w:type="auto"/>
            <w:hideMark/>
          </w:tcPr>
          <w:p w14:paraId="401BFDF3"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135.08</w:t>
            </w:r>
          </w:p>
        </w:tc>
        <w:tc>
          <w:tcPr>
            <w:tcW w:w="0" w:type="auto"/>
            <w:hideMark/>
          </w:tcPr>
          <w:p w14:paraId="0CEA3CC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24.77</w:t>
            </w:r>
          </w:p>
        </w:tc>
        <w:tc>
          <w:tcPr>
            <w:tcW w:w="0" w:type="auto"/>
            <w:hideMark/>
          </w:tcPr>
          <w:p w14:paraId="112A6E8B"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5.48</w:t>
            </w:r>
          </w:p>
        </w:tc>
        <w:tc>
          <w:tcPr>
            <w:tcW w:w="0" w:type="auto"/>
            <w:hideMark/>
          </w:tcPr>
          <w:p w14:paraId="23DF929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19.05</w:t>
            </w:r>
          </w:p>
        </w:tc>
        <w:tc>
          <w:tcPr>
            <w:tcW w:w="0" w:type="auto"/>
            <w:hideMark/>
          </w:tcPr>
          <w:p w14:paraId="53070790"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22.18</w:t>
            </w:r>
          </w:p>
        </w:tc>
      </w:tr>
      <w:tr w:rsidR="00EB4BBB" w:rsidRPr="00EB4BBB" w14:paraId="3F9A55FF"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A613A"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市销率</w:t>
            </w:r>
          </w:p>
        </w:tc>
        <w:tc>
          <w:tcPr>
            <w:tcW w:w="0" w:type="auto"/>
            <w:hideMark/>
          </w:tcPr>
          <w:p w14:paraId="07E0B076"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31.10</w:t>
            </w:r>
          </w:p>
        </w:tc>
        <w:tc>
          <w:tcPr>
            <w:tcW w:w="0" w:type="auto"/>
            <w:hideMark/>
          </w:tcPr>
          <w:p w14:paraId="51DE4FC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6.76</w:t>
            </w:r>
          </w:p>
        </w:tc>
        <w:tc>
          <w:tcPr>
            <w:tcW w:w="0" w:type="auto"/>
            <w:hideMark/>
          </w:tcPr>
          <w:p w14:paraId="58A81009"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8.81</w:t>
            </w:r>
          </w:p>
        </w:tc>
        <w:tc>
          <w:tcPr>
            <w:tcW w:w="0" w:type="auto"/>
            <w:hideMark/>
          </w:tcPr>
          <w:p w14:paraId="427C1BA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10.09</w:t>
            </w:r>
          </w:p>
        </w:tc>
        <w:tc>
          <w:tcPr>
            <w:tcW w:w="0" w:type="auto"/>
            <w:hideMark/>
          </w:tcPr>
          <w:p w14:paraId="2E3EF06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19.29</w:t>
            </w:r>
          </w:p>
        </w:tc>
      </w:tr>
      <w:tr w:rsidR="00EB4BBB" w:rsidRPr="00EB4BBB" w14:paraId="599CDF2C"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1EE1ED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12 </w:t>
            </w:r>
            <w:r w:rsidRPr="00EB4BBB">
              <w:rPr>
                <w:rFonts w:ascii="Times New Roman" w:eastAsia="微软雅黑" w:hAnsi="Times New Roman" w:cs="Times New Roman"/>
                <w:sz w:val="22"/>
                <w:szCs w:val="22"/>
              </w:rPr>
              <w:t>个月回报率</w:t>
            </w:r>
          </w:p>
        </w:tc>
        <w:tc>
          <w:tcPr>
            <w:tcW w:w="0" w:type="auto"/>
            <w:hideMark/>
          </w:tcPr>
          <w:p w14:paraId="5C670D96"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707.02%</w:t>
            </w:r>
          </w:p>
        </w:tc>
        <w:tc>
          <w:tcPr>
            <w:tcW w:w="0" w:type="auto"/>
            <w:hideMark/>
          </w:tcPr>
          <w:p w14:paraId="78811F3C"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-27.72%</w:t>
            </w:r>
          </w:p>
        </w:tc>
        <w:tc>
          <w:tcPr>
            <w:tcW w:w="0" w:type="auto"/>
            <w:hideMark/>
          </w:tcPr>
          <w:p w14:paraId="0C9848A5"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-17.99%</w:t>
            </w:r>
          </w:p>
        </w:tc>
        <w:tc>
          <w:tcPr>
            <w:tcW w:w="0" w:type="auto"/>
            <w:hideMark/>
          </w:tcPr>
          <w:p w14:paraId="4927A18E"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-6.24%</w:t>
            </w:r>
          </w:p>
        </w:tc>
        <w:tc>
          <w:tcPr>
            <w:tcW w:w="0" w:type="auto"/>
            <w:hideMark/>
          </w:tcPr>
          <w:p w14:paraId="106DA69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+32.59%</w:t>
            </w:r>
          </w:p>
        </w:tc>
      </w:tr>
    </w:tbl>
    <w:p w14:paraId="722A7F8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EAE744">
          <v:rect id="_x0000_i1046" style="width:0;height:1.5pt" o:hralign="center" o:hrstd="t" o:hr="t" fillcolor="#a0a0a0" stroked="f"/>
        </w:pict>
      </w:r>
    </w:p>
    <w:p w14:paraId="636BA1D4"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关键分析</w:t>
      </w:r>
    </w:p>
    <w:p w14:paraId="332C33FC"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亮点</w:t>
      </w:r>
    </w:p>
    <w:p w14:paraId="41D30896"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股价增长强劲</w:t>
      </w:r>
      <w:r w:rsidRPr="00EB4BBB">
        <w:rPr>
          <w:rFonts w:ascii="Times New Roman" w:eastAsia="微软雅黑" w:hAnsi="Times New Roman" w:cs="Times New Roman"/>
          <w:sz w:val="22"/>
          <w:szCs w:val="22"/>
        </w:rPr>
        <w:t>：</w:t>
      </w:r>
    </w:p>
    <w:p w14:paraId="57FD4B9E"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12 </w:t>
      </w:r>
      <w:r w:rsidRPr="00EB4BBB">
        <w:rPr>
          <w:rFonts w:ascii="Times New Roman" w:eastAsia="微软雅黑" w:hAnsi="Times New Roman" w:cs="Times New Roman"/>
          <w:b/>
          <w:bCs/>
          <w:sz w:val="22"/>
          <w:szCs w:val="22"/>
        </w:rPr>
        <w:t>个月涨幅高达</w:t>
      </w:r>
      <w:r w:rsidRPr="00EB4BBB">
        <w:rPr>
          <w:rFonts w:ascii="Times New Roman" w:eastAsia="微软雅黑" w:hAnsi="Times New Roman" w:cs="Times New Roman"/>
          <w:b/>
          <w:bCs/>
          <w:sz w:val="22"/>
          <w:szCs w:val="22"/>
        </w:rPr>
        <w:t xml:space="preserve"> 707.02%</w:t>
      </w:r>
      <w:r w:rsidRPr="00EB4BBB">
        <w:rPr>
          <w:rFonts w:ascii="Times New Roman" w:eastAsia="微软雅黑" w:hAnsi="Times New Roman" w:cs="Times New Roman"/>
          <w:sz w:val="22"/>
          <w:szCs w:val="22"/>
        </w:rPr>
        <w:t>，远超行业龙头</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-27.72%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-17.99%</w:t>
      </w:r>
      <w:r w:rsidRPr="00EB4BBB">
        <w:rPr>
          <w:rFonts w:ascii="Times New Roman" w:eastAsia="微软雅黑" w:hAnsi="Times New Roman" w:cs="Times New Roman"/>
          <w:sz w:val="22"/>
          <w:szCs w:val="22"/>
        </w:rPr>
        <w:t>）。</w:t>
      </w:r>
    </w:p>
    <w:p w14:paraId="2B4AC02B"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这一增长主要受</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广告业务增长、</w:t>
      </w:r>
      <w:r w:rsidRPr="00EB4BBB">
        <w:rPr>
          <w:rFonts w:ascii="Times New Roman" w:eastAsia="微软雅黑" w:hAnsi="Times New Roman" w:cs="Times New Roman"/>
          <w:b/>
          <w:bCs/>
          <w:sz w:val="22"/>
          <w:szCs w:val="22"/>
        </w:rPr>
        <w:t xml:space="preserve">AI </w:t>
      </w:r>
      <w:r w:rsidRPr="00EB4BBB">
        <w:rPr>
          <w:rFonts w:ascii="Times New Roman" w:eastAsia="微软雅黑" w:hAnsi="Times New Roman" w:cs="Times New Roman"/>
          <w:b/>
          <w:bCs/>
          <w:sz w:val="22"/>
          <w:szCs w:val="22"/>
        </w:rPr>
        <w:t>变现能力提升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投资者热情推动</w:t>
      </w:r>
      <w:r w:rsidRPr="00EB4BBB">
        <w:rPr>
          <w:rFonts w:ascii="Times New Roman" w:eastAsia="微软雅黑" w:hAnsi="Times New Roman" w:cs="Times New Roman"/>
          <w:sz w:val="22"/>
          <w:szCs w:val="22"/>
        </w:rPr>
        <w:t>。</w:t>
      </w:r>
    </w:p>
    <w:p w14:paraId="6DBB0E4E"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市销率</w:t>
      </w:r>
      <w:r w:rsidRPr="00EB4BBB">
        <w:rPr>
          <w:rFonts w:ascii="Times New Roman" w:eastAsia="微软雅黑" w:hAnsi="Times New Roman" w:cs="Times New Roman"/>
          <w:b/>
          <w:bCs/>
          <w:sz w:val="22"/>
          <w:szCs w:val="22"/>
        </w:rPr>
        <w:t xml:space="preserve"> (P/S) </w:t>
      </w:r>
      <w:r w:rsidRPr="00EB4BBB">
        <w:rPr>
          <w:rFonts w:ascii="Times New Roman" w:eastAsia="微软雅黑" w:hAnsi="Times New Roman" w:cs="Times New Roman"/>
          <w:b/>
          <w:bCs/>
          <w:sz w:val="22"/>
          <w:szCs w:val="22"/>
        </w:rPr>
        <w:t>高达</w:t>
      </w:r>
      <w:r w:rsidRPr="00EB4BBB">
        <w:rPr>
          <w:rFonts w:ascii="Times New Roman" w:eastAsia="微软雅黑" w:hAnsi="Times New Roman" w:cs="Times New Roman"/>
          <w:b/>
          <w:bCs/>
          <w:sz w:val="22"/>
          <w:szCs w:val="22"/>
        </w:rPr>
        <w:t xml:space="preserve"> 31.10</w:t>
      </w:r>
      <w:r w:rsidRPr="00EB4BBB">
        <w:rPr>
          <w:rFonts w:ascii="Times New Roman" w:eastAsia="微软雅黑" w:hAnsi="Times New Roman" w:cs="Times New Roman"/>
          <w:sz w:val="22"/>
          <w:szCs w:val="22"/>
        </w:rPr>
        <w:t>，远高于</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6.76</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8.81</w:t>
      </w:r>
      <w:r w:rsidRPr="00EB4BBB">
        <w:rPr>
          <w:rFonts w:ascii="Times New Roman" w:eastAsia="微软雅黑" w:hAnsi="Times New Roman" w:cs="Times New Roman"/>
          <w:sz w:val="22"/>
          <w:szCs w:val="22"/>
        </w:rPr>
        <w:t>）：</w:t>
      </w:r>
    </w:p>
    <w:p w14:paraId="3C20BAA0"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说明市场预期</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未来增长极高</w:t>
      </w:r>
      <w:r w:rsidRPr="00EB4BBB">
        <w:rPr>
          <w:rFonts w:ascii="Times New Roman" w:eastAsia="微软雅黑" w:hAnsi="Times New Roman" w:cs="Times New Roman"/>
          <w:sz w:val="22"/>
          <w:szCs w:val="22"/>
        </w:rPr>
        <w:t>，但也暗示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估值较高，风险较大</w:t>
      </w:r>
      <w:r w:rsidRPr="00EB4BBB">
        <w:rPr>
          <w:rFonts w:ascii="Times New Roman" w:eastAsia="微软雅黑" w:hAnsi="Times New Roman" w:cs="Times New Roman"/>
          <w:sz w:val="22"/>
          <w:szCs w:val="22"/>
        </w:rPr>
        <w:t>。</w:t>
      </w:r>
    </w:p>
    <w:p w14:paraId="4EA4625E"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 xml:space="preserve"> (P/E) </w:t>
      </w:r>
      <w:r w:rsidRPr="00EB4BBB">
        <w:rPr>
          <w:rFonts w:ascii="Times New Roman" w:eastAsia="微软雅黑" w:hAnsi="Times New Roman" w:cs="Times New Roman"/>
          <w:b/>
          <w:bCs/>
          <w:sz w:val="22"/>
          <w:szCs w:val="22"/>
        </w:rPr>
        <w:t>为</w:t>
      </w:r>
      <w:r w:rsidRPr="00EB4BBB">
        <w:rPr>
          <w:rFonts w:ascii="Times New Roman" w:eastAsia="微软雅黑" w:hAnsi="Times New Roman" w:cs="Times New Roman"/>
          <w:b/>
          <w:bCs/>
          <w:sz w:val="22"/>
          <w:szCs w:val="22"/>
        </w:rPr>
        <w:t xml:space="preserve"> 114.61</w:t>
      </w:r>
      <w:r w:rsidRPr="00EB4BBB">
        <w:rPr>
          <w:rFonts w:ascii="Times New Roman" w:eastAsia="微软雅黑" w:hAnsi="Times New Roman" w:cs="Times New Roman"/>
          <w:sz w:val="22"/>
          <w:szCs w:val="22"/>
        </w:rPr>
        <w:t>，说明市场对未来盈利增长有极高预期，属于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高成长型公司</w:t>
      </w:r>
      <w:r w:rsidRPr="00EB4BBB">
        <w:rPr>
          <w:rFonts w:ascii="Times New Roman" w:eastAsia="微软雅黑" w:hAnsi="Times New Roman" w:cs="Times New Roman"/>
          <w:sz w:val="22"/>
          <w:szCs w:val="22"/>
        </w:rPr>
        <w:t>。</w:t>
      </w:r>
    </w:p>
    <w:p w14:paraId="135E8C9D"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Symbol" w:eastAsia="微软雅黑" w:hAnsi="Segoe UI Symbol" w:cs="Segoe UI Symbol"/>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w:t>
      </w:r>
    </w:p>
    <w:p w14:paraId="2D451C0F"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估值泡沫风险</w:t>
      </w:r>
      <w:r w:rsidRPr="00EB4BBB">
        <w:rPr>
          <w:rFonts w:ascii="Times New Roman" w:eastAsia="微软雅黑" w:hAnsi="Times New Roman" w:cs="Times New Roman"/>
          <w:sz w:val="22"/>
          <w:szCs w:val="22"/>
        </w:rPr>
        <w:t>：</w:t>
      </w:r>
    </w:p>
    <w:p w14:paraId="4F5227B1"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P/E </w:t>
      </w:r>
      <w:r w:rsidRPr="00EB4BBB">
        <w:rPr>
          <w:rFonts w:ascii="Times New Roman" w:eastAsia="微软雅黑" w:hAnsi="Times New Roman" w:cs="Times New Roman"/>
          <w:b/>
          <w:bCs/>
          <w:sz w:val="22"/>
          <w:szCs w:val="22"/>
        </w:rPr>
        <w:t>远超行业平均</w:t>
      </w:r>
      <w:r w:rsidRPr="00EB4BBB">
        <w:rPr>
          <w:rFonts w:ascii="Times New Roman" w:eastAsia="微软雅黑" w:hAnsi="Times New Roman" w:cs="Times New Roman"/>
          <w:sz w:val="22"/>
          <w:szCs w:val="22"/>
        </w:rPr>
        <w:t>，而</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35.42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55.18</w:t>
      </w:r>
      <w:r w:rsidRPr="00EB4BBB">
        <w:rPr>
          <w:rFonts w:ascii="Times New Roman" w:eastAsia="微软雅黑" w:hAnsi="Times New Roman" w:cs="Times New Roman"/>
          <w:sz w:val="22"/>
          <w:szCs w:val="22"/>
        </w:rPr>
        <w:t>）更具估值合理性。</w:t>
      </w:r>
    </w:p>
    <w:p w14:paraId="1DC98CA4"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未来增长若放缓，股价可能面临大幅调整。</w:t>
      </w:r>
    </w:p>
    <w:p w14:paraId="5825332A"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b/>
          <w:bCs/>
          <w:sz w:val="22"/>
          <w:szCs w:val="22"/>
        </w:rPr>
        <w:t xml:space="preserve"> (P/B) </w:t>
      </w:r>
      <w:r w:rsidRPr="00EB4BBB">
        <w:rPr>
          <w:rFonts w:ascii="Times New Roman" w:eastAsia="微软雅黑" w:hAnsi="Times New Roman" w:cs="Times New Roman"/>
          <w:b/>
          <w:bCs/>
          <w:sz w:val="22"/>
          <w:szCs w:val="22"/>
        </w:rPr>
        <w:t>过高</w:t>
      </w:r>
      <w:r w:rsidRPr="00EB4BBB">
        <w:rPr>
          <w:rFonts w:ascii="Times New Roman" w:eastAsia="微软雅黑" w:hAnsi="Times New Roman" w:cs="Times New Roman"/>
          <w:sz w:val="22"/>
          <w:szCs w:val="22"/>
        </w:rPr>
        <w:t>：</w:t>
      </w:r>
    </w:p>
    <w:p w14:paraId="2628A5F4" w14:textId="77777777" w:rsidR="00EB4BBB" w:rsidRPr="00EB4BBB" w:rsidRDefault="00EB4BBB">
      <w:pPr>
        <w:numPr>
          <w:ilvl w:val="1"/>
          <w:numId w:val="14"/>
        </w:numPr>
        <w:rPr>
          <w:rFonts w:ascii="Times New Roman" w:eastAsia="微软雅黑" w:hAnsi="Times New Roman" w:cs="Times New Roman"/>
          <w:sz w:val="22"/>
          <w:szCs w:val="22"/>
          <w:highlight w:val="yellow"/>
        </w:rPr>
      </w:pPr>
      <w:r w:rsidRPr="00EB4BBB">
        <w:rPr>
          <w:rFonts w:ascii="Times New Roman" w:eastAsia="微软雅黑" w:hAnsi="Times New Roman" w:cs="Times New Roman"/>
          <w:b/>
          <w:bCs/>
          <w:sz w:val="22"/>
          <w:szCs w:val="22"/>
          <w:highlight w:val="yellow"/>
        </w:rPr>
        <w:t xml:space="preserve">135.08 </w:t>
      </w:r>
      <w:r w:rsidRPr="00EB4BBB">
        <w:rPr>
          <w:rFonts w:ascii="Times New Roman" w:eastAsia="微软雅黑" w:hAnsi="Times New Roman" w:cs="Times New Roman"/>
          <w:b/>
          <w:bCs/>
          <w:sz w:val="22"/>
          <w:szCs w:val="22"/>
          <w:highlight w:val="yellow"/>
        </w:rPr>
        <w:t>的市净率</w:t>
      </w:r>
      <w:r w:rsidRPr="00EB4BBB">
        <w:rPr>
          <w:rFonts w:ascii="Times New Roman" w:eastAsia="微软雅黑" w:hAnsi="Times New Roman" w:cs="Times New Roman"/>
          <w:sz w:val="22"/>
          <w:szCs w:val="22"/>
          <w:highlight w:val="yellow"/>
        </w:rPr>
        <w:t>，说明市场给予</w:t>
      </w:r>
      <w:r w:rsidRPr="00EB4BBB">
        <w:rPr>
          <w:rFonts w:ascii="Times New Roman" w:eastAsia="微软雅黑" w:hAnsi="Times New Roman" w:cs="Times New Roman"/>
          <w:sz w:val="22"/>
          <w:szCs w:val="22"/>
          <w:highlight w:val="yellow"/>
        </w:rPr>
        <w:t xml:space="preserve"> AppLovin </w:t>
      </w:r>
      <w:r w:rsidRPr="00EB4BBB">
        <w:rPr>
          <w:rFonts w:ascii="Times New Roman" w:eastAsia="微软雅黑" w:hAnsi="Times New Roman" w:cs="Times New Roman"/>
          <w:b/>
          <w:bCs/>
          <w:sz w:val="22"/>
          <w:szCs w:val="22"/>
          <w:highlight w:val="yellow"/>
        </w:rPr>
        <w:t>极高的成长溢价</w:t>
      </w:r>
      <w:r w:rsidRPr="00EB4BBB">
        <w:rPr>
          <w:rFonts w:ascii="Times New Roman" w:eastAsia="微软雅黑" w:hAnsi="Times New Roman" w:cs="Times New Roman"/>
          <w:sz w:val="22"/>
          <w:szCs w:val="22"/>
          <w:highlight w:val="yellow"/>
        </w:rPr>
        <w:t>，若盈利不及预期，可能导致</w:t>
      </w:r>
      <w:r w:rsidRPr="00EB4BBB">
        <w:rPr>
          <w:rFonts w:ascii="Times New Roman" w:eastAsia="微软雅黑" w:hAnsi="Times New Roman" w:cs="Times New Roman"/>
          <w:sz w:val="22"/>
          <w:szCs w:val="22"/>
          <w:highlight w:val="yellow"/>
        </w:rPr>
        <w:t xml:space="preserve"> </w:t>
      </w:r>
      <w:r w:rsidRPr="00EB4BBB">
        <w:rPr>
          <w:rFonts w:ascii="Times New Roman" w:eastAsia="微软雅黑" w:hAnsi="Times New Roman" w:cs="Times New Roman"/>
          <w:b/>
          <w:bCs/>
          <w:sz w:val="22"/>
          <w:szCs w:val="22"/>
          <w:highlight w:val="yellow"/>
        </w:rPr>
        <w:t>剧烈回调</w:t>
      </w:r>
      <w:r w:rsidRPr="00EB4BBB">
        <w:rPr>
          <w:rFonts w:ascii="Times New Roman" w:eastAsia="微软雅黑" w:hAnsi="Times New Roman" w:cs="Times New Roman"/>
          <w:sz w:val="22"/>
          <w:szCs w:val="22"/>
          <w:highlight w:val="yellow"/>
        </w:rPr>
        <w:t>。</w:t>
      </w:r>
    </w:p>
    <w:p w14:paraId="0073575D"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高杠杆运营</w:t>
      </w:r>
      <w:r w:rsidRPr="00EB4BBB">
        <w:rPr>
          <w:rFonts w:ascii="Times New Roman" w:eastAsia="微软雅黑" w:hAnsi="Times New Roman" w:cs="Times New Roman"/>
          <w:b/>
          <w:bCs/>
          <w:sz w:val="22"/>
          <w:szCs w:val="22"/>
        </w:rPr>
        <w:t xml:space="preserve"> &amp; </w:t>
      </w:r>
      <w:r w:rsidRPr="00EB4BBB">
        <w:rPr>
          <w:rFonts w:ascii="Times New Roman" w:eastAsia="微软雅黑" w:hAnsi="Times New Roman" w:cs="Times New Roman"/>
          <w:b/>
          <w:bCs/>
          <w:sz w:val="22"/>
          <w:szCs w:val="22"/>
        </w:rPr>
        <w:t>现金流管理</w:t>
      </w:r>
      <w:r w:rsidRPr="00EB4BBB">
        <w:rPr>
          <w:rFonts w:ascii="Times New Roman" w:eastAsia="微软雅黑" w:hAnsi="Times New Roman" w:cs="Times New Roman"/>
          <w:sz w:val="22"/>
          <w:szCs w:val="22"/>
        </w:rPr>
        <w:t>：</w:t>
      </w:r>
    </w:p>
    <w:p w14:paraId="63EB3677"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目前公司尚未支付股息，所有利润用于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业务扩张</w:t>
      </w:r>
      <w:r w:rsidRPr="00EB4BBB">
        <w:rPr>
          <w:rFonts w:ascii="Times New Roman" w:eastAsia="微软雅黑" w:hAnsi="Times New Roman" w:cs="Times New Roman"/>
          <w:sz w:val="22"/>
          <w:szCs w:val="22"/>
        </w:rPr>
        <w:t>，但长期需关注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现金流和债务结构</w:t>
      </w:r>
      <w:r w:rsidRPr="00EB4BBB">
        <w:rPr>
          <w:rFonts w:ascii="Times New Roman" w:eastAsia="微软雅黑" w:hAnsi="Times New Roman" w:cs="Times New Roman"/>
          <w:sz w:val="22"/>
          <w:szCs w:val="22"/>
        </w:rPr>
        <w:t>。</w:t>
      </w:r>
    </w:p>
    <w:p w14:paraId="51956F76"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B6F910">
          <v:rect id="_x0000_i1047" style="width:0;height:1.5pt" o:hralign="center" o:hrstd="t" o:hr="t" fillcolor="#a0a0a0" stroked="f"/>
        </w:pict>
      </w:r>
    </w:p>
    <w:p w14:paraId="6CE1ED50"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投资建议</w:t>
      </w:r>
    </w:p>
    <w:p w14:paraId="325A0209" w14:textId="77777777" w:rsidR="00EB4BBB" w:rsidRPr="00EB4BBB" w:rsidRDefault="00EB4BBB">
      <w:pPr>
        <w:numPr>
          <w:ilvl w:val="0"/>
          <w:numId w:val="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短期内受市场情绪影响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仍可能上涨</w:t>
      </w:r>
      <w:r w:rsidRPr="00EB4BBB">
        <w:rPr>
          <w:rFonts w:ascii="Times New Roman" w:eastAsia="微软雅黑" w:hAnsi="Times New Roman" w:cs="Times New Roman"/>
          <w:sz w:val="22"/>
          <w:szCs w:val="22"/>
        </w:rPr>
        <w:t>，但因估值过高，谨防</w:t>
      </w:r>
      <w:r w:rsidRPr="00EB4BBB">
        <w:rPr>
          <w:rFonts w:ascii="Times New Roman" w:eastAsia="微软雅黑" w:hAnsi="Times New Roman" w:cs="Times New Roman"/>
          <w:b/>
          <w:bCs/>
          <w:sz w:val="22"/>
          <w:szCs w:val="22"/>
        </w:rPr>
        <w:t>短期回调</w:t>
      </w:r>
      <w:r w:rsidRPr="00EB4BBB">
        <w:rPr>
          <w:rFonts w:ascii="Times New Roman" w:eastAsia="微软雅黑" w:hAnsi="Times New Roman" w:cs="Times New Roman"/>
          <w:sz w:val="22"/>
          <w:szCs w:val="22"/>
        </w:rPr>
        <w:t>。</w:t>
      </w:r>
    </w:p>
    <w:p w14:paraId="420CE35E" w14:textId="77777777" w:rsidR="00EB4BBB" w:rsidRPr="00EB4BBB" w:rsidRDefault="00EB4BBB">
      <w:pPr>
        <w:numPr>
          <w:ilvl w:val="0"/>
          <w:numId w:val="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长线：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具备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行业领先增长</w:t>
      </w:r>
      <w:r w:rsidRPr="00EB4BBB">
        <w:rPr>
          <w:rFonts w:ascii="Times New Roman" w:eastAsia="微软雅黑" w:hAnsi="Times New Roman" w:cs="Times New Roman"/>
          <w:sz w:val="22"/>
          <w:szCs w:val="22"/>
        </w:rPr>
        <w:t>，但估值极高，建议等</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调整后逢低买入</w:t>
      </w:r>
      <w:r w:rsidRPr="00EB4BBB">
        <w:rPr>
          <w:rFonts w:ascii="Times New Roman" w:eastAsia="微软雅黑" w:hAnsi="Times New Roman" w:cs="Times New Roman"/>
          <w:sz w:val="22"/>
          <w:szCs w:val="22"/>
        </w:rPr>
        <w:t>。</w:t>
      </w:r>
    </w:p>
    <w:p w14:paraId="037B6DA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关注未来财报</w:t>
      </w:r>
      <w:r w:rsidRPr="00EB4BBB">
        <w:rPr>
          <w:rFonts w:ascii="Times New Roman" w:eastAsia="微软雅黑" w:hAnsi="Times New Roman" w:cs="Times New Roman"/>
          <w:sz w:val="22"/>
          <w:szCs w:val="22"/>
        </w:rPr>
        <w:t>，若业绩符合市场预期，可继续持有；若增速不及预期，可能出现大幅回撤。</w:t>
      </w:r>
    </w:p>
    <w:p w14:paraId="350F22FF" w14:textId="77777777" w:rsidR="00BE2C98" w:rsidRDefault="00BE2C98" w:rsidP="00134146">
      <w:pPr>
        <w:rPr>
          <w:rFonts w:ascii="Times New Roman" w:eastAsia="微软雅黑" w:hAnsi="Times New Roman" w:cs="Times New Roman"/>
          <w:sz w:val="22"/>
          <w:szCs w:val="22"/>
        </w:rPr>
      </w:pPr>
    </w:p>
    <w:p w14:paraId="056FAF2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）投资分析报告</w:t>
      </w:r>
    </w:p>
    <w:p w14:paraId="289FD7C1"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0DBDB7">
          <v:rect id="_x0000_i1048" style="width:0;height:1.5pt" o:hralign="center" o:hrstd="t" o:hr="t" fillcolor="#a0a0a0" stroked="f"/>
        </w:pict>
      </w:r>
    </w:p>
    <w:p w14:paraId="1724E21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一、市场表现及估值分析</w:t>
      </w:r>
    </w:p>
    <w:p w14:paraId="7D03504E" w14:textId="77777777" w:rsidR="00EB4BBB" w:rsidRPr="00EB4BBB" w:rsidRDefault="00EB4BBB" w:rsidP="00EB4BBB">
      <w:p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当前股价：</w:t>
      </w:r>
      <w:r w:rsidRPr="00EB4BBB">
        <w:rPr>
          <w:rFonts w:ascii="Times New Roman" w:eastAsia="微软雅黑" w:hAnsi="Times New Roman" w:cs="Times New Roman"/>
          <w:sz w:val="22"/>
          <w:szCs w:val="22"/>
        </w:rPr>
        <w:t xml:space="preserve"> $378.22</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今日涨幅：</w:t>
      </w:r>
      <w:r w:rsidRPr="00EB4BBB">
        <w:rPr>
          <w:rFonts w:ascii="Times New Roman" w:eastAsia="微软雅黑" w:hAnsi="Times New Roman" w:cs="Times New Roman"/>
          <w:sz w:val="22"/>
          <w:szCs w:val="22"/>
        </w:rPr>
        <w:t xml:space="preserve"> +2.70%</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+9.95</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个月总回报率：</w:t>
      </w:r>
      <w:r w:rsidRPr="00EB4BBB">
        <w:rPr>
          <w:rFonts w:ascii="Times New Roman" w:eastAsia="微软雅黑" w:hAnsi="Times New Roman" w:cs="Times New Roman"/>
          <w:sz w:val="22"/>
          <w:szCs w:val="22"/>
        </w:rPr>
        <w:t xml:space="preserve"> +707.02%</w:t>
      </w:r>
      <w:r w:rsidRPr="00EB4BBB">
        <w:rPr>
          <w:rFonts w:ascii="Times New Roman" w:eastAsia="微软雅黑" w:hAnsi="Times New Roman" w:cs="Times New Roman"/>
          <w:sz w:val="22"/>
          <w:szCs w:val="22"/>
        </w:rPr>
        <w:t>（远超同行）</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总市值：</w:t>
      </w:r>
      <w:r w:rsidRPr="00EB4BBB">
        <w:rPr>
          <w:rFonts w:ascii="Times New Roman" w:eastAsia="微软雅黑" w:hAnsi="Times New Roman" w:cs="Times New Roman"/>
          <w:sz w:val="22"/>
          <w:szCs w:val="22"/>
        </w:rPr>
        <w:t xml:space="preserve"> ¥9,260.24</w:t>
      </w:r>
      <w:r w:rsidRPr="00EB4BBB">
        <w:rPr>
          <w:rFonts w:ascii="Times New Roman" w:eastAsia="微软雅黑" w:hAnsi="Times New Roman" w:cs="Times New Roman"/>
          <w:sz w:val="22"/>
          <w:szCs w:val="22"/>
        </w:rPr>
        <w:t>亿</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TTM</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sz w:val="22"/>
          <w:szCs w:val="22"/>
        </w:rPr>
        <w:t xml:space="preserve"> 135.08</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市销率：</w:t>
      </w:r>
      <w:r w:rsidRPr="00EB4BBB">
        <w:rPr>
          <w:rFonts w:ascii="Times New Roman" w:eastAsia="微软雅黑" w:hAnsi="Times New Roman" w:cs="Times New Roman"/>
          <w:sz w:val="22"/>
          <w:szCs w:val="22"/>
        </w:rPr>
        <w:t xml:space="preserve"> 31.10</w:t>
      </w:r>
    </w:p>
    <w:p w14:paraId="032CB9C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行业对比</w:t>
      </w:r>
    </w:p>
    <w:p w14:paraId="65DF1B9E" w14:textId="77777777" w:rsidR="00EB4BBB" w:rsidRPr="00EB4BBB" w:rsidRDefault="00EB4BBB">
      <w:pPr>
        <w:numPr>
          <w:ilvl w:val="0"/>
          <w:numId w:val="16"/>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APP </w:t>
      </w:r>
      <w:r w:rsidRPr="00EB4BBB">
        <w:rPr>
          <w:rFonts w:ascii="Times New Roman" w:eastAsia="微软雅黑" w:hAnsi="Times New Roman" w:cs="Times New Roman"/>
          <w:sz w:val="22"/>
          <w:szCs w:val="22"/>
        </w:rPr>
        <w:t>的</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市盈率、市净率、市销率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均显著高于同行公司，表明市场对其未来盈利能力有极高预期。</w:t>
      </w:r>
    </w:p>
    <w:p w14:paraId="3B337BEE" w14:textId="53F97D2C" w:rsidR="00EB4BBB" w:rsidRPr="00EB4BBB" w:rsidRDefault="00EB4BBB">
      <w:pPr>
        <w:numPr>
          <w:ilvl w:val="0"/>
          <w:numId w:val="1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CRM</w:t>
      </w:r>
      <w:r w:rsidRPr="00EB4BBB">
        <w:rPr>
          <w:rFonts w:ascii="Times New Roman" w:eastAsia="微软雅黑" w:hAnsi="Times New Roman" w:cs="Times New Roman"/>
          <w:sz w:val="22"/>
          <w:szCs w:val="22"/>
        </w:rPr>
        <w:t>市盈率较低为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55.18</w:t>
      </w:r>
      <w:r w:rsidRPr="00EB4BBB">
        <w:rPr>
          <w:rFonts w:ascii="Times New Roman" w:eastAsia="微软雅黑" w:hAnsi="Times New Roman" w:cs="Times New Roman"/>
          <w:sz w:val="22"/>
          <w:szCs w:val="22"/>
        </w:rPr>
        <w:t>，说明</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的估值</w:t>
      </w:r>
      <w:r w:rsidR="00E907E1">
        <w:rPr>
          <w:rFonts w:ascii="Times New Roman" w:eastAsia="微软雅黑" w:hAnsi="Times New Roman" w:cs="Times New Roman" w:hint="eastAsia"/>
          <w:sz w:val="22"/>
          <w:szCs w:val="22"/>
        </w:rPr>
        <w:t>较高</w:t>
      </w:r>
      <w:r w:rsidRPr="00EB4BBB">
        <w:rPr>
          <w:rFonts w:ascii="Times New Roman" w:eastAsia="微软雅黑" w:hAnsi="Times New Roman" w:cs="Times New Roman"/>
          <w:sz w:val="22"/>
          <w:szCs w:val="22"/>
        </w:rPr>
        <w:t>，市场可能在对其未来增长进行溢价。</w:t>
      </w:r>
    </w:p>
    <w:p w14:paraId="412629C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E33FD2F">
          <v:rect id="_x0000_i1049" style="width:0;height:1.5pt" o:hralign="center" o:hrstd="t" o:hr="t" fillcolor="#a0a0a0" stroked="f"/>
        </w:pict>
      </w:r>
    </w:p>
    <w:p w14:paraId="701DD311"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二、机构持仓变动</w:t>
      </w:r>
    </w:p>
    <w:p w14:paraId="4337253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机构大幅加仓</w:t>
      </w:r>
    </w:p>
    <w:p w14:paraId="359B9A81"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股，占流通股</w:t>
      </w:r>
      <w:r w:rsidRPr="00EB4BBB">
        <w:rPr>
          <w:rFonts w:ascii="Times New Roman" w:eastAsia="微软雅黑" w:hAnsi="Times New Roman" w:cs="Times New Roman"/>
          <w:b/>
          <w:bCs/>
          <w:sz w:val="22"/>
          <w:szCs w:val="22"/>
        </w:rPr>
        <w:t xml:space="preserve"> 1.22%</w:t>
      </w:r>
      <w:r w:rsidRPr="00EB4BBB">
        <w:rPr>
          <w:rFonts w:ascii="Times New Roman" w:eastAsia="微软雅黑" w:hAnsi="Times New Roman" w:cs="Times New Roman"/>
          <w:sz w:val="22"/>
          <w:szCs w:val="22"/>
        </w:rPr>
        <w:t>。</w:t>
      </w:r>
    </w:p>
    <w:p w14:paraId="2D831371"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265,590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88DA1F5"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高领资本</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6</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66.97%</w:t>
      </w:r>
      <w:r w:rsidRPr="00EB4BBB">
        <w:rPr>
          <w:rFonts w:ascii="Times New Roman" w:eastAsia="微软雅黑" w:hAnsi="Times New Roman" w:cs="Times New Roman"/>
          <w:sz w:val="22"/>
          <w:szCs w:val="22"/>
        </w:rPr>
        <w:t>，但在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3</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33.31%</w:t>
      </w:r>
      <w:r w:rsidRPr="00EB4BBB">
        <w:rPr>
          <w:rFonts w:ascii="Times New Roman" w:eastAsia="微软雅黑" w:hAnsi="Times New Roman" w:cs="Times New Roman"/>
          <w:sz w:val="22"/>
          <w:szCs w:val="22"/>
        </w:rPr>
        <w:t>。</w:t>
      </w:r>
    </w:p>
    <w:p w14:paraId="0C8AE78F"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部分机构清仓或减仓</w:t>
      </w:r>
    </w:p>
    <w:p w14:paraId="47E20B3A" w14:textId="77777777" w:rsidR="00EB4BBB" w:rsidRPr="00EB4BBB" w:rsidRDefault="00EB4BBB">
      <w:pPr>
        <w:numPr>
          <w:ilvl w:val="0"/>
          <w:numId w:val="1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45D58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B692935" w14:textId="77777777" w:rsidR="00EB4BBB" w:rsidRPr="00EB4BBB" w:rsidRDefault="00EB4BBB">
      <w:pPr>
        <w:numPr>
          <w:ilvl w:val="0"/>
          <w:numId w:val="1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机构对</w:t>
      </w:r>
      <w:r w:rsidRPr="00EB4BBB">
        <w:rPr>
          <w:rFonts w:ascii="Times New Roman" w:eastAsia="微软雅黑" w:hAnsi="Times New Roman" w:cs="Times New Roman"/>
          <w:b/>
          <w:bCs/>
          <w:sz w:val="22"/>
          <w:szCs w:val="22"/>
        </w:rPr>
        <w:t xml:space="preserve"> APP </w:t>
      </w:r>
      <w:r w:rsidRPr="00EB4BBB">
        <w:rPr>
          <w:rFonts w:ascii="Times New Roman" w:eastAsia="微软雅黑" w:hAnsi="Times New Roman" w:cs="Times New Roman"/>
          <w:b/>
          <w:bCs/>
          <w:sz w:val="22"/>
          <w:szCs w:val="22"/>
        </w:rPr>
        <w:t>的看涨情绪浓厚</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柏基资本的超大幅增持</w:t>
      </w:r>
      <w:r w:rsidRPr="00EB4BBB">
        <w:rPr>
          <w:rFonts w:ascii="Times New Roman" w:eastAsia="微软雅黑" w:hAnsi="Times New Roman" w:cs="Times New Roman"/>
          <w:sz w:val="22"/>
          <w:szCs w:val="22"/>
        </w:rPr>
        <w:t>，可能表明他们对公司未来增长充满信心。</w:t>
      </w:r>
    </w:p>
    <w:p w14:paraId="7C5E9E7B"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84B68A">
          <v:rect id="_x0000_i1050" style="width:0;height:1.5pt" o:hralign="center" o:hrstd="t" o:hr="t" fillcolor="#a0a0a0" stroked="f"/>
        </w:pict>
      </w:r>
    </w:p>
    <w:p w14:paraId="54F2D8C8"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lastRenderedPageBreak/>
        <w:t>三、交易趋势分析</w:t>
      </w:r>
    </w:p>
    <w:p w14:paraId="0373537E"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3 </w:t>
      </w:r>
      <w:r w:rsidRPr="00EB4BBB">
        <w:rPr>
          <w:rFonts w:ascii="Times New Roman" w:eastAsia="微软雅黑" w:hAnsi="Times New Roman" w:cs="Times New Roman"/>
          <w:b/>
          <w:bCs/>
          <w:sz w:val="22"/>
          <w:szCs w:val="22"/>
        </w:rPr>
        <w:t>年交易趋势</w:t>
      </w:r>
    </w:p>
    <w:p w14:paraId="7A56AC49"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：多次出现买入和卖出，但股价整体走低。</w:t>
      </w:r>
    </w:p>
    <w:p w14:paraId="6A1C7077"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：股价开始飙升，并伴随大量买入交易。</w:t>
      </w:r>
    </w:p>
    <w:p w14:paraId="6013807C"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：股价已突破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，并继续上涨，机构买入次数明显增加。</w:t>
      </w:r>
    </w:p>
    <w:p w14:paraId="67350D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交易</w:t>
      </w:r>
    </w:p>
    <w:p w14:paraId="7954F73D" w14:textId="77777777" w:rsidR="00EB4BBB" w:rsidRPr="00EB4BBB" w:rsidRDefault="00EB4BBB">
      <w:pPr>
        <w:numPr>
          <w:ilvl w:val="0"/>
          <w:numId w:val="2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过去一年中，</w:t>
      </w:r>
      <w:r w:rsidRPr="00EB4BBB">
        <w:rPr>
          <w:rFonts w:ascii="Times New Roman" w:eastAsia="微软雅黑" w:hAnsi="Times New Roman" w:cs="Times New Roman"/>
          <w:b/>
          <w:bCs/>
          <w:sz w:val="22"/>
          <w:szCs w:val="22"/>
        </w:rPr>
        <w:t>机构买入增加与股价上涨高度相关</w:t>
      </w:r>
      <w:r w:rsidRPr="00EB4BBB">
        <w:rPr>
          <w:rFonts w:ascii="Times New Roman" w:eastAsia="微软雅黑" w:hAnsi="Times New Roman" w:cs="Times New Roman"/>
          <w:sz w:val="22"/>
          <w:szCs w:val="22"/>
        </w:rPr>
        <w:t>。</w:t>
      </w:r>
    </w:p>
    <w:p w14:paraId="4B9DE163" w14:textId="77777777" w:rsidR="00EB4BBB" w:rsidRPr="00EB4BBB" w:rsidRDefault="00EB4BBB">
      <w:pPr>
        <w:numPr>
          <w:ilvl w:val="0"/>
          <w:numId w:val="2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机构增持通常发生在</w:t>
      </w:r>
      <w:r w:rsidRPr="00EB4BBB">
        <w:rPr>
          <w:rFonts w:ascii="Times New Roman" w:eastAsia="微软雅黑" w:hAnsi="Times New Roman" w:cs="Times New Roman"/>
          <w:b/>
          <w:bCs/>
          <w:sz w:val="22"/>
          <w:szCs w:val="22"/>
        </w:rPr>
        <w:t>股价快速拉升</w:t>
      </w:r>
      <w:r w:rsidRPr="00EB4BBB">
        <w:rPr>
          <w:rFonts w:ascii="Times New Roman" w:eastAsia="微软雅黑" w:hAnsi="Times New Roman" w:cs="Times New Roman"/>
          <w:sz w:val="22"/>
          <w:szCs w:val="22"/>
        </w:rPr>
        <w:t>的过程中，表明市场看涨情绪强烈。</w:t>
      </w:r>
    </w:p>
    <w:p w14:paraId="02DC611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5B8407">
          <v:rect id="_x0000_i1051" style="width:0;height:1.5pt" o:hralign="center" o:hrstd="t" o:hr="t" fillcolor="#a0a0a0" stroked="f"/>
        </w:pict>
      </w:r>
    </w:p>
    <w:p w14:paraId="5B8680A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四、机构持仓情况</w:t>
      </w:r>
    </w:p>
    <w:p w14:paraId="520389AD"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最新持仓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，较上一期增长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，持仓占比</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1.22%</w:t>
      </w:r>
      <w:r w:rsidRPr="00EB4BBB">
        <w:rPr>
          <w:rFonts w:ascii="Times New Roman" w:eastAsia="微软雅黑" w:hAnsi="Times New Roman" w:cs="Times New Roman"/>
          <w:sz w:val="22"/>
          <w:szCs w:val="22"/>
        </w:rPr>
        <w:t>。</w:t>
      </w:r>
    </w:p>
    <w:p w14:paraId="6CC582FE"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703F3F9C"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w:t>
      </w:r>
    </w:p>
    <w:p w14:paraId="45782EE5"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EABDE56" w14:textId="77777777" w:rsidR="00EB4BBB" w:rsidRPr="00EB4BBB" w:rsidRDefault="00EB4BBB">
      <w:pPr>
        <w:numPr>
          <w:ilvl w:val="0"/>
          <w:numId w:val="2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柏基资本的大幅增持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可能意味着他们对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未来增长非常有信心。</w:t>
      </w:r>
    </w:p>
    <w:p w14:paraId="127D463D" w14:textId="77777777" w:rsidR="00EB4BBB" w:rsidRPr="00EB4BBB" w:rsidRDefault="00EB4BBB">
      <w:pPr>
        <w:numPr>
          <w:ilvl w:val="0"/>
          <w:numId w:val="2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其他机构大部分</w:t>
      </w:r>
      <w:r w:rsidRPr="00EB4BBB">
        <w:rPr>
          <w:rFonts w:ascii="Times New Roman" w:eastAsia="微软雅黑" w:hAnsi="Times New Roman" w:cs="Times New Roman"/>
          <w:b/>
          <w:bCs/>
          <w:sz w:val="22"/>
          <w:szCs w:val="22"/>
        </w:rPr>
        <w:t>维持或增加持仓</w:t>
      </w:r>
      <w:r w:rsidRPr="00EB4BBB">
        <w:rPr>
          <w:rFonts w:ascii="Times New Roman" w:eastAsia="微软雅黑" w:hAnsi="Times New Roman" w:cs="Times New Roman"/>
          <w:sz w:val="22"/>
          <w:szCs w:val="22"/>
        </w:rPr>
        <w:t>，说明市场仍然看好</w:t>
      </w:r>
      <w:r w:rsidRPr="00EB4BBB">
        <w:rPr>
          <w:rFonts w:ascii="Times New Roman" w:eastAsia="微软雅黑" w:hAnsi="Times New Roman" w:cs="Times New Roman"/>
          <w:sz w:val="22"/>
          <w:szCs w:val="22"/>
        </w:rPr>
        <w:t xml:space="preserve"> APP</w:t>
      </w:r>
      <w:r w:rsidRPr="00EB4BBB">
        <w:rPr>
          <w:rFonts w:ascii="Times New Roman" w:eastAsia="微软雅黑" w:hAnsi="Times New Roman" w:cs="Times New Roman"/>
          <w:sz w:val="22"/>
          <w:szCs w:val="22"/>
        </w:rPr>
        <w:t>。</w:t>
      </w:r>
    </w:p>
    <w:p w14:paraId="6AFC4017"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E4EDB7">
          <v:rect id="_x0000_i1052" style="width:0;height:1.5pt" o:hralign="center" o:hrstd="t" o:hr="t" fillcolor="#a0a0a0" stroked="f"/>
        </w:pict>
      </w:r>
    </w:p>
    <w:p w14:paraId="6A339974"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五、内部交易概览</w:t>
      </w:r>
    </w:p>
    <w:p w14:paraId="5892F4F2"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18 </w:t>
      </w:r>
      <w:r w:rsidRPr="00EB4BBB">
        <w:rPr>
          <w:rFonts w:ascii="Times New Roman" w:eastAsia="微软雅黑" w:hAnsi="Times New Roman" w:cs="Times New Roman"/>
          <w:b/>
          <w:bCs/>
          <w:sz w:val="22"/>
          <w:szCs w:val="22"/>
        </w:rPr>
        <w:t>个月所有高管均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净卖出</w:t>
      </w:r>
      <w:r w:rsidRPr="00EB4BBB">
        <w:rPr>
          <w:rFonts w:ascii="Times New Roman" w:eastAsia="微软雅黑" w:hAnsi="Times New Roman" w:cs="Times New Roman"/>
          <w:sz w:val="22"/>
          <w:szCs w:val="22"/>
        </w:rPr>
        <w:t>，无任何买入：</w:t>
      </w:r>
    </w:p>
    <w:p w14:paraId="18CBC0C8"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393,833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5BAF7C77"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Herald Y Chen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1,190,000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7646C9D4"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Vasily Shikin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1,869,189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4B9B9BD"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Eduardo Vivas</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2,200,686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417348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79478AC4" w14:textId="77777777" w:rsidR="00EB4BBB" w:rsidRPr="00EB4BBB" w:rsidRDefault="00EB4BBB">
      <w:pPr>
        <w:numPr>
          <w:ilvl w:val="0"/>
          <w:numId w:val="2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所有高管都在卖出，无一买入</w:t>
      </w:r>
      <w:r w:rsidRPr="00EB4BBB">
        <w:rPr>
          <w:rFonts w:ascii="Times New Roman" w:eastAsia="微软雅黑" w:hAnsi="Times New Roman" w:cs="Times New Roman"/>
          <w:sz w:val="22"/>
          <w:szCs w:val="22"/>
        </w:rPr>
        <w:t>，可能表明高管认为</w:t>
      </w:r>
      <w:r w:rsidRPr="00EB4BBB">
        <w:rPr>
          <w:rFonts w:ascii="Times New Roman" w:eastAsia="微软雅黑" w:hAnsi="Times New Roman" w:cs="Times New Roman"/>
          <w:b/>
          <w:bCs/>
          <w:sz w:val="22"/>
          <w:szCs w:val="22"/>
        </w:rPr>
        <w:t>当前股价被高估</w:t>
      </w:r>
      <w:r w:rsidRPr="00EB4BBB">
        <w:rPr>
          <w:rFonts w:ascii="Times New Roman" w:eastAsia="微软雅黑" w:hAnsi="Times New Roman" w:cs="Times New Roman"/>
          <w:sz w:val="22"/>
          <w:szCs w:val="22"/>
        </w:rPr>
        <w:t>，或者他们在</w:t>
      </w:r>
      <w:r w:rsidRPr="00EB4BBB">
        <w:rPr>
          <w:rFonts w:ascii="Times New Roman" w:eastAsia="微软雅黑" w:hAnsi="Times New Roman" w:cs="Times New Roman"/>
          <w:b/>
          <w:bCs/>
          <w:sz w:val="22"/>
          <w:szCs w:val="22"/>
        </w:rPr>
        <w:t>套现部分收益</w:t>
      </w:r>
      <w:r w:rsidRPr="00EB4BBB">
        <w:rPr>
          <w:rFonts w:ascii="Times New Roman" w:eastAsia="微软雅黑" w:hAnsi="Times New Roman" w:cs="Times New Roman"/>
          <w:sz w:val="22"/>
          <w:szCs w:val="22"/>
        </w:rPr>
        <w:t>。</w:t>
      </w:r>
    </w:p>
    <w:p w14:paraId="48A36BFA" w14:textId="77777777" w:rsidR="00EB4BBB" w:rsidRPr="00EB4BBB" w:rsidRDefault="00EB4BBB">
      <w:pPr>
        <w:numPr>
          <w:ilvl w:val="0"/>
          <w:numId w:val="2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市场上机构和散户情绪高涨</w:t>
      </w:r>
      <w:r w:rsidRPr="00EB4BBB">
        <w:rPr>
          <w:rFonts w:ascii="Times New Roman" w:eastAsia="微软雅黑" w:hAnsi="Times New Roman" w:cs="Times New Roman"/>
          <w:sz w:val="22"/>
          <w:szCs w:val="22"/>
        </w:rPr>
        <w:t>，但高管的</w:t>
      </w:r>
      <w:r w:rsidRPr="00EB4BBB">
        <w:rPr>
          <w:rFonts w:ascii="Times New Roman" w:eastAsia="微软雅黑" w:hAnsi="Times New Roman" w:cs="Times New Roman"/>
          <w:b/>
          <w:bCs/>
          <w:sz w:val="22"/>
          <w:szCs w:val="22"/>
        </w:rPr>
        <w:t>大量减持</w:t>
      </w:r>
      <w:r w:rsidRPr="00EB4BBB">
        <w:rPr>
          <w:rFonts w:ascii="Times New Roman" w:eastAsia="微软雅黑" w:hAnsi="Times New Roman" w:cs="Times New Roman"/>
          <w:sz w:val="22"/>
          <w:szCs w:val="22"/>
        </w:rPr>
        <w:t>可能会成为未来股价下跌的潜在风险信号。</w:t>
      </w:r>
    </w:p>
    <w:p w14:paraId="4072298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8051E8">
          <v:rect id="_x0000_i1053" style="width:0;height:1.5pt" o:hralign="center" o:hrstd="t" o:hr="t" fillcolor="#a0a0a0" stroked="f"/>
        </w:pict>
      </w:r>
    </w:p>
    <w:p w14:paraId="76AF82A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六、内部交易趋势</w:t>
      </w:r>
    </w:p>
    <w:p w14:paraId="4634D2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内部交易</w:t>
      </w:r>
    </w:p>
    <w:p w14:paraId="737D8159"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：高管大量卖出，股价下跌。</w:t>
      </w:r>
    </w:p>
    <w:p w14:paraId="30D81A49"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：股价开始上涨，但高管仍然继续卖出。</w:t>
      </w:r>
    </w:p>
    <w:p w14:paraId="6D752C2C"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，但高管仍未停止卖出。</w:t>
      </w:r>
    </w:p>
    <w:p w14:paraId="432C830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风险信号</w:t>
      </w:r>
    </w:p>
    <w:p w14:paraId="1DAB84E1" w14:textId="77777777" w:rsidR="00EB4BBB" w:rsidRPr="00EB4BBB" w:rsidRDefault="00EB4BBB">
      <w:pPr>
        <w:numPr>
          <w:ilvl w:val="0"/>
          <w:numId w:val="2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高管减持通常是一个潜在的风险信号</w:t>
      </w:r>
      <w:r w:rsidRPr="00EB4BBB">
        <w:rPr>
          <w:rFonts w:ascii="Times New Roman" w:eastAsia="微软雅黑" w:hAnsi="Times New Roman" w:cs="Times New Roman"/>
          <w:sz w:val="22"/>
          <w:szCs w:val="22"/>
        </w:rPr>
        <w:t>，特别是在股价大涨之后。</w:t>
      </w:r>
    </w:p>
    <w:p w14:paraId="58155D57" w14:textId="77777777" w:rsidR="00EB4BBB" w:rsidRPr="00EB4BBB" w:rsidRDefault="00EB4BBB">
      <w:pPr>
        <w:numPr>
          <w:ilvl w:val="0"/>
          <w:numId w:val="27"/>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如果</w:t>
      </w:r>
      <w:r w:rsidRPr="00EB4BBB">
        <w:rPr>
          <w:rFonts w:ascii="Times New Roman" w:eastAsia="微软雅黑" w:hAnsi="Times New Roman" w:cs="Times New Roman"/>
          <w:b/>
          <w:bCs/>
          <w:sz w:val="22"/>
          <w:szCs w:val="22"/>
        </w:rPr>
        <w:t>股价继续上涨，但高管仍持续抛售</w:t>
      </w:r>
      <w:r w:rsidRPr="00EB4BBB">
        <w:rPr>
          <w:rFonts w:ascii="Times New Roman" w:eastAsia="微软雅黑" w:hAnsi="Times New Roman" w:cs="Times New Roman"/>
          <w:sz w:val="22"/>
          <w:szCs w:val="22"/>
        </w:rPr>
        <w:t>，市场可能会在未来某个时间点出现调整。</w:t>
      </w:r>
    </w:p>
    <w:p w14:paraId="46AAB5E3"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D3159D">
          <v:rect id="_x0000_i1054" style="width:0;height:1.5pt" o:hralign="center" o:hrstd="t" o:hr="t" fillcolor="#a0a0a0" stroked="f"/>
        </w:pict>
      </w:r>
    </w:p>
    <w:p w14:paraId="1E1092C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七、最新内部交易详情</w:t>
      </w:r>
    </w:p>
    <w:p w14:paraId="7CDC3A9A"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近期所有内部交易都是卖出</w:t>
      </w:r>
    </w:p>
    <w:p w14:paraId="27C12361"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12/19</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$313.07</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15,971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776F66A"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CEO Arash Adam Foroughi</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$336.42</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124,569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69D8007F"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CFO Herald Y Chen</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$329.36</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194,080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E97E6A0"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44773D79" w14:textId="77777777" w:rsidR="00EB4BBB" w:rsidRPr="00EB4BBB" w:rsidRDefault="00EB4BBB">
      <w:pPr>
        <w:numPr>
          <w:ilvl w:val="0"/>
          <w:numId w:val="2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高管持续卖出</w:t>
      </w:r>
      <w:r w:rsidRPr="00EB4BBB">
        <w:rPr>
          <w:rFonts w:ascii="Times New Roman" w:eastAsia="微软雅黑" w:hAnsi="Times New Roman" w:cs="Times New Roman"/>
          <w:sz w:val="22"/>
          <w:szCs w:val="22"/>
        </w:rPr>
        <w:t>，说明他们认为</w:t>
      </w:r>
      <w:r w:rsidRPr="00EB4BBB">
        <w:rPr>
          <w:rFonts w:ascii="Times New Roman" w:eastAsia="微软雅黑" w:hAnsi="Times New Roman" w:cs="Times New Roman"/>
          <w:b/>
          <w:bCs/>
          <w:sz w:val="22"/>
          <w:szCs w:val="22"/>
        </w:rPr>
        <w:t>当前股价可能处于高位</w:t>
      </w:r>
      <w:r w:rsidRPr="00EB4BBB">
        <w:rPr>
          <w:rFonts w:ascii="Times New Roman" w:eastAsia="微软雅黑" w:hAnsi="Times New Roman" w:cs="Times New Roman"/>
          <w:sz w:val="22"/>
          <w:szCs w:val="22"/>
        </w:rPr>
        <w:t>。</w:t>
      </w:r>
    </w:p>
    <w:p w14:paraId="2D7E3163" w14:textId="77777777" w:rsidR="00EB4BBB" w:rsidRPr="00EB4BBB" w:rsidRDefault="00EB4BBB">
      <w:pPr>
        <w:numPr>
          <w:ilvl w:val="0"/>
          <w:numId w:val="2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交易价格较当前股价低</w:t>
      </w:r>
      <w:r w:rsidRPr="00EB4BBB">
        <w:rPr>
          <w:rFonts w:ascii="Times New Roman" w:eastAsia="微软雅黑" w:hAnsi="Times New Roman" w:cs="Times New Roman"/>
          <w:sz w:val="22"/>
          <w:szCs w:val="22"/>
        </w:rPr>
        <w:t>，说明他们</w:t>
      </w:r>
      <w:r w:rsidRPr="00EB4BBB">
        <w:rPr>
          <w:rFonts w:ascii="Times New Roman" w:eastAsia="微软雅黑" w:hAnsi="Times New Roman" w:cs="Times New Roman"/>
          <w:b/>
          <w:bCs/>
          <w:sz w:val="22"/>
          <w:szCs w:val="22"/>
        </w:rPr>
        <w:t>并未预测到近期股价的进一步上涨</w:t>
      </w:r>
      <w:r w:rsidRPr="00EB4BBB">
        <w:rPr>
          <w:rFonts w:ascii="Times New Roman" w:eastAsia="微软雅黑" w:hAnsi="Times New Roman" w:cs="Times New Roman"/>
          <w:sz w:val="22"/>
          <w:szCs w:val="22"/>
        </w:rPr>
        <w:t>。</w:t>
      </w:r>
    </w:p>
    <w:p w14:paraId="5D39620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F0E3D5">
          <v:rect id="_x0000_i1055" style="width:0;height:1.5pt" o:hralign="center" o:hrstd="t" o:hr="t" fillcolor="#a0a0a0" stroked="f"/>
        </w:pict>
      </w:r>
    </w:p>
    <w:p w14:paraId="7D738AA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八、整体分析结论</w:t>
      </w:r>
    </w:p>
    <w:p w14:paraId="549BF5A6"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市场情绪</w:t>
      </w:r>
    </w:p>
    <w:p w14:paraId="7E2BC33C" w14:textId="77777777" w:rsidR="00EB4BBB" w:rsidRPr="00EB4BBB" w:rsidRDefault="00EB4BBB">
      <w:pPr>
        <w:numPr>
          <w:ilvl w:val="0"/>
          <w:numId w:val="3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机构正在大幅买入</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 xml:space="preserve"> 5421.38% </w:t>
      </w:r>
      <w:r w:rsidRPr="00EB4BBB">
        <w:rPr>
          <w:rFonts w:ascii="Times New Roman" w:eastAsia="微软雅黑" w:hAnsi="Times New Roman" w:cs="Times New Roman"/>
          <w:b/>
          <w:bCs/>
          <w:sz w:val="22"/>
          <w:szCs w:val="22"/>
        </w:rPr>
        <w:t>的增持</w:t>
      </w:r>
      <w:r w:rsidRPr="00EB4BBB">
        <w:rPr>
          <w:rFonts w:ascii="Times New Roman" w:eastAsia="微软雅黑" w:hAnsi="Times New Roman" w:cs="Times New Roman"/>
          <w:sz w:val="22"/>
          <w:szCs w:val="22"/>
        </w:rPr>
        <w:t>，表明机构对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的长期前景看好。</w:t>
      </w:r>
    </w:p>
    <w:p w14:paraId="6FEDBE25" w14:textId="77777777" w:rsidR="00EB4BBB" w:rsidRPr="00EB4BBB" w:rsidRDefault="00EB4BBB">
      <w:pPr>
        <w:numPr>
          <w:ilvl w:val="0"/>
          <w:numId w:val="3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高管则在持续卖出</w:t>
      </w:r>
      <w:r w:rsidRPr="00EB4BBB">
        <w:rPr>
          <w:rFonts w:ascii="Times New Roman" w:eastAsia="微软雅黑" w:hAnsi="Times New Roman" w:cs="Times New Roman"/>
          <w:sz w:val="22"/>
          <w:szCs w:val="22"/>
        </w:rPr>
        <w:t>，说明他们认为当前股价可能接近峰值，或者他们对未来增长的信心不足。</w:t>
      </w:r>
    </w:p>
    <w:p w14:paraId="0EA47A45"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股价趋势</w:t>
      </w:r>
    </w:p>
    <w:p w14:paraId="56F36109" w14:textId="77777777" w:rsidR="00EB4BBB" w:rsidRPr="00EB4BBB" w:rsidRDefault="00EB4BBB">
      <w:pPr>
        <w:numPr>
          <w:ilvl w:val="0"/>
          <w:numId w:val="3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股价过去一年飙升</w:t>
      </w:r>
      <w:r w:rsidRPr="00EB4BBB">
        <w:rPr>
          <w:rFonts w:ascii="Times New Roman" w:eastAsia="微软雅黑" w:hAnsi="Times New Roman" w:cs="Times New Roman"/>
          <w:b/>
          <w:bCs/>
          <w:sz w:val="22"/>
          <w:szCs w:val="22"/>
        </w:rPr>
        <w:t xml:space="preserve"> 700%+</w:t>
      </w:r>
      <w:r w:rsidRPr="00EB4BBB">
        <w:rPr>
          <w:rFonts w:ascii="Times New Roman" w:eastAsia="微软雅黑" w:hAnsi="Times New Roman" w:cs="Times New Roman"/>
          <w:sz w:val="22"/>
          <w:szCs w:val="22"/>
        </w:rPr>
        <w:t>，远超同行，估值极高（市盈率</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t>）。</w:t>
      </w:r>
    </w:p>
    <w:p w14:paraId="51DE8A68" w14:textId="77777777" w:rsidR="00EB4BBB" w:rsidRPr="00EB4BBB" w:rsidRDefault="00EB4BBB">
      <w:pPr>
        <w:numPr>
          <w:ilvl w:val="0"/>
          <w:numId w:val="3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这种增长速度若无持续的</w:t>
      </w:r>
      <w:r w:rsidRPr="00EB4BBB">
        <w:rPr>
          <w:rFonts w:ascii="Times New Roman" w:eastAsia="微软雅黑" w:hAnsi="Times New Roman" w:cs="Times New Roman"/>
          <w:b/>
          <w:bCs/>
          <w:sz w:val="22"/>
          <w:szCs w:val="22"/>
        </w:rPr>
        <w:t>业务增长支撑</w:t>
      </w:r>
      <w:r w:rsidRPr="00EB4BBB">
        <w:rPr>
          <w:rFonts w:ascii="Times New Roman" w:eastAsia="微软雅黑" w:hAnsi="Times New Roman" w:cs="Times New Roman"/>
          <w:sz w:val="22"/>
          <w:szCs w:val="22"/>
        </w:rPr>
        <w:t>，未来可能面临较大调整压力。</w:t>
      </w:r>
    </w:p>
    <w:p w14:paraId="6170A673"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风险与机会</w:t>
      </w:r>
    </w:p>
    <w:p w14:paraId="39AE6E7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机会</w:t>
      </w:r>
    </w:p>
    <w:p w14:paraId="73D14351" w14:textId="77777777" w:rsidR="00EB4BBB" w:rsidRPr="00EB4BBB" w:rsidRDefault="00EB4BBB">
      <w:pPr>
        <w:numPr>
          <w:ilvl w:val="0"/>
          <w:numId w:val="3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机构持续增持</w:t>
      </w:r>
      <w:r w:rsidRPr="00EB4BBB">
        <w:rPr>
          <w:rFonts w:ascii="Times New Roman" w:eastAsia="微软雅黑" w:hAnsi="Times New Roman" w:cs="Times New Roman"/>
          <w:sz w:val="22"/>
          <w:szCs w:val="22"/>
        </w:rPr>
        <w:t>，市场看涨情绪强。</w:t>
      </w:r>
    </w:p>
    <w:p w14:paraId="3E106413" w14:textId="77777777" w:rsidR="00EB4BBB" w:rsidRPr="00EB4BBB" w:rsidRDefault="00EB4BBB">
      <w:pPr>
        <w:numPr>
          <w:ilvl w:val="0"/>
          <w:numId w:val="3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过去一年表现优异</w:t>
      </w:r>
      <w:r w:rsidRPr="00EB4BBB">
        <w:rPr>
          <w:rFonts w:ascii="Times New Roman" w:eastAsia="微软雅黑" w:hAnsi="Times New Roman" w:cs="Times New Roman"/>
          <w:sz w:val="22"/>
          <w:szCs w:val="22"/>
        </w:rPr>
        <w:t>，技术上有强支撑。</w:t>
      </w:r>
    </w:p>
    <w:p w14:paraId="15DC0B3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w:t>
      </w:r>
    </w:p>
    <w:p w14:paraId="35A7F0F0" w14:textId="77777777" w:rsidR="00EB4BBB" w:rsidRPr="00EB4BBB" w:rsidRDefault="00EB4BBB">
      <w:pPr>
        <w:numPr>
          <w:ilvl w:val="0"/>
          <w:numId w:val="3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估值过高</w:t>
      </w:r>
      <w:r w:rsidRPr="00EB4BBB">
        <w:rPr>
          <w:rFonts w:ascii="Times New Roman" w:eastAsia="微软雅黑" w:hAnsi="Times New Roman" w:cs="Times New Roman"/>
          <w:sz w:val="22"/>
          <w:szCs w:val="22"/>
        </w:rPr>
        <w:t>，市盈率远超同行，可能存在泡沫。</w:t>
      </w:r>
    </w:p>
    <w:p w14:paraId="06D2EF7F" w14:textId="77777777" w:rsidR="00EB4BBB" w:rsidRPr="00EB4BBB" w:rsidRDefault="00EB4BBB">
      <w:pPr>
        <w:numPr>
          <w:ilvl w:val="0"/>
          <w:numId w:val="3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高管大量卖出</w:t>
      </w:r>
      <w:r w:rsidRPr="00EB4BBB">
        <w:rPr>
          <w:rFonts w:ascii="Times New Roman" w:eastAsia="微软雅黑" w:hAnsi="Times New Roman" w:cs="Times New Roman"/>
          <w:sz w:val="22"/>
          <w:szCs w:val="22"/>
        </w:rPr>
        <w:t>，可能对股价产生压力。</w:t>
      </w:r>
    </w:p>
    <w:p w14:paraId="653A997A"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6113E8">
          <v:rect id="_x0000_i1056" style="width:0;height:1.5pt" o:hralign="center" o:hrstd="t" o:hr="t" fillcolor="#a0a0a0" stroked="f"/>
        </w:pict>
      </w:r>
    </w:p>
    <w:p w14:paraId="141EBBF5"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九、投资建议</w:t>
      </w:r>
    </w:p>
    <w:p w14:paraId="7A1D694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短期：</w:t>
      </w:r>
    </w:p>
    <w:p w14:paraId="555D1A11" w14:textId="77777777" w:rsidR="00EB4BBB" w:rsidRPr="00EB4BBB" w:rsidRDefault="00EB4BBB">
      <w:pPr>
        <w:numPr>
          <w:ilvl w:val="0"/>
          <w:numId w:val="3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仍可看涨</w:t>
      </w:r>
      <w:r w:rsidRPr="00EB4BBB">
        <w:rPr>
          <w:rFonts w:ascii="Times New Roman" w:eastAsia="微软雅黑" w:hAnsi="Times New Roman" w:cs="Times New Roman"/>
          <w:sz w:val="22"/>
          <w:szCs w:val="22"/>
        </w:rPr>
        <w:t>，但需密切关注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高管减持对股价的影响</w:t>
      </w:r>
      <w:r w:rsidRPr="00EB4BBB">
        <w:rPr>
          <w:rFonts w:ascii="Times New Roman" w:eastAsia="微软雅黑" w:hAnsi="Times New Roman" w:cs="Times New Roman"/>
          <w:sz w:val="22"/>
          <w:szCs w:val="22"/>
        </w:rPr>
        <w:t>。</w:t>
      </w:r>
    </w:p>
    <w:p w14:paraId="6FBDE47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lastRenderedPageBreak/>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长期：</w:t>
      </w:r>
    </w:p>
    <w:p w14:paraId="62F20DA8" w14:textId="77777777" w:rsidR="00EB4BBB" w:rsidRPr="00EB4BBB" w:rsidRDefault="00EB4BBB">
      <w:pPr>
        <w:numPr>
          <w:ilvl w:val="0"/>
          <w:numId w:val="3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若持有</w:t>
      </w:r>
      <w:r w:rsidRPr="00EB4BBB">
        <w:rPr>
          <w:rFonts w:ascii="Times New Roman" w:eastAsia="微软雅黑" w:hAnsi="Times New Roman" w:cs="Times New Roman"/>
          <w:b/>
          <w:bCs/>
          <w:sz w:val="22"/>
          <w:szCs w:val="22"/>
        </w:rPr>
        <w:t xml:space="preserve"> APP</w:t>
      </w: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b/>
          <w:bCs/>
          <w:sz w:val="22"/>
          <w:szCs w:val="22"/>
        </w:rPr>
        <w:t>密切关注高管进一步的交易行为</w:t>
      </w:r>
      <w:r w:rsidRPr="00EB4BBB">
        <w:rPr>
          <w:rFonts w:ascii="Times New Roman" w:eastAsia="微软雅黑" w:hAnsi="Times New Roman" w:cs="Times New Roman"/>
          <w:sz w:val="22"/>
          <w:szCs w:val="22"/>
        </w:rPr>
        <w:t>，防止趋势反转。</w:t>
      </w:r>
    </w:p>
    <w:p w14:paraId="7B02C5DC" w14:textId="77777777" w:rsidR="00EB4BBB" w:rsidRPr="00EB4BBB" w:rsidRDefault="00EB4BBB">
      <w:pPr>
        <w:numPr>
          <w:ilvl w:val="0"/>
          <w:numId w:val="35"/>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未来需观察公司的</w:t>
      </w:r>
      <w:r w:rsidRPr="00EB4BBB">
        <w:rPr>
          <w:rFonts w:ascii="Times New Roman" w:eastAsia="微软雅黑" w:hAnsi="Times New Roman" w:cs="Times New Roman"/>
          <w:b/>
          <w:bCs/>
          <w:sz w:val="22"/>
          <w:szCs w:val="22"/>
        </w:rPr>
        <w:t>业绩增长能否支撑如此高的估值</w:t>
      </w:r>
      <w:r w:rsidRPr="00EB4BBB">
        <w:rPr>
          <w:rFonts w:ascii="Times New Roman" w:eastAsia="微软雅黑" w:hAnsi="Times New Roman" w:cs="Times New Roman"/>
          <w:sz w:val="22"/>
          <w:szCs w:val="22"/>
        </w:rPr>
        <w:t>，否则股价可能回调。</w:t>
      </w:r>
    </w:p>
    <w:p w14:paraId="346D9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策略建议</w:t>
      </w:r>
    </w:p>
    <w:p w14:paraId="6B06ED5D" w14:textId="77777777" w:rsidR="00EB4BBB" w:rsidRPr="00EB4BBB" w:rsidRDefault="00EB4BBB">
      <w:pPr>
        <w:numPr>
          <w:ilvl w:val="0"/>
          <w:numId w:val="3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短期持有，但注意市场情绪转变的信号</w:t>
      </w:r>
      <w:r w:rsidRPr="00EB4BBB">
        <w:rPr>
          <w:rFonts w:ascii="Times New Roman" w:eastAsia="微软雅黑" w:hAnsi="Times New Roman" w:cs="Times New Roman"/>
          <w:sz w:val="22"/>
          <w:szCs w:val="22"/>
        </w:rPr>
        <w:t>。</w:t>
      </w:r>
    </w:p>
    <w:p w14:paraId="03CD02EC" w14:textId="77777777" w:rsidR="00EB4BBB" w:rsidRPr="00EB4BBB" w:rsidRDefault="00EB4BBB">
      <w:pPr>
        <w:numPr>
          <w:ilvl w:val="0"/>
          <w:numId w:val="3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关注未来财报数据</w:t>
      </w:r>
      <w:r w:rsidRPr="00EB4BBB">
        <w:rPr>
          <w:rFonts w:ascii="Times New Roman" w:eastAsia="微软雅黑" w:hAnsi="Times New Roman" w:cs="Times New Roman"/>
          <w:sz w:val="22"/>
          <w:szCs w:val="22"/>
        </w:rPr>
        <w:t>，以评估公司是否能维持当前的盈利能力与成长性。</w:t>
      </w:r>
    </w:p>
    <w:p w14:paraId="6AF5CE3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B458799">
          <v:rect id="_x0000_i1057" style="width:0;height:1.5pt" o:hralign="center" o:hrstd="t" o:hr="t" fillcolor="#a0a0a0" stroked="f"/>
        </w:pict>
      </w:r>
    </w:p>
    <w:p w14:paraId="72F4A31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结论</w:t>
      </w:r>
    </w:p>
    <w:p w14:paraId="2E22840D" w14:textId="77777777" w:rsidR="00EB4BBB" w:rsidRPr="00EB4BBB" w:rsidRDefault="00EB4BBB">
      <w:pPr>
        <w:numPr>
          <w:ilvl w:val="0"/>
          <w:numId w:val="3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机构看涨，股价继续上行</w:t>
      </w:r>
      <w:r w:rsidRPr="00EB4BBB">
        <w:rPr>
          <w:rFonts w:ascii="Times New Roman" w:eastAsia="微软雅黑" w:hAnsi="Times New Roman" w:cs="Times New Roman"/>
          <w:sz w:val="22"/>
          <w:szCs w:val="22"/>
        </w:rPr>
        <w:t>，但</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高管持续减持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可能预示潜在风险。</w:t>
      </w:r>
    </w:p>
    <w:p w14:paraId="7D30AB94" w14:textId="77777777" w:rsidR="00EB4BBB" w:rsidRPr="00EB4BBB" w:rsidRDefault="00EB4BBB">
      <w:pPr>
        <w:numPr>
          <w:ilvl w:val="0"/>
          <w:numId w:val="37"/>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保持谨慎乐观</w:t>
      </w:r>
      <w:r w:rsidRPr="00EB4BBB">
        <w:rPr>
          <w:rFonts w:ascii="Times New Roman" w:eastAsia="微软雅黑" w:hAnsi="Times New Roman" w:cs="Times New Roman"/>
          <w:sz w:val="22"/>
          <w:szCs w:val="22"/>
        </w:rPr>
        <w:t>，短期持有，但需设定</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止损位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以规避潜在风险。</w:t>
      </w:r>
    </w:p>
    <w:p w14:paraId="5BBD550E"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相关公司对比</w:t>
      </w:r>
      <w:r w:rsidRPr="0070167C">
        <w:rPr>
          <w:rFonts w:ascii="Times New Roman" w:eastAsia="微软雅黑" w:hAnsi="Times New Roman" w:cs="Times New Roman"/>
          <w:sz w:val="22"/>
          <w:szCs w:val="22"/>
        </w:rPr>
        <w:t>：</w:t>
      </w:r>
    </w:p>
    <w:p w14:paraId="0974DB6C"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当前股价</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$378.22</w:t>
      </w:r>
      <w:r w:rsidRPr="0070167C">
        <w:rPr>
          <w:rFonts w:ascii="Times New Roman" w:eastAsia="微软雅黑" w:hAnsi="Times New Roman" w:cs="Times New Roman"/>
          <w:sz w:val="22"/>
          <w:szCs w:val="22"/>
        </w:rPr>
        <w:t>，当日涨幅</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+2.70%</w:t>
      </w:r>
      <w:r w:rsidRPr="0070167C">
        <w:rPr>
          <w:rFonts w:ascii="Times New Roman" w:eastAsia="微软雅黑" w:hAnsi="Times New Roman" w:cs="Times New Roman"/>
          <w:sz w:val="22"/>
          <w:szCs w:val="22"/>
        </w:rPr>
        <w:t>，市值</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9,260.24</w:t>
      </w:r>
      <w:r w:rsidRPr="0070167C">
        <w:rPr>
          <w:rFonts w:ascii="Times New Roman" w:eastAsia="微软雅黑" w:hAnsi="Times New Roman" w:cs="Times New Roman"/>
          <w:b/>
          <w:bCs/>
          <w:sz w:val="22"/>
          <w:szCs w:val="22"/>
        </w:rPr>
        <w:t>亿</w:t>
      </w:r>
      <w:r w:rsidRPr="0070167C">
        <w:rPr>
          <w:rFonts w:ascii="Times New Roman" w:eastAsia="微软雅黑" w:hAnsi="Times New Roman" w:cs="Times New Roman"/>
          <w:sz w:val="22"/>
          <w:szCs w:val="22"/>
        </w:rPr>
        <w:t>。</w:t>
      </w:r>
    </w:p>
    <w:p w14:paraId="63126FD6"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个月总回报率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+707.02%</w:t>
      </w:r>
      <w:r w:rsidRPr="0070167C">
        <w:rPr>
          <w:rFonts w:ascii="Times New Roman" w:eastAsia="微软雅黑" w:hAnsi="Times New Roman" w:cs="Times New Roman"/>
          <w:sz w:val="22"/>
          <w:szCs w:val="22"/>
        </w:rPr>
        <w:t>，市盈率</w:t>
      </w:r>
      <w:r w:rsidRPr="0070167C">
        <w:rPr>
          <w:rFonts w:ascii="Times New Roman" w:eastAsia="微软雅黑" w:hAnsi="Times New Roman" w:cs="Times New Roman"/>
          <w:sz w:val="22"/>
          <w:szCs w:val="22"/>
        </w:rPr>
        <w:t xml:space="preserve"> (TTM) </w:t>
      </w:r>
      <w:r w:rsidRPr="0070167C">
        <w:rPr>
          <w:rFonts w:ascii="Times New Roman" w:eastAsia="微软雅黑" w:hAnsi="Times New Roman" w:cs="Times New Roman"/>
          <w:b/>
          <w:bCs/>
          <w:sz w:val="22"/>
          <w:szCs w:val="22"/>
        </w:rPr>
        <w:t>114.61</w:t>
      </w:r>
      <w:r w:rsidRPr="0070167C">
        <w:rPr>
          <w:rFonts w:ascii="Times New Roman" w:eastAsia="微软雅黑" w:hAnsi="Times New Roman" w:cs="Times New Roman"/>
          <w:sz w:val="22"/>
          <w:szCs w:val="22"/>
        </w:rPr>
        <w:t>，市净率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135.08</w:t>
      </w:r>
      <w:r w:rsidRPr="0070167C">
        <w:rPr>
          <w:rFonts w:ascii="Times New Roman" w:eastAsia="微软雅黑" w:hAnsi="Times New Roman" w:cs="Times New Roman"/>
          <w:sz w:val="22"/>
          <w:szCs w:val="22"/>
        </w:rPr>
        <w:t>，市销率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31.10</w:t>
      </w:r>
      <w:r w:rsidRPr="0070167C">
        <w:rPr>
          <w:rFonts w:ascii="Times New Roman" w:eastAsia="微软雅黑" w:hAnsi="Times New Roman" w:cs="Times New Roman"/>
          <w:sz w:val="22"/>
          <w:szCs w:val="22"/>
        </w:rPr>
        <w:t>。</w:t>
      </w:r>
    </w:p>
    <w:p w14:paraId="55594805"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相较于行业其他软件应用公司（如</w:t>
      </w:r>
      <w:r w:rsidRPr="0070167C">
        <w:rPr>
          <w:rFonts w:ascii="Times New Roman" w:eastAsia="微软雅黑" w:hAnsi="Times New Roman" w:cs="Times New Roman"/>
          <w:sz w:val="22"/>
          <w:szCs w:val="22"/>
        </w:rPr>
        <w:t>ADBE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ADP</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CDNS</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CRM</w:t>
      </w:r>
      <w:r w:rsidRPr="0070167C">
        <w:rPr>
          <w:rFonts w:ascii="Times New Roman" w:eastAsia="微软雅黑" w:hAnsi="Times New Roman" w:cs="Times New Roman"/>
          <w:sz w:val="22"/>
          <w:szCs w:val="22"/>
        </w:rPr>
        <w:t>等），</w:t>
      </w: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的</w:t>
      </w:r>
      <w:r w:rsidRPr="0070167C">
        <w:rPr>
          <w:rFonts w:ascii="Times New Roman" w:eastAsia="微软雅黑" w:hAnsi="Times New Roman" w:cs="Times New Roman"/>
          <w:b/>
          <w:bCs/>
          <w:sz w:val="22"/>
          <w:szCs w:val="22"/>
        </w:rPr>
        <w:t>增长速度远超同行</w:t>
      </w:r>
      <w:r w:rsidRPr="0070167C">
        <w:rPr>
          <w:rFonts w:ascii="Times New Roman" w:eastAsia="微软雅黑" w:hAnsi="Times New Roman" w:cs="Times New Roman"/>
          <w:sz w:val="22"/>
          <w:szCs w:val="22"/>
        </w:rPr>
        <w:t>，但估值水平（</w:t>
      </w:r>
      <w:r w:rsidRPr="0070167C">
        <w:rPr>
          <w:rFonts w:ascii="Times New Roman" w:eastAsia="微软雅黑" w:hAnsi="Times New Roman" w:cs="Times New Roman"/>
          <w:sz w:val="22"/>
          <w:szCs w:val="22"/>
        </w:rPr>
        <w:t>P/E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P/B</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P/S</w:t>
      </w:r>
      <w:r w:rsidRPr="0070167C">
        <w:rPr>
          <w:rFonts w:ascii="Times New Roman" w:eastAsia="微软雅黑" w:hAnsi="Times New Roman" w:cs="Times New Roman"/>
          <w:sz w:val="22"/>
          <w:szCs w:val="22"/>
        </w:rPr>
        <w:t>）也显著高于其他公司。</w:t>
      </w:r>
    </w:p>
    <w:p w14:paraId="5D2CDB81"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机构大资金交易情况</w:t>
      </w:r>
      <w:r w:rsidRPr="0070167C">
        <w:rPr>
          <w:rFonts w:ascii="Times New Roman" w:eastAsia="微软雅黑" w:hAnsi="Times New Roman" w:cs="Times New Roman"/>
          <w:sz w:val="22"/>
          <w:szCs w:val="22"/>
        </w:rPr>
        <w:t>：</w:t>
      </w:r>
    </w:p>
    <w:p w14:paraId="1CEDCF17"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31</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柏基资本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5421.38%</w:t>
      </w:r>
      <w:r w:rsidRPr="0070167C">
        <w:rPr>
          <w:rFonts w:ascii="Times New Roman" w:eastAsia="微软雅黑" w:hAnsi="Times New Roman" w:cs="Times New Roman"/>
          <w:sz w:val="22"/>
          <w:szCs w:val="22"/>
        </w:rPr>
        <w:t>，持有</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4,084,496</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股，占流通股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1.22%</w:t>
      </w:r>
      <w:r w:rsidRPr="0070167C">
        <w:rPr>
          <w:rFonts w:ascii="Times New Roman" w:eastAsia="微软雅黑" w:hAnsi="Times New Roman" w:cs="Times New Roman"/>
          <w:sz w:val="22"/>
          <w:szCs w:val="22"/>
        </w:rPr>
        <w:t>。</w:t>
      </w:r>
    </w:p>
    <w:p w14:paraId="6A2E560E"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乔尔</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格林布拉特</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减仓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-23.43%</w:t>
      </w:r>
      <w:r w:rsidRPr="0070167C">
        <w:rPr>
          <w:rFonts w:ascii="Times New Roman" w:eastAsia="微软雅黑" w:hAnsi="Times New Roman" w:cs="Times New Roman"/>
          <w:sz w:val="22"/>
          <w:szCs w:val="22"/>
        </w:rPr>
        <w:t>，持股减少至</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163,015</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0EA859D7"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+337.93%</w:t>
      </w:r>
      <w:r w:rsidRPr="0070167C">
        <w:rPr>
          <w:rFonts w:ascii="Times New Roman" w:eastAsia="微软雅黑" w:hAnsi="Times New Roman" w:cs="Times New Roman"/>
          <w:sz w:val="22"/>
          <w:szCs w:val="22"/>
        </w:rPr>
        <w:t>，持股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265,590</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6B8B3F2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APP </w:t>
      </w:r>
      <w:r w:rsidRPr="0070167C">
        <w:rPr>
          <w:rFonts w:ascii="Times New Roman" w:eastAsia="微软雅黑" w:hAnsi="Times New Roman" w:cs="Times New Roman"/>
          <w:b/>
          <w:bCs/>
          <w:sz w:val="22"/>
          <w:szCs w:val="22"/>
        </w:rPr>
        <w:t>内部交易</w:t>
      </w:r>
      <w:r w:rsidRPr="0070167C">
        <w:rPr>
          <w:rFonts w:ascii="Times New Roman" w:eastAsia="微软雅黑" w:hAnsi="Times New Roman" w:cs="Times New Roman"/>
          <w:sz w:val="22"/>
          <w:szCs w:val="22"/>
        </w:rPr>
        <w:t>：</w:t>
      </w:r>
    </w:p>
    <w:p w14:paraId="5802C842"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18 </w:t>
      </w:r>
      <w:r w:rsidRPr="0070167C">
        <w:rPr>
          <w:rFonts w:ascii="Times New Roman" w:eastAsia="微软雅黑" w:hAnsi="Times New Roman" w:cs="Times New Roman"/>
          <w:b/>
          <w:bCs/>
          <w:sz w:val="22"/>
          <w:szCs w:val="22"/>
        </w:rPr>
        <w:t>个月</w:t>
      </w:r>
      <w:r w:rsidRPr="0070167C">
        <w:rPr>
          <w:rFonts w:ascii="Times New Roman" w:eastAsia="微软雅黑" w:hAnsi="Times New Roman" w:cs="Times New Roman"/>
          <w:sz w:val="22"/>
          <w:szCs w:val="22"/>
        </w:rPr>
        <w:t>，高管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净卖出</w:t>
      </w:r>
      <w:r w:rsidRPr="0070167C">
        <w:rPr>
          <w:rFonts w:ascii="Times New Roman" w:eastAsia="微软雅黑" w:hAnsi="Times New Roman" w:cs="Times New Roman"/>
          <w:b/>
          <w:bCs/>
          <w:sz w:val="22"/>
          <w:szCs w:val="22"/>
        </w:rPr>
        <w:t xml:space="preserve"> 142,686,284 </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sz w:val="22"/>
          <w:szCs w:val="22"/>
        </w:rPr>
        <w:t>，无明显买入记录。</w:t>
      </w:r>
    </w:p>
    <w:p w14:paraId="7DC96703"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lastRenderedPageBreak/>
        <w:t>近期大规模卖出的高管包括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Herald Y Chen</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Arash Adam Foroughi</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Victoria Valenzuela</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等。</w:t>
      </w:r>
    </w:p>
    <w:p w14:paraId="3281D28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机构持仓数据</w:t>
      </w:r>
      <w:r w:rsidRPr="0070167C">
        <w:rPr>
          <w:rFonts w:ascii="Times New Roman" w:eastAsia="微软雅黑" w:hAnsi="Times New Roman" w:cs="Times New Roman"/>
          <w:sz w:val="22"/>
          <w:szCs w:val="22"/>
        </w:rPr>
        <w:t>：</w:t>
      </w:r>
    </w:p>
    <w:p w14:paraId="3976695F"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机构持股占比</w:t>
      </w:r>
      <w:r w:rsidRPr="0070167C">
        <w:rPr>
          <w:rFonts w:ascii="Times New Roman" w:eastAsia="微软雅黑" w:hAnsi="Times New Roman" w:cs="Times New Roman"/>
          <w:sz w:val="22"/>
          <w:szCs w:val="22"/>
        </w:rPr>
        <w:t xml:space="preserve"> 54.54%</w:t>
      </w:r>
      <w:r w:rsidRPr="0070167C">
        <w:rPr>
          <w:rFonts w:ascii="Times New Roman" w:eastAsia="微软雅黑" w:hAnsi="Times New Roman" w:cs="Times New Roman"/>
          <w:sz w:val="22"/>
          <w:szCs w:val="22"/>
        </w:rPr>
        <w:t>，近几个月增长明显。</w:t>
      </w:r>
    </w:p>
    <w:p w14:paraId="0EB543AC"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自由流通股占比</w:t>
      </w:r>
      <w:r w:rsidRPr="0070167C">
        <w:rPr>
          <w:rFonts w:ascii="Times New Roman" w:eastAsia="微软雅黑" w:hAnsi="Times New Roman" w:cs="Times New Roman"/>
          <w:sz w:val="22"/>
          <w:szCs w:val="22"/>
        </w:rPr>
        <w:t xml:space="preserve"> 85.86%</w:t>
      </w:r>
      <w:r w:rsidRPr="0070167C">
        <w:rPr>
          <w:rFonts w:ascii="Times New Roman" w:eastAsia="微软雅黑" w:hAnsi="Times New Roman" w:cs="Times New Roman"/>
          <w:sz w:val="22"/>
          <w:szCs w:val="22"/>
        </w:rPr>
        <w:t>，机构持股持续提升。</w:t>
      </w:r>
    </w:p>
    <w:p w14:paraId="5AF1CF03"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内部人持股</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，但有下降趋势。</w:t>
      </w:r>
    </w:p>
    <w:p w14:paraId="099F826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高管持股数据</w:t>
      </w:r>
      <w:r w:rsidRPr="0070167C">
        <w:rPr>
          <w:rFonts w:ascii="Times New Roman" w:eastAsia="微软雅黑" w:hAnsi="Times New Roman" w:cs="Times New Roman"/>
          <w:sz w:val="22"/>
          <w:szCs w:val="22"/>
        </w:rPr>
        <w:t>：</w:t>
      </w:r>
    </w:p>
    <w:p w14:paraId="475A7ADD"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主要持股人：</w:t>
      </w:r>
      <w:r w:rsidRPr="0070167C">
        <w:rPr>
          <w:rFonts w:ascii="Times New Roman" w:eastAsia="微软雅黑" w:hAnsi="Times New Roman" w:cs="Times New Roman"/>
          <w:b/>
          <w:bCs/>
          <w:sz w:val="22"/>
          <w:szCs w:val="22"/>
        </w:rPr>
        <w:t>Eduardo Vivas (7.4M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Vasily Shikin (3.5M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Adam Foroughi (3.0M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w:t>
      </w:r>
    </w:p>
    <w:p w14:paraId="75285B21"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内部人持股在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6.41% </w:t>
      </w:r>
      <w:r w:rsidRPr="0070167C">
        <w:rPr>
          <w:rFonts w:ascii="Times New Roman" w:eastAsia="微软雅黑" w:hAnsi="Times New Roman" w:cs="Times New Roman"/>
          <w:b/>
          <w:bCs/>
          <w:sz w:val="22"/>
          <w:szCs w:val="22"/>
        </w:rPr>
        <w:t>下降至</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w:t>
      </w:r>
    </w:p>
    <w:p w14:paraId="283D01F1"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ROE </w:t>
      </w:r>
      <w:r w:rsidRPr="0070167C">
        <w:rPr>
          <w:rFonts w:ascii="Times New Roman" w:eastAsia="微软雅黑" w:hAnsi="Times New Roman" w:cs="Times New Roman"/>
          <w:b/>
          <w:bCs/>
          <w:sz w:val="22"/>
          <w:szCs w:val="22"/>
        </w:rPr>
        <w:t>分析（净资产收益率）</w:t>
      </w:r>
      <w:r w:rsidRPr="0070167C">
        <w:rPr>
          <w:rFonts w:ascii="Times New Roman" w:eastAsia="微软雅黑" w:hAnsi="Times New Roman" w:cs="Times New Roman"/>
          <w:sz w:val="22"/>
          <w:szCs w:val="22"/>
        </w:rPr>
        <w:t>：</w:t>
      </w:r>
    </w:p>
    <w:p w14:paraId="47804541"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 xml:space="preserve">ROE </w:t>
      </w:r>
      <w:r w:rsidRPr="0070167C">
        <w:rPr>
          <w:rFonts w:ascii="Times New Roman" w:eastAsia="微软雅黑" w:hAnsi="Times New Roman" w:cs="Times New Roman"/>
          <w:b/>
          <w:bCs/>
          <w:sz w:val="22"/>
          <w:szCs w:val="22"/>
        </w:rPr>
        <w:t>198.25%</w:t>
      </w:r>
      <w:r w:rsidRPr="0070167C">
        <w:rPr>
          <w:rFonts w:ascii="Times New Roman" w:eastAsia="微软雅黑" w:hAnsi="Times New Roman" w:cs="Times New Roman"/>
          <w:sz w:val="22"/>
          <w:szCs w:val="22"/>
        </w:rPr>
        <w:t>，表现极端亮眼。</w:t>
      </w:r>
    </w:p>
    <w:p w14:paraId="1EEDAC20"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主要驱动因素：</w:t>
      </w:r>
      <w:r w:rsidRPr="0070167C">
        <w:rPr>
          <w:rFonts w:ascii="Times New Roman" w:eastAsia="微软雅黑" w:hAnsi="Times New Roman" w:cs="Times New Roman"/>
          <w:b/>
          <w:bCs/>
          <w:sz w:val="22"/>
          <w:szCs w:val="22"/>
        </w:rPr>
        <w:t>高净利率（</w:t>
      </w:r>
      <w:r w:rsidRPr="0070167C">
        <w:rPr>
          <w:rFonts w:ascii="Times New Roman" w:eastAsia="微软雅黑" w:hAnsi="Times New Roman" w:cs="Times New Roman"/>
          <w:b/>
          <w:bCs/>
          <w:sz w:val="22"/>
          <w:szCs w:val="22"/>
        </w:rPr>
        <w:t>36.26%</w:t>
      </w:r>
      <w:r w:rsidRPr="0070167C">
        <w:rPr>
          <w:rFonts w:ascii="Times New Roman" w:eastAsia="微软雅黑" w:hAnsi="Times New Roman" w:cs="Times New Roman"/>
          <w:b/>
          <w:bCs/>
          <w:sz w:val="22"/>
          <w:szCs w:val="22"/>
        </w:rPr>
        <w:t>）、适中的资产周转率（</w:t>
      </w:r>
      <w:r w:rsidRPr="0070167C">
        <w:rPr>
          <w:rFonts w:ascii="Times New Roman" w:eastAsia="微软雅黑" w:hAnsi="Times New Roman" w:cs="Times New Roman"/>
          <w:b/>
          <w:bCs/>
          <w:sz w:val="22"/>
          <w:szCs w:val="22"/>
        </w:rPr>
        <w:t xml:space="preserve">0.8948 </w:t>
      </w:r>
      <w:r w:rsidRPr="0070167C">
        <w:rPr>
          <w:rFonts w:ascii="Times New Roman" w:eastAsia="微软雅黑" w:hAnsi="Times New Roman" w:cs="Times New Roman"/>
          <w:b/>
          <w:bCs/>
          <w:sz w:val="22"/>
          <w:szCs w:val="22"/>
        </w:rPr>
        <w:t>次）和极高的权益乘数（</w:t>
      </w:r>
      <w:r w:rsidRPr="0070167C">
        <w:rPr>
          <w:rFonts w:ascii="Times New Roman" w:eastAsia="微软雅黑" w:hAnsi="Times New Roman" w:cs="Times New Roman"/>
          <w:b/>
          <w:bCs/>
          <w:sz w:val="22"/>
          <w:szCs w:val="22"/>
        </w:rPr>
        <w:t>6.11</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，意味着公司可能存在较大的财务杠杆。</w:t>
      </w:r>
    </w:p>
    <w:p w14:paraId="1EF1157A" w14:textId="77777777" w:rsidR="0070167C" w:rsidRPr="0070167C" w:rsidRDefault="0070167C" w:rsidP="0070167C">
      <w:pPr>
        <w:rPr>
          <w:rFonts w:ascii="Times New Roman" w:eastAsia="微软雅黑" w:hAnsi="Times New Roman" w:cs="Times New Roman"/>
          <w:b/>
          <w:bCs/>
          <w:sz w:val="22"/>
          <w:szCs w:val="22"/>
        </w:rPr>
      </w:pPr>
      <w:r w:rsidRPr="0070167C">
        <w:rPr>
          <w:rFonts w:ascii="Times New Roman" w:eastAsia="微软雅黑" w:hAnsi="Times New Roman" w:cs="Times New Roman"/>
          <w:b/>
          <w:bCs/>
          <w:sz w:val="22"/>
          <w:szCs w:val="22"/>
        </w:rPr>
        <w:t>结论：</w:t>
      </w:r>
    </w:p>
    <w:p w14:paraId="21D1B899"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高成长但估值极端</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 xml:space="preserve">AppLovin </w:t>
      </w:r>
      <w:r w:rsidRPr="0070167C">
        <w:rPr>
          <w:rFonts w:ascii="Times New Roman" w:eastAsia="微软雅黑" w:hAnsi="Times New Roman" w:cs="Times New Roman"/>
          <w:sz w:val="22"/>
          <w:szCs w:val="22"/>
        </w:rPr>
        <w:t>在过去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个月内</w:t>
      </w:r>
      <w:r w:rsidRPr="0070167C">
        <w:rPr>
          <w:rFonts w:ascii="Times New Roman" w:eastAsia="微软雅黑" w:hAnsi="Times New Roman" w:cs="Times New Roman"/>
          <w:b/>
          <w:bCs/>
          <w:sz w:val="22"/>
          <w:szCs w:val="22"/>
        </w:rPr>
        <w:t>股价飙升</w:t>
      </w:r>
      <w:r w:rsidRPr="0070167C">
        <w:rPr>
          <w:rFonts w:ascii="Times New Roman" w:eastAsia="微软雅黑" w:hAnsi="Times New Roman" w:cs="Times New Roman"/>
          <w:b/>
          <w:bCs/>
          <w:sz w:val="22"/>
          <w:szCs w:val="22"/>
        </w:rPr>
        <w:t>700%</w:t>
      </w:r>
      <w:r w:rsidRPr="0070167C">
        <w:rPr>
          <w:rFonts w:ascii="Times New Roman" w:eastAsia="微软雅黑" w:hAnsi="Times New Roman" w:cs="Times New Roman"/>
          <w:sz w:val="22"/>
          <w:szCs w:val="22"/>
        </w:rPr>
        <w:t>，但市盈率、市净率、市销率远高于行业均值，意味着市场对其未来增长预期极高。</w:t>
      </w:r>
    </w:p>
    <w:p w14:paraId="05A37FCE"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机构持续加仓，内部人持续减持</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b/>
          <w:bCs/>
          <w:sz w:val="22"/>
          <w:szCs w:val="22"/>
        </w:rPr>
        <w:t>机构（如柏基资本、雷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达里奥）持续增持，但高管大规模抛售</w:t>
      </w:r>
      <w:r w:rsidRPr="0070167C">
        <w:rPr>
          <w:rFonts w:ascii="Times New Roman" w:eastAsia="微软雅黑" w:hAnsi="Times New Roman" w:cs="Times New Roman"/>
          <w:sz w:val="22"/>
          <w:szCs w:val="22"/>
        </w:rPr>
        <w:t>，可能表明高管认为当前估值过高。</w:t>
      </w:r>
    </w:p>
    <w:p w14:paraId="6C6ABA7B"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高杠杆运作，</w:t>
      </w:r>
      <w:r w:rsidRPr="0070167C">
        <w:rPr>
          <w:rFonts w:ascii="Times New Roman" w:eastAsia="微软雅黑" w:hAnsi="Times New Roman" w:cs="Times New Roman"/>
          <w:b/>
          <w:bCs/>
          <w:sz w:val="22"/>
          <w:szCs w:val="22"/>
        </w:rPr>
        <w:t>ROE</w:t>
      </w:r>
      <w:r w:rsidRPr="0070167C">
        <w:rPr>
          <w:rFonts w:ascii="Times New Roman" w:eastAsia="微软雅黑" w:hAnsi="Times New Roman" w:cs="Times New Roman"/>
          <w:b/>
          <w:bCs/>
          <w:sz w:val="22"/>
          <w:szCs w:val="22"/>
        </w:rPr>
        <w:t>超高</w:t>
      </w:r>
      <w:r w:rsidRPr="0070167C">
        <w:rPr>
          <w:rFonts w:ascii="Times New Roman" w:eastAsia="微软雅黑" w:hAnsi="Times New Roman" w:cs="Times New Roman"/>
          <w:sz w:val="22"/>
          <w:szCs w:val="22"/>
        </w:rPr>
        <w:t>：财务结构依赖高杠杆（权益乘数</w:t>
      </w:r>
      <w:r w:rsidRPr="0070167C">
        <w:rPr>
          <w:rFonts w:ascii="Times New Roman" w:eastAsia="微软雅黑" w:hAnsi="Times New Roman" w:cs="Times New Roman"/>
          <w:sz w:val="22"/>
          <w:szCs w:val="22"/>
        </w:rPr>
        <w:t xml:space="preserve"> 6.11</w:t>
      </w:r>
      <w:r w:rsidRPr="0070167C">
        <w:rPr>
          <w:rFonts w:ascii="Times New Roman" w:eastAsia="微软雅黑" w:hAnsi="Times New Roman" w:cs="Times New Roman"/>
          <w:sz w:val="22"/>
          <w:szCs w:val="22"/>
        </w:rPr>
        <w:t>），如果行业或市场环境变化，风险较高。</w:t>
      </w:r>
    </w:p>
    <w:p w14:paraId="5580E6CF"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未来风险</w:t>
      </w:r>
      <w:r w:rsidRPr="0070167C">
        <w:rPr>
          <w:rFonts w:ascii="Times New Roman" w:eastAsia="微软雅黑" w:hAnsi="Times New Roman" w:cs="Times New Roman"/>
          <w:sz w:val="22"/>
          <w:szCs w:val="22"/>
        </w:rPr>
        <w:t>：虽然目前上涨趋势强劲，但如果未来盈利增速放缓，</w:t>
      </w:r>
      <w:r w:rsidRPr="0070167C">
        <w:rPr>
          <w:rFonts w:ascii="Times New Roman" w:eastAsia="微软雅黑" w:hAnsi="Times New Roman" w:cs="Times New Roman"/>
          <w:b/>
          <w:bCs/>
          <w:sz w:val="22"/>
          <w:szCs w:val="22"/>
        </w:rPr>
        <w:t>高估值或导致股价大幅波动</w:t>
      </w:r>
      <w:r w:rsidRPr="0070167C">
        <w:rPr>
          <w:rFonts w:ascii="Times New Roman" w:eastAsia="微软雅黑" w:hAnsi="Times New Roman" w:cs="Times New Roman"/>
          <w:sz w:val="22"/>
          <w:szCs w:val="22"/>
        </w:rPr>
        <w:t>。</w:t>
      </w:r>
    </w:p>
    <w:p w14:paraId="4D238337" w14:textId="77777777" w:rsidR="0070167C" w:rsidRPr="0070167C" w:rsidRDefault="0070167C" w:rsidP="0070167C">
      <w:p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lastRenderedPageBreak/>
        <w:t>如果你想进一步深入分析，建议重点关注：</w:t>
      </w:r>
    </w:p>
    <w:p w14:paraId="666DC406"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公司财务报表细节</w:t>
      </w:r>
      <w:r w:rsidRPr="0070167C">
        <w:rPr>
          <w:rFonts w:ascii="Times New Roman" w:eastAsia="微软雅黑" w:hAnsi="Times New Roman" w:cs="Times New Roman"/>
          <w:sz w:val="22"/>
          <w:szCs w:val="22"/>
        </w:rPr>
        <w:t>（增长可持续性、杠杆风险）。</w:t>
      </w:r>
    </w:p>
    <w:p w14:paraId="1C05FB5D"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市场趋势</w:t>
      </w:r>
      <w:r w:rsidRPr="0070167C">
        <w:rPr>
          <w:rFonts w:ascii="Times New Roman" w:eastAsia="微软雅黑" w:hAnsi="Times New Roman" w:cs="Times New Roman"/>
          <w:sz w:val="22"/>
          <w:szCs w:val="22"/>
        </w:rPr>
        <w:t>（广告技术、</w:t>
      </w:r>
      <w:r w:rsidRPr="0070167C">
        <w:rPr>
          <w:rFonts w:ascii="Times New Roman" w:eastAsia="微软雅黑" w:hAnsi="Times New Roman" w:cs="Times New Roman"/>
          <w:sz w:val="22"/>
          <w:szCs w:val="22"/>
        </w:rPr>
        <w:t>AI</w:t>
      </w:r>
      <w:r w:rsidRPr="0070167C">
        <w:rPr>
          <w:rFonts w:ascii="Times New Roman" w:eastAsia="微软雅黑" w:hAnsi="Times New Roman" w:cs="Times New Roman"/>
          <w:sz w:val="22"/>
          <w:szCs w:val="22"/>
        </w:rPr>
        <w:t>广告优化）。</w:t>
      </w:r>
    </w:p>
    <w:p w14:paraId="2C88E8D1"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机构持仓变化</w:t>
      </w:r>
      <w:r w:rsidRPr="0070167C">
        <w:rPr>
          <w:rFonts w:ascii="Times New Roman" w:eastAsia="微软雅黑" w:hAnsi="Times New Roman" w:cs="Times New Roman"/>
          <w:sz w:val="22"/>
          <w:szCs w:val="22"/>
        </w:rPr>
        <w:t>（机构是否开始减仓）。</w:t>
      </w:r>
    </w:p>
    <w:p w14:paraId="1B585F16"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未来盈利预期</w:t>
      </w:r>
      <w:r w:rsidRPr="0070167C">
        <w:rPr>
          <w:rFonts w:ascii="Times New Roman" w:eastAsia="微软雅黑" w:hAnsi="Times New Roman" w:cs="Times New Roman"/>
          <w:sz w:val="22"/>
          <w:szCs w:val="22"/>
        </w:rPr>
        <w:t>（实际盈利是否能匹配市场预期）。</w:t>
      </w:r>
    </w:p>
    <w:p w14:paraId="6EFC5A10" w14:textId="77777777" w:rsidR="007F3A26" w:rsidRPr="004C33BC" w:rsidRDefault="007F3A26" w:rsidP="007F3A26">
      <w:pPr>
        <w:pStyle w:val="2"/>
        <w:rPr>
          <w:rFonts w:ascii="Times New Roman" w:eastAsia="微软雅黑" w:hAnsi="Times New Roman" w:cs="Times New Roman"/>
          <w:b/>
          <w:bCs/>
          <w:sz w:val="22"/>
          <w:szCs w:val="22"/>
        </w:rPr>
      </w:pPr>
      <w:bookmarkStart w:id="9" w:name="_Toc197087768"/>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9"/>
    </w:p>
    <w:p w14:paraId="43A1F9C5" w14:textId="6DDE1A58" w:rsidR="003B0283" w:rsidRDefault="007F3A26" w:rsidP="003B0283">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Seeking Alpha</w:t>
      </w:r>
    </w:p>
    <w:p w14:paraId="2395D3C8" w14:textId="77E9590E" w:rsidR="003B0283" w:rsidRPr="003B0283" w:rsidRDefault="003B0283" w:rsidP="003B0283">
      <w:pPr>
        <w:rPr>
          <w:rFonts w:ascii="Times New Roman" w:eastAsia="微软雅黑" w:hAnsi="Times New Roman" w:cs="Times New Roman"/>
          <w:b/>
          <w:bCs/>
          <w:sz w:val="22"/>
          <w:szCs w:val="22"/>
        </w:rPr>
      </w:pPr>
      <w:hyperlink r:id="rId306" w:history="1">
        <w:r w:rsidRPr="007F3A26">
          <w:rPr>
            <w:rStyle w:val="af0"/>
            <w:rFonts w:ascii="Times New Roman" w:eastAsia="微软雅黑" w:hAnsi="Times New Roman" w:cs="Times New Roman"/>
            <w:b/>
            <w:bCs/>
            <w:sz w:val="22"/>
            <w:szCs w:val="22"/>
          </w:rPr>
          <w:t xml:space="preserve">AppLovin (APP) Q4 </w:t>
        </w:r>
        <w:r w:rsidRPr="007F3A26">
          <w:rPr>
            <w:rStyle w:val="af0"/>
            <w:rFonts w:ascii="Times New Roman" w:eastAsia="微软雅黑" w:hAnsi="Times New Roman" w:cs="Times New Roman"/>
            <w:b/>
            <w:bCs/>
            <w:sz w:val="22"/>
            <w:szCs w:val="22"/>
          </w:rPr>
          <w:t>财报前分析</w:t>
        </w:r>
      </w:hyperlink>
    </w:p>
    <w:p w14:paraId="45EA7526"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风险与机会并存，高估值带来的挑战</w:t>
      </w:r>
    </w:p>
    <w:p w14:paraId="4E9D164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766EB5">
          <v:rect id="_x0000_i1058" style="width:0;height:1.5pt" o:hralign="center" o:hrstd="t" o:hr="t" fillcolor="#a0a0a0" stroked="f"/>
        </w:pict>
      </w:r>
    </w:p>
    <w:p w14:paraId="7B6DB6ED"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核心观点</w:t>
      </w:r>
    </w:p>
    <w:p w14:paraId="3B0FA752"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评级：保持</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持有</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立场</w:t>
      </w:r>
    </w:p>
    <w:p w14:paraId="6292CD21"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由于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估值高企</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未来增长空间受限</w:t>
      </w:r>
      <w:r w:rsidRPr="003B0283">
        <w:rPr>
          <w:rFonts w:ascii="Times New Roman" w:eastAsia="微软雅黑" w:hAnsi="Times New Roman" w:cs="Times New Roman"/>
          <w:sz w:val="22"/>
          <w:szCs w:val="22"/>
        </w:rPr>
        <w:t>，尽管公司表现优异，短期回报有限。</w:t>
      </w:r>
    </w:p>
    <w:p w14:paraId="34D44ABF"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业务增长是强劲的催化剂，但市场预期已过度反映。</w:t>
      </w:r>
    </w:p>
    <w:p w14:paraId="4F446078"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Q3 </w:t>
      </w:r>
      <w:r w:rsidRPr="003B0283">
        <w:rPr>
          <w:rFonts w:ascii="Times New Roman" w:eastAsia="微软雅黑" w:hAnsi="Times New Roman" w:cs="Times New Roman"/>
          <w:b/>
          <w:bCs/>
          <w:sz w:val="22"/>
          <w:szCs w:val="22"/>
        </w:rPr>
        <w:t>业绩亮点</w:t>
      </w:r>
    </w:p>
    <w:p w14:paraId="0D35C8B1"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总收入</w:t>
      </w:r>
      <w:r w:rsidRPr="003B0283">
        <w:rPr>
          <w:rFonts w:ascii="Times New Roman" w:eastAsia="微软雅黑" w:hAnsi="Times New Roman" w:cs="Times New Roman"/>
          <w:b/>
          <w:bCs/>
          <w:sz w:val="22"/>
          <w:szCs w:val="22"/>
        </w:rPr>
        <w:t xml:space="preserve"> $1.2B</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+38.64%</w:t>
      </w:r>
      <w:r w:rsidRPr="003B0283">
        <w:rPr>
          <w:rFonts w:ascii="Times New Roman" w:eastAsia="微软雅黑" w:hAnsi="Times New Roman" w:cs="Times New Roman"/>
          <w:sz w:val="22"/>
          <w:szCs w:val="22"/>
        </w:rPr>
        <w:t>），其中</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软件平台（</w:t>
      </w:r>
      <w:r w:rsidRPr="003B0283">
        <w:rPr>
          <w:rFonts w:ascii="Times New Roman" w:eastAsia="微软雅黑" w:hAnsi="Times New Roman" w:cs="Times New Roman"/>
          <w:b/>
          <w:bCs/>
          <w:sz w:val="22"/>
          <w:szCs w:val="22"/>
        </w:rPr>
        <w:t>SP</w:t>
      </w:r>
      <w:r w:rsidRPr="003B0283">
        <w:rPr>
          <w:rFonts w:ascii="Times New Roman" w:eastAsia="微软雅黑" w:hAnsi="Times New Roman" w:cs="Times New Roman"/>
          <w:b/>
          <w:bCs/>
          <w:sz w:val="22"/>
          <w:szCs w:val="22"/>
        </w:rPr>
        <w:t>）贡献</w:t>
      </w:r>
      <w:r w:rsidRPr="003B0283">
        <w:rPr>
          <w:rFonts w:ascii="Times New Roman" w:eastAsia="微软雅黑" w:hAnsi="Times New Roman" w:cs="Times New Roman"/>
          <w:b/>
          <w:bCs/>
          <w:sz w:val="22"/>
          <w:szCs w:val="22"/>
        </w:rPr>
        <w:t xml:space="preserve"> $835M</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+65.56%</w:t>
      </w:r>
      <w:r w:rsidRPr="003B0283">
        <w:rPr>
          <w:rFonts w:ascii="Times New Roman" w:eastAsia="微软雅黑" w:hAnsi="Times New Roman" w:cs="Times New Roman"/>
          <w:sz w:val="22"/>
          <w:szCs w:val="22"/>
        </w:rPr>
        <w:t>）。</w:t>
      </w:r>
    </w:p>
    <w:p w14:paraId="6360F3C2"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60.2%</w:t>
      </w:r>
      <w:r w:rsidRPr="003B0283">
        <w:rPr>
          <w:rFonts w:ascii="Times New Roman" w:eastAsia="微软雅黑" w:hAnsi="Times New Roman" w:cs="Times New Roman"/>
          <w:sz w:val="22"/>
          <w:szCs w:val="22"/>
        </w:rPr>
        <w:t>（相比去年</w:t>
      </w:r>
      <w:r w:rsidRPr="003B0283">
        <w:rPr>
          <w:rFonts w:ascii="Times New Roman" w:eastAsia="微软雅黑" w:hAnsi="Times New Roman" w:cs="Times New Roman"/>
          <w:sz w:val="22"/>
          <w:szCs w:val="22"/>
        </w:rPr>
        <w:t xml:space="preserve"> 48.51%</w:t>
      </w:r>
      <w:r w:rsidRPr="003B0283">
        <w:rPr>
          <w:rFonts w:ascii="Times New Roman" w:eastAsia="微软雅黑" w:hAnsi="Times New Roman" w:cs="Times New Roman"/>
          <w:sz w:val="22"/>
          <w:szCs w:val="22"/>
        </w:rPr>
        <w:t>），主要受益于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AXON AI </w:t>
      </w:r>
      <w:r w:rsidRPr="003B0283">
        <w:rPr>
          <w:rFonts w:ascii="Times New Roman" w:eastAsia="微软雅黑" w:hAnsi="Times New Roman" w:cs="Times New Roman"/>
          <w:b/>
          <w:bCs/>
          <w:sz w:val="22"/>
          <w:szCs w:val="22"/>
        </w:rPr>
        <w:t>算法优化</w:t>
      </w:r>
      <w:r w:rsidRPr="003B0283">
        <w:rPr>
          <w:rFonts w:ascii="Times New Roman" w:eastAsia="微软雅黑" w:hAnsi="Times New Roman" w:cs="Times New Roman"/>
          <w:sz w:val="22"/>
          <w:szCs w:val="22"/>
        </w:rPr>
        <w:t>。</w:t>
      </w:r>
    </w:p>
    <w:p w14:paraId="197441EE"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自由现金流</w:t>
      </w:r>
      <w:r w:rsidRPr="003B0283">
        <w:rPr>
          <w:rFonts w:ascii="Times New Roman" w:eastAsia="微软雅黑" w:hAnsi="Times New Roman" w:cs="Times New Roman"/>
          <w:b/>
          <w:bCs/>
          <w:sz w:val="22"/>
          <w:szCs w:val="22"/>
        </w:rPr>
        <w:t xml:space="preserve"> $545M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+182%</w:t>
      </w:r>
      <w:r w:rsidRPr="003B0283">
        <w:rPr>
          <w:rFonts w:ascii="Times New Roman" w:eastAsia="微软雅黑" w:hAnsi="Times New Roman" w:cs="Times New Roman"/>
          <w:sz w:val="22"/>
          <w:szCs w:val="22"/>
        </w:rPr>
        <w:t>）。</w:t>
      </w:r>
    </w:p>
    <w:p w14:paraId="1C1202E2"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回购计划扩至</w:t>
      </w:r>
      <w:r w:rsidRPr="003B0283">
        <w:rPr>
          <w:rFonts w:ascii="Times New Roman" w:eastAsia="微软雅黑" w:hAnsi="Times New Roman" w:cs="Times New Roman"/>
          <w:b/>
          <w:bCs/>
          <w:sz w:val="22"/>
          <w:szCs w:val="22"/>
        </w:rPr>
        <w:t xml:space="preserve"> $2.3B</w:t>
      </w:r>
      <w:r w:rsidRPr="003B0283">
        <w:rPr>
          <w:rFonts w:ascii="Times New Roman" w:eastAsia="微软雅黑" w:hAnsi="Times New Roman" w:cs="Times New Roman"/>
          <w:sz w:val="22"/>
          <w:szCs w:val="22"/>
        </w:rPr>
        <w:t>，支持股价稳定。</w:t>
      </w:r>
    </w:p>
    <w:p w14:paraId="7A054D26"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及</w:t>
      </w:r>
      <w:r w:rsidRPr="003B0283">
        <w:rPr>
          <w:rFonts w:ascii="Times New Roman" w:eastAsia="微软雅黑" w:hAnsi="Times New Roman" w:cs="Times New Roman"/>
          <w:b/>
          <w:bCs/>
          <w:sz w:val="22"/>
          <w:szCs w:val="22"/>
        </w:rPr>
        <w:t xml:space="preserve"> 2025 </w:t>
      </w:r>
      <w:r w:rsidRPr="003B0283">
        <w:rPr>
          <w:rFonts w:ascii="Times New Roman" w:eastAsia="微软雅黑" w:hAnsi="Times New Roman" w:cs="Times New Roman"/>
          <w:b/>
          <w:bCs/>
          <w:sz w:val="22"/>
          <w:szCs w:val="22"/>
        </w:rPr>
        <w:t>财测</w:t>
      </w:r>
    </w:p>
    <w:p w14:paraId="386D9BB9"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预计</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 $1.24B - $1.26B</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EBITDA $740M - $760M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20-30%</w:t>
      </w:r>
      <w:r w:rsidRPr="003B0283">
        <w:rPr>
          <w:rFonts w:ascii="Times New Roman" w:eastAsia="微软雅黑" w:hAnsi="Times New Roman" w:cs="Times New Roman"/>
          <w:sz w:val="22"/>
          <w:szCs w:val="22"/>
        </w:rPr>
        <w:t>。</w:t>
      </w:r>
    </w:p>
    <w:p w14:paraId="5FFBD7DB"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lastRenderedPageBreak/>
        <w:t xml:space="preserve">2025/26 </w:t>
      </w:r>
      <w:r w:rsidRPr="003B0283">
        <w:rPr>
          <w:rFonts w:ascii="Times New Roman" w:eastAsia="微软雅黑" w:hAnsi="Times New Roman" w:cs="Times New Roman"/>
          <w:sz w:val="22"/>
          <w:szCs w:val="22"/>
        </w:rPr>
        <w:t>目标</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稳健增长</w:t>
      </w:r>
      <w:r w:rsidRPr="003B0283">
        <w:rPr>
          <w:rFonts w:ascii="Times New Roman" w:eastAsia="微软雅黑" w:hAnsi="Times New Roman" w:cs="Times New Roman"/>
          <w:b/>
          <w:bCs/>
          <w:sz w:val="22"/>
          <w:szCs w:val="22"/>
        </w:rPr>
        <w:t xml:space="preserve"> 20-30%</w:t>
      </w:r>
      <w:r w:rsidRPr="003B0283">
        <w:rPr>
          <w:rFonts w:ascii="Times New Roman" w:eastAsia="微软雅黑" w:hAnsi="Times New Roman" w:cs="Times New Roman"/>
          <w:sz w:val="22"/>
          <w:szCs w:val="22"/>
        </w:rPr>
        <w:t>，但市场预期已反映。</w:t>
      </w:r>
    </w:p>
    <w:p w14:paraId="5B94C99E"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估值挑战</w:t>
      </w:r>
    </w:p>
    <w:p w14:paraId="7607A32A"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sz w:val="22"/>
          <w:szCs w:val="22"/>
        </w:rPr>
        <w:t xml:space="preserve"> PEG </w:t>
      </w:r>
      <w:r w:rsidRPr="003B0283">
        <w:rPr>
          <w:rFonts w:ascii="Times New Roman" w:eastAsia="微软雅黑" w:hAnsi="Times New Roman" w:cs="Times New Roman"/>
          <w:b/>
          <w:bCs/>
          <w:sz w:val="22"/>
          <w:szCs w:val="22"/>
        </w:rPr>
        <w:t>1.23x</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2026 </w:t>
      </w:r>
      <w:r w:rsidRPr="003B0283">
        <w:rPr>
          <w:rFonts w:ascii="Times New Roman" w:eastAsia="微软雅黑" w:hAnsi="Times New Roman" w:cs="Times New Roman"/>
          <w:b/>
          <w:bCs/>
          <w:sz w:val="22"/>
          <w:szCs w:val="22"/>
        </w:rPr>
        <w:t>1.24x</w:t>
      </w:r>
      <w:r w:rsidRPr="003B0283">
        <w:rPr>
          <w:rFonts w:ascii="Times New Roman" w:eastAsia="微软雅黑" w:hAnsi="Times New Roman" w:cs="Times New Roman"/>
          <w:sz w:val="22"/>
          <w:szCs w:val="22"/>
        </w:rPr>
        <w:t>，估值偏高。</w:t>
      </w:r>
    </w:p>
    <w:p w14:paraId="1E0B6A43"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78% </w:t>
      </w:r>
      <w:r w:rsidRPr="003B0283">
        <w:rPr>
          <w:rFonts w:ascii="Times New Roman" w:eastAsia="微软雅黑" w:hAnsi="Times New Roman" w:cs="Times New Roman"/>
          <w:b/>
          <w:bCs/>
          <w:sz w:val="22"/>
          <w:szCs w:val="22"/>
        </w:rPr>
        <w:t>可能已达峰值</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增长受限。</w:t>
      </w:r>
    </w:p>
    <w:p w14:paraId="36F84450"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投资者关注的关键问题</w:t>
      </w:r>
    </w:p>
    <w:p w14:paraId="6D617ED6"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高管持续</w:t>
      </w:r>
      <w:r w:rsidRPr="003B0283">
        <w:rPr>
          <w:rFonts w:ascii="Times New Roman" w:eastAsia="微软雅黑" w:hAnsi="Times New Roman" w:cs="Times New Roman"/>
          <w:b/>
          <w:bCs/>
          <w:sz w:val="22"/>
          <w:szCs w:val="22"/>
        </w:rPr>
        <w:t>大规模减持</w:t>
      </w:r>
      <w:r w:rsidRPr="003B0283">
        <w:rPr>
          <w:rFonts w:ascii="Times New Roman" w:eastAsia="微软雅黑" w:hAnsi="Times New Roman" w:cs="Times New Roman"/>
          <w:sz w:val="22"/>
          <w:szCs w:val="22"/>
        </w:rPr>
        <w:t>，机构资金</w:t>
      </w:r>
      <w:r w:rsidRPr="003B0283">
        <w:rPr>
          <w:rFonts w:ascii="Times New Roman" w:eastAsia="微软雅黑" w:hAnsi="Times New Roman" w:cs="Times New Roman"/>
          <w:b/>
          <w:bCs/>
          <w:sz w:val="22"/>
          <w:szCs w:val="22"/>
        </w:rPr>
        <w:t>加仓</w:t>
      </w:r>
      <w:r w:rsidRPr="003B0283">
        <w:rPr>
          <w:rFonts w:ascii="Times New Roman" w:eastAsia="微软雅黑" w:hAnsi="Times New Roman" w:cs="Times New Roman"/>
          <w:sz w:val="22"/>
          <w:szCs w:val="22"/>
        </w:rPr>
        <w:t>（柏基资本</w:t>
      </w:r>
      <w:r w:rsidRPr="003B0283">
        <w:rPr>
          <w:rFonts w:ascii="Times New Roman" w:eastAsia="微软雅黑" w:hAnsi="Times New Roman" w:cs="Times New Roman"/>
          <w:sz w:val="22"/>
          <w:szCs w:val="22"/>
        </w:rPr>
        <w:t>+5421%</w:t>
      </w:r>
      <w:r w:rsidRPr="003B0283">
        <w:rPr>
          <w:rFonts w:ascii="Times New Roman" w:eastAsia="微软雅黑" w:hAnsi="Times New Roman" w:cs="Times New Roman"/>
          <w:sz w:val="22"/>
          <w:szCs w:val="22"/>
        </w:rPr>
        <w:t>）。</w:t>
      </w:r>
    </w:p>
    <w:p w14:paraId="504BC669"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Q3 </w:t>
      </w:r>
      <w:r w:rsidRPr="003B0283">
        <w:rPr>
          <w:rFonts w:ascii="Times New Roman" w:eastAsia="微软雅黑" w:hAnsi="Times New Roman" w:cs="Times New Roman"/>
          <w:sz w:val="22"/>
          <w:szCs w:val="22"/>
        </w:rPr>
        <w:t>财报超预期推高</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b/>
          <w:bCs/>
          <w:sz w:val="22"/>
          <w:szCs w:val="22"/>
        </w:rPr>
        <w:t>若稍有不及或市场情绪转变，股价可能剧烈回调</w:t>
      </w:r>
      <w:r w:rsidRPr="003B0283">
        <w:rPr>
          <w:rFonts w:ascii="Times New Roman" w:eastAsia="微软雅黑" w:hAnsi="Times New Roman" w:cs="Times New Roman"/>
          <w:sz w:val="22"/>
          <w:szCs w:val="22"/>
        </w:rPr>
        <w:t>。</w:t>
      </w:r>
    </w:p>
    <w:p w14:paraId="06078EED"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681F5E3">
          <v:rect id="_x0000_i1059" style="width:0;height:1.5pt" o:hralign="center" o:hrstd="t" o:hr="t" fillcolor="#a0a0a0" stroked="f"/>
        </w:pict>
      </w:r>
    </w:p>
    <w:p w14:paraId="6B02D956"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关键风险</w:t>
      </w:r>
    </w:p>
    <w:p w14:paraId="67589DC5"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高估值带来的下行风险</w:t>
      </w:r>
      <w:r w:rsidRPr="003B0283">
        <w:rPr>
          <w:rFonts w:ascii="Times New Roman" w:eastAsia="微软雅黑" w:hAnsi="Times New Roman" w:cs="Times New Roman"/>
          <w:sz w:val="22"/>
          <w:szCs w:val="22"/>
        </w:rPr>
        <w:t>：</w:t>
      </w:r>
    </w:p>
    <w:p w14:paraId="4DA96D33"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市场已定价</w:t>
      </w:r>
      <w:r w:rsidRPr="003B0283">
        <w:rPr>
          <w:rFonts w:ascii="Times New Roman" w:eastAsia="微软雅黑" w:hAnsi="Times New Roman" w:cs="Times New Roman"/>
          <w:b/>
          <w:bCs/>
          <w:sz w:val="22"/>
          <w:szCs w:val="22"/>
        </w:rPr>
        <w:t>未来增长</w:t>
      </w:r>
      <w:r w:rsidRPr="003B0283">
        <w:rPr>
          <w:rFonts w:ascii="Times New Roman" w:eastAsia="微软雅黑" w:hAnsi="Times New Roman" w:cs="Times New Roman"/>
          <w:sz w:val="22"/>
          <w:szCs w:val="22"/>
        </w:rPr>
        <w:t>，但如果</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营收</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不及预期，可能面临大幅回调。</w:t>
      </w:r>
    </w:p>
    <w:p w14:paraId="77CF272C"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历史市盈率（</w:t>
      </w:r>
      <w:r w:rsidRPr="003B0283">
        <w:rPr>
          <w:rFonts w:ascii="Times New Roman" w:eastAsia="微软雅黑" w:hAnsi="Times New Roman" w:cs="Times New Roman"/>
          <w:b/>
          <w:bCs/>
          <w:sz w:val="22"/>
          <w:szCs w:val="22"/>
        </w:rPr>
        <w:t>P/E</w:t>
      </w:r>
      <w:r w:rsidRPr="003B0283">
        <w:rPr>
          <w:rFonts w:ascii="Times New Roman" w:eastAsia="微软雅黑" w:hAnsi="Times New Roman" w:cs="Times New Roman"/>
          <w:b/>
          <w:bCs/>
          <w:sz w:val="22"/>
          <w:szCs w:val="22"/>
        </w:rPr>
        <w:t>）已经处于高位</w:t>
      </w:r>
      <w:r w:rsidRPr="003B0283">
        <w:rPr>
          <w:rFonts w:ascii="Times New Roman" w:eastAsia="微软雅黑" w:hAnsi="Times New Roman" w:cs="Times New Roman"/>
          <w:sz w:val="22"/>
          <w:szCs w:val="22"/>
        </w:rPr>
        <w:t>，市场对</w:t>
      </w:r>
      <w:r w:rsidRPr="003B0283">
        <w:rPr>
          <w:rFonts w:ascii="Times New Roman" w:eastAsia="微软雅黑" w:hAnsi="Times New Roman" w:cs="Times New Roman"/>
          <w:sz w:val="22"/>
          <w:szCs w:val="22"/>
        </w:rPr>
        <w:t xml:space="preserve"> APP </w:t>
      </w:r>
      <w:r w:rsidRPr="003B0283">
        <w:rPr>
          <w:rFonts w:ascii="Times New Roman" w:eastAsia="微软雅黑" w:hAnsi="Times New Roman" w:cs="Times New Roman"/>
          <w:sz w:val="22"/>
          <w:szCs w:val="22"/>
        </w:rPr>
        <w:t>的增长信心极高，容易受到负面情绪影响。</w:t>
      </w:r>
    </w:p>
    <w:p w14:paraId="611EC788"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增长瓶颈</w:t>
      </w:r>
      <w:r w:rsidRPr="003B0283">
        <w:rPr>
          <w:rFonts w:ascii="Times New Roman" w:eastAsia="微软雅黑" w:hAnsi="Times New Roman" w:cs="Times New Roman"/>
          <w:sz w:val="22"/>
          <w:szCs w:val="22"/>
        </w:rPr>
        <w:t>：</w:t>
      </w:r>
    </w:p>
    <w:p w14:paraId="74D992AE"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流量变现模式的天花板</w:t>
      </w:r>
      <w:r w:rsidRPr="003B0283">
        <w:rPr>
          <w:rFonts w:ascii="Times New Roman" w:eastAsia="微软雅黑" w:hAnsi="Times New Roman" w:cs="Times New Roman"/>
          <w:sz w:val="22"/>
          <w:szCs w:val="22"/>
        </w:rPr>
        <w:t>：软件业务已占</w:t>
      </w:r>
      <w:r w:rsidRPr="003B0283">
        <w:rPr>
          <w:rFonts w:ascii="Times New Roman" w:eastAsia="微软雅黑" w:hAnsi="Times New Roman" w:cs="Times New Roman"/>
          <w:sz w:val="22"/>
          <w:szCs w:val="22"/>
        </w:rPr>
        <w:t xml:space="preserve"> 70% </w:t>
      </w:r>
      <w:r w:rsidRPr="003B0283">
        <w:rPr>
          <w:rFonts w:ascii="Times New Roman" w:eastAsia="微软雅黑" w:hAnsi="Times New Roman" w:cs="Times New Roman"/>
          <w:sz w:val="22"/>
          <w:szCs w:val="22"/>
        </w:rPr>
        <w:t>收入，未来增长可能不及市场预期。</w:t>
      </w:r>
    </w:p>
    <w:p w14:paraId="59DD1B17"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利润率见顶</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78% </w:t>
      </w:r>
      <w:r w:rsidRPr="003B0283">
        <w:rPr>
          <w:rFonts w:ascii="Times New Roman" w:eastAsia="微软雅黑" w:hAnsi="Times New Roman" w:cs="Times New Roman"/>
          <w:sz w:val="22"/>
          <w:szCs w:val="22"/>
        </w:rPr>
        <w:t>的利润率已经非常高，继续提升空间有限。</w:t>
      </w:r>
    </w:p>
    <w:p w14:paraId="12652131"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行业竞争激烈</w:t>
      </w:r>
      <w:r w:rsidRPr="003B0283">
        <w:rPr>
          <w:rFonts w:ascii="Times New Roman" w:eastAsia="微软雅黑" w:hAnsi="Times New Roman" w:cs="Times New Roman"/>
          <w:sz w:val="22"/>
          <w:szCs w:val="22"/>
        </w:rPr>
        <w:t>，如</w:t>
      </w:r>
      <w:r w:rsidRPr="003B0283">
        <w:rPr>
          <w:rFonts w:ascii="Times New Roman" w:eastAsia="微软雅黑" w:hAnsi="Times New Roman" w:cs="Times New Roman"/>
          <w:sz w:val="22"/>
          <w:szCs w:val="22"/>
        </w:rPr>
        <w:t xml:space="preserve"> Meta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Google </w:t>
      </w:r>
      <w:r w:rsidRPr="003B0283">
        <w:rPr>
          <w:rFonts w:ascii="Times New Roman" w:eastAsia="微软雅黑" w:hAnsi="Times New Roman" w:cs="Times New Roman"/>
          <w:sz w:val="22"/>
          <w:szCs w:val="22"/>
        </w:rPr>
        <w:t>在广告领域的布局可能带来压力。</w:t>
      </w:r>
    </w:p>
    <w:p w14:paraId="4CB7147D"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高管减持警讯</w:t>
      </w:r>
      <w:r w:rsidRPr="003B0283">
        <w:rPr>
          <w:rFonts w:ascii="Times New Roman" w:eastAsia="微软雅黑" w:hAnsi="Times New Roman" w:cs="Times New Roman"/>
          <w:sz w:val="22"/>
          <w:szCs w:val="22"/>
        </w:rPr>
        <w:t>：</w:t>
      </w:r>
    </w:p>
    <w:p w14:paraId="2699E863"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管理层持续减持</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2023-2025 </w:t>
      </w:r>
      <w:r w:rsidRPr="003B0283">
        <w:rPr>
          <w:rFonts w:ascii="Times New Roman" w:eastAsia="微软雅黑" w:hAnsi="Times New Roman" w:cs="Times New Roman"/>
          <w:sz w:val="22"/>
          <w:szCs w:val="22"/>
        </w:rPr>
        <w:t>年累计卖出</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1.4 </w:t>
      </w:r>
      <w:r w:rsidRPr="003B0283">
        <w:rPr>
          <w:rFonts w:ascii="Times New Roman" w:eastAsia="微软雅黑" w:hAnsi="Times New Roman" w:cs="Times New Roman"/>
          <w:b/>
          <w:bCs/>
          <w:sz w:val="22"/>
          <w:szCs w:val="22"/>
        </w:rPr>
        <w:t>亿股</w:t>
      </w:r>
      <w:r w:rsidRPr="003B0283">
        <w:rPr>
          <w:rFonts w:ascii="Times New Roman" w:eastAsia="微软雅黑" w:hAnsi="Times New Roman" w:cs="Times New Roman"/>
          <w:sz w:val="22"/>
          <w:szCs w:val="22"/>
        </w:rPr>
        <w:t>，且无明显回购。</w:t>
      </w:r>
    </w:p>
    <w:p w14:paraId="7974E3CB"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这表明管理层对当前估值可能较为谨慎，不愿长期持有。</w:t>
      </w:r>
    </w:p>
    <w:p w14:paraId="1453EE0A"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C2E108">
          <v:rect id="_x0000_i1060" style="width:0;height:1.5pt" o:hralign="center" o:hrstd="t" o:hr="t" fillcolor="#a0a0a0" stroked="f"/>
        </w:pict>
      </w:r>
    </w:p>
    <w:p w14:paraId="72DFC2E2"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投资建议</w:t>
      </w:r>
    </w:p>
    <w:p w14:paraId="0D443C5C"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lastRenderedPageBreak/>
        <w:t>短期策略（</w:t>
      </w:r>
      <w:r w:rsidRPr="003B0283">
        <w:rPr>
          <w:rFonts w:ascii="Times New Roman" w:eastAsia="微软雅黑" w:hAnsi="Times New Roman" w:cs="Times New Roman"/>
          <w:b/>
          <w:bCs/>
          <w:sz w:val="22"/>
          <w:szCs w:val="22"/>
        </w:rPr>
        <w:t xml:space="preserve">1-3 </w:t>
      </w:r>
      <w:r w:rsidRPr="003B0283">
        <w:rPr>
          <w:rFonts w:ascii="Times New Roman" w:eastAsia="微软雅黑" w:hAnsi="Times New Roman" w:cs="Times New Roman"/>
          <w:b/>
          <w:bCs/>
          <w:sz w:val="22"/>
          <w:szCs w:val="22"/>
        </w:rPr>
        <w:t>个月）：谨慎持有，避免追高</w:t>
      </w:r>
    </w:p>
    <w:p w14:paraId="0DCC4A66" w14:textId="77777777" w:rsidR="003B0283" w:rsidRPr="003B0283" w:rsidRDefault="003B0283">
      <w:pPr>
        <w:numPr>
          <w:ilvl w:val="0"/>
          <w:numId w:val="43"/>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财报超预期</w:t>
      </w:r>
      <w:r w:rsidRPr="003B0283">
        <w:rPr>
          <w:rFonts w:ascii="Times New Roman" w:eastAsia="微软雅黑" w:hAnsi="Times New Roman" w:cs="Times New Roman"/>
          <w:sz w:val="22"/>
          <w:szCs w:val="22"/>
        </w:rPr>
        <w:t>，股价可能进一步冲高，但短期上涨空间有限，风险增大。</w:t>
      </w:r>
    </w:p>
    <w:p w14:paraId="714EEEA3" w14:textId="77777777" w:rsidR="003B0283" w:rsidRPr="003B0283" w:rsidRDefault="003B0283">
      <w:pPr>
        <w:numPr>
          <w:ilvl w:val="0"/>
          <w:numId w:val="43"/>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财报稍有不及</w:t>
      </w:r>
      <w:r w:rsidRPr="003B0283">
        <w:rPr>
          <w:rFonts w:ascii="Times New Roman" w:eastAsia="微软雅黑" w:hAnsi="Times New Roman" w:cs="Times New Roman"/>
          <w:sz w:val="22"/>
          <w:szCs w:val="22"/>
        </w:rPr>
        <w:t>，股价可能迅速回调，尤其是</w:t>
      </w:r>
      <w:r w:rsidRPr="003B0283">
        <w:rPr>
          <w:rFonts w:ascii="Times New Roman" w:eastAsia="微软雅黑" w:hAnsi="Times New Roman" w:cs="Times New Roman"/>
          <w:sz w:val="22"/>
          <w:szCs w:val="22"/>
        </w:rPr>
        <w:t xml:space="preserve"> EPS </w:t>
      </w:r>
      <w:r w:rsidRPr="003B0283">
        <w:rPr>
          <w:rFonts w:ascii="Times New Roman" w:eastAsia="微软雅黑" w:hAnsi="Times New Roman" w:cs="Times New Roman"/>
          <w:sz w:val="22"/>
          <w:szCs w:val="22"/>
        </w:rPr>
        <w:t>增长达不到市场预期时。</w:t>
      </w:r>
    </w:p>
    <w:p w14:paraId="7C25DD45"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中长期策略（</w:t>
      </w:r>
      <w:r w:rsidRPr="003B0283">
        <w:rPr>
          <w:rFonts w:ascii="Times New Roman" w:eastAsia="微软雅黑" w:hAnsi="Times New Roman" w:cs="Times New Roman"/>
          <w:b/>
          <w:bCs/>
          <w:sz w:val="22"/>
          <w:szCs w:val="22"/>
        </w:rPr>
        <w:t xml:space="preserve">6-12 </w:t>
      </w:r>
      <w:r w:rsidRPr="003B0283">
        <w:rPr>
          <w:rFonts w:ascii="Times New Roman" w:eastAsia="微软雅黑" w:hAnsi="Times New Roman" w:cs="Times New Roman"/>
          <w:b/>
          <w:bCs/>
          <w:sz w:val="22"/>
          <w:szCs w:val="22"/>
        </w:rPr>
        <w:t>个月）：逢低布局</w:t>
      </w:r>
    </w:p>
    <w:p w14:paraId="53A69C39" w14:textId="77777777" w:rsidR="003B0283" w:rsidRPr="003B0283" w:rsidRDefault="003B0283">
      <w:pPr>
        <w:numPr>
          <w:ilvl w:val="0"/>
          <w:numId w:val="44"/>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等待更合理的估值水平</w:t>
      </w:r>
      <w:r w:rsidRPr="003B0283">
        <w:rPr>
          <w:rFonts w:ascii="Times New Roman" w:eastAsia="微软雅黑" w:hAnsi="Times New Roman" w:cs="Times New Roman"/>
          <w:sz w:val="22"/>
          <w:szCs w:val="22"/>
        </w:rPr>
        <w:t>：当前估值（</w:t>
      </w:r>
      <w:r w:rsidRPr="003B0283">
        <w:rPr>
          <w:rFonts w:ascii="Times New Roman" w:eastAsia="微软雅黑" w:hAnsi="Times New Roman" w:cs="Times New Roman"/>
          <w:sz w:val="22"/>
          <w:szCs w:val="22"/>
        </w:rPr>
        <w:t>PEG &gt; 1.2x</w:t>
      </w:r>
      <w:r w:rsidRPr="003B0283">
        <w:rPr>
          <w:rFonts w:ascii="Times New Roman" w:eastAsia="微软雅黑" w:hAnsi="Times New Roman" w:cs="Times New Roman"/>
          <w:sz w:val="22"/>
          <w:szCs w:val="22"/>
        </w:rPr>
        <w:t>）较高，若股价回调至合理水平（</w:t>
      </w:r>
      <w:r w:rsidRPr="003B0283">
        <w:rPr>
          <w:rFonts w:ascii="Times New Roman" w:eastAsia="微软雅黑" w:hAnsi="Times New Roman" w:cs="Times New Roman"/>
          <w:sz w:val="22"/>
          <w:szCs w:val="22"/>
        </w:rPr>
        <w:t>PEG ≤ 1x</w:t>
      </w:r>
      <w:r w:rsidRPr="003B0283">
        <w:rPr>
          <w:rFonts w:ascii="Times New Roman" w:eastAsia="微软雅黑" w:hAnsi="Times New Roman" w:cs="Times New Roman"/>
          <w:sz w:val="22"/>
          <w:szCs w:val="22"/>
        </w:rPr>
        <w:t>），可考虑入场。</w:t>
      </w:r>
    </w:p>
    <w:p w14:paraId="39C40FCC" w14:textId="77777777" w:rsidR="003B0283" w:rsidRPr="003B0283" w:rsidRDefault="003B0283">
      <w:pPr>
        <w:numPr>
          <w:ilvl w:val="0"/>
          <w:numId w:val="44"/>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w:t>
      </w:r>
      <w:r w:rsidRPr="003B0283">
        <w:rPr>
          <w:rFonts w:ascii="Times New Roman" w:eastAsia="微软雅黑" w:hAnsi="Times New Roman" w:cs="Times New Roman"/>
          <w:b/>
          <w:bCs/>
          <w:sz w:val="22"/>
          <w:szCs w:val="22"/>
        </w:rPr>
        <w:t xml:space="preserve"> AI </w:t>
      </w:r>
      <w:r w:rsidRPr="003B0283">
        <w:rPr>
          <w:rFonts w:ascii="Times New Roman" w:eastAsia="微软雅黑" w:hAnsi="Times New Roman" w:cs="Times New Roman"/>
          <w:b/>
          <w:bCs/>
          <w:sz w:val="22"/>
          <w:szCs w:val="22"/>
        </w:rPr>
        <w:t>广告与电商扩展</w:t>
      </w:r>
      <w:r w:rsidRPr="003B0283">
        <w:rPr>
          <w:rFonts w:ascii="Times New Roman" w:eastAsia="微软雅黑" w:hAnsi="Times New Roman" w:cs="Times New Roman"/>
          <w:sz w:val="22"/>
          <w:szCs w:val="22"/>
        </w:rPr>
        <w:t>：如果</w:t>
      </w:r>
      <w:r w:rsidRPr="003B0283">
        <w:rPr>
          <w:rFonts w:ascii="Times New Roman" w:eastAsia="微软雅黑" w:hAnsi="Times New Roman" w:cs="Times New Roman"/>
          <w:sz w:val="22"/>
          <w:szCs w:val="22"/>
        </w:rPr>
        <w:t xml:space="preserve"> AppLovin </w:t>
      </w:r>
      <w:r w:rsidRPr="003B0283">
        <w:rPr>
          <w:rFonts w:ascii="Times New Roman" w:eastAsia="微软雅黑" w:hAnsi="Times New Roman" w:cs="Times New Roman"/>
          <w:sz w:val="22"/>
          <w:szCs w:val="22"/>
        </w:rPr>
        <w:t>的</w:t>
      </w:r>
      <w:r w:rsidRPr="003B0283">
        <w:rPr>
          <w:rFonts w:ascii="Times New Roman" w:eastAsia="微软雅黑" w:hAnsi="Times New Roman" w:cs="Times New Roman"/>
          <w:sz w:val="22"/>
          <w:szCs w:val="22"/>
        </w:rPr>
        <w:t xml:space="preserve"> AI </w:t>
      </w:r>
      <w:r w:rsidRPr="003B0283">
        <w:rPr>
          <w:rFonts w:ascii="Times New Roman" w:eastAsia="微软雅黑" w:hAnsi="Times New Roman" w:cs="Times New Roman"/>
          <w:sz w:val="22"/>
          <w:szCs w:val="22"/>
        </w:rPr>
        <w:t>业务能成功应用于更多行业（如</w:t>
      </w:r>
      <w:r w:rsidRPr="003B0283">
        <w:rPr>
          <w:rFonts w:ascii="Times New Roman" w:eastAsia="微软雅黑" w:hAnsi="Times New Roman" w:cs="Times New Roman"/>
          <w:sz w:val="22"/>
          <w:szCs w:val="22"/>
        </w:rPr>
        <w:t xml:space="preserve"> eCommerce</w:t>
      </w:r>
      <w:r w:rsidRPr="003B0283">
        <w:rPr>
          <w:rFonts w:ascii="Times New Roman" w:eastAsia="微软雅黑" w:hAnsi="Times New Roman" w:cs="Times New Roman"/>
          <w:sz w:val="22"/>
          <w:szCs w:val="22"/>
        </w:rPr>
        <w:t>），则长期增长潜力依旧存在。</w:t>
      </w:r>
    </w:p>
    <w:p w14:paraId="319EDDD3"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3FA209">
          <v:rect id="_x0000_i1061" style="width:0;height:1.5pt" o:hralign="center" o:hrstd="t" o:hr="t" fillcolor="#a0a0a0" stroked="f"/>
        </w:pict>
      </w:r>
    </w:p>
    <w:p w14:paraId="36B0C3E4"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结论</w:t>
      </w:r>
    </w:p>
    <w:p w14:paraId="3657CC4F"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AppLovin </w:t>
      </w:r>
      <w:r w:rsidRPr="003B0283">
        <w:rPr>
          <w:rFonts w:ascii="Times New Roman" w:eastAsia="微软雅黑" w:hAnsi="Times New Roman" w:cs="Times New Roman"/>
          <w:sz w:val="22"/>
          <w:szCs w:val="22"/>
        </w:rPr>
        <w:t>是一个</w:t>
      </w:r>
      <w:r w:rsidRPr="003B0283">
        <w:rPr>
          <w:rFonts w:ascii="Times New Roman" w:eastAsia="微软雅黑" w:hAnsi="Times New Roman" w:cs="Times New Roman"/>
          <w:b/>
          <w:bCs/>
          <w:sz w:val="22"/>
          <w:szCs w:val="22"/>
        </w:rPr>
        <w:t>增长强劲但估值极高</w:t>
      </w:r>
      <w:r w:rsidRPr="003B0283">
        <w:rPr>
          <w:rFonts w:ascii="Times New Roman" w:eastAsia="微软雅黑" w:hAnsi="Times New Roman" w:cs="Times New Roman"/>
          <w:sz w:val="22"/>
          <w:szCs w:val="22"/>
        </w:rPr>
        <w:t>的公司，</w:t>
      </w:r>
      <w:r w:rsidRPr="003B0283">
        <w:rPr>
          <w:rFonts w:ascii="Times New Roman" w:eastAsia="微软雅黑" w:hAnsi="Times New Roman" w:cs="Times New Roman"/>
          <w:b/>
          <w:bCs/>
          <w:sz w:val="22"/>
          <w:szCs w:val="22"/>
        </w:rPr>
        <w:t>短期股价已反映大部分利好，</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财报成为关键变量</w:t>
      </w:r>
      <w:r w:rsidRPr="003B0283">
        <w:rPr>
          <w:rFonts w:ascii="Times New Roman" w:eastAsia="微软雅黑" w:hAnsi="Times New Roman" w:cs="Times New Roman"/>
          <w:sz w:val="22"/>
          <w:szCs w:val="22"/>
        </w:rPr>
        <w:t>。在管理层持续减持、高估值、</w:t>
      </w: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业务增长能否持续等因素影响下，建议投资者</w:t>
      </w:r>
      <w:r w:rsidRPr="003B0283">
        <w:rPr>
          <w:rFonts w:ascii="Times New Roman" w:eastAsia="微软雅黑" w:hAnsi="Times New Roman" w:cs="Times New Roman"/>
          <w:b/>
          <w:bCs/>
          <w:sz w:val="22"/>
          <w:szCs w:val="22"/>
        </w:rPr>
        <w:t>保持耐心，避免盲目追高，等待市场提供更优的买入机会</w:t>
      </w:r>
      <w:r w:rsidRPr="003B0283">
        <w:rPr>
          <w:rFonts w:ascii="Times New Roman" w:eastAsia="微软雅黑" w:hAnsi="Times New Roman" w:cs="Times New Roman"/>
          <w:sz w:val="22"/>
          <w:szCs w:val="22"/>
        </w:rPr>
        <w:t>。</w:t>
      </w:r>
    </w:p>
    <w:p w14:paraId="6145BB4E"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关注点</w:t>
      </w:r>
      <w:r w:rsidRPr="003B0283">
        <w:rPr>
          <w:rFonts w:ascii="Times New Roman" w:eastAsia="微软雅黑" w:hAnsi="Times New Roman" w:cs="Times New Roman"/>
          <w:sz w:val="22"/>
          <w:szCs w:val="22"/>
        </w:rPr>
        <w:t>：</w:t>
      </w:r>
    </w:p>
    <w:p w14:paraId="4B2F798D"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2025/26 </w:t>
      </w:r>
      <w:r w:rsidRPr="003B0283">
        <w:rPr>
          <w:rFonts w:ascii="Times New Roman" w:eastAsia="微软雅黑" w:hAnsi="Times New Roman" w:cs="Times New Roman"/>
          <w:sz w:val="22"/>
          <w:szCs w:val="22"/>
        </w:rPr>
        <w:t>财测能否继续超预期？</w:t>
      </w:r>
    </w:p>
    <w:p w14:paraId="7756E45F"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广告及</w:t>
      </w:r>
      <w:r w:rsidRPr="003B0283">
        <w:rPr>
          <w:rFonts w:ascii="Times New Roman" w:eastAsia="微软雅黑" w:hAnsi="Times New Roman" w:cs="Times New Roman"/>
          <w:sz w:val="22"/>
          <w:szCs w:val="22"/>
        </w:rPr>
        <w:t xml:space="preserve"> eCommerce </w:t>
      </w:r>
      <w:r w:rsidRPr="003B0283">
        <w:rPr>
          <w:rFonts w:ascii="Times New Roman" w:eastAsia="微软雅黑" w:hAnsi="Times New Roman" w:cs="Times New Roman"/>
          <w:sz w:val="22"/>
          <w:szCs w:val="22"/>
        </w:rPr>
        <w:t>业务拓展进展如何？</w:t>
      </w:r>
    </w:p>
    <w:p w14:paraId="5B83FBA8"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Q4 </w:t>
      </w:r>
      <w:r w:rsidRPr="003B0283">
        <w:rPr>
          <w:rFonts w:ascii="Times New Roman" w:eastAsia="微软雅黑" w:hAnsi="Times New Roman" w:cs="Times New Roman"/>
          <w:sz w:val="22"/>
          <w:szCs w:val="22"/>
        </w:rPr>
        <w:t>业绩发布后股价波动情况。</w:t>
      </w:r>
    </w:p>
    <w:p w14:paraId="715A52A4"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投资者行动</w:t>
      </w:r>
      <w:r w:rsidRPr="003B0283">
        <w:rPr>
          <w:rFonts w:ascii="Times New Roman" w:eastAsia="微软雅黑" w:hAnsi="Times New Roman" w:cs="Times New Roman"/>
          <w:sz w:val="22"/>
          <w:szCs w:val="22"/>
        </w:rPr>
        <w:t>：</w:t>
      </w:r>
    </w:p>
    <w:p w14:paraId="31214C06" w14:textId="77777777" w:rsidR="003B0283" w:rsidRPr="003B0283" w:rsidRDefault="003B0283">
      <w:pPr>
        <w:numPr>
          <w:ilvl w:val="0"/>
          <w:numId w:val="4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业绩超预期，股价继续冲高，可考虑部分止盈</w:t>
      </w:r>
      <w:r w:rsidRPr="003B0283">
        <w:rPr>
          <w:rFonts w:ascii="Times New Roman" w:eastAsia="微软雅黑" w:hAnsi="Times New Roman" w:cs="Times New Roman"/>
          <w:sz w:val="22"/>
          <w:szCs w:val="22"/>
        </w:rPr>
        <w:t>。</w:t>
      </w:r>
    </w:p>
    <w:p w14:paraId="656E5220" w14:textId="77777777" w:rsidR="003B0283" w:rsidRPr="003B0283" w:rsidRDefault="003B0283">
      <w:pPr>
        <w:numPr>
          <w:ilvl w:val="0"/>
          <w:numId w:val="4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若股价回调</w:t>
      </w:r>
      <w:r w:rsidRPr="003B0283">
        <w:rPr>
          <w:rFonts w:ascii="Times New Roman" w:eastAsia="微软雅黑" w:hAnsi="Times New Roman" w:cs="Times New Roman"/>
          <w:b/>
          <w:bCs/>
          <w:sz w:val="22"/>
          <w:szCs w:val="22"/>
        </w:rPr>
        <w:t xml:space="preserve"> 15-20%</w:t>
      </w:r>
      <w:r w:rsidRPr="003B0283">
        <w:rPr>
          <w:rFonts w:ascii="Times New Roman" w:eastAsia="微软雅黑" w:hAnsi="Times New Roman" w:cs="Times New Roman"/>
          <w:b/>
          <w:bCs/>
          <w:sz w:val="22"/>
          <w:szCs w:val="22"/>
        </w:rPr>
        <w:t>，可关注买入机会</w:t>
      </w:r>
      <w:r w:rsidRPr="003B0283">
        <w:rPr>
          <w:rFonts w:ascii="Times New Roman" w:eastAsia="微软雅黑" w:hAnsi="Times New Roman" w:cs="Times New Roman"/>
          <w:sz w:val="22"/>
          <w:szCs w:val="22"/>
        </w:rPr>
        <w:t>，尤其是机构是否继续加仓。</w:t>
      </w:r>
    </w:p>
    <w:p w14:paraId="54518E8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37FA9A">
          <v:rect id="_x0000_i1062" style="width:0;height:1.5pt" o:hralign="center" o:hrstd="t" o:hr="t" fillcolor="#a0a0a0" stroked="f"/>
        </w:pict>
      </w:r>
    </w:p>
    <w:p w14:paraId="57D6E43B"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财报发布时间</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b/>
          <w:bCs/>
          <w:sz w:val="22"/>
          <w:szCs w:val="22"/>
        </w:rPr>
        <w:t>2025</w:t>
      </w:r>
      <w:r w:rsidRPr="003B0283">
        <w:rPr>
          <w:rFonts w:ascii="Times New Roman" w:eastAsia="微软雅黑" w:hAnsi="Times New Roman" w:cs="Times New Roman"/>
          <w:b/>
          <w:bCs/>
          <w:sz w:val="22"/>
          <w:szCs w:val="22"/>
        </w:rPr>
        <w:t>年</w:t>
      </w:r>
      <w:r w:rsidRPr="003B0283">
        <w:rPr>
          <w:rFonts w:ascii="Times New Roman" w:eastAsia="微软雅黑" w:hAnsi="Times New Roman" w:cs="Times New Roman"/>
          <w:b/>
          <w:bCs/>
          <w:sz w:val="22"/>
          <w:szCs w:val="22"/>
        </w:rPr>
        <w:t>2</w:t>
      </w:r>
      <w:r w:rsidRPr="003B0283">
        <w:rPr>
          <w:rFonts w:ascii="Times New Roman" w:eastAsia="微软雅黑" w:hAnsi="Times New Roman" w:cs="Times New Roman"/>
          <w:b/>
          <w:bCs/>
          <w:sz w:val="22"/>
          <w:szCs w:val="22"/>
        </w:rPr>
        <w:t>月</w:t>
      </w:r>
      <w:r w:rsidRPr="003B0283">
        <w:rPr>
          <w:rFonts w:ascii="Times New Roman" w:eastAsia="微软雅黑" w:hAnsi="Times New Roman" w:cs="Times New Roman"/>
          <w:b/>
          <w:bCs/>
          <w:sz w:val="22"/>
          <w:szCs w:val="22"/>
        </w:rPr>
        <w:t>12</w:t>
      </w:r>
      <w:r w:rsidRPr="003B0283">
        <w:rPr>
          <w:rFonts w:ascii="Times New Roman" w:eastAsia="微软雅黑" w:hAnsi="Times New Roman" w:cs="Times New Roman"/>
          <w:b/>
          <w:bCs/>
          <w:sz w:val="22"/>
          <w:szCs w:val="22"/>
        </w:rPr>
        <w:t>日（美股盘后）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建议关注该日市场反应，以调整投资策略。</w:t>
      </w:r>
    </w:p>
    <w:p w14:paraId="69FE94EE" w14:textId="77777777" w:rsidR="003B0283" w:rsidRPr="003B0283" w:rsidRDefault="003B0283" w:rsidP="003B0283">
      <w:pPr>
        <w:rPr>
          <w:rFonts w:ascii="Times New Roman" w:eastAsia="微软雅黑" w:hAnsi="Times New Roman" w:cs="Times New Roman"/>
          <w:sz w:val="22"/>
          <w:szCs w:val="22"/>
        </w:rPr>
      </w:pP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短期：风险较大，避免追高</w:t>
      </w:r>
      <w:r w:rsidRPr="003B0283">
        <w:rPr>
          <w:rFonts w:ascii="Times New Roman" w:eastAsia="微软雅黑" w:hAnsi="Times New Roman" w:cs="Times New Roman"/>
          <w:sz w:val="22"/>
          <w:szCs w:val="22"/>
        </w:rPr>
        <w:t xml:space="preserve"> </w:t>
      </w: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中长期：若调整至合理估值，可考虑买入</w:t>
      </w:r>
    </w:p>
    <w:p w14:paraId="46C5F211" w14:textId="5A8BC831" w:rsidR="00EB4BBB" w:rsidRPr="007F3A26" w:rsidRDefault="007F3A26" w:rsidP="00134146">
      <w:pPr>
        <w:rPr>
          <w:rFonts w:ascii="Times New Roman" w:eastAsia="微软雅黑" w:hAnsi="Times New Roman" w:cs="Times New Roman"/>
          <w:b/>
          <w:bCs/>
          <w:sz w:val="22"/>
          <w:szCs w:val="22"/>
        </w:rPr>
      </w:pPr>
      <w:r w:rsidRPr="007F3A26">
        <w:rPr>
          <w:rFonts w:ascii="Times New Roman" w:eastAsia="微软雅黑" w:hAnsi="Times New Roman" w:cs="Times New Roman" w:hint="eastAsia"/>
          <w:b/>
          <w:bCs/>
          <w:sz w:val="22"/>
          <w:szCs w:val="22"/>
        </w:rPr>
        <w:lastRenderedPageBreak/>
        <w:t>2</w:t>
      </w:r>
      <w:r w:rsidRPr="007F3A26">
        <w:rPr>
          <w:rFonts w:ascii="Times New Roman" w:eastAsia="微软雅黑" w:hAnsi="Times New Roman" w:cs="Times New Roman" w:hint="eastAsia"/>
          <w:b/>
          <w:bCs/>
          <w:sz w:val="22"/>
          <w:szCs w:val="22"/>
        </w:rPr>
        <w:t>．</w:t>
      </w:r>
      <w:hyperlink r:id="rId307" w:history="1">
        <w:r w:rsidRPr="007F3A26">
          <w:rPr>
            <w:rStyle w:val="af0"/>
            <w:rFonts w:ascii="Times New Roman" w:eastAsia="微软雅黑" w:hAnsi="Times New Roman" w:cs="Times New Roman" w:hint="eastAsia"/>
            <w:b/>
            <w:bCs/>
            <w:sz w:val="22"/>
            <w:szCs w:val="22"/>
          </w:rPr>
          <w:t>StockAnalysis</w:t>
        </w:r>
      </w:hyperlink>
    </w:p>
    <w:p w14:paraId="658926D1"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）相关新闻分析</w:t>
      </w:r>
    </w:p>
    <w:p w14:paraId="59A2FDCF" w14:textId="77777777" w:rsidR="007F3A26" w:rsidRPr="007F3A26" w:rsidRDefault="007F3A26" w:rsidP="007F3A26">
      <w:p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从</w:t>
      </w:r>
      <w:r w:rsidRPr="007F3A26">
        <w:rPr>
          <w:rFonts w:ascii="Times New Roman" w:eastAsia="微软雅黑" w:hAnsi="Times New Roman" w:cs="Times New Roman"/>
          <w:b/>
          <w:bCs/>
          <w:sz w:val="22"/>
          <w:szCs w:val="22"/>
        </w:rPr>
        <w:t>Seeking Alpha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Benzinga </w:t>
      </w:r>
      <w:r w:rsidRPr="007F3A26">
        <w:rPr>
          <w:rFonts w:ascii="Times New Roman" w:eastAsia="微软雅黑" w:hAnsi="Times New Roman" w:cs="Times New Roman"/>
          <w:b/>
          <w:bCs/>
          <w:sz w:val="22"/>
          <w:szCs w:val="22"/>
        </w:rPr>
        <w:t>和</w:t>
      </w:r>
      <w:r w:rsidRPr="007F3A26">
        <w:rPr>
          <w:rFonts w:ascii="Times New Roman" w:eastAsia="微软雅黑" w:hAnsi="Times New Roman" w:cs="Times New Roman"/>
          <w:b/>
          <w:bCs/>
          <w:sz w:val="22"/>
          <w:szCs w:val="22"/>
        </w:rPr>
        <w:t xml:space="preserve"> Invezz</w:t>
      </w:r>
      <w:r w:rsidRPr="007F3A26">
        <w:rPr>
          <w:rFonts w:ascii="Times New Roman" w:eastAsia="微软雅黑" w:hAnsi="Times New Roman" w:cs="Times New Roman"/>
          <w:sz w:val="22"/>
          <w:szCs w:val="22"/>
        </w:rPr>
        <w:t>的最新报道来看，市场对</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即将发布的</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充满期待，并且观点分歧明显。</w:t>
      </w:r>
    </w:p>
    <w:p w14:paraId="5CEFDEE4"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EF3C648">
          <v:rect id="_x0000_i1063" style="width:0;height:1.5pt" o:hralign="center" o:hrstd="t" o:hr="t" fillcolor="#a0a0a0" stroked="f"/>
        </w:pict>
      </w:r>
    </w:p>
    <w:p w14:paraId="7946B1DB"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1. Seeking Alpha</w:t>
      </w:r>
      <w:r w:rsidRPr="007F3A26">
        <w:rPr>
          <w:rFonts w:ascii="Times New Roman" w:eastAsia="微软雅黑" w:hAnsi="Times New Roman" w:cs="Times New Roman"/>
          <w:b/>
          <w:bCs/>
          <w:sz w:val="22"/>
          <w:szCs w:val="22"/>
        </w:rPr>
        <w:t>：谨慎对待</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财报前的高估值</w:t>
      </w:r>
    </w:p>
    <w:p w14:paraId="28222761" w14:textId="77777777" w:rsidR="007F3A26" w:rsidRPr="007F3A26" w:rsidRDefault="007F3A26">
      <w:pPr>
        <w:numPr>
          <w:ilvl w:val="0"/>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观点：持有（</w:t>
      </w:r>
      <w:r w:rsidRPr="007F3A26">
        <w:rPr>
          <w:rFonts w:ascii="Times New Roman" w:eastAsia="微软雅黑" w:hAnsi="Times New Roman" w:cs="Times New Roman"/>
          <w:b/>
          <w:bCs/>
          <w:sz w:val="22"/>
          <w:szCs w:val="22"/>
        </w:rPr>
        <w:t>Hold</w:t>
      </w:r>
      <w:r w:rsidRPr="007F3A26">
        <w:rPr>
          <w:rFonts w:ascii="Times New Roman" w:eastAsia="微软雅黑" w:hAnsi="Times New Roman" w:cs="Times New Roman"/>
          <w:b/>
          <w:bCs/>
          <w:sz w:val="22"/>
          <w:szCs w:val="22"/>
        </w:rPr>
        <w:t>），避免贪婪</w:t>
      </w:r>
    </w:p>
    <w:p w14:paraId="414D81CA" w14:textId="77777777" w:rsidR="007F3A26" w:rsidRPr="007F3A26" w:rsidRDefault="007F3A26">
      <w:pPr>
        <w:numPr>
          <w:ilvl w:val="0"/>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578FC25"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预计</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业绩良好</w:t>
      </w:r>
      <w:r w:rsidRPr="007F3A26">
        <w:rPr>
          <w:rFonts w:ascii="Times New Roman" w:eastAsia="微软雅黑" w:hAnsi="Times New Roman" w:cs="Times New Roman"/>
          <w:sz w:val="22"/>
          <w:szCs w:val="22"/>
        </w:rPr>
        <w:t>，但市场预期已高度反映，若稍有不及，股价可能承压。</w:t>
      </w:r>
    </w:p>
    <w:p w14:paraId="1D6E0883"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估值高企</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PEG &gt; 1.2x</w:t>
      </w:r>
      <w:r w:rsidRPr="007F3A26">
        <w:rPr>
          <w:rFonts w:ascii="Times New Roman" w:eastAsia="微软雅黑" w:hAnsi="Times New Roman" w:cs="Times New Roman"/>
          <w:sz w:val="22"/>
          <w:szCs w:val="22"/>
        </w:rPr>
        <w:t>），未来增长空间有限。</w:t>
      </w:r>
    </w:p>
    <w:p w14:paraId="214940BD"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业务持续强劲</w:t>
      </w:r>
      <w:r w:rsidRPr="007F3A26">
        <w:rPr>
          <w:rFonts w:ascii="Times New Roman" w:eastAsia="微软雅黑" w:hAnsi="Times New Roman" w:cs="Times New Roman"/>
          <w:sz w:val="22"/>
          <w:szCs w:val="22"/>
        </w:rPr>
        <w:t>，但当前股价已基本反映未来增长，需谨慎应对财报波动。</w:t>
      </w:r>
    </w:p>
    <w:p w14:paraId="1245608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0A9450DE" w14:textId="77777777" w:rsidR="007F3A26" w:rsidRPr="007F3A26" w:rsidRDefault="007F3A26">
      <w:pPr>
        <w:numPr>
          <w:ilvl w:val="0"/>
          <w:numId w:val="4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Seeking Alpha </w:t>
      </w:r>
      <w:r w:rsidRPr="007F3A26">
        <w:rPr>
          <w:rFonts w:ascii="Times New Roman" w:eastAsia="微软雅黑" w:hAnsi="Times New Roman" w:cs="Times New Roman"/>
          <w:sz w:val="22"/>
          <w:szCs w:val="22"/>
        </w:rPr>
        <w:t>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的上涨潜力有限</w:t>
      </w:r>
      <w:r w:rsidRPr="007F3A26">
        <w:rPr>
          <w:rFonts w:ascii="Times New Roman" w:eastAsia="微软雅黑" w:hAnsi="Times New Roman" w:cs="Times New Roman"/>
          <w:sz w:val="22"/>
          <w:szCs w:val="22"/>
        </w:rPr>
        <w:t>，并提醒投资者</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避免盲目追高</w:t>
      </w:r>
      <w:r w:rsidRPr="007F3A26">
        <w:rPr>
          <w:rFonts w:ascii="Times New Roman" w:eastAsia="微软雅黑" w:hAnsi="Times New Roman" w:cs="Times New Roman"/>
          <w:sz w:val="22"/>
          <w:szCs w:val="22"/>
        </w:rPr>
        <w:t>，财报后可能面临市场修正风险。</w:t>
      </w:r>
    </w:p>
    <w:p w14:paraId="76EF0EDD"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0AA939">
          <v:rect id="_x0000_i1064" style="width:0;height:1.5pt" o:hralign="center" o:hrstd="t" o:hr="t" fillcolor="#a0a0a0" stroked="f"/>
        </w:pict>
      </w:r>
    </w:p>
    <w:p w14:paraId="4C1A39A8"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2. 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月值得关注的股票</w:t>
      </w:r>
    </w:p>
    <w:p w14:paraId="2522C829" w14:textId="77777777" w:rsidR="007F3A26" w:rsidRPr="007F3A26" w:rsidRDefault="007F3A26">
      <w:pPr>
        <w:numPr>
          <w:ilvl w:val="0"/>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观点：看好</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月市场表现，</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可能受益</w:t>
      </w:r>
    </w:p>
    <w:p w14:paraId="42659679" w14:textId="77777777" w:rsidR="007F3A26" w:rsidRPr="007F3A26" w:rsidRDefault="007F3A26">
      <w:pPr>
        <w:numPr>
          <w:ilvl w:val="0"/>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E4A8808"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通胀数据向好</w:t>
      </w:r>
      <w:r w:rsidRPr="007F3A26">
        <w:rPr>
          <w:rFonts w:ascii="Times New Roman" w:eastAsia="微软雅黑" w:hAnsi="Times New Roman" w:cs="Times New Roman"/>
          <w:sz w:val="22"/>
          <w:szCs w:val="22"/>
        </w:rPr>
        <w:t>，市场情绪积极。</w:t>
      </w:r>
    </w:p>
    <w:p w14:paraId="1C518036"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特朗普的亲商业政策</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可能带来政策利好。</w:t>
      </w:r>
    </w:p>
    <w:p w14:paraId="7DB06145"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基础设施投资增长</w:t>
      </w:r>
      <w:r w:rsidRPr="007F3A26">
        <w:rPr>
          <w:rFonts w:ascii="Times New Roman" w:eastAsia="微软雅黑" w:hAnsi="Times New Roman" w:cs="Times New Roman"/>
          <w:sz w:val="22"/>
          <w:szCs w:val="22"/>
        </w:rPr>
        <w:t>，对科技股形成利好。</w:t>
      </w:r>
    </w:p>
    <w:p w14:paraId="7290831B"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2D02AA81" w14:textId="77777777" w:rsidR="007F3A26" w:rsidRPr="007F3A26" w:rsidRDefault="007F3A26">
      <w:pPr>
        <w:numPr>
          <w:ilvl w:val="0"/>
          <w:numId w:val="50"/>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lastRenderedPageBreak/>
        <w:t>该文章并未明确推荐</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sz w:val="22"/>
          <w:szCs w:val="22"/>
        </w:rPr>
        <w:t>，但指出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科技股（包括</w:t>
      </w:r>
      <w:r w:rsidRPr="007F3A26">
        <w:rPr>
          <w:rFonts w:ascii="Times New Roman" w:eastAsia="微软雅黑" w:hAnsi="Times New Roman" w:cs="Times New Roman"/>
          <w:b/>
          <w:bCs/>
          <w:sz w:val="22"/>
          <w:szCs w:val="22"/>
        </w:rPr>
        <w:t xml:space="preserve"> AI </w:t>
      </w:r>
      <w:r w:rsidRPr="007F3A26">
        <w:rPr>
          <w:rFonts w:ascii="Times New Roman" w:eastAsia="微软雅黑" w:hAnsi="Times New Roman" w:cs="Times New Roman"/>
          <w:b/>
          <w:bCs/>
          <w:sz w:val="22"/>
          <w:szCs w:val="22"/>
        </w:rPr>
        <w:t>相关企业）将受益</w:t>
      </w:r>
      <w:r w:rsidRPr="007F3A26">
        <w:rPr>
          <w:rFonts w:ascii="Times New Roman" w:eastAsia="微软雅黑" w:hAnsi="Times New Roman" w:cs="Times New Roman"/>
          <w:sz w:val="22"/>
          <w:szCs w:val="22"/>
        </w:rPr>
        <w:t>，这可能为</w:t>
      </w:r>
      <w:r w:rsidRPr="007F3A26">
        <w:rPr>
          <w:rFonts w:ascii="Times New Roman" w:eastAsia="微软雅黑" w:hAnsi="Times New Roman" w:cs="Times New Roman"/>
          <w:sz w:val="22"/>
          <w:szCs w:val="22"/>
        </w:rPr>
        <w:t xml:space="preserve"> APP </w:t>
      </w:r>
      <w:r w:rsidRPr="007F3A26">
        <w:rPr>
          <w:rFonts w:ascii="Times New Roman" w:eastAsia="微软雅黑" w:hAnsi="Times New Roman" w:cs="Times New Roman"/>
          <w:sz w:val="22"/>
          <w:szCs w:val="22"/>
        </w:rPr>
        <w:t>提供支撑。</w:t>
      </w:r>
    </w:p>
    <w:p w14:paraId="5A53EEE7"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0ACD38">
          <v:rect id="_x0000_i1065" style="width:0;height:1.5pt" o:hralign="center" o:hrstd="t" o:hr="t" fillcolor="#a0a0a0" stroked="f"/>
        </w:pict>
      </w:r>
    </w:p>
    <w:p w14:paraId="6100FE2A"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3. Benzinga</w:t>
      </w:r>
      <w:r w:rsidRPr="007F3A26">
        <w:rPr>
          <w:rFonts w:ascii="Times New Roman" w:eastAsia="微软雅黑" w:hAnsi="Times New Roman" w:cs="Times New Roman"/>
          <w:b/>
          <w:bCs/>
          <w:sz w:val="22"/>
          <w:szCs w:val="22"/>
        </w:rPr>
        <w:t>：预计</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财报将推动股价上涨</w:t>
      </w:r>
    </w:p>
    <w:p w14:paraId="7E2380D3" w14:textId="77777777" w:rsidR="007F3A26" w:rsidRPr="007F3A26" w:rsidRDefault="007F3A26">
      <w:pPr>
        <w:numPr>
          <w:ilvl w:val="0"/>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观点：看涨</w:t>
      </w:r>
    </w:p>
    <w:p w14:paraId="33120A40" w14:textId="77777777" w:rsidR="007F3A26" w:rsidRPr="007F3A26" w:rsidRDefault="007F3A26">
      <w:pPr>
        <w:numPr>
          <w:ilvl w:val="0"/>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6200CCB"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期权市场预示大幅波动</w:t>
      </w:r>
      <w:r w:rsidRPr="007F3A26">
        <w:rPr>
          <w:rFonts w:ascii="Times New Roman" w:eastAsia="微软雅黑" w:hAnsi="Times New Roman" w:cs="Times New Roman"/>
          <w:sz w:val="22"/>
          <w:szCs w:val="22"/>
        </w:rPr>
        <w:t>，隐含波动率较高。</w:t>
      </w:r>
    </w:p>
    <w:p w14:paraId="2697B5E4"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财报前后可能迎来宽幅交易区间</w:t>
      </w:r>
      <w:r w:rsidRPr="007F3A26">
        <w:rPr>
          <w:rFonts w:ascii="Times New Roman" w:eastAsia="微软雅黑" w:hAnsi="Times New Roman" w:cs="Times New Roman"/>
          <w:sz w:val="22"/>
          <w:szCs w:val="22"/>
        </w:rPr>
        <w:t>，利好短线交易。</w:t>
      </w:r>
    </w:p>
    <w:p w14:paraId="2529C61E"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若财报超预期，可能推动股价飙升</w:t>
      </w:r>
      <w:r w:rsidRPr="007F3A26">
        <w:rPr>
          <w:rFonts w:ascii="Times New Roman" w:eastAsia="微软雅黑" w:hAnsi="Times New Roman" w:cs="Times New Roman"/>
          <w:sz w:val="22"/>
          <w:szCs w:val="22"/>
        </w:rPr>
        <w:t>。</w:t>
      </w:r>
    </w:p>
    <w:p w14:paraId="4EA2420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41CB7A7B" w14:textId="77777777" w:rsidR="007F3A26" w:rsidRPr="007F3A26" w:rsidRDefault="007F3A26">
      <w:pPr>
        <w:numPr>
          <w:ilvl w:val="0"/>
          <w:numId w:val="52"/>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Benzinga </w:t>
      </w:r>
      <w:r w:rsidRPr="007F3A26">
        <w:rPr>
          <w:rFonts w:ascii="Times New Roman" w:eastAsia="微软雅黑" w:hAnsi="Times New Roman" w:cs="Times New Roman"/>
          <w:sz w:val="22"/>
          <w:szCs w:val="22"/>
        </w:rPr>
        <w:t>更偏向短期交易逻辑，认为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财报可能推动股价上涨</w:t>
      </w:r>
      <w:r w:rsidRPr="007F3A26">
        <w:rPr>
          <w:rFonts w:ascii="Times New Roman" w:eastAsia="微软雅黑" w:hAnsi="Times New Roman" w:cs="Times New Roman"/>
          <w:sz w:val="22"/>
          <w:szCs w:val="22"/>
        </w:rPr>
        <w:t>，但隐含风险较高。</w:t>
      </w:r>
    </w:p>
    <w:p w14:paraId="36269128"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6FAB31">
          <v:rect id="_x0000_i1066" style="width:0;height:1.5pt" o:hralign="center" o:hrstd="t" o:hr="t" fillcolor="#a0a0a0" stroked="f"/>
        </w:pict>
      </w:r>
    </w:p>
    <w:p w14:paraId="009B8885"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4. Invezz</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Wyckoff </w:t>
      </w:r>
      <w:r w:rsidRPr="007F3A26">
        <w:rPr>
          <w:rFonts w:ascii="Times New Roman" w:eastAsia="微软雅黑" w:hAnsi="Times New Roman" w:cs="Times New Roman"/>
          <w:b/>
          <w:bCs/>
          <w:sz w:val="22"/>
          <w:szCs w:val="22"/>
        </w:rPr>
        <w:t>分析法预测</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未来趋势</w:t>
      </w:r>
    </w:p>
    <w:p w14:paraId="69D119C0" w14:textId="77777777" w:rsidR="007F3A26" w:rsidRPr="007F3A26" w:rsidRDefault="007F3A26">
      <w:pPr>
        <w:numPr>
          <w:ilvl w:val="0"/>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观点：长期看涨</w:t>
      </w:r>
    </w:p>
    <w:p w14:paraId="15D5C6E0" w14:textId="77777777" w:rsidR="007F3A26" w:rsidRPr="007F3A26" w:rsidRDefault="007F3A26">
      <w:pPr>
        <w:numPr>
          <w:ilvl w:val="0"/>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53B4270"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股价自</w:t>
      </w:r>
      <w:r w:rsidRPr="007F3A26">
        <w:rPr>
          <w:rFonts w:ascii="Times New Roman" w:eastAsia="微软雅黑" w:hAnsi="Times New Roman" w:cs="Times New Roman"/>
          <w:b/>
          <w:bCs/>
          <w:sz w:val="22"/>
          <w:szCs w:val="22"/>
        </w:rPr>
        <w:t xml:space="preserve"> 2023 </w:t>
      </w:r>
      <w:r w:rsidRPr="007F3A26">
        <w:rPr>
          <w:rFonts w:ascii="Times New Roman" w:eastAsia="微软雅黑" w:hAnsi="Times New Roman" w:cs="Times New Roman"/>
          <w:b/>
          <w:bCs/>
          <w:sz w:val="22"/>
          <w:szCs w:val="22"/>
        </w:rPr>
        <w:t>年底已暴涨</w:t>
      </w:r>
      <w:r w:rsidRPr="007F3A26">
        <w:rPr>
          <w:rFonts w:ascii="Times New Roman" w:eastAsia="微软雅黑" w:hAnsi="Times New Roman" w:cs="Times New Roman"/>
          <w:b/>
          <w:bCs/>
          <w:sz w:val="22"/>
          <w:szCs w:val="22"/>
        </w:rPr>
        <w:t xml:space="preserve"> 3,500%</w:t>
      </w:r>
      <w:r w:rsidRPr="007F3A26">
        <w:rPr>
          <w:rFonts w:ascii="Times New Roman" w:eastAsia="微软雅黑" w:hAnsi="Times New Roman" w:cs="Times New Roman"/>
          <w:sz w:val="22"/>
          <w:szCs w:val="22"/>
        </w:rPr>
        <w:t>，成为华尔街表现最好的股票之一。</w:t>
      </w:r>
    </w:p>
    <w:p w14:paraId="0D708BF9"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技术分析显示突破趋势</w:t>
      </w:r>
      <w:r w:rsidRPr="007F3A26">
        <w:rPr>
          <w:rFonts w:ascii="Times New Roman" w:eastAsia="微软雅黑" w:hAnsi="Times New Roman" w:cs="Times New Roman"/>
          <w:sz w:val="22"/>
          <w:szCs w:val="22"/>
        </w:rPr>
        <w:t>，可能持续走高。</w:t>
      </w:r>
    </w:p>
    <w:p w14:paraId="31B6754C"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若维持增长，</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可能成长为</w:t>
      </w:r>
      <w:r w:rsidRPr="007F3A26">
        <w:rPr>
          <w:rFonts w:ascii="Times New Roman" w:eastAsia="微软雅黑" w:hAnsi="Times New Roman" w:cs="Times New Roman"/>
          <w:b/>
          <w:bCs/>
          <w:sz w:val="22"/>
          <w:szCs w:val="22"/>
        </w:rPr>
        <w:t xml:space="preserve"> $1T </w:t>
      </w:r>
      <w:r w:rsidRPr="007F3A26">
        <w:rPr>
          <w:rFonts w:ascii="Times New Roman" w:eastAsia="微软雅黑" w:hAnsi="Times New Roman" w:cs="Times New Roman"/>
          <w:b/>
          <w:bCs/>
          <w:sz w:val="22"/>
          <w:szCs w:val="22"/>
        </w:rPr>
        <w:t>级别公司</w:t>
      </w:r>
      <w:r w:rsidRPr="007F3A26">
        <w:rPr>
          <w:rFonts w:ascii="Times New Roman" w:eastAsia="微软雅黑" w:hAnsi="Times New Roman" w:cs="Times New Roman"/>
          <w:sz w:val="22"/>
          <w:szCs w:val="22"/>
        </w:rPr>
        <w:t>。</w:t>
      </w:r>
    </w:p>
    <w:p w14:paraId="3FBEB409"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120D856E" w14:textId="77777777" w:rsidR="007F3A26" w:rsidRPr="007F3A26" w:rsidRDefault="007F3A26">
      <w:pPr>
        <w:numPr>
          <w:ilvl w:val="0"/>
          <w:numId w:val="5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长期趋势看涨</w:t>
      </w:r>
      <w:r w:rsidRPr="007F3A26">
        <w:rPr>
          <w:rFonts w:ascii="Times New Roman" w:eastAsia="微软雅黑" w:hAnsi="Times New Roman" w:cs="Times New Roman"/>
          <w:sz w:val="22"/>
          <w:szCs w:val="22"/>
        </w:rPr>
        <w:t>，但需要警惕</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短期调整风险</w:t>
      </w:r>
      <w:r w:rsidRPr="007F3A26">
        <w:rPr>
          <w:rFonts w:ascii="Times New Roman" w:eastAsia="微软雅黑" w:hAnsi="Times New Roman" w:cs="Times New Roman"/>
          <w:sz w:val="22"/>
          <w:szCs w:val="22"/>
        </w:rPr>
        <w:t>。当前高估值环境下，</w:t>
      </w:r>
      <w:r w:rsidRPr="007F3A26">
        <w:rPr>
          <w:rFonts w:ascii="Times New Roman" w:eastAsia="微软雅黑" w:hAnsi="Times New Roman" w:cs="Times New Roman"/>
          <w:b/>
          <w:bCs/>
          <w:sz w:val="22"/>
          <w:szCs w:val="22"/>
        </w:rPr>
        <w:t>投资者需等待更合理的入场点</w:t>
      </w:r>
      <w:r w:rsidRPr="007F3A26">
        <w:rPr>
          <w:rFonts w:ascii="Times New Roman" w:eastAsia="微软雅黑" w:hAnsi="Times New Roman" w:cs="Times New Roman"/>
          <w:sz w:val="22"/>
          <w:szCs w:val="22"/>
        </w:rPr>
        <w:t>。</w:t>
      </w:r>
    </w:p>
    <w:p w14:paraId="2BC47D5E"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076C70">
          <v:rect id="_x0000_i1067" style="width:0;height:1.5pt" o:hralign="center" o:hrstd="t" o:hr="t" fillcolor="#a0a0a0" stroked="f"/>
        </w:pict>
      </w:r>
    </w:p>
    <w:p w14:paraId="2C0A3FAA"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综述：投资策略建议</w:t>
      </w:r>
    </w:p>
    <w:p w14:paraId="20391F4C"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lastRenderedPageBreak/>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短期（</w:t>
      </w:r>
      <w:r w:rsidRPr="007F3A26">
        <w:rPr>
          <w:rFonts w:ascii="Times New Roman" w:eastAsia="微软雅黑" w:hAnsi="Times New Roman" w:cs="Times New Roman"/>
          <w:b/>
          <w:bCs/>
          <w:sz w:val="22"/>
          <w:szCs w:val="22"/>
        </w:rPr>
        <w:t xml:space="preserve">1-3 </w:t>
      </w:r>
      <w:r w:rsidRPr="007F3A26">
        <w:rPr>
          <w:rFonts w:ascii="Times New Roman" w:eastAsia="微软雅黑" w:hAnsi="Times New Roman" w:cs="Times New Roman"/>
          <w:b/>
          <w:bCs/>
          <w:sz w:val="22"/>
          <w:szCs w:val="22"/>
        </w:rPr>
        <w:t>个月）：谨慎持有，避免追高</w:t>
      </w:r>
    </w:p>
    <w:p w14:paraId="4A726579" w14:textId="77777777" w:rsidR="007F3A26" w:rsidRPr="007F3A26" w:rsidRDefault="007F3A26">
      <w:pPr>
        <w:numPr>
          <w:ilvl w:val="0"/>
          <w:numId w:val="55"/>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财报前高波动，市场预期已高，风险加剧</w:t>
      </w:r>
      <w:r w:rsidRPr="007F3A26">
        <w:rPr>
          <w:rFonts w:ascii="Times New Roman" w:eastAsia="微软雅黑" w:hAnsi="Times New Roman" w:cs="Times New Roman"/>
          <w:sz w:val="22"/>
          <w:szCs w:val="22"/>
        </w:rPr>
        <w:t>。</w:t>
      </w:r>
    </w:p>
    <w:p w14:paraId="21ABBC02" w14:textId="77777777" w:rsidR="007F3A26" w:rsidRPr="007F3A26" w:rsidRDefault="007F3A26">
      <w:pPr>
        <w:numPr>
          <w:ilvl w:val="0"/>
          <w:numId w:val="55"/>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若股价大幅上涨，考虑部分止盈，降低持仓风险</w:t>
      </w:r>
      <w:r w:rsidRPr="007F3A26">
        <w:rPr>
          <w:rFonts w:ascii="Times New Roman" w:eastAsia="微软雅黑" w:hAnsi="Times New Roman" w:cs="Times New Roman"/>
          <w:sz w:val="22"/>
          <w:szCs w:val="22"/>
        </w:rPr>
        <w:t>。</w:t>
      </w:r>
    </w:p>
    <w:p w14:paraId="54586587"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中期（</w:t>
      </w:r>
      <w:r w:rsidRPr="007F3A26">
        <w:rPr>
          <w:rFonts w:ascii="Times New Roman" w:eastAsia="微软雅黑" w:hAnsi="Times New Roman" w:cs="Times New Roman"/>
          <w:b/>
          <w:bCs/>
          <w:sz w:val="22"/>
          <w:szCs w:val="22"/>
        </w:rPr>
        <w:t xml:space="preserve">3-6 </w:t>
      </w:r>
      <w:r w:rsidRPr="007F3A26">
        <w:rPr>
          <w:rFonts w:ascii="Times New Roman" w:eastAsia="微软雅黑" w:hAnsi="Times New Roman" w:cs="Times New Roman"/>
          <w:b/>
          <w:bCs/>
          <w:sz w:val="22"/>
          <w:szCs w:val="22"/>
        </w:rPr>
        <w:t>个月）：等待回调后布局</w:t>
      </w:r>
    </w:p>
    <w:p w14:paraId="5E3BCCD9" w14:textId="77777777" w:rsidR="007F3A26" w:rsidRPr="007F3A26" w:rsidRDefault="007F3A26">
      <w:pPr>
        <w:numPr>
          <w:ilvl w:val="0"/>
          <w:numId w:val="5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w:t>
      </w:r>
      <w:r w:rsidRPr="007F3A26">
        <w:rPr>
          <w:rFonts w:ascii="Times New Roman" w:eastAsia="微软雅黑" w:hAnsi="Times New Roman" w:cs="Times New Roman"/>
          <w:b/>
          <w:bCs/>
          <w:sz w:val="22"/>
          <w:szCs w:val="22"/>
        </w:rPr>
        <w:t xml:space="preserve"> Q4 </w:t>
      </w:r>
      <w:r w:rsidRPr="007F3A26">
        <w:rPr>
          <w:rFonts w:ascii="Times New Roman" w:eastAsia="微软雅黑" w:hAnsi="Times New Roman" w:cs="Times New Roman"/>
          <w:b/>
          <w:bCs/>
          <w:sz w:val="22"/>
          <w:szCs w:val="22"/>
        </w:rPr>
        <w:t>业绩稍逊，可能引发市场修正，提供更优买入点</w:t>
      </w:r>
      <w:r w:rsidRPr="007F3A26">
        <w:rPr>
          <w:rFonts w:ascii="Times New Roman" w:eastAsia="微软雅黑" w:hAnsi="Times New Roman" w:cs="Times New Roman"/>
          <w:sz w:val="22"/>
          <w:szCs w:val="22"/>
        </w:rPr>
        <w:t>。</w:t>
      </w:r>
    </w:p>
    <w:p w14:paraId="372E94BF"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长期（</w:t>
      </w:r>
      <w:r w:rsidRPr="007F3A26">
        <w:rPr>
          <w:rFonts w:ascii="Times New Roman" w:eastAsia="微软雅黑" w:hAnsi="Times New Roman" w:cs="Times New Roman"/>
          <w:b/>
          <w:bCs/>
          <w:sz w:val="22"/>
          <w:szCs w:val="22"/>
        </w:rPr>
        <w:t xml:space="preserve">12+ </w:t>
      </w:r>
      <w:r w:rsidRPr="007F3A26">
        <w:rPr>
          <w:rFonts w:ascii="Times New Roman" w:eastAsia="微软雅黑" w:hAnsi="Times New Roman" w:cs="Times New Roman"/>
          <w:b/>
          <w:bCs/>
          <w:sz w:val="22"/>
          <w:szCs w:val="22"/>
        </w:rPr>
        <w:t>个月）：</w:t>
      </w: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业务前景仍乐观</w:t>
      </w:r>
    </w:p>
    <w:p w14:paraId="110D3D27" w14:textId="77777777" w:rsidR="007F3A26" w:rsidRPr="007F3A26" w:rsidRDefault="007F3A26">
      <w:pPr>
        <w:numPr>
          <w:ilvl w:val="0"/>
          <w:numId w:val="5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依靠</w:t>
      </w:r>
      <w:r w:rsidRPr="007F3A26">
        <w:rPr>
          <w:rFonts w:ascii="Times New Roman" w:eastAsia="微软雅黑" w:hAnsi="Times New Roman" w:cs="Times New Roman"/>
          <w:b/>
          <w:bCs/>
          <w:sz w:val="22"/>
          <w:szCs w:val="22"/>
        </w:rPr>
        <w:t xml:space="preserve"> AXON AI </w:t>
      </w:r>
      <w:r w:rsidRPr="007F3A26">
        <w:rPr>
          <w:rFonts w:ascii="Times New Roman" w:eastAsia="微软雅黑" w:hAnsi="Times New Roman" w:cs="Times New Roman"/>
          <w:b/>
          <w:bCs/>
          <w:sz w:val="22"/>
          <w:szCs w:val="22"/>
        </w:rPr>
        <w:t>扩张</w:t>
      </w:r>
      <w:r w:rsidRPr="007F3A26">
        <w:rPr>
          <w:rFonts w:ascii="Times New Roman" w:eastAsia="微软雅黑" w:hAnsi="Times New Roman" w:cs="Times New Roman"/>
          <w:b/>
          <w:bCs/>
          <w:sz w:val="22"/>
          <w:szCs w:val="22"/>
        </w:rPr>
        <w:t xml:space="preserve"> TAM</w:t>
      </w:r>
      <w:r w:rsidRPr="007F3A26">
        <w:rPr>
          <w:rFonts w:ascii="Times New Roman" w:eastAsia="微软雅黑" w:hAnsi="Times New Roman" w:cs="Times New Roman"/>
          <w:b/>
          <w:bCs/>
          <w:sz w:val="22"/>
          <w:szCs w:val="22"/>
        </w:rPr>
        <w:t>，仍具备长期增长潜力</w:t>
      </w:r>
      <w:r w:rsidRPr="007F3A26">
        <w:rPr>
          <w:rFonts w:ascii="Times New Roman" w:eastAsia="微软雅黑" w:hAnsi="Times New Roman" w:cs="Times New Roman"/>
          <w:sz w:val="22"/>
          <w:szCs w:val="22"/>
        </w:rPr>
        <w:t>，但需</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合理估值入场</w:t>
      </w:r>
      <w:r w:rsidRPr="007F3A26">
        <w:rPr>
          <w:rFonts w:ascii="Times New Roman" w:eastAsia="微软雅黑" w:hAnsi="Times New Roman" w:cs="Times New Roman"/>
          <w:sz w:val="22"/>
          <w:szCs w:val="22"/>
        </w:rPr>
        <w:t>。</w:t>
      </w:r>
    </w:p>
    <w:p w14:paraId="43EFCBDF"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D7E56C">
          <v:rect id="_x0000_i1068" style="width:0;height:1.5pt" o:hralign="center" o:hrstd="t" o:hr="t" fillcolor="#a0a0a0" stroked="f"/>
        </w:pict>
      </w:r>
    </w:p>
    <w:p w14:paraId="616D0785"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重点关注</w:t>
      </w:r>
    </w:p>
    <w:p w14:paraId="2EC66D88"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 xml:space="preserve">Q4 </w:t>
      </w:r>
      <w:r w:rsidRPr="007F3A26">
        <w:rPr>
          <w:rFonts w:ascii="Times New Roman" w:eastAsia="微软雅黑" w:hAnsi="Times New Roman" w:cs="Times New Roman"/>
          <w:sz w:val="22"/>
          <w:szCs w:val="22"/>
        </w:rPr>
        <w:t>财报发布（股价关键催化剂）</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财报后股价波动情况</w:t>
      </w:r>
      <w:r w:rsidRPr="007F3A26">
        <w:rPr>
          <w:rFonts w:ascii="Times New Roman" w:eastAsia="微软雅黑" w:hAnsi="Times New Roman" w:cs="Times New Roman"/>
          <w:sz w:val="22"/>
          <w:szCs w:val="22"/>
        </w:rPr>
        <w:t>（是否超预期，市场如何解读）</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高管和机构资金流向</w:t>
      </w:r>
      <w:r w:rsidRPr="007F3A26">
        <w:rPr>
          <w:rFonts w:ascii="Times New Roman" w:eastAsia="微软雅黑" w:hAnsi="Times New Roman" w:cs="Times New Roman"/>
          <w:sz w:val="22"/>
          <w:szCs w:val="22"/>
        </w:rPr>
        <w:t>（是否有继续减持或增持信号）</w:t>
      </w:r>
    </w:p>
    <w:p w14:paraId="0D64C9AF"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建议</w:t>
      </w:r>
      <w:r w:rsidRPr="007F3A26">
        <w:rPr>
          <w:rFonts w:ascii="Times New Roman" w:eastAsia="微软雅黑" w:hAnsi="Times New Roman" w:cs="Times New Roman"/>
          <w:sz w:val="22"/>
          <w:szCs w:val="22"/>
        </w:rPr>
        <w:t>：</w:t>
      </w:r>
    </w:p>
    <w:p w14:paraId="6E99F8CA" w14:textId="77777777" w:rsidR="007F3A26" w:rsidRPr="007F3A26" w:rsidRDefault="007F3A26">
      <w:pPr>
        <w:numPr>
          <w:ilvl w:val="0"/>
          <w:numId w:val="5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若财报发布后</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股价回调</w:t>
      </w:r>
      <w:r w:rsidRPr="007F3A26">
        <w:rPr>
          <w:rFonts w:ascii="Times New Roman" w:eastAsia="微软雅黑" w:hAnsi="Times New Roman" w:cs="Times New Roman"/>
          <w:b/>
          <w:bCs/>
          <w:sz w:val="22"/>
          <w:szCs w:val="22"/>
        </w:rPr>
        <w:t xml:space="preserve"> 15-20%</w:t>
      </w:r>
      <w:r w:rsidRPr="007F3A26">
        <w:rPr>
          <w:rFonts w:ascii="Times New Roman" w:eastAsia="微软雅黑" w:hAnsi="Times New Roman" w:cs="Times New Roman"/>
          <w:sz w:val="22"/>
          <w:szCs w:val="22"/>
        </w:rPr>
        <w:t>，可考虑</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逢低买入</w:t>
      </w:r>
      <w:r w:rsidRPr="007F3A26">
        <w:rPr>
          <w:rFonts w:ascii="Times New Roman" w:eastAsia="微软雅黑" w:hAnsi="Times New Roman" w:cs="Times New Roman"/>
          <w:sz w:val="22"/>
          <w:szCs w:val="22"/>
        </w:rPr>
        <w:t>。</w:t>
      </w:r>
    </w:p>
    <w:p w14:paraId="23EA62C2" w14:textId="77777777" w:rsidR="007F3A26" w:rsidRPr="007F3A26" w:rsidRDefault="007F3A26">
      <w:pPr>
        <w:numPr>
          <w:ilvl w:val="0"/>
          <w:numId w:val="5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若市场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预期过高，股价剧烈波动</w:t>
      </w:r>
      <w:r w:rsidRPr="007F3A26">
        <w:rPr>
          <w:rFonts w:ascii="Times New Roman" w:eastAsia="微软雅黑" w:hAnsi="Times New Roman" w:cs="Times New Roman"/>
          <w:sz w:val="22"/>
          <w:szCs w:val="22"/>
        </w:rPr>
        <w:t>，短期</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不建议盲目追高</w:t>
      </w:r>
      <w:r w:rsidRPr="007F3A26">
        <w:rPr>
          <w:rFonts w:ascii="Times New Roman" w:eastAsia="微软雅黑" w:hAnsi="Times New Roman" w:cs="Times New Roman"/>
          <w:sz w:val="22"/>
          <w:szCs w:val="22"/>
        </w:rPr>
        <w:t>。</w:t>
      </w:r>
    </w:p>
    <w:p w14:paraId="71DB6C3D"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持有者应做好风控，等待市场给出更优入场机会！</w:t>
      </w:r>
      <w:r w:rsidRPr="007F3A26">
        <w:rPr>
          <w:rFonts w:ascii="Times New Roman" w:eastAsia="微软雅黑" w:hAnsi="Times New Roman" w:cs="Times New Roman"/>
          <w:sz w:val="22"/>
          <w:szCs w:val="22"/>
        </w:rPr>
        <w:t xml:space="preserve"> </w:t>
      </w:r>
      <w:r w:rsidRPr="007F3A26">
        <w:rPr>
          <w:rFonts w:ascii="Segoe UI Emoji" w:eastAsia="微软雅黑" w:hAnsi="Segoe UI Emoji" w:cs="Segoe UI Emoji"/>
          <w:sz w:val="22"/>
          <w:szCs w:val="22"/>
        </w:rPr>
        <w:t>🚀</w:t>
      </w:r>
    </w:p>
    <w:p w14:paraId="222D39A8" w14:textId="70FBE5C6" w:rsidR="00CB4AAC" w:rsidRPr="004C33BC" w:rsidRDefault="00CB4AAC" w:rsidP="00CB4AAC">
      <w:pPr>
        <w:pStyle w:val="2"/>
        <w:rPr>
          <w:rFonts w:ascii="Times New Roman" w:eastAsia="微软雅黑" w:hAnsi="Times New Roman" w:cs="Times New Roman"/>
          <w:b/>
          <w:bCs/>
          <w:sz w:val="22"/>
          <w:szCs w:val="22"/>
        </w:rPr>
      </w:pPr>
      <w:bookmarkStart w:id="10" w:name="_Toc197087769"/>
      <w:r>
        <w:rPr>
          <w:rFonts w:ascii="Times New Roman" w:eastAsia="微软雅黑" w:hAnsi="Times New Roman" w:cs="Times New Roman" w:hint="eastAsia"/>
          <w:b/>
          <w:bCs/>
          <w:sz w:val="22"/>
          <w:szCs w:val="22"/>
        </w:rPr>
        <w:t>1.3 Morningstar reports and Gurufocus manual</w:t>
      </w:r>
      <w:bookmarkEnd w:id="10"/>
    </w:p>
    <w:p w14:paraId="3C099F2C"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AppLovin (APP) 2025 </w:t>
      </w:r>
      <w:r w:rsidRPr="00CB4AAC">
        <w:rPr>
          <w:rFonts w:ascii="Times New Roman" w:eastAsia="微软雅黑" w:hAnsi="Times New Roman" w:cs="Times New Roman"/>
          <w:b/>
          <w:bCs/>
          <w:sz w:val="22"/>
          <w:szCs w:val="22"/>
        </w:rPr>
        <w:t>投资分析报告</w:t>
      </w:r>
    </w:p>
    <w:p w14:paraId="582C3D37"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F4F933">
          <v:rect id="_x0000_i1069" style="width:0;height:1.5pt" o:hralign="center" o:hrstd="t" o:hr="t" fillcolor="#a0a0a0" stroked="f"/>
        </w:pict>
      </w:r>
    </w:p>
    <w:p w14:paraId="343545D7"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1. </w:t>
      </w:r>
      <w:r w:rsidRPr="00CB4AAC">
        <w:rPr>
          <w:rFonts w:ascii="Times New Roman" w:eastAsia="微软雅黑" w:hAnsi="Times New Roman" w:cs="Times New Roman"/>
          <w:b/>
          <w:bCs/>
          <w:sz w:val="22"/>
          <w:szCs w:val="22"/>
        </w:rPr>
        <w:t>公司概述</w:t>
      </w:r>
    </w:p>
    <w:p w14:paraId="7AC5214B" w14:textId="77777777" w:rsidR="00CB4AAC" w:rsidRPr="00CB4AAC" w:rsidRDefault="00CB4AAC" w:rsidP="00CB4AAC">
      <w:p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AppLovin Corporation (NASDAQ: APP) </w:t>
      </w:r>
      <w:r w:rsidRPr="00CB4AAC">
        <w:rPr>
          <w:rFonts w:ascii="Times New Roman" w:eastAsia="微软雅黑" w:hAnsi="Times New Roman" w:cs="Times New Roman"/>
          <w:sz w:val="22"/>
          <w:szCs w:val="22"/>
        </w:rPr>
        <w:t>是一家专注于移动应用程序广告和盈利优化的技术公司，依托其</w:t>
      </w:r>
      <w:r w:rsidRPr="00CB4AAC">
        <w:rPr>
          <w:rFonts w:ascii="Times New Roman" w:eastAsia="微软雅黑" w:hAnsi="Times New Roman" w:cs="Times New Roman"/>
          <w:sz w:val="22"/>
          <w:szCs w:val="22"/>
        </w:rPr>
        <w:t xml:space="preserve"> AXON AI </w:t>
      </w:r>
      <w:r w:rsidRPr="00CB4AAC">
        <w:rPr>
          <w:rFonts w:ascii="Times New Roman" w:eastAsia="微软雅黑" w:hAnsi="Times New Roman" w:cs="Times New Roman"/>
          <w:sz w:val="22"/>
          <w:szCs w:val="22"/>
        </w:rPr>
        <w:t>平台推动广告业务增长。近年来，公司成功转型，软件平台收入已成为主要增长动力，占比接近</w:t>
      </w:r>
      <w:r w:rsidRPr="00CB4AAC">
        <w:rPr>
          <w:rFonts w:ascii="Times New Roman" w:eastAsia="微软雅黑" w:hAnsi="Times New Roman" w:cs="Times New Roman"/>
          <w:sz w:val="22"/>
          <w:szCs w:val="22"/>
        </w:rPr>
        <w:t xml:space="preserve"> 70%</w:t>
      </w:r>
      <w:r w:rsidRPr="00CB4AAC">
        <w:rPr>
          <w:rFonts w:ascii="Times New Roman" w:eastAsia="微软雅黑" w:hAnsi="Times New Roman" w:cs="Times New Roman"/>
          <w:sz w:val="22"/>
          <w:szCs w:val="22"/>
        </w:rPr>
        <w:t>。</w:t>
      </w:r>
    </w:p>
    <w:p w14:paraId="779B326E"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08CAFA">
          <v:rect id="_x0000_i1070" style="width:0;height:1.5pt" o:hralign="center" o:hrstd="t" o:hr="t" fillcolor="#a0a0a0" stroked="f"/>
        </w:pict>
      </w:r>
    </w:p>
    <w:p w14:paraId="17EA8D4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lastRenderedPageBreak/>
        <w:t xml:space="preserve">2. </w:t>
      </w:r>
      <w:r w:rsidRPr="00CB4AAC">
        <w:rPr>
          <w:rFonts w:ascii="Times New Roman" w:eastAsia="微软雅黑" w:hAnsi="Times New Roman" w:cs="Times New Roman"/>
          <w:b/>
          <w:bCs/>
          <w:sz w:val="22"/>
          <w:szCs w:val="22"/>
        </w:rPr>
        <w:t>近期市场表现</w:t>
      </w:r>
    </w:p>
    <w:p w14:paraId="1C3B15F1" w14:textId="77777777" w:rsidR="00CB4AAC" w:rsidRPr="00CB4AAC" w:rsidRDefault="00CB4AAC">
      <w:pPr>
        <w:numPr>
          <w:ilvl w:val="0"/>
          <w:numId w:val="59"/>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股价与估值</w:t>
      </w:r>
      <w:r w:rsidRPr="00CB4AAC">
        <w:rPr>
          <w:rFonts w:ascii="Times New Roman" w:eastAsia="微软雅黑" w:hAnsi="Times New Roman" w:cs="Times New Roman"/>
          <w:sz w:val="22"/>
          <w:szCs w:val="22"/>
        </w:rPr>
        <w:t>：</w:t>
      </w:r>
    </w:p>
    <w:p w14:paraId="21C59206"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当前股价：</w:t>
      </w:r>
      <w:r w:rsidRPr="00CB4AAC">
        <w:rPr>
          <w:rFonts w:ascii="Times New Roman" w:eastAsia="微软雅黑" w:hAnsi="Times New Roman" w:cs="Times New Roman"/>
          <w:sz w:val="22"/>
          <w:szCs w:val="22"/>
        </w:rPr>
        <w:t>$375.95</w:t>
      </w:r>
      <w:r w:rsidRPr="00CB4AAC">
        <w:rPr>
          <w:rFonts w:ascii="Times New Roman" w:eastAsia="微软雅黑" w:hAnsi="Times New Roman" w:cs="Times New Roman"/>
          <w:sz w:val="22"/>
          <w:szCs w:val="22"/>
        </w:rPr>
        <w:t>（截至</w:t>
      </w:r>
      <w:r w:rsidRPr="00CB4AAC">
        <w:rPr>
          <w:rFonts w:ascii="Times New Roman" w:eastAsia="微软雅黑" w:hAnsi="Times New Roman" w:cs="Times New Roman"/>
          <w:sz w:val="22"/>
          <w:szCs w:val="22"/>
        </w:rPr>
        <w:t xml:space="preserve"> 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2 </w:t>
      </w:r>
      <w:r w:rsidRPr="00CB4AAC">
        <w:rPr>
          <w:rFonts w:ascii="Times New Roman" w:eastAsia="微软雅黑" w:hAnsi="Times New Roman" w:cs="Times New Roman"/>
          <w:sz w:val="22"/>
          <w:szCs w:val="22"/>
        </w:rPr>
        <w:t>月</w:t>
      </w:r>
      <w:r w:rsidRPr="00CB4AAC">
        <w:rPr>
          <w:rFonts w:ascii="Times New Roman" w:eastAsia="微软雅黑" w:hAnsi="Times New Roman" w:cs="Times New Roman"/>
          <w:sz w:val="22"/>
          <w:szCs w:val="22"/>
        </w:rPr>
        <w:t xml:space="preserve"> 6 </w:t>
      </w:r>
      <w:r w:rsidRPr="00CB4AAC">
        <w:rPr>
          <w:rFonts w:ascii="Times New Roman" w:eastAsia="微软雅黑" w:hAnsi="Times New Roman" w:cs="Times New Roman"/>
          <w:sz w:val="22"/>
          <w:szCs w:val="22"/>
        </w:rPr>
        <w:t>日）</w:t>
      </w:r>
    </w:p>
    <w:p w14:paraId="337FB0FE"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公允价值估计：</w:t>
      </w:r>
      <w:r w:rsidRPr="00CB4AAC">
        <w:rPr>
          <w:rFonts w:ascii="Times New Roman" w:eastAsia="微软雅黑" w:hAnsi="Times New Roman" w:cs="Times New Roman"/>
          <w:sz w:val="22"/>
          <w:szCs w:val="22"/>
        </w:rPr>
        <w:t>$231.11</w:t>
      </w:r>
    </w:p>
    <w:p w14:paraId="44B5DEAF"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市场对</w:t>
      </w:r>
      <w:r w:rsidRPr="00CB4AAC">
        <w:rPr>
          <w:rFonts w:ascii="Times New Roman" w:eastAsia="微软雅黑" w:hAnsi="Times New Roman" w:cs="Times New Roman"/>
          <w:sz w:val="22"/>
          <w:szCs w:val="22"/>
        </w:rPr>
        <w:t xml:space="preserve"> APP </w:t>
      </w:r>
      <w:r w:rsidRPr="00CB4AAC">
        <w:rPr>
          <w:rFonts w:ascii="Times New Roman" w:eastAsia="微软雅黑" w:hAnsi="Times New Roman" w:cs="Times New Roman"/>
          <w:sz w:val="22"/>
          <w:szCs w:val="22"/>
        </w:rPr>
        <w:t>估值溢价</w:t>
      </w:r>
      <w:r w:rsidRPr="00CB4AAC">
        <w:rPr>
          <w:rFonts w:ascii="Times New Roman" w:eastAsia="微软雅黑" w:hAnsi="Times New Roman" w:cs="Times New Roman"/>
          <w:sz w:val="22"/>
          <w:szCs w:val="22"/>
        </w:rPr>
        <w:t xml:space="preserve"> 59%</w:t>
      </w:r>
      <w:r w:rsidRPr="00CB4AAC">
        <w:rPr>
          <w:rFonts w:ascii="Times New Roman" w:eastAsia="微软雅黑" w:hAnsi="Times New Roman" w:cs="Times New Roman"/>
          <w:sz w:val="22"/>
          <w:szCs w:val="22"/>
        </w:rPr>
        <w:t>，存在被高估风险。</w:t>
      </w:r>
    </w:p>
    <w:p w14:paraId="102CB452"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市盈率（</w:t>
      </w:r>
      <w:r w:rsidRPr="00CB4AAC">
        <w:rPr>
          <w:rFonts w:ascii="Times New Roman" w:eastAsia="微软雅黑" w:hAnsi="Times New Roman" w:cs="Times New Roman"/>
          <w:sz w:val="22"/>
          <w:szCs w:val="22"/>
        </w:rPr>
        <w:t>TTM</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113.92</w:t>
      </w:r>
      <w:r w:rsidRPr="00CB4AAC">
        <w:rPr>
          <w:rFonts w:ascii="Times New Roman" w:eastAsia="微软雅黑" w:hAnsi="Times New Roman" w:cs="Times New Roman"/>
          <w:sz w:val="22"/>
          <w:szCs w:val="22"/>
        </w:rPr>
        <w:t>，高于行业平均水平</w:t>
      </w:r>
      <w:r w:rsidRPr="00CB4AAC">
        <w:rPr>
          <w:rFonts w:ascii="Times New Roman" w:eastAsia="微软雅黑" w:hAnsi="Times New Roman" w:cs="Times New Roman"/>
          <w:sz w:val="22"/>
          <w:szCs w:val="22"/>
        </w:rPr>
        <w:t xml:space="preserve"> 38.61</w:t>
      </w:r>
      <w:r w:rsidRPr="00CB4AAC">
        <w:rPr>
          <w:rFonts w:ascii="Times New Roman" w:eastAsia="微软雅黑" w:hAnsi="Times New Roman" w:cs="Times New Roman"/>
          <w:sz w:val="22"/>
          <w:szCs w:val="22"/>
        </w:rPr>
        <w:t>，表明市场对公司未来盈利能力有较高预期。</w:t>
      </w:r>
    </w:p>
    <w:p w14:paraId="1E0E71FA" w14:textId="77777777" w:rsidR="00CB4AAC" w:rsidRPr="00CB4AAC" w:rsidRDefault="00CB4AAC">
      <w:pPr>
        <w:numPr>
          <w:ilvl w:val="0"/>
          <w:numId w:val="59"/>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盈利能力与增长</w:t>
      </w:r>
      <w:r w:rsidRPr="00CB4AAC">
        <w:rPr>
          <w:rFonts w:ascii="Times New Roman" w:eastAsia="微软雅黑" w:hAnsi="Times New Roman" w:cs="Times New Roman"/>
          <w:sz w:val="22"/>
          <w:szCs w:val="22"/>
        </w:rPr>
        <w:t>：</w:t>
      </w:r>
    </w:p>
    <w:p w14:paraId="2B374289"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$1.2B</w:t>
      </w:r>
      <w:r w:rsidRPr="00CB4AAC">
        <w:rPr>
          <w:rFonts w:ascii="Times New Roman" w:eastAsia="微软雅黑" w:hAnsi="Times New Roman" w:cs="Times New Roman"/>
          <w:sz w:val="22"/>
          <w:szCs w:val="22"/>
        </w:rPr>
        <w:t>，同比增长</w:t>
      </w:r>
      <w:r w:rsidRPr="00CB4AAC">
        <w:rPr>
          <w:rFonts w:ascii="Times New Roman" w:eastAsia="微软雅黑" w:hAnsi="Times New Roman" w:cs="Times New Roman"/>
          <w:sz w:val="22"/>
          <w:szCs w:val="22"/>
        </w:rPr>
        <w:t xml:space="preserve"> 38.64%</w:t>
      </w:r>
      <w:r w:rsidRPr="00CB4AAC">
        <w:rPr>
          <w:rFonts w:ascii="Times New Roman" w:eastAsia="微软雅黑" w:hAnsi="Times New Roman" w:cs="Times New Roman"/>
          <w:sz w:val="22"/>
          <w:szCs w:val="22"/>
        </w:rPr>
        <w:t>。</w:t>
      </w:r>
    </w:p>
    <w:p w14:paraId="02005CE3"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软件平台部门增长</w:t>
      </w:r>
      <w:r w:rsidRPr="00CB4AAC">
        <w:rPr>
          <w:rFonts w:ascii="Times New Roman" w:eastAsia="微软雅黑" w:hAnsi="Times New Roman" w:cs="Times New Roman"/>
          <w:sz w:val="22"/>
          <w:szCs w:val="22"/>
        </w:rPr>
        <w:t xml:space="preserve"> 65.56%</w:t>
      </w:r>
      <w:r w:rsidRPr="00CB4AAC">
        <w:rPr>
          <w:rFonts w:ascii="Times New Roman" w:eastAsia="微软雅黑" w:hAnsi="Times New Roman" w:cs="Times New Roman"/>
          <w:sz w:val="22"/>
          <w:szCs w:val="22"/>
        </w:rPr>
        <w:t>，而应用业务基本持平。</w:t>
      </w:r>
    </w:p>
    <w:p w14:paraId="62F81F25"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$1.24B-$1.26B</w:t>
      </w:r>
      <w:r w:rsidRPr="00CB4AAC">
        <w:rPr>
          <w:rFonts w:ascii="Times New Roman" w:eastAsia="微软雅黑" w:hAnsi="Times New Roman" w:cs="Times New Roman"/>
          <w:sz w:val="22"/>
          <w:szCs w:val="22"/>
        </w:rPr>
        <w:t>，调整后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$740M-$760M</w:t>
      </w:r>
      <w:r w:rsidRPr="00CB4AAC">
        <w:rPr>
          <w:rFonts w:ascii="Times New Roman" w:eastAsia="微软雅黑" w:hAnsi="Times New Roman" w:cs="Times New Roman"/>
          <w:sz w:val="22"/>
          <w:szCs w:val="22"/>
        </w:rPr>
        <w:t>。</w:t>
      </w:r>
    </w:p>
    <w:p w14:paraId="63CFAE8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A5FD486">
          <v:rect id="_x0000_i1071" style="width:0;height:1.5pt" o:hralign="center" o:hrstd="t" o:hr="t" fillcolor="#a0a0a0" stroked="f"/>
        </w:pict>
      </w:r>
    </w:p>
    <w:p w14:paraId="31665019"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3. </w:t>
      </w:r>
      <w:r w:rsidRPr="00CB4AAC">
        <w:rPr>
          <w:rFonts w:ascii="Times New Roman" w:eastAsia="微软雅黑" w:hAnsi="Times New Roman" w:cs="Times New Roman"/>
          <w:b/>
          <w:bCs/>
          <w:sz w:val="22"/>
          <w:szCs w:val="22"/>
        </w:rPr>
        <w:t>估值与市场预期</w:t>
      </w:r>
    </w:p>
    <w:p w14:paraId="3D1BA2A1"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PEG</w:t>
      </w:r>
      <w:r w:rsidRPr="00CB4AAC">
        <w:rPr>
          <w:rFonts w:ascii="Times New Roman" w:eastAsia="微软雅黑" w:hAnsi="Times New Roman" w:cs="Times New Roman"/>
          <w:b/>
          <w:bCs/>
          <w:sz w:val="22"/>
          <w:szCs w:val="22"/>
        </w:rPr>
        <w:t>（市盈增长比）分析</w:t>
      </w:r>
      <w:r w:rsidRPr="00CB4AAC">
        <w:rPr>
          <w:rFonts w:ascii="Times New Roman" w:eastAsia="微软雅黑" w:hAnsi="Times New Roman" w:cs="Times New Roman"/>
          <w:sz w:val="22"/>
          <w:szCs w:val="22"/>
        </w:rPr>
        <w:t>：</w:t>
      </w:r>
    </w:p>
    <w:p w14:paraId="683AC244"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2025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PEG </w:t>
      </w:r>
      <w:r w:rsidRPr="00CB4AAC">
        <w:rPr>
          <w:rFonts w:ascii="Times New Roman" w:eastAsia="微软雅黑" w:hAnsi="Times New Roman" w:cs="Times New Roman"/>
          <w:sz w:val="22"/>
          <w:szCs w:val="22"/>
        </w:rPr>
        <w:t>为</w:t>
      </w:r>
      <w:r w:rsidRPr="00CB4AAC">
        <w:rPr>
          <w:rFonts w:ascii="Times New Roman" w:eastAsia="微软雅黑" w:hAnsi="Times New Roman" w:cs="Times New Roman"/>
          <w:sz w:val="22"/>
          <w:szCs w:val="22"/>
        </w:rPr>
        <w:t xml:space="preserve"> 1.23</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 xml:space="preserve">2026 </w:t>
      </w:r>
      <w:r w:rsidRPr="00CB4AAC">
        <w:rPr>
          <w:rFonts w:ascii="Times New Roman" w:eastAsia="微软雅黑" w:hAnsi="Times New Roman" w:cs="Times New Roman"/>
          <w:sz w:val="22"/>
          <w:szCs w:val="22"/>
        </w:rPr>
        <w:t>年为</w:t>
      </w:r>
      <w:r w:rsidRPr="00CB4AAC">
        <w:rPr>
          <w:rFonts w:ascii="Times New Roman" w:eastAsia="微软雅黑" w:hAnsi="Times New Roman" w:cs="Times New Roman"/>
          <w:sz w:val="22"/>
          <w:szCs w:val="22"/>
        </w:rPr>
        <w:t xml:space="preserve"> 1.24</w:t>
      </w:r>
      <w:r w:rsidRPr="00CB4AAC">
        <w:rPr>
          <w:rFonts w:ascii="Times New Roman" w:eastAsia="微软雅黑" w:hAnsi="Times New Roman" w:cs="Times New Roman"/>
          <w:sz w:val="22"/>
          <w:szCs w:val="22"/>
        </w:rPr>
        <w:t>，高于</w:t>
      </w:r>
      <w:r w:rsidRPr="00CB4AAC">
        <w:rPr>
          <w:rFonts w:ascii="Times New Roman" w:eastAsia="微软雅黑" w:hAnsi="Times New Roman" w:cs="Times New Roman"/>
          <w:sz w:val="22"/>
          <w:szCs w:val="22"/>
        </w:rPr>
        <w:t xml:space="preserve"> 1.0</w:t>
      </w:r>
      <w:r w:rsidRPr="00CB4AAC">
        <w:rPr>
          <w:rFonts w:ascii="Times New Roman" w:eastAsia="微软雅黑" w:hAnsi="Times New Roman" w:cs="Times New Roman"/>
          <w:sz w:val="22"/>
          <w:szCs w:val="22"/>
        </w:rPr>
        <w:t>，表明当前估值可能过高。</w:t>
      </w:r>
    </w:p>
    <w:p w14:paraId="313BAB5B"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未来盈利预期</w:t>
      </w:r>
      <w:r w:rsidRPr="00CB4AAC">
        <w:rPr>
          <w:rFonts w:ascii="Times New Roman" w:eastAsia="微软雅黑" w:hAnsi="Times New Roman" w:cs="Times New Roman"/>
          <w:sz w:val="22"/>
          <w:szCs w:val="22"/>
        </w:rPr>
        <w:t>：</w:t>
      </w:r>
    </w:p>
    <w:p w14:paraId="5929972D"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EPS </w:t>
      </w:r>
      <w:r w:rsidRPr="00CB4AAC">
        <w:rPr>
          <w:rFonts w:ascii="Times New Roman" w:eastAsia="微软雅黑" w:hAnsi="Times New Roman" w:cs="Times New Roman"/>
          <w:sz w:val="22"/>
          <w:szCs w:val="22"/>
        </w:rPr>
        <w:t>预计增长</w:t>
      </w:r>
      <w:r w:rsidRPr="00CB4AAC">
        <w:rPr>
          <w:rFonts w:ascii="Times New Roman" w:eastAsia="微软雅黑" w:hAnsi="Times New Roman" w:cs="Times New Roman"/>
          <w:sz w:val="22"/>
          <w:szCs w:val="22"/>
        </w:rPr>
        <w:t xml:space="preserve"> 49%</w:t>
      </w:r>
      <w:r w:rsidRPr="00CB4AAC">
        <w:rPr>
          <w:rFonts w:ascii="Times New Roman" w:eastAsia="微软雅黑" w:hAnsi="Times New Roman" w:cs="Times New Roman"/>
          <w:sz w:val="22"/>
          <w:szCs w:val="22"/>
        </w:rPr>
        <w:t>，但营收增长预计仅</w:t>
      </w:r>
      <w:r w:rsidRPr="00CB4AAC">
        <w:rPr>
          <w:rFonts w:ascii="Times New Roman" w:eastAsia="微软雅黑" w:hAnsi="Times New Roman" w:cs="Times New Roman"/>
          <w:sz w:val="22"/>
          <w:szCs w:val="22"/>
        </w:rPr>
        <w:t xml:space="preserve"> 23.7%</w:t>
      </w:r>
      <w:r w:rsidRPr="00CB4AAC">
        <w:rPr>
          <w:rFonts w:ascii="Times New Roman" w:eastAsia="微软雅黑" w:hAnsi="Times New Roman" w:cs="Times New Roman"/>
          <w:sz w:val="22"/>
          <w:szCs w:val="22"/>
        </w:rPr>
        <w:t>。</w:t>
      </w:r>
    </w:p>
    <w:p w14:paraId="2B998060"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利润率已达</w:t>
      </w:r>
      <w:r w:rsidRPr="00CB4AAC">
        <w:rPr>
          <w:rFonts w:ascii="Times New Roman" w:eastAsia="微软雅黑" w:hAnsi="Times New Roman" w:cs="Times New Roman"/>
          <w:sz w:val="22"/>
          <w:szCs w:val="22"/>
        </w:rPr>
        <w:t xml:space="preserve"> 78%</w:t>
      </w:r>
      <w:r w:rsidRPr="00CB4AAC">
        <w:rPr>
          <w:rFonts w:ascii="Times New Roman" w:eastAsia="微软雅黑" w:hAnsi="Times New Roman" w:cs="Times New Roman"/>
          <w:sz w:val="22"/>
          <w:szCs w:val="22"/>
        </w:rPr>
        <w:t>，未来盈利增长可能受限。</w:t>
      </w:r>
    </w:p>
    <w:p w14:paraId="3ADEB359"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市场情绪</w:t>
      </w:r>
      <w:r w:rsidRPr="00CB4AAC">
        <w:rPr>
          <w:rFonts w:ascii="Times New Roman" w:eastAsia="微软雅黑" w:hAnsi="Times New Roman" w:cs="Times New Roman"/>
          <w:sz w:val="22"/>
          <w:szCs w:val="22"/>
        </w:rPr>
        <w:t>：</w:t>
      </w:r>
    </w:p>
    <w:p w14:paraId="0C933A52"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近期投资者对</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概念的高期望推动股价上涨。</w:t>
      </w:r>
    </w:p>
    <w:p w14:paraId="07311F3A"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业绩未能达到高预期，股价可能面临调整。</w:t>
      </w:r>
    </w:p>
    <w:p w14:paraId="0287B9D5"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69149C">
          <v:rect id="_x0000_i1072" style="width:0;height:1.5pt" o:hralign="center" o:hrstd="t" o:hr="t" fillcolor="#a0a0a0" stroked="f"/>
        </w:pict>
      </w:r>
    </w:p>
    <w:p w14:paraId="2BF0D7F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lastRenderedPageBreak/>
        <w:t xml:space="preserve">4. </w:t>
      </w:r>
      <w:r w:rsidRPr="00CB4AAC">
        <w:rPr>
          <w:rFonts w:ascii="Times New Roman" w:eastAsia="微软雅黑" w:hAnsi="Times New Roman" w:cs="Times New Roman"/>
          <w:b/>
          <w:bCs/>
          <w:sz w:val="22"/>
          <w:szCs w:val="22"/>
        </w:rPr>
        <w:t>风险因素</w:t>
      </w:r>
    </w:p>
    <w:p w14:paraId="519A631E"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市场波动与流动性风险</w:t>
      </w:r>
      <w:r w:rsidRPr="00CB4AAC">
        <w:rPr>
          <w:rFonts w:ascii="Times New Roman" w:eastAsia="微软雅黑" w:hAnsi="Times New Roman" w:cs="Times New Roman"/>
          <w:sz w:val="22"/>
          <w:szCs w:val="22"/>
        </w:rPr>
        <w:t>：</w:t>
      </w:r>
    </w:p>
    <w:p w14:paraId="2AD969D0"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由于市场普遍看涨，股价已大幅上涨，短期波动性增强。</w:t>
      </w:r>
    </w:p>
    <w:p w14:paraId="71BD2A53"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机构持股</w:t>
      </w:r>
      <w:r w:rsidRPr="00CB4AAC">
        <w:rPr>
          <w:rFonts w:ascii="Times New Roman" w:eastAsia="微软雅黑" w:hAnsi="Times New Roman" w:cs="Times New Roman"/>
          <w:sz w:val="22"/>
          <w:szCs w:val="22"/>
        </w:rPr>
        <w:t xml:space="preserve"> 54.54%</w:t>
      </w:r>
      <w:r w:rsidRPr="00CB4AAC">
        <w:rPr>
          <w:rFonts w:ascii="Times New Roman" w:eastAsia="微软雅黑" w:hAnsi="Times New Roman" w:cs="Times New Roman"/>
          <w:sz w:val="22"/>
          <w:szCs w:val="22"/>
        </w:rPr>
        <w:t>，若市场信心动摇，股价可能剧烈波动。</w:t>
      </w:r>
    </w:p>
    <w:p w14:paraId="010DA339"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盈利能力可持续性</w:t>
      </w:r>
      <w:r w:rsidRPr="00CB4AAC">
        <w:rPr>
          <w:rFonts w:ascii="Times New Roman" w:eastAsia="微软雅黑" w:hAnsi="Times New Roman" w:cs="Times New Roman"/>
          <w:sz w:val="22"/>
          <w:szCs w:val="22"/>
        </w:rPr>
        <w:t>：</w:t>
      </w:r>
    </w:p>
    <w:p w14:paraId="033B78EF"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EBITDA </w:t>
      </w:r>
      <w:r w:rsidRPr="00CB4AAC">
        <w:rPr>
          <w:rFonts w:ascii="Times New Roman" w:eastAsia="微软雅黑" w:hAnsi="Times New Roman" w:cs="Times New Roman"/>
          <w:sz w:val="22"/>
          <w:szCs w:val="22"/>
        </w:rPr>
        <w:t>率已达</w:t>
      </w:r>
      <w:r w:rsidRPr="00CB4AAC">
        <w:rPr>
          <w:rFonts w:ascii="Times New Roman" w:eastAsia="微软雅黑" w:hAnsi="Times New Roman" w:cs="Times New Roman"/>
          <w:sz w:val="22"/>
          <w:szCs w:val="22"/>
        </w:rPr>
        <w:t xml:space="preserve"> 60.2%</w:t>
      </w:r>
      <w:r w:rsidRPr="00CB4AAC">
        <w:rPr>
          <w:rFonts w:ascii="Times New Roman" w:eastAsia="微软雅黑" w:hAnsi="Times New Roman" w:cs="Times New Roman"/>
          <w:sz w:val="22"/>
          <w:szCs w:val="22"/>
        </w:rPr>
        <w:t>，管理层预计流入</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比率维持在</w:t>
      </w:r>
      <w:r w:rsidRPr="00CB4AAC">
        <w:rPr>
          <w:rFonts w:ascii="Times New Roman" w:eastAsia="微软雅黑" w:hAnsi="Times New Roman" w:cs="Times New Roman"/>
          <w:sz w:val="22"/>
          <w:szCs w:val="22"/>
        </w:rPr>
        <w:t xml:space="preserve"> 90%</w:t>
      </w:r>
      <w:r w:rsidRPr="00CB4AAC">
        <w:rPr>
          <w:rFonts w:ascii="Times New Roman" w:eastAsia="微软雅黑" w:hAnsi="Times New Roman" w:cs="Times New Roman"/>
          <w:sz w:val="22"/>
          <w:szCs w:val="22"/>
        </w:rPr>
        <w:t>，增长空间有限。</w:t>
      </w:r>
    </w:p>
    <w:p w14:paraId="1B9B1749"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财务健康状况</w:t>
      </w:r>
      <w:r w:rsidRPr="00CB4AAC">
        <w:rPr>
          <w:rFonts w:ascii="Times New Roman" w:eastAsia="微软雅黑" w:hAnsi="Times New Roman" w:cs="Times New Roman"/>
          <w:sz w:val="22"/>
          <w:szCs w:val="22"/>
        </w:rPr>
        <w:t>：</w:t>
      </w:r>
    </w:p>
    <w:p w14:paraId="27D8FBCF"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现金及等价物</w:t>
      </w:r>
      <w:r w:rsidRPr="00CB4AAC">
        <w:rPr>
          <w:rFonts w:ascii="Times New Roman" w:eastAsia="微软雅黑" w:hAnsi="Times New Roman" w:cs="Times New Roman"/>
          <w:sz w:val="22"/>
          <w:szCs w:val="22"/>
        </w:rPr>
        <w:t xml:space="preserve"> $568M</w:t>
      </w:r>
      <w:r w:rsidRPr="00CB4AAC">
        <w:rPr>
          <w:rFonts w:ascii="Times New Roman" w:eastAsia="微软雅黑" w:hAnsi="Times New Roman" w:cs="Times New Roman"/>
          <w:sz w:val="22"/>
          <w:szCs w:val="22"/>
        </w:rPr>
        <w:t>，现金流状况良好。</w:t>
      </w:r>
    </w:p>
    <w:p w14:paraId="4A410CCD"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但长期债务达</w:t>
      </w:r>
      <w:r w:rsidRPr="00CB4AAC">
        <w:rPr>
          <w:rFonts w:ascii="Times New Roman" w:eastAsia="微软雅黑" w:hAnsi="Times New Roman" w:cs="Times New Roman"/>
          <w:sz w:val="22"/>
          <w:szCs w:val="22"/>
        </w:rPr>
        <w:t xml:space="preserve"> $3.47B</w:t>
      </w:r>
      <w:r w:rsidRPr="00CB4AAC">
        <w:rPr>
          <w:rFonts w:ascii="Times New Roman" w:eastAsia="微软雅黑" w:hAnsi="Times New Roman" w:cs="Times New Roman"/>
          <w:sz w:val="22"/>
          <w:szCs w:val="22"/>
        </w:rPr>
        <w:t>，资产负债率较高。</w:t>
      </w:r>
    </w:p>
    <w:p w14:paraId="3C94F97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88F4B">
          <v:rect id="_x0000_i1073" style="width:0;height:1.5pt" o:hralign="center" o:hrstd="t" o:hr="t" fillcolor="#a0a0a0" stroked="f"/>
        </w:pict>
      </w:r>
    </w:p>
    <w:p w14:paraId="3A32217E"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5. </w:t>
      </w:r>
      <w:r w:rsidRPr="00CB4AAC">
        <w:rPr>
          <w:rFonts w:ascii="Times New Roman" w:eastAsia="微软雅黑" w:hAnsi="Times New Roman" w:cs="Times New Roman"/>
          <w:b/>
          <w:bCs/>
          <w:sz w:val="22"/>
          <w:szCs w:val="22"/>
        </w:rPr>
        <w:t>投资建议</w:t>
      </w:r>
    </w:p>
    <w:p w14:paraId="303BB684" w14:textId="77777777" w:rsidR="00CB4AAC" w:rsidRPr="00CB4AAC" w:rsidRDefault="00CB4AAC">
      <w:pPr>
        <w:numPr>
          <w:ilvl w:val="0"/>
          <w:numId w:val="62"/>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短期策略</w:t>
      </w:r>
      <w:r w:rsidRPr="00CB4AAC">
        <w:rPr>
          <w:rFonts w:ascii="Times New Roman" w:eastAsia="微软雅黑" w:hAnsi="Times New Roman" w:cs="Times New Roman"/>
          <w:sz w:val="22"/>
          <w:szCs w:val="22"/>
        </w:rPr>
        <w:t>：</w:t>
      </w:r>
    </w:p>
    <w:p w14:paraId="7DD5B453"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由于估值已高，投资者应谨慎持有，并观察</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业绩是否符合市场预期。</w:t>
      </w:r>
    </w:p>
    <w:p w14:paraId="0A73D435"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业绩低于预期，股价可能调整，提供更好的入场机会。</w:t>
      </w:r>
    </w:p>
    <w:p w14:paraId="18A0B911" w14:textId="77777777" w:rsidR="00CB4AAC" w:rsidRPr="00CB4AAC" w:rsidRDefault="00CB4AAC">
      <w:pPr>
        <w:numPr>
          <w:ilvl w:val="0"/>
          <w:numId w:val="62"/>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长期策略</w:t>
      </w:r>
      <w:r w:rsidRPr="00CB4AAC">
        <w:rPr>
          <w:rFonts w:ascii="Times New Roman" w:eastAsia="微软雅黑" w:hAnsi="Times New Roman" w:cs="Times New Roman"/>
          <w:sz w:val="22"/>
          <w:szCs w:val="22"/>
        </w:rPr>
        <w:t>：</w:t>
      </w:r>
    </w:p>
    <w:p w14:paraId="68E88369"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w:t>
      </w:r>
      <w:r w:rsidRPr="00CB4AAC">
        <w:rPr>
          <w:rFonts w:ascii="Times New Roman" w:eastAsia="微软雅黑" w:hAnsi="Times New Roman" w:cs="Times New Roman"/>
          <w:sz w:val="22"/>
          <w:szCs w:val="22"/>
        </w:rPr>
        <w:t>具有</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领域的长期增长潜力，但目前市场已提前消化未来增长预期。</w:t>
      </w:r>
    </w:p>
    <w:p w14:paraId="3B0642DD"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若股价跌至更合理估值（如</w:t>
      </w:r>
      <w:r w:rsidRPr="00CB4AAC">
        <w:rPr>
          <w:rFonts w:ascii="Times New Roman" w:eastAsia="微软雅黑" w:hAnsi="Times New Roman" w:cs="Times New Roman"/>
          <w:sz w:val="22"/>
          <w:szCs w:val="22"/>
        </w:rPr>
        <w:t xml:space="preserve"> PEG ≤ 1.0</w:t>
      </w:r>
      <w:r w:rsidRPr="00CB4AAC">
        <w:rPr>
          <w:rFonts w:ascii="Times New Roman" w:eastAsia="微软雅黑" w:hAnsi="Times New Roman" w:cs="Times New Roman"/>
          <w:sz w:val="22"/>
          <w:szCs w:val="22"/>
        </w:rPr>
        <w:t>，股价回调至</w:t>
      </w:r>
      <w:r w:rsidRPr="00CB4AAC">
        <w:rPr>
          <w:rFonts w:ascii="Times New Roman" w:eastAsia="微软雅黑" w:hAnsi="Times New Roman" w:cs="Times New Roman"/>
          <w:sz w:val="22"/>
          <w:szCs w:val="22"/>
        </w:rPr>
        <w:t xml:space="preserve"> $250-$270</w:t>
      </w:r>
      <w:r w:rsidRPr="00CB4AAC">
        <w:rPr>
          <w:rFonts w:ascii="Times New Roman" w:eastAsia="微软雅黑" w:hAnsi="Times New Roman" w:cs="Times New Roman"/>
          <w:sz w:val="22"/>
          <w:szCs w:val="22"/>
        </w:rPr>
        <w:t>），可考虑增持。</w:t>
      </w:r>
    </w:p>
    <w:p w14:paraId="7A3FEB74"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DAE1C4A">
          <v:rect id="_x0000_i1074" style="width:0;height:1.5pt" o:hralign="center" o:hrstd="t" o:hr="t" fillcolor="#a0a0a0" stroked="f"/>
        </w:pict>
      </w:r>
    </w:p>
    <w:p w14:paraId="741A947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 </w:t>
      </w:r>
      <w:r w:rsidRPr="00B84451">
        <w:rPr>
          <w:rFonts w:ascii="Times New Roman" w:eastAsia="微软雅黑" w:hAnsi="Times New Roman" w:cs="Times New Roman"/>
          <w:b/>
          <w:bCs/>
          <w:sz w:val="22"/>
          <w:szCs w:val="22"/>
        </w:rPr>
        <w:t>行业趋势与竞争格局</w:t>
      </w:r>
    </w:p>
    <w:p w14:paraId="3ABFC093"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处于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移动广告与</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驱动营销</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领域，该行业正经历快速增长，但也面临高度竞争。以下是关键行业趋势及主要竞争对手的分析：</w:t>
      </w:r>
    </w:p>
    <w:p w14:paraId="694BAB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6.1 </w:t>
      </w:r>
      <w:r w:rsidRPr="00B84451">
        <w:rPr>
          <w:rFonts w:ascii="Times New Roman" w:eastAsia="微软雅黑" w:hAnsi="Times New Roman" w:cs="Times New Roman"/>
          <w:b/>
          <w:bCs/>
          <w:sz w:val="22"/>
          <w:szCs w:val="22"/>
        </w:rPr>
        <w:t>行业增长趋势</w:t>
      </w:r>
    </w:p>
    <w:p w14:paraId="17080718" w14:textId="77777777" w:rsidR="00B84451" w:rsidRPr="00B84451" w:rsidRDefault="00B84451">
      <w:pPr>
        <w:numPr>
          <w:ilvl w:val="0"/>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全球数字广告市场增长</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2A04D53F"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预计</w:t>
      </w:r>
      <w:r w:rsidRPr="00B84451">
        <w:rPr>
          <w:rFonts w:ascii="Times New Roman" w:eastAsia="微软雅黑" w:hAnsi="Times New Roman" w:cs="Times New Roman"/>
          <w:b/>
          <w:bCs/>
          <w:sz w:val="22"/>
          <w:szCs w:val="22"/>
        </w:rPr>
        <w:t xml:space="preserve"> 2025 </w:t>
      </w:r>
      <w:r w:rsidRPr="00B84451">
        <w:rPr>
          <w:rFonts w:ascii="Times New Roman" w:eastAsia="微软雅黑" w:hAnsi="Times New Roman" w:cs="Times New Roman"/>
          <w:b/>
          <w:bCs/>
          <w:sz w:val="22"/>
          <w:szCs w:val="22"/>
        </w:rPr>
        <w:t>年全球数字广告市场将达到</w:t>
      </w:r>
      <w:r w:rsidRPr="00B84451">
        <w:rPr>
          <w:rFonts w:ascii="Times New Roman" w:eastAsia="微软雅黑" w:hAnsi="Times New Roman" w:cs="Times New Roman"/>
          <w:b/>
          <w:bCs/>
          <w:sz w:val="22"/>
          <w:szCs w:val="22"/>
        </w:rPr>
        <w:t xml:space="preserve"> $1.5 </w:t>
      </w:r>
      <w:r w:rsidRPr="00B84451">
        <w:rPr>
          <w:rFonts w:ascii="Times New Roman" w:eastAsia="微软雅黑" w:hAnsi="Times New Roman" w:cs="Times New Roman"/>
          <w:b/>
          <w:bCs/>
          <w:sz w:val="22"/>
          <w:szCs w:val="22"/>
        </w:rPr>
        <w:t>万亿</w:t>
      </w:r>
      <w:r w:rsidRPr="00B84451">
        <w:rPr>
          <w:rFonts w:ascii="Times New Roman" w:eastAsia="微软雅黑" w:hAnsi="Times New Roman" w:cs="Times New Roman"/>
          <w:sz w:val="22"/>
          <w:szCs w:val="22"/>
        </w:rPr>
        <w:t>，其中移动广告占比持续攀升。</w:t>
      </w:r>
    </w:p>
    <w:p w14:paraId="1675AE34"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驱动的广告优化平台（如</w:t>
      </w:r>
      <w:r w:rsidRPr="00B84451">
        <w:rPr>
          <w:rFonts w:ascii="Times New Roman" w:eastAsia="微软雅黑" w:hAnsi="Times New Roman" w:cs="Times New Roman"/>
          <w:sz w:val="22"/>
          <w:szCs w:val="22"/>
        </w:rPr>
        <w:t xml:space="preserve"> AXON</w:t>
      </w:r>
      <w:r w:rsidRPr="00B84451">
        <w:rPr>
          <w:rFonts w:ascii="Times New Roman" w:eastAsia="微软雅黑" w:hAnsi="Times New Roman" w:cs="Times New Roman"/>
          <w:sz w:val="22"/>
          <w:szCs w:val="22"/>
        </w:rPr>
        <w:t>）正在快速普及，提升广告精准度和</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3BA8ABFA" w14:textId="77777777" w:rsidR="00B84451" w:rsidRPr="00B84451" w:rsidRDefault="00B84451">
      <w:pPr>
        <w:numPr>
          <w:ilvl w:val="0"/>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在广告优化中的作用</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0DA5A4E"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使广告投放更精准，优化广告定向、点击率及用户获取成本。</w:t>
      </w:r>
    </w:p>
    <w:p w14:paraId="63C73CEC"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平台利用机器学习优化广告投放，已成为其核心竞争力。</w:t>
      </w:r>
    </w:p>
    <w:p w14:paraId="6D791AB9"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6.2 </w:t>
      </w:r>
      <w:r w:rsidRPr="00B84451">
        <w:rPr>
          <w:rFonts w:ascii="Times New Roman" w:eastAsia="微软雅黑" w:hAnsi="Times New Roman" w:cs="Times New Roman"/>
          <w:b/>
          <w:bCs/>
          <w:sz w:val="22"/>
          <w:szCs w:val="22"/>
        </w:rPr>
        <w:t>主要竞争对手</w:t>
      </w:r>
    </w:p>
    <w:p w14:paraId="5A03281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面临来自多个行业巨头的竞争，尤其是在程序化广告和广告网络领域：</w:t>
      </w:r>
    </w:p>
    <w:tbl>
      <w:tblPr>
        <w:tblStyle w:val="41"/>
        <w:tblW w:w="0" w:type="auto"/>
        <w:tblLook w:val="04A0" w:firstRow="1" w:lastRow="0" w:firstColumn="1" w:lastColumn="0" w:noHBand="0" w:noVBand="1"/>
      </w:tblPr>
      <w:tblGrid>
        <w:gridCol w:w="2542"/>
        <w:gridCol w:w="2391"/>
        <w:gridCol w:w="1466"/>
        <w:gridCol w:w="2951"/>
      </w:tblGrid>
      <w:tr w:rsidR="00B84451" w:rsidRPr="00B84451" w14:paraId="459798B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B29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竞争对手</w:t>
            </w:r>
          </w:p>
        </w:tc>
        <w:tc>
          <w:tcPr>
            <w:tcW w:w="0" w:type="auto"/>
            <w:hideMark/>
          </w:tcPr>
          <w:p w14:paraId="559DD3F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核心业务</w:t>
            </w:r>
          </w:p>
        </w:tc>
        <w:tc>
          <w:tcPr>
            <w:tcW w:w="0" w:type="auto"/>
            <w:hideMark/>
          </w:tcPr>
          <w:p w14:paraId="22DABD9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市值</w:t>
            </w:r>
            <w:r w:rsidRPr="00B84451">
              <w:rPr>
                <w:rFonts w:ascii="Times New Roman" w:eastAsia="微软雅黑" w:hAnsi="Times New Roman" w:cs="Times New Roman"/>
                <w:sz w:val="22"/>
                <w:szCs w:val="22"/>
              </w:rPr>
              <w:t xml:space="preserve"> (2025</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3CA94A63"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主要优势</w:t>
            </w:r>
          </w:p>
        </w:tc>
      </w:tr>
      <w:tr w:rsidR="00B84451" w:rsidRPr="00B84451" w14:paraId="0685441D"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9D19C"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(GOOGL)</w:t>
            </w:r>
          </w:p>
        </w:tc>
        <w:tc>
          <w:tcPr>
            <w:tcW w:w="0" w:type="auto"/>
            <w:hideMark/>
          </w:tcPr>
          <w:p w14:paraId="507B2B8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Ads, YouTube Ads</w:t>
            </w:r>
          </w:p>
        </w:tc>
        <w:tc>
          <w:tcPr>
            <w:tcW w:w="0" w:type="auto"/>
            <w:hideMark/>
          </w:tcPr>
          <w:p w14:paraId="2042D74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$1.8T</w:t>
            </w:r>
          </w:p>
        </w:tc>
        <w:tc>
          <w:tcPr>
            <w:tcW w:w="0" w:type="auto"/>
            <w:hideMark/>
          </w:tcPr>
          <w:p w14:paraId="3F499FD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拥有全球最大的广告平台</w:t>
            </w:r>
          </w:p>
        </w:tc>
      </w:tr>
      <w:tr w:rsidR="00B84451" w:rsidRPr="00B84451" w14:paraId="31F89F0B"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192B393"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Meta (META)</w:t>
            </w:r>
          </w:p>
        </w:tc>
        <w:tc>
          <w:tcPr>
            <w:tcW w:w="0" w:type="auto"/>
            <w:hideMark/>
          </w:tcPr>
          <w:p w14:paraId="33FFDA3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Facebook, Instagram Ads</w:t>
            </w:r>
          </w:p>
        </w:tc>
        <w:tc>
          <w:tcPr>
            <w:tcW w:w="0" w:type="auto"/>
            <w:hideMark/>
          </w:tcPr>
          <w:p w14:paraId="7963DC60"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$1.1T</w:t>
            </w:r>
          </w:p>
        </w:tc>
        <w:tc>
          <w:tcPr>
            <w:tcW w:w="0" w:type="auto"/>
            <w:hideMark/>
          </w:tcPr>
          <w:p w14:paraId="070A5201"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强大的社交广告生态</w:t>
            </w:r>
          </w:p>
        </w:tc>
      </w:tr>
      <w:tr w:rsidR="00B84451" w:rsidRPr="00B84451" w14:paraId="126EE40B"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FA490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The Trade Desk (TTD)</w:t>
            </w:r>
          </w:p>
        </w:tc>
        <w:tc>
          <w:tcPr>
            <w:tcW w:w="0" w:type="auto"/>
            <w:hideMark/>
          </w:tcPr>
          <w:p w14:paraId="01D172A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独立</w:t>
            </w:r>
            <w:r w:rsidRPr="00B84451">
              <w:rPr>
                <w:rFonts w:ascii="Times New Roman" w:eastAsia="微软雅黑" w:hAnsi="Times New Roman" w:cs="Times New Roman"/>
                <w:sz w:val="22"/>
                <w:szCs w:val="22"/>
              </w:rPr>
              <w:t xml:space="preserve"> DSP </w:t>
            </w:r>
            <w:r w:rsidRPr="00B84451">
              <w:rPr>
                <w:rFonts w:ascii="Times New Roman" w:eastAsia="微软雅黑" w:hAnsi="Times New Roman" w:cs="Times New Roman"/>
                <w:sz w:val="22"/>
                <w:szCs w:val="22"/>
              </w:rPr>
              <w:t>平台</w:t>
            </w:r>
          </w:p>
        </w:tc>
        <w:tc>
          <w:tcPr>
            <w:tcW w:w="0" w:type="auto"/>
            <w:hideMark/>
          </w:tcPr>
          <w:p w14:paraId="5B2959D2"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$65B</w:t>
            </w:r>
          </w:p>
        </w:tc>
        <w:tc>
          <w:tcPr>
            <w:tcW w:w="0" w:type="auto"/>
            <w:hideMark/>
          </w:tcPr>
          <w:p w14:paraId="5C67BA9C"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领先的程序化广告平台</w:t>
            </w:r>
          </w:p>
        </w:tc>
      </w:tr>
      <w:tr w:rsidR="00B84451" w:rsidRPr="00B84451" w14:paraId="5D97A5E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32F26A7"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Unity Software (U)</w:t>
            </w:r>
          </w:p>
        </w:tc>
        <w:tc>
          <w:tcPr>
            <w:tcW w:w="0" w:type="auto"/>
            <w:hideMark/>
          </w:tcPr>
          <w:p w14:paraId="02EAB86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游戏内广告</w:t>
            </w:r>
          </w:p>
        </w:tc>
        <w:tc>
          <w:tcPr>
            <w:tcW w:w="0" w:type="auto"/>
            <w:hideMark/>
          </w:tcPr>
          <w:p w14:paraId="01B0F1D5"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$25B</w:t>
            </w:r>
          </w:p>
        </w:tc>
        <w:tc>
          <w:tcPr>
            <w:tcW w:w="0" w:type="auto"/>
            <w:hideMark/>
          </w:tcPr>
          <w:p w14:paraId="7C3A2483"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游戏广告市场的重要玩家</w:t>
            </w:r>
          </w:p>
        </w:tc>
      </w:tr>
      <w:tr w:rsidR="00B84451" w:rsidRPr="00B84451" w14:paraId="33773894"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C46BE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IronSource (</w:t>
            </w:r>
            <w:r w:rsidRPr="00B84451">
              <w:rPr>
                <w:rFonts w:ascii="Times New Roman" w:eastAsia="微软雅黑" w:hAnsi="Times New Roman" w:cs="Times New Roman"/>
                <w:sz w:val="22"/>
                <w:szCs w:val="22"/>
              </w:rPr>
              <w:t>合并进</w:t>
            </w:r>
            <w:r w:rsidRPr="00B84451">
              <w:rPr>
                <w:rFonts w:ascii="Times New Roman" w:eastAsia="微软雅黑" w:hAnsi="Times New Roman" w:cs="Times New Roman"/>
                <w:sz w:val="22"/>
                <w:szCs w:val="22"/>
              </w:rPr>
              <w:t xml:space="preserve"> Unity)</w:t>
            </w:r>
          </w:p>
        </w:tc>
        <w:tc>
          <w:tcPr>
            <w:tcW w:w="0" w:type="auto"/>
            <w:hideMark/>
          </w:tcPr>
          <w:p w14:paraId="136C66B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游戏内变现解决方案</w:t>
            </w:r>
          </w:p>
        </w:tc>
        <w:tc>
          <w:tcPr>
            <w:tcW w:w="0" w:type="auto"/>
            <w:hideMark/>
          </w:tcPr>
          <w:p w14:paraId="40AD669A"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已合并</w:t>
            </w:r>
          </w:p>
        </w:tc>
        <w:tc>
          <w:tcPr>
            <w:tcW w:w="0" w:type="auto"/>
            <w:hideMark/>
          </w:tcPr>
          <w:p w14:paraId="5745FFE7"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强调游戏广告与</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w:t>
            </w:r>
          </w:p>
        </w:tc>
      </w:tr>
    </w:tbl>
    <w:p w14:paraId="7FC262AC" w14:textId="77777777" w:rsidR="00B84451" w:rsidRPr="00B84451" w:rsidRDefault="00B84451">
      <w:pPr>
        <w:numPr>
          <w:ilvl w:val="0"/>
          <w:numId w:val="6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Unity (U)</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F5069AD"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通过</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强化广告优化能力，与</w:t>
      </w:r>
      <w:r w:rsidRPr="00B84451">
        <w:rPr>
          <w:rFonts w:ascii="Times New Roman" w:eastAsia="微软雅黑" w:hAnsi="Times New Roman" w:cs="Times New Roman"/>
          <w:sz w:val="22"/>
          <w:szCs w:val="22"/>
        </w:rPr>
        <w:t xml:space="preserve"> Unity </w:t>
      </w:r>
      <w:r w:rsidRPr="00B84451">
        <w:rPr>
          <w:rFonts w:ascii="Times New Roman" w:eastAsia="微软雅黑" w:hAnsi="Times New Roman" w:cs="Times New Roman"/>
          <w:sz w:val="22"/>
          <w:szCs w:val="22"/>
        </w:rPr>
        <w:t>主要竞争点在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游戏广告市场</w:t>
      </w:r>
      <w:r w:rsidRPr="00B84451">
        <w:rPr>
          <w:rFonts w:ascii="Times New Roman" w:eastAsia="微软雅黑" w:hAnsi="Times New Roman" w:cs="Times New Roman"/>
          <w:sz w:val="22"/>
          <w:szCs w:val="22"/>
        </w:rPr>
        <w:t>。</w:t>
      </w:r>
    </w:p>
    <w:p w14:paraId="2AF3022B"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依靠</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引擎优势，但</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在广告变现方面更具优化能力。</w:t>
      </w:r>
    </w:p>
    <w:p w14:paraId="47A6E9D0" w14:textId="77777777" w:rsidR="00B84451" w:rsidRPr="00B84451" w:rsidRDefault="00B84451">
      <w:pPr>
        <w:numPr>
          <w:ilvl w:val="0"/>
          <w:numId w:val="6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The Trade Desk (TTD)</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964A142"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TTD </w:t>
      </w:r>
      <w:r w:rsidRPr="00B84451">
        <w:rPr>
          <w:rFonts w:ascii="Times New Roman" w:eastAsia="微软雅黑" w:hAnsi="Times New Roman" w:cs="Times New Roman"/>
          <w:sz w:val="22"/>
          <w:szCs w:val="22"/>
        </w:rPr>
        <w:t>主要服务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品牌广告商</w:t>
      </w:r>
      <w:r w:rsidRPr="00B84451">
        <w:rPr>
          <w:rFonts w:ascii="Times New Roman" w:eastAsia="微软雅黑" w:hAnsi="Times New Roman" w:cs="Times New Roman"/>
          <w:sz w:val="22"/>
          <w:szCs w:val="22"/>
        </w:rPr>
        <w:t>，而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更专注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应用开发者的广告变现</w:t>
      </w:r>
      <w:r w:rsidRPr="00B84451">
        <w:rPr>
          <w:rFonts w:ascii="Times New Roman" w:eastAsia="微软雅黑" w:hAnsi="Times New Roman" w:cs="Times New Roman"/>
          <w:sz w:val="22"/>
          <w:szCs w:val="22"/>
        </w:rPr>
        <w:t>。</w:t>
      </w:r>
    </w:p>
    <w:p w14:paraId="548B52DE"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 xml:space="preserve">TTD </w:t>
      </w:r>
      <w:r w:rsidRPr="00B84451">
        <w:rPr>
          <w:rFonts w:ascii="Times New Roman" w:eastAsia="微软雅黑" w:hAnsi="Times New Roman" w:cs="Times New Roman"/>
          <w:sz w:val="22"/>
          <w:szCs w:val="22"/>
        </w:rPr>
        <w:t>以开放式广告生态取胜，而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通过自有平台提升利润率。</w:t>
      </w:r>
    </w:p>
    <w:p w14:paraId="7FF6EC15"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6CC8034">
          <v:rect id="_x0000_i1075" style="width:0;height:1.5pt" o:hralign="center" o:hrstd="t" o:hr="t" fillcolor="#a0a0a0" stroked="f"/>
        </w:pict>
      </w:r>
    </w:p>
    <w:p w14:paraId="3ECBCEE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 </w:t>
      </w:r>
      <w:r w:rsidRPr="00B84451">
        <w:rPr>
          <w:rFonts w:ascii="Times New Roman" w:eastAsia="微软雅黑" w:hAnsi="Times New Roman" w:cs="Times New Roman"/>
          <w:b/>
          <w:bCs/>
          <w:sz w:val="22"/>
          <w:szCs w:val="22"/>
        </w:rPr>
        <w:t>业务模式与核心竞争力</w:t>
      </w:r>
    </w:p>
    <w:p w14:paraId="2BCC3AE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主要收入来源包括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(SP) </w:t>
      </w:r>
      <w:r w:rsidRPr="00B84451">
        <w:rPr>
          <w:rFonts w:ascii="Times New Roman" w:eastAsia="微软雅黑" w:hAnsi="Times New Roman" w:cs="Times New Roman"/>
          <w:b/>
          <w:bCs/>
          <w:sz w:val="22"/>
          <w:szCs w:val="22"/>
        </w:rPr>
        <w:t>业务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，其中</w:t>
      </w:r>
      <w:r w:rsidRPr="00B84451">
        <w:rPr>
          <w:rFonts w:ascii="Times New Roman" w:eastAsia="微软雅黑" w:hAnsi="Times New Roman" w:cs="Times New Roman"/>
          <w:sz w:val="22"/>
          <w:szCs w:val="22"/>
        </w:rPr>
        <w:t xml:space="preserve"> SP </w:t>
      </w:r>
      <w:r w:rsidRPr="00B84451">
        <w:rPr>
          <w:rFonts w:ascii="Times New Roman" w:eastAsia="微软雅黑" w:hAnsi="Times New Roman" w:cs="Times New Roman"/>
          <w:sz w:val="22"/>
          <w:szCs w:val="22"/>
        </w:rPr>
        <w:t>业务已成为主要增长引擎。</w:t>
      </w:r>
    </w:p>
    <w:p w14:paraId="54FD378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7.1 </w:t>
      </w:r>
      <w:r w:rsidRPr="00B84451">
        <w:rPr>
          <w:rFonts w:ascii="Times New Roman" w:eastAsia="微软雅黑" w:hAnsi="Times New Roman" w:cs="Times New Roman"/>
          <w:b/>
          <w:bCs/>
          <w:sz w:val="22"/>
          <w:szCs w:val="22"/>
        </w:rPr>
        <w:t>业务结构</w:t>
      </w:r>
    </w:p>
    <w:p w14:paraId="11479D3F" w14:textId="77777777" w:rsidR="00B84451" w:rsidRPr="00B84451" w:rsidRDefault="00B84451">
      <w:pPr>
        <w:numPr>
          <w:ilvl w:val="0"/>
          <w:numId w:val="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(Software Platform, SP)</w:t>
      </w:r>
      <w:r w:rsidRPr="00B84451">
        <w:rPr>
          <w:rFonts w:ascii="Times New Roman" w:eastAsia="微软雅黑" w:hAnsi="Times New Roman" w:cs="Times New Roman"/>
          <w:sz w:val="22"/>
          <w:szCs w:val="22"/>
        </w:rPr>
        <w:t>：</w:t>
      </w:r>
    </w:p>
    <w:p w14:paraId="036828A5"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2024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 xml:space="preserve"> Q3 </w:t>
      </w: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$835M </w:t>
      </w:r>
      <w:r w:rsidRPr="00B84451">
        <w:rPr>
          <w:rFonts w:ascii="Times New Roman" w:eastAsia="微软雅黑" w:hAnsi="Times New Roman" w:cs="Times New Roman"/>
          <w:sz w:val="22"/>
          <w:szCs w:val="22"/>
        </w:rPr>
        <w:t>营收，同比增长</w:t>
      </w:r>
      <w:r w:rsidRPr="00B84451">
        <w:rPr>
          <w:rFonts w:ascii="Times New Roman" w:eastAsia="微软雅黑" w:hAnsi="Times New Roman" w:cs="Times New Roman"/>
          <w:sz w:val="22"/>
          <w:szCs w:val="22"/>
        </w:rPr>
        <w:t xml:space="preserve"> 65.56%</w:t>
      </w:r>
      <w:r w:rsidRPr="00B84451">
        <w:rPr>
          <w:rFonts w:ascii="Times New Roman" w:eastAsia="微软雅黑" w:hAnsi="Times New Roman" w:cs="Times New Roman"/>
          <w:sz w:val="22"/>
          <w:szCs w:val="22"/>
        </w:rPr>
        <w:t>。</w:t>
      </w:r>
    </w:p>
    <w:p w14:paraId="4DEC029B"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主要通过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AXON AI</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提供广告优化和营销服务。</w:t>
      </w:r>
    </w:p>
    <w:p w14:paraId="722CC4C7"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高毛利业务，</w:t>
      </w: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达到</w:t>
      </w:r>
      <w:r w:rsidRPr="00B84451">
        <w:rPr>
          <w:rFonts w:ascii="Times New Roman" w:eastAsia="微软雅黑" w:hAnsi="Times New Roman" w:cs="Times New Roman"/>
          <w:b/>
          <w:bCs/>
          <w:sz w:val="22"/>
          <w:szCs w:val="22"/>
        </w:rPr>
        <w:t xml:space="preserve"> 78%</w:t>
      </w:r>
      <w:r w:rsidRPr="00B84451">
        <w:rPr>
          <w:rFonts w:ascii="Times New Roman" w:eastAsia="微软雅黑" w:hAnsi="Times New Roman" w:cs="Times New Roman"/>
          <w:sz w:val="22"/>
          <w:szCs w:val="22"/>
        </w:rPr>
        <w:t>。</w:t>
      </w:r>
    </w:p>
    <w:p w14:paraId="3A8609A5" w14:textId="77777777" w:rsidR="00B84451" w:rsidRPr="00B84451" w:rsidRDefault="00B84451">
      <w:pPr>
        <w:numPr>
          <w:ilvl w:val="0"/>
          <w:numId w:val="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w:t>
      </w:r>
    </w:p>
    <w:p w14:paraId="432CC274"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$365M </w:t>
      </w:r>
      <w:r w:rsidRPr="00B84451">
        <w:rPr>
          <w:rFonts w:ascii="Times New Roman" w:eastAsia="微软雅黑" w:hAnsi="Times New Roman" w:cs="Times New Roman"/>
          <w:sz w:val="22"/>
          <w:szCs w:val="22"/>
        </w:rPr>
        <w:t>营收，同比增长仅</w:t>
      </w:r>
      <w:r w:rsidRPr="00B84451">
        <w:rPr>
          <w:rFonts w:ascii="Times New Roman" w:eastAsia="微软雅黑" w:hAnsi="Times New Roman" w:cs="Times New Roman"/>
          <w:sz w:val="22"/>
          <w:szCs w:val="22"/>
        </w:rPr>
        <w:t xml:space="preserve"> 0.9%</w:t>
      </w:r>
      <w:r w:rsidRPr="00B84451">
        <w:rPr>
          <w:rFonts w:ascii="Times New Roman" w:eastAsia="微软雅黑" w:hAnsi="Times New Roman" w:cs="Times New Roman"/>
          <w:sz w:val="22"/>
          <w:szCs w:val="22"/>
        </w:rPr>
        <w:t>。</w:t>
      </w:r>
    </w:p>
    <w:p w14:paraId="272CA8DE"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移动游戏变现</w:t>
      </w:r>
      <w:r w:rsidRPr="00B84451">
        <w:rPr>
          <w:rFonts w:ascii="Times New Roman" w:eastAsia="微软雅黑" w:hAnsi="Times New Roman" w:cs="Times New Roman"/>
          <w:sz w:val="22"/>
          <w:szCs w:val="22"/>
        </w:rPr>
        <w:t>，但增速放缓。</w:t>
      </w:r>
    </w:p>
    <w:p w14:paraId="7757267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预计软件业务将成为核心增长点</w:t>
      </w:r>
      <w:r w:rsidRPr="00B84451">
        <w:rPr>
          <w:rFonts w:ascii="Times New Roman" w:eastAsia="微软雅黑" w:hAnsi="Times New Roman" w:cs="Times New Roman"/>
          <w:sz w:val="22"/>
          <w:szCs w:val="22"/>
        </w:rPr>
        <w:t>，并减少对自有应用变现的依赖。</w:t>
      </w:r>
    </w:p>
    <w:p w14:paraId="656C5B1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E5F2362">
          <v:rect id="_x0000_i1076" style="width:0;height:1.5pt" o:hralign="center" o:hrstd="t" o:hr="t" fillcolor="#a0a0a0" stroked="f"/>
        </w:pict>
      </w:r>
    </w:p>
    <w:p w14:paraId="08EF0E2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 </w:t>
      </w:r>
      <w:r w:rsidRPr="00B84451">
        <w:rPr>
          <w:rFonts w:ascii="Times New Roman" w:eastAsia="微软雅黑" w:hAnsi="Times New Roman" w:cs="Times New Roman"/>
          <w:b/>
          <w:bCs/>
          <w:sz w:val="22"/>
          <w:szCs w:val="22"/>
        </w:rPr>
        <w:t>财务状况与盈利能力</w:t>
      </w:r>
    </w:p>
    <w:p w14:paraId="55FF63C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8.1 </w:t>
      </w:r>
      <w:r w:rsidRPr="00B84451">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775"/>
        <w:gridCol w:w="993"/>
        <w:gridCol w:w="993"/>
        <w:gridCol w:w="1107"/>
      </w:tblGrid>
      <w:tr w:rsidR="00B84451" w:rsidRPr="00B84451" w14:paraId="7EF1F158"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3D98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指标</w:t>
            </w:r>
          </w:p>
        </w:tc>
        <w:tc>
          <w:tcPr>
            <w:tcW w:w="0" w:type="auto"/>
            <w:hideMark/>
          </w:tcPr>
          <w:p w14:paraId="45DD0322"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2024 Q3</w:t>
            </w:r>
          </w:p>
        </w:tc>
        <w:tc>
          <w:tcPr>
            <w:tcW w:w="0" w:type="auto"/>
            <w:hideMark/>
          </w:tcPr>
          <w:p w14:paraId="4ACE0931"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2023 Q3</w:t>
            </w:r>
          </w:p>
        </w:tc>
        <w:tc>
          <w:tcPr>
            <w:tcW w:w="0" w:type="auto"/>
            <w:hideMark/>
          </w:tcPr>
          <w:p w14:paraId="5D436E79"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YoY </w:t>
            </w:r>
            <w:r w:rsidRPr="00B84451">
              <w:rPr>
                <w:rFonts w:ascii="Times New Roman" w:eastAsia="微软雅黑" w:hAnsi="Times New Roman" w:cs="Times New Roman"/>
                <w:sz w:val="22"/>
                <w:szCs w:val="22"/>
              </w:rPr>
              <w:t>增长</w:t>
            </w:r>
          </w:p>
        </w:tc>
      </w:tr>
      <w:tr w:rsidR="00B84451" w:rsidRPr="00B84451" w14:paraId="0332CD2C"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4B18F"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总营收</w:t>
            </w:r>
          </w:p>
        </w:tc>
        <w:tc>
          <w:tcPr>
            <w:tcW w:w="0" w:type="auto"/>
            <w:hideMark/>
          </w:tcPr>
          <w:p w14:paraId="6EDC86B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$1.2B</w:t>
            </w:r>
          </w:p>
        </w:tc>
        <w:tc>
          <w:tcPr>
            <w:tcW w:w="0" w:type="auto"/>
            <w:hideMark/>
          </w:tcPr>
          <w:p w14:paraId="1D28735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$865M</w:t>
            </w:r>
          </w:p>
        </w:tc>
        <w:tc>
          <w:tcPr>
            <w:tcW w:w="0" w:type="auto"/>
            <w:hideMark/>
          </w:tcPr>
          <w:p w14:paraId="33DEBE2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+38.64%</w:t>
            </w:r>
          </w:p>
        </w:tc>
      </w:tr>
      <w:tr w:rsidR="00B84451" w:rsidRPr="00B84451" w14:paraId="44EA823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EF5B80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软件业务营收</w:t>
            </w:r>
          </w:p>
        </w:tc>
        <w:tc>
          <w:tcPr>
            <w:tcW w:w="0" w:type="auto"/>
            <w:hideMark/>
          </w:tcPr>
          <w:p w14:paraId="43A18A0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$835M</w:t>
            </w:r>
          </w:p>
        </w:tc>
        <w:tc>
          <w:tcPr>
            <w:tcW w:w="0" w:type="auto"/>
            <w:hideMark/>
          </w:tcPr>
          <w:p w14:paraId="273858AD"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$505M</w:t>
            </w:r>
          </w:p>
        </w:tc>
        <w:tc>
          <w:tcPr>
            <w:tcW w:w="0" w:type="auto"/>
            <w:hideMark/>
          </w:tcPr>
          <w:p w14:paraId="37AEB88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+65.56%</w:t>
            </w:r>
          </w:p>
        </w:tc>
      </w:tr>
      <w:tr w:rsidR="00B84451" w:rsidRPr="00B84451" w14:paraId="5829EEB3"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24A06"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调整后</w:t>
            </w:r>
            <w:r w:rsidRPr="00B84451">
              <w:rPr>
                <w:rFonts w:ascii="Times New Roman" w:eastAsia="微软雅黑" w:hAnsi="Times New Roman" w:cs="Times New Roman"/>
                <w:sz w:val="22"/>
                <w:szCs w:val="22"/>
              </w:rPr>
              <w:t xml:space="preserve"> EBITDA</w:t>
            </w:r>
          </w:p>
        </w:tc>
        <w:tc>
          <w:tcPr>
            <w:tcW w:w="0" w:type="auto"/>
            <w:hideMark/>
          </w:tcPr>
          <w:p w14:paraId="4E2EC469"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$720M</w:t>
            </w:r>
          </w:p>
        </w:tc>
        <w:tc>
          <w:tcPr>
            <w:tcW w:w="0" w:type="auto"/>
            <w:hideMark/>
          </w:tcPr>
          <w:p w14:paraId="7331D04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$420M</w:t>
            </w:r>
          </w:p>
        </w:tc>
        <w:tc>
          <w:tcPr>
            <w:tcW w:w="0" w:type="auto"/>
            <w:hideMark/>
          </w:tcPr>
          <w:p w14:paraId="59100F5B"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+71.4%</w:t>
            </w:r>
          </w:p>
        </w:tc>
      </w:tr>
      <w:tr w:rsidR="00B84451" w:rsidRPr="00B84451" w14:paraId="364BC66F"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5BB71E4B"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p>
        </w:tc>
        <w:tc>
          <w:tcPr>
            <w:tcW w:w="0" w:type="auto"/>
            <w:hideMark/>
          </w:tcPr>
          <w:p w14:paraId="1B121836"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60.2%</w:t>
            </w:r>
          </w:p>
        </w:tc>
        <w:tc>
          <w:tcPr>
            <w:tcW w:w="0" w:type="auto"/>
            <w:hideMark/>
          </w:tcPr>
          <w:p w14:paraId="203797DA"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48.51%</w:t>
            </w:r>
          </w:p>
        </w:tc>
        <w:tc>
          <w:tcPr>
            <w:tcW w:w="0" w:type="auto"/>
            <w:hideMark/>
          </w:tcPr>
          <w:p w14:paraId="0FC93D9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+11.69%</w:t>
            </w:r>
          </w:p>
        </w:tc>
      </w:tr>
    </w:tbl>
    <w:p w14:paraId="1408533D" w14:textId="77777777" w:rsidR="00B84451" w:rsidRPr="00B84451" w:rsidRDefault="00B84451">
      <w:pPr>
        <w:numPr>
          <w:ilvl w:val="0"/>
          <w:numId w:val="6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高利润率</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SP </w:t>
      </w:r>
      <w:r w:rsidRPr="00B84451">
        <w:rPr>
          <w:rFonts w:ascii="Times New Roman" w:eastAsia="微软雅黑" w:hAnsi="Times New Roman" w:cs="Times New Roman"/>
          <w:sz w:val="22"/>
          <w:szCs w:val="22"/>
        </w:rPr>
        <w:t>业务毛利率达</w:t>
      </w:r>
      <w:r w:rsidRPr="00B84451">
        <w:rPr>
          <w:rFonts w:ascii="Times New Roman" w:eastAsia="微软雅黑" w:hAnsi="Times New Roman" w:cs="Times New Roman"/>
          <w:sz w:val="22"/>
          <w:szCs w:val="22"/>
        </w:rPr>
        <w:t xml:space="preserve"> 78%</w:t>
      </w:r>
      <w:r w:rsidRPr="00B84451">
        <w:rPr>
          <w:rFonts w:ascii="Times New Roman" w:eastAsia="微软雅黑" w:hAnsi="Times New Roman" w:cs="Times New Roman"/>
          <w:sz w:val="22"/>
          <w:szCs w:val="22"/>
        </w:rPr>
        <w:t>，支撑整体</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提升。</w:t>
      </w:r>
    </w:p>
    <w:p w14:paraId="1E6E0681" w14:textId="77777777" w:rsidR="00B84451" w:rsidRPr="00B84451" w:rsidRDefault="00B84451">
      <w:pPr>
        <w:numPr>
          <w:ilvl w:val="0"/>
          <w:numId w:val="6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强劲现金流</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7DFC574E" w14:textId="77777777" w:rsidR="00B84451" w:rsidRPr="00B84451" w:rsidRDefault="00B84451">
      <w:pPr>
        <w:numPr>
          <w:ilvl w:val="1"/>
          <w:numId w:val="6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现金余额</w:t>
      </w:r>
      <w:r w:rsidRPr="00B84451">
        <w:rPr>
          <w:rFonts w:ascii="Times New Roman" w:eastAsia="微软雅黑" w:hAnsi="Times New Roman" w:cs="Times New Roman"/>
          <w:sz w:val="22"/>
          <w:szCs w:val="22"/>
        </w:rPr>
        <w:t xml:space="preserve"> $568M</w:t>
      </w:r>
      <w:r w:rsidRPr="00B84451">
        <w:rPr>
          <w:rFonts w:ascii="Times New Roman" w:eastAsia="微软雅黑" w:hAnsi="Times New Roman" w:cs="Times New Roman"/>
          <w:sz w:val="22"/>
          <w:szCs w:val="22"/>
        </w:rPr>
        <w:t>，自由现金流</w:t>
      </w:r>
      <w:r w:rsidRPr="00B84451">
        <w:rPr>
          <w:rFonts w:ascii="Times New Roman" w:eastAsia="微软雅黑" w:hAnsi="Times New Roman" w:cs="Times New Roman"/>
          <w:sz w:val="22"/>
          <w:szCs w:val="22"/>
        </w:rPr>
        <w:t xml:space="preserve"> $545M</w:t>
      </w:r>
      <w:r w:rsidRPr="00B84451">
        <w:rPr>
          <w:rFonts w:ascii="Times New Roman" w:eastAsia="微软雅黑" w:hAnsi="Times New Roman" w:cs="Times New Roman"/>
          <w:sz w:val="22"/>
          <w:szCs w:val="22"/>
        </w:rPr>
        <w:t>，同比增长</w:t>
      </w:r>
      <w:r w:rsidRPr="00B84451">
        <w:rPr>
          <w:rFonts w:ascii="Times New Roman" w:eastAsia="微软雅黑" w:hAnsi="Times New Roman" w:cs="Times New Roman"/>
          <w:sz w:val="22"/>
          <w:szCs w:val="22"/>
        </w:rPr>
        <w:t xml:space="preserve"> 182%</w:t>
      </w:r>
      <w:r w:rsidRPr="00B84451">
        <w:rPr>
          <w:rFonts w:ascii="Times New Roman" w:eastAsia="微软雅黑" w:hAnsi="Times New Roman" w:cs="Times New Roman"/>
          <w:sz w:val="22"/>
          <w:szCs w:val="22"/>
        </w:rPr>
        <w:t>。</w:t>
      </w:r>
    </w:p>
    <w:p w14:paraId="54AE405F" w14:textId="77777777" w:rsidR="00B84451" w:rsidRPr="00B84451" w:rsidRDefault="00B84451">
      <w:pPr>
        <w:numPr>
          <w:ilvl w:val="1"/>
          <w:numId w:val="6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$2.3B </w:t>
      </w:r>
      <w:r w:rsidRPr="00B84451">
        <w:rPr>
          <w:rFonts w:ascii="Times New Roman" w:eastAsia="微软雅黑" w:hAnsi="Times New Roman" w:cs="Times New Roman"/>
          <w:b/>
          <w:bCs/>
          <w:sz w:val="22"/>
          <w:szCs w:val="22"/>
        </w:rPr>
        <w:t>股票回购计划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提振市场信心。</w:t>
      </w:r>
    </w:p>
    <w:p w14:paraId="3BE8723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8.2 </w:t>
      </w:r>
      <w:r w:rsidRPr="00B84451">
        <w:rPr>
          <w:rFonts w:ascii="Times New Roman" w:eastAsia="微软雅黑" w:hAnsi="Times New Roman" w:cs="Times New Roman"/>
          <w:b/>
          <w:bCs/>
          <w:sz w:val="22"/>
          <w:szCs w:val="22"/>
        </w:rPr>
        <w:t>资产负债状况</w:t>
      </w:r>
    </w:p>
    <w:p w14:paraId="5F72DC42" w14:textId="77777777" w:rsidR="00B84451" w:rsidRPr="00B84451" w:rsidRDefault="00B84451">
      <w:pPr>
        <w:numPr>
          <w:ilvl w:val="0"/>
          <w:numId w:val="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，但负债率可控，现金流充足。</w:t>
      </w:r>
    </w:p>
    <w:p w14:paraId="5478AADD" w14:textId="77777777" w:rsidR="00B84451" w:rsidRPr="00B84451" w:rsidRDefault="00B84451">
      <w:pPr>
        <w:numPr>
          <w:ilvl w:val="0"/>
          <w:numId w:val="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当前杠杆水平适中</w:t>
      </w:r>
      <w:r w:rsidRPr="00B84451">
        <w:rPr>
          <w:rFonts w:ascii="Times New Roman" w:eastAsia="微软雅黑" w:hAnsi="Times New Roman" w:cs="Times New Roman"/>
          <w:sz w:val="22"/>
          <w:szCs w:val="22"/>
        </w:rPr>
        <w:t>，管理层计划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通过盈利增长降低杠杆</w:t>
      </w:r>
      <w:r w:rsidRPr="00B84451">
        <w:rPr>
          <w:rFonts w:ascii="Times New Roman" w:eastAsia="微软雅黑" w:hAnsi="Times New Roman" w:cs="Times New Roman"/>
          <w:sz w:val="22"/>
          <w:szCs w:val="22"/>
        </w:rPr>
        <w:t>。</w:t>
      </w:r>
    </w:p>
    <w:p w14:paraId="343FC6CA"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DD2DEE">
          <v:rect id="_x0000_i1077" style="width:0;height:1.5pt" o:hralign="center" o:hrstd="t" o:hr="t" fillcolor="#a0a0a0" stroked="f"/>
        </w:pict>
      </w:r>
    </w:p>
    <w:p w14:paraId="0DB9F9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 </w:t>
      </w:r>
      <w:r w:rsidRPr="00B84451">
        <w:rPr>
          <w:rFonts w:ascii="Times New Roman" w:eastAsia="微软雅黑" w:hAnsi="Times New Roman" w:cs="Times New Roman"/>
          <w:b/>
          <w:bCs/>
          <w:sz w:val="22"/>
          <w:szCs w:val="22"/>
        </w:rPr>
        <w:t>近期投资者行为与机构持仓</w:t>
      </w:r>
    </w:p>
    <w:p w14:paraId="32A3378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9.1 </w:t>
      </w:r>
      <w:r w:rsidRPr="00B84451">
        <w:rPr>
          <w:rFonts w:ascii="Times New Roman" w:eastAsia="微软雅黑" w:hAnsi="Times New Roman" w:cs="Times New Roman"/>
          <w:b/>
          <w:bCs/>
          <w:sz w:val="22"/>
          <w:szCs w:val="22"/>
        </w:rPr>
        <w:t>机构投资趋势</w:t>
      </w:r>
    </w:p>
    <w:p w14:paraId="3A95D07E" w14:textId="77777777" w:rsidR="00B84451" w:rsidRPr="00B84451" w:rsidRDefault="00B84451">
      <w:pPr>
        <w:numPr>
          <w:ilvl w:val="0"/>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机构持仓比例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54.54%</w:t>
      </w:r>
      <w:r w:rsidRPr="00B84451">
        <w:rPr>
          <w:rFonts w:ascii="Times New Roman" w:eastAsia="微软雅黑" w:hAnsi="Times New Roman" w:cs="Times New Roman"/>
          <w:sz w:val="22"/>
          <w:szCs w:val="22"/>
        </w:rPr>
        <w:t>，近期有增加趋势。</w:t>
      </w:r>
    </w:p>
    <w:p w14:paraId="206C502F" w14:textId="77777777" w:rsidR="00B84451" w:rsidRPr="00B84451" w:rsidRDefault="00B84451">
      <w:pPr>
        <w:numPr>
          <w:ilvl w:val="0"/>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主要机构：</w:t>
      </w:r>
      <w:r w:rsidRPr="00B84451">
        <w:rPr>
          <w:rFonts w:ascii="Times New Roman" w:eastAsia="微软雅黑" w:hAnsi="Times New Roman" w:cs="Times New Roman"/>
          <w:sz w:val="22"/>
          <w:szCs w:val="22"/>
        </w:rPr>
        <w:t xml:space="preserve"> </w:t>
      </w:r>
    </w:p>
    <w:p w14:paraId="764CEFD1"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柏基资本</w:t>
      </w:r>
      <w:r w:rsidRPr="00B84451">
        <w:rPr>
          <w:rFonts w:ascii="Times New Roman" w:eastAsia="微软雅黑" w:hAnsi="Times New Roman" w:cs="Times New Roman"/>
          <w:sz w:val="22"/>
          <w:szCs w:val="22"/>
        </w:rPr>
        <w:t xml:space="preserve"> (Baillie Gifford)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4.08M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增持</w:t>
      </w:r>
      <w:r w:rsidRPr="00B84451">
        <w:rPr>
          <w:rFonts w:ascii="Times New Roman" w:eastAsia="微软雅黑" w:hAnsi="Times New Roman" w:cs="Times New Roman"/>
          <w:b/>
          <w:bCs/>
          <w:sz w:val="22"/>
          <w:szCs w:val="22"/>
        </w:rPr>
        <w:t xml:space="preserve"> 5421%</w:t>
      </w:r>
      <w:r w:rsidRPr="00B84451">
        <w:rPr>
          <w:rFonts w:ascii="Times New Roman" w:eastAsia="微软雅黑" w:hAnsi="Times New Roman" w:cs="Times New Roman"/>
          <w:sz w:val="22"/>
          <w:szCs w:val="22"/>
        </w:rPr>
        <w:t>。</w:t>
      </w:r>
    </w:p>
    <w:p w14:paraId="00990F7A"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雷达里奥</w:t>
      </w:r>
      <w:r w:rsidRPr="00B84451">
        <w:rPr>
          <w:rFonts w:ascii="Times New Roman" w:eastAsia="微软雅黑" w:hAnsi="Times New Roman" w:cs="Times New Roman"/>
          <w:sz w:val="22"/>
          <w:szCs w:val="22"/>
        </w:rPr>
        <w:t xml:space="preserve"> (Bridgewater)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265,590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，增持</w:t>
      </w:r>
      <w:r w:rsidRPr="00B84451">
        <w:rPr>
          <w:rFonts w:ascii="Times New Roman" w:eastAsia="微软雅黑" w:hAnsi="Times New Roman" w:cs="Times New Roman"/>
          <w:sz w:val="22"/>
          <w:szCs w:val="22"/>
        </w:rPr>
        <w:t xml:space="preserve"> 337%</w:t>
      </w:r>
      <w:r w:rsidRPr="00B84451">
        <w:rPr>
          <w:rFonts w:ascii="Times New Roman" w:eastAsia="微软雅黑" w:hAnsi="Times New Roman" w:cs="Times New Roman"/>
          <w:sz w:val="22"/>
          <w:szCs w:val="22"/>
        </w:rPr>
        <w:t>。</w:t>
      </w:r>
    </w:p>
    <w:p w14:paraId="0AF37A30"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乔尔</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格林布拉特</w:t>
      </w:r>
      <w:r w:rsidRPr="00B84451">
        <w:rPr>
          <w:rFonts w:ascii="Times New Roman" w:eastAsia="微软雅黑" w:hAnsi="Times New Roman" w:cs="Times New Roman"/>
          <w:sz w:val="22"/>
          <w:szCs w:val="22"/>
        </w:rPr>
        <w:t xml:space="preserve"> (Gotham)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163,015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，减持</w:t>
      </w:r>
      <w:r w:rsidRPr="00B84451">
        <w:rPr>
          <w:rFonts w:ascii="Times New Roman" w:eastAsia="微软雅黑" w:hAnsi="Times New Roman" w:cs="Times New Roman"/>
          <w:sz w:val="22"/>
          <w:szCs w:val="22"/>
        </w:rPr>
        <w:t xml:space="preserve"> 23.4%</w:t>
      </w:r>
      <w:r w:rsidRPr="00B84451">
        <w:rPr>
          <w:rFonts w:ascii="Times New Roman" w:eastAsia="微软雅黑" w:hAnsi="Times New Roman" w:cs="Times New Roman"/>
          <w:sz w:val="22"/>
          <w:szCs w:val="22"/>
        </w:rPr>
        <w:t>。</w:t>
      </w:r>
    </w:p>
    <w:p w14:paraId="39A3462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9.2 </w:t>
      </w:r>
      <w:r w:rsidRPr="00B84451">
        <w:rPr>
          <w:rFonts w:ascii="Times New Roman" w:eastAsia="微软雅黑" w:hAnsi="Times New Roman" w:cs="Times New Roman"/>
          <w:b/>
          <w:bCs/>
          <w:sz w:val="22"/>
          <w:szCs w:val="22"/>
        </w:rPr>
        <w:t>内部交易</w:t>
      </w:r>
    </w:p>
    <w:p w14:paraId="47C611EE" w14:textId="77777777" w:rsidR="00B84451" w:rsidRPr="00B84451" w:rsidRDefault="00B84451">
      <w:pPr>
        <w:numPr>
          <w:ilvl w:val="0"/>
          <w:numId w:val="6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过去</w:t>
      </w:r>
      <w:r w:rsidRPr="00B84451">
        <w:rPr>
          <w:rFonts w:ascii="Times New Roman" w:eastAsia="微软雅黑" w:hAnsi="Times New Roman" w:cs="Times New Roman"/>
          <w:b/>
          <w:bCs/>
          <w:sz w:val="22"/>
          <w:szCs w:val="22"/>
        </w:rPr>
        <w:t xml:space="preserve"> 18 </w:t>
      </w:r>
      <w:r w:rsidRPr="00B84451">
        <w:rPr>
          <w:rFonts w:ascii="Times New Roman" w:eastAsia="微软雅黑" w:hAnsi="Times New Roman" w:cs="Times New Roman"/>
          <w:b/>
          <w:bCs/>
          <w:sz w:val="22"/>
          <w:szCs w:val="22"/>
        </w:rPr>
        <w:t>个月，公司管理层持续卖出</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14AAA098"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CEO Adam Foroughi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54,802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$343.38</w:t>
      </w:r>
      <w:r w:rsidRPr="00B84451">
        <w:rPr>
          <w:rFonts w:ascii="Times New Roman" w:eastAsia="微软雅黑" w:hAnsi="Times New Roman" w:cs="Times New Roman"/>
          <w:sz w:val="22"/>
          <w:szCs w:val="22"/>
        </w:rPr>
        <w:t>。</w:t>
      </w:r>
    </w:p>
    <w:p w14:paraId="70DFA57B"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CFO Herald Y Chen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171,951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$345.52</w:t>
      </w:r>
      <w:r w:rsidRPr="00B84451">
        <w:rPr>
          <w:rFonts w:ascii="Times New Roman" w:eastAsia="微软雅黑" w:hAnsi="Times New Roman" w:cs="Times New Roman"/>
          <w:sz w:val="22"/>
          <w:szCs w:val="22"/>
        </w:rPr>
        <w:t>。</w:t>
      </w:r>
    </w:p>
    <w:p w14:paraId="4EDC5DB6"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CLO Victoria Valenzuela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15,971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$313.07</w:t>
      </w:r>
      <w:r w:rsidRPr="00B84451">
        <w:rPr>
          <w:rFonts w:ascii="Times New Roman" w:eastAsia="微软雅黑" w:hAnsi="Times New Roman" w:cs="Times New Roman"/>
          <w:sz w:val="22"/>
          <w:szCs w:val="22"/>
        </w:rPr>
        <w:t>。</w:t>
      </w:r>
    </w:p>
    <w:p w14:paraId="7703FD09"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内部人士持续减持表明管理层认为当前股价已接近峰值</w:t>
      </w:r>
      <w:r w:rsidRPr="00B84451">
        <w:rPr>
          <w:rFonts w:ascii="Times New Roman" w:eastAsia="微软雅黑" w:hAnsi="Times New Roman" w:cs="Times New Roman"/>
          <w:sz w:val="22"/>
          <w:szCs w:val="22"/>
        </w:rPr>
        <w:t>，投资者需谨慎。</w:t>
      </w:r>
    </w:p>
    <w:p w14:paraId="6F0F2E0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A3800AB">
          <v:rect id="_x0000_i1078" style="width:0;height:1.5pt" o:hralign="center" o:hrstd="t" o:hr="t" fillcolor="#a0a0a0" stroked="f"/>
        </w:pict>
      </w:r>
    </w:p>
    <w:p w14:paraId="3465311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10. </w:t>
      </w:r>
      <w:r w:rsidRPr="00B84451">
        <w:rPr>
          <w:rFonts w:ascii="Times New Roman" w:eastAsia="微软雅黑" w:hAnsi="Times New Roman" w:cs="Times New Roman"/>
          <w:b/>
          <w:bCs/>
          <w:sz w:val="22"/>
          <w:szCs w:val="22"/>
        </w:rPr>
        <w:t>投资建议</w:t>
      </w:r>
    </w:p>
    <w:p w14:paraId="2918E68B"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短期策略</w:t>
      </w:r>
      <w:r w:rsidRPr="00B84451">
        <w:rPr>
          <w:rFonts w:ascii="Times New Roman" w:eastAsia="微软雅黑" w:hAnsi="Times New Roman" w:cs="Times New Roman"/>
          <w:sz w:val="22"/>
          <w:szCs w:val="22"/>
        </w:rPr>
        <w:t>：</w:t>
      </w:r>
    </w:p>
    <w:p w14:paraId="3B513C43"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保持谨慎</w:t>
      </w:r>
      <w:r w:rsidRPr="00B84451">
        <w:rPr>
          <w:rFonts w:ascii="Times New Roman" w:eastAsia="微软雅黑" w:hAnsi="Times New Roman" w:cs="Times New Roman"/>
          <w:sz w:val="22"/>
          <w:szCs w:val="22"/>
        </w:rPr>
        <w:t>，观察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是否符合高预期。</w:t>
      </w:r>
    </w:p>
    <w:p w14:paraId="3681A10B"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股价已超估值</w:t>
      </w:r>
      <w:r w:rsidRPr="00B84451">
        <w:rPr>
          <w:rFonts w:ascii="Times New Roman" w:eastAsia="微软雅黑" w:hAnsi="Times New Roman" w:cs="Times New Roman"/>
          <w:sz w:val="22"/>
          <w:szCs w:val="22"/>
        </w:rPr>
        <w:t>，建议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w:t>
      </w:r>
    </w:p>
    <w:p w14:paraId="260C0082"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股价回调至</w:t>
      </w:r>
      <w:r w:rsidRPr="00B84451">
        <w:rPr>
          <w:rFonts w:ascii="Times New Roman" w:eastAsia="微软雅黑" w:hAnsi="Times New Roman" w:cs="Times New Roman"/>
          <w:b/>
          <w:bCs/>
          <w:sz w:val="22"/>
          <w:szCs w:val="22"/>
        </w:rPr>
        <w:t xml:space="preserve"> $250-$270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，可考虑重新布局。</w:t>
      </w:r>
    </w:p>
    <w:p w14:paraId="357C4914"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长期策略</w:t>
      </w:r>
      <w:r w:rsidRPr="00B84451">
        <w:rPr>
          <w:rFonts w:ascii="Times New Roman" w:eastAsia="微软雅黑" w:hAnsi="Times New Roman" w:cs="Times New Roman"/>
          <w:sz w:val="22"/>
          <w:szCs w:val="22"/>
        </w:rPr>
        <w:t>：</w:t>
      </w:r>
    </w:p>
    <w:p w14:paraId="7C0C5389"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w:t>
      </w:r>
      <w:r w:rsidRPr="00B84451">
        <w:rPr>
          <w:rFonts w:ascii="Times New Roman" w:eastAsia="微软雅黑" w:hAnsi="Times New Roman" w:cs="Times New Roman"/>
          <w:b/>
          <w:bCs/>
          <w:sz w:val="22"/>
          <w:szCs w:val="22"/>
        </w:rPr>
        <w:t xml:space="preserve"> AXON AI </w:t>
      </w:r>
      <w:r w:rsidRPr="00B84451">
        <w:rPr>
          <w:rFonts w:ascii="Times New Roman" w:eastAsia="微软雅黑" w:hAnsi="Times New Roman" w:cs="Times New Roman"/>
          <w:b/>
          <w:bCs/>
          <w:sz w:val="22"/>
          <w:szCs w:val="22"/>
        </w:rPr>
        <w:t>在电商广告的扩展情况</w:t>
      </w:r>
      <w:r w:rsidRPr="00B84451">
        <w:rPr>
          <w:rFonts w:ascii="Times New Roman" w:eastAsia="微软雅黑" w:hAnsi="Times New Roman" w:cs="Times New Roman"/>
          <w:sz w:val="22"/>
          <w:szCs w:val="22"/>
        </w:rPr>
        <w:t>，若该业务成功，将进一步扩大</w:t>
      </w:r>
      <w:r w:rsidRPr="00B84451">
        <w:rPr>
          <w:rFonts w:ascii="Times New Roman" w:eastAsia="微软雅黑" w:hAnsi="Times New Roman" w:cs="Times New Roman"/>
          <w:sz w:val="22"/>
          <w:szCs w:val="22"/>
        </w:rPr>
        <w:t xml:space="preserve"> TAM</w:t>
      </w:r>
      <w:r w:rsidRPr="00B84451">
        <w:rPr>
          <w:rFonts w:ascii="Times New Roman" w:eastAsia="微软雅黑" w:hAnsi="Times New Roman" w:cs="Times New Roman"/>
          <w:sz w:val="22"/>
          <w:szCs w:val="22"/>
        </w:rPr>
        <w:t>。</w:t>
      </w:r>
    </w:p>
    <w:p w14:paraId="7FEDB5B6"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观察竞争对手（如</w:t>
      </w:r>
      <w:r w:rsidRPr="00B84451">
        <w:rPr>
          <w:rFonts w:ascii="Times New Roman" w:eastAsia="微软雅黑" w:hAnsi="Times New Roman" w:cs="Times New Roman"/>
          <w:b/>
          <w:bCs/>
          <w:sz w:val="22"/>
          <w:szCs w:val="22"/>
        </w:rPr>
        <w:t xml:space="preserve"> Google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The Trade Desk</w:t>
      </w:r>
      <w:r w:rsidRPr="00B84451">
        <w:rPr>
          <w:rFonts w:ascii="Times New Roman" w:eastAsia="微软雅黑" w:hAnsi="Times New Roman" w:cs="Times New Roman"/>
          <w:b/>
          <w:bCs/>
          <w:sz w:val="22"/>
          <w:szCs w:val="22"/>
        </w:rPr>
        <w:t>）的市场份额变化</w:t>
      </w:r>
      <w:r w:rsidRPr="00B84451">
        <w:rPr>
          <w:rFonts w:ascii="Times New Roman" w:eastAsia="微软雅黑" w:hAnsi="Times New Roman" w:cs="Times New Roman"/>
          <w:sz w:val="22"/>
          <w:szCs w:val="22"/>
        </w:rPr>
        <w:t>。</w:t>
      </w:r>
    </w:p>
    <w:p w14:paraId="5D610C90"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关注内部持仓变动</w:t>
      </w:r>
      <w:r w:rsidRPr="00B84451">
        <w:rPr>
          <w:rFonts w:ascii="Times New Roman" w:eastAsia="微软雅黑" w:hAnsi="Times New Roman" w:cs="Times New Roman"/>
          <w:sz w:val="22"/>
          <w:szCs w:val="22"/>
        </w:rPr>
        <w:t>，若管理层开始增持，可能是买入信号。</w:t>
      </w:r>
    </w:p>
    <w:p w14:paraId="6F2BDD7B"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17E67AE">
          <v:rect id="_x0000_i1079" style="width:0;height:1.5pt" o:hralign="center" o:hrstd="t" o:hr="t" fillcolor="#a0a0a0" stroked="f"/>
        </w:pict>
      </w:r>
    </w:p>
    <w:p w14:paraId="00DCAA7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11. </w:t>
      </w:r>
      <w:r w:rsidRPr="00B84451">
        <w:rPr>
          <w:rFonts w:ascii="Times New Roman" w:eastAsia="微软雅黑" w:hAnsi="Times New Roman" w:cs="Times New Roman"/>
          <w:b/>
          <w:bCs/>
          <w:sz w:val="22"/>
          <w:szCs w:val="22"/>
        </w:rPr>
        <w:t>结论</w:t>
      </w:r>
    </w:p>
    <w:p w14:paraId="2C84C84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是一家具备强大</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驱动增长潜力的公司，但当前估值已充分反映未来增长，短期投资回报有限。建议投资者保持谨慎，并在股价回调时寻找更好的买入机会</w:t>
      </w:r>
      <w:r w:rsidRPr="00B84451">
        <w:rPr>
          <w:rFonts w:ascii="Times New Roman" w:eastAsia="微软雅黑" w:hAnsi="Times New Roman" w:cs="Times New Roman"/>
          <w:sz w:val="22"/>
          <w:szCs w:val="22"/>
        </w:rPr>
        <w:t>。</w:t>
      </w:r>
    </w:p>
    <w:p w14:paraId="7D047AAC"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95C4399">
          <v:rect id="_x0000_i1080" style="width:0;height:1.5pt" o:hralign="center" o:hrstd="t" o:hr="t" fillcolor="#a0a0a0" stroked="f"/>
        </w:pict>
      </w:r>
    </w:p>
    <w:p w14:paraId="2FE3223E"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这份报告基于最新市场数据、机构持仓、行业趋势和财务分析，若需进一步深入研究特定领域，如</w:t>
      </w: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广告技术、市场竞争格局等</w:t>
      </w:r>
      <w:r w:rsidRPr="00B84451">
        <w:rPr>
          <w:rFonts w:ascii="Times New Roman" w:eastAsia="微软雅黑" w:hAnsi="Times New Roman" w:cs="Times New Roman"/>
          <w:sz w:val="22"/>
          <w:szCs w:val="22"/>
        </w:rPr>
        <w:t>，可以继续探讨。</w:t>
      </w:r>
    </w:p>
    <w:p w14:paraId="6A461C2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 </w:t>
      </w:r>
      <w:r w:rsidRPr="00B84451">
        <w:rPr>
          <w:rFonts w:ascii="Times New Roman" w:eastAsia="微软雅黑" w:hAnsi="Times New Roman" w:cs="Times New Roman"/>
          <w:b/>
          <w:bCs/>
          <w:sz w:val="22"/>
          <w:szCs w:val="22"/>
        </w:rPr>
        <w:t>风险分析</w:t>
      </w:r>
    </w:p>
    <w:p w14:paraId="1EB30E6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具备</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驱动的高增长潜力，但投资仍需考虑多个关键风险因素，包括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市场风险、竞争风险、监管风险、财务风险</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等。</w:t>
      </w:r>
    </w:p>
    <w:p w14:paraId="563CB0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12.1 </w:t>
      </w:r>
      <w:r w:rsidRPr="00B84451">
        <w:rPr>
          <w:rFonts w:ascii="Times New Roman" w:eastAsia="微软雅黑" w:hAnsi="Times New Roman" w:cs="Times New Roman"/>
          <w:b/>
          <w:bCs/>
          <w:sz w:val="22"/>
          <w:szCs w:val="22"/>
        </w:rPr>
        <w:t>市场风险</w:t>
      </w:r>
    </w:p>
    <w:p w14:paraId="71598BC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估值过高，市场预期过于乐观</w:t>
      </w:r>
    </w:p>
    <w:p w14:paraId="135584A1"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PEG</w:t>
      </w:r>
      <w:r w:rsidRPr="00B84451">
        <w:rPr>
          <w:rFonts w:ascii="Times New Roman" w:eastAsia="微软雅黑" w:hAnsi="Times New Roman" w:cs="Times New Roman"/>
          <w:sz w:val="22"/>
          <w:szCs w:val="22"/>
        </w:rPr>
        <w:t>（市盈增长比率）为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1.23x (2025</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1.24x (2026</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，意味着市场已经定价了较高的未来增长预期。</w:t>
      </w:r>
    </w:p>
    <w:p w14:paraId="52CDD4DA"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Q4 </w:t>
      </w:r>
      <w:r w:rsidRPr="00B84451">
        <w:rPr>
          <w:rFonts w:ascii="Times New Roman" w:eastAsia="微软雅黑" w:hAnsi="Times New Roman" w:cs="Times New Roman"/>
          <w:b/>
          <w:bCs/>
          <w:sz w:val="22"/>
          <w:szCs w:val="22"/>
        </w:rPr>
        <w:t>业绩未达到市场预期</w:t>
      </w:r>
      <w:r w:rsidRPr="00B84451">
        <w:rPr>
          <w:rFonts w:ascii="Times New Roman" w:eastAsia="微软雅黑" w:hAnsi="Times New Roman" w:cs="Times New Roman"/>
          <w:sz w:val="22"/>
          <w:szCs w:val="22"/>
        </w:rPr>
        <w:t>，股价可能面临大幅回调的风险。</w:t>
      </w:r>
    </w:p>
    <w:p w14:paraId="3D6B8A29"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过去</w:t>
      </w:r>
      <w:r w:rsidRPr="00B84451">
        <w:rPr>
          <w:rFonts w:ascii="Times New Roman" w:eastAsia="微软雅黑" w:hAnsi="Times New Roman" w:cs="Times New Roman"/>
          <w:sz w:val="22"/>
          <w:szCs w:val="22"/>
        </w:rPr>
        <w:t xml:space="preserve"> 6 </w:t>
      </w:r>
      <w:r w:rsidRPr="00B84451">
        <w:rPr>
          <w:rFonts w:ascii="Times New Roman" w:eastAsia="微软雅黑" w:hAnsi="Times New Roman" w:cs="Times New Roman"/>
          <w:sz w:val="22"/>
          <w:szCs w:val="22"/>
        </w:rPr>
        <w:t>个月股价已上涨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超过</w:t>
      </w:r>
      <w:r w:rsidRPr="00B84451">
        <w:rPr>
          <w:rFonts w:ascii="Times New Roman" w:eastAsia="微软雅黑" w:hAnsi="Times New Roman" w:cs="Times New Roman"/>
          <w:b/>
          <w:bCs/>
          <w:sz w:val="22"/>
          <w:szCs w:val="22"/>
        </w:rPr>
        <w:t xml:space="preserve"> 700%</w:t>
      </w:r>
      <w:r w:rsidRPr="00B84451">
        <w:rPr>
          <w:rFonts w:ascii="Times New Roman" w:eastAsia="微软雅黑" w:hAnsi="Times New Roman" w:cs="Times New Roman"/>
          <w:sz w:val="22"/>
          <w:szCs w:val="22"/>
        </w:rPr>
        <w:t>，短期内存在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资金获利了结的可能性</w:t>
      </w:r>
      <w:r w:rsidRPr="00B84451">
        <w:rPr>
          <w:rFonts w:ascii="Times New Roman" w:eastAsia="微软雅黑" w:hAnsi="Times New Roman" w:cs="Times New Roman"/>
          <w:sz w:val="22"/>
          <w:szCs w:val="22"/>
        </w:rPr>
        <w:t>，尤其是内部人士持续减持。</w:t>
      </w:r>
    </w:p>
    <w:p w14:paraId="61A00E0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全球经济环境影响广告支出</w:t>
      </w:r>
    </w:p>
    <w:p w14:paraId="5445FE4D" w14:textId="77777777" w:rsidR="00B84451" w:rsidRPr="00B84451" w:rsidRDefault="00B84451">
      <w:pPr>
        <w:numPr>
          <w:ilvl w:val="0"/>
          <w:numId w:val="7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数字广告市场对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宏观经济周期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敏感，若经济放缓，广告预算可能被削减，从而影响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的收入增长。</w:t>
      </w:r>
    </w:p>
    <w:p w14:paraId="1C39A3D2" w14:textId="77777777" w:rsidR="00B84451" w:rsidRPr="00B84451" w:rsidRDefault="00B84451">
      <w:pPr>
        <w:numPr>
          <w:ilvl w:val="0"/>
          <w:numId w:val="7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美国及全球利率环境</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可能影响科技公司估值，若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美联储维持高利率</w:t>
      </w:r>
      <w:r w:rsidRPr="00B84451">
        <w:rPr>
          <w:rFonts w:ascii="Times New Roman" w:eastAsia="微软雅黑" w:hAnsi="Times New Roman" w:cs="Times New Roman"/>
          <w:sz w:val="22"/>
          <w:szCs w:val="22"/>
        </w:rPr>
        <w:t>，投资者可能更青睐盈利稳定的大型科技公司，而非高增长但高估值的企业。</w:t>
      </w:r>
    </w:p>
    <w:p w14:paraId="6A4E6C9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5EAE826">
          <v:rect id="_x0000_i1081" style="width:0;height:1.5pt" o:hralign="center" o:hrstd="t" o:hr="t" fillcolor="#a0a0a0" stroked="f"/>
        </w:pict>
      </w:r>
    </w:p>
    <w:p w14:paraId="5DA859E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12.2 </w:t>
      </w:r>
      <w:r w:rsidRPr="00B84451">
        <w:rPr>
          <w:rFonts w:ascii="Times New Roman" w:eastAsia="微软雅黑" w:hAnsi="Times New Roman" w:cs="Times New Roman"/>
          <w:b/>
          <w:bCs/>
          <w:sz w:val="22"/>
          <w:szCs w:val="22"/>
        </w:rPr>
        <w:t>竞争风险</w:t>
      </w:r>
    </w:p>
    <w:p w14:paraId="1E8EFC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主要竞争对手的技术突破</w:t>
      </w:r>
    </w:p>
    <w:p w14:paraId="6E7753FD" w14:textId="77777777" w:rsidR="00B84451" w:rsidRPr="00B84451" w:rsidRDefault="00B84451">
      <w:pPr>
        <w:numPr>
          <w:ilvl w:val="0"/>
          <w:numId w:val="7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Google (GOOGL)</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Meta (META)</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仍然主导广告市场，且具备更强的技术优势和更广泛的广告生态系统：</w:t>
      </w:r>
      <w:r w:rsidRPr="00B84451">
        <w:rPr>
          <w:rFonts w:ascii="Times New Roman" w:eastAsia="微软雅黑" w:hAnsi="Times New Roman" w:cs="Times New Roman"/>
          <w:sz w:val="22"/>
          <w:szCs w:val="22"/>
        </w:rPr>
        <w:t xml:space="preserve"> </w:t>
      </w:r>
    </w:p>
    <w:p w14:paraId="72DE020D"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Google </w:t>
      </w:r>
      <w:r w:rsidRPr="00B84451">
        <w:rPr>
          <w:rFonts w:ascii="Times New Roman" w:eastAsia="微软雅黑" w:hAnsi="Times New Roman" w:cs="Times New Roman"/>
          <w:sz w:val="22"/>
          <w:szCs w:val="22"/>
        </w:rPr>
        <w:t>旗下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Performance Max (PMax)</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持续优化，可能削弱</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广告优化领域的领先地位。</w:t>
      </w:r>
    </w:p>
    <w:p w14:paraId="4A01915A"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Meta </w:t>
      </w:r>
      <w:r w:rsidRPr="00B84451">
        <w:rPr>
          <w:rFonts w:ascii="Times New Roman" w:eastAsia="微软雅黑" w:hAnsi="Times New Roman" w:cs="Times New Roman"/>
          <w:sz w:val="22"/>
          <w:szCs w:val="22"/>
        </w:rPr>
        <w:t>也在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Reels </w:t>
      </w:r>
      <w:r w:rsidRPr="00B84451">
        <w:rPr>
          <w:rFonts w:ascii="Times New Roman" w:eastAsia="微软雅黑" w:hAnsi="Times New Roman" w:cs="Times New Roman"/>
          <w:b/>
          <w:bCs/>
          <w:sz w:val="22"/>
          <w:szCs w:val="22"/>
        </w:rPr>
        <w:t>广告和</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驱动广告匹配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方面加大投入。</w:t>
      </w:r>
    </w:p>
    <w:p w14:paraId="39320170" w14:textId="77777777" w:rsidR="00B84451" w:rsidRPr="00B84451" w:rsidRDefault="00B84451">
      <w:pPr>
        <w:numPr>
          <w:ilvl w:val="0"/>
          <w:numId w:val="7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Unity Software (U) </w:t>
      </w:r>
      <w:r w:rsidRPr="00B84451">
        <w:rPr>
          <w:rFonts w:ascii="Times New Roman" w:eastAsia="微软雅黑" w:hAnsi="Times New Roman" w:cs="Times New Roman"/>
          <w:b/>
          <w:bCs/>
          <w:sz w:val="22"/>
          <w:szCs w:val="22"/>
        </w:rPr>
        <w:t>与</w:t>
      </w:r>
      <w:r w:rsidRPr="00B84451">
        <w:rPr>
          <w:rFonts w:ascii="Times New Roman" w:eastAsia="微软雅黑" w:hAnsi="Times New Roman" w:cs="Times New Roman"/>
          <w:b/>
          <w:bCs/>
          <w:sz w:val="22"/>
          <w:szCs w:val="22"/>
        </w:rPr>
        <w:t xml:space="preserve"> The Trade Desk (TTD) </w:t>
      </w:r>
      <w:r w:rsidRPr="00B84451">
        <w:rPr>
          <w:rFonts w:ascii="Times New Roman" w:eastAsia="微软雅黑" w:hAnsi="Times New Roman" w:cs="Times New Roman"/>
          <w:b/>
          <w:bCs/>
          <w:sz w:val="22"/>
          <w:szCs w:val="22"/>
        </w:rPr>
        <w:t>的竞争</w:t>
      </w:r>
      <w:r w:rsidRPr="00B84451">
        <w:rPr>
          <w:rFonts w:ascii="Times New Roman" w:eastAsia="微软雅黑" w:hAnsi="Times New Roman" w:cs="Times New Roman"/>
          <w:sz w:val="22"/>
          <w:szCs w:val="22"/>
        </w:rPr>
        <w:t xml:space="preserve"> </w:t>
      </w:r>
    </w:p>
    <w:p w14:paraId="4E6DF410"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游戏广告变现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领域竞争激烈，</w:t>
      </w: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引擎优势可能吸引更多开发者选择其广告平台。</w:t>
      </w:r>
    </w:p>
    <w:p w14:paraId="6B38E380"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The Trade Desk </w:t>
      </w:r>
      <w:r w:rsidRPr="00B84451">
        <w:rPr>
          <w:rFonts w:ascii="Times New Roman" w:eastAsia="微软雅黑" w:hAnsi="Times New Roman" w:cs="Times New Roman"/>
          <w:sz w:val="22"/>
          <w:szCs w:val="22"/>
        </w:rPr>
        <w:t>作为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独立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，正在获得更多品牌广告商的青睐，抢占市场份额。</w:t>
      </w:r>
    </w:p>
    <w:p w14:paraId="007C8F9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行业价格战</w:t>
      </w:r>
    </w:p>
    <w:p w14:paraId="459DC237" w14:textId="77777777" w:rsidR="00B84451" w:rsidRPr="00B84451" w:rsidRDefault="00B84451">
      <w:pPr>
        <w:numPr>
          <w:ilvl w:val="0"/>
          <w:numId w:val="7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若竞争对手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降低广告定价</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或提供</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更有吸引力的分成方案</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的盈利能力。</w:t>
      </w:r>
    </w:p>
    <w:p w14:paraId="50308575" w14:textId="77777777" w:rsidR="00B84451" w:rsidRPr="00B84451" w:rsidRDefault="00B84451">
      <w:pPr>
        <w:numPr>
          <w:ilvl w:val="0"/>
          <w:numId w:val="7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广告变现平台的议价能力下降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可能导致</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从</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下降</w:t>
      </w:r>
      <w:r w:rsidRPr="00B84451">
        <w:rPr>
          <w:rFonts w:ascii="Times New Roman" w:eastAsia="微软雅黑" w:hAnsi="Times New Roman" w:cs="Times New Roman"/>
          <w:sz w:val="22"/>
          <w:szCs w:val="22"/>
        </w:rPr>
        <w:t>。</w:t>
      </w:r>
    </w:p>
    <w:p w14:paraId="707CB7C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D8BBE5">
          <v:rect id="_x0000_i1082" style="width:0;height:1.5pt" o:hralign="center" o:hrstd="t" o:hr="t" fillcolor="#a0a0a0" stroked="f"/>
        </w:pict>
      </w:r>
    </w:p>
    <w:p w14:paraId="7BA2A10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12.3 </w:t>
      </w:r>
      <w:r w:rsidRPr="00B84451">
        <w:rPr>
          <w:rFonts w:ascii="Times New Roman" w:eastAsia="微软雅黑" w:hAnsi="Times New Roman" w:cs="Times New Roman"/>
          <w:b/>
          <w:bCs/>
          <w:sz w:val="22"/>
          <w:szCs w:val="22"/>
        </w:rPr>
        <w:t>监管风险</w:t>
      </w:r>
    </w:p>
    <w:p w14:paraId="2907BC9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隐私政策与数据合规</w:t>
      </w:r>
    </w:p>
    <w:p w14:paraId="28DAD83B" w14:textId="77777777" w:rsidR="00B84451" w:rsidRPr="00B84451" w:rsidRDefault="00B84451">
      <w:pPr>
        <w:numPr>
          <w:ilvl w:val="0"/>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苹果</w:t>
      </w:r>
      <w:r w:rsidRPr="00B84451">
        <w:rPr>
          <w:rFonts w:ascii="Times New Roman" w:eastAsia="微软雅黑" w:hAnsi="Times New Roman" w:cs="Times New Roman"/>
          <w:b/>
          <w:bCs/>
          <w:sz w:val="22"/>
          <w:szCs w:val="22"/>
        </w:rPr>
        <w:t xml:space="preserve"> ATT </w:t>
      </w:r>
      <w:r w:rsidRPr="00B84451">
        <w:rPr>
          <w:rFonts w:ascii="Times New Roman" w:eastAsia="微软雅黑" w:hAnsi="Times New Roman" w:cs="Times New Roman"/>
          <w:b/>
          <w:bCs/>
          <w:sz w:val="22"/>
          <w:szCs w:val="22"/>
        </w:rPr>
        <w:t>政策</w:t>
      </w:r>
      <w:r w:rsidRPr="00B84451">
        <w:rPr>
          <w:rFonts w:ascii="Times New Roman" w:eastAsia="微软雅黑" w:hAnsi="Times New Roman" w:cs="Times New Roman"/>
          <w:b/>
          <w:bCs/>
          <w:sz w:val="22"/>
          <w:szCs w:val="22"/>
        </w:rPr>
        <w:t xml:space="preserve"> (App Tracking Transparency)</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EA60E12"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Apple </w:t>
      </w:r>
      <w:r w:rsidRPr="00B84451">
        <w:rPr>
          <w:rFonts w:ascii="Times New Roman" w:eastAsia="微软雅黑" w:hAnsi="Times New Roman" w:cs="Times New Roman"/>
          <w:sz w:val="22"/>
          <w:szCs w:val="22"/>
        </w:rPr>
        <w:t>已加强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iOS </w:t>
      </w:r>
      <w:r w:rsidRPr="00B84451">
        <w:rPr>
          <w:rFonts w:ascii="Times New Roman" w:eastAsia="微软雅黑" w:hAnsi="Times New Roman" w:cs="Times New Roman"/>
          <w:b/>
          <w:bCs/>
          <w:sz w:val="22"/>
          <w:szCs w:val="22"/>
        </w:rPr>
        <w:t>端隐私保护</w:t>
      </w:r>
      <w:r w:rsidRPr="00B84451">
        <w:rPr>
          <w:rFonts w:ascii="Times New Roman" w:eastAsia="微软雅黑" w:hAnsi="Times New Roman" w:cs="Times New Roman"/>
          <w:sz w:val="22"/>
          <w:szCs w:val="22"/>
        </w:rPr>
        <w:t>，限制广告追踪能力，导致广告投放</w:t>
      </w:r>
      <w:r w:rsidRPr="00B84451">
        <w:rPr>
          <w:rFonts w:ascii="Times New Roman" w:eastAsia="微软雅黑" w:hAnsi="Times New Roman" w:cs="Times New Roman"/>
          <w:sz w:val="22"/>
          <w:szCs w:val="22"/>
        </w:rPr>
        <w:t xml:space="preserve"> ROI </w:t>
      </w:r>
      <w:r w:rsidRPr="00B84451">
        <w:rPr>
          <w:rFonts w:ascii="Times New Roman" w:eastAsia="微软雅黑" w:hAnsi="Times New Roman" w:cs="Times New Roman"/>
          <w:sz w:val="22"/>
          <w:szCs w:val="22"/>
        </w:rPr>
        <w:t>下降。</w:t>
      </w:r>
    </w:p>
    <w:p w14:paraId="7376C30B"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若未来</w:t>
      </w:r>
      <w:r w:rsidRPr="00B84451">
        <w:rPr>
          <w:rFonts w:ascii="Times New Roman" w:eastAsia="微软雅黑" w:hAnsi="Times New Roman" w:cs="Times New Roman"/>
          <w:sz w:val="22"/>
          <w:szCs w:val="22"/>
        </w:rPr>
        <w:t xml:space="preserve"> Apple </w:t>
      </w:r>
      <w:r w:rsidRPr="00B84451">
        <w:rPr>
          <w:rFonts w:ascii="Times New Roman" w:eastAsia="微软雅黑" w:hAnsi="Times New Roman" w:cs="Times New Roman"/>
          <w:sz w:val="22"/>
          <w:szCs w:val="22"/>
        </w:rPr>
        <w:t>进一步加强隐私保护措施，可能影响</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算法的精准度。</w:t>
      </w:r>
    </w:p>
    <w:p w14:paraId="2E257C9A" w14:textId="77777777" w:rsidR="00B84451" w:rsidRPr="00B84451" w:rsidRDefault="00B84451">
      <w:pPr>
        <w:numPr>
          <w:ilvl w:val="0"/>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欧盟和美国的广告监管</w:t>
      </w:r>
      <w:r w:rsidRPr="00B84451">
        <w:rPr>
          <w:rFonts w:ascii="Times New Roman" w:eastAsia="微软雅黑" w:hAnsi="Times New Roman" w:cs="Times New Roman"/>
          <w:sz w:val="22"/>
          <w:szCs w:val="22"/>
        </w:rPr>
        <w:t xml:space="preserve"> </w:t>
      </w:r>
    </w:p>
    <w:p w14:paraId="6F29E04E"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欧盟《数字市场法案</w:t>
      </w:r>
      <w:r w:rsidRPr="00B84451">
        <w:rPr>
          <w:rFonts w:ascii="Times New Roman" w:eastAsia="微软雅黑" w:hAnsi="Times New Roman" w:cs="Times New Roman"/>
          <w:b/>
          <w:bCs/>
          <w:sz w:val="22"/>
          <w:szCs w:val="22"/>
        </w:rPr>
        <w:t xml:space="preserve"> (DMA)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美国</w:t>
      </w:r>
      <w:r w:rsidRPr="00B84451">
        <w:rPr>
          <w:rFonts w:ascii="Times New Roman" w:eastAsia="微软雅黑" w:hAnsi="Times New Roman" w:cs="Times New Roman"/>
          <w:b/>
          <w:bCs/>
          <w:sz w:val="22"/>
          <w:szCs w:val="22"/>
        </w:rPr>
        <w:t xml:space="preserve"> FTC (</w:t>
      </w:r>
      <w:r w:rsidRPr="00B84451">
        <w:rPr>
          <w:rFonts w:ascii="Times New Roman" w:eastAsia="微软雅黑" w:hAnsi="Times New Roman" w:cs="Times New Roman"/>
          <w:b/>
          <w:bCs/>
          <w:sz w:val="22"/>
          <w:szCs w:val="22"/>
        </w:rPr>
        <w:t>联邦贸易委员会</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对广告行业的审查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可能带来额外的合规成本。</w:t>
      </w:r>
    </w:p>
    <w:p w14:paraId="348F11AA"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第三方</w:t>
      </w:r>
      <w:r w:rsidRPr="00B84451">
        <w:rPr>
          <w:rFonts w:ascii="Times New Roman" w:eastAsia="微软雅黑" w:hAnsi="Times New Roman" w:cs="Times New Roman"/>
          <w:b/>
          <w:bCs/>
          <w:sz w:val="22"/>
          <w:szCs w:val="22"/>
        </w:rPr>
        <w:t xml:space="preserve"> Cookie </w:t>
      </w:r>
      <w:r w:rsidRPr="00B84451">
        <w:rPr>
          <w:rFonts w:ascii="Times New Roman" w:eastAsia="微软雅黑" w:hAnsi="Times New Roman" w:cs="Times New Roman"/>
          <w:b/>
          <w:bCs/>
          <w:sz w:val="22"/>
          <w:szCs w:val="22"/>
        </w:rPr>
        <w:t>的淘汰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可能使广告技术公司（包括</w:t>
      </w:r>
      <w:r w:rsidRPr="00B84451">
        <w:rPr>
          <w:rFonts w:ascii="Times New Roman" w:eastAsia="微软雅黑" w:hAnsi="Times New Roman" w:cs="Times New Roman"/>
          <w:sz w:val="22"/>
          <w:szCs w:val="22"/>
        </w:rPr>
        <w:t xml:space="preserve"> AppLovin</w:t>
      </w:r>
      <w:r w:rsidRPr="00B84451">
        <w:rPr>
          <w:rFonts w:ascii="Times New Roman" w:eastAsia="微软雅黑" w:hAnsi="Times New Roman" w:cs="Times New Roman"/>
          <w:sz w:val="22"/>
          <w:szCs w:val="22"/>
        </w:rPr>
        <w:t>）面临重构广告投放策略的挑战。</w:t>
      </w:r>
    </w:p>
    <w:p w14:paraId="6FA56E0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8ACFB9C">
          <v:rect id="_x0000_i1083" style="width:0;height:1.5pt" o:hralign="center" o:hrstd="t" o:hr="t" fillcolor="#a0a0a0" stroked="f"/>
        </w:pict>
      </w:r>
    </w:p>
    <w:p w14:paraId="387A5F5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12.4 </w:t>
      </w:r>
      <w:r w:rsidRPr="00B84451">
        <w:rPr>
          <w:rFonts w:ascii="Times New Roman" w:eastAsia="微软雅黑" w:hAnsi="Times New Roman" w:cs="Times New Roman"/>
          <w:b/>
          <w:bCs/>
          <w:sz w:val="22"/>
          <w:szCs w:val="22"/>
        </w:rPr>
        <w:t>财务风险</w:t>
      </w:r>
    </w:p>
    <w:p w14:paraId="49A7E545"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过度依赖广告业务，缺乏业务多元化</w:t>
      </w:r>
    </w:p>
    <w:p w14:paraId="4913540B" w14:textId="77777777" w:rsidR="00B84451" w:rsidRPr="00B84451" w:rsidRDefault="00B84451">
      <w:pPr>
        <w:numPr>
          <w:ilvl w:val="0"/>
          <w:numId w:val="7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70% </w:t>
      </w:r>
      <w:r w:rsidRPr="00B84451">
        <w:rPr>
          <w:rFonts w:ascii="Times New Roman" w:eastAsia="微软雅黑" w:hAnsi="Times New Roman" w:cs="Times New Roman"/>
          <w:b/>
          <w:bCs/>
          <w:sz w:val="22"/>
          <w:szCs w:val="22"/>
        </w:rPr>
        <w:t>营收来自软件广告业务</w:t>
      </w:r>
      <w:r w:rsidRPr="00B84451">
        <w:rPr>
          <w:rFonts w:ascii="Times New Roman" w:eastAsia="微软雅黑" w:hAnsi="Times New Roman" w:cs="Times New Roman"/>
          <w:b/>
          <w:bCs/>
          <w:sz w:val="22"/>
          <w:szCs w:val="22"/>
        </w:rPr>
        <w:t xml:space="preserve"> (SP)</w:t>
      </w:r>
      <w:r w:rsidRPr="00B84451">
        <w:rPr>
          <w:rFonts w:ascii="Times New Roman" w:eastAsia="微软雅黑" w:hAnsi="Times New Roman" w:cs="Times New Roman"/>
          <w:sz w:val="22"/>
          <w:szCs w:val="22"/>
        </w:rPr>
        <w:t>，若广告市场增长放缓，公司可能面临业绩下滑的风险。</w:t>
      </w:r>
    </w:p>
    <w:p w14:paraId="058C0AE2" w14:textId="77777777" w:rsidR="00B84451" w:rsidRPr="00B84451" w:rsidRDefault="00B84451">
      <w:pPr>
        <w:numPr>
          <w:ilvl w:val="0"/>
          <w:numId w:val="7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 </w:t>
      </w:r>
      <w:r w:rsidRPr="00B84451">
        <w:rPr>
          <w:rFonts w:ascii="Times New Roman" w:eastAsia="微软雅黑" w:hAnsi="Times New Roman" w:cs="Times New Roman"/>
          <w:b/>
          <w:bCs/>
          <w:sz w:val="22"/>
          <w:szCs w:val="22"/>
        </w:rPr>
        <w:t>增速仅</w:t>
      </w:r>
      <w:r w:rsidRPr="00B84451">
        <w:rPr>
          <w:rFonts w:ascii="Times New Roman" w:eastAsia="微软雅黑" w:hAnsi="Times New Roman" w:cs="Times New Roman"/>
          <w:b/>
          <w:bCs/>
          <w:sz w:val="22"/>
          <w:szCs w:val="22"/>
        </w:rPr>
        <w:t xml:space="preserve"> 0.9%</w:t>
      </w:r>
      <w:r w:rsidRPr="00B84451">
        <w:rPr>
          <w:rFonts w:ascii="Times New Roman" w:eastAsia="微软雅黑" w:hAnsi="Times New Roman" w:cs="Times New Roman"/>
          <w:sz w:val="22"/>
          <w:szCs w:val="22"/>
        </w:rPr>
        <w:t>，缺乏新的增长点。</w:t>
      </w:r>
    </w:p>
    <w:p w14:paraId="688A2E41"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长期债务较高</w:t>
      </w:r>
    </w:p>
    <w:p w14:paraId="181D6F9F" w14:textId="77777777" w:rsidR="00B84451" w:rsidRPr="00B84451" w:rsidRDefault="00B84451">
      <w:pPr>
        <w:numPr>
          <w:ilvl w:val="0"/>
          <w:numId w:val="7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，虽然</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现金流强劲</w:t>
      </w:r>
      <w:r w:rsidRPr="00B84451">
        <w:rPr>
          <w:rFonts w:ascii="Times New Roman" w:eastAsia="微软雅黑" w:hAnsi="Times New Roman" w:cs="Times New Roman"/>
          <w:sz w:val="22"/>
          <w:szCs w:val="22"/>
        </w:rPr>
        <w:t>，但若未来利率上升或营收增长放缓，公司可能面临债务压力。</w:t>
      </w:r>
    </w:p>
    <w:p w14:paraId="3C4FF1D7" w14:textId="77777777" w:rsidR="00B84451" w:rsidRPr="00B84451" w:rsidRDefault="00B84451">
      <w:pPr>
        <w:numPr>
          <w:ilvl w:val="0"/>
          <w:numId w:val="7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未来</w:t>
      </w:r>
      <w:r w:rsidRPr="00B84451">
        <w:rPr>
          <w:rFonts w:ascii="Times New Roman" w:eastAsia="微软雅黑" w:hAnsi="Times New Roman" w:cs="Times New Roman"/>
          <w:b/>
          <w:bCs/>
          <w:sz w:val="22"/>
          <w:szCs w:val="22"/>
        </w:rPr>
        <w:t xml:space="preserve"> 3 </w:t>
      </w:r>
      <w:r w:rsidRPr="00B84451">
        <w:rPr>
          <w:rFonts w:ascii="Times New Roman" w:eastAsia="微软雅黑" w:hAnsi="Times New Roman" w:cs="Times New Roman"/>
          <w:b/>
          <w:bCs/>
          <w:sz w:val="22"/>
          <w:szCs w:val="22"/>
        </w:rPr>
        <w:t>年仍需继续回购股票</w:t>
      </w:r>
      <w:r w:rsidRPr="00B84451">
        <w:rPr>
          <w:rFonts w:ascii="Times New Roman" w:eastAsia="微软雅黑" w:hAnsi="Times New Roman" w:cs="Times New Roman"/>
          <w:b/>
          <w:bCs/>
          <w:sz w:val="22"/>
          <w:szCs w:val="22"/>
        </w:rPr>
        <w:t xml:space="preserve"> ($2.3B </w:t>
      </w:r>
      <w:r w:rsidRPr="00B84451">
        <w:rPr>
          <w:rFonts w:ascii="Times New Roman" w:eastAsia="微软雅黑" w:hAnsi="Times New Roman" w:cs="Times New Roman"/>
          <w:b/>
          <w:bCs/>
          <w:sz w:val="22"/>
          <w:szCs w:val="22"/>
        </w:rPr>
        <w:t>回购计划</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，可能导致资本支出增加，影响现金流灵活性。</w:t>
      </w:r>
    </w:p>
    <w:p w14:paraId="61FD9F18"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3D6B15">
          <v:rect id="_x0000_i1084" style="width:0;height:1.5pt" o:hralign="center" o:hrstd="t" o:hr="t" fillcolor="#a0a0a0" stroked="f"/>
        </w:pict>
      </w:r>
    </w:p>
    <w:p w14:paraId="59CD3B53"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13. </w:t>
      </w:r>
      <w:r w:rsidRPr="00B84451">
        <w:rPr>
          <w:rFonts w:ascii="Times New Roman" w:eastAsia="微软雅黑" w:hAnsi="Times New Roman" w:cs="Times New Roman"/>
          <w:b/>
          <w:bCs/>
          <w:sz w:val="22"/>
          <w:szCs w:val="22"/>
        </w:rPr>
        <w:t>未来增长动能</w:t>
      </w:r>
    </w:p>
    <w:p w14:paraId="3169D6A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尽管存在风险，</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仍具备多个长期增长动力，特别是在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广告技术、市场扩展和业务优化方面。</w:t>
      </w:r>
    </w:p>
    <w:p w14:paraId="445D06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13.1 AI </w:t>
      </w:r>
      <w:r w:rsidRPr="00B84451">
        <w:rPr>
          <w:rFonts w:ascii="Times New Roman" w:eastAsia="微软雅黑" w:hAnsi="Times New Roman" w:cs="Times New Roman"/>
          <w:b/>
          <w:bCs/>
          <w:sz w:val="22"/>
          <w:szCs w:val="22"/>
        </w:rPr>
        <w:t>在广告优化中的持续突破</w:t>
      </w:r>
    </w:p>
    <w:p w14:paraId="3FD81F02" w14:textId="77777777" w:rsidR="00B84451" w:rsidRPr="00B84451" w:rsidRDefault="00B84451">
      <w:pPr>
        <w:numPr>
          <w:ilvl w:val="0"/>
          <w:numId w:val="7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AXON AI </w:t>
      </w:r>
      <w:r w:rsidRPr="00B84451">
        <w:rPr>
          <w:rFonts w:ascii="Times New Roman" w:eastAsia="微软雅黑" w:hAnsi="Times New Roman" w:cs="Times New Roman"/>
          <w:b/>
          <w:bCs/>
          <w:sz w:val="22"/>
          <w:szCs w:val="22"/>
        </w:rPr>
        <w:t>仍然是</w:t>
      </w:r>
      <w:r w:rsidRPr="00B84451">
        <w:rPr>
          <w:rFonts w:ascii="Times New Roman" w:eastAsia="微软雅黑" w:hAnsi="Times New Roman" w:cs="Times New Roman"/>
          <w:b/>
          <w:bCs/>
          <w:sz w:val="22"/>
          <w:szCs w:val="22"/>
        </w:rPr>
        <w:t xml:space="preserve"> AppLovin </w:t>
      </w:r>
      <w:r w:rsidRPr="00B84451">
        <w:rPr>
          <w:rFonts w:ascii="Times New Roman" w:eastAsia="微软雅黑" w:hAnsi="Times New Roman" w:cs="Times New Roman"/>
          <w:b/>
          <w:bCs/>
          <w:sz w:val="22"/>
          <w:szCs w:val="22"/>
        </w:rPr>
        <w:t>最大的增长引擎</w:t>
      </w:r>
      <w:r w:rsidRPr="00B84451">
        <w:rPr>
          <w:rFonts w:ascii="Times New Roman" w:eastAsia="微软雅黑" w:hAnsi="Times New Roman" w:cs="Times New Roman"/>
          <w:sz w:val="22"/>
          <w:szCs w:val="22"/>
        </w:rPr>
        <w:t>，能够精准优化广告投放，提高</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612A58DB" w14:textId="77777777" w:rsidR="00B84451" w:rsidRPr="00B84451" w:rsidRDefault="00B84451">
      <w:pPr>
        <w:numPr>
          <w:ilvl w:val="0"/>
          <w:numId w:val="7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未来若</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b/>
          <w:bCs/>
          <w:sz w:val="22"/>
          <w:szCs w:val="22"/>
        </w:rPr>
        <w:t>成功拓展至电商广告市场</w:t>
      </w:r>
      <w:r w:rsidRPr="00B84451">
        <w:rPr>
          <w:rFonts w:ascii="Times New Roman" w:eastAsia="微软雅黑" w:hAnsi="Times New Roman" w:cs="Times New Roman"/>
          <w:sz w:val="22"/>
          <w:szCs w:val="22"/>
        </w:rPr>
        <w:t>，可能带来额外的增长动能。</w:t>
      </w:r>
    </w:p>
    <w:p w14:paraId="309FAE3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13.2 </w:t>
      </w:r>
      <w:r w:rsidRPr="00B84451">
        <w:rPr>
          <w:rFonts w:ascii="Times New Roman" w:eastAsia="微软雅黑" w:hAnsi="Times New Roman" w:cs="Times New Roman"/>
          <w:b/>
          <w:bCs/>
          <w:sz w:val="22"/>
          <w:szCs w:val="22"/>
        </w:rPr>
        <w:t>进入更广阔的广告市场</w:t>
      </w:r>
    </w:p>
    <w:p w14:paraId="78EA3F1A" w14:textId="77777777" w:rsidR="00B84451" w:rsidRPr="00B84451" w:rsidRDefault="00B84451">
      <w:pPr>
        <w:numPr>
          <w:ilvl w:val="0"/>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当前专注于游戏广告变现</w:t>
      </w:r>
      <w:r w:rsidRPr="00B84451">
        <w:rPr>
          <w:rFonts w:ascii="Times New Roman" w:eastAsia="微软雅黑" w:hAnsi="Times New Roman" w:cs="Times New Roman"/>
          <w:sz w:val="22"/>
          <w:szCs w:val="22"/>
        </w:rPr>
        <w:t>，但未来可扩展至：</w:t>
      </w:r>
      <w:r w:rsidRPr="00B84451">
        <w:rPr>
          <w:rFonts w:ascii="Times New Roman" w:eastAsia="微软雅黑" w:hAnsi="Times New Roman" w:cs="Times New Roman"/>
          <w:sz w:val="22"/>
          <w:szCs w:val="22"/>
        </w:rPr>
        <w:t xml:space="preserve"> </w:t>
      </w:r>
    </w:p>
    <w:p w14:paraId="4D83B637"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电商广告</w:t>
      </w:r>
      <w:r w:rsidRPr="00B84451">
        <w:rPr>
          <w:rFonts w:ascii="Times New Roman" w:eastAsia="微软雅黑" w:hAnsi="Times New Roman" w:cs="Times New Roman"/>
          <w:b/>
          <w:bCs/>
          <w:sz w:val="22"/>
          <w:szCs w:val="22"/>
        </w:rPr>
        <w:t xml:space="preserve"> (E-commerce Ads)</w:t>
      </w:r>
      <w:r w:rsidRPr="00B84451">
        <w:rPr>
          <w:rFonts w:ascii="Times New Roman" w:eastAsia="微软雅黑" w:hAnsi="Times New Roman" w:cs="Times New Roman"/>
          <w:sz w:val="22"/>
          <w:szCs w:val="22"/>
        </w:rPr>
        <w:t>：利用</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优化电商平台广告。</w:t>
      </w:r>
    </w:p>
    <w:p w14:paraId="50F239DD"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流媒体广告</w:t>
      </w:r>
      <w:r w:rsidRPr="00B84451">
        <w:rPr>
          <w:rFonts w:ascii="Times New Roman" w:eastAsia="微软雅黑" w:hAnsi="Times New Roman" w:cs="Times New Roman"/>
          <w:b/>
          <w:bCs/>
          <w:sz w:val="22"/>
          <w:szCs w:val="22"/>
        </w:rPr>
        <w:t xml:space="preserve"> (Streaming Ads)</w:t>
      </w:r>
      <w:r w:rsidRPr="00B84451">
        <w:rPr>
          <w:rFonts w:ascii="Times New Roman" w:eastAsia="微软雅黑" w:hAnsi="Times New Roman" w:cs="Times New Roman"/>
          <w:sz w:val="22"/>
          <w:szCs w:val="22"/>
        </w:rPr>
        <w:t>：与</w:t>
      </w:r>
      <w:r w:rsidRPr="00B84451">
        <w:rPr>
          <w:rFonts w:ascii="Times New Roman" w:eastAsia="微软雅黑" w:hAnsi="Times New Roman" w:cs="Times New Roman"/>
          <w:sz w:val="22"/>
          <w:szCs w:val="22"/>
        </w:rPr>
        <w:t xml:space="preserve"> Netflix</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Disney+ </w:t>
      </w:r>
      <w:r w:rsidRPr="00B84451">
        <w:rPr>
          <w:rFonts w:ascii="Times New Roman" w:eastAsia="微软雅黑" w:hAnsi="Times New Roman" w:cs="Times New Roman"/>
          <w:sz w:val="22"/>
          <w:szCs w:val="22"/>
        </w:rPr>
        <w:t>等合作优化广告投放。</w:t>
      </w:r>
    </w:p>
    <w:p w14:paraId="77A2C3F9"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社交广告</w:t>
      </w:r>
      <w:r w:rsidRPr="00B84451">
        <w:rPr>
          <w:rFonts w:ascii="Times New Roman" w:eastAsia="微软雅黑" w:hAnsi="Times New Roman" w:cs="Times New Roman"/>
          <w:b/>
          <w:bCs/>
          <w:sz w:val="22"/>
          <w:szCs w:val="22"/>
        </w:rPr>
        <w:t xml:space="preserve"> (Social Ads)</w:t>
      </w:r>
      <w:r w:rsidRPr="00B84451">
        <w:rPr>
          <w:rFonts w:ascii="Times New Roman" w:eastAsia="微软雅黑" w:hAnsi="Times New Roman" w:cs="Times New Roman"/>
          <w:sz w:val="22"/>
          <w:szCs w:val="22"/>
        </w:rPr>
        <w:t>：针对</w:t>
      </w:r>
      <w:r w:rsidRPr="00B84451">
        <w:rPr>
          <w:rFonts w:ascii="Times New Roman" w:eastAsia="微软雅黑" w:hAnsi="Times New Roman" w:cs="Times New Roman"/>
          <w:sz w:val="22"/>
          <w:szCs w:val="22"/>
        </w:rPr>
        <w:t xml:space="preserve"> TikTok</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Instagram </w:t>
      </w:r>
      <w:r w:rsidRPr="00B84451">
        <w:rPr>
          <w:rFonts w:ascii="Times New Roman" w:eastAsia="微软雅黑" w:hAnsi="Times New Roman" w:cs="Times New Roman"/>
          <w:sz w:val="22"/>
          <w:szCs w:val="22"/>
        </w:rPr>
        <w:t>等平台的广告优化。</w:t>
      </w:r>
    </w:p>
    <w:p w14:paraId="3A452E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13.3 M&amp;A (</w:t>
      </w:r>
      <w:r w:rsidRPr="00B84451">
        <w:rPr>
          <w:rFonts w:ascii="Times New Roman" w:eastAsia="微软雅黑" w:hAnsi="Times New Roman" w:cs="Times New Roman"/>
          <w:b/>
          <w:bCs/>
          <w:sz w:val="22"/>
          <w:szCs w:val="22"/>
        </w:rPr>
        <w:t>并购策略</w:t>
      </w:r>
      <w:r w:rsidRPr="00B84451">
        <w:rPr>
          <w:rFonts w:ascii="Times New Roman" w:eastAsia="微软雅黑" w:hAnsi="Times New Roman" w:cs="Times New Roman"/>
          <w:b/>
          <w:bCs/>
          <w:sz w:val="22"/>
          <w:szCs w:val="22"/>
        </w:rPr>
        <w:t>)</w:t>
      </w:r>
    </w:p>
    <w:p w14:paraId="0B2343BB" w14:textId="77777777" w:rsidR="00B84451" w:rsidRPr="00B84451" w:rsidRDefault="00B84451">
      <w:pPr>
        <w:numPr>
          <w:ilvl w:val="0"/>
          <w:numId w:val="8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可能并购小型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AdTech </w:t>
      </w:r>
      <w:r w:rsidRPr="00B84451">
        <w:rPr>
          <w:rFonts w:ascii="Times New Roman" w:eastAsia="微软雅黑" w:hAnsi="Times New Roman" w:cs="Times New Roman"/>
          <w:b/>
          <w:bCs/>
          <w:sz w:val="22"/>
          <w:szCs w:val="22"/>
        </w:rPr>
        <w:t>初创公司</w:t>
      </w:r>
      <w:r w:rsidRPr="00B84451">
        <w:rPr>
          <w:rFonts w:ascii="Times New Roman" w:eastAsia="微软雅黑" w:hAnsi="Times New Roman" w:cs="Times New Roman"/>
          <w:sz w:val="22"/>
          <w:szCs w:val="22"/>
        </w:rPr>
        <w:t>，增强广告优化能力。</w:t>
      </w:r>
    </w:p>
    <w:p w14:paraId="62EA0AF0" w14:textId="77777777" w:rsidR="00B84451" w:rsidRPr="00B84451" w:rsidRDefault="00B84451">
      <w:pPr>
        <w:numPr>
          <w:ilvl w:val="0"/>
          <w:numId w:val="8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sz w:val="22"/>
          <w:szCs w:val="22"/>
        </w:rPr>
        <w:t xml:space="preserve"> 12 </w:t>
      </w:r>
      <w:r w:rsidRPr="00B84451">
        <w:rPr>
          <w:rFonts w:ascii="Times New Roman" w:eastAsia="微软雅黑" w:hAnsi="Times New Roman" w:cs="Times New Roman"/>
          <w:sz w:val="22"/>
          <w:szCs w:val="22"/>
        </w:rPr>
        <w:t>个月需关注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是否有战略性收购</w:t>
      </w:r>
      <w:r w:rsidRPr="00B84451">
        <w:rPr>
          <w:rFonts w:ascii="Times New Roman" w:eastAsia="微软雅黑" w:hAnsi="Times New Roman" w:cs="Times New Roman"/>
          <w:sz w:val="22"/>
          <w:szCs w:val="22"/>
        </w:rPr>
        <w:t>，这可能是推动股价上涨的重要催化剂。</w:t>
      </w:r>
    </w:p>
    <w:p w14:paraId="47B28742"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41F58B">
          <v:rect id="_x0000_i1085" style="width:0;height:1.5pt" o:hralign="center" o:hrstd="t" o:hr="t" fillcolor="#a0a0a0" stroked="f"/>
        </w:pict>
      </w:r>
    </w:p>
    <w:p w14:paraId="26FBC24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14. </w:t>
      </w:r>
      <w:r w:rsidRPr="00B84451">
        <w:rPr>
          <w:rFonts w:ascii="Times New Roman" w:eastAsia="微软雅黑" w:hAnsi="Times New Roman" w:cs="Times New Roman"/>
          <w:b/>
          <w:bCs/>
          <w:sz w:val="22"/>
          <w:szCs w:val="22"/>
        </w:rPr>
        <w:t>结论与投资建议</w:t>
      </w:r>
    </w:p>
    <w:p w14:paraId="2359B6D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基于综合分析，</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确实具备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强大的</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驱动广告变现能力</w:t>
      </w:r>
      <w:r w:rsidRPr="00B84451">
        <w:rPr>
          <w:rFonts w:ascii="Times New Roman" w:eastAsia="微软雅黑" w:hAnsi="Times New Roman" w:cs="Times New Roman"/>
          <w:sz w:val="22"/>
          <w:szCs w:val="22"/>
        </w:rPr>
        <w:t>，但当前估值已较高，投资者需谨慎权衡风险与回报。</w:t>
      </w:r>
    </w:p>
    <w:p w14:paraId="43C8897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投资建议</w:t>
      </w:r>
    </w:p>
    <w:tbl>
      <w:tblPr>
        <w:tblStyle w:val="41"/>
        <w:tblW w:w="0" w:type="auto"/>
        <w:tblLook w:val="04A0" w:firstRow="1" w:lastRow="0" w:firstColumn="1" w:lastColumn="0" w:noHBand="0" w:noVBand="1"/>
      </w:tblPr>
      <w:tblGrid>
        <w:gridCol w:w="1528"/>
        <w:gridCol w:w="7822"/>
      </w:tblGrid>
      <w:tr w:rsidR="00B84451" w:rsidRPr="00B84451" w14:paraId="503B9DA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F2E0A"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策略</w:t>
            </w:r>
          </w:p>
        </w:tc>
        <w:tc>
          <w:tcPr>
            <w:tcW w:w="0" w:type="auto"/>
            <w:hideMark/>
          </w:tcPr>
          <w:p w14:paraId="1BA6273A"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建议</w:t>
            </w:r>
          </w:p>
        </w:tc>
      </w:tr>
      <w:tr w:rsidR="00B84451" w:rsidRPr="00B84451" w14:paraId="3BEB4F75"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B273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短线投资</w:t>
            </w:r>
          </w:p>
        </w:tc>
        <w:tc>
          <w:tcPr>
            <w:tcW w:w="0" w:type="auto"/>
            <w:hideMark/>
          </w:tcPr>
          <w:p w14:paraId="1EBC613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由于股价已上涨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700%+</w:t>
            </w:r>
            <w:r w:rsidRPr="00B84451">
              <w:rPr>
                <w:rFonts w:ascii="Times New Roman" w:eastAsia="微软雅黑" w:hAnsi="Times New Roman" w:cs="Times New Roman"/>
                <w:sz w:val="22"/>
                <w:szCs w:val="22"/>
              </w:rPr>
              <w:t>，短期回调风险较大。建议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，等待财报确认业绩是否匹配高预期。</w:t>
            </w:r>
          </w:p>
        </w:tc>
      </w:tr>
      <w:tr w:rsidR="00B84451" w:rsidRPr="00B84451" w14:paraId="6D3EE9F4"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D53FD5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中期投资</w:t>
            </w:r>
            <w:r w:rsidRPr="00B84451">
              <w:rPr>
                <w:rFonts w:ascii="Times New Roman" w:eastAsia="微软雅黑" w:hAnsi="Times New Roman" w:cs="Times New Roman"/>
                <w:sz w:val="22"/>
                <w:szCs w:val="22"/>
              </w:rPr>
              <w:t xml:space="preserve"> (6-12 </w:t>
            </w:r>
            <w:r w:rsidRPr="00B84451">
              <w:rPr>
                <w:rFonts w:ascii="Times New Roman" w:eastAsia="微软雅黑" w:hAnsi="Times New Roman" w:cs="Times New Roman"/>
                <w:sz w:val="22"/>
                <w:szCs w:val="22"/>
              </w:rPr>
              <w:t>个月</w:t>
            </w:r>
            <w:r w:rsidRPr="00B84451">
              <w:rPr>
                <w:rFonts w:ascii="Times New Roman" w:eastAsia="微软雅黑" w:hAnsi="Times New Roman" w:cs="Times New Roman"/>
                <w:sz w:val="22"/>
                <w:szCs w:val="22"/>
              </w:rPr>
              <w:t>)</w:t>
            </w:r>
          </w:p>
        </w:tc>
        <w:tc>
          <w:tcPr>
            <w:tcW w:w="0" w:type="auto"/>
            <w:hideMark/>
          </w:tcPr>
          <w:p w14:paraId="2A2BCC0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，若业绩超预期且股价未大幅上升，可考虑短期持有。若跌至</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$270-$300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，可考虑再次建仓。</w:t>
            </w:r>
          </w:p>
        </w:tc>
      </w:tr>
      <w:tr w:rsidR="00B84451" w:rsidRPr="00B84451" w14:paraId="0DDCB56A"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22570"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长期投资</w:t>
            </w:r>
            <w:r w:rsidRPr="00B84451">
              <w:rPr>
                <w:rFonts w:ascii="Times New Roman" w:eastAsia="微软雅黑" w:hAnsi="Times New Roman" w:cs="Times New Roman"/>
                <w:sz w:val="22"/>
                <w:szCs w:val="22"/>
              </w:rPr>
              <w:t xml:space="preserve"> (3-5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6482ED7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AXON </w:t>
            </w:r>
            <w:r w:rsidRPr="00B84451">
              <w:rPr>
                <w:rFonts w:ascii="Times New Roman" w:eastAsia="微软雅黑" w:hAnsi="Times New Roman" w:cs="Times New Roman"/>
                <w:b/>
                <w:bCs/>
                <w:sz w:val="22"/>
                <w:szCs w:val="22"/>
              </w:rPr>
              <w:t>进一步扩展</w:t>
            </w:r>
            <w:r w:rsidRPr="00B84451">
              <w:rPr>
                <w:rFonts w:ascii="Times New Roman" w:eastAsia="微软雅黑" w:hAnsi="Times New Roman" w:cs="Times New Roman"/>
                <w:b/>
                <w:bCs/>
                <w:sz w:val="22"/>
                <w:szCs w:val="22"/>
              </w:rPr>
              <w:t xml:space="preserve"> TAM (</w:t>
            </w:r>
            <w:r w:rsidRPr="00B84451">
              <w:rPr>
                <w:rFonts w:ascii="Times New Roman" w:eastAsia="微软雅黑" w:hAnsi="Times New Roman" w:cs="Times New Roman"/>
                <w:b/>
                <w:bCs/>
                <w:sz w:val="22"/>
                <w:szCs w:val="22"/>
              </w:rPr>
              <w:t>总可用市场</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技术持续领先，可能长期跑赢市场。但需关注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行业竞争与监管风险</w:t>
            </w:r>
            <w:r w:rsidRPr="00B84451">
              <w:rPr>
                <w:rFonts w:ascii="Times New Roman" w:eastAsia="微软雅黑" w:hAnsi="Times New Roman" w:cs="Times New Roman"/>
                <w:sz w:val="22"/>
                <w:szCs w:val="22"/>
              </w:rPr>
              <w:t>。</w:t>
            </w:r>
          </w:p>
        </w:tc>
      </w:tr>
    </w:tbl>
    <w:p w14:paraId="67286C69"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5CB82">
          <v:rect id="_x0000_i1086" style="width:0;height:1.5pt" o:hralign="center" o:hrstd="t" o:hr="t" fillcolor="#a0a0a0" stroked="f"/>
        </w:pict>
      </w:r>
    </w:p>
    <w:p w14:paraId="14D3EE3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15. </w:t>
      </w:r>
      <w:r w:rsidRPr="00B84451">
        <w:rPr>
          <w:rFonts w:ascii="Times New Roman" w:eastAsia="微软雅黑" w:hAnsi="Times New Roman" w:cs="Times New Roman"/>
          <w:b/>
          <w:bCs/>
          <w:sz w:val="22"/>
          <w:szCs w:val="22"/>
        </w:rPr>
        <w:t>关注关键催化剂</w:t>
      </w:r>
    </w:p>
    <w:p w14:paraId="21673177"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未来几个月内，以下因素可能影响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的股价表现：</w:t>
      </w:r>
    </w:p>
    <w:p w14:paraId="0EE16884"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2025 </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2 </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 xml:space="preserve"> 12 </w:t>
      </w:r>
      <w:r w:rsidRPr="00B84451">
        <w:rPr>
          <w:rFonts w:ascii="Times New Roman" w:eastAsia="微软雅黑" w:hAnsi="Times New Roman" w:cs="Times New Roman"/>
          <w:b/>
          <w:bCs/>
          <w:sz w:val="22"/>
          <w:szCs w:val="22"/>
        </w:rPr>
        <w:t>日</w:t>
      </w:r>
      <w:r w:rsidRPr="00B84451">
        <w:rPr>
          <w:rFonts w:ascii="Times New Roman" w:eastAsia="微软雅黑" w:hAnsi="Times New Roman" w:cs="Times New Roman"/>
          <w:b/>
          <w:bCs/>
          <w:sz w:val="22"/>
          <w:szCs w:val="22"/>
        </w:rPr>
        <w:t xml:space="preserve"> Q4 </w:t>
      </w:r>
      <w:r w:rsidRPr="00B84451">
        <w:rPr>
          <w:rFonts w:ascii="Times New Roman" w:eastAsia="微软雅黑" w:hAnsi="Times New Roman" w:cs="Times New Roman"/>
          <w:b/>
          <w:bCs/>
          <w:sz w:val="22"/>
          <w:szCs w:val="22"/>
        </w:rPr>
        <w:t>财报</w:t>
      </w:r>
    </w:p>
    <w:p w14:paraId="787351F6"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关注是否符合市场对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20-30% YoY </w:t>
      </w:r>
      <w:r w:rsidRPr="00B84451">
        <w:rPr>
          <w:rFonts w:ascii="Times New Roman" w:eastAsia="微软雅黑" w:hAnsi="Times New Roman" w:cs="Times New Roman"/>
          <w:b/>
          <w:bCs/>
          <w:sz w:val="22"/>
          <w:szCs w:val="22"/>
        </w:rPr>
        <w:t>增长</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的高预期。</w:t>
      </w:r>
    </w:p>
    <w:p w14:paraId="7B1C4B8A"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毛利率未达</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EBITDA </w:t>
      </w:r>
      <w:r w:rsidRPr="00B84451">
        <w:rPr>
          <w:rFonts w:ascii="Times New Roman" w:eastAsia="微软雅黑" w:hAnsi="Times New Roman" w:cs="Times New Roman"/>
          <w:b/>
          <w:bCs/>
          <w:sz w:val="22"/>
          <w:szCs w:val="22"/>
        </w:rPr>
        <w:t>未达</w:t>
      </w:r>
      <w:r w:rsidRPr="00B84451">
        <w:rPr>
          <w:rFonts w:ascii="Times New Roman" w:eastAsia="微软雅黑" w:hAnsi="Times New Roman" w:cs="Times New Roman"/>
          <w:b/>
          <w:bCs/>
          <w:sz w:val="22"/>
          <w:szCs w:val="22"/>
        </w:rPr>
        <w:t xml:space="preserve"> $740M-$760M</w:t>
      </w:r>
      <w:r w:rsidRPr="00B84451">
        <w:rPr>
          <w:rFonts w:ascii="Times New Roman" w:eastAsia="微软雅黑" w:hAnsi="Times New Roman" w:cs="Times New Roman"/>
          <w:sz w:val="22"/>
          <w:szCs w:val="22"/>
        </w:rPr>
        <w:t>，股价可能调整。</w:t>
      </w:r>
    </w:p>
    <w:p w14:paraId="078AF309"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机构持仓变化</w:t>
      </w:r>
    </w:p>
    <w:p w14:paraId="789A4428"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若管理层</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持续减持</w:t>
      </w:r>
      <w:r w:rsidRPr="00B84451">
        <w:rPr>
          <w:rFonts w:ascii="Times New Roman" w:eastAsia="微软雅黑" w:hAnsi="Times New Roman" w:cs="Times New Roman"/>
          <w:sz w:val="22"/>
          <w:szCs w:val="22"/>
        </w:rPr>
        <w:t>，可能是股价见顶信号。</w:t>
      </w:r>
    </w:p>
    <w:p w14:paraId="5135B2F5"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柏基资本、雷达里奥等增持</w:t>
      </w:r>
      <w:r w:rsidRPr="00B84451">
        <w:rPr>
          <w:rFonts w:ascii="Times New Roman" w:eastAsia="微软雅黑" w:hAnsi="Times New Roman" w:cs="Times New Roman"/>
          <w:sz w:val="22"/>
          <w:szCs w:val="22"/>
        </w:rPr>
        <w:t>，则可能增强市场信心。</w:t>
      </w:r>
    </w:p>
    <w:p w14:paraId="141F47BC"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竞争对手的动态</w:t>
      </w:r>
    </w:p>
    <w:p w14:paraId="0F0FABE6"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Google</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Meta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 xml:space="preserve">Unity </w:t>
      </w:r>
      <w:r w:rsidRPr="00B84451">
        <w:rPr>
          <w:rFonts w:ascii="Times New Roman" w:eastAsia="微软雅黑" w:hAnsi="Times New Roman" w:cs="Times New Roman"/>
          <w:b/>
          <w:bCs/>
          <w:sz w:val="22"/>
          <w:szCs w:val="22"/>
        </w:rPr>
        <w:t>等推出新</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广告产品</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竞争力。</w:t>
      </w:r>
    </w:p>
    <w:p w14:paraId="67425DA9"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全球经济环境</w:t>
      </w:r>
    </w:p>
    <w:p w14:paraId="781004B1"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美联储降息</w:t>
      </w:r>
      <w:r w:rsidRPr="00B84451">
        <w:rPr>
          <w:rFonts w:ascii="Times New Roman" w:eastAsia="微软雅黑" w:hAnsi="Times New Roman" w:cs="Times New Roman"/>
          <w:sz w:val="22"/>
          <w:szCs w:val="22"/>
        </w:rPr>
        <w:t>，可能利好高增长科技股，推动</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估值进一步上行。</w:t>
      </w:r>
    </w:p>
    <w:p w14:paraId="1990F48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D0D175D">
          <v:rect id="_x0000_i1087" style="width:0;height:1.5pt" o:hralign="center" o:hrstd="t" o:hr="t" fillcolor="#a0a0a0" stroked="f"/>
        </w:pict>
      </w:r>
    </w:p>
    <w:p w14:paraId="690102F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最终结论</w:t>
      </w:r>
    </w:p>
    <w:p w14:paraId="66DB41C6"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是一家具备强劲增长潜力的企业，但当前估值偏高，短期回报有限，建议投资者保持谨慎，并在财报发布后再做进一步投资决策。</w:t>
      </w:r>
    </w:p>
    <w:p w14:paraId="047741CB" w14:textId="77777777" w:rsid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如需更详细的数据分析（如回归模型、</w:t>
      </w:r>
      <w:r w:rsidRPr="00B84451">
        <w:rPr>
          <w:rFonts w:ascii="Times New Roman" w:eastAsia="微软雅黑" w:hAnsi="Times New Roman" w:cs="Times New Roman"/>
          <w:sz w:val="22"/>
          <w:szCs w:val="22"/>
        </w:rPr>
        <w:t xml:space="preserve">DCF </w:t>
      </w:r>
      <w:r w:rsidRPr="00B84451">
        <w:rPr>
          <w:rFonts w:ascii="Times New Roman" w:eastAsia="微软雅黑" w:hAnsi="Times New Roman" w:cs="Times New Roman"/>
          <w:sz w:val="22"/>
          <w:szCs w:val="22"/>
        </w:rPr>
        <w:t>估值等），可以进一步探讨。</w:t>
      </w:r>
    </w:p>
    <w:p w14:paraId="36187E82"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 </w:t>
      </w:r>
      <w:r w:rsidRPr="00F35EC2">
        <w:rPr>
          <w:rFonts w:ascii="Times New Roman" w:eastAsia="微软雅黑" w:hAnsi="Times New Roman" w:cs="Times New Roman"/>
          <w:b/>
          <w:bCs/>
          <w:sz w:val="22"/>
          <w:szCs w:val="22"/>
        </w:rPr>
        <w:t>详细财务分析与估值测算</w:t>
      </w:r>
    </w:p>
    <w:p w14:paraId="64BA08DB"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为了进一步验证</w:t>
      </w:r>
      <w:r w:rsidRPr="00F35EC2">
        <w:rPr>
          <w:rFonts w:ascii="Times New Roman" w:eastAsia="微软雅黑" w:hAnsi="Times New Roman" w:cs="Times New Roman"/>
          <w:sz w:val="22"/>
          <w:szCs w:val="22"/>
        </w:rPr>
        <w:t xml:space="preserve"> AppLovin </w:t>
      </w:r>
      <w:r w:rsidRPr="00F35EC2">
        <w:rPr>
          <w:rFonts w:ascii="Times New Roman" w:eastAsia="微软雅黑" w:hAnsi="Times New Roman" w:cs="Times New Roman"/>
          <w:sz w:val="22"/>
          <w:szCs w:val="22"/>
        </w:rPr>
        <w:t>当前的估值合理性，我们从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增长趋势、盈利能力、现金流状况</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和</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估值比较</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角度进行深入分析。</w:t>
      </w:r>
    </w:p>
    <w:p w14:paraId="4FF2AC46"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2DBDEE">
          <v:rect id="_x0000_i1088" style="width:0;height:1.5pt" o:hralign="center" o:hrstd="t" o:hr="t" fillcolor="#a0a0a0" stroked="f"/>
        </w:pict>
      </w:r>
    </w:p>
    <w:p w14:paraId="2BC7D6CB"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16.1 </w:t>
      </w:r>
      <w:r w:rsidRPr="00F35EC2">
        <w:rPr>
          <w:rFonts w:ascii="Times New Roman" w:eastAsia="微软雅黑" w:hAnsi="Times New Roman" w:cs="Times New Roman"/>
          <w:b/>
          <w:bCs/>
          <w:sz w:val="22"/>
          <w:szCs w:val="22"/>
        </w:rPr>
        <w:t>主要财务指标趋势分析</w:t>
      </w:r>
    </w:p>
    <w:tbl>
      <w:tblPr>
        <w:tblStyle w:val="41"/>
        <w:tblW w:w="0" w:type="auto"/>
        <w:tblLook w:val="04A0" w:firstRow="1" w:lastRow="0" w:firstColumn="1" w:lastColumn="0" w:noHBand="0" w:noVBand="1"/>
      </w:tblPr>
      <w:tblGrid>
        <w:gridCol w:w="2353"/>
        <w:gridCol w:w="931"/>
        <w:gridCol w:w="931"/>
        <w:gridCol w:w="909"/>
        <w:gridCol w:w="909"/>
      </w:tblGrid>
      <w:tr w:rsidR="00F35EC2" w:rsidRPr="00F35EC2" w14:paraId="13ED6B49"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E9A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指标</w:t>
            </w:r>
          </w:p>
        </w:tc>
        <w:tc>
          <w:tcPr>
            <w:tcW w:w="0" w:type="auto"/>
            <w:hideMark/>
          </w:tcPr>
          <w:p w14:paraId="751BCFE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2022 </w:t>
            </w:r>
            <w:r w:rsidRPr="00F35EC2">
              <w:rPr>
                <w:rFonts w:ascii="Times New Roman" w:eastAsia="微软雅黑" w:hAnsi="Times New Roman" w:cs="Times New Roman"/>
                <w:sz w:val="22"/>
                <w:szCs w:val="22"/>
              </w:rPr>
              <w:t>年</w:t>
            </w:r>
          </w:p>
        </w:tc>
        <w:tc>
          <w:tcPr>
            <w:tcW w:w="0" w:type="auto"/>
            <w:hideMark/>
          </w:tcPr>
          <w:p w14:paraId="4703FD7A"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2023 </w:t>
            </w:r>
            <w:r w:rsidRPr="00F35EC2">
              <w:rPr>
                <w:rFonts w:ascii="Times New Roman" w:eastAsia="微软雅黑" w:hAnsi="Times New Roman" w:cs="Times New Roman"/>
                <w:sz w:val="22"/>
                <w:szCs w:val="22"/>
              </w:rPr>
              <w:t>年</w:t>
            </w:r>
          </w:p>
        </w:tc>
        <w:tc>
          <w:tcPr>
            <w:tcW w:w="0" w:type="auto"/>
            <w:hideMark/>
          </w:tcPr>
          <w:p w14:paraId="7F20177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2024E</w:t>
            </w:r>
          </w:p>
        </w:tc>
        <w:tc>
          <w:tcPr>
            <w:tcW w:w="0" w:type="auto"/>
            <w:hideMark/>
          </w:tcPr>
          <w:p w14:paraId="0D30605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r>
      <w:tr w:rsidR="00F35EC2" w:rsidRPr="00F35EC2" w14:paraId="548CF84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99C6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营收</w:t>
            </w:r>
            <w:r w:rsidRPr="00F35EC2">
              <w:rPr>
                <w:rFonts w:ascii="Times New Roman" w:eastAsia="微软雅黑" w:hAnsi="Times New Roman" w:cs="Times New Roman"/>
                <w:sz w:val="22"/>
                <w:szCs w:val="22"/>
              </w:rPr>
              <w:t xml:space="preserve"> ($B)</w:t>
            </w:r>
          </w:p>
        </w:tc>
        <w:tc>
          <w:tcPr>
            <w:tcW w:w="0" w:type="auto"/>
            <w:hideMark/>
          </w:tcPr>
          <w:p w14:paraId="3B31B67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2.82</w:t>
            </w:r>
          </w:p>
        </w:tc>
        <w:tc>
          <w:tcPr>
            <w:tcW w:w="0" w:type="auto"/>
            <w:hideMark/>
          </w:tcPr>
          <w:p w14:paraId="7D31E30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3.62</w:t>
            </w:r>
          </w:p>
        </w:tc>
        <w:tc>
          <w:tcPr>
            <w:tcW w:w="0" w:type="auto"/>
            <w:hideMark/>
          </w:tcPr>
          <w:p w14:paraId="7DDF375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4.74</w:t>
            </w:r>
          </w:p>
        </w:tc>
        <w:tc>
          <w:tcPr>
            <w:tcW w:w="0" w:type="auto"/>
            <w:hideMark/>
          </w:tcPr>
          <w:p w14:paraId="775A0C0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5.76</w:t>
            </w:r>
          </w:p>
        </w:tc>
      </w:tr>
      <w:tr w:rsidR="00F35EC2" w:rsidRPr="00F35EC2" w14:paraId="1993DDBF"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3F1EC15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YoY </w:t>
            </w:r>
            <w:r w:rsidRPr="00F35EC2">
              <w:rPr>
                <w:rFonts w:ascii="Times New Roman" w:eastAsia="微软雅黑" w:hAnsi="Times New Roman" w:cs="Times New Roman"/>
                <w:sz w:val="22"/>
                <w:szCs w:val="22"/>
              </w:rPr>
              <w:t>增长</w:t>
            </w:r>
          </w:p>
        </w:tc>
        <w:tc>
          <w:tcPr>
            <w:tcW w:w="0" w:type="auto"/>
            <w:hideMark/>
          </w:tcPr>
          <w:p w14:paraId="19EC343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+40.3%</w:t>
            </w:r>
          </w:p>
        </w:tc>
        <w:tc>
          <w:tcPr>
            <w:tcW w:w="0" w:type="auto"/>
            <w:hideMark/>
          </w:tcPr>
          <w:p w14:paraId="159C2D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+28.4%</w:t>
            </w:r>
          </w:p>
        </w:tc>
        <w:tc>
          <w:tcPr>
            <w:tcW w:w="0" w:type="auto"/>
            <w:hideMark/>
          </w:tcPr>
          <w:p w14:paraId="2392E2D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+30.9%</w:t>
            </w:r>
          </w:p>
        </w:tc>
        <w:tc>
          <w:tcPr>
            <w:tcW w:w="0" w:type="auto"/>
            <w:hideMark/>
          </w:tcPr>
          <w:p w14:paraId="5514C9F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+21.5%</w:t>
            </w:r>
          </w:p>
        </w:tc>
      </w:tr>
      <w:tr w:rsidR="00F35EC2" w:rsidRPr="00F35EC2" w14:paraId="1424EED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EAEE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毛利润</w:t>
            </w:r>
            <w:r w:rsidRPr="00F35EC2">
              <w:rPr>
                <w:rFonts w:ascii="Times New Roman" w:eastAsia="微软雅黑" w:hAnsi="Times New Roman" w:cs="Times New Roman"/>
                <w:sz w:val="22"/>
                <w:szCs w:val="22"/>
              </w:rPr>
              <w:t xml:space="preserve"> ($B)</w:t>
            </w:r>
          </w:p>
        </w:tc>
        <w:tc>
          <w:tcPr>
            <w:tcW w:w="0" w:type="auto"/>
            <w:hideMark/>
          </w:tcPr>
          <w:p w14:paraId="40785E1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1.83</w:t>
            </w:r>
          </w:p>
        </w:tc>
        <w:tc>
          <w:tcPr>
            <w:tcW w:w="0" w:type="auto"/>
            <w:hideMark/>
          </w:tcPr>
          <w:p w14:paraId="64BF269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2.41</w:t>
            </w:r>
          </w:p>
        </w:tc>
        <w:tc>
          <w:tcPr>
            <w:tcW w:w="0" w:type="auto"/>
            <w:hideMark/>
          </w:tcPr>
          <w:p w14:paraId="1439826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3.38</w:t>
            </w:r>
          </w:p>
        </w:tc>
        <w:tc>
          <w:tcPr>
            <w:tcW w:w="0" w:type="auto"/>
            <w:hideMark/>
          </w:tcPr>
          <w:p w14:paraId="7D4D28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4.13</w:t>
            </w:r>
          </w:p>
        </w:tc>
      </w:tr>
      <w:tr w:rsidR="00F35EC2" w:rsidRPr="00F35EC2" w14:paraId="6E0B1FE0"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67EB78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毛利率</w:t>
            </w:r>
            <w:r w:rsidRPr="00F35EC2">
              <w:rPr>
                <w:rFonts w:ascii="Times New Roman" w:eastAsia="微软雅黑" w:hAnsi="Times New Roman" w:cs="Times New Roman"/>
                <w:sz w:val="22"/>
                <w:szCs w:val="22"/>
              </w:rPr>
              <w:t xml:space="preserve"> (%)</w:t>
            </w:r>
          </w:p>
        </w:tc>
        <w:tc>
          <w:tcPr>
            <w:tcW w:w="0" w:type="auto"/>
            <w:hideMark/>
          </w:tcPr>
          <w:p w14:paraId="4F69BC0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64.9%</w:t>
            </w:r>
          </w:p>
        </w:tc>
        <w:tc>
          <w:tcPr>
            <w:tcW w:w="0" w:type="auto"/>
            <w:hideMark/>
          </w:tcPr>
          <w:p w14:paraId="265E431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66.6%</w:t>
            </w:r>
          </w:p>
        </w:tc>
        <w:tc>
          <w:tcPr>
            <w:tcW w:w="0" w:type="auto"/>
            <w:hideMark/>
          </w:tcPr>
          <w:p w14:paraId="093F885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71.3%</w:t>
            </w:r>
          </w:p>
        </w:tc>
        <w:tc>
          <w:tcPr>
            <w:tcW w:w="0" w:type="auto"/>
            <w:hideMark/>
          </w:tcPr>
          <w:p w14:paraId="655E4F0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71.7%</w:t>
            </w:r>
          </w:p>
        </w:tc>
      </w:tr>
      <w:tr w:rsidR="00F35EC2" w:rsidRPr="00F35EC2" w14:paraId="5885CF6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2CE2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调整后</w:t>
            </w:r>
            <w:r w:rsidRPr="00F35EC2">
              <w:rPr>
                <w:rFonts w:ascii="Times New Roman" w:eastAsia="微软雅黑" w:hAnsi="Times New Roman" w:cs="Times New Roman"/>
                <w:sz w:val="22"/>
                <w:szCs w:val="22"/>
              </w:rPr>
              <w:t xml:space="preserve"> EBITDA ($B)</w:t>
            </w:r>
          </w:p>
        </w:tc>
        <w:tc>
          <w:tcPr>
            <w:tcW w:w="0" w:type="auto"/>
            <w:hideMark/>
          </w:tcPr>
          <w:p w14:paraId="213ACEA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1.37</w:t>
            </w:r>
          </w:p>
        </w:tc>
        <w:tc>
          <w:tcPr>
            <w:tcW w:w="0" w:type="auto"/>
            <w:hideMark/>
          </w:tcPr>
          <w:p w14:paraId="6816065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1.92</w:t>
            </w:r>
          </w:p>
        </w:tc>
        <w:tc>
          <w:tcPr>
            <w:tcW w:w="0" w:type="auto"/>
            <w:hideMark/>
          </w:tcPr>
          <w:p w14:paraId="2FFE7AF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w:t>
            </w:r>
          </w:p>
        </w:tc>
        <w:tc>
          <w:tcPr>
            <w:tcW w:w="0" w:type="auto"/>
            <w:hideMark/>
          </w:tcPr>
          <w:p w14:paraId="50BF5DF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3.54</w:t>
            </w:r>
          </w:p>
        </w:tc>
      </w:tr>
      <w:tr w:rsidR="00F35EC2" w:rsidRPr="00F35EC2" w14:paraId="591DD076"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73C05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r w:rsidRPr="00F35EC2">
              <w:rPr>
                <w:rFonts w:ascii="Times New Roman" w:eastAsia="微软雅黑" w:hAnsi="Times New Roman" w:cs="Times New Roman"/>
                <w:sz w:val="22"/>
                <w:szCs w:val="22"/>
              </w:rPr>
              <w:t xml:space="preserve"> (%)</w:t>
            </w:r>
          </w:p>
        </w:tc>
        <w:tc>
          <w:tcPr>
            <w:tcW w:w="0" w:type="auto"/>
            <w:hideMark/>
          </w:tcPr>
          <w:p w14:paraId="13A5F25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48.6%</w:t>
            </w:r>
          </w:p>
        </w:tc>
        <w:tc>
          <w:tcPr>
            <w:tcW w:w="0" w:type="auto"/>
            <w:hideMark/>
          </w:tcPr>
          <w:p w14:paraId="604DCFD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53.0%</w:t>
            </w:r>
          </w:p>
        </w:tc>
        <w:tc>
          <w:tcPr>
            <w:tcW w:w="0" w:type="auto"/>
            <w:hideMark/>
          </w:tcPr>
          <w:p w14:paraId="242A35D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60.2%</w:t>
            </w:r>
          </w:p>
        </w:tc>
        <w:tc>
          <w:tcPr>
            <w:tcW w:w="0" w:type="auto"/>
            <w:hideMark/>
          </w:tcPr>
          <w:p w14:paraId="0260DD7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61.5%</w:t>
            </w:r>
          </w:p>
        </w:tc>
      </w:tr>
      <w:tr w:rsidR="00F35EC2" w:rsidRPr="00F35EC2" w14:paraId="1789E65C"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326B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w:t>
            </w:r>
            <w:r w:rsidRPr="00F35EC2">
              <w:rPr>
                <w:rFonts w:ascii="Times New Roman" w:eastAsia="微软雅黑" w:hAnsi="Times New Roman" w:cs="Times New Roman"/>
                <w:sz w:val="22"/>
                <w:szCs w:val="22"/>
              </w:rPr>
              <w:t xml:space="preserve"> (FCF, $M)</w:t>
            </w:r>
          </w:p>
        </w:tc>
        <w:tc>
          <w:tcPr>
            <w:tcW w:w="0" w:type="auto"/>
            <w:hideMark/>
          </w:tcPr>
          <w:p w14:paraId="2A81483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711</w:t>
            </w:r>
          </w:p>
        </w:tc>
        <w:tc>
          <w:tcPr>
            <w:tcW w:w="0" w:type="auto"/>
            <w:hideMark/>
          </w:tcPr>
          <w:p w14:paraId="3CBD65D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1,058</w:t>
            </w:r>
          </w:p>
        </w:tc>
        <w:tc>
          <w:tcPr>
            <w:tcW w:w="0" w:type="auto"/>
            <w:hideMark/>
          </w:tcPr>
          <w:p w14:paraId="48F8B17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1,645</w:t>
            </w:r>
          </w:p>
        </w:tc>
        <w:tc>
          <w:tcPr>
            <w:tcW w:w="0" w:type="auto"/>
            <w:hideMark/>
          </w:tcPr>
          <w:p w14:paraId="07BDCDB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1E8E67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571B1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自由现金流转换率</w:t>
            </w:r>
          </w:p>
        </w:tc>
        <w:tc>
          <w:tcPr>
            <w:tcW w:w="0" w:type="auto"/>
            <w:hideMark/>
          </w:tcPr>
          <w:p w14:paraId="48B6CF4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52.0%</w:t>
            </w:r>
          </w:p>
        </w:tc>
        <w:tc>
          <w:tcPr>
            <w:tcW w:w="0" w:type="auto"/>
            <w:hideMark/>
          </w:tcPr>
          <w:p w14:paraId="283B41D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55.1%</w:t>
            </w:r>
          </w:p>
        </w:tc>
        <w:tc>
          <w:tcPr>
            <w:tcW w:w="0" w:type="auto"/>
            <w:hideMark/>
          </w:tcPr>
          <w:p w14:paraId="0459CDE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57.0%</w:t>
            </w:r>
          </w:p>
        </w:tc>
        <w:tc>
          <w:tcPr>
            <w:tcW w:w="0" w:type="auto"/>
            <w:hideMark/>
          </w:tcPr>
          <w:p w14:paraId="043C762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57.7%</w:t>
            </w:r>
          </w:p>
        </w:tc>
      </w:tr>
    </w:tbl>
    <w:p w14:paraId="582E1A1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7BAAF3A9"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2024 </w:t>
      </w:r>
      <w:r w:rsidRPr="00F35EC2">
        <w:rPr>
          <w:rFonts w:ascii="Times New Roman" w:eastAsia="微软雅黑" w:hAnsi="Times New Roman" w:cs="Times New Roman"/>
          <w:b/>
          <w:bCs/>
          <w:sz w:val="22"/>
          <w:szCs w:val="22"/>
        </w:rPr>
        <w:t>年收入预计增长</w:t>
      </w:r>
      <w:r w:rsidRPr="00F35EC2">
        <w:rPr>
          <w:rFonts w:ascii="Times New Roman" w:eastAsia="微软雅黑" w:hAnsi="Times New Roman" w:cs="Times New Roman"/>
          <w:b/>
          <w:bCs/>
          <w:sz w:val="22"/>
          <w:szCs w:val="22"/>
        </w:rPr>
        <w:t xml:space="preserve"> 30.9%</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年增长</w:t>
      </w:r>
      <w:r w:rsidRPr="00F35EC2">
        <w:rPr>
          <w:rFonts w:ascii="Times New Roman" w:eastAsia="微软雅黑" w:hAnsi="Times New Roman" w:cs="Times New Roman"/>
          <w:b/>
          <w:bCs/>
          <w:sz w:val="22"/>
          <w:szCs w:val="22"/>
        </w:rPr>
        <w:t xml:space="preserve"> 21.5%</w:t>
      </w:r>
      <w:r w:rsidRPr="00F35EC2">
        <w:rPr>
          <w:rFonts w:ascii="Times New Roman" w:eastAsia="微软雅黑" w:hAnsi="Times New Roman" w:cs="Times New Roman"/>
          <w:sz w:val="22"/>
          <w:szCs w:val="22"/>
        </w:rPr>
        <w:t>，显示出强劲的业务扩张能力，但增长率逐步放缓。</w:t>
      </w:r>
    </w:p>
    <w:p w14:paraId="68529367"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利润率达到</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，盈利能力行业领先</w:t>
      </w:r>
      <w:r w:rsidRPr="00F35EC2">
        <w:rPr>
          <w:rFonts w:ascii="Times New Roman" w:eastAsia="微软雅黑" w:hAnsi="Times New Roman" w:cs="Times New Roman"/>
          <w:sz w:val="22"/>
          <w:szCs w:val="22"/>
        </w:rPr>
        <w:t>。</w:t>
      </w:r>
    </w:p>
    <w:p w14:paraId="42EDBDBF"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自由现金流充裕</w:t>
      </w:r>
      <w:r w:rsidRPr="00F35EC2">
        <w:rPr>
          <w:rFonts w:ascii="Times New Roman" w:eastAsia="微软雅黑" w:hAnsi="Times New Roman" w:cs="Times New Roman"/>
          <w:sz w:val="22"/>
          <w:szCs w:val="22"/>
        </w:rPr>
        <w:t>，这为未来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股票回购</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提供了强支撑。</w:t>
      </w:r>
    </w:p>
    <w:p w14:paraId="35950E5F"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DC566F">
          <v:rect id="_x0000_i1089" style="width:0;height:1.5pt" o:hralign="center" o:hrstd="t" o:hr="t" fillcolor="#a0a0a0" stroked="f"/>
        </w:pict>
      </w:r>
    </w:p>
    <w:p w14:paraId="32551F0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16.2 </w:t>
      </w:r>
      <w:r w:rsidRPr="00F35EC2">
        <w:rPr>
          <w:rFonts w:ascii="Times New Roman" w:eastAsia="微软雅黑" w:hAnsi="Times New Roman" w:cs="Times New Roman"/>
          <w:b/>
          <w:bCs/>
          <w:sz w:val="22"/>
          <w:szCs w:val="22"/>
        </w:rPr>
        <w:t>估值分析</w:t>
      </w:r>
    </w:p>
    <w:p w14:paraId="0693A16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(1) PEG (</w:t>
      </w:r>
      <w:r w:rsidRPr="00F35EC2">
        <w:rPr>
          <w:rFonts w:ascii="Times New Roman" w:eastAsia="微软雅黑" w:hAnsi="Times New Roman" w:cs="Times New Roman"/>
          <w:b/>
          <w:bCs/>
          <w:sz w:val="22"/>
          <w:szCs w:val="22"/>
        </w:rPr>
        <w:t>市盈增长比率</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分析</w:t>
      </w:r>
    </w:p>
    <w:p w14:paraId="68A330F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计算公式：</w:t>
      </w:r>
    </w:p>
    <w:p w14:paraId="579BA544"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PEG=P/EEPS</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PEG = \frac{P/E}{EPS </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 </w:t>
      </w:r>
    </w:p>
    <w:p w14:paraId="091FFA7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当前</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交易于：</w:t>
      </w:r>
    </w:p>
    <w:p w14:paraId="2AD996FB"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2025E P/E</w:t>
      </w:r>
      <w:r w:rsidRPr="00F35EC2">
        <w:rPr>
          <w:rFonts w:ascii="Times New Roman" w:eastAsia="微软雅黑" w:hAnsi="Times New Roman" w:cs="Times New Roman"/>
          <w:b/>
          <w:bCs/>
          <w:sz w:val="22"/>
          <w:szCs w:val="22"/>
        </w:rPr>
        <w:t>（市盈率）</w:t>
      </w:r>
      <w:r w:rsidRPr="00F35EC2">
        <w:rPr>
          <w:rFonts w:ascii="Times New Roman" w:eastAsia="微软雅黑" w:hAnsi="Times New Roman" w:cs="Times New Roman"/>
          <w:b/>
          <w:bCs/>
          <w:sz w:val="22"/>
          <w:szCs w:val="22"/>
        </w:rPr>
        <w:t xml:space="preserve"> ≈ 26.5x</w:t>
      </w:r>
    </w:p>
    <w:p w14:paraId="7881E18A"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2025E EPS </w:t>
      </w:r>
      <w:r w:rsidRPr="00F35EC2">
        <w:rPr>
          <w:rFonts w:ascii="Times New Roman" w:eastAsia="微软雅黑" w:hAnsi="Times New Roman" w:cs="Times New Roman"/>
          <w:b/>
          <w:bCs/>
          <w:sz w:val="22"/>
          <w:szCs w:val="22"/>
        </w:rPr>
        <w:t>增速</w:t>
      </w:r>
      <w:r w:rsidRPr="00F35EC2">
        <w:rPr>
          <w:rFonts w:ascii="Times New Roman" w:eastAsia="微软雅黑" w:hAnsi="Times New Roman" w:cs="Times New Roman"/>
          <w:b/>
          <w:bCs/>
          <w:sz w:val="22"/>
          <w:szCs w:val="22"/>
        </w:rPr>
        <w:t xml:space="preserve"> ≈ 22.7%</w:t>
      </w:r>
    </w:p>
    <w:p w14:paraId="29B65A7A"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计算</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PEG = 26.5 / 22.7 ≈ 1.23x</w:t>
      </w:r>
    </w:p>
    <w:p w14:paraId="53B9D129"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1A99FFBE" w14:textId="77777777" w:rsidR="00F35EC2" w:rsidRPr="00F35EC2" w:rsidRDefault="00F35EC2">
      <w:pPr>
        <w:numPr>
          <w:ilvl w:val="0"/>
          <w:numId w:val="8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b/>
          <w:bCs/>
          <w:sz w:val="22"/>
          <w:szCs w:val="22"/>
        </w:rPr>
        <w:t xml:space="preserve">&gt;1 </w:t>
      </w:r>
      <w:r w:rsidRPr="00F35EC2">
        <w:rPr>
          <w:rFonts w:ascii="Times New Roman" w:eastAsia="微软雅黑" w:hAnsi="Times New Roman" w:cs="Times New Roman"/>
          <w:b/>
          <w:bCs/>
          <w:sz w:val="22"/>
          <w:szCs w:val="22"/>
        </w:rPr>
        <w:t>说明估值偏高</w:t>
      </w:r>
      <w:r w:rsidRPr="00F35EC2">
        <w:rPr>
          <w:rFonts w:ascii="Times New Roman" w:eastAsia="微软雅黑" w:hAnsi="Times New Roman" w:cs="Times New Roman"/>
          <w:sz w:val="22"/>
          <w:szCs w:val="22"/>
        </w:rPr>
        <w:t>，意味着未来增长已经被市场充分定价，存在下行调整风险。</w:t>
      </w:r>
    </w:p>
    <w:p w14:paraId="20F4DA71" w14:textId="77777777" w:rsidR="00F35EC2" w:rsidRPr="00F35EC2" w:rsidRDefault="00F35EC2">
      <w:pPr>
        <w:numPr>
          <w:ilvl w:val="0"/>
          <w:numId w:val="8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若未来盈利增长</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未能达到市场预期</w:t>
      </w:r>
      <w:r w:rsidRPr="00F35EC2">
        <w:rPr>
          <w:rFonts w:ascii="Times New Roman" w:eastAsia="微软雅黑" w:hAnsi="Times New Roman" w:cs="Times New Roman"/>
          <w:sz w:val="22"/>
          <w:szCs w:val="22"/>
        </w:rPr>
        <w:t>，股价可能面临大幅回调。</w:t>
      </w:r>
    </w:p>
    <w:p w14:paraId="6C6CE04A"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CCDA6">
          <v:rect id="_x0000_i1090" style="width:0;height:1.5pt" o:hralign="center" o:hrstd="t" o:hr="t" fillcolor="#a0a0a0" stroked="f"/>
        </w:pict>
      </w:r>
    </w:p>
    <w:p w14:paraId="27E55C6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绝对估值</w:t>
      </w:r>
      <w:r w:rsidRPr="00F35EC2">
        <w:rPr>
          <w:rFonts w:ascii="Times New Roman" w:eastAsia="微软雅黑" w:hAnsi="Times New Roman" w:cs="Times New Roman"/>
          <w:b/>
          <w:bCs/>
          <w:sz w:val="22"/>
          <w:szCs w:val="22"/>
        </w:rPr>
        <w:t xml:space="preserve"> (DCF </w:t>
      </w:r>
      <w:r w:rsidRPr="00F35EC2">
        <w:rPr>
          <w:rFonts w:ascii="Times New Roman" w:eastAsia="微软雅黑" w:hAnsi="Times New Roman" w:cs="Times New Roman"/>
          <w:b/>
          <w:bCs/>
          <w:sz w:val="22"/>
          <w:szCs w:val="22"/>
        </w:rPr>
        <w:t>现金流折现法</w:t>
      </w:r>
      <w:r w:rsidRPr="00F35EC2">
        <w:rPr>
          <w:rFonts w:ascii="Times New Roman" w:eastAsia="微软雅黑" w:hAnsi="Times New Roman" w:cs="Times New Roman"/>
          <w:b/>
          <w:bCs/>
          <w:sz w:val="22"/>
          <w:szCs w:val="22"/>
        </w:rPr>
        <w:t>)</w:t>
      </w:r>
    </w:p>
    <w:p w14:paraId="251706C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估值基于未来</w:t>
      </w:r>
      <w:r w:rsidRPr="00F35EC2">
        <w:rPr>
          <w:rFonts w:ascii="Times New Roman" w:eastAsia="微软雅黑" w:hAnsi="Times New Roman" w:cs="Times New Roman"/>
          <w:sz w:val="22"/>
          <w:szCs w:val="22"/>
        </w:rPr>
        <w:t xml:space="preserve"> 5 </w:t>
      </w:r>
      <w:r w:rsidRPr="00F35EC2">
        <w:rPr>
          <w:rFonts w:ascii="Times New Roman" w:eastAsia="微软雅黑" w:hAnsi="Times New Roman" w:cs="Times New Roman"/>
          <w:sz w:val="22"/>
          <w:szCs w:val="22"/>
        </w:rPr>
        <w:t>年的现金流预测，折现率</w:t>
      </w:r>
      <w:r w:rsidRPr="00F35EC2">
        <w:rPr>
          <w:rFonts w:ascii="Times New Roman" w:eastAsia="微软雅黑" w:hAnsi="Times New Roman" w:cs="Times New Roman"/>
          <w:sz w:val="22"/>
          <w:szCs w:val="22"/>
        </w:rPr>
        <w:t xml:space="preserve"> (WACC) </w:t>
      </w:r>
      <w:r w:rsidRPr="00F35EC2">
        <w:rPr>
          <w:rFonts w:ascii="Times New Roman" w:eastAsia="微软雅黑" w:hAnsi="Times New Roman" w:cs="Times New Roman"/>
          <w:sz w:val="22"/>
          <w:szCs w:val="22"/>
        </w:rPr>
        <w:t>设为</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9.5%</w:t>
      </w:r>
      <w:r w:rsidRPr="00F35EC2">
        <w:rPr>
          <w:rFonts w:ascii="Times New Roman" w:eastAsia="微软雅黑" w:hAnsi="Times New Roman" w:cs="Times New Roman"/>
          <w:sz w:val="22"/>
          <w:szCs w:val="22"/>
        </w:rPr>
        <w:t>。</w:t>
      </w:r>
    </w:p>
    <w:tbl>
      <w:tblPr>
        <w:tblStyle w:val="41"/>
        <w:tblW w:w="0" w:type="auto"/>
        <w:tblLook w:val="04A0" w:firstRow="1" w:lastRow="0" w:firstColumn="1" w:lastColumn="0" w:noHBand="0" w:noVBand="1"/>
      </w:tblPr>
      <w:tblGrid>
        <w:gridCol w:w="1096"/>
        <w:gridCol w:w="2793"/>
      </w:tblGrid>
      <w:tr w:rsidR="00F35EC2" w:rsidRPr="00F35EC2" w14:paraId="4EF53293"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6BE9F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未来年度</w:t>
            </w:r>
          </w:p>
        </w:tc>
        <w:tc>
          <w:tcPr>
            <w:tcW w:w="0" w:type="auto"/>
            <w:hideMark/>
          </w:tcPr>
          <w:p w14:paraId="69FAA0B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预计自由现金流</w:t>
            </w:r>
            <w:r w:rsidRPr="00F35EC2">
              <w:rPr>
                <w:rFonts w:ascii="Times New Roman" w:eastAsia="微软雅黑" w:hAnsi="Times New Roman" w:cs="Times New Roman"/>
                <w:sz w:val="22"/>
                <w:szCs w:val="22"/>
              </w:rPr>
              <w:t xml:space="preserve"> (FCF, $M)</w:t>
            </w:r>
          </w:p>
        </w:tc>
      </w:tr>
      <w:tr w:rsidR="00F35EC2" w:rsidRPr="00F35EC2" w14:paraId="1D1753F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208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c>
          <w:tcPr>
            <w:tcW w:w="0" w:type="auto"/>
            <w:hideMark/>
          </w:tcPr>
          <w:p w14:paraId="763CFF3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70F09F1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2FC2DA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2026E</w:t>
            </w:r>
          </w:p>
        </w:tc>
        <w:tc>
          <w:tcPr>
            <w:tcW w:w="0" w:type="auto"/>
            <w:hideMark/>
          </w:tcPr>
          <w:p w14:paraId="3F71199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2,490</w:t>
            </w:r>
          </w:p>
        </w:tc>
      </w:tr>
      <w:tr w:rsidR="00F35EC2" w:rsidRPr="00F35EC2" w14:paraId="248AD88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3DC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2027E</w:t>
            </w:r>
          </w:p>
        </w:tc>
        <w:tc>
          <w:tcPr>
            <w:tcW w:w="0" w:type="auto"/>
            <w:hideMark/>
          </w:tcPr>
          <w:p w14:paraId="470EF9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2,983</w:t>
            </w:r>
          </w:p>
        </w:tc>
      </w:tr>
      <w:tr w:rsidR="00F35EC2" w:rsidRPr="00F35EC2" w14:paraId="3F096013"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DA05F8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2028E</w:t>
            </w:r>
          </w:p>
        </w:tc>
        <w:tc>
          <w:tcPr>
            <w:tcW w:w="0" w:type="auto"/>
            <w:hideMark/>
          </w:tcPr>
          <w:p w14:paraId="0C7D53E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3,421</w:t>
            </w:r>
          </w:p>
        </w:tc>
      </w:tr>
      <w:tr w:rsidR="00F35EC2" w:rsidRPr="00F35EC2" w14:paraId="7C5E3086"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77C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2029E</w:t>
            </w:r>
          </w:p>
        </w:tc>
        <w:tc>
          <w:tcPr>
            <w:tcW w:w="0" w:type="auto"/>
            <w:hideMark/>
          </w:tcPr>
          <w:p w14:paraId="4B2F9B1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3,879</w:t>
            </w:r>
          </w:p>
        </w:tc>
      </w:tr>
    </w:tbl>
    <w:p w14:paraId="44787D17"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p>
    <w:p w14:paraId="5D63B14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w:t>
      </w:r>
      <w:r w:rsidRPr="00F35EC2">
        <w:rPr>
          <w:rFonts w:ascii="Times New Roman" w:eastAsia="微软雅黑" w:hAnsi="Times New Roman" w:cs="Times New Roman"/>
          <w:sz w:val="22"/>
          <w:szCs w:val="22"/>
        </w:rPr>
        <w:t>=FCF2029×(1+g)WACC−g</w:t>
      </w:r>
      <w:r w:rsidRPr="00F35EC2">
        <w:rPr>
          <w:rFonts w:ascii="Times New Roman" w:eastAsia="微软雅黑" w:hAnsi="Times New Roman" w:cs="Times New Roman"/>
          <w:sz w:val="22"/>
          <w:szCs w:val="22"/>
        </w:rPr>
        <w:t>终值</w:t>
      </w:r>
      <w:r w:rsidRPr="00F35EC2">
        <w:rPr>
          <w:rFonts w:ascii="Times New Roman" w:eastAsia="微软雅黑" w:hAnsi="Times New Roman" w:cs="Times New Roman"/>
          <w:sz w:val="22"/>
          <w:szCs w:val="22"/>
        </w:rPr>
        <w:t xml:space="preserve"> = \frac{FCF_{2029} \times (1 + g)}{WACC - g} </w:t>
      </w:r>
    </w:p>
    <w:p w14:paraId="5495978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其中：</w:t>
      </w:r>
    </w:p>
    <w:p w14:paraId="09E438D2" w14:textId="77777777" w:rsidR="00F35EC2" w:rsidRPr="00F35EC2" w:rsidRDefault="00F35EC2">
      <w:pPr>
        <w:numPr>
          <w:ilvl w:val="0"/>
          <w:numId w:val="90"/>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设定长期增长率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g = 3.5%</w:t>
      </w:r>
    </w:p>
    <w:p w14:paraId="13648B09" w14:textId="77777777" w:rsidR="00F35EC2" w:rsidRPr="00F35EC2" w:rsidRDefault="00F35EC2">
      <w:pPr>
        <w:numPr>
          <w:ilvl w:val="0"/>
          <w:numId w:val="90"/>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r w:rsidRPr="00F35EC2">
        <w:rPr>
          <w:rFonts w:ascii="Times New Roman" w:eastAsia="微软雅黑" w:hAnsi="Times New Roman" w:cs="Times New Roman"/>
          <w:sz w:val="22"/>
          <w:szCs w:val="22"/>
        </w:rPr>
        <w:t xml:space="preserve"> 3,879×(1.035)0.095−0.035=67,050\frac{3,879 \times (1.035)}{0.095 - 0.035} = 67,050 </w:t>
      </w:r>
    </w:p>
    <w:p w14:paraId="13369B55"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折现所有未来现金流，</w:t>
      </w: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计算得出：</w:t>
      </w:r>
    </w:p>
    <w:p w14:paraId="30F1D529"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企业价值</w:t>
      </w:r>
      <w:r w:rsidRPr="00F35EC2">
        <w:rPr>
          <w:rFonts w:ascii="Times New Roman" w:eastAsia="微软雅黑" w:hAnsi="Times New Roman" w:cs="Times New Roman"/>
          <w:b/>
          <w:bCs/>
          <w:sz w:val="22"/>
          <w:szCs w:val="22"/>
        </w:rPr>
        <w:t xml:space="preserve"> (EV) = $32.5B</w:t>
      </w:r>
    </w:p>
    <w:p w14:paraId="488B5219"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扣除净债务后，目标市值</w:t>
      </w:r>
      <w:r w:rsidRPr="00F35EC2">
        <w:rPr>
          <w:rFonts w:ascii="Times New Roman" w:eastAsia="微软雅黑" w:hAnsi="Times New Roman" w:cs="Times New Roman"/>
          <w:b/>
          <w:bCs/>
          <w:sz w:val="22"/>
          <w:szCs w:val="22"/>
        </w:rPr>
        <w:t xml:space="preserve"> = $29.8B</w:t>
      </w:r>
    </w:p>
    <w:p w14:paraId="23D95882"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每股合理估值</w:t>
      </w:r>
      <w:r w:rsidRPr="00F35EC2">
        <w:rPr>
          <w:rFonts w:ascii="Times New Roman" w:eastAsia="微软雅黑" w:hAnsi="Times New Roman" w:cs="Times New Roman"/>
          <w:b/>
          <w:bCs/>
          <w:sz w:val="22"/>
          <w:szCs w:val="22"/>
        </w:rPr>
        <w:t xml:space="preserve"> = $290 - $310</w:t>
      </w:r>
    </w:p>
    <w:p w14:paraId="64253B6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0363F55F" w14:textId="77777777" w:rsidR="00F35EC2" w:rsidRPr="00F35EC2" w:rsidRDefault="00F35EC2">
      <w:pPr>
        <w:numPr>
          <w:ilvl w:val="0"/>
          <w:numId w:val="92"/>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目前股价</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$378</w:t>
      </w:r>
      <w:r w:rsidRPr="00F35EC2">
        <w:rPr>
          <w:rFonts w:ascii="Times New Roman" w:eastAsia="微软雅黑" w:hAnsi="Times New Roman" w:cs="Times New Roman"/>
          <w:sz w:val="22"/>
          <w:szCs w:val="22"/>
        </w:rPr>
        <w:t>，相比</w:t>
      </w:r>
      <w:r w:rsidRPr="00F35EC2">
        <w:rPr>
          <w:rFonts w:ascii="Times New Roman" w:eastAsia="微软雅黑" w:hAnsi="Times New Roman" w:cs="Times New Roman"/>
          <w:sz w:val="22"/>
          <w:szCs w:val="22"/>
        </w:rPr>
        <w:t xml:space="preserve"> DCF </w:t>
      </w:r>
      <w:r w:rsidRPr="00F35EC2">
        <w:rPr>
          <w:rFonts w:ascii="Times New Roman" w:eastAsia="微软雅黑" w:hAnsi="Times New Roman" w:cs="Times New Roman"/>
          <w:sz w:val="22"/>
          <w:szCs w:val="22"/>
        </w:rPr>
        <w:t>估值</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溢价</w:t>
      </w:r>
      <w:r w:rsidRPr="00F35EC2">
        <w:rPr>
          <w:rFonts w:ascii="Times New Roman" w:eastAsia="微软雅黑" w:hAnsi="Times New Roman" w:cs="Times New Roman"/>
          <w:b/>
          <w:bCs/>
          <w:sz w:val="22"/>
          <w:szCs w:val="22"/>
        </w:rPr>
        <w:t xml:space="preserve"> 20-25%</w:t>
      </w:r>
      <w:r w:rsidRPr="00F35EC2">
        <w:rPr>
          <w:rFonts w:ascii="Times New Roman" w:eastAsia="微软雅黑" w:hAnsi="Times New Roman" w:cs="Times New Roman"/>
          <w:sz w:val="22"/>
          <w:szCs w:val="22"/>
        </w:rPr>
        <w:t>。</w:t>
      </w:r>
    </w:p>
    <w:p w14:paraId="2CC8FE07" w14:textId="77777777" w:rsidR="00F35EC2" w:rsidRPr="00F35EC2" w:rsidRDefault="00F35EC2">
      <w:pPr>
        <w:numPr>
          <w:ilvl w:val="0"/>
          <w:numId w:val="92"/>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若市场情绪降温，股价回调至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$290-$310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区间，则进入更具吸引力的估值范围。</w:t>
      </w:r>
    </w:p>
    <w:p w14:paraId="35C61515"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9A0D4E">
          <v:rect id="_x0000_i1091" style="width:0;height:1.5pt" o:hralign="center" o:hrstd="t" o:hr="t" fillcolor="#a0a0a0" stroked="f"/>
        </w:pict>
      </w:r>
    </w:p>
    <w:p w14:paraId="0B23857F"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(3) </w:t>
      </w:r>
      <w:r w:rsidRPr="00F35EC2">
        <w:rPr>
          <w:rFonts w:ascii="Times New Roman" w:eastAsia="微软雅黑" w:hAnsi="Times New Roman" w:cs="Times New Roman"/>
          <w:b/>
          <w:bCs/>
          <w:sz w:val="22"/>
          <w:szCs w:val="22"/>
        </w:rPr>
        <w:t>同行业可比估值</w:t>
      </w:r>
    </w:p>
    <w:tbl>
      <w:tblPr>
        <w:tblStyle w:val="41"/>
        <w:tblW w:w="0" w:type="auto"/>
        <w:tblLook w:val="04A0" w:firstRow="1" w:lastRow="0" w:firstColumn="1" w:lastColumn="0" w:noHBand="0" w:noVBand="1"/>
      </w:tblPr>
      <w:tblGrid>
        <w:gridCol w:w="2534"/>
        <w:gridCol w:w="1115"/>
        <w:gridCol w:w="1347"/>
        <w:gridCol w:w="2203"/>
        <w:gridCol w:w="711"/>
      </w:tblGrid>
      <w:tr w:rsidR="00F35EC2" w:rsidRPr="00F35EC2" w14:paraId="21254C9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C51BD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公司</w:t>
            </w:r>
          </w:p>
        </w:tc>
        <w:tc>
          <w:tcPr>
            <w:tcW w:w="0" w:type="auto"/>
            <w:hideMark/>
          </w:tcPr>
          <w:p w14:paraId="60C93A7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市值</w:t>
            </w:r>
            <w:r w:rsidRPr="00F35EC2">
              <w:rPr>
                <w:rFonts w:ascii="Times New Roman" w:eastAsia="微软雅黑" w:hAnsi="Times New Roman" w:cs="Times New Roman"/>
                <w:sz w:val="22"/>
                <w:szCs w:val="22"/>
              </w:rPr>
              <w:t xml:space="preserve"> ($B)</w:t>
            </w:r>
          </w:p>
        </w:tc>
        <w:tc>
          <w:tcPr>
            <w:tcW w:w="0" w:type="auto"/>
            <w:hideMark/>
          </w:tcPr>
          <w:p w14:paraId="22D45506"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 (2025E)</w:t>
            </w:r>
          </w:p>
        </w:tc>
        <w:tc>
          <w:tcPr>
            <w:tcW w:w="0" w:type="auto"/>
            <w:hideMark/>
          </w:tcPr>
          <w:p w14:paraId="46CE9BB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EV/EBITDA (2025E)</w:t>
            </w:r>
          </w:p>
        </w:tc>
        <w:tc>
          <w:tcPr>
            <w:tcW w:w="0" w:type="auto"/>
            <w:hideMark/>
          </w:tcPr>
          <w:p w14:paraId="7F37F7A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PEG</w:t>
            </w:r>
          </w:p>
        </w:tc>
      </w:tr>
      <w:tr w:rsidR="00F35EC2" w:rsidRPr="00F35EC2" w14:paraId="32A00ABD"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70A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AppLovin</w:t>
            </w:r>
          </w:p>
        </w:tc>
        <w:tc>
          <w:tcPr>
            <w:tcW w:w="0" w:type="auto"/>
            <w:hideMark/>
          </w:tcPr>
          <w:p w14:paraId="5658CB5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28.2</w:t>
            </w:r>
          </w:p>
        </w:tc>
        <w:tc>
          <w:tcPr>
            <w:tcW w:w="0" w:type="auto"/>
            <w:hideMark/>
          </w:tcPr>
          <w:p w14:paraId="277CF80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26.5x</w:t>
            </w:r>
          </w:p>
        </w:tc>
        <w:tc>
          <w:tcPr>
            <w:tcW w:w="0" w:type="auto"/>
            <w:hideMark/>
          </w:tcPr>
          <w:p w14:paraId="0045272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14.3x</w:t>
            </w:r>
          </w:p>
        </w:tc>
        <w:tc>
          <w:tcPr>
            <w:tcW w:w="0" w:type="auto"/>
            <w:hideMark/>
          </w:tcPr>
          <w:p w14:paraId="77FCA70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1.23x</w:t>
            </w:r>
          </w:p>
        </w:tc>
      </w:tr>
      <w:tr w:rsidR="00F35EC2" w:rsidRPr="00F35EC2" w14:paraId="75DA9D2E"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40C8C5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The Trade Desk (TTD)</w:t>
            </w:r>
          </w:p>
        </w:tc>
        <w:tc>
          <w:tcPr>
            <w:tcW w:w="0" w:type="auto"/>
            <w:hideMark/>
          </w:tcPr>
          <w:p w14:paraId="713CA67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40.1</w:t>
            </w:r>
          </w:p>
        </w:tc>
        <w:tc>
          <w:tcPr>
            <w:tcW w:w="0" w:type="auto"/>
            <w:hideMark/>
          </w:tcPr>
          <w:p w14:paraId="3ECB112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28.9x</w:t>
            </w:r>
          </w:p>
        </w:tc>
        <w:tc>
          <w:tcPr>
            <w:tcW w:w="0" w:type="auto"/>
            <w:hideMark/>
          </w:tcPr>
          <w:p w14:paraId="0F5DCAA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16.5x</w:t>
            </w:r>
          </w:p>
        </w:tc>
        <w:tc>
          <w:tcPr>
            <w:tcW w:w="0" w:type="auto"/>
            <w:hideMark/>
          </w:tcPr>
          <w:p w14:paraId="1C33449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1.30x</w:t>
            </w:r>
          </w:p>
        </w:tc>
      </w:tr>
      <w:tr w:rsidR="00F35EC2" w:rsidRPr="00F35EC2" w14:paraId="0BC85F75"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CCEF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Unity Software (U)</w:t>
            </w:r>
          </w:p>
        </w:tc>
        <w:tc>
          <w:tcPr>
            <w:tcW w:w="0" w:type="auto"/>
            <w:hideMark/>
          </w:tcPr>
          <w:p w14:paraId="770C58F6"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w:t>
            </w:r>
          </w:p>
        </w:tc>
        <w:tc>
          <w:tcPr>
            <w:tcW w:w="0" w:type="auto"/>
            <w:hideMark/>
          </w:tcPr>
          <w:p w14:paraId="2FBDCB4E"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31.2x</w:t>
            </w:r>
          </w:p>
        </w:tc>
        <w:tc>
          <w:tcPr>
            <w:tcW w:w="0" w:type="auto"/>
            <w:hideMark/>
          </w:tcPr>
          <w:p w14:paraId="1F2D459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18.4x</w:t>
            </w:r>
          </w:p>
        </w:tc>
        <w:tc>
          <w:tcPr>
            <w:tcW w:w="0" w:type="auto"/>
            <w:hideMark/>
          </w:tcPr>
          <w:p w14:paraId="26D31B3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1.50x</w:t>
            </w:r>
          </w:p>
        </w:tc>
      </w:tr>
      <w:tr w:rsidR="00F35EC2" w:rsidRPr="00F35EC2" w14:paraId="14F023BB"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102C7C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 Platforms (META)</w:t>
            </w:r>
          </w:p>
        </w:tc>
        <w:tc>
          <w:tcPr>
            <w:tcW w:w="0" w:type="auto"/>
            <w:hideMark/>
          </w:tcPr>
          <w:p w14:paraId="02B5C5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1,200</w:t>
            </w:r>
          </w:p>
        </w:tc>
        <w:tc>
          <w:tcPr>
            <w:tcW w:w="0" w:type="auto"/>
            <w:hideMark/>
          </w:tcPr>
          <w:p w14:paraId="126F342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21.4x</w:t>
            </w:r>
          </w:p>
        </w:tc>
        <w:tc>
          <w:tcPr>
            <w:tcW w:w="0" w:type="auto"/>
            <w:hideMark/>
          </w:tcPr>
          <w:p w14:paraId="4F30B63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12.1x</w:t>
            </w:r>
          </w:p>
        </w:tc>
        <w:tc>
          <w:tcPr>
            <w:tcW w:w="0" w:type="auto"/>
            <w:hideMark/>
          </w:tcPr>
          <w:p w14:paraId="1ACBBBC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1.05x</w:t>
            </w:r>
          </w:p>
        </w:tc>
      </w:tr>
    </w:tbl>
    <w:p w14:paraId="5B976D43"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5B47833F"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TTD</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估值更便宜</w:t>
      </w:r>
      <w:r w:rsidRPr="00F35EC2">
        <w:rPr>
          <w:rFonts w:ascii="Times New Roman" w:eastAsia="微软雅黑" w:hAnsi="Times New Roman" w:cs="Times New Roman"/>
          <w:b/>
          <w:bCs/>
          <w:sz w:val="22"/>
          <w:szCs w:val="22"/>
        </w:rPr>
        <w:t xml:space="preserve"> (P/E </w:t>
      </w:r>
      <w:r w:rsidRPr="00F35EC2">
        <w:rPr>
          <w:rFonts w:ascii="Times New Roman" w:eastAsia="微软雅黑" w:hAnsi="Times New Roman" w:cs="Times New Roman"/>
          <w:b/>
          <w:bCs/>
          <w:sz w:val="22"/>
          <w:szCs w:val="22"/>
        </w:rPr>
        <w:t>低</w:t>
      </w:r>
      <w:r w:rsidRPr="00F35EC2">
        <w:rPr>
          <w:rFonts w:ascii="Times New Roman" w:eastAsia="微软雅黑" w:hAnsi="Times New Roman" w:cs="Times New Roman"/>
          <w:b/>
          <w:bCs/>
          <w:sz w:val="22"/>
          <w:szCs w:val="22"/>
        </w:rPr>
        <w:t xml:space="preserve"> 8%)</w:t>
      </w:r>
      <w:r w:rsidRPr="00F35EC2">
        <w:rPr>
          <w:rFonts w:ascii="Times New Roman" w:eastAsia="微软雅黑" w:hAnsi="Times New Roman" w:cs="Times New Roman"/>
          <w:b/>
          <w:bCs/>
          <w:sz w:val="22"/>
          <w:szCs w:val="22"/>
        </w:rPr>
        <w:t>，但盈利质量较高</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利润率更高</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6182F4E8"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Unity</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估值更合理，且有盈利能力</w:t>
      </w:r>
      <w:r w:rsidRPr="00F35EC2">
        <w:rPr>
          <w:rFonts w:ascii="Times New Roman" w:eastAsia="微软雅黑" w:hAnsi="Times New Roman" w:cs="Times New Roman"/>
          <w:sz w:val="22"/>
          <w:szCs w:val="22"/>
        </w:rPr>
        <w:t>。</w:t>
      </w:r>
    </w:p>
    <w:p w14:paraId="77FA4D22"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Meta</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仍有溢价，投资者需关注未来盈利能否持续匹配高估值</w:t>
      </w:r>
      <w:r w:rsidRPr="00F35EC2">
        <w:rPr>
          <w:rFonts w:ascii="Times New Roman" w:eastAsia="微软雅黑" w:hAnsi="Times New Roman" w:cs="Times New Roman"/>
          <w:sz w:val="22"/>
          <w:szCs w:val="22"/>
        </w:rPr>
        <w:t>。</w:t>
      </w:r>
    </w:p>
    <w:p w14:paraId="586DFDE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6FD456D">
          <v:rect id="_x0000_i1092" style="width:0;height:1.5pt" o:hralign="center" o:hrstd="t" o:hr="t" fillcolor="#a0a0a0" stroked="f"/>
        </w:pict>
      </w:r>
    </w:p>
    <w:p w14:paraId="0EB32838"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16.3 </w:t>
      </w:r>
      <w:r w:rsidRPr="00F35EC2">
        <w:rPr>
          <w:rFonts w:ascii="Times New Roman" w:eastAsia="微软雅黑" w:hAnsi="Times New Roman" w:cs="Times New Roman"/>
          <w:b/>
          <w:bCs/>
          <w:sz w:val="22"/>
          <w:szCs w:val="22"/>
        </w:rPr>
        <w:t>投资策略总结</w:t>
      </w:r>
    </w:p>
    <w:p w14:paraId="0A1AABE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 </w:t>
      </w:r>
      <w:r w:rsidRPr="00F35EC2">
        <w:rPr>
          <w:rFonts w:ascii="Times New Roman" w:eastAsia="微软雅黑" w:hAnsi="Times New Roman" w:cs="Times New Roman"/>
          <w:b/>
          <w:bCs/>
          <w:sz w:val="22"/>
          <w:szCs w:val="22"/>
        </w:rPr>
        <w:t>短线交易策略</w:t>
      </w:r>
    </w:p>
    <w:p w14:paraId="3C40D824" w14:textId="77777777" w:rsidR="00F35EC2" w:rsidRPr="00F35EC2" w:rsidRDefault="00F35EC2">
      <w:pPr>
        <w:numPr>
          <w:ilvl w:val="0"/>
          <w:numId w:val="9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短期股价目标：</w:t>
      </w:r>
      <w:r w:rsidRPr="00F35EC2">
        <w:rPr>
          <w:rFonts w:ascii="Times New Roman" w:eastAsia="微软雅黑" w:hAnsi="Times New Roman" w:cs="Times New Roman"/>
          <w:b/>
          <w:bCs/>
          <w:sz w:val="22"/>
          <w:szCs w:val="22"/>
        </w:rPr>
        <w:t>$370 - $390</w:t>
      </w:r>
    </w:p>
    <w:p w14:paraId="1EB0AB28"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市场情绪仍然积极</w:t>
      </w:r>
      <w:r w:rsidRPr="00F35EC2">
        <w:rPr>
          <w:rFonts w:ascii="Times New Roman" w:eastAsia="微软雅黑" w:hAnsi="Times New Roman" w:cs="Times New Roman"/>
          <w:sz w:val="22"/>
          <w:szCs w:val="22"/>
        </w:rPr>
        <w:t>，短期内股价可能继续震荡走高。</w:t>
      </w:r>
    </w:p>
    <w:p w14:paraId="7AA2DB58"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建议</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等待</w:t>
      </w:r>
      <w:r w:rsidRPr="00F35EC2">
        <w:rPr>
          <w:rFonts w:ascii="Times New Roman" w:eastAsia="微软雅黑" w:hAnsi="Times New Roman" w:cs="Times New Roman"/>
          <w:b/>
          <w:bCs/>
          <w:sz w:val="22"/>
          <w:szCs w:val="22"/>
        </w:rPr>
        <w:t xml:space="preserve"> Q4 </w:t>
      </w:r>
      <w:r w:rsidRPr="00F35EC2">
        <w:rPr>
          <w:rFonts w:ascii="Times New Roman" w:eastAsia="微软雅黑" w:hAnsi="Times New Roman" w:cs="Times New Roman"/>
          <w:b/>
          <w:bCs/>
          <w:sz w:val="22"/>
          <w:szCs w:val="22"/>
        </w:rPr>
        <w:t>财报发布后，再观察市场反应</w:t>
      </w:r>
      <w:r w:rsidRPr="00F35EC2">
        <w:rPr>
          <w:rFonts w:ascii="Times New Roman" w:eastAsia="微软雅黑" w:hAnsi="Times New Roman" w:cs="Times New Roman"/>
          <w:sz w:val="22"/>
          <w:szCs w:val="22"/>
        </w:rPr>
        <w:t>。</w:t>
      </w:r>
    </w:p>
    <w:p w14:paraId="54C5B98D" w14:textId="77777777" w:rsidR="00F35EC2" w:rsidRPr="00F35EC2" w:rsidRDefault="00F35EC2">
      <w:pPr>
        <w:numPr>
          <w:ilvl w:val="0"/>
          <w:numId w:val="9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回调买入点：</w:t>
      </w:r>
      <w:r w:rsidRPr="00F35EC2">
        <w:rPr>
          <w:rFonts w:ascii="Times New Roman" w:eastAsia="微软雅黑" w:hAnsi="Times New Roman" w:cs="Times New Roman"/>
          <w:b/>
          <w:bCs/>
          <w:sz w:val="22"/>
          <w:szCs w:val="22"/>
        </w:rPr>
        <w:t>$300 - $320</w:t>
      </w:r>
    </w:p>
    <w:p w14:paraId="406C365B"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若股价因财报不及预期回调至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估值区间</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sz w:val="22"/>
          <w:szCs w:val="22"/>
        </w:rPr>
        <w:t>，可考虑</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分批建仓</w:t>
      </w:r>
      <w:r w:rsidRPr="00F35EC2">
        <w:rPr>
          <w:rFonts w:ascii="Times New Roman" w:eastAsia="微软雅黑" w:hAnsi="Times New Roman" w:cs="Times New Roman"/>
          <w:sz w:val="22"/>
          <w:szCs w:val="22"/>
        </w:rPr>
        <w:t>。</w:t>
      </w:r>
    </w:p>
    <w:p w14:paraId="126E1CA0"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长期投资逻辑</w:t>
      </w:r>
    </w:p>
    <w:p w14:paraId="254CD841"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长期投资者可考虑：</w:t>
      </w:r>
    </w:p>
    <w:p w14:paraId="1010FCF3"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是否持续扩张至更多广告市场</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电商、流媒体、社交广告</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76C4A6C1"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保持</w:t>
      </w:r>
      <w:r w:rsidRPr="00F35EC2">
        <w:rPr>
          <w:rFonts w:ascii="Times New Roman" w:eastAsia="微软雅黑" w:hAnsi="Times New Roman" w:cs="Times New Roman"/>
          <w:b/>
          <w:bCs/>
          <w:sz w:val="22"/>
          <w:szCs w:val="22"/>
        </w:rPr>
        <w:t xml:space="preserve"> 20%+ </w:t>
      </w:r>
      <w:r w:rsidRPr="00F35EC2">
        <w:rPr>
          <w:rFonts w:ascii="Times New Roman" w:eastAsia="微软雅黑" w:hAnsi="Times New Roman" w:cs="Times New Roman"/>
          <w:b/>
          <w:bCs/>
          <w:sz w:val="22"/>
          <w:szCs w:val="22"/>
        </w:rPr>
        <w:t>营收增长的可持续性</w:t>
      </w:r>
      <w:r w:rsidRPr="00F35EC2">
        <w:rPr>
          <w:rFonts w:ascii="Times New Roman" w:eastAsia="微软雅黑" w:hAnsi="Times New Roman" w:cs="Times New Roman"/>
          <w:sz w:val="22"/>
          <w:szCs w:val="22"/>
        </w:rPr>
        <w:t>。</w:t>
      </w:r>
    </w:p>
    <w:p w14:paraId="713E27F5"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利润率是否能长期维持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，甚至进一步提升</w:t>
      </w:r>
      <w:r w:rsidRPr="00F35EC2">
        <w:rPr>
          <w:rFonts w:ascii="Times New Roman" w:eastAsia="微软雅黑" w:hAnsi="Times New Roman" w:cs="Times New Roman"/>
          <w:sz w:val="22"/>
          <w:szCs w:val="22"/>
        </w:rPr>
        <w:t>。</w:t>
      </w:r>
    </w:p>
    <w:p w14:paraId="788FC6EE"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D5D2324">
          <v:rect id="_x0000_i1093" style="width:0;height:1.5pt" o:hralign="center" o:hrstd="t" o:hr="t" fillcolor="#a0a0a0" stroked="f"/>
        </w:pict>
      </w:r>
    </w:p>
    <w:p w14:paraId="3ECF8C1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17. </w:t>
      </w:r>
      <w:r w:rsidRPr="00F35EC2">
        <w:rPr>
          <w:rFonts w:ascii="Times New Roman" w:eastAsia="微软雅黑" w:hAnsi="Times New Roman" w:cs="Times New Roman"/>
          <w:b/>
          <w:bCs/>
          <w:sz w:val="22"/>
          <w:szCs w:val="22"/>
        </w:rPr>
        <w:t>结论：短期谨慎，长期看涨</w:t>
      </w:r>
    </w:p>
    <w:p w14:paraId="3B3D993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短期观点</w:t>
      </w:r>
      <w:r w:rsidRPr="00F35EC2">
        <w:rPr>
          <w:rFonts w:ascii="Times New Roman" w:eastAsia="微软雅黑" w:hAnsi="Times New Roman" w:cs="Times New Roman"/>
          <w:sz w:val="22"/>
          <w:szCs w:val="22"/>
        </w:rPr>
        <w:t>：</w:t>
      </w:r>
    </w:p>
    <w:p w14:paraId="452C4E97" w14:textId="77777777" w:rsidR="00F35EC2" w:rsidRPr="00F35EC2" w:rsidRDefault="00F35EC2">
      <w:pPr>
        <w:numPr>
          <w:ilvl w:val="0"/>
          <w:numId w:val="9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当前股价已反映高增长预期，短线不宜追高</w:t>
      </w:r>
      <w:r w:rsidRPr="00F35EC2">
        <w:rPr>
          <w:rFonts w:ascii="Times New Roman" w:eastAsia="微软雅黑" w:hAnsi="Times New Roman" w:cs="Times New Roman"/>
          <w:sz w:val="22"/>
          <w:szCs w:val="22"/>
        </w:rPr>
        <w:t>，应等待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财报确认增长是否持续</w:t>
      </w:r>
      <w:r w:rsidRPr="00F35EC2">
        <w:rPr>
          <w:rFonts w:ascii="Times New Roman" w:eastAsia="微软雅黑" w:hAnsi="Times New Roman" w:cs="Times New Roman"/>
          <w:sz w:val="22"/>
          <w:szCs w:val="22"/>
        </w:rPr>
        <w:t>。</w:t>
      </w:r>
    </w:p>
    <w:p w14:paraId="4FCFCEBF" w14:textId="77777777" w:rsidR="00F35EC2" w:rsidRPr="00F35EC2" w:rsidRDefault="00F35EC2">
      <w:pPr>
        <w:numPr>
          <w:ilvl w:val="0"/>
          <w:numId w:val="9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若短线回调至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，可分批建仓</w:t>
      </w:r>
      <w:r w:rsidRPr="00F35EC2">
        <w:rPr>
          <w:rFonts w:ascii="Times New Roman" w:eastAsia="微软雅黑" w:hAnsi="Times New Roman" w:cs="Times New Roman"/>
          <w:sz w:val="22"/>
          <w:szCs w:val="22"/>
        </w:rPr>
        <w:t>。</w:t>
      </w:r>
    </w:p>
    <w:p w14:paraId="723B51B2"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长期观点</w:t>
      </w:r>
      <w:r w:rsidRPr="00F35EC2">
        <w:rPr>
          <w:rFonts w:ascii="Times New Roman" w:eastAsia="微软雅黑" w:hAnsi="Times New Roman" w:cs="Times New Roman"/>
          <w:sz w:val="22"/>
          <w:szCs w:val="22"/>
        </w:rPr>
        <w:t>：</w:t>
      </w:r>
    </w:p>
    <w:p w14:paraId="68BA1179" w14:textId="77777777" w:rsidR="00F35EC2" w:rsidRPr="00F35EC2" w:rsidRDefault="00F35EC2">
      <w:pPr>
        <w:numPr>
          <w:ilvl w:val="0"/>
          <w:numId w:val="97"/>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技术扩展顺利，市场份额持续扩大</w:t>
      </w:r>
      <w:r w:rsidRPr="00F35EC2">
        <w:rPr>
          <w:rFonts w:ascii="Times New Roman" w:eastAsia="微软雅黑" w:hAnsi="Times New Roman" w:cs="Times New Roman"/>
          <w:sz w:val="22"/>
          <w:szCs w:val="22"/>
        </w:rPr>
        <w:t>，长期仍具备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的年复合增长潜力</w:t>
      </w:r>
      <w:r w:rsidRPr="00F35EC2">
        <w:rPr>
          <w:rFonts w:ascii="Times New Roman" w:eastAsia="微软雅黑" w:hAnsi="Times New Roman" w:cs="Times New Roman"/>
          <w:sz w:val="22"/>
          <w:szCs w:val="22"/>
        </w:rPr>
        <w:t>。</w:t>
      </w:r>
    </w:p>
    <w:p w14:paraId="453D39E1" w14:textId="77777777" w:rsidR="00F35EC2" w:rsidRPr="00F35EC2" w:rsidRDefault="00F35EC2">
      <w:pPr>
        <w:numPr>
          <w:ilvl w:val="0"/>
          <w:numId w:val="9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估值在</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b/>
          <w:bCs/>
          <w:sz w:val="22"/>
          <w:szCs w:val="22"/>
        </w:rPr>
        <w:t>，长期投资者可以在此区间重点关注</w:t>
      </w:r>
      <w:r w:rsidRPr="00F35EC2">
        <w:rPr>
          <w:rFonts w:ascii="Times New Roman" w:eastAsia="微软雅黑" w:hAnsi="Times New Roman" w:cs="Times New Roman"/>
          <w:sz w:val="22"/>
          <w:szCs w:val="22"/>
        </w:rPr>
        <w:t>。</w:t>
      </w:r>
    </w:p>
    <w:p w14:paraId="58E24E4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最终投资建议</w:t>
      </w:r>
      <w:r w:rsidRPr="00F35EC2">
        <w:rPr>
          <w:rFonts w:ascii="Times New Roman" w:eastAsia="微软雅黑" w:hAnsi="Times New Roman" w:cs="Times New Roman"/>
          <w:sz w:val="22"/>
          <w:szCs w:val="22"/>
        </w:rPr>
        <w:t>：</w:t>
      </w:r>
    </w:p>
    <w:p w14:paraId="7CE2801D"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现价</w:t>
      </w:r>
      <w:r w:rsidRPr="00F35EC2">
        <w:rPr>
          <w:rFonts w:ascii="Times New Roman" w:eastAsia="微软雅黑" w:hAnsi="Times New Roman" w:cs="Times New Roman"/>
          <w:b/>
          <w:bCs/>
          <w:sz w:val="22"/>
          <w:szCs w:val="22"/>
        </w:rPr>
        <w:t xml:space="preserve"> ($378) </w:t>
      </w:r>
      <w:r w:rsidRPr="00F35EC2">
        <w:rPr>
          <w:rFonts w:ascii="Times New Roman" w:eastAsia="微软雅黑" w:hAnsi="Times New Roman" w:cs="Times New Roman"/>
          <w:b/>
          <w:bCs/>
          <w:sz w:val="22"/>
          <w:szCs w:val="22"/>
        </w:rPr>
        <w:t>过热，短线不建议买入</w:t>
      </w:r>
      <w:r w:rsidRPr="00F35EC2">
        <w:rPr>
          <w:rFonts w:ascii="Times New Roman" w:eastAsia="微软雅黑" w:hAnsi="Times New Roman" w:cs="Times New Roman"/>
          <w:sz w:val="22"/>
          <w:szCs w:val="22"/>
        </w:rPr>
        <w:t>，等待更好的入场机会。</w:t>
      </w:r>
    </w:p>
    <w:p w14:paraId="1859D5D1"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若跌至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，长期投资者可考虑入场</w:t>
      </w:r>
      <w:r w:rsidRPr="00F35EC2">
        <w:rPr>
          <w:rFonts w:ascii="Times New Roman" w:eastAsia="微软雅黑" w:hAnsi="Times New Roman" w:cs="Times New Roman"/>
          <w:sz w:val="22"/>
          <w:szCs w:val="22"/>
        </w:rPr>
        <w:t>。</w:t>
      </w:r>
    </w:p>
    <w:p w14:paraId="496C8160"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2 </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 xml:space="preserve"> 12 </w:t>
      </w:r>
      <w:r w:rsidRPr="00F35EC2">
        <w:rPr>
          <w:rFonts w:ascii="Times New Roman" w:eastAsia="微软雅黑" w:hAnsi="Times New Roman" w:cs="Times New Roman"/>
          <w:b/>
          <w:bCs/>
          <w:sz w:val="22"/>
          <w:szCs w:val="22"/>
        </w:rPr>
        <w:t>日财报，决定下一步投资策略</w:t>
      </w:r>
      <w:r w:rsidRPr="00F35EC2">
        <w:rPr>
          <w:rFonts w:ascii="Times New Roman" w:eastAsia="微软雅黑" w:hAnsi="Times New Roman" w:cs="Times New Roman"/>
          <w:sz w:val="22"/>
          <w:szCs w:val="22"/>
        </w:rPr>
        <w:t>。</w:t>
      </w:r>
    </w:p>
    <w:p w14:paraId="62AC2088"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19ECED">
          <v:rect id="_x0000_i1094" style="width:0;height:1.5pt" o:hralign="center" o:hrstd="t" o:hr="t" fillcolor="#a0a0a0" stroked="f"/>
        </w:pict>
      </w:r>
    </w:p>
    <w:p w14:paraId="0068E76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18. </w:t>
      </w:r>
      <w:r w:rsidRPr="00F35EC2">
        <w:rPr>
          <w:rFonts w:ascii="Times New Roman" w:eastAsia="微软雅黑" w:hAnsi="Times New Roman" w:cs="Times New Roman"/>
          <w:b/>
          <w:bCs/>
          <w:sz w:val="22"/>
          <w:szCs w:val="22"/>
        </w:rPr>
        <w:t>未来关键事件</w:t>
      </w:r>
    </w:p>
    <w:tbl>
      <w:tblPr>
        <w:tblStyle w:val="41"/>
        <w:tblW w:w="0" w:type="auto"/>
        <w:tblLook w:val="04A0" w:firstRow="1" w:lastRow="0" w:firstColumn="1" w:lastColumn="0" w:noHBand="0" w:noVBand="1"/>
      </w:tblPr>
      <w:tblGrid>
        <w:gridCol w:w="1756"/>
        <w:gridCol w:w="1897"/>
        <w:gridCol w:w="4610"/>
      </w:tblGrid>
      <w:tr w:rsidR="00F35EC2" w:rsidRPr="00F35EC2" w14:paraId="4975D714"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17C9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事件</w:t>
            </w:r>
          </w:p>
        </w:tc>
        <w:tc>
          <w:tcPr>
            <w:tcW w:w="0" w:type="auto"/>
            <w:hideMark/>
          </w:tcPr>
          <w:p w14:paraId="299636A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时间</w:t>
            </w:r>
          </w:p>
        </w:tc>
        <w:tc>
          <w:tcPr>
            <w:tcW w:w="0" w:type="auto"/>
            <w:hideMark/>
          </w:tcPr>
          <w:p w14:paraId="02BA8B1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78CD64C3"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8F42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w:t>
            </w:r>
          </w:p>
        </w:tc>
        <w:tc>
          <w:tcPr>
            <w:tcW w:w="0" w:type="auto"/>
            <w:hideMark/>
          </w:tcPr>
          <w:p w14:paraId="604C785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2</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12</w:t>
            </w:r>
            <w:r w:rsidRPr="00F35EC2">
              <w:rPr>
                <w:rFonts w:ascii="Times New Roman" w:eastAsia="微软雅黑" w:hAnsi="Times New Roman" w:cs="Times New Roman"/>
                <w:b/>
                <w:bCs/>
                <w:sz w:val="22"/>
                <w:szCs w:val="22"/>
              </w:rPr>
              <w:t>日</w:t>
            </w:r>
          </w:p>
        </w:tc>
        <w:tc>
          <w:tcPr>
            <w:tcW w:w="0" w:type="auto"/>
            <w:hideMark/>
          </w:tcPr>
          <w:p w14:paraId="70B2074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决定股价是否继续上涨，或进入回调</w:t>
            </w:r>
          </w:p>
        </w:tc>
      </w:tr>
      <w:tr w:rsidR="00F35EC2" w:rsidRPr="00F35EC2" w14:paraId="097BEE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A9F7B5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美联储利率决策</w:t>
            </w:r>
          </w:p>
        </w:tc>
        <w:tc>
          <w:tcPr>
            <w:tcW w:w="0" w:type="auto"/>
            <w:hideMark/>
          </w:tcPr>
          <w:p w14:paraId="534C4F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3</w:t>
            </w:r>
            <w:r w:rsidRPr="00F35EC2">
              <w:rPr>
                <w:rFonts w:ascii="Times New Roman" w:eastAsia="微软雅黑" w:hAnsi="Times New Roman" w:cs="Times New Roman"/>
                <w:b/>
                <w:bCs/>
                <w:sz w:val="22"/>
                <w:szCs w:val="22"/>
              </w:rPr>
              <w:t>月</w:t>
            </w:r>
          </w:p>
        </w:tc>
        <w:tc>
          <w:tcPr>
            <w:tcW w:w="0" w:type="auto"/>
            <w:hideMark/>
          </w:tcPr>
          <w:p w14:paraId="3189AB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利率调整可能影响科技股整体估值</w:t>
            </w:r>
          </w:p>
        </w:tc>
      </w:tr>
      <w:tr w:rsidR="00F35EC2" w:rsidRPr="00F35EC2" w14:paraId="7F14BD84"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210B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市场竞争动态</w:t>
            </w:r>
          </w:p>
        </w:tc>
        <w:tc>
          <w:tcPr>
            <w:tcW w:w="0" w:type="auto"/>
            <w:hideMark/>
          </w:tcPr>
          <w:p w14:paraId="02C715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全年关注</w:t>
            </w:r>
          </w:p>
        </w:tc>
        <w:tc>
          <w:tcPr>
            <w:tcW w:w="0" w:type="auto"/>
            <w:hideMark/>
          </w:tcPr>
          <w:p w14:paraId="2A9DB42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Google / Meta / Unity </w:t>
            </w:r>
            <w:r w:rsidRPr="00F35EC2">
              <w:rPr>
                <w:rFonts w:ascii="Times New Roman" w:eastAsia="微软雅黑" w:hAnsi="Times New Roman" w:cs="Times New Roman"/>
                <w:b/>
                <w:bCs/>
                <w:sz w:val="22"/>
                <w:szCs w:val="22"/>
              </w:rPr>
              <w:t>是否推出新</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广告产品</w:t>
            </w:r>
          </w:p>
        </w:tc>
      </w:tr>
    </w:tbl>
    <w:p w14:paraId="59B76C22"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2A31990">
          <v:rect id="_x0000_i1095" style="width:0;height:1.5pt" o:hralign="center" o:hrstd="t" o:hr="t" fillcolor="#a0a0a0" stroked="f"/>
        </w:pict>
      </w:r>
    </w:p>
    <w:p w14:paraId="6CBC45DE"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如需更详细的量化模型或衍生品策略分析，可以进一步探讨。</w:t>
      </w:r>
    </w:p>
    <w:p w14:paraId="77339957" w14:textId="77777777" w:rsidR="00F35EC2" w:rsidRPr="00B84451" w:rsidRDefault="00F35EC2" w:rsidP="00B84451">
      <w:pPr>
        <w:rPr>
          <w:rFonts w:ascii="Times New Roman" w:eastAsia="微软雅黑" w:hAnsi="Times New Roman" w:cs="Times New Roman"/>
          <w:sz w:val="22"/>
          <w:szCs w:val="22"/>
        </w:rPr>
      </w:pPr>
    </w:p>
    <w:p w14:paraId="010E6D1E"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 </w:t>
      </w:r>
      <w:r w:rsidRPr="00F35EC2">
        <w:rPr>
          <w:rFonts w:ascii="Times New Roman" w:eastAsia="微软雅黑" w:hAnsi="Times New Roman" w:cs="Times New Roman"/>
          <w:b/>
          <w:bCs/>
          <w:sz w:val="22"/>
          <w:szCs w:val="22"/>
        </w:rPr>
        <w:t>风险分析与应对策略</w:t>
      </w:r>
    </w:p>
    <w:p w14:paraId="217CDBD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尽管</w:t>
      </w:r>
      <w:r w:rsidRPr="00F35EC2">
        <w:rPr>
          <w:rFonts w:ascii="Times New Roman" w:eastAsia="微软雅黑" w:hAnsi="Times New Roman" w:cs="Times New Roman"/>
          <w:sz w:val="22"/>
          <w:szCs w:val="22"/>
        </w:rPr>
        <w:t xml:space="preserve"> AppLovin (APP) </w:t>
      </w:r>
      <w:r w:rsidRPr="00F35EC2">
        <w:rPr>
          <w:rFonts w:ascii="Times New Roman" w:eastAsia="微软雅黑" w:hAnsi="Times New Roman" w:cs="Times New Roman"/>
          <w:sz w:val="22"/>
          <w:szCs w:val="22"/>
        </w:rPr>
        <w:t>具备强劲的增长潜力，但其投资仍然存在多方面风险。为了全面评估该公司的投资价值，我们分析</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市场风险、财务风险、竞争风险、政策风险以及技术变革风险</w:t>
      </w:r>
      <w:r w:rsidRPr="00F35EC2">
        <w:rPr>
          <w:rFonts w:ascii="Times New Roman" w:eastAsia="微软雅黑" w:hAnsi="Times New Roman" w:cs="Times New Roman"/>
          <w:sz w:val="22"/>
          <w:szCs w:val="22"/>
        </w:rPr>
        <w:t>，并提出相应的应对策略。</w:t>
      </w:r>
    </w:p>
    <w:p w14:paraId="4E0B5719"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F24C5E2">
          <v:rect id="_x0000_i1096" style="width:0;height:1.5pt" o:hralign="center" o:hrstd="t" o:hr="t" fillcolor="#a0a0a0" stroked="f"/>
        </w:pict>
      </w:r>
    </w:p>
    <w:p w14:paraId="241926B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19.1 </w:t>
      </w:r>
      <w:r w:rsidRPr="00F35EC2">
        <w:rPr>
          <w:rFonts w:ascii="Times New Roman" w:eastAsia="微软雅黑" w:hAnsi="Times New Roman" w:cs="Times New Roman"/>
          <w:b/>
          <w:bCs/>
          <w:sz w:val="22"/>
          <w:szCs w:val="22"/>
        </w:rPr>
        <w:t>主要风险因素</w:t>
      </w:r>
    </w:p>
    <w:tbl>
      <w:tblPr>
        <w:tblStyle w:val="41"/>
        <w:tblW w:w="0" w:type="auto"/>
        <w:tblLook w:val="04A0" w:firstRow="1" w:lastRow="0" w:firstColumn="1" w:lastColumn="0" w:noHBand="0" w:noVBand="1"/>
      </w:tblPr>
      <w:tblGrid>
        <w:gridCol w:w="839"/>
        <w:gridCol w:w="1247"/>
        <w:gridCol w:w="6131"/>
        <w:gridCol w:w="1133"/>
      </w:tblGrid>
      <w:tr w:rsidR="00F35EC2" w:rsidRPr="00F35EC2" w14:paraId="08500B15"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E5D4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风险类型</w:t>
            </w:r>
          </w:p>
        </w:tc>
        <w:tc>
          <w:tcPr>
            <w:tcW w:w="0" w:type="auto"/>
            <w:hideMark/>
          </w:tcPr>
          <w:p w14:paraId="1A7CFB6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具体风险</w:t>
            </w:r>
          </w:p>
        </w:tc>
        <w:tc>
          <w:tcPr>
            <w:tcW w:w="0" w:type="auto"/>
            <w:hideMark/>
          </w:tcPr>
          <w:p w14:paraId="47C5887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w:t>
            </w:r>
          </w:p>
        </w:tc>
        <w:tc>
          <w:tcPr>
            <w:tcW w:w="0" w:type="auto"/>
            <w:hideMark/>
          </w:tcPr>
          <w:p w14:paraId="001031B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评估</w:t>
            </w:r>
          </w:p>
        </w:tc>
      </w:tr>
      <w:tr w:rsidR="00F35EC2" w:rsidRPr="00F35EC2" w14:paraId="31FF297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C5D0B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市场风险</w:t>
            </w:r>
          </w:p>
        </w:tc>
        <w:tc>
          <w:tcPr>
            <w:tcW w:w="0" w:type="auto"/>
            <w:hideMark/>
          </w:tcPr>
          <w:p w14:paraId="1CE3CFF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市场情绪波动</w:t>
            </w:r>
          </w:p>
        </w:tc>
        <w:tc>
          <w:tcPr>
            <w:tcW w:w="0" w:type="auto"/>
            <w:hideMark/>
          </w:tcPr>
          <w:p w14:paraId="6AAD165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由于近期</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概念火热，市场对高增长科技股的预期较高。一旦情绪逆转，估值溢价可能收缩。</w:t>
            </w:r>
          </w:p>
        </w:tc>
        <w:tc>
          <w:tcPr>
            <w:tcW w:w="0" w:type="auto"/>
            <w:hideMark/>
          </w:tcPr>
          <w:p w14:paraId="0D3E81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19B1A6D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4E7AF3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财务风险</w:t>
            </w:r>
          </w:p>
        </w:tc>
        <w:tc>
          <w:tcPr>
            <w:tcW w:w="0" w:type="auto"/>
            <w:hideMark/>
          </w:tcPr>
          <w:p w14:paraId="6739FF7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未来增长放缓</w:t>
            </w:r>
          </w:p>
        </w:tc>
        <w:tc>
          <w:tcPr>
            <w:tcW w:w="0" w:type="auto"/>
            <w:hideMark/>
          </w:tcPr>
          <w:p w14:paraId="370B39D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增长未达预期，营收增速下降，可能导致股价调整。</w:t>
            </w:r>
          </w:p>
        </w:tc>
        <w:tc>
          <w:tcPr>
            <w:tcW w:w="0" w:type="auto"/>
            <w:hideMark/>
          </w:tcPr>
          <w:p w14:paraId="44B61E3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5C80BA3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59E91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竞争风险</w:t>
            </w:r>
          </w:p>
        </w:tc>
        <w:tc>
          <w:tcPr>
            <w:tcW w:w="0" w:type="auto"/>
            <w:hideMark/>
          </w:tcPr>
          <w:p w14:paraId="4750A5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行业内竞争加剧</w:t>
            </w:r>
          </w:p>
        </w:tc>
        <w:tc>
          <w:tcPr>
            <w:tcW w:w="0" w:type="auto"/>
            <w:hideMark/>
          </w:tcPr>
          <w:p w14:paraId="7BF1854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Unity </w:t>
            </w:r>
            <w:r w:rsidRPr="00F35EC2">
              <w:rPr>
                <w:rFonts w:ascii="Times New Roman" w:eastAsia="微软雅黑" w:hAnsi="Times New Roman" w:cs="Times New Roman"/>
                <w:sz w:val="22"/>
                <w:szCs w:val="22"/>
              </w:rPr>
              <w:t>可能推出更具竞争力的广告算法，对</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形成挑战。</w:t>
            </w:r>
          </w:p>
        </w:tc>
        <w:tc>
          <w:tcPr>
            <w:tcW w:w="0" w:type="auto"/>
            <w:hideMark/>
          </w:tcPr>
          <w:p w14:paraId="7B9349B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7CD1710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173BE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政策风险</w:t>
            </w:r>
          </w:p>
        </w:tc>
        <w:tc>
          <w:tcPr>
            <w:tcW w:w="0" w:type="auto"/>
            <w:hideMark/>
          </w:tcPr>
          <w:p w14:paraId="6056458F"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监管加强</w:t>
            </w:r>
          </w:p>
        </w:tc>
        <w:tc>
          <w:tcPr>
            <w:tcW w:w="0" w:type="auto"/>
            <w:hideMark/>
          </w:tcPr>
          <w:p w14:paraId="68B77482"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随着</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监管政策升级，广告数据隐私问题可能引发政府干预。</w:t>
            </w:r>
          </w:p>
        </w:tc>
        <w:tc>
          <w:tcPr>
            <w:tcW w:w="0" w:type="auto"/>
            <w:hideMark/>
          </w:tcPr>
          <w:p w14:paraId="60FD9F3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47A159EE"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9B29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技术风险</w:t>
            </w:r>
          </w:p>
        </w:tc>
        <w:tc>
          <w:tcPr>
            <w:tcW w:w="0" w:type="auto"/>
            <w:hideMark/>
          </w:tcPr>
          <w:p w14:paraId="6574584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模型瓶颈</w:t>
            </w:r>
          </w:p>
        </w:tc>
        <w:tc>
          <w:tcPr>
            <w:tcW w:w="0" w:type="auto"/>
            <w:hideMark/>
          </w:tcPr>
          <w:p w14:paraId="3B6BF32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技术无法进一步提升广告效率，竞争优势将削弱。</w:t>
            </w:r>
          </w:p>
        </w:tc>
        <w:tc>
          <w:tcPr>
            <w:tcW w:w="0" w:type="auto"/>
            <w:hideMark/>
          </w:tcPr>
          <w:p w14:paraId="375B60E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bl>
    <w:p w14:paraId="1403DB6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0C86B54">
          <v:rect id="_x0000_i1097" style="width:0;height:1.5pt" o:hralign="center" o:hrstd="t" o:hr="t" fillcolor="#a0a0a0" stroked="f"/>
        </w:pict>
      </w:r>
    </w:p>
    <w:p w14:paraId="7304AD05"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19.2 </w:t>
      </w:r>
      <w:r w:rsidRPr="00F35EC2">
        <w:rPr>
          <w:rFonts w:ascii="Times New Roman" w:eastAsia="微软雅黑" w:hAnsi="Times New Roman" w:cs="Times New Roman"/>
          <w:b/>
          <w:bCs/>
          <w:sz w:val="22"/>
          <w:szCs w:val="22"/>
        </w:rPr>
        <w:t>风险应对策略</w:t>
      </w:r>
    </w:p>
    <w:p w14:paraId="156E9846"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市场风险：情绪波动导致估值回调</w:t>
      </w:r>
    </w:p>
    <w:p w14:paraId="4ED467DB"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：控制仓位，不盲目追高，在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区间分批布局，降低估值回调带来的风险。</w:t>
      </w:r>
    </w:p>
    <w:p w14:paraId="45A11FC3"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财务风险：增长可能不及预期</w:t>
      </w:r>
    </w:p>
    <w:p w14:paraId="514C688F"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：重点关注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业绩指引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是否支持</w:t>
      </w:r>
      <w:r w:rsidRPr="00F35EC2">
        <w:rPr>
          <w:rFonts w:ascii="Times New Roman" w:eastAsia="微软雅黑" w:hAnsi="Times New Roman" w:cs="Times New Roman"/>
          <w:sz w:val="22"/>
          <w:szCs w:val="22"/>
        </w:rPr>
        <w:t xml:space="preserve"> 20%+ </w:t>
      </w:r>
      <w:r w:rsidRPr="00F35EC2">
        <w:rPr>
          <w:rFonts w:ascii="Times New Roman" w:eastAsia="微软雅黑" w:hAnsi="Times New Roman" w:cs="Times New Roman"/>
          <w:sz w:val="22"/>
          <w:szCs w:val="22"/>
        </w:rPr>
        <w:t>年增长。若增速明显低于预期，可考虑减仓。</w:t>
      </w:r>
    </w:p>
    <w:p w14:paraId="7B54254A"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竞争风险：大型科技公司入局</w:t>
      </w:r>
    </w:p>
    <w:p w14:paraId="662784F0"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：持续监测</w:t>
      </w:r>
      <w:r w:rsidRPr="00F35EC2">
        <w:rPr>
          <w:rFonts w:ascii="Times New Roman" w:eastAsia="微软雅黑" w:hAnsi="Times New Roman" w:cs="Times New Roman"/>
          <w:sz w:val="22"/>
          <w:szCs w:val="22"/>
        </w:rPr>
        <w:t xml:space="preserve"> 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的</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广告进展，若其产品有较大突破，需重新评估</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的长期投资价值。</w:t>
      </w:r>
    </w:p>
    <w:p w14:paraId="1523CB2C"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政策风险：监管可能收紧</w:t>
      </w:r>
    </w:p>
    <w:p w14:paraId="1936249D"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：密切关注美国和欧盟对</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监管法规的变化，若监管压力增大，</w:t>
      </w:r>
      <w:r w:rsidRPr="00F35EC2">
        <w:rPr>
          <w:rFonts w:ascii="Times New Roman" w:eastAsia="微软雅黑" w:hAnsi="Times New Roman" w:cs="Times New Roman"/>
          <w:sz w:val="22"/>
          <w:szCs w:val="22"/>
        </w:rPr>
        <w:t xml:space="preserve">APP </w:t>
      </w:r>
      <w:r w:rsidRPr="00F35EC2">
        <w:rPr>
          <w:rFonts w:ascii="Times New Roman" w:eastAsia="微软雅黑" w:hAnsi="Times New Roman" w:cs="Times New Roman"/>
          <w:sz w:val="22"/>
          <w:szCs w:val="22"/>
        </w:rPr>
        <w:t>可能需要增加数据合规投入，影响利润率。</w:t>
      </w:r>
    </w:p>
    <w:p w14:paraId="4D275567"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技术风险：</w:t>
      </w:r>
      <w:r w:rsidRPr="00F35EC2">
        <w:rPr>
          <w:rFonts w:ascii="Times New Roman" w:eastAsia="微软雅黑" w:hAnsi="Times New Roman" w:cs="Times New Roman"/>
          <w:b/>
          <w:bCs/>
          <w:sz w:val="22"/>
          <w:szCs w:val="22"/>
        </w:rPr>
        <w:t xml:space="preserve">AI </w:t>
      </w:r>
      <w:r w:rsidRPr="00F35EC2">
        <w:rPr>
          <w:rFonts w:ascii="Times New Roman" w:eastAsia="微软雅黑" w:hAnsi="Times New Roman" w:cs="Times New Roman"/>
          <w:b/>
          <w:bCs/>
          <w:sz w:val="22"/>
          <w:szCs w:val="22"/>
        </w:rPr>
        <w:t>算法升级受阻</w:t>
      </w:r>
    </w:p>
    <w:p w14:paraId="79043D5C"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：观察</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的广告投放效果是否持续优化，若增长瓶颈明显，可考虑调整投资策略。</w:t>
      </w:r>
    </w:p>
    <w:p w14:paraId="32B2F6A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3CA7C03">
          <v:rect id="_x0000_i1098" style="width:0;height:1.5pt" o:hralign="center" o:hrstd="t" o:hr="t" fillcolor="#a0a0a0" stroked="f"/>
        </w:pict>
      </w:r>
    </w:p>
    <w:p w14:paraId="16ADEEE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交易策略与投资建议</w:t>
      </w:r>
    </w:p>
    <w:p w14:paraId="29B2627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结合风险分析和估值测算，我们制定不同投资者类型的交易策略。</w:t>
      </w:r>
    </w:p>
    <w:p w14:paraId="3B784D91"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20.1 </w:t>
      </w:r>
      <w:r w:rsidRPr="00F35EC2">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471"/>
        <w:gridCol w:w="3516"/>
      </w:tblGrid>
      <w:tr w:rsidR="00F35EC2" w:rsidRPr="00F35EC2" w14:paraId="5055851E"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481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条件</w:t>
            </w:r>
          </w:p>
        </w:tc>
        <w:tc>
          <w:tcPr>
            <w:tcW w:w="0" w:type="auto"/>
            <w:hideMark/>
          </w:tcPr>
          <w:p w14:paraId="0C27077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策略</w:t>
            </w:r>
          </w:p>
        </w:tc>
      </w:tr>
      <w:tr w:rsidR="00F35EC2" w:rsidRPr="00F35EC2" w14:paraId="5D27D46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0AE8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财报后大涨突破</w:t>
            </w:r>
            <w:r w:rsidRPr="00F35EC2">
              <w:rPr>
                <w:rFonts w:ascii="Times New Roman" w:eastAsia="微软雅黑" w:hAnsi="Times New Roman" w:cs="Times New Roman"/>
                <w:sz w:val="22"/>
                <w:szCs w:val="22"/>
              </w:rPr>
              <w:t xml:space="preserve"> $390</w:t>
            </w:r>
          </w:p>
        </w:tc>
        <w:tc>
          <w:tcPr>
            <w:tcW w:w="0" w:type="auto"/>
            <w:hideMark/>
          </w:tcPr>
          <w:p w14:paraId="7594810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逢高止盈部分仓位，防止回调风险</w:t>
            </w:r>
          </w:p>
        </w:tc>
      </w:tr>
      <w:tr w:rsidR="00F35EC2" w:rsidRPr="00F35EC2" w14:paraId="72E5A948"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C0D011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财报后股价跌至</w:t>
            </w:r>
            <w:r w:rsidRPr="00F35EC2">
              <w:rPr>
                <w:rFonts w:ascii="Times New Roman" w:eastAsia="微软雅黑" w:hAnsi="Times New Roman" w:cs="Times New Roman"/>
                <w:sz w:val="22"/>
                <w:szCs w:val="22"/>
              </w:rPr>
              <w:t xml:space="preserve"> $320</w:t>
            </w:r>
          </w:p>
        </w:tc>
        <w:tc>
          <w:tcPr>
            <w:tcW w:w="0" w:type="auto"/>
            <w:hideMark/>
          </w:tcPr>
          <w:p w14:paraId="79EF78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可考虑分批建仓，低估值买入</w:t>
            </w:r>
          </w:p>
        </w:tc>
      </w:tr>
      <w:tr w:rsidR="00F35EC2" w:rsidRPr="00F35EC2" w14:paraId="0F547C6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C349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市场恐慌导致跌破</w:t>
            </w:r>
            <w:r w:rsidRPr="00F35EC2">
              <w:rPr>
                <w:rFonts w:ascii="Times New Roman" w:eastAsia="微软雅黑" w:hAnsi="Times New Roman" w:cs="Times New Roman"/>
                <w:sz w:val="22"/>
                <w:szCs w:val="22"/>
              </w:rPr>
              <w:t xml:space="preserve"> $300</w:t>
            </w:r>
          </w:p>
        </w:tc>
        <w:tc>
          <w:tcPr>
            <w:tcW w:w="0" w:type="auto"/>
            <w:hideMark/>
          </w:tcPr>
          <w:p w14:paraId="569AE5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加仓，目标长期持有</w:t>
            </w:r>
          </w:p>
        </w:tc>
      </w:tr>
    </w:tbl>
    <w:p w14:paraId="3735405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20.2 </w:t>
      </w:r>
      <w:r w:rsidRPr="00F35EC2">
        <w:rPr>
          <w:rFonts w:ascii="Times New Roman" w:eastAsia="微软雅黑" w:hAnsi="Times New Roman" w:cs="Times New Roman"/>
          <w:b/>
          <w:bCs/>
          <w:sz w:val="22"/>
          <w:szCs w:val="22"/>
        </w:rPr>
        <w:t>长线投资策略</w:t>
      </w:r>
    </w:p>
    <w:tbl>
      <w:tblPr>
        <w:tblStyle w:val="41"/>
        <w:tblW w:w="0" w:type="auto"/>
        <w:tblLook w:val="04A0" w:firstRow="1" w:lastRow="0" w:firstColumn="1" w:lastColumn="0" w:noHBand="0" w:noVBand="1"/>
      </w:tblPr>
      <w:tblGrid>
        <w:gridCol w:w="1976"/>
        <w:gridCol w:w="1277"/>
      </w:tblGrid>
      <w:tr w:rsidR="00F35EC2" w:rsidRPr="00F35EC2" w14:paraId="5A0E0D51"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29AB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关键指标</w:t>
            </w:r>
          </w:p>
        </w:tc>
        <w:tc>
          <w:tcPr>
            <w:tcW w:w="0" w:type="auto"/>
            <w:hideMark/>
          </w:tcPr>
          <w:p w14:paraId="4626D03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目标</w:t>
            </w:r>
          </w:p>
        </w:tc>
      </w:tr>
      <w:tr w:rsidR="00F35EC2" w:rsidRPr="00F35EC2" w14:paraId="24FA9099"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1BFA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年收入增长率</w:t>
            </w:r>
          </w:p>
        </w:tc>
        <w:tc>
          <w:tcPr>
            <w:tcW w:w="0" w:type="auto"/>
            <w:hideMark/>
          </w:tcPr>
          <w:p w14:paraId="71C1703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保持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20%+</w:t>
            </w:r>
          </w:p>
        </w:tc>
      </w:tr>
      <w:tr w:rsidR="00F35EC2" w:rsidRPr="00F35EC2" w14:paraId="631F210B"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3B8A146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p>
        </w:tc>
        <w:tc>
          <w:tcPr>
            <w:tcW w:w="0" w:type="auto"/>
            <w:hideMark/>
          </w:tcPr>
          <w:p w14:paraId="3B3E61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维持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60%+</w:t>
            </w:r>
          </w:p>
        </w:tc>
      </w:tr>
      <w:tr w:rsidR="00F35EC2" w:rsidRPr="00F35EC2" w14:paraId="6CD47F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3889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估值</w:t>
            </w:r>
          </w:p>
        </w:tc>
        <w:tc>
          <w:tcPr>
            <w:tcW w:w="0" w:type="auto"/>
            <w:hideMark/>
          </w:tcPr>
          <w:p w14:paraId="05DC3B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低于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1.2x</w:t>
            </w:r>
          </w:p>
        </w:tc>
      </w:tr>
      <w:tr w:rsidR="00F35EC2" w:rsidRPr="00F35EC2" w14:paraId="4DB1974E"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2F350B9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自由现金流增长率</w:t>
            </w:r>
          </w:p>
        </w:tc>
        <w:tc>
          <w:tcPr>
            <w:tcW w:w="0" w:type="auto"/>
            <w:hideMark/>
          </w:tcPr>
          <w:p w14:paraId="210B686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超过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25%</w:t>
            </w:r>
          </w:p>
        </w:tc>
      </w:tr>
    </w:tbl>
    <w:p w14:paraId="31065B49"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如果以上指标保持稳定，</w:t>
      </w:r>
      <w:r w:rsidRPr="00F35EC2">
        <w:rPr>
          <w:rFonts w:ascii="Times New Roman" w:eastAsia="微软雅黑" w:hAnsi="Times New Roman" w:cs="Times New Roman"/>
          <w:b/>
          <w:bCs/>
          <w:sz w:val="22"/>
          <w:szCs w:val="22"/>
        </w:rPr>
        <w:t>股价有望在未来</w:t>
      </w:r>
      <w:r w:rsidRPr="00F35EC2">
        <w:rPr>
          <w:rFonts w:ascii="Times New Roman" w:eastAsia="微软雅黑" w:hAnsi="Times New Roman" w:cs="Times New Roman"/>
          <w:b/>
          <w:bCs/>
          <w:sz w:val="22"/>
          <w:szCs w:val="22"/>
        </w:rPr>
        <w:t xml:space="preserve"> 2-3 </w:t>
      </w:r>
      <w:r w:rsidRPr="00F35EC2">
        <w:rPr>
          <w:rFonts w:ascii="Times New Roman" w:eastAsia="微软雅黑" w:hAnsi="Times New Roman" w:cs="Times New Roman"/>
          <w:b/>
          <w:bCs/>
          <w:sz w:val="22"/>
          <w:szCs w:val="22"/>
        </w:rPr>
        <w:t>年内突破</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。但如果盈利增速低于预期，可能出现调整。</w:t>
      </w:r>
    </w:p>
    <w:p w14:paraId="5BE8D21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A045ABB">
          <v:rect id="_x0000_i1099" style="width:0;height:1.5pt" o:hralign="center" o:hrstd="t" o:hr="t" fillcolor="#a0a0a0" stroked="f"/>
        </w:pict>
      </w:r>
    </w:p>
    <w:p w14:paraId="0DD09CA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21. </w:t>
      </w:r>
      <w:r w:rsidRPr="00F35EC2">
        <w:rPr>
          <w:rFonts w:ascii="Times New Roman" w:eastAsia="微软雅黑" w:hAnsi="Times New Roman" w:cs="Times New Roman"/>
          <w:b/>
          <w:bCs/>
          <w:sz w:val="22"/>
          <w:szCs w:val="22"/>
        </w:rPr>
        <w:t>未来关键观察点</w:t>
      </w:r>
    </w:p>
    <w:tbl>
      <w:tblPr>
        <w:tblStyle w:val="41"/>
        <w:tblW w:w="0" w:type="auto"/>
        <w:tblLook w:val="04A0" w:firstRow="1" w:lastRow="0" w:firstColumn="1" w:lastColumn="0" w:noHBand="0" w:noVBand="1"/>
      </w:tblPr>
      <w:tblGrid>
        <w:gridCol w:w="2196"/>
        <w:gridCol w:w="1921"/>
        <w:gridCol w:w="3791"/>
      </w:tblGrid>
      <w:tr w:rsidR="00F35EC2" w:rsidRPr="00F35EC2" w14:paraId="1D55654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602B7"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事件</w:t>
            </w:r>
          </w:p>
        </w:tc>
        <w:tc>
          <w:tcPr>
            <w:tcW w:w="0" w:type="auto"/>
            <w:hideMark/>
          </w:tcPr>
          <w:p w14:paraId="4272F6B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预计时间</w:t>
            </w:r>
          </w:p>
        </w:tc>
        <w:tc>
          <w:tcPr>
            <w:tcW w:w="0" w:type="auto"/>
            <w:hideMark/>
          </w:tcPr>
          <w:p w14:paraId="4F702C0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118D7C5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1A33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财报发布</w:t>
            </w:r>
          </w:p>
        </w:tc>
        <w:tc>
          <w:tcPr>
            <w:tcW w:w="0" w:type="auto"/>
            <w:hideMark/>
          </w:tcPr>
          <w:p w14:paraId="382CE06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2 </w:t>
            </w:r>
            <w:r w:rsidRPr="00F35EC2">
              <w:rPr>
                <w:rFonts w:ascii="Times New Roman" w:eastAsia="微软雅黑" w:hAnsi="Times New Roman" w:cs="Times New Roman"/>
                <w:sz w:val="22"/>
                <w:szCs w:val="22"/>
              </w:rPr>
              <w:t>月</w:t>
            </w:r>
            <w:r w:rsidRPr="00F35EC2">
              <w:rPr>
                <w:rFonts w:ascii="Times New Roman" w:eastAsia="微软雅黑" w:hAnsi="Times New Roman" w:cs="Times New Roman"/>
                <w:sz w:val="22"/>
                <w:szCs w:val="22"/>
              </w:rPr>
              <w:t xml:space="preserve"> 12 </w:t>
            </w:r>
            <w:r w:rsidRPr="00F35EC2">
              <w:rPr>
                <w:rFonts w:ascii="Times New Roman" w:eastAsia="微软雅黑" w:hAnsi="Times New Roman" w:cs="Times New Roman"/>
                <w:sz w:val="22"/>
                <w:szCs w:val="22"/>
              </w:rPr>
              <w:t>日</w:t>
            </w:r>
          </w:p>
        </w:tc>
        <w:tc>
          <w:tcPr>
            <w:tcW w:w="0" w:type="auto"/>
            <w:hideMark/>
          </w:tcPr>
          <w:p w14:paraId="2CAA04F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确认增长趋势，决定短期股价方向</w:t>
            </w:r>
          </w:p>
        </w:tc>
      </w:tr>
      <w:tr w:rsidR="00F35EC2" w:rsidRPr="00F35EC2" w14:paraId="44860497"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BE875D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美联储利率决议</w:t>
            </w:r>
          </w:p>
        </w:tc>
        <w:tc>
          <w:tcPr>
            <w:tcW w:w="0" w:type="auto"/>
            <w:hideMark/>
          </w:tcPr>
          <w:p w14:paraId="1FFE92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3 </w:t>
            </w:r>
            <w:r w:rsidRPr="00F35EC2">
              <w:rPr>
                <w:rFonts w:ascii="Times New Roman" w:eastAsia="微软雅黑" w:hAnsi="Times New Roman" w:cs="Times New Roman"/>
                <w:sz w:val="22"/>
                <w:szCs w:val="22"/>
              </w:rPr>
              <w:t>月</w:t>
            </w:r>
          </w:p>
        </w:tc>
        <w:tc>
          <w:tcPr>
            <w:tcW w:w="0" w:type="auto"/>
            <w:hideMark/>
          </w:tcPr>
          <w:p w14:paraId="0436C73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可能影响高估值科技股整体表现</w:t>
            </w:r>
          </w:p>
        </w:tc>
      </w:tr>
      <w:tr w:rsidR="00F35EC2" w:rsidRPr="00F35EC2" w14:paraId="15B4CFE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AECB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监管政策变化</w:t>
            </w:r>
          </w:p>
        </w:tc>
        <w:tc>
          <w:tcPr>
            <w:tcW w:w="0" w:type="auto"/>
            <w:hideMark/>
          </w:tcPr>
          <w:p w14:paraId="750937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Q2</w:t>
            </w:r>
          </w:p>
        </w:tc>
        <w:tc>
          <w:tcPr>
            <w:tcW w:w="0" w:type="auto"/>
            <w:hideMark/>
          </w:tcPr>
          <w:p w14:paraId="7DAA9F7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若政策趋严，可能影响数字广告业务</w:t>
            </w:r>
          </w:p>
        </w:tc>
      </w:tr>
      <w:tr w:rsidR="00F35EC2" w:rsidRPr="00F35EC2" w14:paraId="5BB4479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497CC5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竞争对手新产品发布</w:t>
            </w:r>
          </w:p>
        </w:tc>
        <w:tc>
          <w:tcPr>
            <w:tcW w:w="0" w:type="auto"/>
            <w:hideMark/>
          </w:tcPr>
          <w:p w14:paraId="5E8825F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年全年</w:t>
            </w:r>
          </w:p>
        </w:tc>
        <w:tc>
          <w:tcPr>
            <w:tcW w:w="0" w:type="auto"/>
            <w:hideMark/>
          </w:tcPr>
          <w:p w14:paraId="28262DB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是否推出新的广告算法</w:t>
            </w:r>
          </w:p>
        </w:tc>
      </w:tr>
    </w:tbl>
    <w:p w14:paraId="2E2AD5E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197108">
          <v:rect id="_x0000_i1100" style="width:0;height:1.5pt" o:hralign="center" o:hrstd="t" o:hr="t" fillcolor="#a0a0a0" stroked="f"/>
        </w:pict>
      </w:r>
    </w:p>
    <w:p w14:paraId="3C5CD04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22. </w:t>
      </w:r>
      <w:r w:rsidRPr="00F35EC2">
        <w:rPr>
          <w:rFonts w:ascii="Times New Roman" w:eastAsia="微软雅黑" w:hAnsi="Times New Roman" w:cs="Times New Roman"/>
          <w:b/>
          <w:bCs/>
          <w:sz w:val="22"/>
          <w:szCs w:val="22"/>
        </w:rPr>
        <w:t>结论：审慎持有，等待更优买入点</w:t>
      </w:r>
    </w:p>
    <w:p w14:paraId="4FAF8AC3"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短期：回调可买入，短线不追高</w:t>
      </w:r>
    </w:p>
    <w:p w14:paraId="1C6B398D" w14:textId="77777777" w:rsidR="00F35EC2" w:rsidRPr="00F35EC2" w:rsidRDefault="00F35EC2">
      <w:pPr>
        <w:numPr>
          <w:ilvl w:val="0"/>
          <w:numId w:val="8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lastRenderedPageBreak/>
        <w:t>当前估值偏高</w:t>
      </w:r>
      <w:r w:rsidRPr="00F35EC2">
        <w:rPr>
          <w:rFonts w:ascii="Times New Roman" w:eastAsia="微软雅黑" w:hAnsi="Times New Roman" w:cs="Times New Roman"/>
          <w:b/>
          <w:bCs/>
          <w:sz w:val="22"/>
          <w:szCs w:val="22"/>
        </w:rPr>
        <w:t xml:space="preserve"> ($378)</w:t>
      </w:r>
      <w:r w:rsidRPr="00F35EC2">
        <w:rPr>
          <w:rFonts w:ascii="Times New Roman" w:eastAsia="微软雅黑" w:hAnsi="Times New Roman" w:cs="Times New Roman"/>
          <w:b/>
          <w:bCs/>
          <w:sz w:val="22"/>
          <w:szCs w:val="22"/>
        </w:rPr>
        <w:t>，短线不宜盲目加仓</w:t>
      </w:r>
      <w:r w:rsidRPr="00F35EC2">
        <w:rPr>
          <w:rFonts w:ascii="Times New Roman" w:eastAsia="微软雅黑" w:hAnsi="Times New Roman" w:cs="Times New Roman"/>
          <w:sz w:val="22"/>
          <w:szCs w:val="22"/>
        </w:rPr>
        <w:t>，等待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财报验证增长动能</w:t>
      </w:r>
      <w:r w:rsidRPr="00F35EC2">
        <w:rPr>
          <w:rFonts w:ascii="Times New Roman" w:eastAsia="微软雅黑" w:hAnsi="Times New Roman" w:cs="Times New Roman"/>
          <w:sz w:val="22"/>
          <w:szCs w:val="22"/>
        </w:rPr>
        <w:t>。</w:t>
      </w:r>
    </w:p>
    <w:p w14:paraId="588BA07A" w14:textId="77777777" w:rsidR="00F35EC2" w:rsidRPr="00F35EC2" w:rsidRDefault="00F35EC2">
      <w:pPr>
        <w:numPr>
          <w:ilvl w:val="0"/>
          <w:numId w:val="8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若财报后股价突破</w:t>
      </w:r>
      <w:r w:rsidRPr="00F35EC2">
        <w:rPr>
          <w:rFonts w:ascii="Times New Roman" w:eastAsia="微软雅黑" w:hAnsi="Times New Roman" w:cs="Times New Roman"/>
          <w:sz w:val="22"/>
          <w:szCs w:val="22"/>
        </w:rPr>
        <w:t xml:space="preserve"> $390</w:t>
      </w:r>
      <w:r w:rsidRPr="00F35EC2">
        <w:rPr>
          <w:rFonts w:ascii="Times New Roman" w:eastAsia="微软雅黑" w:hAnsi="Times New Roman" w:cs="Times New Roman"/>
          <w:sz w:val="22"/>
          <w:szCs w:val="22"/>
        </w:rPr>
        <w:t>，可考虑部分止盈；若跌至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，可考虑分批买入。</w:t>
      </w:r>
    </w:p>
    <w:p w14:paraId="7F984261"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长期：增长潜力仍在，关注</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发展</w:t>
      </w:r>
    </w:p>
    <w:p w14:paraId="0F37902F"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和新业务拓展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将决定未来增长空间。</w:t>
      </w:r>
    </w:p>
    <w:p w14:paraId="61A301CF"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如果</w:t>
      </w:r>
      <w:r w:rsidRPr="00F35EC2">
        <w:rPr>
          <w:rFonts w:ascii="Times New Roman" w:eastAsia="微软雅黑" w:hAnsi="Times New Roman" w:cs="Times New Roman"/>
          <w:b/>
          <w:bCs/>
          <w:sz w:val="22"/>
          <w:szCs w:val="22"/>
        </w:rPr>
        <w:t xml:space="preserve"> 2025-2026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仍能维持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，长期股价目标可达</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w:t>
      </w:r>
    </w:p>
    <w:p w14:paraId="45895EE1"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风险因素需密切监测，特别是竞争与监管方面</w:t>
      </w:r>
      <w:r w:rsidRPr="00F35EC2">
        <w:rPr>
          <w:rFonts w:ascii="Times New Roman" w:eastAsia="微软雅黑" w:hAnsi="Times New Roman" w:cs="Times New Roman"/>
          <w:sz w:val="22"/>
          <w:szCs w:val="22"/>
        </w:rPr>
        <w:t>。</w:t>
      </w:r>
    </w:p>
    <w:p w14:paraId="4209C12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最终建议</w:t>
      </w:r>
      <w:r w:rsidRPr="00F35EC2">
        <w:rPr>
          <w:rFonts w:ascii="Times New Roman" w:eastAsia="微软雅黑" w:hAnsi="Times New Roman" w:cs="Times New Roman"/>
          <w:sz w:val="22"/>
          <w:szCs w:val="22"/>
        </w:rPr>
        <w:t>：</w:t>
      </w:r>
    </w:p>
    <w:p w14:paraId="0B4469E3" w14:textId="77777777" w:rsidR="00F35EC2" w:rsidRPr="00F35EC2" w:rsidRDefault="00F35EC2">
      <w:pPr>
        <w:numPr>
          <w:ilvl w:val="0"/>
          <w:numId w:val="8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持仓者可等待更好买入点</w:t>
      </w:r>
      <w:r w:rsidRPr="00F35EC2">
        <w:rPr>
          <w:rFonts w:ascii="Times New Roman" w:eastAsia="微软雅黑" w:hAnsi="Times New Roman" w:cs="Times New Roman"/>
          <w:sz w:val="22"/>
          <w:szCs w:val="22"/>
        </w:rPr>
        <w:t>，避免在估值高位追涨。</w:t>
      </w:r>
    </w:p>
    <w:p w14:paraId="5A9EE615" w14:textId="77777777" w:rsidR="00F35EC2" w:rsidRPr="00F35EC2" w:rsidRDefault="00F35EC2">
      <w:pPr>
        <w:numPr>
          <w:ilvl w:val="0"/>
          <w:numId w:val="8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长期投资者可在</w:t>
      </w:r>
      <w:r w:rsidRPr="00F35EC2">
        <w:rPr>
          <w:rFonts w:ascii="Times New Roman" w:eastAsia="微软雅黑" w:hAnsi="Times New Roman" w:cs="Times New Roman"/>
          <w:b/>
          <w:bCs/>
          <w:sz w:val="22"/>
          <w:szCs w:val="22"/>
        </w:rPr>
        <w:t xml:space="preserve"> $300-$320 </w:t>
      </w:r>
      <w:r w:rsidRPr="00F35EC2">
        <w:rPr>
          <w:rFonts w:ascii="Times New Roman" w:eastAsia="微软雅黑" w:hAnsi="Times New Roman" w:cs="Times New Roman"/>
          <w:b/>
          <w:bCs/>
          <w:sz w:val="22"/>
          <w:szCs w:val="22"/>
        </w:rPr>
        <w:t>区间开始布局</w:t>
      </w:r>
      <w:r w:rsidRPr="00F35EC2">
        <w:rPr>
          <w:rFonts w:ascii="Times New Roman" w:eastAsia="微软雅黑" w:hAnsi="Times New Roman" w:cs="Times New Roman"/>
          <w:sz w:val="22"/>
          <w:szCs w:val="22"/>
        </w:rPr>
        <w:t>，并持续跟踪业绩增长。</w:t>
      </w:r>
    </w:p>
    <w:p w14:paraId="2A938220"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 </w:t>
      </w:r>
      <w:r w:rsidRPr="007A1387">
        <w:rPr>
          <w:rFonts w:ascii="Times New Roman" w:eastAsia="微软雅黑" w:hAnsi="Times New Roman" w:cs="Times New Roman"/>
          <w:b/>
          <w:bCs/>
          <w:sz w:val="22"/>
          <w:szCs w:val="22"/>
        </w:rPr>
        <w:t>技术面分析与短期走势预测</w:t>
      </w:r>
    </w:p>
    <w:p w14:paraId="77F3C78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23.1 </w:t>
      </w:r>
      <w:r w:rsidRPr="007A1387">
        <w:rPr>
          <w:rFonts w:ascii="Times New Roman" w:eastAsia="微软雅黑" w:hAnsi="Times New Roman" w:cs="Times New Roman"/>
          <w:b/>
          <w:bCs/>
          <w:sz w:val="22"/>
          <w:szCs w:val="22"/>
        </w:rPr>
        <w:t>近期技术趋势</w:t>
      </w:r>
    </w:p>
    <w:p w14:paraId="5E3BB328"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从最近的价格走势来看，</w:t>
      </w:r>
      <w:r w:rsidRPr="007A1387">
        <w:rPr>
          <w:rFonts w:ascii="Times New Roman" w:eastAsia="微软雅黑" w:hAnsi="Times New Roman" w:cs="Times New Roman"/>
          <w:sz w:val="22"/>
          <w:szCs w:val="22"/>
        </w:rPr>
        <w:t xml:space="preserve">AppLovin (APP) </w:t>
      </w:r>
      <w:r w:rsidRPr="007A1387">
        <w:rPr>
          <w:rFonts w:ascii="Times New Roman" w:eastAsia="微软雅黑" w:hAnsi="Times New Roman" w:cs="Times New Roman"/>
          <w:b/>
          <w:bCs/>
          <w:sz w:val="22"/>
          <w:szCs w:val="22"/>
        </w:rPr>
        <w:t>股价自</w:t>
      </w:r>
      <w:r w:rsidRPr="007A1387">
        <w:rPr>
          <w:rFonts w:ascii="Times New Roman" w:eastAsia="微软雅黑" w:hAnsi="Times New Roman" w:cs="Times New Roman"/>
          <w:b/>
          <w:bCs/>
          <w:sz w:val="22"/>
          <w:szCs w:val="22"/>
        </w:rPr>
        <w:t>2023</w:t>
      </w:r>
      <w:r w:rsidRPr="007A1387">
        <w:rPr>
          <w:rFonts w:ascii="Times New Roman" w:eastAsia="微软雅黑" w:hAnsi="Times New Roman" w:cs="Times New Roman"/>
          <w:b/>
          <w:bCs/>
          <w:sz w:val="22"/>
          <w:szCs w:val="22"/>
        </w:rPr>
        <w:t>年下半年以来大幅上涨</w:t>
      </w:r>
      <w:r w:rsidRPr="007A1387">
        <w:rPr>
          <w:rFonts w:ascii="Times New Roman" w:eastAsia="微软雅黑" w:hAnsi="Times New Roman" w:cs="Times New Roman"/>
          <w:sz w:val="22"/>
          <w:szCs w:val="22"/>
        </w:rPr>
        <w:t>，尤其是在</w:t>
      </w:r>
      <w:r w:rsidRPr="007A1387">
        <w:rPr>
          <w:rFonts w:ascii="Times New Roman" w:eastAsia="微软雅黑" w:hAnsi="Times New Roman" w:cs="Times New Roman"/>
          <w:sz w:val="22"/>
          <w:szCs w:val="22"/>
        </w:rPr>
        <w:t>AXON AI</w:t>
      </w:r>
      <w:r w:rsidRPr="007A1387">
        <w:rPr>
          <w:rFonts w:ascii="Times New Roman" w:eastAsia="微软雅黑" w:hAnsi="Times New Roman" w:cs="Times New Roman"/>
          <w:sz w:val="22"/>
          <w:szCs w:val="22"/>
        </w:rPr>
        <w:t>业务带动的市场情绪下，股价经历了爆发性增长。但目前技术图形显示出一定的短期超买信号，以下是关键观察点：</w:t>
      </w:r>
    </w:p>
    <w:p w14:paraId="3354E943"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关键技术指标分析</w:t>
      </w:r>
    </w:p>
    <w:tbl>
      <w:tblPr>
        <w:tblStyle w:val="41"/>
        <w:tblW w:w="0" w:type="auto"/>
        <w:tblLook w:val="04A0" w:firstRow="1" w:lastRow="0" w:firstColumn="1" w:lastColumn="0" w:noHBand="0" w:noVBand="1"/>
      </w:tblPr>
      <w:tblGrid>
        <w:gridCol w:w="2584"/>
        <w:gridCol w:w="2357"/>
        <w:gridCol w:w="3736"/>
      </w:tblGrid>
      <w:tr w:rsidR="007A1387" w:rsidRPr="007A1387" w14:paraId="1CCCF0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5801C"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指标</w:t>
            </w:r>
          </w:p>
        </w:tc>
        <w:tc>
          <w:tcPr>
            <w:tcW w:w="0" w:type="auto"/>
            <w:hideMark/>
          </w:tcPr>
          <w:p w14:paraId="2B90AB0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当前数值</w:t>
            </w:r>
          </w:p>
        </w:tc>
        <w:tc>
          <w:tcPr>
            <w:tcW w:w="0" w:type="auto"/>
            <w:hideMark/>
          </w:tcPr>
          <w:p w14:paraId="67FE2B3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评价</w:t>
            </w:r>
          </w:p>
        </w:tc>
      </w:tr>
      <w:tr w:rsidR="007A1387" w:rsidRPr="007A1387" w14:paraId="0BD3C45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5039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50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(MA50)</w:t>
            </w:r>
          </w:p>
        </w:tc>
        <w:tc>
          <w:tcPr>
            <w:tcW w:w="0" w:type="auto"/>
            <w:hideMark/>
          </w:tcPr>
          <w:p w14:paraId="5BA81CE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$312</w:t>
            </w:r>
          </w:p>
        </w:tc>
        <w:tc>
          <w:tcPr>
            <w:tcW w:w="0" w:type="auto"/>
            <w:hideMark/>
          </w:tcPr>
          <w:p w14:paraId="5B69FB1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强势支撑，回踩此线有较强买盘</w:t>
            </w:r>
          </w:p>
        </w:tc>
      </w:tr>
      <w:tr w:rsidR="007A1387" w:rsidRPr="007A1387" w14:paraId="640BC48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620A6B5"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(MA200)</w:t>
            </w:r>
          </w:p>
        </w:tc>
        <w:tc>
          <w:tcPr>
            <w:tcW w:w="0" w:type="auto"/>
            <w:hideMark/>
          </w:tcPr>
          <w:p w14:paraId="3DA84AD1"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$245</w:t>
            </w:r>
          </w:p>
        </w:tc>
        <w:tc>
          <w:tcPr>
            <w:tcW w:w="0" w:type="auto"/>
            <w:hideMark/>
          </w:tcPr>
          <w:p w14:paraId="7C4AFE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长期趋势支撑</w:t>
            </w:r>
          </w:p>
        </w:tc>
      </w:tr>
      <w:tr w:rsidR="007A1387" w:rsidRPr="007A1387" w14:paraId="69E1CC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EDA4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相对强弱指数</w:t>
            </w:r>
            <w:r w:rsidRPr="007A1387">
              <w:rPr>
                <w:rFonts w:ascii="Times New Roman" w:eastAsia="微软雅黑" w:hAnsi="Times New Roman" w:cs="Times New Roman"/>
                <w:sz w:val="22"/>
                <w:szCs w:val="22"/>
              </w:rPr>
              <w:t xml:space="preserve"> (RSI)</w:t>
            </w:r>
          </w:p>
        </w:tc>
        <w:tc>
          <w:tcPr>
            <w:tcW w:w="0" w:type="auto"/>
            <w:hideMark/>
          </w:tcPr>
          <w:p w14:paraId="478916A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72</w:t>
            </w:r>
          </w:p>
        </w:tc>
        <w:tc>
          <w:tcPr>
            <w:tcW w:w="0" w:type="auto"/>
            <w:hideMark/>
          </w:tcPr>
          <w:p w14:paraId="713719B3"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进入超买区间，短期回调可能性增加</w:t>
            </w:r>
          </w:p>
        </w:tc>
      </w:tr>
      <w:tr w:rsidR="007A1387" w:rsidRPr="007A1387" w14:paraId="227DE37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678009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MACD </w:t>
            </w:r>
            <w:r w:rsidRPr="007A1387">
              <w:rPr>
                <w:rFonts w:ascii="Times New Roman" w:eastAsia="微软雅黑" w:hAnsi="Times New Roman" w:cs="Times New Roman"/>
                <w:sz w:val="22"/>
                <w:szCs w:val="22"/>
              </w:rPr>
              <w:t>指标</w:t>
            </w:r>
          </w:p>
        </w:tc>
        <w:tc>
          <w:tcPr>
            <w:tcW w:w="0" w:type="auto"/>
            <w:hideMark/>
          </w:tcPr>
          <w:p w14:paraId="14BAA4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DIF &gt; DEA</w:t>
            </w:r>
            <w:r w:rsidRPr="007A1387">
              <w:rPr>
                <w:rFonts w:ascii="Times New Roman" w:eastAsia="微软雅黑" w:hAnsi="Times New Roman" w:cs="Times New Roman"/>
                <w:sz w:val="22"/>
                <w:szCs w:val="22"/>
              </w:rPr>
              <w:t>，强势趋势</w:t>
            </w:r>
          </w:p>
        </w:tc>
        <w:tc>
          <w:tcPr>
            <w:tcW w:w="0" w:type="auto"/>
            <w:hideMark/>
          </w:tcPr>
          <w:p w14:paraId="573EE25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多头动能仍然较强，但可能出现背离</w:t>
            </w:r>
          </w:p>
        </w:tc>
      </w:tr>
      <w:tr w:rsidR="007A1387" w:rsidRPr="007A1387" w14:paraId="156529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8B5C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布林带</w:t>
            </w:r>
            <w:r w:rsidRPr="007A1387">
              <w:rPr>
                <w:rFonts w:ascii="Times New Roman" w:eastAsia="微软雅黑" w:hAnsi="Times New Roman" w:cs="Times New Roman"/>
                <w:sz w:val="22"/>
                <w:szCs w:val="22"/>
              </w:rPr>
              <w:t xml:space="preserve"> (Bollinger Bands)</w:t>
            </w:r>
          </w:p>
        </w:tc>
        <w:tc>
          <w:tcPr>
            <w:tcW w:w="0" w:type="auto"/>
            <w:hideMark/>
          </w:tcPr>
          <w:p w14:paraId="477A2D52"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股价处于上轨</w:t>
            </w:r>
          </w:p>
        </w:tc>
        <w:tc>
          <w:tcPr>
            <w:tcW w:w="0" w:type="auto"/>
            <w:hideMark/>
          </w:tcPr>
          <w:p w14:paraId="35298878"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短期可能会回落至中轨区域</w:t>
            </w:r>
          </w:p>
        </w:tc>
      </w:tr>
    </w:tbl>
    <w:p w14:paraId="64FE9F02"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结论：</w:t>
      </w:r>
      <w:r w:rsidRPr="007A1387">
        <w:rPr>
          <w:rFonts w:ascii="Times New Roman" w:eastAsia="微软雅黑" w:hAnsi="Times New Roman" w:cs="Times New Roman"/>
          <w:b/>
          <w:bCs/>
          <w:sz w:val="22"/>
          <w:szCs w:val="22"/>
        </w:rPr>
        <w:t>短线来看，股价已经进入超买状态，可能会面临一定的回调压力。若回调至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区间，可能是较好的加仓机会。</w:t>
      </w:r>
    </w:p>
    <w:p w14:paraId="1726F2C9"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AD907EC">
          <v:rect id="_x0000_i1101" style="width:0;height:1.5pt" o:hralign="center" o:hrstd="t" o:hr="t" fillcolor="#a0a0a0" stroked="f"/>
        </w:pict>
      </w:r>
    </w:p>
    <w:p w14:paraId="4C3CC171"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23.2 </w:t>
      </w:r>
      <w:r w:rsidRPr="007A1387">
        <w:rPr>
          <w:rFonts w:ascii="Times New Roman" w:eastAsia="微软雅黑" w:hAnsi="Times New Roman" w:cs="Times New Roman"/>
          <w:b/>
          <w:bCs/>
          <w:sz w:val="22"/>
          <w:szCs w:val="22"/>
        </w:rPr>
        <w:t>关键支撑与压力位</w:t>
      </w:r>
    </w:p>
    <w:p w14:paraId="51D5DD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短期支撑位：</w:t>
      </w:r>
    </w:p>
    <w:p w14:paraId="14969C60"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$350 - </w:t>
      </w:r>
      <w:r w:rsidRPr="007A1387">
        <w:rPr>
          <w:rFonts w:ascii="Times New Roman" w:eastAsia="微软雅黑" w:hAnsi="Times New Roman" w:cs="Times New Roman"/>
          <w:b/>
          <w:bCs/>
          <w:sz w:val="22"/>
          <w:szCs w:val="22"/>
        </w:rPr>
        <w:t>近期回调低点</w:t>
      </w:r>
    </w:p>
    <w:p w14:paraId="70F9CF76"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$320 - MA50 </w:t>
      </w:r>
      <w:r w:rsidRPr="007A1387">
        <w:rPr>
          <w:rFonts w:ascii="Times New Roman" w:eastAsia="微软雅黑" w:hAnsi="Times New Roman" w:cs="Times New Roman"/>
          <w:b/>
          <w:bCs/>
          <w:sz w:val="22"/>
          <w:szCs w:val="22"/>
        </w:rPr>
        <w:t>均线支撑</w:t>
      </w:r>
    </w:p>
    <w:p w14:paraId="3A98D1BC"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$300 - </w:t>
      </w:r>
      <w:r w:rsidRPr="007A1387">
        <w:rPr>
          <w:rFonts w:ascii="Times New Roman" w:eastAsia="微软雅黑" w:hAnsi="Times New Roman" w:cs="Times New Roman"/>
          <w:b/>
          <w:bCs/>
          <w:sz w:val="22"/>
          <w:szCs w:val="22"/>
        </w:rPr>
        <w:t>重要心理关口</w:t>
      </w:r>
    </w:p>
    <w:p w14:paraId="13B2FA7B"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短期压力位：</w:t>
      </w:r>
    </w:p>
    <w:p w14:paraId="54400AB6"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$390 - </w:t>
      </w:r>
      <w:r w:rsidRPr="007A1387">
        <w:rPr>
          <w:rFonts w:ascii="Times New Roman" w:eastAsia="微软雅黑" w:hAnsi="Times New Roman" w:cs="Times New Roman"/>
          <w:b/>
          <w:bCs/>
          <w:sz w:val="22"/>
          <w:szCs w:val="22"/>
        </w:rPr>
        <w:t>突破后回落</w:t>
      </w:r>
    </w:p>
    <w:p w14:paraId="37E7D3A4"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$420 - </w:t>
      </w:r>
      <w:r w:rsidRPr="007A1387">
        <w:rPr>
          <w:rFonts w:ascii="Times New Roman" w:eastAsia="微软雅黑" w:hAnsi="Times New Roman" w:cs="Times New Roman"/>
          <w:b/>
          <w:bCs/>
          <w:sz w:val="22"/>
          <w:szCs w:val="22"/>
        </w:rPr>
        <w:t>近期高点</w:t>
      </w:r>
    </w:p>
    <w:p w14:paraId="53AF0727"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$450 - </w:t>
      </w:r>
      <w:r w:rsidRPr="007A1387">
        <w:rPr>
          <w:rFonts w:ascii="Times New Roman" w:eastAsia="微软雅黑" w:hAnsi="Times New Roman" w:cs="Times New Roman"/>
          <w:b/>
          <w:bCs/>
          <w:sz w:val="22"/>
          <w:szCs w:val="22"/>
        </w:rPr>
        <w:t>若突破前高，可能进一步测试</w:t>
      </w:r>
    </w:p>
    <w:p w14:paraId="7CB2556E"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60845D3D" w14:textId="77777777" w:rsidR="007A1387" w:rsidRPr="007A1387" w:rsidRDefault="007A1387">
      <w:pPr>
        <w:numPr>
          <w:ilvl w:val="0"/>
          <w:numId w:val="10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短线交易者</w:t>
      </w:r>
      <w:r w:rsidRPr="007A1387">
        <w:rPr>
          <w:rFonts w:ascii="Times New Roman" w:eastAsia="微软雅黑" w:hAnsi="Times New Roman" w:cs="Times New Roman"/>
          <w:sz w:val="22"/>
          <w:szCs w:val="22"/>
        </w:rPr>
        <w:t>：可以等待回调至</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$320-$330</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再入场，而不是在当前价格追高。</w:t>
      </w:r>
    </w:p>
    <w:p w14:paraId="50F9C5CD" w14:textId="77777777" w:rsidR="007A1387" w:rsidRPr="007A1387" w:rsidRDefault="007A1387">
      <w:pPr>
        <w:numPr>
          <w:ilvl w:val="0"/>
          <w:numId w:val="10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长线投资者</w:t>
      </w:r>
      <w:r w:rsidRPr="007A1387">
        <w:rPr>
          <w:rFonts w:ascii="Times New Roman" w:eastAsia="微软雅黑" w:hAnsi="Times New Roman" w:cs="Times New Roman"/>
          <w:sz w:val="22"/>
          <w:szCs w:val="22"/>
        </w:rPr>
        <w:t>：若股价跌破</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$300</w:t>
      </w:r>
      <w:r w:rsidRPr="007A1387">
        <w:rPr>
          <w:rFonts w:ascii="Times New Roman" w:eastAsia="微软雅黑" w:hAnsi="Times New Roman" w:cs="Times New Roman"/>
          <w:sz w:val="22"/>
          <w:szCs w:val="22"/>
        </w:rPr>
        <w:t>，可能是加仓的机会。</w:t>
      </w:r>
    </w:p>
    <w:p w14:paraId="19261EBE"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11E5A4">
          <v:rect id="_x0000_i1102" style="width:0;height:1.5pt" o:hralign="center" o:hrstd="t" o:hr="t" fillcolor="#a0a0a0" stroked="f"/>
        </w:pict>
      </w:r>
    </w:p>
    <w:p w14:paraId="66762D9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 </w:t>
      </w:r>
      <w:r w:rsidRPr="007A1387">
        <w:rPr>
          <w:rFonts w:ascii="Times New Roman" w:eastAsia="微软雅黑" w:hAnsi="Times New Roman" w:cs="Times New Roman"/>
          <w:b/>
          <w:bCs/>
          <w:sz w:val="22"/>
          <w:szCs w:val="22"/>
        </w:rPr>
        <w:t>机构持仓动向分析</w:t>
      </w:r>
    </w:p>
    <w:p w14:paraId="5EC11B5B"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近期的</w:t>
      </w:r>
      <w:r w:rsidRPr="007A1387">
        <w:rPr>
          <w:rFonts w:ascii="Times New Roman" w:eastAsia="微软雅黑" w:hAnsi="Times New Roman" w:cs="Times New Roman"/>
          <w:b/>
          <w:bCs/>
          <w:sz w:val="22"/>
          <w:szCs w:val="22"/>
        </w:rPr>
        <w:t>机构持仓数据</w:t>
      </w:r>
      <w:r w:rsidRPr="007A1387">
        <w:rPr>
          <w:rFonts w:ascii="Times New Roman" w:eastAsia="微软雅黑" w:hAnsi="Times New Roman" w:cs="Times New Roman"/>
          <w:sz w:val="22"/>
          <w:szCs w:val="22"/>
        </w:rPr>
        <w:t>表明，大型基金在</w:t>
      </w:r>
      <w:r w:rsidRPr="007A1387">
        <w:rPr>
          <w:rFonts w:ascii="Times New Roman" w:eastAsia="微软雅黑" w:hAnsi="Times New Roman" w:cs="Times New Roman"/>
          <w:sz w:val="22"/>
          <w:szCs w:val="22"/>
        </w:rPr>
        <w:t xml:space="preserve">Q4 </w:t>
      </w:r>
      <w:r w:rsidRPr="007A1387">
        <w:rPr>
          <w:rFonts w:ascii="Times New Roman" w:eastAsia="微软雅黑" w:hAnsi="Times New Roman" w:cs="Times New Roman"/>
          <w:b/>
          <w:bCs/>
          <w:sz w:val="22"/>
          <w:szCs w:val="22"/>
        </w:rPr>
        <w:t>有较为明显的增持动作</w:t>
      </w:r>
      <w:r w:rsidRPr="007A1387">
        <w:rPr>
          <w:rFonts w:ascii="Times New Roman" w:eastAsia="微软雅黑" w:hAnsi="Times New Roman" w:cs="Times New Roman"/>
          <w:sz w:val="22"/>
          <w:szCs w:val="22"/>
        </w:rPr>
        <w:t>，尤其是柏基资本和雷</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达里奥的桥水基金。这表明市场对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的长期增长前景仍然看好。</w:t>
      </w:r>
    </w:p>
    <w:p w14:paraId="31434FC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24.1 </w:t>
      </w:r>
      <w:r w:rsidRPr="007A1387">
        <w:rPr>
          <w:rFonts w:ascii="Times New Roman" w:eastAsia="微软雅黑" w:hAnsi="Times New Roman" w:cs="Times New Roman"/>
          <w:b/>
          <w:bCs/>
          <w:sz w:val="22"/>
          <w:szCs w:val="22"/>
        </w:rPr>
        <w:t>机构持仓趋势</w:t>
      </w:r>
    </w:p>
    <w:tbl>
      <w:tblPr>
        <w:tblStyle w:val="41"/>
        <w:tblW w:w="0" w:type="auto"/>
        <w:tblLook w:val="04A0" w:firstRow="1" w:lastRow="0" w:firstColumn="1" w:lastColumn="0" w:noHBand="0" w:noVBand="1"/>
      </w:tblPr>
      <w:tblGrid>
        <w:gridCol w:w="1096"/>
        <w:gridCol w:w="1096"/>
        <w:gridCol w:w="1096"/>
      </w:tblGrid>
      <w:tr w:rsidR="007A1387" w:rsidRPr="007A1387" w14:paraId="443D6E88"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90180"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w:t>
            </w:r>
          </w:p>
        </w:tc>
        <w:tc>
          <w:tcPr>
            <w:tcW w:w="0" w:type="auto"/>
            <w:hideMark/>
          </w:tcPr>
          <w:p w14:paraId="379B74C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持股变化</w:t>
            </w:r>
          </w:p>
        </w:tc>
        <w:tc>
          <w:tcPr>
            <w:tcW w:w="0" w:type="auto"/>
            <w:hideMark/>
          </w:tcPr>
          <w:p w14:paraId="61DBB1B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变动幅度</w:t>
            </w:r>
          </w:p>
        </w:tc>
      </w:tr>
      <w:tr w:rsidR="007A1387" w:rsidRPr="007A1387" w14:paraId="29A2807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621F7"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w:t>
            </w:r>
          </w:p>
        </w:tc>
        <w:tc>
          <w:tcPr>
            <w:tcW w:w="0" w:type="auto"/>
            <w:hideMark/>
          </w:tcPr>
          <w:p w14:paraId="6311A9F0" w14:textId="56227989"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+5,421</w:t>
            </w:r>
            <w:r w:rsidR="000D088A">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w:t>
            </w:r>
          </w:p>
        </w:tc>
        <w:tc>
          <w:tcPr>
            <w:tcW w:w="0" w:type="auto"/>
            <w:hideMark/>
          </w:tcPr>
          <w:p w14:paraId="37B158A5"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明显增持</w:t>
            </w:r>
          </w:p>
        </w:tc>
      </w:tr>
      <w:tr w:rsidR="007A1387" w:rsidRPr="007A1387" w14:paraId="3866DC43"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A273CDB"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桥水基金</w:t>
            </w:r>
          </w:p>
        </w:tc>
        <w:tc>
          <w:tcPr>
            <w:tcW w:w="0" w:type="auto"/>
            <w:hideMark/>
          </w:tcPr>
          <w:p w14:paraId="2E567F6B"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+337%</w:t>
            </w:r>
          </w:p>
        </w:tc>
        <w:tc>
          <w:tcPr>
            <w:tcW w:w="0" w:type="auto"/>
            <w:hideMark/>
          </w:tcPr>
          <w:p w14:paraId="4762E7E3"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大幅增仓</w:t>
            </w:r>
          </w:p>
        </w:tc>
      </w:tr>
      <w:tr w:rsidR="007A1387" w:rsidRPr="007A1387" w14:paraId="34F1E1B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1CC64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w:t>
            </w:r>
          </w:p>
        </w:tc>
        <w:tc>
          <w:tcPr>
            <w:tcW w:w="0" w:type="auto"/>
            <w:hideMark/>
          </w:tcPr>
          <w:p w14:paraId="33EFD774"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-23%</w:t>
            </w:r>
          </w:p>
        </w:tc>
        <w:tc>
          <w:tcPr>
            <w:tcW w:w="0" w:type="auto"/>
            <w:hideMark/>
          </w:tcPr>
          <w:p w14:paraId="13295D6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部分减持</w:t>
            </w:r>
          </w:p>
        </w:tc>
      </w:tr>
    </w:tbl>
    <w:p w14:paraId="3E6DB98C"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解读</w:t>
      </w:r>
      <w:r w:rsidRPr="007A1387">
        <w:rPr>
          <w:rFonts w:ascii="Times New Roman" w:eastAsia="微软雅黑" w:hAnsi="Times New Roman" w:cs="Times New Roman"/>
          <w:sz w:val="22"/>
          <w:szCs w:val="22"/>
        </w:rPr>
        <w:t>：</w:t>
      </w:r>
    </w:p>
    <w:p w14:paraId="1273F7F2" w14:textId="77777777" w:rsidR="007A1387" w:rsidRPr="007A1387" w:rsidRDefault="007A1387">
      <w:pPr>
        <w:numPr>
          <w:ilvl w:val="0"/>
          <w:numId w:val="102"/>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柏基资本和桥水基金的增持表明他们对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长期增长逻辑仍然认可</w:t>
      </w:r>
      <w:r w:rsidRPr="007A1387">
        <w:rPr>
          <w:rFonts w:ascii="Times New Roman" w:eastAsia="微软雅黑" w:hAnsi="Times New Roman" w:cs="Times New Roman"/>
          <w:sz w:val="22"/>
          <w:szCs w:val="22"/>
        </w:rPr>
        <w:t>，尤其是</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业务的潜力。</w:t>
      </w:r>
    </w:p>
    <w:p w14:paraId="05FBA85A" w14:textId="77777777" w:rsidR="007A1387" w:rsidRPr="007A1387" w:rsidRDefault="007A1387">
      <w:pPr>
        <w:numPr>
          <w:ilvl w:val="0"/>
          <w:numId w:val="102"/>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高瓴资本的小幅减持可能只是</w:t>
      </w:r>
      <w:r w:rsidRPr="007A1387">
        <w:rPr>
          <w:rFonts w:ascii="Times New Roman" w:eastAsia="微软雅黑" w:hAnsi="Times New Roman" w:cs="Times New Roman"/>
          <w:b/>
          <w:bCs/>
          <w:sz w:val="22"/>
          <w:szCs w:val="22"/>
        </w:rPr>
        <w:t>组合调整</w:t>
      </w:r>
      <w:r w:rsidRPr="007A1387">
        <w:rPr>
          <w:rFonts w:ascii="Times New Roman" w:eastAsia="微软雅黑" w:hAnsi="Times New Roman" w:cs="Times New Roman"/>
          <w:sz w:val="22"/>
          <w:szCs w:val="22"/>
        </w:rPr>
        <w:t>，而非全面看空。</w:t>
      </w:r>
    </w:p>
    <w:p w14:paraId="22764955"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2EE8040B" w14:textId="77777777" w:rsidR="007A1387" w:rsidRPr="007A1387" w:rsidRDefault="007A1387">
      <w:pPr>
        <w:numPr>
          <w:ilvl w:val="0"/>
          <w:numId w:val="103"/>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机构增持增强了长期投资者的信心，可以在</w:t>
      </w:r>
      <w:r w:rsidRPr="007A1387">
        <w:rPr>
          <w:rFonts w:ascii="Times New Roman" w:eastAsia="微软雅黑" w:hAnsi="Times New Roman" w:cs="Times New Roman"/>
          <w:b/>
          <w:bCs/>
          <w:sz w:val="22"/>
          <w:szCs w:val="22"/>
        </w:rPr>
        <w:t>回调到</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区间分批加仓</w:t>
      </w:r>
      <w:r w:rsidRPr="007A1387">
        <w:rPr>
          <w:rFonts w:ascii="Times New Roman" w:eastAsia="微软雅黑" w:hAnsi="Times New Roman" w:cs="Times New Roman"/>
          <w:sz w:val="22"/>
          <w:szCs w:val="22"/>
        </w:rPr>
        <w:t>。</w:t>
      </w:r>
    </w:p>
    <w:p w14:paraId="15EFDC63" w14:textId="77777777" w:rsidR="007A1387" w:rsidRPr="007A1387" w:rsidRDefault="007A1387">
      <w:pPr>
        <w:numPr>
          <w:ilvl w:val="0"/>
          <w:numId w:val="103"/>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若机构在</w:t>
      </w:r>
      <w:r w:rsidRPr="007A1387">
        <w:rPr>
          <w:rFonts w:ascii="Times New Roman" w:eastAsia="微软雅黑" w:hAnsi="Times New Roman" w:cs="Times New Roman"/>
          <w:sz w:val="22"/>
          <w:szCs w:val="22"/>
        </w:rPr>
        <w:t xml:space="preserve"> Q1 </w:t>
      </w:r>
      <w:r w:rsidRPr="007A1387">
        <w:rPr>
          <w:rFonts w:ascii="Times New Roman" w:eastAsia="微软雅黑" w:hAnsi="Times New Roman" w:cs="Times New Roman"/>
          <w:sz w:val="22"/>
          <w:szCs w:val="22"/>
        </w:rPr>
        <w:t>继续大幅增持，可能推动股价进一步上涨。</w:t>
      </w:r>
    </w:p>
    <w:p w14:paraId="2DE672E5"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A396A1">
          <v:rect id="_x0000_i1103" style="width:0;height:1.5pt" o:hralign="center" o:hrstd="t" o:hr="t" fillcolor="#a0a0a0" stroked="f"/>
        </w:pict>
      </w:r>
    </w:p>
    <w:p w14:paraId="7CD2861E"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 </w:t>
      </w:r>
      <w:r w:rsidRPr="007A1387">
        <w:rPr>
          <w:rFonts w:ascii="Times New Roman" w:eastAsia="微软雅黑" w:hAnsi="Times New Roman" w:cs="Times New Roman"/>
          <w:b/>
          <w:bCs/>
          <w:sz w:val="22"/>
          <w:szCs w:val="22"/>
        </w:rPr>
        <w:t>期权市场与市场情绪</w:t>
      </w:r>
    </w:p>
    <w:p w14:paraId="33701F51"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近期的</w:t>
      </w:r>
      <w:r w:rsidRPr="007A1387">
        <w:rPr>
          <w:rFonts w:ascii="Times New Roman" w:eastAsia="微软雅黑" w:hAnsi="Times New Roman" w:cs="Times New Roman"/>
          <w:b/>
          <w:bCs/>
          <w:sz w:val="22"/>
          <w:szCs w:val="22"/>
        </w:rPr>
        <w:t>期权数据</w:t>
      </w:r>
      <w:r w:rsidRPr="007A1387">
        <w:rPr>
          <w:rFonts w:ascii="Times New Roman" w:eastAsia="微软雅黑" w:hAnsi="Times New Roman" w:cs="Times New Roman"/>
          <w:sz w:val="22"/>
          <w:szCs w:val="22"/>
        </w:rPr>
        <w:t>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未来一段时间的波动预期较高，尤其是财报发布前后。</w:t>
      </w:r>
    </w:p>
    <w:p w14:paraId="6F6E27F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25.1 </w:t>
      </w:r>
      <w:r w:rsidRPr="007A1387">
        <w:rPr>
          <w:rFonts w:ascii="Times New Roman" w:eastAsia="微软雅黑" w:hAnsi="Times New Roman" w:cs="Times New Roman"/>
          <w:b/>
          <w:bCs/>
          <w:sz w:val="22"/>
          <w:szCs w:val="22"/>
        </w:rPr>
        <w:t>期权市场动向</w:t>
      </w:r>
    </w:p>
    <w:p w14:paraId="7000EC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关键观察点</w:t>
      </w:r>
      <w:r w:rsidRPr="007A1387">
        <w:rPr>
          <w:rFonts w:ascii="Times New Roman" w:eastAsia="微软雅黑" w:hAnsi="Times New Roman" w:cs="Times New Roman"/>
          <w:sz w:val="22"/>
          <w:szCs w:val="22"/>
        </w:rPr>
        <w:t>：</w:t>
      </w:r>
    </w:p>
    <w:p w14:paraId="6E7531D6" w14:textId="77777777" w:rsidR="007A1387" w:rsidRPr="007A1387" w:rsidRDefault="007A1387">
      <w:pPr>
        <w:numPr>
          <w:ilvl w:val="0"/>
          <w:numId w:val="10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2</w:t>
      </w:r>
      <w:r w:rsidRPr="007A1387">
        <w:rPr>
          <w:rFonts w:ascii="Times New Roman" w:eastAsia="微软雅黑" w:hAnsi="Times New Roman" w:cs="Times New Roman"/>
          <w:b/>
          <w:bCs/>
          <w:sz w:val="22"/>
          <w:szCs w:val="22"/>
        </w:rPr>
        <w:t>月到期的看涨期权大幅增加</w:t>
      </w:r>
      <w:r w:rsidRPr="007A1387">
        <w:rPr>
          <w:rFonts w:ascii="Times New Roman" w:eastAsia="微软雅黑" w:hAnsi="Times New Roman" w:cs="Times New Roman"/>
          <w:sz w:val="22"/>
          <w:szCs w:val="22"/>
        </w:rPr>
        <w:t>，显示市场对财报后的看涨情绪较浓。</w:t>
      </w:r>
    </w:p>
    <w:p w14:paraId="2105DB0D" w14:textId="77777777" w:rsidR="007A1387" w:rsidRPr="007A1387" w:rsidRDefault="007A1387">
      <w:pPr>
        <w:numPr>
          <w:ilvl w:val="0"/>
          <w:numId w:val="10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IV</w:t>
      </w:r>
      <w:r w:rsidRPr="007A1387">
        <w:rPr>
          <w:rFonts w:ascii="Times New Roman" w:eastAsia="微软雅黑" w:hAnsi="Times New Roman" w:cs="Times New Roman"/>
          <w:b/>
          <w:bCs/>
          <w:sz w:val="22"/>
          <w:szCs w:val="22"/>
        </w:rPr>
        <w:t>（隐含波动率）飙升</w:t>
      </w:r>
      <w:r w:rsidRPr="007A1387">
        <w:rPr>
          <w:rFonts w:ascii="Times New Roman" w:eastAsia="微软雅黑" w:hAnsi="Times New Roman" w:cs="Times New Roman"/>
          <w:sz w:val="22"/>
          <w:szCs w:val="22"/>
        </w:rPr>
        <w:t>，表明市场预期股价波动会加大。</w:t>
      </w:r>
    </w:p>
    <w:p w14:paraId="78B14262"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交易策略建议</w:t>
      </w:r>
      <w:r w:rsidRPr="007A1387">
        <w:rPr>
          <w:rFonts w:ascii="Times New Roman" w:eastAsia="微软雅黑" w:hAnsi="Times New Roman" w:cs="Times New Roman"/>
          <w:sz w:val="22"/>
          <w:szCs w:val="22"/>
        </w:rPr>
        <w:t>：</w:t>
      </w:r>
    </w:p>
    <w:p w14:paraId="434CA070" w14:textId="77777777" w:rsidR="007A1387" w:rsidRPr="007A1387" w:rsidRDefault="007A1387">
      <w:pPr>
        <w:numPr>
          <w:ilvl w:val="0"/>
          <w:numId w:val="10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激进投资者</w:t>
      </w:r>
      <w:r w:rsidRPr="007A1387">
        <w:rPr>
          <w:rFonts w:ascii="Times New Roman" w:eastAsia="微软雅黑" w:hAnsi="Times New Roman" w:cs="Times New Roman"/>
          <w:sz w:val="22"/>
          <w:szCs w:val="22"/>
        </w:rPr>
        <w:t>：可使用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牛市价差策略</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Buy Call + Sell Call</w:t>
      </w:r>
      <w:r w:rsidRPr="007A1387">
        <w:rPr>
          <w:rFonts w:ascii="Times New Roman" w:eastAsia="微软雅黑" w:hAnsi="Times New Roman" w:cs="Times New Roman"/>
          <w:sz w:val="22"/>
          <w:szCs w:val="22"/>
        </w:rPr>
        <w:t>）降低成本，减少风险。</w:t>
      </w:r>
    </w:p>
    <w:p w14:paraId="6DB3C5D2" w14:textId="77777777" w:rsidR="007A1387" w:rsidRPr="007A1387" w:rsidRDefault="007A1387">
      <w:pPr>
        <w:numPr>
          <w:ilvl w:val="0"/>
          <w:numId w:val="10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保守投资者</w:t>
      </w:r>
      <w:r w:rsidRPr="007A1387">
        <w:rPr>
          <w:rFonts w:ascii="Times New Roman" w:eastAsia="微软雅黑" w:hAnsi="Times New Roman" w:cs="Times New Roman"/>
          <w:sz w:val="22"/>
          <w:szCs w:val="22"/>
        </w:rPr>
        <w:t>：可以选择在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财报发布后再决定是否加仓</w:t>
      </w:r>
      <w:r w:rsidRPr="007A1387">
        <w:rPr>
          <w:rFonts w:ascii="Times New Roman" w:eastAsia="微软雅黑" w:hAnsi="Times New Roman" w:cs="Times New Roman"/>
          <w:sz w:val="22"/>
          <w:szCs w:val="22"/>
        </w:rPr>
        <w:t>，以规避短期波动。</w:t>
      </w:r>
    </w:p>
    <w:p w14:paraId="24B90107"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D64DFF">
          <v:rect id="_x0000_i1104" style="width:0;height:1.5pt" o:hralign="center" o:hrstd="t" o:hr="t" fillcolor="#a0a0a0" stroked="f"/>
        </w:pict>
      </w:r>
    </w:p>
    <w:p w14:paraId="68692735"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26. </w:t>
      </w:r>
      <w:r w:rsidRPr="007A1387">
        <w:rPr>
          <w:rFonts w:ascii="Times New Roman" w:eastAsia="微软雅黑" w:hAnsi="Times New Roman" w:cs="Times New Roman"/>
          <w:b/>
          <w:bCs/>
          <w:sz w:val="22"/>
          <w:szCs w:val="22"/>
        </w:rPr>
        <w:t>结论与最终投资建议</w:t>
      </w:r>
    </w:p>
    <w:p w14:paraId="251208E7"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325"/>
        <w:gridCol w:w="4396"/>
      </w:tblGrid>
      <w:tr w:rsidR="007A1387" w:rsidRPr="007A1387" w14:paraId="49646C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C47EE"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情况</w:t>
            </w:r>
          </w:p>
        </w:tc>
        <w:tc>
          <w:tcPr>
            <w:tcW w:w="0" w:type="auto"/>
            <w:hideMark/>
          </w:tcPr>
          <w:p w14:paraId="6690504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策略</w:t>
            </w:r>
          </w:p>
        </w:tc>
      </w:tr>
      <w:tr w:rsidR="007A1387" w:rsidRPr="007A1387" w14:paraId="0A57F75D"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509E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股价突破</w:t>
            </w:r>
            <w:r w:rsidRPr="007A1387">
              <w:rPr>
                <w:rFonts w:ascii="Times New Roman" w:eastAsia="微软雅黑" w:hAnsi="Times New Roman" w:cs="Times New Roman"/>
                <w:sz w:val="22"/>
                <w:szCs w:val="22"/>
              </w:rPr>
              <w:t xml:space="preserve"> $390</w:t>
            </w:r>
          </w:p>
        </w:tc>
        <w:tc>
          <w:tcPr>
            <w:tcW w:w="0" w:type="auto"/>
            <w:hideMark/>
          </w:tcPr>
          <w:p w14:paraId="384A02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逢高止盈一部分，等待回调再加仓</w:t>
            </w:r>
          </w:p>
        </w:tc>
      </w:tr>
      <w:tr w:rsidR="007A1387" w:rsidRPr="007A1387" w14:paraId="178B39E0"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6BB9511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股价回调至</w:t>
            </w:r>
            <w:r w:rsidRPr="007A1387">
              <w:rPr>
                <w:rFonts w:ascii="Times New Roman" w:eastAsia="微软雅黑" w:hAnsi="Times New Roman" w:cs="Times New Roman"/>
                <w:sz w:val="22"/>
                <w:szCs w:val="22"/>
              </w:rPr>
              <w:t xml:space="preserve"> $320-$330</w:t>
            </w:r>
          </w:p>
        </w:tc>
        <w:tc>
          <w:tcPr>
            <w:tcW w:w="0" w:type="auto"/>
            <w:hideMark/>
          </w:tcPr>
          <w:p w14:paraId="3F6818C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逢低买入，长期持有</w:t>
            </w:r>
          </w:p>
        </w:tc>
      </w:tr>
      <w:tr w:rsidR="007A1387" w:rsidRPr="007A1387" w14:paraId="0E060DE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3806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股价跌破</w:t>
            </w:r>
            <w:r w:rsidRPr="007A1387">
              <w:rPr>
                <w:rFonts w:ascii="Times New Roman" w:eastAsia="微软雅黑" w:hAnsi="Times New Roman" w:cs="Times New Roman"/>
                <w:sz w:val="22"/>
                <w:szCs w:val="22"/>
              </w:rPr>
              <w:t xml:space="preserve"> $300</w:t>
            </w:r>
          </w:p>
        </w:tc>
        <w:tc>
          <w:tcPr>
            <w:tcW w:w="0" w:type="auto"/>
            <w:hideMark/>
          </w:tcPr>
          <w:p w14:paraId="276FFB3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可考虑加大仓位，长期看好</w:t>
            </w:r>
          </w:p>
        </w:tc>
      </w:tr>
      <w:tr w:rsidR="007A1387" w:rsidRPr="007A1387" w14:paraId="2DBE187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9504058"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财报前</w:t>
            </w:r>
            <w:r w:rsidRPr="007A1387">
              <w:rPr>
                <w:rFonts w:ascii="Times New Roman" w:eastAsia="微软雅黑" w:hAnsi="Times New Roman" w:cs="Times New Roman"/>
                <w:sz w:val="22"/>
                <w:szCs w:val="22"/>
              </w:rPr>
              <w:t xml:space="preserve"> IV </w:t>
            </w:r>
            <w:r w:rsidRPr="007A1387">
              <w:rPr>
                <w:rFonts w:ascii="Times New Roman" w:eastAsia="微软雅黑" w:hAnsi="Times New Roman" w:cs="Times New Roman"/>
                <w:sz w:val="22"/>
                <w:szCs w:val="22"/>
              </w:rPr>
              <w:t>过高</w:t>
            </w:r>
          </w:p>
        </w:tc>
        <w:tc>
          <w:tcPr>
            <w:tcW w:w="0" w:type="auto"/>
            <w:hideMark/>
          </w:tcPr>
          <w:p w14:paraId="36C13940"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期权交易者可以考虑卖出看涨期权对冲风险</w:t>
            </w:r>
          </w:p>
        </w:tc>
      </w:tr>
    </w:tbl>
    <w:p w14:paraId="70BCE990"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长期投资策略</w:t>
      </w:r>
    </w:p>
    <w:p w14:paraId="1A5927D6"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继续观察机构持仓动向</w:t>
      </w:r>
      <w:r w:rsidRPr="007A1387">
        <w:rPr>
          <w:rFonts w:ascii="Times New Roman" w:eastAsia="微软雅黑" w:hAnsi="Times New Roman" w:cs="Times New Roman"/>
          <w:sz w:val="22"/>
          <w:szCs w:val="22"/>
        </w:rPr>
        <w:t>，若大机构继续增持，则</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长期增长潜力仍然较强</w:t>
      </w:r>
      <w:r w:rsidRPr="007A1387">
        <w:rPr>
          <w:rFonts w:ascii="Times New Roman" w:eastAsia="微软雅黑" w:hAnsi="Times New Roman" w:cs="Times New Roman"/>
          <w:sz w:val="22"/>
          <w:szCs w:val="22"/>
        </w:rPr>
        <w:t>。</w:t>
      </w:r>
    </w:p>
    <w:p w14:paraId="6959ED38"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长期目标价</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（基于</w:t>
      </w:r>
      <w:r w:rsidRPr="007A1387">
        <w:rPr>
          <w:rFonts w:ascii="Times New Roman" w:eastAsia="微软雅黑" w:hAnsi="Times New Roman" w:cs="Times New Roman"/>
          <w:sz w:val="22"/>
          <w:szCs w:val="22"/>
        </w:rPr>
        <w:t xml:space="preserve"> 2025-2026 </w:t>
      </w:r>
      <w:r w:rsidRPr="007A1387">
        <w:rPr>
          <w:rFonts w:ascii="Times New Roman" w:eastAsia="微软雅黑" w:hAnsi="Times New Roman" w:cs="Times New Roman"/>
          <w:sz w:val="22"/>
          <w:szCs w:val="22"/>
        </w:rPr>
        <w:t>年的</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业务扩展）。</w:t>
      </w:r>
    </w:p>
    <w:p w14:paraId="39EE6B30"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若</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业务增长不及预期，则需重新评估估值逻辑</w:t>
      </w:r>
      <w:r w:rsidRPr="007A1387">
        <w:rPr>
          <w:rFonts w:ascii="Times New Roman" w:eastAsia="微软雅黑" w:hAnsi="Times New Roman" w:cs="Times New Roman"/>
          <w:sz w:val="22"/>
          <w:szCs w:val="22"/>
        </w:rPr>
        <w:t>。</w:t>
      </w:r>
    </w:p>
    <w:p w14:paraId="0A92F538"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最终建议</w:t>
      </w:r>
      <w:r w:rsidRPr="007A1387">
        <w:rPr>
          <w:rFonts w:ascii="Times New Roman" w:eastAsia="微软雅黑" w:hAnsi="Times New Roman" w:cs="Times New Roman"/>
          <w:sz w:val="22"/>
          <w:szCs w:val="22"/>
        </w:rPr>
        <w:t>：</w:t>
      </w:r>
    </w:p>
    <w:p w14:paraId="42D62495" w14:textId="77777777" w:rsidR="007A1387" w:rsidRPr="007A1387" w:rsidRDefault="007A1387">
      <w:pPr>
        <w:numPr>
          <w:ilvl w:val="0"/>
          <w:numId w:val="107"/>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现价</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估值偏高，不宜盲目追高</w:t>
      </w:r>
      <w:r w:rsidRPr="007A1387">
        <w:rPr>
          <w:rFonts w:ascii="Times New Roman" w:eastAsia="微软雅黑" w:hAnsi="Times New Roman" w:cs="Times New Roman"/>
          <w:sz w:val="22"/>
          <w:szCs w:val="22"/>
        </w:rPr>
        <w:t>，可以等待</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区间布局</w:t>
      </w:r>
      <w:r w:rsidRPr="007A1387">
        <w:rPr>
          <w:rFonts w:ascii="Times New Roman" w:eastAsia="微软雅黑" w:hAnsi="Times New Roman" w:cs="Times New Roman"/>
          <w:sz w:val="22"/>
          <w:szCs w:val="22"/>
        </w:rPr>
        <w:t>。</w:t>
      </w:r>
    </w:p>
    <w:p w14:paraId="2C464DA9" w14:textId="77777777" w:rsidR="007A1387" w:rsidRPr="007A1387" w:rsidRDefault="007A1387">
      <w:pPr>
        <w:numPr>
          <w:ilvl w:val="0"/>
          <w:numId w:val="107"/>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长期看好</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驱动的增长</w:t>
      </w:r>
      <w:r w:rsidRPr="007A1387">
        <w:rPr>
          <w:rFonts w:ascii="Times New Roman" w:eastAsia="微软雅黑" w:hAnsi="Times New Roman" w:cs="Times New Roman"/>
          <w:sz w:val="22"/>
          <w:szCs w:val="22"/>
        </w:rPr>
        <w:t>，但也需关注政策、竞争等潜在风险。</w:t>
      </w:r>
    </w:p>
    <w:p w14:paraId="201E0498"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7AE943">
          <v:rect id="_x0000_i1105" style="width:0;height:1.5pt" o:hralign="center" o:hrstd="t" o:hr="t" fillcolor="#a0a0a0" stroked="f"/>
        </w:pict>
      </w:r>
    </w:p>
    <w:p w14:paraId="3AA2F789"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27. </w:t>
      </w:r>
      <w:r w:rsidRPr="007A1387">
        <w:rPr>
          <w:rFonts w:ascii="Times New Roman" w:eastAsia="微软雅黑" w:hAnsi="Times New Roman" w:cs="Times New Roman"/>
          <w:b/>
          <w:bCs/>
          <w:sz w:val="22"/>
          <w:szCs w:val="22"/>
        </w:rPr>
        <w:t>未来跟踪重点</w:t>
      </w:r>
    </w:p>
    <w:tbl>
      <w:tblPr>
        <w:tblStyle w:val="41"/>
        <w:tblW w:w="0" w:type="auto"/>
        <w:tblLook w:val="04A0" w:firstRow="1" w:lastRow="0" w:firstColumn="1" w:lastColumn="0" w:noHBand="0" w:noVBand="1"/>
      </w:tblPr>
      <w:tblGrid>
        <w:gridCol w:w="1976"/>
        <w:gridCol w:w="1889"/>
        <w:gridCol w:w="3150"/>
      </w:tblGrid>
      <w:tr w:rsidR="007A1387" w:rsidRPr="007A1387" w14:paraId="7AC6118E"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F251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关键事件</w:t>
            </w:r>
          </w:p>
        </w:tc>
        <w:tc>
          <w:tcPr>
            <w:tcW w:w="0" w:type="auto"/>
            <w:hideMark/>
          </w:tcPr>
          <w:p w14:paraId="0F3E2FBC"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时间点</w:t>
            </w:r>
          </w:p>
        </w:tc>
        <w:tc>
          <w:tcPr>
            <w:tcW w:w="0" w:type="auto"/>
            <w:hideMark/>
          </w:tcPr>
          <w:p w14:paraId="5FB9ED00"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可能影响</w:t>
            </w:r>
          </w:p>
        </w:tc>
      </w:tr>
      <w:tr w:rsidR="007A1387" w:rsidRPr="007A1387" w14:paraId="0C9CFE84"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C7EC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Q4 2024 </w:t>
            </w:r>
            <w:r w:rsidRPr="007A1387">
              <w:rPr>
                <w:rFonts w:ascii="Times New Roman" w:eastAsia="微软雅黑" w:hAnsi="Times New Roman" w:cs="Times New Roman"/>
                <w:sz w:val="22"/>
                <w:szCs w:val="22"/>
              </w:rPr>
              <w:t>财报</w:t>
            </w:r>
          </w:p>
        </w:tc>
        <w:tc>
          <w:tcPr>
            <w:tcW w:w="0" w:type="auto"/>
            <w:hideMark/>
          </w:tcPr>
          <w:p w14:paraId="5DB789DA"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2</w:t>
            </w:r>
            <w:r w:rsidRPr="007A1387">
              <w:rPr>
                <w:rFonts w:ascii="Times New Roman" w:eastAsia="微软雅黑" w:hAnsi="Times New Roman" w:cs="Times New Roman"/>
                <w:sz w:val="22"/>
                <w:szCs w:val="22"/>
              </w:rPr>
              <w:t>月</w:t>
            </w:r>
            <w:r w:rsidRPr="007A1387">
              <w:rPr>
                <w:rFonts w:ascii="Times New Roman" w:eastAsia="微软雅黑" w:hAnsi="Times New Roman" w:cs="Times New Roman"/>
                <w:sz w:val="22"/>
                <w:szCs w:val="22"/>
              </w:rPr>
              <w:t>12</w:t>
            </w:r>
            <w:r w:rsidRPr="007A1387">
              <w:rPr>
                <w:rFonts w:ascii="Times New Roman" w:eastAsia="微软雅黑" w:hAnsi="Times New Roman" w:cs="Times New Roman"/>
                <w:sz w:val="22"/>
                <w:szCs w:val="22"/>
              </w:rPr>
              <w:t>日</w:t>
            </w:r>
          </w:p>
        </w:tc>
        <w:tc>
          <w:tcPr>
            <w:tcW w:w="0" w:type="auto"/>
            <w:hideMark/>
          </w:tcPr>
          <w:p w14:paraId="653064E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关键业绩验证，影响短期走势</w:t>
            </w:r>
          </w:p>
        </w:tc>
      </w:tr>
      <w:tr w:rsidR="007A1387" w:rsidRPr="007A1387" w14:paraId="23F7CE9F"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7DDCD1AF"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美联储利率决策</w:t>
            </w:r>
          </w:p>
        </w:tc>
        <w:tc>
          <w:tcPr>
            <w:tcW w:w="0" w:type="auto"/>
            <w:hideMark/>
          </w:tcPr>
          <w:p w14:paraId="1B652E92"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3</w:t>
            </w:r>
            <w:r w:rsidRPr="007A1387">
              <w:rPr>
                <w:rFonts w:ascii="Times New Roman" w:eastAsia="微软雅黑" w:hAnsi="Times New Roman" w:cs="Times New Roman"/>
                <w:sz w:val="22"/>
                <w:szCs w:val="22"/>
              </w:rPr>
              <w:t>月</w:t>
            </w:r>
          </w:p>
        </w:tc>
        <w:tc>
          <w:tcPr>
            <w:tcW w:w="0" w:type="auto"/>
            <w:hideMark/>
          </w:tcPr>
          <w:p w14:paraId="13B86498"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影响整体市场估值</w:t>
            </w:r>
          </w:p>
        </w:tc>
      </w:tr>
      <w:tr w:rsidR="007A1387" w:rsidRPr="007A1387" w14:paraId="0A6CD4A7"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E747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机构持仓报告更新</w:t>
            </w:r>
          </w:p>
        </w:tc>
        <w:tc>
          <w:tcPr>
            <w:tcW w:w="0" w:type="auto"/>
            <w:hideMark/>
          </w:tcPr>
          <w:p w14:paraId="4986D6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4</w:t>
            </w:r>
            <w:r w:rsidRPr="007A1387">
              <w:rPr>
                <w:rFonts w:ascii="Times New Roman" w:eastAsia="微软雅黑" w:hAnsi="Times New Roman" w:cs="Times New Roman"/>
                <w:sz w:val="22"/>
                <w:szCs w:val="22"/>
              </w:rPr>
              <w:t>月</w:t>
            </w:r>
          </w:p>
        </w:tc>
        <w:tc>
          <w:tcPr>
            <w:tcW w:w="0" w:type="auto"/>
            <w:hideMark/>
          </w:tcPr>
          <w:p w14:paraId="54E904D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了解机构是否继续增持</w:t>
            </w:r>
          </w:p>
        </w:tc>
      </w:tr>
      <w:tr w:rsidR="007A1387" w:rsidRPr="007A1387" w14:paraId="74CF0C9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0C26C4E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AI </w:t>
            </w:r>
            <w:r w:rsidRPr="007A1387">
              <w:rPr>
                <w:rFonts w:ascii="Times New Roman" w:eastAsia="微软雅黑" w:hAnsi="Times New Roman" w:cs="Times New Roman"/>
                <w:sz w:val="22"/>
                <w:szCs w:val="22"/>
              </w:rPr>
              <w:t>业务新进展</w:t>
            </w:r>
          </w:p>
        </w:tc>
        <w:tc>
          <w:tcPr>
            <w:tcW w:w="0" w:type="auto"/>
            <w:hideMark/>
          </w:tcPr>
          <w:p w14:paraId="465C1779"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年全年</w:t>
            </w:r>
          </w:p>
        </w:tc>
        <w:tc>
          <w:tcPr>
            <w:tcW w:w="0" w:type="auto"/>
            <w:hideMark/>
          </w:tcPr>
          <w:p w14:paraId="55FD6315"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观察</w:t>
            </w:r>
            <w:r w:rsidRPr="007A1387">
              <w:rPr>
                <w:rFonts w:ascii="Times New Roman" w:eastAsia="微软雅黑" w:hAnsi="Times New Roman" w:cs="Times New Roman"/>
                <w:sz w:val="22"/>
                <w:szCs w:val="22"/>
              </w:rPr>
              <w:t xml:space="preserve"> AXON </w:t>
            </w:r>
            <w:r w:rsidRPr="007A1387">
              <w:rPr>
                <w:rFonts w:ascii="Times New Roman" w:eastAsia="微软雅黑" w:hAnsi="Times New Roman" w:cs="Times New Roman"/>
                <w:sz w:val="22"/>
                <w:szCs w:val="22"/>
              </w:rPr>
              <w:t>是否持续推动增长</w:t>
            </w:r>
          </w:p>
        </w:tc>
      </w:tr>
    </w:tbl>
    <w:p w14:paraId="4622251D"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投资者行动建议</w:t>
      </w:r>
      <w:r w:rsidRPr="007A1387">
        <w:rPr>
          <w:rFonts w:ascii="Times New Roman" w:eastAsia="微软雅黑" w:hAnsi="Times New Roman" w:cs="Times New Roman"/>
          <w:sz w:val="22"/>
          <w:szCs w:val="22"/>
        </w:rPr>
        <w:t>：</w:t>
      </w:r>
    </w:p>
    <w:p w14:paraId="26F6AEEA"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财报前：可观察股价波动，不必急于加仓</w:t>
      </w:r>
      <w:r w:rsidRPr="007A1387">
        <w:rPr>
          <w:rFonts w:ascii="Times New Roman" w:eastAsia="微软雅黑" w:hAnsi="Times New Roman" w:cs="Times New Roman"/>
          <w:sz w:val="22"/>
          <w:szCs w:val="22"/>
        </w:rPr>
        <w:t>。</w:t>
      </w:r>
    </w:p>
    <w:p w14:paraId="60A117A1"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财报后：根据业绩情况再决定是否加仓或减持</w:t>
      </w:r>
      <w:r w:rsidRPr="007A1387">
        <w:rPr>
          <w:rFonts w:ascii="Times New Roman" w:eastAsia="微软雅黑" w:hAnsi="Times New Roman" w:cs="Times New Roman"/>
          <w:sz w:val="22"/>
          <w:szCs w:val="22"/>
        </w:rPr>
        <w:t>。</w:t>
      </w:r>
    </w:p>
    <w:p w14:paraId="1F14666A"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lastRenderedPageBreak/>
        <w:t>长期投资者：回调至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后，可逐步加仓</w:t>
      </w:r>
      <w:r w:rsidRPr="007A1387">
        <w:rPr>
          <w:rFonts w:ascii="Times New Roman" w:eastAsia="微软雅黑" w:hAnsi="Times New Roman" w:cs="Times New Roman"/>
          <w:sz w:val="22"/>
          <w:szCs w:val="22"/>
        </w:rPr>
        <w:t>。</w:t>
      </w:r>
    </w:p>
    <w:p w14:paraId="6CA9ABB3"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C53621A">
          <v:rect id="_x0000_i1106" style="width:0;height:1.5pt" o:hralign="center" o:hrstd="t" o:hr="t" fillcolor="#a0a0a0" stroked="f"/>
        </w:pict>
      </w:r>
    </w:p>
    <w:p w14:paraId="442CDEE6"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最终结论：谨慎持有，逢低买入</w:t>
      </w:r>
    </w:p>
    <w:p w14:paraId="086FF48D"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短期来看，股价可能在财报前后震荡，建议等回调至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再加仓</w:t>
      </w:r>
      <w:r w:rsidRPr="007A1387">
        <w:rPr>
          <w:rFonts w:ascii="Times New Roman" w:eastAsia="微软雅黑" w:hAnsi="Times New Roman" w:cs="Times New Roman"/>
          <w:sz w:val="22"/>
          <w:szCs w:val="22"/>
        </w:rPr>
        <w:t>。</w:t>
      </w:r>
    </w:p>
    <w:p w14:paraId="4A057447"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长期来看，</w:t>
      </w:r>
      <w:r w:rsidRPr="007A1387">
        <w:rPr>
          <w:rFonts w:ascii="Times New Roman" w:eastAsia="微软雅黑" w:hAnsi="Times New Roman" w:cs="Times New Roman"/>
          <w:b/>
          <w:bCs/>
          <w:sz w:val="22"/>
          <w:szCs w:val="22"/>
        </w:rPr>
        <w:t xml:space="preserve">AXON AI </w:t>
      </w:r>
      <w:r w:rsidRPr="007A1387">
        <w:rPr>
          <w:rFonts w:ascii="Times New Roman" w:eastAsia="微软雅黑" w:hAnsi="Times New Roman" w:cs="Times New Roman"/>
          <w:b/>
          <w:bCs/>
          <w:sz w:val="22"/>
          <w:szCs w:val="22"/>
        </w:rPr>
        <w:t>业务仍然有较大增长潜力，若</w:t>
      </w:r>
      <w:r w:rsidRPr="007A1387">
        <w:rPr>
          <w:rFonts w:ascii="Times New Roman" w:eastAsia="微软雅黑" w:hAnsi="Times New Roman" w:cs="Times New Roman"/>
          <w:b/>
          <w:bCs/>
          <w:sz w:val="22"/>
          <w:szCs w:val="22"/>
        </w:rPr>
        <w:t xml:space="preserve"> EBITDA </w:t>
      </w:r>
      <w:r w:rsidRPr="007A1387">
        <w:rPr>
          <w:rFonts w:ascii="Times New Roman" w:eastAsia="微软雅黑" w:hAnsi="Times New Roman" w:cs="Times New Roman"/>
          <w:b/>
          <w:bCs/>
          <w:sz w:val="22"/>
          <w:szCs w:val="22"/>
        </w:rPr>
        <w:t>保持</w:t>
      </w:r>
      <w:r w:rsidRPr="007A1387">
        <w:rPr>
          <w:rFonts w:ascii="Times New Roman" w:eastAsia="微软雅黑" w:hAnsi="Times New Roman" w:cs="Times New Roman"/>
          <w:b/>
          <w:bCs/>
          <w:sz w:val="22"/>
          <w:szCs w:val="22"/>
        </w:rPr>
        <w:t xml:space="preserve"> 60%+</w:t>
      </w:r>
      <w:r w:rsidRPr="007A1387">
        <w:rPr>
          <w:rFonts w:ascii="Times New Roman" w:eastAsia="微软雅黑" w:hAnsi="Times New Roman" w:cs="Times New Roman"/>
          <w:b/>
          <w:bCs/>
          <w:sz w:val="22"/>
          <w:szCs w:val="22"/>
        </w:rPr>
        <w:t>，股价有望突破</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w:t>
      </w:r>
    </w:p>
    <w:p w14:paraId="4E4AA454"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主要风险在于</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业务增速放缓、市场情绪变化，以及监管政策的不确定性</w:t>
      </w:r>
      <w:r w:rsidRPr="007A1387">
        <w:rPr>
          <w:rFonts w:ascii="Times New Roman" w:eastAsia="微软雅黑" w:hAnsi="Times New Roman" w:cs="Times New Roman"/>
          <w:sz w:val="22"/>
          <w:szCs w:val="22"/>
        </w:rPr>
        <w:t>。</w:t>
      </w:r>
    </w:p>
    <w:p w14:paraId="208F10DF"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整体建议</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 xml:space="preserve"> </w:t>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持有</w:t>
      </w:r>
      <w:r w:rsidRPr="007A1387">
        <w:rPr>
          <w:rFonts w:ascii="Times New Roman" w:eastAsia="微软雅黑" w:hAnsi="Times New Roman" w:cs="Times New Roman"/>
          <w:b/>
          <w:bCs/>
          <w:sz w:val="22"/>
          <w:szCs w:val="22"/>
        </w:rPr>
        <w:t xml:space="preserve"> (Hold)</w:t>
      </w:r>
      <w:r w:rsidRPr="007A1387">
        <w:rPr>
          <w:rFonts w:ascii="Times New Roman" w:eastAsia="微软雅黑" w:hAnsi="Times New Roman" w:cs="Times New Roman"/>
          <w:b/>
          <w:bCs/>
          <w:sz w:val="22"/>
          <w:szCs w:val="22"/>
        </w:rPr>
        <w:t>，但不建议在</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以上盲目追高</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可逐步买入</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关注</w:t>
      </w:r>
      <w:r w:rsidRPr="007A1387">
        <w:rPr>
          <w:rFonts w:ascii="Times New Roman" w:eastAsia="微软雅黑" w:hAnsi="Times New Roman" w:cs="Times New Roman"/>
          <w:b/>
          <w:bCs/>
          <w:sz w:val="22"/>
          <w:szCs w:val="22"/>
        </w:rPr>
        <w:t xml:space="preserve"> 2</w:t>
      </w:r>
      <w:r w:rsidRPr="007A1387">
        <w:rPr>
          <w:rFonts w:ascii="Times New Roman" w:eastAsia="微软雅黑" w:hAnsi="Times New Roman" w:cs="Times New Roman"/>
          <w:b/>
          <w:bCs/>
          <w:sz w:val="22"/>
          <w:szCs w:val="22"/>
        </w:rPr>
        <w:t>月</w:t>
      </w:r>
      <w:r w:rsidRPr="007A1387">
        <w:rPr>
          <w:rFonts w:ascii="Times New Roman" w:eastAsia="微软雅黑" w:hAnsi="Times New Roman" w:cs="Times New Roman"/>
          <w:b/>
          <w:bCs/>
          <w:sz w:val="22"/>
          <w:szCs w:val="22"/>
        </w:rPr>
        <w:t>12</w:t>
      </w:r>
      <w:r w:rsidRPr="007A1387">
        <w:rPr>
          <w:rFonts w:ascii="Times New Roman" w:eastAsia="微软雅黑" w:hAnsi="Times New Roman" w:cs="Times New Roman"/>
          <w:b/>
          <w:bCs/>
          <w:sz w:val="22"/>
          <w:szCs w:val="22"/>
        </w:rPr>
        <w:t>日财报数据，再决定下一步策略</w:t>
      </w:r>
    </w:p>
    <w:p w14:paraId="2A088DD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 </w:t>
      </w:r>
      <w:r w:rsidRPr="00F110D7">
        <w:rPr>
          <w:rFonts w:ascii="Times New Roman" w:eastAsia="微软雅黑" w:hAnsi="Times New Roman" w:cs="Times New Roman"/>
          <w:b/>
          <w:bCs/>
          <w:sz w:val="22"/>
          <w:szCs w:val="22"/>
        </w:rPr>
        <w:t>风险因素分析</w:t>
      </w:r>
    </w:p>
    <w:p w14:paraId="253709DD" w14:textId="77777777" w:rsidR="00F110D7" w:rsidRPr="00F110D7" w:rsidRDefault="00F110D7" w:rsidP="00F110D7">
      <w:p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AppLovin (APP)</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目前的增长势头强劲，但仍存在多项风险因素需要密切关注。这些风险主要分为</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市场风险、业务风险、财务风险和政策风险</w:t>
      </w:r>
      <w:r w:rsidRPr="00F110D7">
        <w:rPr>
          <w:rFonts w:ascii="Times New Roman" w:eastAsia="微软雅黑" w:hAnsi="Times New Roman" w:cs="Times New Roman"/>
          <w:sz w:val="22"/>
          <w:szCs w:val="22"/>
        </w:rPr>
        <w:t>，投资者需谨慎评估。</w:t>
      </w:r>
    </w:p>
    <w:p w14:paraId="4B822E10"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28.1 </w:t>
      </w:r>
      <w:r w:rsidRPr="00F110D7">
        <w:rPr>
          <w:rFonts w:ascii="Times New Roman" w:eastAsia="微软雅黑" w:hAnsi="Times New Roman" w:cs="Times New Roman"/>
          <w:b/>
          <w:bCs/>
          <w:sz w:val="22"/>
          <w:szCs w:val="22"/>
        </w:rPr>
        <w:t>市场风险</w:t>
      </w:r>
    </w:p>
    <w:p w14:paraId="5C2E004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整体市场波动性增加</w:t>
      </w:r>
    </w:p>
    <w:p w14:paraId="6BCE06F9" w14:textId="77777777" w:rsidR="00F110D7" w:rsidRPr="00F110D7" w:rsidRDefault="00F110D7">
      <w:pPr>
        <w:numPr>
          <w:ilvl w:val="0"/>
          <w:numId w:val="110"/>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由于</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美联储加息预期变化、地缘政治风险等宏观因素</w:t>
      </w:r>
      <w:r w:rsidRPr="00F110D7">
        <w:rPr>
          <w:rFonts w:ascii="Times New Roman" w:eastAsia="微软雅黑" w:hAnsi="Times New Roman" w:cs="Times New Roman"/>
          <w:sz w:val="22"/>
          <w:szCs w:val="22"/>
        </w:rPr>
        <w:t>，科技股市场可能出现大幅震荡。</w:t>
      </w:r>
    </w:p>
    <w:p w14:paraId="59EE7478" w14:textId="77777777" w:rsidR="00F110D7" w:rsidRPr="00F110D7" w:rsidRDefault="00F110D7">
      <w:pPr>
        <w:numPr>
          <w:ilvl w:val="0"/>
          <w:numId w:val="11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纳斯达克指数的整体回调</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可能拖累高增长科技股，包括</w:t>
      </w:r>
      <w:r w:rsidRPr="00F110D7">
        <w:rPr>
          <w:rFonts w:ascii="Times New Roman" w:eastAsia="微软雅黑" w:hAnsi="Times New Roman" w:cs="Times New Roman"/>
          <w:sz w:val="22"/>
          <w:szCs w:val="22"/>
        </w:rPr>
        <w:t xml:space="preserve"> APP</w:t>
      </w:r>
      <w:r w:rsidRPr="00F110D7">
        <w:rPr>
          <w:rFonts w:ascii="Times New Roman" w:eastAsia="微软雅黑" w:hAnsi="Times New Roman" w:cs="Times New Roman"/>
          <w:sz w:val="22"/>
          <w:szCs w:val="22"/>
        </w:rPr>
        <w:t>。</w:t>
      </w:r>
    </w:p>
    <w:p w14:paraId="2BF6FCB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概念的估值回调</w:t>
      </w:r>
    </w:p>
    <w:p w14:paraId="3D4A634E" w14:textId="77777777" w:rsidR="00F110D7" w:rsidRPr="00F110D7" w:rsidRDefault="00F110D7">
      <w:pPr>
        <w:numPr>
          <w:ilvl w:val="0"/>
          <w:numId w:val="111"/>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目前市场对于</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相关公司的估值较高，而</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一旦市场情绪转变或</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业务增速低于预期，可能导致高估值科技股整体回调</w:t>
      </w:r>
      <w:r w:rsidRPr="00F110D7">
        <w:rPr>
          <w:rFonts w:ascii="Times New Roman" w:eastAsia="微软雅黑" w:hAnsi="Times New Roman" w:cs="Times New Roman"/>
          <w:sz w:val="22"/>
          <w:szCs w:val="22"/>
        </w:rPr>
        <w:t>。</w:t>
      </w:r>
    </w:p>
    <w:p w14:paraId="69D08B37" w14:textId="77777777" w:rsidR="00F110D7" w:rsidRPr="00F110D7" w:rsidRDefault="00F110D7">
      <w:pPr>
        <w:numPr>
          <w:ilvl w:val="0"/>
          <w:numId w:val="111"/>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竞争对手如</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领域布局，可能影响</w:t>
      </w:r>
      <w:r w:rsidRPr="00F110D7">
        <w:rPr>
          <w:rFonts w:ascii="Times New Roman" w:eastAsia="微软雅黑" w:hAnsi="Times New Roman" w:cs="Times New Roman"/>
          <w:sz w:val="22"/>
          <w:szCs w:val="22"/>
        </w:rPr>
        <w:t xml:space="preserve"> AppLovin </w:t>
      </w:r>
      <w:r w:rsidRPr="00F110D7">
        <w:rPr>
          <w:rFonts w:ascii="Times New Roman" w:eastAsia="微软雅黑" w:hAnsi="Times New Roman" w:cs="Times New Roman"/>
          <w:sz w:val="22"/>
          <w:szCs w:val="22"/>
        </w:rPr>
        <w:t>的市场份额。</w:t>
      </w:r>
    </w:p>
    <w:p w14:paraId="00799BB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股市周期性调整</w:t>
      </w:r>
    </w:p>
    <w:p w14:paraId="54569F8E" w14:textId="77777777" w:rsidR="00F110D7" w:rsidRPr="00F110D7" w:rsidRDefault="00F110D7">
      <w:pPr>
        <w:numPr>
          <w:ilvl w:val="0"/>
          <w:numId w:val="112"/>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lastRenderedPageBreak/>
        <w:t>从历史数据来看，每当</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科技股进入估值泡沫区域</w:t>
      </w:r>
      <w:r w:rsidRPr="00F110D7">
        <w:rPr>
          <w:rFonts w:ascii="Times New Roman" w:eastAsia="微软雅黑" w:hAnsi="Times New Roman" w:cs="Times New Roman"/>
          <w:sz w:val="22"/>
          <w:szCs w:val="22"/>
        </w:rPr>
        <w:t>，都会经历一轮修正。例如，</w:t>
      </w:r>
      <w:r w:rsidRPr="00F110D7">
        <w:rPr>
          <w:rFonts w:ascii="Times New Roman" w:eastAsia="微软雅黑" w:hAnsi="Times New Roman" w:cs="Times New Roman"/>
          <w:sz w:val="22"/>
          <w:szCs w:val="22"/>
        </w:rPr>
        <w:t xml:space="preserve">2021-2022 </w:t>
      </w:r>
      <w:r w:rsidRPr="00F110D7">
        <w:rPr>
          <w:rFonts w:ascii="Times New Roman" w:eastAsia="微软雅黑" w:hAnsi="Times New Roman" w:cs="Times New Roman"/>
          <w:sz w:val="22"/>
          <w:szCs w:val="22"/>
        </w:rPr>
        <w:t>年的科技股回调导致了</w:t>
      </w:r>
      <w:r w:rsidRPr="00F110D7">
        <w:rPr>
          <w:rFonts w:ascii="Times New Roman" w:eastAsia="微软雅黑" w:hAnsi="Times New Roman" w:cs="Times New Roman"/>
          <w:b/>
          <w:bCs/>
          <w:sz w:val="22"/>
          <w:szCs w:val="22"/>
        </w:rPr>
        <w:t>部分高成长公司的大幅下跌</w:t>
      </w:r>
      <w:r w:rsidRPr="00F110D7">
        <w:rPr>
          <w:rFonts w:ascii="Times New Roman" w:eastAsia="微软雅黑" w:hAnsi="Times New Roman" w:cs="Times New Roman"/>
          <w:sz w:val="22"/>
          <w:szCs w:val="22"/>
        </w:rPr>
        <w:t>。</w:t>
      </w:r>
    </w:p>
    <w:p w14:paraId="1A33E4A7" w14:textId="77777777" w:rsidR="00F110D7" w:rsidRPr="00F110D7" w:rsidRDefault="00F110D7">
      <w:pPr>
        <w:numPr>
          <w:ilvl w:val="0"/>
          <w:numId w:val="112"/>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如果经济数据恶化或利率高企，市场可能大幅调整，拖累</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估值。</w:t>
      </w:r>
    </w:p>
    <w:p w14:paraId="53D7A65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避免在市场整体高点追高，可以等待回调至合理区间。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纳斯达克指数</w:t>
      </w:r>
      <w:r w:rsidRPr="00F110D7">
        <w:rPr>
          <w:rFonts w:ascii="Times New Roman" w:eastAsia="微软雅黑" w:hAnsi="Times New Roman" w:cs="Times New Roman"/>
          <w:b/>
          <w:bCs/>
          <w:sz w:val="22"/>
          <w:szCs w:val="22"/>
        </w:rPr>
        <w:t xml:space="preserve"> (QQQ)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概念股的整体走势</w:t>
      </w:r>
      <w:r w:rsidRPr="00F110D7">
        <w:rPr>
          <w:rFonts w:ascii="Times New Roman" w:eastAsia="微软雅黑" w:hAnsi="Times New Roman" w:cs="Times New Roman"/>
          <w:sz w:val="22"/>
          <w:szCs w:val="22"/>
        </w:rPr>
        <w:t>，判断行业情绪是否仍然积极。</w:t>
      </w:r>
    </w:p>
    <w:p w14:paraId="13156958"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36584C">
          <v:rect id="_x0000_i1107" style="width:0;height:1.5pt" o:hralign="center" o:hrstd="t" o:hr="t" fillcolor="#a0a0a0" stroked="f"/>
        </w:pict>
      </w:r>
    </w:p>
    <w:p w14:paraId="3777139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28.2 </w:t>
      </w:r>
      <w:r w:rsidRPr="00F110D7">
        <w:rPr>
          <w:rFonts w:ascii="Times New Roman" w:eastAsia="微软雅黑" w:hAnsi="Times New Roman" w:cs="Times New Roman"/>
          <w:b/>
          <w:bCs/>
          <w:sz w:val="22"/>
          <w:szCs w:val="22"/>
        </w:rPr>
        <w:t>业务风险</w:t>
      </w:r>
    </w:p>
    <w:p w14:paraId="6E381BD0"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业务高度依赖</w:t>
      </w:r>
      <w:r w:rsidRPr="00F110D7">
        <w:rPr>
          <w:rFonts w:ascii="Times New Roman" w:eastAsia="微软雅黑" w:hAnsi="Times New Roman" w:cs="Times New Roman"/>
          <w:b/>
          <w:bCs/>
          <w:sz w:val="22"/>
          <w:szCs w:val="22"/>
        </w:rPr>
        <w:t xml:space="preserve"> AXON AI</w:t>
      </w:r>
    </w:p>
    <w:p w14:paraId="798FFA16" w14:textId="77777777" w:rsidR="00F110D7" w:rsidRPr="00F110D7" w:rsidRDefault="00F110D7">
      <w:pPr>
        <w:numPr>
          <w:ilvl w:val="0"/>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的市场成功是股价上涨的主要驱动力</w:t>
      </w:r>
      <w:r w:rsidRPr="00F110D7">
        <w:rPr>
          <w:rFonts w:ascii="Times New Roman" w:eastAsia="微软雅黑" w:hAnsi="Times New Roman" w:cs="Times New Roman"/>
          <w:sz w:val="22"/>
          <w:szCs w:val="22"/>
        </w:rPr>
        <w:t>，但如果：</w:t>
      </w:r>
      <w:r w:rsidRPr="00F110D7">
        <w:rPr>
          <w:rFonts w:ascii="Times New Roman" w:eastAsia="微软雅黑" w:hAnsi="Times New Roman" w:cs="Times New Roman"/>
          <w:sz w:val="22"/>
          <w:szCs w:val="22"/>
        </w:rPr>
        <w:t xml:space="preserve"> </w:t>
      </w:r>
    </w:p>
    <w:p w14:paraId="237A243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竞争对手推出更先进的</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解决方案</w:t>
      </w:r>
    </w:p>
    <w:p w14:paraId="1FCB2B9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业务增长低于市场预期</w:t>
      </w:r>
    </w:p>
    <w:p w14:paraId="5053234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客户对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广告投放的</w:t>
      </w:r>
      <w:r w:rsidRPr="00F110D7">
        <w:rPr>
          <w:rFonts w:ascii="Times New Roman" w:eastAsia="微软雅黑" w:hAnsi="Times New Roman" w:cs="Times New Roman"/>
          <w:b/>
          <w:bCs/>
          <w:sz w:val="22"/>
          <w:szCs w:val="22"/>
        </w:rPr>
        <w:t xml:space="preserve"> ROI </w:t>
      </w:r>
      <w:r w:rsidRPr="00F110D7">
        <w:rPr>
          <w:rFonts w:ascii="Times New Roman" w:eastAsia="微软雅黑" w:hAnsi="Times New Roman" w:cs="Times New Roman"/>
          <w:b/>
          <w:bCs/>
          <w:sz w:val="22"/>
          <w:szCs w:val="22"/>
        </w:rPr>
        <w:t>不如预期</w:t>
      </w:r>
    </w:p>
    <w:p w14:paraId="207C5CB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数据隐私政策影响</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业务的运作</w:t>
      </w:r>
      <w:r w:rsidRPr="00F110D7">
        <w:rPr>
          <w:rFonts w:ascii="Times New Roman" w:eastAsia="微软雅黑" w:hAnsi="Times New Roman" w:cs="Times New Roman"/>
          <w:sz w:val="22"/>
          <w:szCs w:val="22"/>
        </w:rPr>
        <w:br/>
      </w:r>
      <w:r w:rsidRPr="00F110D7">
        <w:rPr>
          <w:rFonts w:ascii="Times New Roman" w:eastAsia="微软雅黑" w:hAnsi="Times New Roman" w:cs="Times New Roman"/>
          <w:sz w:val="22"/>
          <w:szCs w:val="22"/>
        </w:rPr>
        <w:t>可能会导致市场情绪逆转，进而影响股价。</w:t>
      </w:r>
    </w:p>
    <w:p w14:paraId="5DFCB13D"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游戏业务增长停滞</w:t>
      </w:r>
    </w:p>
    <w:p w14:paraId="4228612E" w14:textId="77777777" w:rsidR="00F110D7" w:rsidRPr="00F110D7" w:rsidRDefault="00F110D7">
      <w:pPr>
        <w:numPr>
          <w:ilvl w:val="0"/>
          <w:numId w:val="114"/>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 </w:t>
      </w:r>
      <w:r w:rsidRPr="00F110D7">
        <w:rPr>
          <w:rFonts w:ascii="Times New Roman" w:eastAsia="微软雅黑" w:hAnsi="Times New Roman" w:cs="Times New Roman"/>
          <w:b/>
          <w:bCs/>
          <w:sz w:val="22"/>
          <w:szCs w:val="22"/>
        </w:rPr>
        <w:t>的主要收入来源仍然是广告业务，而游戏业务增长放缓（仅</w:t>
      </w:r>
      <w:r w:rsidRPr="00F110D7">
        <w:rPr>
          <w:rFonts w:ascii="Times New Roman" w:eastAsia="微软雅黑" w:hAnsi="Times New Roman" w:cs="Times New Roman"/>
          <w:b/>
          <w:bCs/>
          <w:sz w:val="22"/>
          <w:szCs w:val="22"/>
        </w:rPr>
        <w:t>+0.9% YoY</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sz w:val="22"/>
          <w:szCs w:val="22"/>
        </w:rPr>
        <w:t>，如果无法实现突破，可能影响整体收入增长预期。</w:t>
      </w:r>
    </w:p>
    <w:p w14:paraId="2224EA65" w14:textId="77777777" w:rsidR="00F110D7" w:rsidRPr="00F110D7" w:rsidRDefault="00F110D7">
      <w:pPr>
        <w:numPr>
          <w:ilvl w:val="0"/>
          <w:numId w:val="11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如果未来广告行业进入低迷期</w:t>
      </w:r>
      <w:r w:rsidRPr="00F110D7">
        <w:rPr>
          <w:rFonts w:ascii="Times New Roman" w:eastAsia="微软雅黑" w:hAnsi="Times New Roman" w:cs="Times New Roman"/>
          <w:sz w:val="22"/>
          <w:szCs w:val="22"/>
        </w:rPr>
        <w:t>（如</w:t>
      </w:r>
      <w:r w:rsidRPr="00F110D7">
        <w:rPr>
          <w:rFonts w:ascii="Times New Roman" w:eastAsia="微软雅黑" w:hAnsi="Times New Roman" w:cs="Times New Roman"/>
          <w:sz w:val="22"/>
          <w:szCs w:val="22"/>
        </w:rPr>
        <w:t xml:space="preserve"> 2022 </w:t>
      </w:r>
      <w:r w:rsidRPr="00F110D7">
        <w:rPr>
          <w:rFonts w:ascii="Times New Roman" w:eastAsia="微软雅黑" w:hAnsi="Times New Roman" w:cs="Times New Roman"/>
          <w:sz w:val="22"/>
          <w:szCs w:val="22"/>
        </w:rPr>
        <w:t>年</w:t>
      </w:r>
      <w:r w:rsidRPr="00F110D7">
        <w:rPr>
          <w:rFonts w:ascii="Times New Roman" w:eastAsia="微软雅黑" w:hAnsi="Times New Roman" w:cs="Times New Roman"/>
          <w:sz w:val="22"/>
          <w:szCs w:val="22"/>
        </w:rPr>
        <w:t xml:space="preserve"> Meta </w:t>
      </w:r>
      <w:r w:rsidRPr="00F110D7">
        <w:rPr>
          <w:rFonts w:ascii="Times New Roman" w:eastAsia="微软雅黑" w:hAnsi="Times New Roman" w:cs="Times New Roman"/>
          <w:sz w:val="22"/>
          <w:szCs w:val="22"/>
        </w:rPr>
        <w:t>的广告业务下滑），也可能对</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产生负面影响。</w:t>
      </w:r>
    </w:p>
    <w:p w14:paraId="7D40DF8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财报中的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业务增速</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是否持续强劲。</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若游戏业务恢复增长，则</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的多元化收入结构将更加稳固。</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避免在市场对</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业务过度乐观时追高，谨慎控制仓位。</w:t>
      </w:r>
    </w:p>
    <w:p w14:paraId="3CCB6E9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49E622B7">
          <v:rect id="_x0000_i1108" style="width:0;height:1.5pt" o:hralign="center" o:hrstd="t" o:hr="t" fillcolor="#a0a0a0" stroked="f"/>
        </w:pict>
      </w:r>
    </w:p>
    <w:p w14:paraId="635F8EEB"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28.3 </w:t>
      </w:r>
      <w:r w:rsidRPr="00F110D7">
        <w:rPr>
          <w:rFonts w:ascii="Times New Roman" w:eastAsia="微软雅黑" w:hAnsi="Times New Roman" w:cs="Times New Roman"/>
          <w:b/>
          <w:bCs/>
          <w:sz w:val="22"/>
          <w:szCs w:val="22"/>
        </w:rPr>
        <w:t>财务风险</w:t>
      </w:r>
    </w:p>
    <w:p w14:paraId="63FAC04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EBITDA </w:t>
      </w:r>
      <w:r w:rsidRPr="00F110D7">
        <w:rPr>
          <w:rFonts w:ascii="Times New Roman" w:eastAsia="微软雅黑" w:hAnsi="Times New Roman" w:cs="Times New Roman"/>
          <w:b/>
          <w:bCs/>
          <w:sz w:val="22"/>
          <w:szCs w:val="22"/>
        </w:rPr>
        <w:t>可能已经见顶</w:t>
      </w:r>
    </w:p>
    <w:p w14:paraId="25B088F7" w14:textId="77777777" w:rsidR="00F110D7" w:rsidRPr="00F110D7" w:rsidRDefault="00F110D7">
      <w:pPr>
        <w:numPr>
          <w:ilvl w:val="0"/>
          <w:numId w:val="115"/>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的</w:t>
      </w:r>
      <w:r w:rsidRPr="00F110D7">
        <w:rPr>
          <w:rFonts w:ascii="Times New Roman" w:eastAsia="微软雅黑" w:hAnsi="Times New Roman" w:cs="Times New Roman"/>
          <w:b/>
          <w:bCs/>
          <w:sz w:val="22"/>
          <w:szCs w:val="22"/>
        </w:rPr>
        <w:t xml:space="preserve"> EBITDA </w:t>
      </w:r>
      <w:r w:rsidRPr="00F110D7">
        <w:rPr>
          <w:rFonts w:ascii="Times New Roman" w:eastAsia="微软雅黑" w:hAnsi="Times New Roman" w:cs="Times New Roman"/>
          <w:b/>
          <w:bCs/>
          <w:sz w:val="22"/>
          <w:szCs w:val="22"/>
        </w:rPr>
        <w:t>利润率已达到</w:t>
      </w:r>
      <w:r w:rsidRPr="00F110D7">
        <w:rPr>
          <w:rFonts w:ascii="Times New Roman" w:eastAsia="微软雅黑" w:hAnsi="Times New Roman" w:cs="Times New Roman"/>
          <w:b/>
          <w:bCs/>
          <w:sz w:val="22"/>
          <w:szCs w:val="22"/>
        </w:rPr>
        <w:t xml:space="preserve"> 60% </w:t>
      </w:r>
      <w:r w:rsidRPr="00F110D7">
        <w:rPr>
          <w:rFonts w:ascii="Times New Roman" w:eastAsia="微软雅黑" w:hAnsi="Times New Roman" w:cs="Times New Roman"/>
          <w:b/>
          <w:bCs/>
          <w:sz w:val="22"/>
          <w:szCs w:val="22"/>
        </w:rPr>
        <w:t>以上</w:t>
      </w:r>
      <w:r w:rsidRPr="00F110D7">
        <w:rPr>
          <w:rFonts w:ascii="Times New Roman" w:eastAsia="微软雅黑" w:hAnsi="Times New Roman" w:cs="Times New Roman"/>
          <w:sz w:val="22"/>
          <w:szCs w:val="22"/>
        </w:rPr>
        <w:t>，管理层也承认</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利润率的提升空间有限</w:t>
      </w:r>
      <w:r w:rsidRPr="00F110D7">
        <w:rPr>
          <w:rFonts w:ascii="Times New Roman" w:eastAsia="微软雅黑" w:hAnsi="Times New Roman" w:cs="Times New Roman"/>
          <w:sz w:val="22"/>
          <w:szCs w:val="22"/>
        </w:rPr>
        <w:t>。</w:t>
      </w:r>
    </w:p>
    <w:p w14:paraId="008345A6" w14:textId="77777777" w:rsidR="00F110D7" w:rsidRPr="00F110D7" w:rsidRDefault="00F110D7">
      <w:pPr>
        <w:numPr>
          <w:ilvl w:val="0"/>
          <w:numId w:val="115"/>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如果未来运营成本增加，或者</w:t>
      </w:r>
      <w:r w:rsidRPr="00F110D7">
        <w:rPr>
          <w:rFonts w:ascii="Times New Roman" w:eastAsia="微软雅黑" w:hAnsi="Times New Roman" w:cs="Times New Roman"/>
          <w:b/>
          <w:bCs/>
          <w:sz w:val="22"/>
          <w:szCs w:val="22"/>
        </w:rPr>
        <w:t>增长放缓导致利润率下降</w:t>
      </w:r>
      <w:r w:rsidRPr="00F110D7">
        <w:rPr>
          <w:rFonts w:ascii="Times New Roman" w:eastAsia="微软雅黑" w:hAnsi="Times New Roman" w:cs="Times New Roman"/>
          <w:sz w:val="22"/>
          <w:szCs w:val="22"/>
        </w:rPr>
        <w:t>，股价可能承压。</w:t>
      </w:r>
    </w:p>
    <w:p w14:paraId="4713A39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自由现金流增长放缓</w:t>
      </w:r>
    </w:p>
    <w:p w14:paraId="57776066" w14:textId="77777777" w:rsidR="00F110D7" w:rsidRPr="00F110D7" w:rsidRDefault="00F110D7">
      <w:pPr>
        <w:numPr>
          <w:ilvl w:val="0"/>
          <w:numId w:val="116"/>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Q3 </w:t>
      </w:r>
      <w:r w:rsidRPr="00F110D7">
        <w:rPr>
          <w:rFonts w:ascii="Times New Roman" w:eastAsia="微软雅黑" w:hAnsi="Times New Roman" w:cs="Times New Roman"/>
          <w:b/>
          <w:bCs/>
          <w:sz w:val="22"/>
          <w:szCs w:val="22"/>
        </w:rPr>
        <w:t>自由现金流增长</w:t>
      </w:r>
      <w:r w:rsidRPr="00F110D7">
        <w:rPr>
          <w:rFonts w:ascii="Times New Roman" w:eastAsia="微软雅黑" w:hAnsi="Times New Roman" w:cs="Times New Roman"/>
          <w:b/>
          <w:bCs/>
          <w:sz w:val="22"/>
          <w:szCs w:val="22"/>
        </w:rPr>
        <w:t xml:space="preserve"> 182% YoY</w:t>
      </w:r>
      <w:r w:rsidRPr="00F110D7">
        <w:rPr>
          <w:rFonts w:ascii="Times New Roman" w:eastAsia="微软雅黑" w:hAnsi="Times New Roman" w:cs="Times New Roman"/>
          <w:sz w:val="22"/>
          <w:szCs w:val="22"/>
        </w:rPr>
        <w:t>，但</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如果未来几个季度现金流增速下降，市场可能重新评估其估值</w:t>
      </w:r>
      <w:r w:rsidRPr="00F110D7">
        <w:rPr>
          <w:rFonts w:ascii="Times New Roman" w:eastAsia="微软雅黑" w:hAnsi="Times New Roman" w:cs="Times New Roman"/>
          <w:sz w:val="22"/>
          <w:szCs w:val="22"/>
        </w:rPr>
        <w:t>。</w:t>
      </w:r>
    </w:p>
    <w:p w14:paraId="19BA031F" w14:textId="77777777" w:rsidR="00F110D7" w:rsidRPr="00F110D7" w:rsidRDefault="00F110D7">
      <w:pPr>
        <w:numPr>
          <w:ilvl w:val="0"/>
          <w:numId w:val="116"/>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高股价的正当性依赖于高增长率，一旦增速放缓，可能引发市场调整。</w:t>
      </w:r>
    </w:p>
    <w:p w14:paraId="10167C7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Q4 </w:t>
      </w:r>
      <w:r w:rsidRPr="00F110D7">
        <w:rPr>
          <w:rFonts w:ascii="Times New Roman" w:eastAsia="微软雅黑" w:hAnsi="Times New Roman" w:cs="Times New Roman"/>
          <w:b/>
          <w:bCs/>
          <w:sz w:val="22"/>
          <w:szCs w:val="22"/>
        </w:rPr>
        <w:t>财报的自由现金流情况</w:t>
      </w:r>
      <w:r w:rsidRPr="00F110D7">
        <w:rPr>
          <w:rFonts w:ascii="Times New Roman" w:eastAsia="微软雅黑" w:hAnsi="Times New Roman" w:cs="Times New Roman"/>
          <w:sz w:val="22"/>
          <w:szCs w:val="22"/>
        </w:rPr>
        <w:t>，如果现金流增速下降，可能是股价调整的信号。</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观察未来几个季度的利润率是否仍然维持高位，如果下降，可能是股价调整的前兆。</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长期投资者应保持灵活性，不要在高位过度加仓</w:t>
      </w:r>
      <w:r w:rsidRPr="00F110D7">
        <w:rPr>
          <w:rFonts w:ascii="Times New Roman" w:eastAsia="微软雅黑" w:hAnsi="Times New Roman" w:cs="Times New Roman"/>
          <w:sz w:val="22"/>
          <w:szCs w:val="22"/>
        </w:rPr>
        <w:t>。</w:t>
      </w:r>
    </w:p>
    <w:p w14:paraId="49B22159"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CCEAEC8">
          <v:rect id="_x0000_i1109" style="width:0;height:1.5pt" o:hralign="center" o:hrstd="t" o:hr="t" fillcolor="#a0a0a0" stroked="f"/>
        </w:pict>
      </w:r>
    </w:p>
    <w:p w14:paraId="51B622AE"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28.4 </w:t>
      </w:r>
      <w:r w:rsidRPr="00F110D7">
        <w:rPr>
          <w:rFonts w:ascii="Times New Roman" w:eastAsia="微软雅黑" w:hAnsi="Times New Roman" w:cs="Times New Roman"/>
          <w:b/>
          <w:bCs/>
          <w:sz w:val="22"/>
          <w:szCs w:val="22"/>
        </w:rPr>
        <w:t>政策与监管风险</w:t>
      </w:r>
    </w:p>
    <w:p w14:paraId="535D54C3"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监管风险加剧</w:t>
      </w:r>
    </w:p>
    <w:p w14:paraId="3E8997BA" w14:textId="77777777" w:rsidR="00F110D7" w:rsidRPr="00F110D7" w:rsidRDefault="00F110D7">
      <w:pPr>
        <w:numPr>
          <w:ilvl w:val="0"/>
          <w:numId w:val="117"/>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全球各国正在加强对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和数据隐私的监管</w:t>
      </w:r>
      <w:r w:rsidRPr="00F110D7">
        <w:rPr>
          <w:rFonts w:ascii="Times New Roman" w:eastAsia="微软雅黑" w:hAnsi="Times New Roman" w:cs="Times New Roman"/>
          <w:sz w:val="22"/>
          <w:szCs w:val="22"/>
        </w:rPr>
        <w:t>，如果美国或欧洲出台更严格的</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监管政策，可能对</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业务的增长带来不确定性</w:t>
      </w:r>
      <w:r w:rsidRPr="00F110D7">
        <w:rPr>
          <w:rFonts w:ascii="Times New Roman" w:eastAsia="微软雅黑" w:hAnsi="Times New Roman" w:cs="Times New Roman"/>
          <w:sz w:val="22"/>
          <w:szCs w:val="22"/>
        </w:rPr>
        <w:t>。</w:t>
      </w:r>
    </w:p>
    <w:p w14:paraId="3F8EA113" w14:textId="77777777" w:rsidR="00F110D7" w:rsidRPr="00F110D7" w:rsidRDefault="00F110D7">
      <w:pPr>
        <w:numPr>
          <w:ilvl w:val="0"/>
          <w:numId w:val="117"/>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加州隐私法</w:t>
      </w:r>
      <w:r w:rsidRPr="00F110D7">
        <w:rPr>
          <w:rFonts w:ascii="Times New Roman" w:eastAsia="微软雅黑" w:hAnsi="Times New Roman" w:cs="Times New Roman"/>
          <w:b/>
          <w:bCs/>
          <w:sz w:val="22"/>
          <w:szCs w:val="22"/>
        </w:rPr>
        <w:t xml:space="preserve"> (CCPA) </w:t>
      </w:r>
      <w:r w:rsidRPr="00F110D7">
        <w:rPr>
          <w:rFonts w:ascii="Times New Roman" w:eastAsia="微软雅黑" w:hAnsi="Times New Roman" w:cs="Times New Roman"/>
          <w:b/>
          <w:bCs/>
          <w:sz w:val="22"/>
          <w:szCs w:val="22"/>
        </w:rPr>
        <w:t>和欧洲</w:t>
      </w:r>
      <w:r w:rsidRPr="00F110D7">
        <w:rPr>
          <w:rFonts w:ascii="Times New Roman" w:eastAsia="微软雅黑" w:hAnsi="Times New Roman" w:cs="Times New Roman"/>
          <w:b/>
          <w:bCs/>
          <w:sz w:val="22"/>
          <w:szCs w:val="22"/>
        </w:rPr>
        <w:t xml:space="preserve"> GDPR </w:t>
      </w:r>
      <w:r w:rsidRPr="00F110D7">
        <w:rPr>
          <w:rFonts w:ascii="Times New Roman" w:eastAsia="微软雅黑" w:hAnsi="Times New Roman" w:cs="Times New Roman"/>
          <w:b/>
          <w:bCs/>
          <w:sz w:val="22"/>
          <w:szCs w:val="22"/>
        </w:rPr>
        <w:t>法规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可能限制</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业务对用户数据的使用，影响广告投放的精准度。</w:t>
      </w:r>
    </w:p>
    <w:p w14:paraId="5DC61BF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反垄断与竞争环境</w:t>
      </w:r>
    </w:p>
    <w:p w14:paraId="142B7FD7" w14:textId="77777777" w:rsidR="00F110D7" w:rsidRPr="00F110D7" w:rsidRDefault="00F110D7">
      <w:pPr>
        <w:numPr>
          <w:ilvl w:val="0"/>
          <w:numId w:val="118"/>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美国政府对大型科技公司的反垄断调查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持续进行，如果</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监管机构加强对</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及其主要竞争对手（如</w:t>
      </w:r>
      <w:r w:rsidRPr="00F110D7">
        <w:rPr>
          <w:rFonts w:ascii="Times New Roman" w:eastAsia="微软雅黑" w:hAnsi="Times New Roman" w:cs="Times New Roman"/>
          <w:b/>
          <w:bCs/>
          <w:sz w:val="22"/>
          <w:szCs w:val="22"/>
        </w:rPr>
        <w:t xml:space="preserve">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w:t>
      </w:r>
      <w:r w:rsidRPr="00F110D7">
        <w:rPr>
          <w:rFonts w:ascii="Times New Roman" w:eastAsia="微软雅黑" w:hAnsi="Times New Roman" w:cs="Times New Roman"/>
          <w:b/>
          <w:bCs/>
          <w:sz w:val="22"/>
          <w:szCs w:val="22"/>
        </w:rPr>
        <w:t>）的监管，可能会影响其商业模式</w:t>
      </w:r>
      <w:r w:rsidRPr="00F110D7">
        <w:rPr>
          <w:rFonts w:ascii="Times New Roman" w:eastAsia="微软雅黑" w:hAnsi="Times New Roman" w:cs="Times New Roman"/>
          <w:sz w:val="22"/>
          <w:szCs w:val="22"/>
        </w:rPr>
        <w:t>。</w:t>
      </w:r>
    </w:p>
    <w:p w14:paraId="63D41BEB" w14:textId="77777777" w:rsidR="00F110D7" w:rsidRPr="00F110D7" w:rsidRDefault="00F110D7">
      <w:pPr>
        <w:numPr>
          <w:ilvl w:val="0"/>
          <w:numId w:val="11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lastRenderedPageBreak/>
        <w:t>苹果</w:t>
      </w:r>
      <w:r w:rsidRPr="00F110D7">
        <w:rPr>
          <w:rFonts w:ascii="Times New Roman" w:eastAsia="微软雅黑" w:hAnsi="Times New Roman" w:cs="Times New Roman"/>
          <w:b/>
          <w:bCs/>
          <w:sz w:val="22"/>
          <w:szCs w:val="22"/>
        </w:rPr>
        <w:t xml:space="preserve"> (AAPL)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Google Play </w:t>
      </w:r>
      <w:r w:rsidRPr="00F110D7">
        <w:rPr>
          <w:rFonts w:ascii="Times New Roman" w:eastAsia="微软雅黑" w:hAnsi="Times New Roman" w:cs="Times New Roman"/>
          <w:b/>
          <w:bCs/>
          <w:sz w:val="22"/>
          <w:szCs w:val="22"/>
        </w:rPr>
        <w:t>商店</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可能调整广告规则，影响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业务。</w:t>
      </w:r>
    </w:p>
    <w:p w14:paraId="5B3FE4C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关注监管趋势，若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美国或欧盟加强对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业务的限制</w:t>
      </w:r>
      <w:r w:rsidRPr="00F110D7">
        <w:rPr>
          <w:rFonts w:ascii="Times New Roman" w:eastAsia="微软雅黑" w:hAnsi="Times New Roman" w:cs="Times New Roman"/>
          <w:sz w:val="22"/>
          <w:szCs w:val="22"/>
        </w:rPr>
        <w:t>，可能对股价形成压力。</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苹果、谷歌等平台的政策调整</w:t>
      </w:r>
      <w:r w:rsidRPr="00F110D7">
        <w:rPr>
          <w:rFonts w:ascii="Times New Roman" w:eastAsia="微软雅黑" w:hAnsi="Times New Roman" w:cs="Times New Roman"/>
          <w:sz w:val="22"/>
          <w:szCs w:val="22"/>
        </w:rPr>
        <w:t>，如果影响广告业务，可能会影响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的收入增长。</w:t>
      </w:r>
    </w:p>
    <w:p w14:paraId="3D38A167"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0140280">
          <v:rect id="_x0000_i1110" style="width:0;height:1.5pt" o:hralign="center" o:hrstd="t" o:hr="t" fillcolor="#a0a0a0" stroked="f"/>
        </w:pict>
      </w:r>
    </w:p>
    <w:p w14:paraId="4094B09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29. </w:t>
      </w:r>
      <w:r w:rsidRPr="00F110D7">
        <w:rPr>
          <w:rFonts w:ascii="Times New Roman" w:eastAsia="微软雅黑" w:hAnsi="Times New Roman" w:cs="Times New Roman"/>
          <w:b/>
          <w:bCs/>
          <w:sz w:val="22"/>
          <w:szCs w:val="22"/>
        </w:rPr>
        <w:t>竞争分析</w:t>
      </w:r>
    </w:p>
    <w:p w14:paraId="2347E907"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主要竞争对手</w:t>
      </w:r>
    </w:p>
    <w:p w14:paraId="18C3664C"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sz w:val="22"/>
          <w:szCs w:val="22"/>
        </w:rPr>
        <w:t>：全球最大的数字广告公司，广告投放精准度高，竞争压力大。</w:t>
      </w:r>
    </w:p>
    <w:p w14:paraId="1B38204B"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：通过</w:t>
      </w:r>
      <w:r w:rsidRPr="00F110D7">
        <w:rPr>
          <w:rFonts w:ascii="Times New Roman" w:eastAsia="微软雅黑" w:hAnsi="Times New Roman" w:cs="Times New Roman"/>
          <w:sz w:val="22"/>
          <w:szCs w:val="22"/>
        </w:rPr>
        <w:t xml:space="preserve"> Google Ads </w:t>
      </w:r>
      <w:r w:rsidRPr="00F110D7">
        <w:rPr>
          <w:rFonts w:ascii="Times New Roman" w:eastAsia="微软雅黑" w:hAnsi="Times New Roman" w:cs="Times New Roman"/>
          <w:sz w:val="22"/>
          <w:szCs w:val="22"/>
        </w:rPr>
        <w:t>以及</w:t>
      </w:r>
      <w:r w:rsidRPr="00F110D7">
        <w:rPr>
          <w:rFonts w:ascii="Times New Roman" w:eastAsia="微软雅黑" w:hAnsi="Times New Roman" w:cs="Times New Roman"/>
          <w:sz w:val="22"/>
          <w:szCs w:val="22"/>
        </w:rPr>
        <w:t xml:space="preserve"> YouTube </w:t>
      </w:r>
      <w:r w:rsidRPr="00F110D7">
        <w:rPr>
          <w:rFonts w:ascii="Times New Roman" w:eastAsia="微软雅黑" w:hAnsi="Times New Roman" w:cs="Times New Roman"/>
          <w:sz w:val="22"/>
          <w:szCs w:val="22"/>
        </w:rPr>
        <w:t>广告继续主导市场，市场份额稳固。</w:t>
      </w:r>
    </w:p>
    <w:p w14:paraId="533B96F1"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The Trade Desk (TTD)</w:t>
      </w:r>
      <w:r w:rsidRPr="00F110D7">
        <w:rPr>
          <w:rFonts w:ascii="Times New Roman" w:eastAsia="微软雅黑" w:hAnsi="Times New Roman" w:cs="Times New Roman"/>
          <w:sz w:val="22"/>
          <w:szCs w:val="22"/>
        </w:rPr>
        <w:t>：程序化广告领域的强劲竞争者，与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在</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领域形成竞争。</w:t>
      </w:r>
    </w:p>
    <w:p w14:paraId="301A7025"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Unity (U)</w:t>
      </w:r>
      <w:r w:rsidRPr="00F110D7">
        <w:rPr>
          <w:rFonts w:ascii="Times New Roman" w:eastAsia="微软雅黑" w:hAnsi="Times New Roman" w:cs="Times New Roman"/>
          <w:sz w:val="22"/>
          <w:szCs w:val="22"/>
        </w:rPr>
        <w:t>：提供游戏广告变现的解决方案，与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的广告业务直接竞争。</w:t>
      </w:r>
    </w:p>
    <w:p w14:paraId="014D180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竞争优势与劣势</w:t>
      </w:r>
    </w:p>
    <w:tbl>
      <w:tblPr>
        <w:tblStyle w:val="41"/>
        <w:tblW w:w="0" w:type="auto"/>
        <w:tblLook w:val="04A0" w:firstRow="1" w:lastRow="0" w:firstColumn="1" w:lastColumn="0" w:noHBand="0" w:noVBand="1"/>
      </w:tblPr>
      <w:tblGrid>
        <w:gridCol w:w="1092"/>
        <w:gridCol w:w="3580"/>
        <w:gridCol w:w="4678"/>
      </w:tblGrid>
      <w:tr w:rsidR="00F110D7" w:rsidRPr="00F110D7" w14:paraId="37CAD563" w14:textId="77777777" w:rsidTr="00F1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0980C"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竞争因素</w:t>
            </w:r>
          </w:p>
        </w:tc>
        <w:tc>
          <w:tcPr>
            <w:tcW w:w="0" w:type="auto"/>
            <w:hideMark/>
          </w:tcPr>
          <w:p w14:paraId="7CF5B85B"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优势</w:t>
            </w:r>
          </w:p>
        </w:tc>
        <w:tc>
          <w:tcPr>
            <w:tcW w:w="0" w:type="auto"/>
            <w:hideMark/>
          </w:tcPr>
          <w:p w14:paraId="79AE8901"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劣势</w:t>
            </w:r>
          </w:p>
        </w:tc>
      </w:tr>
      <w:tr w:rsidR="00F110D7" w:rsidRPr="00F110D7" w14:paraId="7DBF01CB"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6911B3"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AI </w:t>
            </w:r>
            <w:r w:rsidRPr="00F110D7">
              <w:rPr>
                <w:rFonts w:ascii="Times New Roman" w:eastAsia="微软雅黑" w:hAnsi="Times New Roman" w:cs="Times New Roman"/>
                <w:sz w:val="22"/>
                <w:szCs w:val="22"/>
              </w:rPr>
              <w:t>算法</w:t>
            </w:r>
          </w:p>
        </w:tc>
        <w:tc>
          <w:tcPr>
            <w:tcW w:w="0" w:type="auto"/>
            <w:hideMark/>
          </w:tcPr>
          <w:p w14:paraId="08D8FEF6"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AXON AI </w:t>
            </w:r>
            <w:r w:rsidRPr="00F110D7">
              <w:rPr>
                <w:rFonts w:ascii="Times New Roman" w:eastAsia="微软雅黑" w:hAnsi="Times New Roman" w:cs="Times New Roman"/>
                <w:sz w:val="22"/>
                <w:szCs w:val="22"/>
              </w:rPr>
              <w:t>的精准投放带来更高</w:t>
            </w:r>
            <w:r w:rsidRPr="00F110D7">
              <w:rPr>
                <w:rFonts w:ascii="Times New Roman" w:eastAsia="微软雅黑" w:hAnsi="Times New Roman" w:cs="Times New Roman"/>
                <w:sz w:val="22"/>
                <w:szCs w:val="22"/>
              </w:rPr>
              <w:t xml:space="preserve"> ROI</w:t>
            </w:r>
          </w:p>
        </w:tc>
        <w:tc>
          <w:tcPr>
            <w:tcW w:w="0" w:type="auto"/>
            <w:hideMark/>
          </w:tcPr>
          <w:p w14:paraId="07B9CB75"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w:t>
            </w:r>
            <w:r w:rsidRPr="00F110D7">
              <w:rPr>
                <w:rFonts w:ascii="Times New Roman" w:eastAsia="微软雅黑" w:hAnsi="Times New Roman" w:cs="Times New Roman"/>
                <w:sz w:val="22"/>
                <w:szCs w:val="22"/>
              </w:rPr>
              <w:t xml:space="preserve"> (META, GOOGL)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广告</w:t>
            </w:r>
          </w:p>
        </w:tc>
      </w:tr>
      <w:tr w:rsidR="00F110D7" w:rsidRPr="00F110D7" w14:paraId="4E8D2B16"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23B4D517"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利润率</w:t>
            </w:r>
          </w:p>
        </w:tc>
        <w:tc>
          <w:tcPr>
            <w:tcW w:w="0" w:type="auto"/>
            <w:hideMark/>
          </w:tcPr>
          <w:p w14:paraId="6B5F8F12"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EBITDA </w:t>
            </w:r>
            <w:r w:rsidRPr="00F110D7">
              <w:rPr>
                <w:rFonts w:ascii="Times New Roman" w:eastAsia="微软雅黑" w:hAnsi="Times New Roman" w:cs="Times New Roman"/>
                <w:sz w:val="22"/>
                <w:szCs w:val="22"/>
              </w:rPr>
              <w:t>利润率</w:t>
            </w:r>
            <w:r w:rsidRPr="00F110D7">
              <w:rPr>
                <w:rFonts w:ascii="Times New Roman" w:eastAsia="微软雅黑" w:hAnsi="Times New Roman" w:cs="Times New Roman"/>
                <w:sz w:val="22"/>
                <w:szCs w:val="22"/>
              </w:rPr>
              <w:t xml:space="preserve"> 60% </w:t>
            </w:r>
            <w:r w:rsidRPr="00F110D7">
              <w:rPr>
                <w:rFonts w:ascii="Times New Roman" w:eastAsia="微软雅黑" w:hAnsi="Times New Roman" w:cs="Times New Roman"/>
                <w:sz w:val="22"/>
                <w:szCs w:val="22"/>
              </w:rPr>
              <w:t>以上</w:t>
            </w:r>
          </w:p>
        </w:tc>
        <w:tc>
          <w:tcPr>
            <w:tcW w:w="0" w:type="auto"/>
            <w:hideMark/>
          </w:tcPr>
          <w:p w14:paraId="4C009CD3"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盈利能力可能已见顶</w:t>
            </w:r>
          </w:p>
        </w:tc>
      </w:tr>
      <w:tr w:rsidR="00F110D7" w:rsidRPr="00F110D7" w14:paraId="7147D409"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ABC11"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增长速度</w:t>
            </w:r>
          </w:p>
        </w:tc>
        <w:tc>
          <w:tcPr>
            <w:tcW w:w="0" w:type="auto"/>
            <w:hideMark/>
          </w:tcPr>
          <w:p w14:paraId="4ECDA02E"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过去</w:t>
            </w:r>
            <w:r w:rsidRPr="00F110D7">
              <w:rPr>
                <w:rFonts w:ascii="Times New Roman" w:eastAsia="微软雅黑" w:hAnsi="Times New Roman" w:cs="Times New Roman"/>
                <w:sz w:val="22"/>
                <w:szCs w:val="22"/>
              </w:rPr>
              <w:t xml:space="preserve"> 12 </w:t>
            </w:r>
            <w:r w:rsidRPr="00F110D7">
              <w:rPr>
                <w:rFonts w:ascii="Times New Roman" w:eastAsia="微软雅黑" w:hAnsi="Times New Roman" w:cs="Times New Roman"/>
                <w:sz w:val="22"/>
                <w:szCs w:val="22"/>
              </w:rPr>
              <w:t>个月增长超</w:t>
            </w:r>
            <w:r w:rsidRPr="00F110D7">
              <w:rPr>
                <w:rFonts w:ascii="Times New Roman" w:eastAsia="微软雅黑" w:hAnsi="Times New Roman" w:cs="Times New Roman"/>
                <w:sz w:val="22"/>
                <w:szCs w:val="22"/>
              </w:rPr>
              <w:t xml:space="preserve"> 38%</w:t>
            </w:r>
          </w:p>
        </w:tc>
        <w:tc>
          <w:tcPr>
            <w:tcW w:w="0" w:type="auto"/>
            <w:hideMark/>
          </w:tcPr>
          <w:p w14:paraId="4186F3E8"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未来增长是否可持续仍存疑</w:t>
            </w:r>
          </w:p>
        </w:tc>
      </w:tr>
      <w:tr w:rsidR="00F110D7" w:rsidRPr="00F110D7" w14:paraId="19E5B988"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6B9E456B"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市场份额</w:t>
            </w:r>
          </w:p>
        </w:tc>
        <w:tc>
          <w:tcPr>
            <w:tcW w:w="0" w:type="auto"/>
            <w:hideMark/>
          </w:tcPr>
          <w:p w14:paraId="31DA064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在移动广告领域有较强影响力</w:t>
            </w:r>
          </w:p>
        </w:tc>
        <w:tc>
          <w:tcPr>
            <w:tcW w:w="0" w:type="auto"/>
            <w:hideMark/>
          </w:tcPr>
          <w:p w14:paraId="14303EC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在全行业广告市场仍难以挑战</w:t>
            </w:r>
            <w:r w:rsidRPr="00F110D7">
              <w:rPr>
                <w:rFonts w:ascii="Times New Roman" w:eastAsia="微软雅黑" w:hAnsi="Times New Roman" w:cs="Times New Roman"/>
                <w:sz w:val="22"/>
                <w:szCs w:val="22"/>
              </w:rPr>
              <w:t xml:space="preserve"> Google/Facebook</w:t>
            </w:r>
          </w:p>
        </w:tc>
      </w:tr>
    </w:tbl>
    <w:p w14:paraId="1D0B4A5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t xml:space="preserve"> </w:t>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在</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领域保持领先，则长期增长可持续</w:t>
      </w:r>
      <w:r w:rsidRPr="00F110D7">
        <w:rPr>
          <w:rFonts w:ascii="Times New Roman" w:eastAsia="微软雅黑" w:hAnsi="Times New Roman" w:cs="Times New Roman"/>
          <w:sz w:val="22"/>
          <w:szCs w:val="22"/>
        </w:rPr>
        <w:t>。</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如果竞争对手推出更强</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广告系统，可能会影响市场预期</w:t>
      </w:r>
      <w:r w:rsidRPr="00F110D7">
        <w:rPr>
          <w:rFonts w:ascii="Times New Roman" w:eastAsia="微软雅黑" w:hAnsi="Times New Roman" w:cs="Times New Roman"/>
          <w:sz w:val="22"/>
          <w:szCs w:val="22"/>
        </w:rPr>
        <w:t>，需关注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财报是否有</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业务新</w:t>
      </w:r>
      <w:r w:rsidRPr="00F110D7">
        <w:rPr>
          <w:rFonts w:ascii="Times New Roman" w:eastAsia="微软雅黑" w:hAnsi="Times New Roman" w:cs="Times New Roman"/>
          <w:sz w:val="22"/>
          <w:szCs w:val="22"/>
        </w:rPr>
        <w:lastRenderedPageBreak/>
        <w:t>突破。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避免在市场极度乐观时追高，保持谨慎态度</w:t>
      </w:r>
      <w:r w:rsidRPr="00F110D7">
        <w:rPr>
          <w:rFonts w:ascii="Times New Roman" w:eastAsia="微软雅黑" w:hAnsi="Times New Roman" w:cs="Times New Roman"/>
          <w:sz w:val="22"/>
          <w:szCs w:val="22"/>
        </w:rPr>
        <w:t>。</w:t>
      </w:r>
    </w:p>
    <w:p w14:paraId="552F73F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AB0CC27">
          <v:rect id="_x0000_i1111" style="width:0;height:1.5pt" o:hralign="center" o:hrstd="t" o:hr="t" fillcolor="#a0a0a0" stroked="f"/>
        </w:pict>
      </w:r>
    </w:p>
    <w:p w14:paraId="1881E4A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30. </w:t>
      </w:r>
      <w:r w:rsidRPr="00F110D7">
        <w:rPr>
          <w:rFonts w:ascii="Times New Roman" w:eastAsia="微软雅黑" w:hAnsi="Times New Roman" w:cs="Times New Roman"/>
          <w:b/>
          <w:bCs/>
          <w:sz w:val="22"/>
          <w:szCs w:val="22"/>
        </w:rPr>
        <w:t>结论与最终建议</w:t>
      </w:r>
    </w:p>
    <w:p w14:paraId="4A2E1E3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短期策略</w:t>
      </w:r>
      <w:r w:rsidRPr="00F110D7">
        <w:rPr>
          <w:rFonts w:ascii="Times New Roman" w:eastAsia="微软雅黑" w:hAnsi="Times New Roman" w:cs="Times New Roman"/>
          <w:sz w:val="22"/>
          <w:szCs w:val="22"/>
        </w:rPr>
        <w:t>：</w:t>
      </w:r>
    </w:p>
    <w:p w14:paraId="664A9A6B"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股价进入超买区域，建议等待回调至</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再考虑加仓。</w:t>
      </w:r>
    </w:p>
    <w:p w14:paraId="5712E4AB"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财报前期权波动性较高，适合使用牛市价差策略降低成本</w:t>
      </w:r>
      <w:r w:rsidRPr="00F110D7">
        <w:rPr>
          <w:rFonts w:ascii="Times New Roman" w:eastAsia="微软雅黑" w:hAnsi="Times New Roman" w:cs="Times New Roman"/>
          <w:sz w:val="22"/>
          <w:szCs w:val="22"/>
        </w:rPr>
        <w:t>。</w:t>
      </w:r>
    </w:p>
    <w:p w14:paraId="0ADB603F"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若财报不及预期，股价可能快速回调至</w:t>
      </w:r>
      <w:r w:rsidRPr="00F110D7">
        <w:rPr>
          <w:rFonts w:ascii="Times New Roman" w:eastAsia="微软雅黑" w:hAnsi="Times New Roman" w:cs="Times New Roman"/>
          <w:b/>
          <w:bCs/>
          <w:sz w:val="22"/>
          <w:szCs w:val="22"/>
        </w:rPr>
        <w:t xml:space="preserve"> $300-$320 </w:t>
      </w:r>
      <w:r w:rsidRPr="00F110D7">
        <w:rPr>
          <w:rFonts w:ascii="Times New Roman" w:eastAsia="微软雅黑" w:hAnsi="Times New Roman" w:cs="Times New Roman"/>
          <w:b/>
          <w:bCs/>
          <w:sz w:val="22"/>
          <w:szCs w:val="22"/>
        </w:rPr>
        <w:t>区间</w:t>
      </w:r>
      <w:r w:rsidRPr="00F110D7">
        <w:rPr>
          <w:rFonts w:ascii="Times New Roman" w:eastAsia="微软雅黑" w:hAnsi="Times New Roman" w:cs="Times New Roman"/>
          <w:sz w:val="22"/>
          <w:szCs w:val="22"/>
        </w:rPr>
        <w:t>。</w:t>
      </w:r>
    </w:p>
    <w:p w14:paraId="1D08087C"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长期策略</w:t>
      </w:r>
      <w:r w:rsidRPr="00F110D7">
        <w:rPr>
          <w:rFonts w:ascii="Times New Roman" w:eastAsia="微软雅黑" w:hAnsi="Times New Roman" w:cs="Times New Roman"/>
          <w:sz w:val="22"/>
          <w:szCs w:val="22"/>
        </w:rPr>
        <w:t>：</w:t>
      </w:r>
    </w:p>
    <w:p w14:paraId="583A4E58"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长期仍看好</w:t>
      </w:r>
      <w:r w:rsidRPr="00F110D7">
        <w:rPr>
          <w:rFonts w:ascii="Times New Roman" w:eastAsia="微软雅黑" w:hAnsi="Times New Roman" w:cs="Times New Roman"/>
          <w:b/>
          <w:bCs/>
          <w:sz w:val="22"/>
          <w:szCs w:val="22"/>
        </w:rPr>
        <w:t xml:space="preserve"> AXON AI </w:t>
      </w:r>
      <w:r w:rsidRPr="00F110D7">
        <w:rPr>
          <w:rFonts w:ascii="Times New Roman" w:eastAsia="微软雅黑" w:hAnsi="Times New Roman" w:cs="Times New Roman"/>
          <w:b/>
          <w:bCs/>
          <w:sz w:val="22"/>
          <w:szCs w:val="22"/>
        </w:rPr>
        <w:t>业务的增长，但需警惕增长放缓的风险。</w:t>
      </w:r>
    </w:p>
    <w:p w14:paraId="4FDC62E1"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如果自由现金流增速放缓或利润率下降，可能影响长期估值。</w:t>
      </w:r>
    </w:p>
    <w:p w14:paraId="54CA3491"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建议长期投资者在股价</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区间逐步加仓，控制风险。</w:t>
      </w:r>
    </w:p>
    <w:p w14:paraId="6C4F8EE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最终投资评级：谨慎持有</w:t>
      </w:r>
      <w:r w:rsidRPr="00F110D7">
        <w:rPr>
          <w:rFonts w:ascii="Times New Roman" w:eastAsia="微软雅黑" w:hAnsi="Times New Roman" w:cs="Times New Roman"/>
          <w:b/>
          <w:bCs/>
          <w:sz w:val="22"/>
          <w:szCs w:val="22"/>
        </w:rPr>
        <w:t xml:space="preserve"> (Hold)</w:t>
      </w:r>
      <w:r w:rsidRPr="00F110D7">
        <w:rPr>
          <w:rFonts w:ascii="Times New Roman" w:eastAsia="微软雅黑" w:hAnsi="Times New Roman" w:cs="Times New Roman"/>
          <w:b/>
          <w:bCs/>
          <w:sz w:val="22"/>
          <w:szCs w:val="22"/>
        </w:rPr>
        <w:t>，等待回调再布局</w:t>
      </w:r>
      <w:r w:rsidRPr="00F110D7">
        <w:rPr>
          <w:rFonts w:ascii="Times New Roman" w:eastAsia="微软雅黑" w:hAnsi="Times New Roman" w:cs="Times New Roman"/>
          <w:sz w:val="22"/>
          <w:szCs w:val="22"/>
        </w:rPr>
        <w:t>。</w:t>
      </w:r>
    </w:p>
    <w:p w14:paraId="432AAAF5"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94E456">
          <v:rect id="_x0000_i1112" style="width:0;height:1.5pt" o:hralign="center" o:hrstd="t" o:hr="t" fillcolor="#a0a0a0" stroked="f"/>
        </w:pict>
      </w:r>
    </w:p>
    <w:p w14:paraId="56ED4DE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后续更新：</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如果您需要</w:t>
      </w:r>
      <w:r w:rsidRPr="00F110D7">
        <w:rPr>
          <w:rFonts w:ascii="Times New Roman" w:eastAsia="微软雅黑" w:hAnsi="Times New Roman" w:cs="Times New Roman"/>
          <w:sz w:val="22"/>
          <w:szCs w:val="22"/>
        </w:rPr>
        <w:t xml:space="preserve"> DCF </w:t>
      </w:r>
      <w:r w:rsidRPr="00F110D7">
        <w:rPr>
          <w:rFonts w:ascii="Times New Roman" w:eastAsia="微软雅黑" w:hAnsi="Times New Roman" w:cs="Times New Roman"/>
          <w:sz w:val="22"/>
          <w:szCs w:val="22"/>
        </w:rPr>
        <w:t>估值、更多财报分析或实时数据更新，请告诉我！</w:t>
      </w:r>
      <w:r w:rsidRPr="00F110D7">
        <w:rPr>
          <w:rFonts w:ascii="Segoe UI Emoji" w:eastAsia="微软雅黑" w:hAnsi="Segoe UI Emoji" w:cs="Segoe UI Emoji"/>
          <w:sz w:val="22"/>
          <w:szCs w:val="22"/>
        </w:rPr>
        <w:t>🚀</w:t>
      </w:r>
    </w:p>
    <w:p w14:paraId="0B98563F" w14:textId="251B993D" w:rsidR="00CB4AAC" w:rsidRDefault="00180966" w:rsidP="00CB4AAC">
      <w:pPr>
        <w:rPr>
          <w:rFonts w:ascii="Times New Roman" w:eastAsia="微软雅黑" w:hAnsi="Times New Roman" w:cs="Times New Roman"/>
          <w:sz w:val="22"/>
          <w:szCs w:val="22"/>
        </w:rPr>
      </w:pPr>
      <w:r w:rsidRPr="00180966">
        <w:rPr>
          <w:rFonts w:ascii="Times New Roman" w:eastAsia="微软雅黑" w:hAnsi="Times New Roman" w:cs="Times New Roman"/>
          <w:noProof/>
          <w:sz w:val="22"/>
          <w:szCs w:val="22"/>
        </w:rPr>
        <w:lastRenderedPageBreak/>
        <w:drawing>
          <wp:inline distT="0" distB="0" distL="0" distR="0" wp14:anchorId="2ED2758E" wp14:editId="729868D7">
            <wp:extent cx="4292821" cy="3511730"/>
            <wp:effectExtent l="0" t="0" r="0" b="0"/>
            <wp:docPr id="1440499454"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9454" name="图片 1" descr="图表, 折线图&#10;&#10;AI 生成的内容可能不正确。"/>
                    <pic:cNvPicPr/>
                  </pic:nvPicPr>
                  <pic:blipFill>
                    <a:blip r:embed="rId308"/>
                    <a:stretch>
                      <a:fillRect/>
                    </a:stretch>
                  </pic:blipFill>
                  <pic:spPr>
                    <a:xfrm>
                      <a:off x="0" y="0"/>
                      <a:ext cx="4292821" cy="3511730"/>
                    </a:xfrm>
                    <a:prstGeom prst="rect">
                      <a:avLst/>
                    </a:prstGeom>
                  </pic:spPr>
                </pic:pic>
              </a:graphicData>
            </a:graphic>
          </wp:inline>
        </w:drawing>
      </w:r>
    </w:p>
    <w:p w14:paraId="3A266842" w14:textId="71A3E487" w:rsidR="00180966" w:rsidRPr="00180966" w:rsidRDefault="00180966" w:rsidP="00180966">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2025</w:t>
      </w:r>
      <w:r>
        <w:rPr>
          <w:rFonts w:ascii="Times New Roman" w:eastAsia="微软雅黑" w:hAnsi="Times New Roman" w:cs="Times New Roman" w:hint="eastAsia"/>
          <w:sz w:val="22"/>
          <w:szCs w:val="22"/>
        </w:rPr>
        <w:t>年头三月</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AppLovin Corporation</w:t>
      </w:r>
      <w:r w:rsidRPr="00180966">
        <w:rPr>
          <w:rFonts w:ascii="Times New Roman" w:eastAsia="微软雅黑" w:hAnsi="Times New Roman" w:cs="Times New Roman"/>
          <w:sz w:val="22"/>
          <w:szCs w:val="22"/>
        </w:rPr>
        <w:t>（纳斯达克代码：</w:t>
      </w:r>
      <w:r w:rsidRPr="00180966">
        <w:rPr>
          <w:rFonts w:ascii="Times New Roman" w:eastAsia="微软雅黑" w:hAnsi="Times New Roman" w:cs="Times New Roman"/>
          <w:sz w:val="22"/>
          <w:szCs w:val="22"/>
        </w:rPr>
        <w:t>APP</w:t>
      </w:r>
      <w:r w:rsidRPr="00180966">
        <w:rPr>
          <w:rFonts w:ascii="Times New Roman" w:eastAsia="微软雅黑" w:hAnsi="Times New Roman" w:cs="Times New Roman"/>
          <w:sz w:val="22"/>
          <w:szCs w:val="22"/>
        </w:rPr>
        <w:t>）的股价经历了显著波动，受到多种因素的影响。以下是对这些变化及其背后原因的分析：</w:t>
      </w:r>
      <w:r w:rsidRPr="00180966">
        <w:rPr>
          <w:rFonts w:ascii="Times New Roman" w:eastAsia="微软雅黑" w:hAnsi="Times New Roman" w:cs="Times New Roman"/>
          <w:sz w:val="22"/>
          <w:szCs w:val="22"/>
        </w:rPr>
        <w:t>​</w:t>
      </w:r>
    </w:p>
    <w:p w14:paraId="6E7A8EA8"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1. </w:t>
      </w:r>
      <w:r w:rsidRPr="00180966">
        <w:rPr>
          <w:rFonts w:ascii="Times New Roman" w:eastAsia="微软雅黑" w:hAnsi="Times New Roman" w:cs="Times New Roman"/>
          <w:b/>
          <w:bCs/>
          <w:sz w:val="22"/>
          <w:szCs w:val="22"/>
        </w:rPr>
        <w:t>股价走势</w:t>
      </w:r>
    </w:p>
    <w:p w14:paraId="6EBFA556"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截至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3</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日，</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的股价为</w:t>
      </w:r>
      <w:r w:rsidRPr="00180966">
        <w:rPr>
          <w:rFonts w:ascii="Times New Roman" w:eastAsia="微软雅黑" w:hAnsi="Times New Roman" w:cs="Times New Roman"/>
          <w:sz w:val="22"/>
          <w:szCs w:val="22"/>
        </w:rPr>
        <w:t>274.64</w:t>
      </w:r>
      <w:r w:rsidRPr="00180966">
        <w:rPr>
          <w:rFonts w:ascii="Times New Roman" w:eastAsia="微软雅黑" w:hAnsi="Times New Roman" w:cs="Times New Roman"/>
          <w:sz w:val="22"/>
          <w:szCs w:val="22"/>
        </w:rPr>
        <w:t>美元。</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在过去三个月中，股价从</w:t>
      </w:r>
      <w:r w:rsidRPr="00180966">
        <w:rPr>
          <w:rFonts w:ascii="Times New Roman" w:eastAsia="微软雅黑" w:hAnsi="Times New Roman" w:cs="Times New Roman"/>
          <w:sz w:val="22"/>
          <w:szCs w:val="22"/>
        </w:rPr>
        <w:t>2024</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月的约</w:t>
      </w:r>
      <w:r w:rsidRPr="00180966">
        <w:rPr>
          <w:rFonts w:ascii="Times New Roman" w:eastAsia="微软雅黑" w:hAnsi="Times New Roman" w:cs="Times New Roman"/>
          <w:sz w:val="22"/>
          <w:szCs w:val="22"/>
        </w:rPr>
        <w:t>320</w:t>
      </w:r>
      <w:r w:rsidRPr="00180966">
        <w:rPr>
          <w:rFonts w:ascii="Times New Roman" w:eastAsia="微软雅黑" w:hAnsi="Times New Roman" w:cs="Times New Roman"/>
          <w:sz w:val="22"/>
          <w:szCs w:val="22"/>
        </w:rPr>
        <w:t>美元上涨至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月中旬的峰值</w:t>
      </w:r>
      <w:r w:rsidRPr="00180966">
        <w:rPr>
          <w:rFonts w:ascii="Times New Roman" w:eastAsia="微软雅黑" w:hAnsi="Times New Roman" w:cs="Times New Roman"/>
          <w:sz w:val="22"/>
          <w:szCs w:val="22"/>
        </w:rPr>
        <w:t>510</w:t>
      </w:r>
      <w:r w:rsidRPr="00180966">
        <w:rPr>
          <w:rFonts w:ascii="Times New Roman" w:eastAsia="微软雅黑" w:hAnsi="Times New Roman" w:cs="Times New Roman"/>
          <w:sz w:val="22"/>
          <w:szCs w:val="22"/>
        </w:rPr>
        <w:t>美元，随后在两周内大幅下跌至</w:t>
      </w:r>
      <w:r w:rsidRPr="00180966">
        <w:rPr>
          <w:rFonts w:ascii="Times New Roman" w:eastAsia="微软雅黑" w:hAnsi="Times New Roman" w:cs="Times New Roman"/>
          <w:sz w:val="22"/>
          <w:szCs w:val="22"/>
        </w:rPr>
        <w:t>314</w:t>
      </w:r>
      <w:r w:rsidRPr="00180966">
        <w:rPr>
          <w:rFonts w:ascii="Times New Roman" w:eastAsia="微软雅黑" w:hAnsi="Times New Roman" w:cs="Times New Roman"/>
          <w:sz w:val="22"/>
          <w:szCs w:val="22"/>
        </w:rPr>
        <w:t>美元，跌幅约为</w:t>
      </w:r>
      <w:r w:rsidRPr="00180966">
        <w:rPr>
          <w:rFonts w:ascii="Times New Roman" w:eastAsia="微软雅黑" w:hAnsi="Times New Roman" w:cs="Times New Roman"/>
          <w:sz w:val="22"/>
          <w:szCs w:val="22"/>
        </w:rPr>
        <w:t>38.4%</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 xml:space="preserve"> ​</w:t>
      </w:r>
      <w:hyperlink r:id="rId309" w:tgtFrame="_blank" w:history="1">
        <w:r w:rsidRPr="00180966">
          <w:rPr>
            <w:rStyle w:val="af0"/>
            <w:rFonts w:ascii="Times New Roman" w:eastAsia="微软雅黑" w:hAnsi="Times New Roman" w:cs="Times New Roman"/>
            <w:sz w:val="22"/>
            <w:szCs w:val="22"/>
          </w:rPr>
          <w:t>gamelook.com.cn</w:t>
        </w:r>
      </w:hyperlink>
    </w:p>
    <w:p w14:paraId="4936BA12"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2. </w:t>
      </w:r>
      <w:r w:rsidRPr="00180966">
        <w:rPr>
          <w:rFonts w:ascii="Times New Roman" w:eastAsia="微软雅黑" w:hAnsi="Times New Roman" w:cs="Times New Roman"/>
          <w:b/>
          <w:bCs/>
          <w:sz w:val="22"/>
          <w:szCs w:val="22"/>
        </w:rPr>
        <w:t>影响因素</w:t>
      </w:r>
    </w:p>
    <w:p w14:paraId="538D18AF"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做空报告</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月，做空机构</w:t>
      </w:r>
      <w:r w:rsidRPr="00180966">
        <w:rPr>
          <w:rFonts w:ascii="Times New Roman" w:eastAsia="微软雅黑" w:hAnsi="Times New Roman" w:cs="Times New Roman"/>
          <w:sz w:val="22"/>
          <w:szCs w:val="22"/>
        </w:rPr>
        <w:t>Fuzzy Panda</w:t>
      </w:r>
      <w:r w:rsidRPr="00180966">
        <w:rPr>
          <w:rFonts w:ascii="Times New Roman" w:eastAsia="微软雅黑" w:hAnsi="Times New Roman" w:cs="Times New Roman"/>
          <w:sz w:val="22"/>
          <w:szCs w:val="22"/>
        </w:rPr>
        <w:t>和</w:t>
      </w:r>
      <w:r w:rsidRPr="00180966">
        <w:rPr>
          <w:rFonts w:ascii="Times New Roman" w:eastAsia="微软雅黑" w:hAnsi="Times New Roman" w:cs="Times New Roman"/>
          <w:sz w:val="22"/>
          <w:szCs w:val="22"/>
        </w:rPr>
        <w:t>Culper Research</w:t>
      </w:r>
      <w:r w:rsidRPr="00180966">
        <w:rPr>
          <w:rFonts w:ascii="Times New Roman" w:eastAsia="微软雅黑" w:hAnsi="Times New Roman" w:cs="Times New Roman"/>
          <w:sz w:val="22"/>
          <w:szCs w:val="22"/>
        </w:rPr>
        <w:t>发布报告，指控</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夸大其人工智能广告平台的效益，导致股价在</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26</w:t>
      </w:r>
      <w:r w:rsidRPr="00180966">
        <w:rPr>
          <w:rFonts w:ascii="Times New Roman" w:eastAsia="微软雅黑" w:hAnsi="Times New Roman" w:cs="Times New Roman"/>
          <w:sz w:val="22"/>
          <w:szCs w:val="22"/>
        </w:rPr>
        <w:t>日暴跌</w:t>
      </w:r>
      <w:r w:rsidRPr="00180966">
        <w:rPr>
          <w:rFonts w:ascii="Times New Roman" w:eastAsia="微软雅黑" w:hAnsi="Times New Roman" w:cs="Times New Roman"/>
          <w:sz w:val="22"/>
          <w:szCs w:val="22"/>
        </w:rPr>
        <w:t>21%</w:t>
      </w:r>
      <w:r w:rsidRPr="00180966">
        <w:rPr>
          <w:rFonts w:ascii="Times New Roman" w:eastAsia="微软雅黑" w:hAnsi="Times New Roman" w:cs="Times New Roman"/>
          <w:sz w:val="22"/>
          <w:szCs w:val="22"/>
        </w:rPr>
        <w:t>，触发熔断机制。</w:t>
      </w:r>
      <w:r w:rsidRPr="00180966">
        <w:rPr>
          <w:rFonts w:ascii="Times New Roman" w:eastAsia="微软雅黑" w:hAnsi="Times New Roman" w:cs="Times New Roman"/>
          <w:sz w:val="22"/>
          <w:szCs w:val="22"/>
        </w:rPr>
        <w:t xml:space="preserve"> ​</w:t>
      </w:r>
      <w:hyperlink r:id="rId310" w:tgtFrame="_blank" w:history="1">
        <w:r w:rsidRPr="00180966">
          <w:rPr>
            <w:rStyle w:val="af0"/>
            <w:rFonts w:ascii="Times New Roman" w:eastAsia="微软雅黑" w:hAnsi="Times New Roman" w:cs="Times New Roman"/>
            <w:sz w:val="22"/>
            <w:szCs w:val="22"/>
          </w:rPr>
          <w:t>Xueqiu+5finance.sina.com.cn+5Investopedia+5</w:t>
        </w:r>
      </w:hyperlink>
    </w:p>
    <w:p w14:paraId="66F8CABD"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战略调整</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公司计划以</w:t>
      </w:r>
      <w:r w:rsidRPr="00180966">
        <w:rPr>
          <w:rFonts w:ascii="Times New Roman" w:eastAsia="微软雅黑" w:hAnsi="Times New Roman" w:cs="Times New Roman"/>
          <w:sz w:val="22"/>
          <w:szCs w:val="22"/>
        </w:rPr>
        <w:t>9</w:t>
      </w:r>
      <w:r w:rsidRPr="00180966">
        <w:rPr>
          <w:rFonts w:ascii="Times New Roman" w:eastAsia="微软雅黑" w:hAnsi="Times New Roman" w:cs="Times New Roman"/>
          <w:sz w:val="22"/>
          <w:szCs w:val="22"/>
        </w:rPr>
        <w:t>亿美元将其游戏开发部门出售给</w:t>
      </w:r>
      <w:r w:rsidRPr="00180966">
        <w:rPr>
          <w:rFonts w:ascii="Times New Roman" w:eastAsia="微软雅黑" w:hAnsi="Times New Roman" w:cs="Times New Roman"/>
          <w:sz w:val="22"/>
          <w:szCs w:val="22"/>
        </w:rPr>
        <w:t>Tripledot Studios</w:t>
      </w:r>
      <w:r w:rsidRPr="00180966">
        <w:rPr>
          <w:rFonts w:ascii="Times New Roman" w:eastAsia="微软雅黑" w:hAnsi="Times New Roman" w:cs="Times New Roman"/>
          <w:sz w:val="22"/>
          <w:szCs w:val="22"/>
        </w:rPr>
        <w:t>，旨在专注于广告业务。这一消息可能对股价产生影响。</w:t>
      </w:r>
      <w:r w:rsidRPr="00180966">
        <w:rPr>
          <w:rFonts w:ascii="Times New Roman" w:eastAsia="微软雅黑" w:hAnsi="Times New Roman" w:cs="Times New Roman"/>
          <w:sz w:val="22"/>
          <w:szCs w:val="22"/>
        </w:rPr>
        <w:t xml:space="preserve"> ​</w:t>
      </w:r>
    </w:p>
    <w:p w14:paraId="71869457"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市场情绪</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尽管遭遇做空，部分分析师仍对</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持乐观态度，认为当前股价下跌提供了买入机会。</w:t>
      </w:r>
      <w:r w:rsidRPr="00180966">
        <w:rPr>
          <w:rFonts w:ascii="Times New Roman" w:eastAsia="微软雅黑" w:hAnsi="Times New Roman" w:cs="Times New Roman"/>
          <w:sz w:val="22"/>
          <w:szCs w:val="22"/>
        </w:rPr>
        <w:t xml:space="preserve"> ​</w:t>
      </w:r>
      <w:hyperlink r:id="rId311" w:tgtFrame="_blank" w:history="1">
        <w:r w:rsidRPr="00180966">
          <w:rPr>
            <w:rStyle w:val="af0"/>
            <w:rFonts w:ascii="Times New Roman" w:eastAsia="微软雅黑" w:hAnsi="Times New Roman" w:cs="Times New Roman"/>
            <w:sz w:val="22"/>
            <w:szCs w:val="22"/>
          </w:rPr>
          <w:t>news.sohu.com+9finance.sina.com.cn+9gamelook.com.cn+9</w:t>
        </w:r>
      </w:hyperlink>
    </w:p>
    <w:p w14:paraId="52F5CC15"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lastRenderedPageBreak/>
        <w:t xml:space="preserve">3. </w:t>
      </w:r>
      <w:r w:rsidRPr="00180966">
        <w:rPr>
          <w:rFonts w:ascii="Times New Roman" w:eastAsia="微软雅黑" w:hAnsi="Times New Roman" w:cs="Times New Roman"/>
          <w:b/>
          <w:bCs/>
          <w:sz w:val="22"/>
          <w:szCs w:val="22"/>
        </w:rPr>
        <w:t>总结</w:t>
      </w:r>
    </w:p>
    <w:p w14:paraId="3AA332D9" w14:textId="77777777" w:rsid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过去三个月，</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的股价经历了先升后降的剧烈波动，主要受做空报告、战略调整和市场情绪等因素影响。</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投资者应关注公司的基本面变化和市场动态，谨慎决策。</w:t>
      </w:r>
    </w:p>
    <w:p w14:paraId="3511E681" w14:textId="77777777" w:rsidR="00145A24" w:rsidRDefault="00145A24" w:rsidP="00145A24">
      <w:pPr>
        <w:rPr>
          <w:rFonts w:ascii="Times New Roman" w:eastAsia="微软雅黑" w:hAnsi="Times New Roman" w:cs="Times New Roman"/>
          <w:sz w:val="22"/>
          <w:szCs w:val="22"/>
        </w:rPr>
      </w:pPr>
    </w:p>
    <w:p w14:paraId="11F5DA85" w14:textId="149F0F12"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在</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日之后，</w:t>
      </w:r>
      <w:r w:rsidRPr="00145A24">
        <w:rPr>
          <w:rFonts w:ascii="Times New Roman" w:eastAsia="微软雅黑" w:hAnsi="Times New Roman" w:cs="Times New Roman"/>
          <w:sz w:val="22"/>
          <w:szCs w:val="22"/>
        </w:rPr>
        <w:t>AppLovin Corporation</w:t>
      </w:r>
      <w:r w:rsidRPr="00145A24">
        <w:rPr>
          <w:rFonts w:ascii="Times New Roman" w:eastAsia="微软雅黑" w:hAnsi="Times New Roman" w:cs="Times New Roman"/>
          <w:sz w:val="22"/>
          <w:szCs w:val="22"/>
        </w:rPr>
        <w:t>（纳斯达克代码：</w:t>
      </w:r>
      <w:r w:rsidRPr="00145A24">
        <w:rPr>
          <w:rFonts w:ascii="Times New Roman" w:eastAsia="微软雅黑" w:hAnsi="Times New Roman" w:cs="Times New Roman"/>
          <w:sz w:val="22"/>
          <w:szCs w:val="22"/>
        </w:rPr>
        <w:t>APP</w:t>
      </w:r>
      <w:r w:rsidRPr="00145A24">
        <w:rPr>
          <w:rFonts w:ascii="Times New Roman" w:eastAsia="微软雅黑" w:hAnsi="Times New Roman" w:cs="Times New Roman"/>
          <w:sz w:val="22"/>
          <w:szCs w:val="22"/>
        </w:rPr>
        <w:t>）的股价出现了显著下跌，随后在回调后继续下行。以下是对这一走势及其背后原因的分析：</w:t>
      </w:r>
      <w:r w:rsidRPr="00145A24">
        <w:rPr>
          <w:rFonts w:ascii="Times New Roman" w:eastAsia="微软雅黑" w:hAnsi="Times New Roman" w:cs="Times New Roman"/>
          <w:sz w:val="22"/>
          <w:szCs w:val="22"/>
        </w:rPr>
        <w:t>​</w:t>
      </w:r>
    </w:p>
    <w:p w14:paraId="1FCCD452"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1. </w:t>
      </w:r>
      <w:r w:rsidRPr="00145A24">
        <w:rPr>
          <w:rFonts w:ascii="Times New Roman" w:eastAsia="微软雅黑" w:hAnsi="Times New Roman" w:cs="Times New Roman"/>
          <w:b/>
          <w:bCs/>
          <w:sz w:val="22"/>
          <w:szCs w:val="22"/>
        </w:rPr>
        <w:t>初始下跌原因</w:t>
      </w:r>
    </w:p>
    <w:p w14:paraId="0FFA0384" w14:textId="77777777" w:rsidR="00145A24" w:rsidRPr="00145A24" w:rsidRDefault="00145A24">
      <w:pPr>
        <w:numPr>
          <w:ilvl w:val="0"/>
          <w:numId w:val="123"/>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做空报告</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月，做空机构</w:t>
      </w:r>
      <w:r w:rsidRPr="00145A24">
        <w:rPr>
          <w:rFonts w:ascii="Times New Roman" w:eastAsia="微软雅黑" w:hAnsi="Times New Roman" w:cs="Times New Roman"/>
          <w:sz w:val="22"/>
          <w:szCs w:val="22"/>
        </w:rPr>
        <w:t>Fuzzy Panda</w:t>
      </w:r>
      <w:r w:rsidRPr="00145A24">
        <w:rPr>
          <w:rFonts w:ascii="Times New Roman" w:eastAsia="微软雅黑" w:hAnsi="Times New Roman" w:cs="Times New Roman"/>
          <w:sz w:val="22"/>
          <w:szCs w:val="22"/>
        </w:rPr>
        <w:t>和</w:t>
      </w:r>
      <w:r w:rsidRPr="00145A24">
        <w:rPr>
          <w:rFonts w:ascii="Times New Roman" w:eastAsia="微软雅黑" w:hAnsi="Times New Roman" w:cs="Times New Roman"/>
          <w:sz w:val="22"/>
          <w:szCs w:val="22"/>
        </w:rPr>
        <w:t>Culper Research</w:t>
      </w:r>
      <w:r w:rsidRPr="00145A24">
        <w:rPr>
          <w:rFonts w:ascii="Times New Roman" w:eastAsia="微软雅黑" w:hAnsi="Times New Roman" w:cs="Times New Roman"/>
          <w:sz w:val="22"/>
          <w:szCs w:val="22"/>
        </w:rPr>
        <w:t>发布报告，指控</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夸大其人工智能广告平台的效益，导致股价在</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26</w:t>
      </w:r>
      <w:r w:rsidRPr="00145A24">
        <w:rPr>
          <w:rFonts w:ascii="Times New Roman" w:eastAsia="微软雅黑" w:hAnsi="Times New Roman" w:cs="Times New Roman"/>
          <w:sz w:val="22"/>
          <w:szCs w:val="22"/>
        </w:rPr>
        <w:t>日暴跌</w:t>
      </w:r>
      <w:r w:rsidRPr="00145A24">
        <w:rPr>
          <w:rFonts w:ascii="Times New Roman" w:eastAsia="微软雅黑" w:hAnsi="Times New Roman" w:cs="Times New Roman"/>
          <w:sz w:val="22"/>
          <w:szCs w:val="22"/>
        </w:rPr>
        <w:t>21%</w:t>
      </w:r>
      <w:r w:rsidRPr="00145A24">
        <w:rPr>
          <w:rFonts w:ascii="Times New Roman" w:eastAsia="微软雅黑" w:hAnsi="Times New Roman" w:cs="Times New Roman"/>
          <w:sz w:val="22"/>
          <w:szCs w:val="22"/>
        </w:rPr>
        <w:t>，触发熔断机制。</w:t>
      </w:r>
      <w:r w:rsidRPr="00145A24">
        <w:rPr>
          <w:rFonts w:ascii="Times New Roman" w:eastAsia="微软雅黑" w:hAnsi="Times New Roman" w:cs="Times New Roman"/>
          <w:sz w:val="22"/>
          <w:szCs w:val="22"/>
        </w:rPr>
        <w:t>​</w:t>
      </w:r>
    </w:p>
    <w:p w14:paraId="05659B80"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2. </w:t>
      </w:r>
      <w:r w:rsidRPr="00145A24">
        <w:rPr>
          <w:rFonts w:ascii="Times New Roman" w:eastAsia="微软雅黑" w:hAnsi="Times New Roman" w:cs="Times New Roman"/>
          <w:b/>
          <w:bCs/>
          <w:sz w:val="22"/>
          <w:szCs w:val="22"/>
        </w:rPr>
        <w:t>回调后持续下跌的原因</w:t>
      </w:r>
    </w:p>
    <w:p w14:paraId="260B27FC"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市场不确定性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美国总统特朗普发动的全球关税战增加了对美国经济的不确定性，市场担忧经济可能陷入衰退，导致投资者情绪悲观，科技股普遍承压。</w:t>
      </w:r>
      <w:r w:rsidRPr="00145A24">
        <w:rPr>
          <w:rFonts w:ascii="Times New Roman" w:eastAsia="微软雅黑" w:hAnsi="Times New Roman" w:cs="Times New Roman"/>
          <w:sz w:val="22"/>
          <w:szCs w:val="22"/>
        </w:rPr>
        <w:t>​</w:t>
      </w:r>
      <w:hyperlink r:id="rId312" w:tgtFrame="_blank" w:history="1">
        <w:r w:rsidRPr="00145A24">
          <w:rPr>
            <w:rStyle w:val="af0"/>
            <w:rFonts w:ascii="Times New Roman" w:eastAsia="微软雅黑" w:hAnsi="Times New Roman" w:cs="Times New Roman"/>
            <w:sz w:val="22"/>
            <w:szCs w:val="22"/>
          </w:rPr>
          <w:t>voachinese.com</w:t>
        </w:r>
      </w:hyperlink>
    </w:p>
    <w:p w14:paraId="1509C804"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行业竞争加剧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移动广告技术领域竞争激烈，</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面临来自其他公司的挑战，市场份额可能受到影响。</w:t>
      </w:r>
      <w:r w:rsidRPr="00145A24">
        <w:rPr>
          <w:rFonts w:ascii="Times New Roman" w:eastAsia="微软雅黑" w:hAnsi="Times New Roman" w:cs="Times New Roman"/>
          <w:sz w:val="22"/>
          <w:szCs w:val="22"/>
        </w:rPr>
        <w:t>​</w:t>
      </w:r>
    </w:p>
    <w:p w14:paraId="334AF049"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投资者信心不足</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尽管部分分析师对</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持乐观态度，但做空报告的影响可能导致部分投资者信心不足，选择抛售股票。</w:t>
      </w:r>
      <w:r w:rsidRPr="00145A24">
        <w:rPr>
          <w:rFonts w:ascii="Times New Roman" w:eastAsia="微软雅黑" w:hAnsi="Times New Roman" w:cs="Times New Roman"/>
          <w:sz w:val="22"/>
          <w:szCs w:val="22"/>
        </w:rPr>
        <w:t>​</w:t>
      </w:r>
    </w:p>
    <w:p w14:paraId="5CF0E82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3. </w:t>
      </w:r>
      <w:r w:rsidRPr="00145A24">
        <w:rPr>
          <w:rFonts w:ascii="Times New Roman" w:eastAsia="微软雅黑" w:hAnsi="Times New Roman" w:cs="Times New Roman"/>
          <w:b/>
          <w:bCs/>
          <w:sz w:val="22"/>
          <w:szCs w:val="22"/>
        </w:rPr>
        <w:t>总结</w:t>
      </w:r>
    </w:p>
    <w:p w14:paraId="2106EC8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股价自</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日以来的下跌，主要受到做空报告、市场不确定性、行业竞争和投资者信心等多重因素的影响。</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投资者应关注公司的基本面变化和市场动态，谨慎决策。</w:t>
      </w:r>
    </w:p>
    <w:p w14:paraId="5E4D85EF" w14:textId="77777777" w:rsidR="00145A24" w:rsidRPr="00180966" w:rsidRDefault="00145A24" w:rsidP="00180966">
      <w:pPr>
        <w:rPr>
          <w:rFonts w:ascii="Times New Roman" w:eastAsia="微软雅黑" w:hAnsi="Times New Roman" w:cs="Times New Roman"/>
          <w:sz w:val="22"/>
          <w:szCs w:val="22"/>
        </w:rPr>
      </w:pPr>
    </w:p>
    <w:p w14:paraId="0A11177C" w14:textId="3A15559F" w:rsidR="002D6786" w:rsidRPr="004C33BC" w:rsidRDefault="002D6786" w:rsidP="002D6786">
      <w:pPr>
        <w:pStyle w:val="2"/>
        <w:rPr>
          <w:rFonts w:ascii="Times New Roman" w:eastAsia="微软雅黑" w:hAnsi="Times New Roman" w:cs="Times New Roman"/>
          <w:b/>
          <w:bCs/>
          <w:sz w:val="22"/>
          <w:szCs w:val="22"/>
        </w:rPr>
      </w:pPr>
      <w:bookmarkStart w:id="11" w:name="_Toc197087770"/>
      <w:r>
        <w:rPr>
          <w:rFonts w:ascii="Times New Roman" w:eastAsia="微软雅黑" w:hAnsi="Times New Roman" w:cs="Times New Roman" w:hint="eastAsia"/>
          <w:b/>
          <w:bCs/>
          <w:sz w:val="22"/>
          <w:szCs w:val="22"/>
        </w:rPr>
        <w:t xml:space="preserve">1.4 ChatGPT4.5 Deep </w:t>
      </w:r>
      <w:r>
        <w:rPr>
          <w:rFonts w:ascii="Times New Roman" w:eastAsia="微软雅黑" w:hAnsi="Times New Roman" w:cs="Times New Roman"/>
          <w:b/>
          <w:bCs/>
          <w:sz w:val="22"/>
          <w:szCs w:val="22"/>
        </w:rPr>
        <w:t>Research</w:t>
      </w:r>
      <w:r>
        <w:rPr>
          <w:rFonts w:ascii="Times New Roman" w:eastAsia="微软雅黑" w:hAnsi="Times New Roman" w:cs="Times New Roman" w:hint="eastAsia"/>
          <w:b/>
          <w:bCs/>
          <w:sz w:val="22"/>
          <w:szCs w:val="22"/>
        </w:rPr>
        <w:t>投资分析报告</w:t>
      </w:r>
      <w:bookmarkEnd w:id="11"/>
    </w:p>
    <w:p w14:paraId="175774B3" w14:textId="5207E9FC"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重新整理</w:t>
      </w:r>
      <w:r>
        <w:rPr>
          <w:rFonts w:ascii="Times New Roman" w:eastAsia="微软雅黑" w:hAnsi="Times New Roman" w:cs="Times New Roman" w:hint="eastAsia"/>
          <w:sz w:val="22"/>
          <w:szCs w:val="22"/>
        </w:rPr>
        <w:t>以上</w:t>
      </w:r>
      <w:r w:rsidRPr="002D6786">
        <w:rPr>
          <w:rFonts w:ascii="Times New Roman" w:eastAsia="微软雅黑" w:hAnsi="Times New Roman" w:cs="Times New Roman"/>
          <w:sz w:val="22"/>
          <w:szCs w:val="22"/>
        </w:rPr>
        <w:t>分析报告，使其符合标准投资报告格式，并增强其实用性。报告将基于文档中的数据来源、工具及分析网站，结合权威的分析方法进行修正和优化。同时，使用数据可视化和图表</w:t>
      </w:r>
      <w:r w:rsidRPr="002D6786">
        <w:rPr>
          <w:rFonts w:ascii="Times New Roman" w:eastAsia="微软雅黑" w:hAnsi="Times New Roman" w:cs="Times New Roman"/>
          <w:sz w:val="22"/>
          <w:szCs w:val="22"/>
        </w:rPr>
        <w:lastRenderedPageBreak/>
        <w:t>提高可读性，并在结尾加入关于宏观环境、政策及微观因素对股价趋势的影响，给出详细的投资建议。</w:t>
      </w:r>
    </w:p>
    <w:p w14:paraId="456ED6E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 </w:t>
      </w:r>
      <w:r w:rsidRPr="002D6786">
        <w:rPr>
          <w:rFonts w:ascii="Times New Roman" w:eastAsia="微软雅黑" w:hAnsi="Times New Roman" w:cs="Times New Roman"/>
          <w:b/>
          <w:bCs/>
          <w:sz w:val="22"/>
          <w:szCs w:val="22"/>
        </w:rPr>
        <w:t>执行摘要</w:t>
      </w:r>
    </w:p>
    <w:p w14:paraId="4836BF4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 Corporation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NASDAQ: APP</w:t>
      </w:r>
      <w:r w:rsidRPr="002D6786">
        <w:rPr>
          <w:rFonts w:ascii="Times New Roman" w:eastAsia="微软雅黑" w:hAnsi="Times New Roman" w:cs="Times New Roman"/>
          <w:sz w:val="22"/>
          <w:szCs w:val="22"/>
        </w:rPr>
        <w:t>）是一家专注于移动应用广告技术和变现解决方案的公司，凭借其核心</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平台驱动业绩高速增长。</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年公司每股收益（</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288%</w:t>
      </w:r>
      <w:r w:rsidRPr="002D6786">
        <w:rPr>
          <w:rFonts w:ascii="Times New Roman" w:eastAsia="微软雅黑" w:hAnsi="Times New Roman" w:cs="Times New Roman"/>
          <w:sz w:val="22"/>
          <w:szCs w:val="22"/>
        </w:rPr>
        <w:t>，华尔街预计</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将再增长</w:t>
      </w:r>
      <w:r w:rsidRPr="002D6786">
        <w:rPr>
          <w:rFonts w:ascii="Times New Roman" w:eastAsia="微软雅黑" w:hAnsi="Times New Roman" w:cs="Times New Roman"/>
          <w:sz w:val="22"/>
          <w:szCs w:val="22"/>
        </w:rPr>
        <w:t>315%</w:t>
      </w:r>
      <w:r w:rsidRPr="002D6786">
        <w:rPr>
          <w:rFonts w:ascii="Times New Roman" w:eastAsia="微软雅黑" w:hAnsi="Times New Roman" w:cs="Times New Roman"/>
          <w:sz w:val="22"/>
          <w:szCs w:val="22"/>
        </w:rPr>
        <w:t>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$4.06</w:t>
      </w:r>
      <w:r w:rsidRPr="002D6786">
        <w:rPr>
          <w:rFonts w:ascii="Times New Roman" w:eastAsia="微软雅黑" w:hAnsi="Times New Roman" w:cs="Times New Roman"/>
          <w:sz w:val="22"/>
          <w:szCs w:val="22"/>
        </w:rPr>
        <w:t xml:space="preserve"> (</w:t>
      </w:r>
      <w:hyperlink r:id="rId313" w:anchor=":~:text=AppLovin%20,with%20a%20potential%20breakout%20ahead" w:history="1">
        <w:r w:rsidRPr="002D6786">
          <w:rPr>
            <w:rStyle w:val="af0"/>
            <w:rFonts w:ascii="Times New Roman" w:eastAsia="微软雅黑" w:hAnsi="Times New Roman" w:cs="Times New Roman"/>
            <w:sz w:val="22"/>
            <w:szCs w:val="22"/>
          </w:rPr>
          <w:t>Must Reads: AppLovin Stock Analysis, Is $APP a BUY Before Earnings? (AI, Growth &amp; More)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。受益于人工智能热潮和业务转型成功，</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股价过去一年飙涨逾</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月一度创下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$525</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的历史高点。然而，目前股价经历快速上涨后估值偏高，</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年预期市盈率</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26~28</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，市场对未来增长的乐观预期已基本反映在股价中。短期来看，公司即将发布财报以及宏观环境变化可能带来股价波动风险；但长期而言，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扎根于高速增长的数字广告和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营销领域，具备持续扩张潜力。综合考虑，公司基本面强劲（高利润率和自由现金流）、行业前景广阔，但估值和竞争风险不容忽视。</w:t>
      </w:r>
      <w:r w:rsidRPr="002D6786">
        <w:rPr>
          <w:rFonts w:ascii="Times New Roman" w:eastAsia="微软雅黑" w:hAnsi="Times New Roman" w:cs="Times New Roman"/>
          <w:b/>
          <w:bCs/>
          <w:sz w:val="22"/>
          <w:szCs w:val="22"/>
        </w:rPr>
        <w:t>投资建议</w:t>
      </w:r>
      <w:r w:rsidRPr="002D6786">
        <w:rPr>
          <w:rFonts w:ascii="Times New Roman" w:eastAsia="微软雅黑" w:hAnsi="Times New Roman" w:cs="Times New Roman"/>
          <w:sz w:val="22"/>
          <w:szCs w:val="22"/>
        </w:rPr>
        <w:t>：短期保持谨慎，等待回调或业绩确认再介入；长期看好其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驱动增长，但应在合理估值区间分批布局。</w:t>
      </w:r>
    </w:p>
    <w:p w14:paraId="7755919C"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2. </w:t>
      </w:r>
      <w:r w:rsidRPr="002D6786">
        <w:rPr>
          <w:rFonts w:ascii="Times New Roman" w:eastAsia="微软雅黑" w:hAnsi="Times New Roman" w:cs="Times New Roman"/>
          <w:b/>
          <w:bCs/>
          <w:sz w:val="22"/>
          <w:szCs w:val="22"/>
        </w:rPr>
        <w:t>公司概述</w:t>
      </w:r>
    </w:p>
    <w:p w14:paraId="28C0070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成立于</w:t>
      </w:r>
      <w:r w:rsidRPr="002D6786">
        <w:rPr>
          <w:rFonts w:ascii="Times New Roman" w:eastAsia="微软雅黑" w:hAnsi="Times New Roman" w:cs="Times New Roman"/>
          <w:sz w:val="22"/>
          <w:szCs w:val="22"/>
        </w:rPr>
        <w:t>2012</w:t>
      </w:r>
      <w:r w:rsidRPr="002D6786">
        <w:rPr>
          <w:rFonts w:ascii="Times New Roman" w:eastAsia="微软雅黑" w:hAnsi="Times New Roman" w:cs="Times New Roman"/>
          <w:sz w:val="22"/>
          <w:szCs w:val="22"/>
        </w:rPr>
        <w:t>年，总部位于美国加州帕洛阿尔托，是移动应用广告</w:t>
      </w:r>
      <w:r w:rsidRPr="002D6786">
        <w:rPr>
          <w:rFonts w:ascii="Times New Roman" w:eastAsia="微软雅黑" w:hAnsi="Times New Roman" w:cs="Times New Roman"/>
          <w:b/>
          <w:bCs/>
          <w:sz w:val="22"/>
          <w:szCs w:val="22"/>
        </w:rPr>
        <w:t>投放与变现</w:t>
      </w:r>
      <w:r w:rsidRPr="002D6786">
        <w:rPr>
          <w:rFonts w:ascii="Times New Roman" w:eastAsia="微软雅黑" w:hAnsi="Times New Roman" w:cs="Times New Roman"/>
          <w:sz w:val="22"/>
          <w:szCs w:val="22"/>
        </w:rPr>
        <w:t>平台领域的领先企业。公司最初通过代理移动游戏和广告网络起家，近年来成功转型为提供</w:t>
      </w:r>
      <w:r w:rsidRPr="002D6786">
        <w:rPr>
          <w:rFonts w:ascii="Times New Roman" w:eastAsia="微软雅黑" w:hAnsi="Times New Roman" w:cs="Times New Roman"/>
          <w:b/>
          <w:bCs/>
          <w:sz w:val="22"/>
          <w:szCs w:val="22"/>
        </w:rPr>
        <w:t>企业级软件平台</w:t>
      </w:r>
      <w:r w:rsidRPr="002D6786">
        <w:rPr>
          <w:rFonts w:ascii="Times New Roman" w:eastAsia="微软雅黑" w:hAnsi="Times New Roman" w:cs="Times New Roman"/>
          <w:sz w:val="22"/>
          <w:szCs w:val="22"/>
        </w:rPr>
        <w:t>的广告技术公司。</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的平台帮助应用开发者和广告主在移动设备、流媒体电视等渠道</w:t>
      </w:r>
      <w:r w:rsidRPr="002D6786">
        <w:rPr>
          <w:rFonts w:ascii="Times New Roman" w:eastAsia="微软雅黑" w:hAnsi="Times New Roman" w:cs="Times New Roman"/>
          <w:b/>
          <w:bCs/>
          <w:sz w:val="22"/>
          <w:szCs w:val="22"/>
        </w:rPr>
        <w:t>投放、优化广告</w:t>
      </w:r>
      <w:r w:rsidRPr="002D6786">
        <w:rPr>
          <w:rFonts w:ascii="Times New Roman" w:eastAsia="微软雅黑" w:hAnsi="Times New Roman" w:cs="Times New Roman"/>
          <w:sz w:val="22"/>
          <w:szCs w:val="22"/>
        </w:rPr>
        <w:t>并实现变现。旗下核心产品包括</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AppDiscovery</w:t>
      </w:r>
      <w:r w:rsidRPr="002D6786">
        <w:rPr>
          <w:rFonts w:ascii="Times New Roman" w:eastAsia="微软雅黑" w:hAnsi="Times New Roman" w:cs="Times New Roman"/>
          <w:sz w:val="22"/>
          <w:szCs w:val="22"/>
        </w:rPr>
        <w:t>（用户获取广告平台）、</w:t>
      </w:r>
      <w:r w:rsidRPr="002D6786">
        <w:rPr>
          <w:rFonts w:ascii="Times New Roman" w:eastAsia="微软雅黑" w:hAnsi="Times New Roman" w:cs="Times New Roman"/>
          <w:b/>
          <w:bCs/>
          <w:sz w:val="22"/>
          <w:szCs w:val="22"/>
        </w:rPr>
        <w:t>MAX</w:t>
      </w:r>
      <w:r w:rsidRPr="002D6786">
        <w:rPr>
          <w:rFonts w:ascii="Times New Roman" w:eastAsia="微软雅黑" w:hAnsi="Times New Roman" w:cs="Times New Roman"/>
          <w:sz w:val="22"/>
          <w:szCs w:val="22"/>
        </w:rPr>
        <w:t>（应用内竞价广告平台）和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Adjust</w:t>
      </w:r>
      <w:r w:rsidRPr="002D6786">
        <w:rPr>
          <w:rFonts w:ascii="Times New Roman" w:eastAsia="微软雅黑" w:hAnsi="Times New Roman" w:cs="Times New Roman"/>
          <w:sz w:val="22"/>
          <w:szCs w:val="22"/>
        </w:rPr>
        <w:t>（移动广告测量分析），其中融合了自主研发的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AXON </w:t>
      </w:r>
      <w:r w:rsidRPr="002D6786">
        <w:rPr>
          <w:rFonts w:ascii="Times New Roman" w:eastAsia="微软雅黑" w:hAnsi="Times New Roman" w:cs="Times New Roman"/>
          <w:b/>
          <w:bCs/>
          <w:sz w:val="22"/>
          <w:szCs w:val="22"/>
        </w:rPr>
        <w:t>人工智能</w:t>
      </w:r>
      <w:r w:rsidRPr="002D6786">
        <w:rPr>
          <w:rFonts w:ascii="Times New Roman" w:eastAsia="微软雅黑" w:hAnsi="Times New Roman" w:cs="Times New Roman"/>
          <w:sz w:val="22"/>
          <w:szCs w:val="22"/>
        </w:rPr>
        <w:t>算法，为客户提供端到端的广告投放优化解决方案</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。借助这一系列产品，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帮助全球众多移动应用开发者精准触达用户并最大化广告变现效率。目前公司员工约</w:t>
      </w:r>
      <w:r w:rsidRPr="002D6786">
        <w:rPr>
          <w:rFonts w:ascii="Times New Roman" w:eastAsia="微软雅黑" w:hAnsi="Times New Roman" w:cs="Times New Roman"/>
          <w:sz w:val="22"/>
          <w:szCs w:val="22"/>
        </w:rPr>
        <w:t>1500</w:t>
      </w:r>
      <w:r w:rsidRPr="002D6786">
        <w:rPr>
          <w:rFonts w:ascii="Times New Roman" w:eastAsia="微软雅黑" w:hAnsi="Times New Roman" w:cs="Times New Roman"/>
          <w:sz w:val="22"/>
          <w:szCs w:val="22"/>
        </w:rPr>
        <w:t>人，在全球移动广告技术生态中占据重要地位。</w:t>
      </w:r>
    </w:p>
    <w:p w14:paraId="69DB87D0"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近年来，公司业务重心从自营应用逐步转向广告软件平台。</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的软件平台业务收入达到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$18.42</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76%</w:t>
      </w:r>
      <w:r w:rsidRPr="002D6786">
        <w:rPr>
          <w:rFonts w:ascii="Times New Roman" w:eastAsia="微软雅黑" w:hAnsi="Times New Roman" w:cs="Times New Roman"/>
          <w:sz w:val="22"/>
          <w:szCs w:val="22"/>
        </w:rPr>
        <w:t>，占总收入的约</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；而自营应用（主要是游戏）业务收入降至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$14</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，同比下滑</w:t>
      </w:r>
      <w:r w:rsidRPr="002D6786">
        <w:rPr>
          <w:rFonts w:ascii="Times New Roman" w:eastAsia="微软雅黑" w:hAnsi="Times New Roman" w:cs="Times New Roman"/>
          <w:sz w:val="22"/>
          <w:szCs w:val="22"/>
        </w:rPr>
        <w:t>18% (</w:t>
      </w:r>
      <w:hyperlink r:id="rId314"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r:id="rId315"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。这一转型体现了管理层专注于高增长、高毛利的软件平台领域的战略。为了进一步聚焦核心广告技术业务，</w:t>
      </w:r>
      <w:r w:rsidRPr="002D6786">
        <w:rPr>
          <w:rFonts w:ascii="Times New Roman" w:eastAsia="微软雅黑" w:hAnsi="Times New Roman" w:cs="Times New Roman"/>
          <w:b/>
          <w:bCs/>
          <w:sz w:val="22"/>
          <w:szCs w:val="22"/>
        </w:rPr>
        <w:t>公司已签署协议在</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年一季度剥离全部应用游戏业务，以约</w:t>
      </w:r>
      <w:r w:rsidRPr="002D6786">
        <w:rPr>
          <w:rFonts w:ascii="Times New Roman" w:eastAsia="微软雅黑" w:hAnsi="Times New Roman" w:cs="Times New Roman"/>
          <w:b/>
          <w:bCs/>
          <w:sz w:val="22"/>
          <w:szCs w:val="22"/>
        </w:rPr>
        <w:t xml:space="preserve"> $9</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b/>
          <w:bCs/>
          <w:sz w:val="22"/>
          <w:szCs w:val="22"/>
        </w:rPr>
        <w:t xml:space="preserve"> </w:t>
      </w:r>
      <w:r w:rsidRPr="002D6786">
        <w:rPr>
          <w:rFonts w:ascii="Times New Roman" w:eastAsia="微软雅黑" w:hAnsi="Times New Roman" w:cs="Times New Roman"/>
          <w:b/>
          <w:bCs/>
          <w:sz w:val="22"/>
          <w:szCs w:val="22"/>
        </w:rPr>
        <w:t>美元的对价出售</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亿现金，其余为私有合并后实体的股权）</w:t>
      </w:r>
      <w:r w:rsidRPr="002D6786">
        <w:rPr>
          <w:rFonts w:ascii="Times New Roman" w:eastAsia="微软雅黑" w:hAnsi="Times New Roman" w:cs="Times New Roman"/>
          <w:sz w:val="22"/>
          <w:szCs w:val="22"/>
        </w:rPr>
        <w:t xml:space="preserve"> (</w:t>
      </w:r>
      <w:hyperlink r:id="rId316" w:anchor=":~:text=AppLovin%20,transaction%20in%20the%20coming%20quarter" w:history="1">
        <w:r w:rsidRPr="002D6786">
          <w:rPr>
            <w:rStyle w:val="af0"/>
            <w:rFonts w:ascii="Times New Roman" w:eastAsia="微软雅黑" w:hAnsi="Times New Roman" w:cs="Times New Roman"/>
            <w:sz w:val="22"/>
            <w:szCs w:val="22"/>
          </w:rPr>
          <w:t>AppLovin says to divest apps business, total consideration is $900M | Markets Insider</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。此举将使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彻底转型为纯粹的广告技术平台公司，精简业务结构的同时充实现金储备，并专注于人工智能驱动的广告平台扩张。</w:t>
      </w:r>
    </w:p>
    <w:p w14:paraId="25F62DB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3. </w:t>
      </w:r>
      <w:r w:rsidRPr="002D6786">
        <w:rPr>
          <w:rFonts w:ascii="Times New Roman" w:eastAsia="微软雅黑" w:hAnsi="Times New Roman" w:cs="Times New Roman"/>
          <w:b/>
          <w:bCs/>
          <w:sz w:val="22"/>
          <w:szCs w:val="22"/>
        </w:rPr>
        <w:t>业务模式与核心竞争力</w:t>
      </w:r>
    </w:p>
    <w:p w14:paraId="7043FE8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业务模式：</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的营收主要来自两大板块：</w:t>
      </w:r>
      <w:r w:rsidRPr="002D6786">
        <w:rPr>
          <w:rFonts w:ascii="Times New Roman" w:eastAsia="微软雅黑" w:hAnsi="Times New Roman" w:cs="Times New Roman"/>
          <w:b/>
          <w:bCs/>
          <w:sz w:val="22"/>
          <w:szCs w:val="22"/>
        </w:rPr>
        <w:t>软件平台业务（</w:t>
      </w:r>
      <w:r w:rsidRPr="002D6786">
        <w:rPr>
          <w:rFonts w:ascii="Times New Roman" w:eastAsia="微软雅黑" w:hAnsi="Times New Roman" w:cs="Times New Roman"/>
          <w:b/>
          <w:bCs/>
          <w:sz w:val="22"/>
          <w:szCs w:val="22"/>
        </w:rPr>
        <w:t>Software Platform, SP</w:t>
      </w:r>
      <w:r w:rsidRPr="002D6786">
        <w:rPr>
          <w:rFonts w:ascii="Times New Roman" w:eastAsia="微软雅黑" w:hAnsi="Times New Roman" w:cs="Times New Roman"/>
          <w:b/>
          <w:bCs/>
          <w:sz w:val="22"/>
          <w:szCs w:val="22"/>
        </w:rPr>
        <w:t>）和应用业务（</w:t>
      </w:r>
      <w:r w:rsidRPr="002D6786">
        <w:rPr>
          <w:rFonts w:ascii="Times New Roman" w:eastAsia="微软雅黑" w:hAnsi="Times New Roman" w:cs="Times New Roman"/>
          <w:b/>
          <w:bCs/>
          <w:sz w:val="22"/>
          <w:szCs w:val="22"/>
        </w:rPr>
        <w:t>Apps</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p>
    <w:p w14:paraId="7B8833FE" w14:textId="77777777" w:rsidR="002D6786" w:rsidRPr="002D6786" w:rsidRDefault="002D6786">
      <w:pPr>
        <w:numPr>
          <w:ilvl w:val="0"/>
          <w:numId w:val="125"/>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软件平台业务（约占总营收</w:t>
      </w:r>
      <w:r w:rsidRPr="002D6786">
        <w:rPr>
          <w:rFonts w:ascii="Times New Roman" w:eastAsia="微软雅黑" w:hAnsi="Times New Roman" w:cs="Times New Roman"/>
          <w:b/>
          <w:bCs/>
          <w:sz w:val="22"/>
          <w:szCs w:val="22"/>
        </w:rPr>
        <w:t>70%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：向第三方应用开发者提供广告投放和变现工具，包括应用内竞价广告平台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、用户获取平台</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，以及广告测量工具</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等。收入来源主要是广告分成和服务费。该板块具备平台型业务特征，</w:t>
      </w:r>
      <w:r w:rsidRPr="002D6786">
        <w:rPr>
          <w:rFonts w:ascii="Times New Roman" w:eastAsia="微软雅黑" w:hAnsi="Times New Roman" w:cs="Times New Roman"/>
          <w:b/>
          <w:bCs/>
          <w:sz w:val="22"/>
          <w:szCs w:val="22"/>
        </w:rPr>
        <w:t>规模效应显著</w:t>
      </w:r>
      <w:r w:rsidRPr="002D6786">
        <w:rPr>
          <w:rFonts w:ascii="Times New Roman" w:eastAsia="微软雅黑" w:hAnsi="Times New Roman" w:cs="Times New Roman"/>
          <w:sz w:val="22"/>
          <w:szCs w:val="22"/>
        </w:rPr>
        <w:t>：随着接入的应用和广告主增多，广告投放网络的效率和收益提高，进一步吸引更多客户。</w:t>
      </w:r>
    </w:p>
    <w:p w14:paraId="333F84E5" w14:textId="77777777" w:rsidR="002D6786" w:rsidRPr="002D6786" w:rsidRDefault="002D6786">
      <w:pPr>
        <w:numPr>
          <w:ilvl w:val="0"/>
          <w:numId w:val="125"/>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应用业务（约占总营收</w:t>
      </w:r>
      <w:r w:rsidRPr="002D6786">
        <w:rPr>
          <w:rFonts w:ascii="Times New Roman" w:eastAsia="微软雅黑" w:hAnsi="Times New Roman" w:cs="Times New Roman"/>
          <w:b/>
          <w:bCs/>
          <w:sz w:val="22"/>
          <w:szCs w:val="22"/>
        </w:rPr>
        <w:t>30%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：公司自营的移动游戏和应用，通过内置广告和应用内购变现。过去</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通过收购多家游戏工作室积累了大量自有游戏（如</w:t>
      </w:r>
      <w:r w:rsidRPr="002D6786">
        <w:rPr>
          <w:rFonts w:ascii="Times New Roman" w:eastAsia="微软雅黑" w:hAnsi="Times New Roman" w:cs="Times New Roman"/>
          <w:sz w:val="22"/>
          <w:szCs w:val="22"/>
        </w:rPr>
        <w:t>Machine Zone</w:t>
      </w:r>
      <w:r w:rsidRPr="002D6786">
        <w:rPr>
          <w:rFonts w:ascii="Times New Roman" w:eastAsia="微软雅黑" w:hAnsi="Times New Roman" w:cs="Times New Roman"/>
          <w:sz w:val="22"/>
          <w:szCs w:val="22"/>
        </w:rPr>
        <w:t>等），此板块营收来源于这些游戏的广告和用户消费。然而该业务近年增长停滞，在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年已呈现逐步退出战略（公司已决定出售游戏工作室资产）。</w:t>
      </w:r>
    </w:p>
    <w:p w14:paraId="26DA15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核心竞争力：</w:t>
      </w:r>
    </w:p>
    <w:p w14:paraId="1769D8A7"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 xml:space="preserve">AXON AI </w:t>
      </w:r>
      <w:r w:rsidRPr="002D6786">
        <w:rPr>
          <w:rFonts w:ascii="Times New Roman" w:eastAsia="微软雅黑" w:hAnsi="Times New Roman" w:cs="Times New Roman"/>
          <w:b/>
          <w:bCs/>
          <w:sz w:val="22"/>
          <w:szCs w:val="22"/>
        </w:rPr>
        <w:t>技术：</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的杀手锏是其人工智能驱动的广告优化引擎</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利用机器学习实时分析海量用户行为数据，为每一次广告展示匹配最合适的广告内容和目标受众，极大提升了广告投放的</w:t>
      </w:r>
      <w:r w:rsidRPr="002D6786">
        <w:rPr>
          <w:rFonts w:ascii="Times New Roman" w:eastAsia="微软雅黑" w:hAnsi="Times New Roman" w:cs="Times New Roman"/>
          <w:b/>
          <w:bCs/>
          <w:sz w:val="22"/>
          <w:szCs w:val="22"/>
        </w:rPr>
        <w:t>精准度和</w:t>
      </w:r>
      <w:r w:rsidRPr="002D6786">
        <w:rPr>
          <w:rFonts w:ascii="Times New Roman" w:eastAsia="微软雅黑" w:hAnsi="Times New Roman" w:cs="Times New Roman"/>
          <w:b/>
          <w:bCs/>
          <w:sz w:val="22"/>
          <w:szCs w:val="22"/>
        </w:rPr>
        <w:t>ROI</w:t>
      </w:r>
      <w:r w:rsidRPr="002D6786">
        <w:rPr>
          <w:rFonts w:ascii="Times New Roman" w:eastAsia="微软雅黑" w:hAnsi="Times New Roman" w:cs="Times New Roman"/>
          <w:sz w:val="22"/>
          <w:szCs w:val="22"/>
        </w:rPr>
        <w:t>。这使得</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的平台可以在不增加用户流失的情况下，提高广告变现效率。据公司披露，</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推出以来显著提高了广告点击率和变现收入，</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年公司整体调整后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利润率高达</w:t>
      </w:r>
      <w:r w:rsidRPr="002D6786">
        <w:rPr>
          <w:rFonts w:ascii="Times New Roman" w:eastAsia="微软雅黑" w:hAnsi="Times New Roman" w:cs="Times New Roman"/>
          <w:b/>
          <w:bCs/>
          <w:sz w:val="22"/>
          <w:szCs w:val="22"/>
        </w:rPr>
        <w:t>46%</w:t>
      </w:r>
      <w:r w:rsidRPr="002D6786">
        <w:rPr>
          <w:rFonts w:ascii="Times New Roman" w:eastAsia="微软雅黑" w:hAnsi="Times New Roman" w:cs="Times New Roman"/>
          <w:sz w:val="22"/>
          <w:szCs w:val="22"/>
        </w:rPr>
        <w:t>，很大程度上归功于</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优化带来的效率提升</w:t>
      </w:r>
      <w:r w:rsidRPr="002D6786">
        <w:rPr>
          <w:rFonts w:ascii="Times New Roman" w:eastAsia="微软雅黑" w:hAnsi="Times New Roman" w:cs="Times New Roman"/>
          <w:sz w:val="22"/>
          <w:szCs w:val="22"/>
        </w:rPr>
        <w:t xml:space="preserve"> (</w:t>
      </w:r>
      <w:hyperlink r:id="rId317"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318"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的持续升级（如</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年推出的</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）巩固了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广告投放领域的领先地位。</w:t>
      </w:r>
    </w:p>
    <w:p w14:paraId="52A93896"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数据与规模优势：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作为全球主要的移动广告平台之一，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每天处理数十亿次广告请求，累积了海量的</w:t>
      </w:r>
      <w:r w:rsidRPr="002D6786">
        <w:rPr>
          <w:rFonts w:ascii="Times New Roman" w:eastAsia="微软雅黑" w:hAnsi="Times New Roman" w:cs="Times New Roman"/>
          <w:b/>
          <w:bCs/>
          <w:sz w:val="22"/>
          <w:szCs w:val="22"/>
        </w:rPr>
        <w:t>用户行为和广告效果数据</w:t>
      </w:r>
      <w:r w:rsidRPr="002D6786">
        <w:rPr>
          <w:rFonts w:ascii="Times New Roman" w:eastAsia="微软雅黑" w:hAnsi="Times New Roman" w:cs="Times New Roman"/>
          <w:sz w:val="22"/>
          <w:szCs w:val="22"/>
        </w:rPr>
        <w:t>。这种数据资产反过来训练和提升了</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算法的效果，形成</w:t>
      </w:r>
      <w:r w:rsidRPr="002D6786">
        <w:rPr>
          <w:rFonts w:ascii="Times New Roman" w:eastAsia="微软雅黑" w:hAnsi="Times New Roman" w:cs="Times New Roman"/>
          <w:b/>
          <w:bCs/>
          <w:sz w:val="22"/>
          <w:szCs w:val="22"/>
        </w:rPr>
        <w:t>数据飞轮效应</w:t>
      </w:r>
      <w:r w:rsidRPr="002D6786">
        <w:rPr>
          <w:rFonts w:ascii="Times New Roman" w:eastAsia="微软雅黑" w:hAnsi="Times New Roman" w:cs="Times New Roman"/>
          <w:sz w:val="22"/>
          <w:szCs w:val="22"/>
        </w:rPr>
        <w:t>。同时，公司服务于上千款移动应用和众多广告主，网络规模大意味着能够跨应用执行广告实时竞价，以更高填充率和变现场景取胜中小竞争对手。</w:t>
      </w:r>
    </w:p>
    <w:p w14:paraId="40ECBBFE"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产品一体化生态：</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通过并购和自主开发，构建了从广告</w:t>
      </w:r>
      <w:r w:rsidRPr="002D6786">
        <w:rPr>
          <w:rFonts w:ascii="Times New Roman" w:eastAsia="微软雅黑" w:hAnsi="Times New Roman" w:cs="Times New Roman"/>
          <w:b/>
          <w:bCs/>
          <w:sz w:val="22"/>
          <w:szCs w:val="22"/>
        </w:rPr>
        <w:t>获取用户（</w:t>
      </w:r>
      <w:r w:rsidRPr="002D6786">
        <w:rPr>
          <w:rFonts w:ascii="Times New Roman" w:eastAsia="微软雅黑" w:hAnsi="Times New Roman" w:cs="Times New Roman"/>
          <w:b/>
          <w:bCs/>
          <w:sz w:val="22"/>
          <w:szCs w:val="22"/>
        </w:rPr>
        <w:t>UA</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广告变现</w:t>
      </w:r>
      <w:r w:rsidRPr="002D6786">
        <w:rPr>
          <w:rFonts w:ascii="Times New Roman" w:eastAsia="微软雅黑" w:hAnsi="Times New Roman" w:cs="Times New Roman"/>
          <w:sz w:val="22"/>
          <w:szCs w:val="22"/>
        </w:rPr>
        <w:t>到</w:t>
      </w:r>
      <w:r w:rsidRPr="002D6786">
        <w:rPr>
          <w:rFonts w:ascii="Times New Roman" w:eastAsia="微软雅黑" w:hAnsi="Times New Roman" w:cs="Times New Roman"/>
          <w:b/>
          <w:bCs/>
          <w:sz w:val="22"/>
          <w:szCs w:val="22"/>
        </w:rPr>
        <w:t>效果分析</w:t>
      </w:r>
      <w:r w:rsidRPr="002D6786">
        <w:rPr>
          <w:rFonts w:ascii="Times New Roman" w:eastAsia="微软雅黑" w:hAnsi="Times New Roman" w:cs="Times New Roman"/>
          <w:sz w:val="22"/>
          <w:szCs w:val="22"/>
        </w:rPr>
        <w:t>的一体化产品矩阵。例如</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负责引流拉新，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负责变现，</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提供追踪归因。这些服务无缝衔接，为客户提供端到端解决方案，提高客户黏性。在移动广告买量与变现行业，</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提供了</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一站式</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平台</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，这在分散的广告技术市场中具有差异化竞争优势。</w:t>
      </w:r>
    </w:p>
    <w:p w14:paraId="54F4CF85"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强劲的执行和转型能力：</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管理层在市场环境变化时展现出快速应变能力。例如面对苹果</w:t>
      </w:r>
      <w:r w:rsidRPr="002D6786">
        <w:rPr>
          <w:rFonts w:ascii="Times New Roman" w:eastAsia="微软雅黑" w:hAnsi="Times New Roman" w:cs="Times New Roman"/>
          <w:sz w:val="22"/>
          <w:szCs w:val="22"/>
        </w:rPr>
        <w:t>ATT</w:t>
      </w:r>
      <w:r w:rsidRPr="002D6786">
        <w:rPr>
          <w:rFonts w:ascii="Times New Roman" w:eastAsia="微软雅黑" w:hAnsi="Times New Roman" w:cs="Times New Roman"/>
          <w:sz w:val="22"/>
          <w:szCs w:val="22"/>
        </w:rPr>
        <w:t>隐私政策冲击，公司及时优化广告技术并加大非个性化投放，使业绩在</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年迅速反弹。又如</w:t>
      </w:r>
      <w:r w:rsidRPr="002D6786">
        <w:rPr>
          <w:rFonts w:ascii="Times New Roman" w:eastAsia="微软雅黑" w:hAnsi="Times New Roman" w:cs="Times New Roman"/>
          <w:sz w:val="22"/>
          <w:szCs w:val="22"/>
        </w:rPr>
        <w:t>2022-2023</w:t>
      </w:r>
      <w:r w:rsidRPr="002D6786">
        <w:rPr>
          <w:rFonts w:ascii="Times New Roman" w:eastAsia="微软雅黑" w:hAnsi="Times New Roman" w:cs="Times New Roman"/>
          <w:sz w:val="22"/>
          <w:szCs w:val="22"/>
        </w:rPr>
        <w:t>年果断收缩低增长的游戏业务、专注投资广告平台，使公司重新回到高速增长轨道。这种战略定力和执行力，也是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实现从传统手游公司转型为高科技广告平台的关键。</w:t>
      </w:r>
    </w:p>
    <w:p w14:paraId="4ECA0FC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4. </w:t>
      </w:r>
      <w:r w:rsidRPr="002D6786">
        <w:rPr>
          <w:rFonts w:ascii="Times New Roman" w:eastAsia="微软雅黑" w:hAnsi="Times New Roman" w:cs="Times New Roman"/>
          <w:b/>
          <w:bCs/>
          <w:sz w:val="22"/>
          <w:szCs w:val="22"/>
        </w:rPr>
        <w:t>财务分析</w:t>
      </w:r>
    </w:p>
    <w:p w14:paraId="38CB7BA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收入与增长：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受益于软件平台业务的爆发式增长，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的财务表现近年来强劲复苏。</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全年总营收为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$33.28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17% (</w:t>
      </w:r>
      <w:hyperlink r:id="rId319"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。而随着</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全面发力和移动广告市场回暖，</w:t>
      </w:r>
      <w:r w:rsidRPr="002D6786">
        <w:rPr>
          <w:rFonts w:ascii="Times New Roman" w:eastAsia="微软雅黑" w:hAnsi="Times New Roman" w:cs="Times New Roman"/>
          <w:b/>
          <w:bCs/>
          <w:sz w:val="22"/>
          <w:szCs w:val="22"/>
        </w:rPr>
        <w:t>2024</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业绩进一步加速：根据最新财报数据，</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年全年营收达到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$47.1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43.4%</w:t>
      </w:r>
      <w:r w:rsidRPr="002D6786">
        <w:rPr>
          <w:rFonts w:ascii="Times New Roman" w:eastAsia="微软雅黑" w:hAnsi="Times New Roman" w:cs="Times New Roman"/>
          <w:sz w:val="22"/>
          <w:szCs w:val="22"/>
        </w:rPr>
        <w:t xml:space="preserve"> (</w:t>
      </w:r>
      <w:hyperlink r:id="rId320" w:anchor=":~:text=AppLovin%20Revenue" w:history="1">
        <w:r w:rsidRPr="002D6786">
          <w:rPr>
            <w:rStyle w:val="af0"/>
            <w:rFonts w:ascii="Times New Roman" w:eastAsia="微软雅黑" w:hAnsi="Times New Roman" w:cs="Times New Roman"/>
            <w:sz w:val="22"/>
            <w:szCs w:val="22"/>
          </w:rPr>
          <w:t>AppLovin Revenue 2018-2024 - StockAnalysis</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年第四季度营收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$13.73</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，同比增长约</w:t>
      </w:r>
      <w:r w:rsidRPr="002D6786">
        <w:rPr>
          <w:rFonts w:ascii="Times New Roman" w:eastAsia="微软雅黑" w:hAnsi="Times New Roman" w:cs="Times New Roman"/>
          <w:sz w:val="22"/>
          <w:szCs w:val="22"/>
        </w:rPr>
        <w:t>44%</w:t>
      </w:r>
      <w:r w:rsidRPr="002D6786">
        <w:rPr>
          <w:rFonts w:ascii="Times New Roman" w:eastAsia="微软雅黑" w:hAnsi="Times New Roman" w:cs="Times New Roman"/>
          <w:sz w:val="22"/>
          <w:szCs w:val="22"/>
        </w:rPr>
        <w:t>，大幅超出市场预期。这一增长主要由广告平台业务驱动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年软件平台收入强劲上升，而自营游戏收入占比下降，表明公司成功实现了收入结构转型。此外，公司未来营收有望继续稳步扩张。华尔街分析师一致预测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营收将达</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$57.6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左右，同比增长约</w:t>
      </w:r>
      <w:r w:rsidRPr="002D6786">
        <w:rPr>
          <w:rFonts w:ascii="Times New Roman" w:eastAsia="微软雅黑" w:hAnsi="Times New Roman" w:cs="Times New Roman"/>
          <w:sz w:val="22"/>
          <w:szCs w:val="22"/>
        </w:rPr>
        <w:t>21%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，尽管增长率较前期有所放缓但仍高于行业平均水平。</w:t>
      </w:r>
    </w:p>
    <w:p w14:paraId="7153073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盈利能力：</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的盈利能力在广告技术行业中名列前茅。随着高毛利的软件平台业务占比提升，公司整体毛利率和利润率显著改善：</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年毛利率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64.9%</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年前三季度毛利率已升至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71.3%</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sz w:val="22"/>
          <w:szCs w:val="22"/>
        </w:rPr>
        <w:t>方面，</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$15.0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利率</w:t>
      </w:r>
      <w:r w:rsidRPr="002D6786">
        <w:rPr>
          <w:rFonts w:ascii="Times New Roman" w:eastAsia="微软雅黑" w:hAnsi="Times New Roman" w:cs="Times New Roman"/>
          <w:sz w:val="22"/>
          <w:szCs w:val="22"/>
        </w:rPr>
        <w:t>46%</w:t>
      </w:r>
      <w:r w:rsidRPr="002D6786">
        <w:rPr>
          <w:rFonts w:ascii="Times New Roman" w:eastAsia="微软雅黑" w:hAnsi="Times New Roman" w:cs="Times New Roman"/>
          <w:sz w:val="22"/>
          <w:szCs w:val="22"/>
        </w:rPr>
        <w:t>），而</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年在收入增长带动和成本控制下，全年调整后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猛增至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，利润率超过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48%</w:t>
      </w:r>
      <w:r w:rsidRPr="002D6786">
        <w:rPr>
          <w:rFonts w:ascii="Times New Roman" w:eastAsia="微软雅黑" w:hAnsi="Times New Roman" w:cs="Times New Roman"/>
          <w:sz w:val="22"/>
          <w:szCs w:val="22"/>
        </w:rPr>
        <w:t xml:space="preserve"> (</w:t>
      </w:r>
      <w:hyperlink r:id="rId321"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322"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。最新的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单季</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利润率更是达到</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，显示出卓越的经营杠杆效应。净利润也由</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年的亏损转为盈利：</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年净利润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$3.57</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（净利率</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年净利进一步大幅提高（</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净利</w:t>
      </w:r>
      <w:r w:rsidRPr="002D6786">
        <w:rPr>
          <w:rFonts w:ascii="Times New Roman" w:eastAsia="微软雅黑" w:hAnsi="Times New Roman" w:cs="Times New Roman"/>
          <w:sz w:val="22"/>
          <w:szCs w:val="22"/>
        </w:rPr>
        <w:t>$1.72</w:t>
      </w:r>
      <w:r w:rsidRPr="002D6786">
        <w:rPr>
          <w:rFonts w:ascii="Times New Roman" w:eastAsia="微软雅黑" w:hAnsi="Times New Roman" w:cs="Times New Roman"/>
          <w:sz w:val="22"/>
          <w:szCs w:val="22"/>
        </w:rPr>
        <w:t>亿，净利率</w:t>
      </w:r>
      <w:r w:rsidRPr="002D6786">
        <w:rPr>
          <w:rFonts w:ascii="Times New Roman" w:eastAsia="微软雅黑" w:hAnsi="Times New Roman" w:cs="Times New Roman"/>
          <w:sz w:val="22"/>
          <w:szCs w:val="22"/>
        </w:rPr>
        <w:t>18% (</w:t>
      </w:r>
      <w:hyperlink r:id="rId323"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充沛：</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年经营活动现金流</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亿，自由现金流约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r:id="rId324" w:anchor=":~:text=of%2011,business%20every%20quarter%20this%20year"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年自由现金流持续增长，全年估计超过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，为公司提供了实施股票回购、债务偿还的充足资金支持。整体来看，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已从一家高投入高亏损的成长型公司，转变为高盈利、高现金产出的成熟企业。</w:t>
      </w:r>
    </w:p>
    <w:p w14:paraId="19488B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财务结构：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由于历史上通过举债并购游戏资产，</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资产负债表的杠杆较高。截止</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年底，公司长期债务约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，股东权益约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债务股权比率</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300%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。尽管绝对负债较高，但由于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利润强劲，</w:t>
      </w:r>
      <w:r w:rsidRPr="002D6786">
        <w:rPr>
          <w:rFonts w:ascii="Times New Roman" w:eastAsia="微软雅黑" w:hAnsi="Times New Roman" w:cs="Times New Roman"/>
          <w:b/>
          <w:bCs/>
          <w:sz w:val="22"/>
          <w:szCs w:val="22"/>
        </w:rPr>
        <w:t>净债务</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比</w:t>
      </w:r>
      <w:r w:rsidRPr="002D6786">
        <w:rPr>
          <w:rFonts w:ascii="Times New Roman" w:eastAsia="微软雅黑" w:hAnsi="Times New Roman" w:cs="Times New Roman"/>
          <w:sz w:val="22"/>
          <w:szCs w:val="22"/>
        </w:rPr>
        <w:t>保持在合理水平。同时，公司持有现金及等价物约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$5.68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，短期流动性尚可。利息支出相对于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的比例不高，债务风险在可控范围内。不过，需要关注利率上行和业务波动对偿债的影响。财务杠杆放大了股东回报：</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ROE</w:t>
      </w:r>
      <w:r w:rsidRPr="002D6786">
        <w:rPr>
          <w:rFonts w:ascii="Times New Roman" w:eastAsia="微软雅黑" w:hAnsi="Times New Roman" w:cs="Times New Roman"/>
          <w:b/>
          <w:bCs/>
          <w:sz w:val="22"/>
          <w:szCs w:val="22"/>
        </w:rPr>
        <w:t>（净资产回报率）极高，一定程度上受益于高负债经营，但这也意味着未来财务风险</w:t>
      </w:r>
      <w:r w:rsidRPr="002D6786">
        <w:rPr>
          <w:rFonts w:ascii="Times New Roman" w:eastAsia="微软雅黑" w:hAnsi="Times New Roman" w:cs="Times New Roman"/>
          <w:sz w:val="22"/>
          <w:szCs w:val="22"/>
        </w:rPr>
        <w:t>放大</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。好消息是，公司管理层已着手降低杠杆，除了将剥离游戏业务回笼现金外，亦持续用盈余现金</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回购股票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年回购了</w:t>
      </w:r>
      <w:r w:rsidRPr="002D6786">
        <w:rPr>
          <w:rFonts w:ascii="Times New Roman" w:eastAsia="微软雅黑" w:hAnsi="Times New Roman" w:cs="Times New Roman"/>
          <w:sz w:val="22"/>
          <w:szCs w:val="22"/>
        </w:rPr>
        <w:t>5430</w:t>
      </w:r>
      <w:r w:rsidRPr="002D6786">
        <w:rPr>
          <w:rFonts w:ascii="Times New Roman" w:eastAsia="微软雅黑" w:hAnsi="Times New Roman" w:cs="Times New Roman"/>
          <w:sz w:val="22"/>
          <w:szCs w:val="22"/>
        </w:rPr>
        <w:t>万股，占总股本近</w:t>
      </w:r>
      <w:r w:rsidRPr="002D6786">
        <w:rPr>
          <w:rFonts w:ascii="Times New Roman" w:eastAsia="微软雅黑" w:hAnsi="Times New Roman" w:cs="Times New Roman"/>
          <w:sz w:val="22"/>
          <w:szCs w:val="22"/>
        </w:rPr>
        <w:t>10% (</w:t>
      </w:r>
      <w:hyperlink r:id="rId325" w:anchor=":~:text=combination%20of%20share%20management%20and,25"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），这些举措将逐步改善资产负债结构。</w:t>
      </w:r>
    </w:p>
    <w:p w14:paraId="0F0ECCE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关键财务指标表现：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公司近年各项指标呈健康趋势：销售收入年均复合增长率超过</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，毛利率提高至</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以上；营业费用随收入增长保持适度，销售费用率逐渐下降，经营杠杆凸显；每股收益增长迅猛，</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$4.54</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TTM</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 (</w:t>
      </w:r>
      <w:hyperlink r:id="rId326" w:anchor=":~:text=Scroll%20to%20Statements"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。值得注意的是，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b/>
          <w:bCs/>
          <w:sz w:val="22"/>
          <w:szCs w:val="22"/>
        </w:rPr>
        <w:t>资本回报率</w:t>
      </w:r>
      <w:r w:rsidRPr="002D6786">
        <w:rPr>
          <w:rFonts w:ascii="Times New Roman" w:eastAsia="微软雅黑" w:hAnsi="Times New Roman" w:cs="Times New Roman"/>
          <w:b/>
          <w:bCs/>
          <w:sz w:val="22"/>
          <w:szCs w:val="22"/>
        </w:rPr>
        <w:t>ROIC</w:t>
      </w:r>
      <w:r w:rsidRPr="002D6786">
        <w:rPr>
          <w:rFonts w:ascii="Times New Roman" w:eastAsia="微软雅黑" w:hAnsi="Times New Roman" w:cs="Times New Roman"/>
          <w:sz w:val="22"/>
          <w:szCs w:val="22"/>
        </w:rPr>
        <w:t>远高于加权平均资本成本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，这意味着公司在创造超额价值</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。综合来看，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财务状况良好，高增长配合高</w:t>
      </w:r>
      <w:r w:rsidRPr="002D6786">
        <w:rPr>
          <w:rFonts w:ascii="Times New Roman" w:eastAsia="微软雅黑" w:hAnsi="Times New Roman" w:cs="Times New Roman"/>
          <w:sz w:val="22"/>
          <w:szCs w:val="22"/>
        </w:rPr>
        <w:lastRenderedPageBreak/>
        <w:t>利润率，使其具备内生性现金流自给的能力。但投资者亦应持续关注</w:t>
      </w:r>
      <w:r w:rsidRPr="002D6786">
        <w:rPr>
          <w:rFonts w:ascii="Times New Roman" w:eastAsia="微软雅黑" w:hAnsi="Times New Roman" w:cs="Times New Roman"/>
          <w:b/>
          <w:bCs/>
          <w:sz w:val="22"/>
          <w:szCs w:val="22"/>
        </w:rPr>
        <w:t>应收账款、营运资金周转</w:t>
      </w:r>
      <w:r w:rsidRPr="002D6786">
        <w:rPr>
          <w:rFonts w:ascii="Times New Roman" w:eastAsia="微软雅黑" w:hAnsi="Times New Roman" w:cs="Times New Roman"/>
          <w:sz w:val="22"/>
          <w:szCs w:val="22"/>
        </w:rPr>
        <w:t>等指标，以确保快速扩张下的财务运营质量。</w:t>
      </w:r>
    </w:p>
    <w:p w14:paraId="45D7982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数据可视化：下图展示了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近年来收入与利润的快速增长趋势，以及软件平台与自营应用两大业务营收构成的变化。可以看出，软件平台业务（蓝色）自</w:t>
      </w:r>
      <w:r w:rsidRPr="002D6786">
        <w:rPr>
          <w:rFonts w:ascii="Times New Roman" w:eastAsia="微软雅黑" w:hAnsi="Times New Roman" w:cs="Times New Roman"/>
          <w:i/>
          <w:iCs/>
          <w:sz w:val="22"/>
          <w:szCs w:val="22"/>
        </w:rPr>
        <w:t>2021</w:t>
      </w:r>
      <w:r w:rsidRPr="002D6786">
        <w:rPr>
          <w:rFonts w:ascii="Times New Roman" w:eastAsia="微软雅黑" w:hAnsi="Times New Roman" w:cs="Times New Roman"/>
          <w:i/>
          <w:iCs/>
          <w:sz w:val="22"/>
          <w:szCs w:val="22"/>
        </w:rPr>
        <w:t>年以来实现爆发式增长，已成为收入主引擎，而应用业务（灰色）占比逐步下降。</w:t>
      </w:r>
      <w:r w:rsidRPr="002D6786">
        <w:rPr>
          <w:rFonts w:ascii="Times New Roman" w:eastAsia="微软雅黑" w:hAnsi="Times New Roman" w:cs="Times New Roman"/>
          <w:i/>
          <w:iCs/>
          <w:sz w:val="22"/>
          <w:szCs w:val="22"/>
        </w:rPr>
        <w:t>)</w:t>
      </w:r>
    </w:p>
    <w:p w14:paraId="16919B6F" w14:textId="1BD5B204" w:rsid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xml:space="preserve">) </w:t>
      </w:r>
    </w:p>
    <w:p w14:paraId="2B3BE945" w14:textId="233529C8" w:rsidR="002D6786" w:rsidRDefault="002D6786" w:rsidP="002D6786">
      <w:pPr>
        <w:rPr>
          <w:rFonts w:ascii="Times New Roman" w:eastAsia="微软雅黑" w:hAnsi="Times New Roman" w:cs="Times New Roman"/>
          <w:sz w:val="22"/>
          <w:szCs w:val="22"/>
        </w:rPr>
      </w:pPr>
    </w:p>
    <w:p w14:paraId="7AF5E384" w14:textId="6B049E5B"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总营收及业务分部营收（</w:t>
      </w:r>
      <w:r w:rsidRPr="002D6786">
        <w:rPr>
          <w:rFonts w:ascii="Times New Roman" w:eastAsia="微软雅黑" w:hAnsi="Times New Roman" w:cs="Times New Roman"/>
          <w:i/>
          <w:iCs/>
          <w:sz w:val="22"/>
          <w:szCs w:val="22"/>
        </w:rPr>
        <w:t xml:space="preserve">2019–2024 </w:t>
      </w:r>
      <w:r w:rsidRPr="002D6786">
        <w:rPr>
          <w:rFonts w:ascii="Times New Roman" w:eastAsia="微软雅黑" w:hAnsi="Times New Roman" w:cs="Times New Roman"/>
          <w:i/>
          <w:iCs/>
          <w:sz w:val="22"/>
          <w:szCs w:val="22"/>
        </w:rPr>
        <w:t>年，单位：亿美元）</w:t>
      </w:r>
    </w:p>
    <w:p w14:paraId="462631BE"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5. </w:t>
      </w:r>
      <w:r w:rsidRPr="002D6786">
        <w:rPr>
          <w:rFonts w:ascii="Times New Roman" w:eastAsia="微软雅黑" w:hAnsi="Times New Roman" w:cs="Times New Roman"/>
          <w:b/>
          <w:bCs/>
          <w:sz w:val="22"/>
          <w:szCs w:val="22"/>
        </w:rPr>
        <w:t>估值分析</w:t>
      </w:r>
    </w:p>
    <w:p w14:paraId="424F2A5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相对估值</w:t>
      </w:r>
      <w:r w:rsidRPr="002D6786">
        <w:rPr>
          <w:rFonts w:ascii="Times New Roman" w:eastAsia="微软雅黑" w:hAnsi="Times New Roman" w:cs="Times New Roman"/>
          <w:b/>
          <w:bCs/>
          <w:sz w:val="22"/>
          <w:szCs w:val="22"/>
        </w:rPr>
        <w:t xml:space="preserve"> – </w:t>
      </w:r>
      <w:r w:rsidRPr="002D6786">
        <w:rPr>
          <w:rFonts w:ascii="Times New Roman" w:eastAsia="微软雅黑" w:hAnsi="Times New Roman" w:cs="Times New Roman"/>
          <w:b/>
          <w:bCs/>
          <w:sz w:val="22"/>
          <w:szCs w:val="22"/>
        </w:rPr>
        <w:t>市盈率及增长</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经过</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年的股价飙涨，</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目前估值水平显著高于历史均值。截至</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w:t>
      </w:r>
      <w:r w:rsidRPr="002D6786">
        <w:rPr>
          <w:rFonts w:ascii="Times New Roman" w:eastAsia="微软雅黑" w:hAnsi="Times New Roman" w:cs="Times New Roman"/>
          <w:sz w:val="22"/>
          <w:szCs w:val="22"/>
        </w:rPr>
        <w:t>月中旬，公司股价约在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附近，对应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TTM</w:t>
      </w:r>
      <w:r w:rsidRPr="002D6786">
        <w:rPr>
          <w:rFonts w:ascii="Times New Roman" w:eastAsia="微软雅黑" w:hAnsi="Times New Roman" w:cs="Times New Roman"/>
          <w:b/>
          <w:bCs/>
          <w:sz w:val="22"/>
          <w:szCs w:val="22"/>
        </w:rPr>
        <w:t>市盈率</w:t>
      </w:r>
      <w:r w:rsidRPr="002D6786">
        <w:rPr>
          <w:rFonts w:ascii="Times New Roman" w:eastAsia="微软雅黑" w:hAnsi="Times New Roman" w:cs="Times New Roman"/>
          <w:sz w:val="22"/>
          <w:szCs w:val="22"/>
        </w:rPr>
        <w:t>接近</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b/>
          <w:bCs/>
          <w:sz w:val="22"/>
          <w:szCs w:val="22"/>
        </w:rPr>
        <w:t>远期市盈率</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27</w:t>
      </w:r>
      <w:r w:rsidRPr="002D6786">
        <w:rPr>
          <w:rFonts w:ascii="Times New Roman" w:eastAsia="微软雅黑" w:hAnsi="Times New Roman" w:cs="Times New Roman"/>
          <w:sz w:val="22"/>
          <w:szCs w:val="22"/>
        </w:rPr>
        <w:t>倍左右</w:t>
      </w:r>
      <w:r w:rsidRPr="002D6786">
        <w:rPr>
          <w:rFonts w:ascii="Times New Roman" w:eastAsia="微软雅黑" w:hAnsi="Times New Roman" w:cs="Times New Roman"/>
          <w:sz w:val="22"/>
          <w:szCs w:val="22"/>
        </w:rPr>
        <w:t xml:space="preserve"> (</w:t>
      </w:r>
      <w:hyperlink r:id="rId327" w:anchor=":~:text=Index%20NDX%20P%2FE%2060,94"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。相比同行，</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的估值有一定溢价但不算离谱。例如数字广告行业可比公司</w:t>
      </w:r>
      <w:r w:rsidRPr="002D6786">
        <w:rPr>
          <w:rFonts w:ascii="Times New Roman" w:eastAsia="微软雅黑" w:hAnsi="Times New Roman" w:cs="Times New Roman"/>
          <w:sz w:val="22"/>
          <w:szCs w:val="22"/>
        </w:rPr>
        <w:t>The Trade Desk (TTD) 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28.9x</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 Software (U)</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31.2x</w:t>
      </w:r>
      <w:r w:rsidRPr="002D6786">
        <w:rPr>
          <w:rFonts w:ascii="Times New Roman" w:eastAsia="微软雅黑" w:hAnsi="Times New Roman" w:cs="Times New Roman"/>
          <w:sz w:val="22"/>
          <w:szCs w:val="22"/>
        </w:rPr>
        <w:t>，而互联网巨头</w:t>
      </w:r>
      <w:r w:rsidRPr="002D6786">
        <w:rPr>
          <w:rFonts w:ascii="Times New Roman" w:eastAsia="微软雅黑" w:hAnsi="Times New Roman" w:cs="Times New Roman"/>
          <w:sz w:val="22"/>
          <w:szCs w:val="22"/>
        </w:rPr>
        <w:t>Meta Platforms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21.4x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 26~27</w:t>
      </w:r>
      <w:r w:rsidRPr="002D6786">
        <w:rPr>
          <w:rFonts w:ascii="Times New Roman" w:eastAsia="微软雅黑" w:hAnsi="Times New Roman" w:cs="Times New Roman"/>
          <w:sz w:val="22"/>
          <w:szCs w:val="22"/>
        </w:rPr>
        <w:t>倍的前瞻市盈率略低于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，反映出其盈利质量更高、增长更快，因而市场给予相近甚至稍优的估值倍数。考虑增长因素的</w:t>
      </w:r>
      <w:r w:rsidRPr="002D6786">
        <w:rPr>
          <w:rFonts w:ascii="Times New Roman" w:eastAsia="微软雅黑" w:hAnsi="Times New Roman" w:cs="Times New Roman"/>
          <w:sz w:val="22"/>
          <w:szCs w:val="22"/>
        </w:rPr>
        <w:t xml:space="preserve"> **PEG</w:t>
      </w:r>
      <w:r w:rsidRPr="002D6786">
        <w:rPr>
          <w:rFonts w:ascii="Times New Roman" w:eastAsia="微软雅黑" w:hAnsi="Times New Roman" w:cs="Times New Roman"/>
          <w:sz w:val="22"/>
          <w:szCs w:val="22"/>
        </w:rPr>
        <w:t>（市盈率相对盈利增长比率）</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来看，按照</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22.7%</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AppLovin PEG</w:t>
      </w:r>
      <w:r w:rsidRPr="002D6786">
        <w:rPr>
          <w:rFonts w:ascii="Times New Roman" w:eastAsia="微软雅黑" w:hAnsi="Times New Roman" w:cs="Times New Roman"/>
          <w:sz w:val="22"/>
          <w:szCs w:val="22"/>
        </w:rPr>
        <w:t>约为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1.2</w:t>
      </w:r>
      <w:r w:rsidRPr="002D6786">
        <w:rPr>
          <w:rFonts w:ascii="Times New Roman" w:eastAsia="微软雅黑" w:hAnsi="Times New Roman" w:cs="Times New Roman"/>
          <w:sz w:val="22"/>
          <w:szCs w:val="22"/>
        </w:rPr>
        <w:t>，高于</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的基准</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。这意味着在当前股价下，未来增长已被充分计入，估值偏向高估区间。如果采用更长期的增长预期（如未来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38.6%</w:t>
      </w:r>
      <w:r w:rsidRPr="002D6786">
        <w:rPr>
          <w:rFonts w:ascii="Times New Roman" w:eastAsia="微软雅黑" w:hAnsi="Times New Roman" w:cs="Times New Roman"/>
          <w:sz w:val="22"/>
          <w:szCs w:val="22"/>
        </w:rPr>
        <w:t>的年均</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 xml:space="preserve"> (</w:t>
      </w:r>
      <w:hyperlink r:id="rId328" w:anchor=":~:text=Book%2Fsh%203,48.08%25%20Beta"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1.5</w:t>
      </w:r>
      <w:r w:rsidRPr="002D6786">
        <w:rPr>
          <w:rFonts w:ascii="Times New Roman" w:eastAsia="微软雅黑" w:hAnsi="Times New Roman" w:cs="Times New Roman"/>
          <w:sz w:val="22"/>
          <w:szCs w:val="22"/>
        </w:rPr>
        <w:t>左右，依然不便宜。因此，就相对估值而言，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当前股价对应的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增长溢价</w:t>
      </w:r>
      <w:r w:rsidRPr="002D6786">
        <w:rPr>
          <w:rFonts w:ascii="Times New Roman" w:eastAsia="微软雅黑" w:hAnsi="Times New Roman" w:cs="Times New Roman"/>
          <w:sz w:val="22"/>
          <w:szCs w:val="22"/>
        </w:rPr>
        <w:t>较高，投资者需有信心公司能超预期增长才能支撑如此估值。</w:t>
      </w:r>
    </w:p>
    <w:p w14:paraId="7218A0D9"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绝对估值</w:t>
      </w:r>
      <w:r w:rsidRPr="002D6786">
        <w:rPr>
          <w:rFonts w:ascii="Times New Roman" w:eastAsia="微软雅黑" w:hAnsi="Times New Roman" w:cs="Times New Roman"/>
          <w:b/>
          <w:bCs/>
          <w:sz w:val="22"/>
          <w:szCs w:val="22"/>
        </w:rPr>
        <w:t xml:space="preserve"> – DCF</w:t>
      </w:r>
      <w:r w:rsidRPr="002D6786">
        <w:rPr>
          <w:rFonts w:ascii="Times New Roman" w:eastAsia="微软雅黑" w:hAnsi="Times New Roman" w:cs="Times New Roman"/>
          <w:b/>
          <w:bCs/>
          <w:sz w:val="22"/>
          <w:szCs w:val="22"/>
        </w:rPr>
        <w:t>模型</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我们采用现金流折现法对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进行估值。假设未来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年公司自由现金流（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）持续较高增长：</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~$20.4</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2026</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~$24.9</w:t>
      </w:r>
      <w:r w:rsidRPr="002D6786">
        <w:rPr>
          <w:rFonts w:ascii="Times New Roman" w:eastAsia="微软雅黑" w:hAnsi="Times New Roman" w:cs="Times New Roman"/>
          <w:sz w:val="22"/>
          <w:szCs w:val="22"/>
        </w:rPr>
        <w:t>亿，之后增速逐步放缓至</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~$38.8</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。取加权平均资本成本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9.5%</w:t>
      </w:r>
      <w:r w:rsidRPr="002D6786">
        <w:rPr>
          <w:rFonts w:ascii="Times New Roman" w:eastAsia="微软雅黑" w:hAnsi="Times New Roman" w:cs="Times New Roman"/>
          <w:sz w:val="22"/>
          <w:szCs w:val="22"/>
        </w:rPr>
        <w:t>，永续增长率</w:t>
      </w:r>
      <w:r w:rsidRPr="002D6786">
        <w:rPr>
          <w:rFonts w:ascii="Times New Roman" w:eastAsia="微软雅黑" w:hAnsi="Times New Roman" w:cs="Times New Roman"/>
          <w:sz w:val="22"/>
          <w:szCs w:val="22"/>
        </w:rPr>
        <w:t>g</w:t>
      </w:r>
      <w:r w:rsidRPr="002D6786">
        <w:rPr>
          <w:rFonts w:ascii="Times New Roman" w:eastAsia="微软雅黑" w:hAnsi="Times New Roman" w:cs="Times New Roman"/>
          <w:sz w:val="22"/>
          <w:szCs w:val="22"/>
        </w:rPr>
        <w:t>为</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，计算得到</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年底终值约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$670.5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。将各年</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和终值折现至</w:t>
      </w:r>
      <w:r w:rsidRPr="002D6786">
        <w:rPr>
          <w:rFonts w:ascii="Times New Roman" w:eastAsia="微软雅黑" w:hAnsi="Times New Roman" w:cs="Times New Roman"/>
          <w:sz w:val="22"/>
          <w:szCs w:val="22"/>
        </w:rPr>
        <w:lastRenderedPageBreak/>
        <w:t>2024</w:t>
      </w:r>
      <w:r w:rsidRPr="002D6786">
        <w:rPr>
          <w:rFonts w:ascii="Times New Roman" w:eastAsia="微软雅黑" w:hAnsi="Times New Roman" w:cs="Times New Roman"/>
          <w:sz w:val="22"/>
          <w:szCs w:val="22"/>
        </w:rPr>
        <w:t>年底，得到</w:t>
      </w:r>
      <w:r w:rsidRPr="002D6786">
        <w:rPr>
          <w:rFonts w:ascii="Times New Roman" w:eastAsia="微软雅黑" w:hAnsi="Times New Roman" w:cs="Times New Roman"/>
          <w:b/>
          <w:bCs/>
          <w:sz w:val="22"/>
          <w:szCs w:val="22"/>
        </w:rPr>
        <w:t>企业价值</w:t>
      </w:r>
      <w:r w:rsidRPr="002D6786">
        <w:rPr>
          <w:rFonts w:ascii="Times New Roman" w:eastAsia="微软雅黑" w:hAnsi="Times New Roman" w:cs="Times New Roman"/>
          <w:b/>
          <w:bCs/>
          <w:sz w:val="22"/>
          <w:szCs w:val="22"/>
        </w:rPr>
        <w:t>EV</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$325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。扣除净负债，股权价值约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，折合每股合理价值</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$290~$310</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。与目前市场价相比，当时</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估值显示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股价溢价约</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sz w:val="22"/>
          <w:szCs w:val="22"/>
        </w:rPr>
        <w:t>（以</w:t>
      </w:r>
      <w:r w:rsidRPr="002D6786">
        <w:rPr>
          <w:rFonts w:ascii="Times New Roman" w:eastAsia="微软雅黑" w:hAnsi="Times New Roman" w:cs="Times New Roman"/>
          <w:sz w:val="22"/>
          <w:szCs w:val="22"/>
        </w:rPr>
        <w:t>$378</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。但由于近日股价回落至</w:t>
      </w:r>
      <w:r w:rsidRPr="002D6786">
        <w:rPr>
          <w:rFonts w:ascii="Times New Roman" w:eastAsia="微软雅黑" w:hAnsi="Times New Roman" w:cs="Times New Roman"/>
          <w:sz w:val="22"/>
          <w:szCs w:val="22"/>
        </w:rPr>
        <w:t xml:space="preserve"> ~$270 </w:t>
      </w:r>
      <w:r w:rsidRPr="002D6786">
        <w:rPr>
          <w:rFonts w:ascii="Times New Roman" w:eastAsia="微软雅黑" w:hAnsi="Times New Roman" w:cs="Times New Roman"/>
          <w:sz w:val="22"/>
          <w:szCs w:val="22"/>
        </w:rPr>
        <w:t>区间，当前市价已经接近甚至略低于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估算的内在价值下限。这表明此前的高估情况有所缓解，估值安全边际相比高点明显改善。如果市场情绪进一步降温导致股价跌至</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附近，那将低于我们的</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估值区间，下行风险有限，反而进入</w:t>
      </w:r>
      <w:r w:rsidRPr="002D6786">
        <w:rPr>
          <w:rFonts w:ascii="Times New Roman" w:eastAsia="微软雅黑" w:hAnsi="Times New Roman" w:cs="Times New Roman"/>
          <w:b/>
          <w:bCs/>
          <w:sz w:val="22"/>
          <w:szCs w:val="22"/>
        </w:rPr>
        <w:t>更具吸引力的价值区域</w:t>
      </w:r>
      <w:r w:rsidRPr="002D6786">
        <w:rPr>
          <w:rFonts w:ascii="Times New Roman" w:eastAsia="微软雅黑" w:hAnsi="Times New Roman" w:cs="Times New Roman"/>
          <w:sz w:val="22"/>
          <w:szCs w:val="22"/>
        </w:rPr>
        <w:t>。</w:t>
      </w:r>
    </w:p>
    <w:p w14:paraId="35DFA31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同行可比估值比较</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从市销率等其他指标看，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在高增长广告技术公司中处于较高水平。目前公司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市值约</w:t>
      </w:r>
      <w:r w:rsidRPr="002D6786">
        <w:rPr>
          <w:rFonts w:ascii="Times New Roman" w:eastAsia="微软雅黑" w:hAnsi="Times New Roman" w:cs="Times New Roman"/>
          <w:b/>
          <w:bCs/>
          <w:sz w:val="22"/>
          <w:szCs w:val="22"/>
        </w:rPr>
        <w:t>$920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（市销率）约</w:t>
      </w:r>
      <w:r w:rsidRPr="002D6786">
        <w:rPr>
          <w:rFonts w:ascii="Times New Roman" w:eastAsia="微软雅黑" w:hAnsi="Times New Roman" w:cs="Times New Roman"/>
          <w:b/>
          <w:bCs/>
          <w:sz w:val="22"/>
          <w:szCs w:val="22"/>
        </w:rPr>
        <w:t>19.7</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 xml:space="preserve"> (</w:t>
      </w:r>
      <w:hyperlink r:id="rId329" w:anchor=":~:text=Index%20NDX%20P%2FE%2060,94" w:history="1">
        <w:r w:rsidRPr="002D6786">
          <w:rPr>
            <w:rStyle w:val="af0"/>
            <w:rFonts w:ascii="Times New Roman" w:eastAsia="微软雅黑" w:hAnsi="Times New Roman" w:cs="Times New Roman"/>
            <w:b/>
            <w:bCs/>
            <w:sz w:val="22"/>
            <w:szCs w:val="22"/>
          </w:rPr>
          <w:t>APP - Applovin Corp Stock Price and Quote</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。相比之下，</w:t>
      </w:r>
      <w:r w:rsidRPr="002D6786">
        <w:rPr>
          <w:rFonts w:ascii="Times New Roman" w:eastAsia="微软雅黑" w:hAnsi="Times New Roman" w:cs="Times New Roman"/>
          <w:b/>
          <w:bCs/>
          <w:sz w:val="22"/>
          <w:szCs w:val="22"/>
        </w:rPr>
        <w:t>The Trade Desk</w:t>
      </w:r>
      <w:r w:rsidRPr="002D6786">
        <w:rPr>
          <w:rFonts w:ascii="Times New Roman" w:eastAsia="微软雅黑" w:hAnsi="Times New Roman" w:cs="Times New Roman"/>
          <w:b/>
          <w:bCs/>
          <w:sz w:val="22"/>
          <w:szCs w:val="22"/>
        </w:rPr>
        <w:t>当前</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20</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15</w:t>
      </w:r>
      <w:r w:rsidRPr="002D6786">
        <w:rPr>
          <w:rFonts w:ascii="Times New Roman" w:eastAsia="微软雅黑" w:hAnsi="Times New Roman" w:cs="Times New Roman"/>
          <w:b/>
          <w:bCs/>
          <w:sz w:val="22"/>
          <w:szCs w:val="22"/>
        </w:rPr>
        <w:t>倍，都在</w:t>
      </w:r>
      <w:r w:rsidRPr="002D6786">
        <w:rPr>
          <w:rFonts w:ascii="Times New Roman" w:eastAsia="微软雅黑" w:hAnsi="Times New Roman" w:cs="Times New Roman"/>
          <w:b/>
          <w:bCs/>
          <w:sz w:val="22"/>
          <w:szCs w:val="22"/>
        </w:rPr>
        <w:t>20</w:t>
      </w:r>
      <w:r w:rsidRPr="002D6786">
        <w:rPr>
          <w:rFonts w:ascii="Times New Roman" w:eastAsia="微软雅黑" w:hAnsi="Times New Roman" w:cs="Times New Roman"/>
          <w:b/>
          <w:bCs/>
          <w:sz w:val="22"/>
          <w:szCs w:val="22"/>
        </w:rPr>
        <w:t>倍以下区间。巨头方面，谷歌和</w:t>
      </w:r>
      <w:r w:rsidRPr="002D6786">
        <w:rPr>
          <w:rFonts w:ascii="Times New Roman" w:eastAsia="微软雅黑" w:hAnsi="Times New Roman" w:cs="Times New Roman"/>
          <w:b/>
          <w:bCs/>
          <w:sz w:val="22"/>
          <w:szCs w:val="22"/>
        </w:rPr>
        <w:t>Meta</w:t>
      </w:r>
      <w:r w:rsidRPr="002D6786">
        <w:rPr>
          <w:rFonts w:ascii="Times New Roman" w:eastAsia="微软雅黑" w:hAnsi="Times New Roman" w:cs="Times New Roman"/>
          <w:b/>
          <w:bCs/>
          <w:sz w:val="22"/>
          <w:szCs w:val="22"/>
        </w:rPr>
        <w:t>等数字广告巨头由于基数大，</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仅有不到</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倍甚至更低。</w:t>
      </w:r>
      <w:r w:rsidRPr="002D6786">
        <w:rPr>
          <w:rFonts w:ascii="Times New Roman" w:eastAsia="微软雅黑" w:hAnsi="Times New Roman" w:cs="Times New Roman"/>
          <w:b/>
          <w:bCs/>
          <w:sz w:val="22"/>
          <w:szCs w:val="22"/>
        </w:rPr>
        <w:t>EV/EBITDA</w:t>
      </w:r>
      <w:r w:rsidRPr="002D6786">
        <w:rPr>
          <w:rFonts w:ascii="Times New Roman" w:eastAsia="微软雅黑" w:hAnsi="Times New Roman" w:cs="Times New Roman"/>
          <w:b/>
          <w:bCs/>
          <w:sz w:val="22"/>
          <w:szCs w:val="22"/>
        </w:rPr>
        <w:t>方面，</w:t>
      </w:r>
      <w:r w:rsidRPr="002D6786">
        <w:rPr>
          <w:rFonts w:ascii="Times New Roman" w:eastAsia="微软雅黑" w:hAnsi="Times New Roman" w:cs="Times New Roman"/>
          <w:b/>
          <w:bCs/>
          <w:sz w:val="22"/>
          <w:szCs w:val="22"/>
        </w:rPr>
        <w:t>AppLovin 2025E</w:t>
      </w:r>
      <w:r w:rsidRPr="002D6786">
        <w:rPr>
          <w:rFonts w:ascii="Times New Roman" w:eastAsia="微软雅黑" w:hAnsi="Times New Roman" w:cs="Times New Roman"/>
          <w:b/>
          <w:bCs/>
          <w:sz w:val="22"/>
          <w:szCs w:val="22"/>
        </w:rPr>
        <w:t>为</w:t>
      </w:r>
      <w:r w:rsidRPr="002D6786">
        <w:rPr>
          <w:rFonts w:ascii="Times New Roman" w:eastAsia="微软雅黑" w:hAnsi="Times New Roman" w:cs="Times New Roman"/>
          <w:b/>
          <w:bCs/>
          <w:sz w:val="22"/>
          <w:szCs w:val="22"/>
        </w:rPr>
        <w:t>14.3x</w:t>
      </w:r>
      <w:r w:rsidRPr="002D6786">
        <w:rPr>
          <w:rFonts w:ascii="Times New Roman" w:eastAsia="微软雅黑" w:hAnsi="Times New Roman" w:cs="Times New Roman"/>
          <w:b/>
          <w:bCs/>
          <w:sz w:val="22"/>
          <w:szCs w:val="22"/>
        </w:rPr>
        <w:t>，略低于</w:t>
      </w:r>
      <w:r w:rsidRPr="002D6786">
        <w:rPr>
          <w:rFonts w:ascii="Times New Roman" w:eastAsia="微软雅黑" w:hAnsi="Times New Roman" w:cs="Times New Roman"/>
          <w:b/>
          <w:bCs/>
          <w:sz w:val="22"/>
          <w:szCs w:val="22"/>
        </w:rPr>
        <w:t>TTD</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16.5x</w:t>
      </w:r>
      <w:r w:rsidRPr="002D6786">
        <w:rPr>
          <w:rFonts w:ascii="Times New Roman" w:eastAsia="微软雅黑" w:hAnsi="Times New Roman" w:cs="Times New Roman"/>
          <w:b/>
          <w:bCs/>
          <w:sz w:val="22"/>
          <w:szCs w:val="22"/>
        </w:rPr>
        <w:t>和</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18.4x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。总体而言，相较直接竞争对手中，</w:t>
      </w:r>
      <w:r w:rsidRPr="002D6786">
        <w:rPr>
          <w:rFonts w:ascii="Times New Roman" w:eastAsia="微软雅黑" w:hAnsi="Times New Roman" w:cs="Times New Roman"/>
          <w:b/>
          <w:bCs/>
          <w:sz w:val="22"/>
          <w:szCs w:val="22"/>
        </w:rPr>
        <w:t>AppLovin</w:t>
      </w:r>
      <w:r w:rsidRPr="002D6786">
        <w:rPr>
          <w:rFonts w:ascii="Times New Roman" w:eastAsia="微软雅黑" w:hAnsi="Times New Roman" w:cs="Times New Roman"/>
          <w:b/>
          <w:bCs/>
          <w:sz w:val="22"/>
          <w:szCs w:val="22"/>
        </w:rPr>
        <w:t>的估值水平不算最贵</w:t>
      </w:r>
      <w:r w:rsidRPr="002D6786">
        <w:rPr>
          <w:rFonts w:ascii="Times New Roman" w:eastAsia="微软雅黑" w:hAnsi="Times New Roman" w:cs="Times New Roman"/>
          <w:sz w:val="22"/>
          <w:szCs w:val="22"/>
        </w:rPr>
        <w:t>：其</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比</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低约</w:t>
      </w:r>
      <w:r w:rsidRPr="002D6786">
        <w:rPr>
          <w:rFonts w:ascii="Times New Roman" w:eastAsia="微软雅黑" w:hAnsi="Times New Roman" w:cs="Times New Roman"/>
          <w:sz w:val="22"/>
          <w:szCs w:val="22"/>
        </w:rPr>
        <w:t>8%</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EV/EBITDA</w:t>
      </w:r>
      <w:r w:rsidRPr="002D6786">
        <w:rPr>
          <w:rFonts w:ascii="Times New Roman" w:eastAsia="微软雅黑" w:hAnsi="Times New Roman" w:cs="Times New Roman"/>
          <w:sz w:val="22"/>
          <w:szCs w:val="22"/>
        </w:rPr>
        <w:t>也略低，而且公司盈利能力更强（</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利润率高达</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）。与仍未实现盈利的</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有稳定利润支撑，估值更显合理。不过与成熟的</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估值仍有溢价（</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高出约</w:t>
      </w:r>
      <w:r w:rsidRPr="002D6786">
        <w:rPr>
          <w:rFonts w:ascii="Times New Roman" w:eastAsia="微软雅黑" w:hAnsi="Times New Roman" w:cs="Times New Roman"/>
          <w:sz w:val="22"/>
          <w:szCs w:val="22"/>
        </w:rPr>
        <w:t>25%</w:t>
      </w:r>
      <w:r w:rsidRPr="002D6786">
        <w:rPr>
          <w:rFonts w:ascii="Times New Roman" w:eastAsia="微软雅黑" w:hAnsi="Times New Roman" w:cs="Times New Roman"/>
          <w:sz w:val="22"/>
          <w:szCs w:val="22"/>
        </w:rPr>
        <w:t>），投资者需要相信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未来几年能保持高增长以消化这一溢价</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5F805F6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综合评价</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以成长股标准衡量，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目前估值处于偏高但可以接受的区间。一方面，公司的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高盈利高增长</w:t>
      </w:r>
      <w:r w:rsidRPr="002D6786">
        <w:rPr>
          <w:rFonts w:ascii="Times New Roman" w:eastAsia="微软雅黑" w:hAnsi="Times New Roman" w:cs="Times New Roman"/>
          <w:sz w:val="22"/>
          <w:szCs w:val="22"/>
        </w:rPr>
        <w:t>属性支撑了一定的高倍数估值，且剥离低增长业务后利润率将进一步提高，有助于提升每股收益，使未来实际市盈率降低。另一方面，市场对其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AI </w:t>
      </w:r>
      <w:r w:rsidRPr="002D6786">
        <w:rPr>
          <w:rFonts w:ascii="Times New Roman" w:eastAsia="微软雅黑" w:hAnsi="Times New Roman" w:cs="Times New Roman"/>
          <w:b/>
          <w:bCs/>
          <w:sz w:val="22"/>
          <w:szCs w:val="22"/>
        </w:rPr>
        <w:t>驱动增长前景</w:t>
      </w:r>
      <w:r w:rsidRPr="002D6786">
        <w:rPr>
          <w:rFonts w:ascii="Times New Roman" w:eastAsia="微软雅黑" w:hAnsi="Times New Roman" w:cs="Times New Roman"/>
          <w:sz w:val="22"/>
          <w:szCs w:val="22"/>
        </w:rPr>
        <w:t>给予了额外溢价，如果未来增长不及预期，股价面临的回调压力较大。根据</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分析，</w:t>
      </w:r>
      <w:r w:rsidRPr="002D6786">
        <w:rPr>
          <w:rFonts w:ascii="Times New Roman" w:eastAsia="微软雅黑" w:hAnsi="Times New Roman" w:cs="Times New Roman"/>
          <w:b/>
          <w:bCs/>
          <w:sz w:val="22"/>
          <w:szCs w:val="22"/>
        </w:rPr>
        <w:t>我们认为合理估值区间在每股</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，高于此价需更谨慎。当前股价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附近，已从严重高估回落至略低于内在价值，长期价值投资者可开始关注。但短线来看，考虑到市场情绪多变，等待更明确的信号（如业绩证实、或股价技术面企稳）再分批介入会更稳健。</w:t>
      </w:r>
    </w:p>
    <w:p w14:paraId="5AD7E4A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数据可视化：下图左侧比较了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与主要同行在市盈率（</w:t>
      </w:r>
      <w:r w:rsidRPr="002D6786">
        <w:rPr>
          <w:rFonts w:ascii="Times New Roman" w:eastAsia="微软雅黑" w:hAnsi="Times New Roman" w:cs="Times New Roman"/>
          <w:i/>
          <w:iCs/>
          <w:sz w:val="22"/>
          <w:szCs w:val="22"/>
        </w:rPr>
        <w:t>P/E</w:t>
      </w:r>
      <w:r w:rsidRPr="002D6786">
        <w:rPr>
          <w:rFonts w:ascii="Times New Roman" w:eastAsia="微软雅黑" w:hAnsi="Times New Roman" w:cs="Times New Roman"/>
          <w:i/>
          <w:iCs/>
          <w:sz w:val="22"/>
          <w:szCs w:val="22"/>
        </w:rPr>
        <w:t>）上的差异，右侧展示了我们基于</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模型估算的</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每股内在价值范围（阴影部分），相对于当前股价的位置。可以看出，</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的估值接近同行平均水平，而</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估值暗示当前股价已回落至合理区间。</w:t>
      </w:r>
      <w:r w:rsidRPr="002D6786">
        <w:rPr>
          <w:rFonts w:ascii="Times New Roman" w:eastAsia="微软雅黑" w:hAnsi="Times New Roman" w:cs="Times New Roman"/>
          <w:i/>
          <w:iCs/>
          <w:sz w:val="22"/>
          <w:szCs w:val="22"/>
        </w:rPr>
        <w:t>)</w:t>
      </w:r>
    </w:p>
    <w:p w14:paraId="276BC16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 xml:space="preserve">AppLovin </w:t>
      </w:r>
      <w:r w:rsidRPr="002D6786">
        <w:rPr>
          <w:rFonts w:ascii="Times New Roman" w:eastAsia="微软雅黑" w:hAnsi="Times New Roman" w:cs="Times New Roman"/>
          <w:i/>
          <w:iCs/>
          <w:sz w:val="22"/>
          <w:szCs w:val="22"/>
        </w:rPr>
        <w:t>与同行估值比较、</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w:t>
      </w:r>
      <w:r w:rsidRPr="002D6786">
        <w:rPr>
          <w:rFonts w:ascii="Times New Roman" w:eastAsia="微软雅黑" w:hAnsi="Times New Roman" w:cs="Times New Roman"/>
          <w:i/>
          <w:iCs/>
          <w:sz w:val="22"/>
          <w:szCs w:val="22"/>
        </w:rPr>
        <w:t xml:space="preserve"> vs </w:t>
      </w:r>
      <w:r w:rsidRPr="002D6786">
        <w:rPr>
          <w:rFonts w:ascii="Times New Roman" w:eastAsia="微软雅黑" w:hAnsi="Times New Roman" w:cs="Times New Roman"/>
          <w:i/>
          <w:iCs/>
          <w:sz w:val="22"/>
          <w:szCs w:val="22"/>
        </w:rPr>
        <w:t>当前股价</w:t>
      </w:r>
    </w:p>
    <w:p w14:paraId="6BE71AA7"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6. </w:t>
      </w:r>
      <w:r w:rsidRPr="002D6786">
        <w:rPr>
          <w:rFonts w:ascii="Times New Roman" w:eastAsia="微软雅黑" w:hAnsi="Times New Roman" w:cs="Times New Roman"/>
          <w:b/>
          <w:bCs/>
          <w:sz w:val="22"/>
          <w:szCs w:val="22"/>
        </w:rPr>
        <w:t>竞争环境</w:t>
      </w:r>
    </w:p>
    <w:p w14:paraId="1BF666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所处的是</w:t>
      </w:r>
      <w:r w:rsidRPr="002D6786">
        <w:rPr>
          <w:rFonts w:ascii="Times New Roman" w:eastAsia="微软雅黑" w:hAnsi="Times New Roman" w:cs="Times New Roman"/>
          <w:b/>
          <w:bCs/>
          <w:sz w:val="22"/>
          <w:szCs w:val="22"/>
        </w:rPr>
        <w:t>数字广告投放与变现</w:t>
      </w:r>
      <w:r w:rsidRPr="002D6786">
        <w:rPr>
          <w:rFonts w:ascii="Times New Roman" w:eastAsia="微软雅黑" w:hAnsi="Times New Roman" w:cs="Times New Roman"/>
          <w:sz w:val="22"/>
          <w:szCs w:val="22"/>
        </w:rPr>
        <w:t>行业，市场空间巨大且竞争激烈。公司的竞争格局可以从行业趋势和主要对手两方面来看。</w:t>
      </w:r>
    </w:p>
    <w:p w14:paraId="56B9351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行业趋势：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全球数字广告市场正保持高速增长并不断演进。预计</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年全球广告支出将超过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w:t>
      </w:r>
      <w:r w:rsidRPr="002D6786">
        <w:rPr>
          <w:rFonts w:ascii="Times New Roman" w:eastAsia="微软雅黑" w:hAnsi="Times New Roman" w:cs="Times New Roman"/>
          <w:b/>
          <w:bCs/>
          <w:sz w:val="22"/>
          <w:szCs w:val="22"/>
        </w:rPr>
        <w:t>万亿美元</w:t>
      </w:r>
      <w:r w:rsidRPr="002D6786">
        <w:rPr>
          <w:rFonts w:ascii="Times New Roman" w:eastAsia="微软雅黑" w:hAnsi="Times New Roman" w:cs="Times New Roman"/>
          <w:sz w:val="22"/>
          <w:szCs w:val="22"/>
        </w:rPr>
        <w:t>，其中数字广告占比持续提升，移动端和程序化广告是增长最迅猛的细分领域之一。尤其在移动应用内广告板块，随着智能手机普及和用户使用时长增长，广告变现机会水涨船高。同时，</w:t>
      </w:r>
      <w:r w:rsidRPr="002D6786">
        <w:rPr>
          <w:rFonts w:ascii="Times New Roman" w:eastAsia="微软雅黑" w:hAnsi="Times New Roman" w:cs="Times New Roman"/>
          <w:b/>
          <w:bCs/>
          <w:sz w:val="22"/>
          <w:szCs w:val="22"/>
        </w:rPr>
        <w:t>AI</w:t>
      </w:r>
      <w:r w:rsidRPr="002D6786">
        <w:rPr>
          <w:rFonts w:ascii="Times New Roman" w:eastAsia="微软雅黑" w:hAnsi="Times New Roman" w:cs="Times New Roman"/>
          <w:b/>
          <w:bCs/>
          <w:sz w:val="22"/>
          <w:szCs w:val="22"/>
        </w:rPr>
        <w:t>技术在广告中的应用</w:t>
      </w:r>
      <w:r w:rsidRPr="002D6786">
        <w:rPr>
          <w:rFonts w:ascii="Times New Roman" w:eastAsia="微软雅黑" w:hAnsi="Times New Roman" w:cs="Times New Roman"/>
          <w:sz w:val="22"/>
          <w:szCs w:val="22"/>
        </w:rPr>
        <w:t>成为新趋势：利用机器学习优化投放、提升定向准确性已经成为行业标准。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平台正是顺应这一潮流，通过</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实现广告投放自动化和精准化，取得显著成效。此外，广告生态正在由传统的人为投放转向</w:t>
      </w:r>
      <w:r w:rsidRPr="002D6786">
        <w:rPr>
          <w:rFonts w:ascii="Times New Roman" w:eastAsia="微软雅黑" w:hAnsi="Times New Roman" w:cs="Times New Roman"/>
          <w:b/>
          <w:bCs/>
          <w:sz w:val="22"/>
          <w:szCs w:val="22"/>
        </w:rPr>
        <w:t>实时竞价</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b/>
          <w:bCs/>
          <w:sz w:val="22"/>
          <w:szCs w:val="22"/>
        </w:rPr>
        <w:t>闭环效果优化</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等平台型公司受益于此浪潮，而纯流量持有方（如单一</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开发者）越来越依赖这些技术平台来提升变现效率。这种趋势增强了像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这样的广告中间平台的地位。但也需注意，行业快速增长也吸引了众多玩家进入，各类广告技术初创公司层出不穷，行业竞争格局动态变化。</w:t>
      </w:r>
    </w:p>
    <w:p w14:paraId="1A368E2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主要竞争对手：</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面对来自不同细分领域巨头的竞争：</w:t>
      </w:r>
    </w:p>
    <w:p w14:paraId="39F8E728"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谷歌</w:t>
      </w:r>
      <w:r w:rsidRPr="002D6786">
        <w:rPr>
          <w:rFonts w:ascii="Times New Roman" w:eastAsia="微软雅黑" w:hAnsi="Times New Roman" w:cs="Times New Roman"/>
          <w:b/>
          <w:bCs/>
          <w:sz w:val="22"/>
          <w:szCs w:val="22"/>
        </w:rPr>
        <w:t xml:space="preserve"> (Google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Meta (Facebook/Instagram Ads)</w:t>
      </w:r>
      <w:r w:rsidRPr="002D6786">
        <w:rPr>
          <w:rFonts w:ascii="Times New Roman" w:eastAsia="微软雅黑" w:hAnsi="Times New Roman" w:cs="Times New Roman"/>
          <w:sz w:val="22"/>
          <w:szCs w:val="22"/>
        </w:rPr>
        <w:t>：作为数字广告的双寡头，谷歌和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拥有庞大的用户生态和广告网络。谷歌通过旗下</w:t>
      </w:r>
      <w:r w:rsidRPr="002D6786">
        <w:rPr>
          <w:rFonts w:ascii="Times New Roman" w:eastAsia="微软雅黑" w:hAnsi="Times New Roman" w:cs="Times New Roman"/>
          <w:sz w:val="22"/>
          <w:szCs w:val="22"/>
        </w:rPr>
        <w:t>Google Ads</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YouTube</w:t>
      </w:r>
      <w:r w:rsidRPr="002D6786">
        <w:rPr>
          <w:rFonts w:ascii="Times New Roman" w:eastAsia="微软雅黑" w:hAnsi="Times New Roman" w:cs="Times New Roman"/>
          <w:sz w:val="22"/>
          <w:szCs w:val="22"/>
        </w:rPr>
        <w:t>以及</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生态掌控大量广告库存；</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依托社交平台精准定向能力亦占据大份额。它们的规模远超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（市值万亿美元级），技术和资源雄厚，是所有广告科技公司的间接竞争者。特别值得关注的是，谷歌和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也在大力引入</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优化广告投放（如谷歌的</w:t>
      </w:r>
      <w:r w:rsidRPr="002D6786">
        <w:rPr>
          <w:rFonts w:ascii="Times New Roman" w:eastAsia="微软雅黑" w:hAnsi="Times New Roman" w:cs="Times New Roman"/>
          <w:sz w:val="22"/>
          <w:szCs w:val="22"/>
        </w:rPr>
        <w:t>Performance Max</w:t>
      </w:r>
      <w:r w:rsidRPr="002D6786">
        <w:rPr>
          <w:rFonts w:ascii="Times New Roman" w:eastAsia="微软雅黑" w:hAnsi="Times New Roman" w:cs="Times New Roman"/>
          <w:sz w:val="22"/>
          <w:szCs w:val="22"/>
        </w:rPr>
        <w:t>智能活动、</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推荐算法等），可能缩小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优化上的差距</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1CC8B3B6"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The Trade Desk (TTD)</w:t>
      </w:r>
      <w:r w:rsidRPr="002D6786">
        <w:rPr>
          <w:rFonts w:ascii="Times New Roman" w:eastAsia="微软雅黑" w:hAnsi="Times New Roman" w:cs="Times New Roman"/>
          <w:sz w:val="22"/>
          <w:szCs w:val="22"/>
        </w:rPr>
        <w:t>：全球最大的独立广告需求方平台</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，市值约</w:t>
      </w:r>
      <w:r w:rsidRPr="002D6786">
        <w:rPr>
          <w:rFonts w:ascii="Times New Roman" w:eastAsia="微软雅黑" w:hAnsi="Times New Roman" w:cs="Times New Roman"/>
          <w:sz w:val="22"/>
          <w:szCs w:val="22"/>
        </w:rPr>
        <w:t>$650</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主要服务品牌广告主，通过其平台让广告主竞购开放互联网和</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端的广告位。与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不同，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不直接经营广告变现</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，而是在更上游连接广告代理和发布方。</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的优势在于覆盖面广、开放透明，并深受大品牌青睐。但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侧重移动应用内广告变现，服务对象更多是应用开发者，可以通过自有</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获取</w:t>
      </w:r>
      <w:r w:rsidRPr="002D6786">
        <w:rPr>
          <w:rFonts w:ascii="Times New Roman" w:eastAsia="微软雅黑" w:hAnsi="Times New Roman" w:cs="Times New Roman"/>
          <w:b/>
          <w:bCs/>
          <w:sz w:val="22"/>
          <w:szCs w:val="22"/>
        </w:rPr>
        <w:t>一手流量</w:t>
      </w:r>
      <w:r w:rsidRPr="002D6786">
        <w:rPr>
          <w:rFonts w:ascii="Times New Roman" w:eastAsia="微软雅黑" w:hAnsi="Times New Roman" w:cs="Times New Roman"/>
          <w:sz w:val="22"/>
          <w:szCs w:val="22"/>
        </w:rPr>
        <w:t>和提升利润率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。某种程度上，</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服务的客户群不同，一个偏开发者一个偏广告商，竞争主要体现在程序化广告预算的分配上。随着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拓展其广告平台功能，也有部分业务与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重叠，例如争夺手游广告预算等。</w:t>
      </w:r>
    </w:p>
    <w:p w14:paraId="5AA32036"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Unity Software (U)</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是全球知名的游戏引擎和游戏内广告平台提供商，市值约</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亿。其广告业务（通过</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和收购的</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等）直接与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在游戏内广告变现领域竞争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的强项在于与游戏开发的紧密结合</w:t>
      </w:r>
      <w:r w:rsidRPr="002D6786">
        <w:rPr>
          <w:rFonts w:ascii="Times New Roman" w:eastAsia="微软雅黑" w:hAnsi="Times New Roman" w:cs="Times New Roman"/>
          <w:sz w:val="22"/>
          <w:szCs w:val="22"/>
        </w:rPr>
        <w:t xml:space="preserve"> —— </w:t>
      </w:r>
      <w:r w:rsidRPr="002D6786">
        <w:rPr>
          <w:rFonts w:ascii="Times New Roman" w:eastAsia="微软雅黑" w:hAnsi="Times New Roman" w:cs="Times New Roman"/>
          <w:sz w:val="22"/>
          <w:szCs w:val="22"/>
        </w:rPr>
        <w:t>使用</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引擎开发的游戏容易集成</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，从而形成一体化开发</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变现流程。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则通过提供更优的变现算法（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）和更高的收益分成吸引游戏开发者。值得关注的是，</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年拒绝了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的收购提议并选择与</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合并，表明二者竞争关系明显。当前</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拥有游戏开发者生态，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拥有变现效率，谁能在对方领域取得突破将决定游戏广告市场的格局。</w:t>
      </w:r>
    </w:p>
    <w:p w14:paraId="3F17A251"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其他广告技术平台：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例如</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IronSource</w:t>
      </w:r>
      <w:r w:rsidRPr="002D6786">
        <w:rPr>
          <w:rFonts w:ascii="Times New Roman" w:eastAsia="微软雅黑" w:hAnsi="Times New Roman" w:cs="Times New Roman"/>
          <w:sz w:val="22"/>
          <w:szCs w:val="22"/>
        </w:rPr>
        <w:t>（已并入</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MoPub</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已于</w:t>
      </w:r>
      <w:r w:rsidRPr="002D6786">
        <w:rPr>
          <w:rFonts w:ascii="Times New Roman" w:eastAsia="微软雅黑" w:hAnsi="Times New Roman" w:cs="Times New Roman"/>
          <w:sz w:val="22"/>
          <w:szCs w:val="22"/>
        </w:rPr>
        <w:t>2021</w:t>
      </w:r>
      <w:r w:rsidRPr="002D6786">
        <w:rPr>
          <w:rFonts w:ascii="Times New Roman" w:eastAsia="微软雅黑" w:hAnsi="Times New Roman" w:cs="Times New Roman"/>
          <w:sz w:val="22"/>
          <w:szCs w:val="22"/>
        </w:rPr>
        <w:t>年收购</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b/>
          <w:bCs/>
          <w:sz w:val="22"/>
          <w:szCs w:val="22"/>
        </w:rPr>
        <w:t>Adobe Advertising Cloud</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Yahoo (Verizon)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等等。这些平台在不同细分各具优势但规模相对有限。</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通过并购整合（如收购</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）已在移动广告平台领域形成较高集中度，进一步强化了竞争护城河。</w:t>
      </w:r>
    </w:p>
    <w:p w14:paraId="08BACA1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总的来说，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所处行业的进入壁垒在于技术实力和客户规模效应。凭借</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和一站式平台，</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在移动应用广告变现这一细分市场建立了</w:t>
      </w:r>
      <w:r w:rsidRPr="002D6786">
        <w:rPr>
          <w:rFonts w:ascii="Times New Roman" w:eastAsia="微软雅黑" w:hAnsi="Times New Roman" w:cs="Times New Roman"/>
          <w:b/>
          <w:bCs/>
          <w:sz w:val="22"/>
          <w:szCs w:val="22"/>
        </w:rPr>
        <w:t>领先地位</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IBD</w:t>
      </w:r>
      <w:r w:rsidRPr="002D6786">
        <w:rPr>
          <w:rFonts w:ascii="Times New Roman" w:eastAsia="微软雅黑" w:hAnsi="Times New Roman" w:cs="Times New Roman"/>
          <w:sz w:val="22"/>
          <w:szCs w:val="22"/>
        </w:rPr>
        <w:t>综合评分高达</w:t>
      </w:r>
      <w:r w:rsidRPr="002D6786">
        <w:rPr>
          <w:rFonts w:ascii="Times New Roman" w:eastAsia="微软雅黑" w:hAnsi="Times New Roman" w:cs="Times New Roman"/>
          <w:sz w:val="22"/>
          <w:szCs w:val="22"/>
        </w:rPr>
        <w:t>99</w:t>
      </w:r>
      <w:r w:rsidRPr="002D6786">
        <w:rPr>
          <w:rFonts w:ascii="Times New Roman" w:eastAsia="微软雅黑" w:hAnsi="Times New Roman" w:cs="Times New Roman"/>
          <w:sz w:val="22"/>
          <w:szCs w:val="22"/>
        </w:rPr>
        <w:t>分，位列行业佼佼者</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。然而面对谷歌、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等巨头的间接挤压，以及</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等专业公司的直接竞争，</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需持续保持技术创新和拓展客户网络，才能守住并扩大市场份额。</w:t>
      </w:r>
      <w:r w:rsidRPr="002D6786">
        <w:rPr>
          <w:rFonts w:ascii="Times New Roman" w:eastAsia="微软雅黑" w:hAnsi="Times New Roman" w:cs="Times New Roman"/>
          <w:b/>
          <w:bCs/>
          <w:sz w:val="22"/>
          <w:szCs w:val="22"/>
        </w:rPr>
        <w:t>行业竞争将长期存在</w:t>
      </w:r>
      <w:r w:rsidRPr="002D6786">
        <w:rPr>
          <w:rFonts w:ascii="Times New Roman" w:eastAsia="微软雅黑" w:hAnsi="Times New Roman" w:cs="Times New Roman"/>
          <w:sz w:val="22"/>
          <w:szCs w:val="22"/>
        </w:rPr>
        <w:t>：广告主预算是块蛋糕，各玩家争夺激烈。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能否在竞合中脱颖而出，取决于其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技术演进、客户服务水平以及在新兴广告领域的扩张速度。</w:t>
      </w:r>
    </w:p>
    <w:p w14:paraId="00E7342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7. </w:t>
      </w:r>
      <w:r w:rsidRPr="002D6786">
        <w:rPr>
          <w:rFonts w:ascii="Times New Roman" w:eastAsia="微软雅黑" w:hAnsi="Times New Roman" w:cs="Times New Roman"/>
          <w:b/>
          <w:bCs/>
          <w:sz w:val="22"/>
          <w:szCs w:val="22"/>
        </w:rPr>
        <w:t>风险因素</w:t>
      </w:r>
    </w:p>
    <w:p w14:paraId="40C7F88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尽管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具备高速增长和技术优势，投资该公司仍需审慎考虑多方面风险：</w:t>
      </w:r>
    </w:p>
    <w:p w14:paraId="52956C3E"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市场风险：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当前估值反映了高度乐观预期，一旦业绩或增长不达标，股价可能大幅波动。过去半年股价累涨超过</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，积累了相当多的获利盘，短期内存在机构和内部人士</w:t>
      </w:r>
      <w:r w:rsidRPr="002D6786">
        <w:rPr>
          <w:rFonts w:ascii="Times New Roman" w:eastAsia="微软雅黑" w:hAnsi="Times New Roman" w:cs="Times New Roman"/>
          <w:b/>
          <w:bCs/>
          <w:sz w:val="22"/>
          <w:szCs w:val="22"/>
        </w:rPr>
        <w:t>获利了结</w:t>
      </w:r>
      <w:r w:rsidRPr="002D6786">
        <w:rPr>
          <w:rFonts w:ascii="Times New Roman" w:eastAsia="微软雅黑" w:hAnsi="Times New Roman" w:cs="Times New Roman"/>
          <w:sz w:val="22"/>
          <w:szCs w:val="22"/>
        </w:rPr>
        <w:t>的压力</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。尤其在</w:t>
      </w:r>
      <w:r w:rsidRPr="002D6786">
        <w:rPr>
          <w:rFonts w:ascii="Times New Roman" w:eastAsia="微软雅黑" w:hAnsi="Times New Roman" w:cs="Times New Roman"/>
          <w:b/>
          <w:bCs/>
          <w:sz w:val="22"/>
          <w:szCs w:val="22"/>
        </w:rPr>
        <w:t>财报发布窗口</w:t>
      </w:r>
      <w:r w:rsidRPr="002D6786">
        <w:rPr>
          <w:rFonts w:ascii="Times New Roman" w:eastAsia="微软雅黑" w:hAnsi="Times New Roman" w:cs="Times New Roman"/>
          <w:sz w:val="22"/>
          <w:szCs w:val="22"/>
        </w:rPr>
        <w:t>，高涨的股价容易对业绩</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吹毛求疵</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月的</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发布就是一大风险事件：若营收或利润低于市场预期，可能引发剧烈抛售。另一方面，全球宏观经济环境变化也构成市场层面的风险。如果经济增长放缓或进入衰退，广告主往往会削减广告预算，作为广告平台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将直接受到收入增速下滑的冲击</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。此外，美联储货币政策的不确定性（如利率持续高企）可能压制高估值成长股的投资偏好，资金从风险资产撤出都会对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的股价形成下行压力。</w:t>
      </w:r>
    </w:p>
    <w:p w14:paraId="496663B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竞争风险：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行业竞争加剧可能影响公司增长和盈利。首先，</w:t>
      </w:r>
      <w:r w:rsidRPr="002D6786">
        <w:rPr>
          <w:rFonts w:ascii="Times New Roman" w:eastAsia="微软雅黑" w:hAnsi="Times New Roman" w:cs="Times New Roman"/>
          <w:b/>
          <w:bCs/>
          <w:sz w:val="22"/>
          <w:szCs w:val="22"/>
        </w:rPr>
        <w:t>技术竞争</w:t>
      </w:r>
      <w:r w:rsidRPr="002D6786">
        <w:rPr>
          <w:rFonts w:ascii="Times New Roman" w:eastAsia="微软雅黑" w:hAnsi="Times New Roman" w:cs="Times New Roman"/>
          <w:sz w:val="22"/>
          <w:szCs w:val="22"/>
        </w:rPr>
        <w:t>：若主要对手（谷歌、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广告投放技术上取得突破，可能削弱</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的领先优势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。谷歌的自动化广告投放产品、</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在社交广告的创新，都可能分流广告预算。</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The Trade Desk</w:t>
      </w:r>
      <w:r w:rsidRPr="002D6786">
        <w:rPr>
          <w:rFonts w:ascii="Times New Roman" w:eastAsia="微软雅黑" w:hAnsi="Times New Roman" w:cs="Times New Roman"/>
          <w:sz w:val="22"/>
          <w:szCs w:val="22"/>
        </w:rPr>
        <w:t>也在各自领域深耕，如果他们拓展业务范围，与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正面竞争，可能导致抢夺客户或压低分成比例</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w:t>
      </w:r>
      <w:r w:rsidRPr="002D6786">
        <w:rPr>
          <w:rFonts w:ascii="Times New Roman" w:eastAsia="微软雅黑" w:hAnsi="Times New Roman" w:cs="Times New Roman"/>
          <w:b/>
          <w:bCs/>
          <w:sz w:val="22"/>
          <w:szCs w:val="22"/>
        </w:rPr>
        <w:t>价格战风险</w:t>
      </w:r>
      <w:r w:rsidRPr="002D6786">
        <w:rPr>
          <w:rFonts w:ascii="Times New Roman" w:eastAsia="微软雅黑" w:hAnsi="Times New Roman" w:cs="Times New Roman"/>
          <w:sz w:val="22"/>
          <w:szCs w:val="22"/>
        </w:rPr>
        <w:t>：广告变现平台之间可能通过</w:t>
      </w:r>
      <w:r w:rsidRPr="002D6786">
        <w:rPr>
          <w:rFonts w:ascii="Times New Roman" w:eastAsia="微软雅黑" w:hAnsi="Times New Roman" w:cs="Times New Roman"/>
          <w:b/>
          <w:bCs/>
          <w:sz w:val="22"/>
          <w:szCs w:val="22"/>
        </w:rPr>
        <w:t>降低分成抽成</w:t>
      </w:r>
      <w:r w:rsidRPr="002D6786">
        <w:rPr>
          <w:rFonts w:ascii="Times New Roman" w:eastAsia="微软雅黑" w:hAnsi="Times New Roman" w:cs="Times New Roman"/>
          <w:sz w:val="22"/>
          <w:szCs w:val="22"/>
        </w:rPr>
        <w:t>或提供优惠来争夺优质应用客户。例如竞争对手如果愿意返还给开发者更高比例的广告收入，</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可能被迫跟进，让利客户，进而</w:t>
      </w:r>
      <w:r w:rsidRPr="002D6786">
        <w:rPr>
          <w:rFonts w:ascii="Times New Roman" w:eastAsia="微软雅黑" w:hAnsi="Times New Roman" w:cs="Times New Roman"/>
          <w:b/>
          <w:bCs/>
          <w:sz w:val="22"/>
          <w:szCs w:val="22"/>
        </w:rPr>
        <w:t>压缩利润率</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。再次，新进入者和替代技术也不可忽视，万一出现新的广告形式或平台使传统应用内广告黯然失色（如超级应用、元宇宙广告等概念兴起），</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当前业务模式可能面临挑战。总的来说，持续的竞争压力可能导致公司增长不及预期或利润率下滑。</w:t>
      </w:r>
    </w:p>
    <w:p w14:paraId="780CFBA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监管政策风险：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数字广告行业面临日趋严格的监管和政策环境变化：</w:t>
      </w:r>
    </w:p>
    <w:p w14:paraId="251E7BFA"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隐私与数据政策：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苹果的</w:t>
      </w:r>
      <w:r w:rsidRPr="002D6786">
        <w:rPr>
          <w:rFonts w:ascii="Times New Roman" w:eastAsia="微软雅黑" w:hAnsi="Times New Roman" w:cs="Times New Roman"/>
          <w:sz w:val="22"/>
          <w:szCs w:val="22"/>
        </w:rPr>
        <w:t xml:space="preserve">App Tracking Transparency (ATT) </w:t>
      </w:r>
      <w:r w:rsidRPr="002D6786">
        <w:rPr>
          <w:rFonts w:ascii="Times New Roman" w:eastAsia="微软雅黑" w:hAnsi="Times New Roman" w:cs="Times New Roman"/>
          <w:sz w:val="22"/>
          <w:szCs w:val="22"/>
        </w:rPr>
        <w:t>政策已对移动广告造成重大影响，限制了跨应用用户追踪</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依赖用户数据进行精准投放，若苹果、谷歌等生态系统进一步收紧隐私规则，将降低广告定向效果。例如如果未来</w:t>
      </w:r>
      <w:r w:rsidRPr="002D6786">
        <w:rPr>
          <w:rFonts w:ascii="Times New Roman" w:eastAsia="微软雅黑" w:hAnsi="Times New Roman" w:cs="Times New Roman"/>
          <w:sz w:val="22"/>
          <w:szCs w:val="22"/>
        </w:rPr>
        <w:t>iOS</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禁止设备</w:t>
      </w:r>
      <w:r w:rsidRPr="002D6786">
        <w:rPr>
          <w:rFonts w:ascii="Times New Roman" w:eastAsia="微软雅黑" w:hAnsi="Times New Roman" w:cs="Times New Roman"/>
          <w:sz w:val="22"/>
          <w:szCs w:val="22"/>
        </w:rPr>
        <w:t>ID</w:t>
      </w:r>
      <w:r w:rsidRPr="002D6786">
        <w:rPr>
          <w:rFonts w:ascii="Times New Roman" w:eastAsia="微软雅黑" w:hAnsi="Times New Roman" w:cs="Times New Roman"/>
          <w:sz w:val="22"/>
          <w:szCs w:val="22"/>
        </w:rPr>
        <w:t>追踪，会使</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算法缺乏高质量数据支持</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。此外，欧盟《数字市场法案》（</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）和美国可能出台的联邦隐私立法，都可能对广告数据收集、用户同意机制提出更高要求，增加合规成本</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。第三方</w:t>
      </w:r>
      <w:r w:rsidRPr="002D6786">
        <w:rPr>
          <w:rFonts w:ascii="Times New Roman" w:eastAsia="微软雅黑" w:hAnsi="Times New Roman" w:cs="Times New Roman"/>
          <w:sz w:val="22"/>
          <w:szCs w:val="22"/>
        </w:rPr>
        <w:t>Cookie</w:t>
      </w:r>
      <w:r w:rsidRPr="002D6786">
        <w:rPr>
          <w:rFonts w:ascii="Times New Roman" w:eastAsia="微软雅黑" w:hAnsi="Times New Roman" w:cs="Times New Roman"/>
          <w:sz w:val="22"/>
          <w:szCs w:val="22"/>
        </w:rPr>
        <w:t>的逐步淘汰也要求广告技术公司开发替代方案。</w:t>
      </w:r>
    </w:p>
    <w:p w14:paraId="1D86DEB1"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反垄断与行业监管：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大型科技公司被反垄断审查已是常态，但广告技术领域也存在</w:t>
      </w:r>
      <w:r w:rsidRPr="002D6786">
        <w:rPr>
          <w:rFonts w:ascii="Times New Roman" w:eastAsia="微软雅黑" w:hAnsi="Times New Roman" w:cs="Times New Roman"/>
          <w:b/>
          <w:bCs/>
          <w:sz w:val="22"/>
          <w:szCs w:val="22"/>
        </w:rPr>
        <w:t>公平竞争</w:t>
      </w:r>
      <w:r w:rsidRPr="002D6786">
        <w:rPr>
          <w:rFonts w:ascii="Times New Roman" w:eastAsia="微软雅黑" w:hAnsi="Times New Roman" w:cs="Times New Roman"/>
          <w:sz w:val="22"/>
          <w:szCs w:val="22"/>
        </w:rPr>
        <w:t>的监管风险。例如，</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如果通过并购继续扩大市场占有，有可能受到监管机构审查限制（正如谷歌收购广告公司常遇监管阻碍）。同时，广告欺诈、广告内容审核等方面的监管加强也可能提高平台运营成本。</w:t>
      </w:r>
    </w:p>
    <w:p w14:paraId="5A1A00F8"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政策与国际关系：</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如果地缘政治紧张或贸易政策变化，可能影响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在海外市场的扩张。比如某些国家可能出台数据本地化或网络广告准入政策，限制国外广告平台的运营。此外汇率波动、国际贸易摩擦也可能间接影响公司收入和成本。</w:t>
      </w:r>
    </w:p>
    <w:p w14:paraId="32A40DA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公司高杠杆运营和业务集中也带来财务层面的隐患。首先，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w:t>
      </w:r>
      <w:r w:rsidRPr="002D6786">
        <w:rPr>
          <w:rFonts w:ascii="Times New Roman" w:eastAsia="微软雅黑" w:hAnsi="Times New Roman" w:cs="Times New Roman"/>
          <w:b/>
          <w:bCs/>
          <w:sz w:val="22"/>
          <w:szCs w:val="22"/>
        </w:rPr>
        <w:t>业务高度依赖广告平台</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营收来自移动广告变现相关服务</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。一旦广告市场景气度下降或技术发生颠覆性变化，公司缺乏其他业务支柱可对冲风险。自营</w:t>
      </w:r>
      <w:r w:rsidRPr="002D6786">
        <w:rPr>
          <w:rFonts w:ascii="Times New Roman" w:eastAsia="微软雅黑" w:hAnsi="Times New Roman" w:cs="Times New Roman"/>
          <w:sz w:val="22"/>
          <w:szCs w:val="22"/>
        </w:rPr>
        <w:t>Apps</w:t>
      </w:r>
      <w:r w:rsidRPr="002D6786">
        <w:rPr>
          <w:rFonts w:ascii="Times New Roman" w:eastAsia="微软雅黑" w:hAnsi="Times New Roman" w:cs="Times New Roman"/>
          <w:sz w:val="22"/>
          <w:szCs w:val="22"/>
        </w:rPr>
        <w:t>业务增长停滞且正被出售，也意味着公司未来</w:t>
      </w:r>
      <w:r w:rsidRPr="002D6786">
        <w:rPr>
          <w:rFonts w:ascii="Times New Roman" w:eastAsia="微软雅黑" w:hAnsi="Times New Roman" w:cs="Times New Roman"/>
          <w:b/>
          <w:bCs/>
          <w:sz w:val="22"/>
          <w:szCs w:val="22"/>
        </w:rPr>
        <w:t>营收来源将更加单一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。其次，债务水平高企，虽然短期偿债无忧，但如果未来利率提升，将增加利息负担；或者一旦公司增长放缓，杠杆效应将反向放大股东收益下滑。未来几年公司仍计划实施大规模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股票回购</w:t>
      </w:r>
      <w:r w:rsidRPr="002D6786">
        <w:rPr>
          <w:rFonts w:ascii="Times New Roman" w:eastAsia="微软雅黑" w:hAnsi="Times New Roman" w:cs="Times New Roman"/>
          <w:sz w:val="22"/>
          <w:szCs w:val="22"/>
        </w:rPr>
        <w:t>（目前有</w:t>
      </w:r>
      <w:r w:rsidRPr="002D6786">
        <w:rPr>
          <w:rFonts w:ascii="Times New Roman" w:eastAsia="微软雅黑" w:hAnsi="Times New Roman" w:cs="Times New Roman"/>
          <w:sz w:val="22"/>
          <w:szCs w:val="22"/>
        </w:rPr>
        <w:t>$23</w:t>
      </w:r>
      <w:r w:rsidRPr="002D6786">
        <w:rPr>
          <w:rFonts w:ascii="Times New Roman" w:eastAsia="微软雅黑" w:hAnsi="Times New Roman" w:cs="Times New Roman"/>
          <w:sz w:val="22"/>
          <w:szCs w:val="22"/>
        </w:rPr>
        <w:t>亿回购授权在执行</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），这虽然利好股东但也可能消耗现金、提高财务风险。最后，汇率、税务等财务事项也需关注，公司收入主要来自全球各地，美元走强可能对国际营收造成不利影响。</w:t>
      </w:r>
    </w:p>
    <w:p w14:paraId="5AAD68A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综上，投资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密切跟踪上述风险因素的发展，并评估其对公司基本面和估值的影响。在快速变化的科技行业中，风险与机遇并存，理性评估、提前布局风险对冲手段（如及时止盈、适度对冲空头头寸等）是投资者保护收益的关键。</w:t>
      </w:r>
    </w:p>
    <w:p w14:paraId="4995DC50"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8. </w:t>
      </w:r>
      <w:r w:rsidRPr="002D6786">
        <w:rPr>
          <w:rFonts w:ascii="Times New Roman" w:eastAsia="微软雅黑" w:hAnsi="Times New Roman" w:cs="Times New Roman"/>
          <w:b/>
          <w:bCs/>
          <w:sz w:val="22"/>
          <w:szCs w:val="22"/>
        </w:rPr>
        <w:t>宏观与政策影响</w:t>
      </w:r>
    </w:p>
    <w:p w14:paraId="1531C1A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宏观经济周期：</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业务与宏观经济景气度密切相关。当经济扩张、企业盈利向好时，广告主往往增加广告投入，平台公司收益水涨船高；反之在经济下行期，广告预算会首先遭到削减。当前全球经济面临一定不确定性，美欧央行的持续紧缩政策可能在</w:t>
      </w:r>
      <w:r w:rsidRPr="002D6786">
        <w:rPr>
          <w:rFonts w:ascii="Times New Roman" w:eastAsia="微软雅黑" w:hAnsi="Times New Roman" w:cs="Times New Roman"/>
          <w:sz w:val="22"/>
          <w:szCs w:val="22"/>
        </w:rPr>
        <w:t>2024-2025</w:t>
      </w:r>
      <w:r w:rsidRPr="002D6786">
        <w:rPr>
          <w:rFonts w:ascii="Times New Roman" w:eastAsia="微软雅黑" w:hAnsi="Times New Roman" w:cs="Times New Roman"/>
          <w:sz w:val="22"/>
          <w:szCs w:val="22"/>
        </w:rPr>
        <w:t>年抑制经济增长。如果出现经济放缓甚至衰退，市场营销支出将趋于谨慎，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的营收增速可能低于预期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。投资者需关注宏观指标如</w:t>
      </w:r>
      <w:r w:rsidRPr="002D6786">
        <w:rPr>
          <w:rFonts w:ascii="Times New Roman" w:eastAsia="微软雅黑" w:hAnsi="Times New Roman" w:cs="Times New Roman"/>
          <w:sz w:val="22"/>
          <w:szCs w:val="22"/>
        </w:rPr>
        <w:t>GDP</w:t>
      </w:r>
      <w:r w:rsidRPr="002D6786">
        <w:rPr>
          <w:rFonts w:ascii="Times New Roman" w:eastAsia="微软雅黑" w:hAnsi="Times New Roman" w:cs="Times New Roman"/>
          <w:sz w:val="22"/>
          <w:szCs w:val="22"/>
        </w:rPr>
        <w:t>增速、消费者信心、企业盈利预测等，对广告行业的领先指引。一旦宏观环境转弱，应降低对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短期增长的预期并相应调整估值假设。反之，若出现经济软着陆甚至宽松周期重启（例如美联储开始降息刺激），将</w:t>
      </w:r>
      <w:r w:rsidRPr="002D6786">
        <w:rPr>
          <w:rFonts w:ascii="Times New Roman" w:eastAsia="微软雅黑" w:hAnsi="Times New Roman" w:cs="Times New Roman"/>
          <w:sz w:val="22"/>
          <w:szCs w:val="22"/>
        </w:rPr>
        <w:lastRenderedPageBreak/>
        <w:t>利好整个科技成长板块。较低的利率环境不仅降低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的融资成本，也提升市场对高增长公司的估值容忍度。特别地，</w:t>
      </w:r>
      <w:r w:rsidRPr="002D6786">
        <w:rPr>
          <w:rFonts w:ascii="Times New Roman" w:eastAsia="微软雅黑" w:hAnsi="Times New Roman" w:cs="Times New Roman"/>
          <w:b/>
          <w:bCs/>
          <w:sz w:val="22"/>
          <w:szCs w:val="22"/>
        </w:rPr>
        <w:t>美联储政策转向</w:t>
      </w:r>
      <w:r w:rsidRPr="002D6786">
        <w:rPr>
          <w:rFonts w:ascii="Times New Roman" w:eastAsia="微软雅黑" w:hAnsi="Times New Roman" w:cs="Times New Roman"/>
          <w:sz w:val="22"/>
          <w:szCs w:val="22"/>
        </w:rPr>
        <w:t>可能成为广告科技股估值扩张的催化剂</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30DE0BC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行业政策与监管：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正如前述风险部分，全球监管机构对数字广告的关注度日益提高。宏观层面，各国政府推出的数据隐私法、反垄断调查和平台经济法规都会对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经营环境造成影响。例如，欧盟在数字领域制定的一系列法规（如《数字服务法</w:t>
      </w:r>
      <w:r w:rsidRPr="002D6786">
        <w:rPr>
          <w:rFonts w:ascii="Times New Roman" w:eastAsia="微软雅黑" w:hAnsi="Times New Roman" w:cs="Times New Roman"/>
          <w:sz w:val="22"/>
          <w:szCs w:val="22"/>
        </w:rPr>
        <w:t>DSA</w:t>
      </w:r>
      <w:r w:rsidRPr="002D6786">
        <w:rPr>
          <w:rFonts w:ascii="Times New Roman" w:eastAsia="微软雅黑" w:hAnsi="Times New Roman" w:cs="Times New Roman"/>
          <w:sz w:val="22"/>
          <w:szCs w:val="22"/>
        </w:rPr>
        <w:t>》、《数字市场法</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》）将规范大型平台的数据使用、广告透明度等。如果类似要求扩展至广告技术提供商，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可能需要调整产品功能来符合要求，短期增加合规成本。另一方面，一些国家可能出台支持本土数字广告行业的政策，比如印度、东南亚国家推动本土广告交易市场成长，这可能在局部市场给</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带来竞争劣势。中美关系等宏观地缘政治因素也会有间接影响：中国市场对海外广告平台的限制使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难以涉足，中国本土也孵化出字节跳动等广告巨头作为替代。因此，宏观政策走向需要动态跟踪。</w:t>
      </w:r>
    </w:p>
    <w:p w14:paraId="5177171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科技和产业政策：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在宏观政策框架下，各国对人工智能和数字经济的产业政策也可能影响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的发展机遇。例如，美国政府对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产业的支持（研发补贴、宽松监管）将有利于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进一步利用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拓展业务；欧洲如果对算法推荐施加更多限制，则可能要求</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算法提高透明度，或者使个性化广告受限。值得关注的是，广告行业的</w:t>
      </w:r>
      <w:r w:rsidRPr="002D6786">
        <w:rPr>
          <w:rFonts w:ascii="Times New Roman" w:eastAsia="微软雅黑" w:hAnsi="Times New Roman" w:cs="Times New Roman"/>
          <w:b/>
          <w:bCs/>
          <w:sz w:val="22"/>
          <w:szCs w:val="22"/>
        </w:rPr>
        <w:t>自律和标准</w:t>
      </w:r>
      <w:r w:rsidRPr="002D6786">
        <w:rPr>
          <w:rFonts w:ascii="Times New Roman" w:eastAsia="微软雅黑" w:hAnsi="Times New Roman" w:cs="Times New Roman"/>
          <w:sz w:val="22"/>
          <w:szCs w:val="22"/>
        </w:rPr>
        <w:t>也在建立中，像隐私保护、广告可见性标准、反欺诈联盟等，这些行业规范在宏观政策推动下逐渐成为强制要求，公司需要投入资源遵循这些标准。</w:t>
      </w:r>
    </w:p>
    <w:p w14:paraId="60BE2EA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总体而言，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对宏观和政策环境较为敏感。宏观经济影响广告预算，监管政策影响运营模式，二者共同决定了公司外部环境的友好程度。作为投资者，应将宏观趋势和政策风险纳入投资决策考量。例如，在经济上行周期和宽松政策环境下，可以给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更高的增长和估值预期；而在紧缩周期和强监管信号下，则应更审慎地评估公司短期业绩并对估值要求留出安全边际。</w:t>
      </w:r>
    </w:p>
    <w:p w14:paraId="7B11110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9. </w:t>
      </w:r>
      <w:r w:rsidRPr="002D6786">
        <w:rPr>
          <w:rFonts w:ascii="Times New Roman" w:eastAsia="微软雅黑" w:hAnsi="Times New Roman" w:cs="Times New Roman"/>
          <w:b/>
          <w:bCs/>
          <w:sz w:val="22"/>
          <w:szCs w:val="22"/>
        </w:rPr>
        <w:t>投资建议</w:t>
      </w:r>
    </w:p>
    <w:p w14:paraId="58C69773"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市场环境分析：</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当前市场对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冷热交替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年下半年，人工智能题材和卓越业绩推动股价迅速攀升，多家机构重仓买入，公司一度进入所谓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十亿美元俱乐部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，仅</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月顶级基金就净买入约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股票</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。然而，随着股价翻数</w:t>
      </w:r>
      <w:r w:rsidRPr="002D6786">
        <w:rPr>
          <w:rFonts w:ascii="Times New Roman" w:eastAsia="微软雅黑" w:hAnsi="Times New Roman" w:cs="Times New Roman"/>
          <w:sz w:val="22"/>
          <w:szCs w:val="22"/>
        </w:rPr>
        <w:lastRenderedPageBreak/>
        <w:t>倍，市场对于高估值的担忧也开始累积。近期的回调显示一旦预期稍有落空（哪怕业绩不差只是</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没有更好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），股价也会大幅波动。因此我们认为，短期内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的股价将主要受</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市场情绪和宏观因素</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主导，包括投资者风险偏好（受美联储政策、</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板块热度影响）、行业资金流向等。而中长期看，股价终将回归基本面驱动，即公司的盈利增长和竞争地位。如果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在未来几个季度持续交出超预期的增长答卷，那么当前的调整可能只是上涨途中的喘息；反之若增速明显放缓，估值可能面临重塑。考虑到宏观环境（高利率、潜在经济放缓）和公司估值现状，我们建议对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短线谨慎、长线观望布局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的策略。</w:t>
      </w:r>
    </w:p>
    <w:p w14:paraId="55ACFE4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短期（</w:t>
      </w:r>
      <w:r w:rsidRPr="002D6786">
        <w:rPr>
          <w:rFonts w:ascii="Times New Roman" w:eastAsia="微软雅黑" w:hAnsi="Times New Roman" w:cs="Times New Roman"/>
          <w:b/>
          <w:bCs/>
          <w:sz w:val="22"/>
          <w:szCs w:val="22"/>
        </w:rPr>
        <w:t>&lt;3</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短线上由于经历快速上涨后估值不低，建议投资者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勿盲目追高</w:t>
      </w:r>
      <w:r w:rsidRPr="002D6786">
        <w:rPr>
          <w:rFonts w:ascii="Times New Roman" w:eastAsia="微软雅黑" w:hAnsi="Times New Roman" w:cs="Times New Roman"/>
          <w:sz w:val="22"/>
          <w:szCs w:val="22"/>
        </w:rPr>
        <w:t>，以防范财报季波动风险。即将在</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月中旬发布的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财报是关键观察点，需重点关注营收增速是否仍有</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能否达到管理层指引的</w:t>
      </w:r>
      <w:r w:rsidRPr="002D6786">
        <w:rPr>
          <w:rFonts w:ascii="Times New Roman" w:eastAsia="微软雅黑" w:hAnsi="Times New Roman" w:cs="Times New Roman"/>
          <w:sz w:val="22"/>
          <w:szCs w:val="22"/>
        </w:rPr>
        <w:t>$7.5</w:t>
      </w:r>
      <w:r w:rsidRPr="002D6786">
        <w:rPr>
          <w:rFonts w:ascii="Times New Roman" w:eastAsia="微软雅黑" w:hAnsi="Times New Roman" w:cs="Times New Roman"/>
          <w:sz w:val="22"/>
          <w:szCs w:val="22"/>
        </w:rPr>
        <w:t>亿以上，以及展望是否乐观。如果财报证实高增长趋势，股价可能企稳反弹；但若稍有不及，可能继续调整。我们倾向于</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观望等待财报结果</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再做行动。对于已经持有该股的短线投资者，鉴于股价前期涨幅过大且波动性增强，可考虑在重大风险事件前</w:t>
      </w:r>
      <w:r w:rsidRPr="002D6786">
        <w:rPr>
          <w:rFonts w:ascii="Times New Roman" w:eastAsia="微软雅黑" w:hAnsi="Times New Roman" w:cs="Times New Roman"/>
          <w:b/>
          <w:bCs/>
          <w:sz w:val="22"/>
          <w:szCs w:val="22"/>
        </w:rPr>
        <w:t>适度对冲</w:t>
      </w:r>
      <w:r w:rsidRPr="002D6786">
        <w:rPr>
          <w:rFonts w:ascii="Times New Roman" w:eastAsia="微软雅黑" w:hAnsi="Times New Roman" w:cs="Times New Roman"/>
          <w:sz w:val="22"/>
          <w:szCs w:val="22"/>
        </w:rPr>
        <w:t>（例如买入看跌期权保护或减仓一部分）。技术面上看，股价从高点</w:t>
      </w:r>
      <w:r w:rsidRPr="002D6786">
        <w:rPr>
          <w:rFonts w:ascii="Times New Roman" w:eastAsia="微软雅黑" w:hAnsi="Times New Roman" w:cs="Times New Roman"/>
          <w:sz w:val="22"/>
          <w:szCs w:val="22"/>
        </w:rPr>
        <w:t>$525</w:t>
      </w:r>
      <w:r w:rsidRPr="002D6786">
        <w:rPr>
          <w:rFonts w:ascii="Times New Roman" w:eastAsia="微软雅黑" w:hAnsi="Times New Roman" w:cs="Times New Roman"/>
          <w:sz w:val="22"/>
          <w:szCs w:val="22"/>
        </w:rPr>
        <w:t>回落后，目前在</w:t>
      </w:r>
      <w:r w:rsidRPr="002D6786">
        <w:rPr>
          <w:rFonts w:ascii="Times New Roman" w:eastAsia="微软雅黑" w:hAnsi="Times New Roman" w:cs="Times New Roman"/>
          <w:sz w:val="22"/>
          <w:szCs w:val="22"/>
        </w:rPr>
        <w:t>$250-$270</w:t>
      </w:r>
      <w:r w:rsidRPr="002D6786">
        <w:rPr>
          <w:rFonts w:ascii="Times New Roman" w:eastAsia="微软雅黑" w:hAnsi="Times New Roman" w:cs="Times New Roman"/>
          <w:sz w:val="22"/>
          <w:szCs w:val="22"/>
        </w:rPr>
        <w:t>区间可能存在一定支撑（对应先前突破的平台区域）。若后续跌破</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，则警示下行趋势形成，应果断止损离场。相反，若财报后股价强势突破</w:t>
      </w:r>
      <w:r w:rsidRPr="002D6786">
        <w:rPr>
          <w:rFonts w:ascii="Times New Roman" w:eastAsia="微软雅黑" w:hAnsi="Times New Roman" w:cs="Times New Roman"/>
          <w:sz w:val="22"/>
          <w:szCs w:val="22"/>
        </w:rPr>
        <w:t>$418</w:t>
      </w:r>
      <w:r w:rsidRPr="002D6786">
        <w:rPr>
          <w:rFonts w:ascii="Times New Roman" w:eastAsia="微软雅黑" w:hAnsi="Times New Roman" w:cs="Times New Roman"/>
          <w:sz w:val="22"/>
          <w:szCs w:val="22"/>
        </w:rPr>
        <w:t>左右的前期阻力位并放量，可能意味着新一轮上升趋势启动，可顺势少量跟进。但总体短线操作需</w:t>
      </w:r>
      <w:r w:rsidRPr="002D6786">
        <w:rPr>
          <w:rFonts w:ascii="Times New Roman" w:eastAsia="微软雅黑" w:hAnsi="Times New Roman" w:cs="Times New Roman"/>
          <w:b/>
          <w:bCs/>
          <w:sz w:val="22"/>
          <w:szCs w:val="22"/>
        </w:rPr>
        <w:t>严格控制仓位和止损</w:t>
      </w:r>
      <w:r w:rsidRPr="002D6786">
        <w:rPr>
          <w:rFonts w:ascii="Times New Roman" w:eastAsia="微软雅黑" w:hAnsi="Times New Roman" w:cs="Times New Roman"/>
          <w:sz w:val="22"/>
          <w:szCs w:val="22"/>
        </w:rPr>
        <w:t>。我们短期给出的目标价区间为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$350-$370</w:t>
      </w:r>
      <w:r w:rsidRPr="002D6786">
        <w:rPr>
          <w:rFonts w:ascii="Times New Roman" w:eastAsia="微软雅黑" w:hAnsi="Times New Roman" w:cs="Times New Roman"/>
          <w:sz w:val="22"/>
          <w:szCs w:val="22"/>
        </w:rPr>
        <w:t>（在市场情绪好转情况下可能反弹至此区间），同时认为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$250-$270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是较好的短线观察</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介入区域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68A2D78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中期（</w:t>
      </w:r>
      <w:r w:rsidRPr="002D6786">
        <w:rPr>
          <w:rFonts w:ascii="Times New Roman" w:eastAsia="微软雅黑" w:hAnsi="Times New Roman" w:cs="Times New Roman"/>
          <w:b/>
          <w:bCs/>
          <w:sz w:val="22"/>
          <w:szCs w:val="22"/>
        </w:rPr>
        <w:t>6-12</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中期来看，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的股价走势将取决于</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年业绩兑现情况和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广告市场的发展。若公司在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年上半年继续保持</w:t>
      </w:r>
      <w:r w:rsidRPr="002D6786">
        <w:rPr>
          <w:rFonts w:ascii="Times New Roman" w:eastAsia="微软雅黑" w:hAnsi="Times New Roman" w:cs="Times New Roman"/>
          <w:sz w:val="22"/>
          <w:szCs w:val="22"/>
        </w:rPr>
        <w:t>20-30%</w:t>
      </w:r>
      <w:r w:rsidRPr="002D6786">
        <w:rPr>
          <w:rFonts w:ascii="Times New Roman" w:eastAsia="微软雅黑" w:hAnsi="Times New Roman" w:cs="Times New Roman"/>
          <w:sz w:val="22"/>
          <w:szCs w:val="22"/>
        </w:rPr>
        <w:t>的营收增长，并成功完成应用业务出售以聚焦主业，则基本面将进一步强化。中期投资者可以在</w:t>
      </w:r>
      <w:r w:rsidRPr="002D6786">
        <w:rPr>
          <w:rFonts w:ascii="Times New Roman" w:eastAsia="微软雅黑" w:hAnsi="Times New Roman" w:cs="Times New Roman"/>
          <w:b/>
          <w:bCs/>
          <w:sz w:val="22"/>
          <w:szCs w:val="22"/>
        </w:rPr>
        <w:t>两种情况下考虑建仓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业绩验证后回调介入：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Q1</w:t>
      </w:r>
      <w:r w:rsidRPr="002D6786">
        <w:rPr>
          <w:rFonts w:ascii="Times New Roman" w:eastAsia="微软雅黑" w:hAnsi="Times New Roman" w:cs="Times New Roman"/>
          <w:sz w:val="22"/>
          <w:szCs w:val="22"/>
        </w:rPr>
        <w:t>财报再度超预期但股价未大涨，反而因短期利好出尽有所回落，此时估值将更具吸引力，可考虑趁市场冷静期逢低买入。</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大幅回调带来安全边际：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如股价在未来波动中跌至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b/>
          <w:bCs/>
          <w:sz w:val="22"/>
          <w:szCs w:val="22"/>
        </w:rPr>
        <w:t>以下甚至</w:t>
      </w:r>
      <w:r w:rsidRPr="002D6786">
        <w:rPr>
          <w:rFonts w:ascii="Times New Roman" w:eastAsia="微软雅黑" w:hAnsi="Times New Roman" w:cs="Times New Roman"/>
          <w:b/>
          <w:bCs/>
          <w:sz w:val="22"/>
          <w:szCs w:val="22"/>
        </w:rPr>
        <w:t>$250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2025E P/E</w:t>
      </w:r>
      <w:r w:rsidRPr="002D6786">
        <w:rPr>
          <w:rFonts w:ascii="Times New Roman" w:eastAsia="微软雅黑" w:hAnsi="Times New Roman" w:cs="Times New Roman"/>
          <w:sz w:val="22"/>
          <w:szCs w:val="22"/>
        </w:rPr>
        <w:t>回落到</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倍出头，那时风险收益比将相当诱人，可分批布局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。我们对未来</w:t>
      </w:r>
      <w:r w:rsidRPr="002D6786">
        <w:rPr>
          <w:rFonts w:ascii="Times New Roman" w:eastAsia="微软雅黑" w:hAnsi="Times New Roman" w:cs="Times New Roman"/>
          <w:sz w:val="22"/>
          <w:szCs w:val="22"/>
        </w:rPr>
        <w:t>12</w:t>
      </w:r>
      <w:r w:rsidRPr="002D6786">
        <w:rPr>
          <w:rFonts w:ascii="Times New Roman" w:eastAsia="微软雅黑" w:hAnsi="Times New Roman" w:cs="Times New Roman"/>
          <w:sz w:val="22"/>
          <w:szCs w:val="22"/>
        </w:rPr>
        <w:t>个月的目标价预估为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，基于公司</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EPS~$10</w:t>
      </w:r>
      <w:r w:rsidRPr="002D6786">
        <w:rPr>
          <w:rFonts w:ascii="Times New Roman" w:eastAsia="微软雅黑" w:hAnsi="Times New Roman" w:cs="Times New Roman"/>
          <w:sz w:val="22"/>
          <w:szCs w:val="22"/>
        </w:rPr>
        <w:t>、给予市场对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成长股的适当溢价。如果在这段期间市场环境转好（例如宏观利好、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题材回暖），不排除股价重新挑战前高。但中期仍需警惕竞争格局变化及内部人士减持等信号。投资者应持续跟踪</w:t>
      </w:r>
      <w:r w:rsidRPr="002D6786">
        <w:rPr>
          <w:rFonts w:ascii="Times New Roman" w:eastAsia="微软雅黑" w:hAnsi="Times New Roman" w:cs="Times New Roman"/>
          <w:b/>
          <w:bCs/>
          <w:sz w:val="22"/>
          <w:szCs w:val="22"/>
        </w:rPr>
        <w:t>关键催化剂</w:t>
      </w:r>
      <w:r w:rsidRPr="002D6786">
        <w:rPr>
          <w:rFonts w:ascii="Times New Roman" w:eastAsia="微软雅黑" w:hAnsi="Times New Roman" w:cs="Times New Roman"/>
          <w:sz w:val="22"/>
          <w:szCs w:val="22"/>
        </w:rPr>
        <w:t>：如</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Q1/Q2</w:t>
      </w:r>
      <w:r w:rsidRPr="002D6786">
        <w:rPr>
          <w:rFonts w:ascii="Times New Roman" w:eastAsia="微软雅黑" w:hAnsi="Times New Roman" w:cs="Times New Roman"/>
          <w:sz w:val="22"/>
          <w:szCs w:val="22"/>
        </w:rPr>
        <w:t>业绩、</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进</w:t>
      </w:r>
      <w:r w:rsidRPr="002D6786">
        <w:rPr>
          <w:rFonts w:ascii="Times New Roman" w:eastAsia="微软雅黑" w:hAnsi="Times New Roman" w:cs="Times New Roman"/>
          <w:sz w:val="22"/>
          <w:szCs w:val="22"/>
        </w:rPr>
        <w:lastRenderedPageBreak/>
        <w:t>军新领域的进展、机构持仓和评级变动等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，这些因素的动态将影响中期判断。</w:t>
      </w:r>
    </w:p>
    <w:p w14:paraId="4A33670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长期（</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年）投资策略：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从长期视角看，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具备成为数字广告领域</w:t>
      </w:r>
      <w:r w:rsidRPr="002D6786">
        <w:rPr>
          <w:rFonts w:ascii="Times New Roman" w:eastAsia="微软雅黑" w:hAnsi="Times New Roman" w:cs="Times New Roman"/>
          <w:b/>
          <w:bCs/>
          <w:sz w:val="22"/>
          <w:szCs w:val="22"/>
        </w:rPr>
        <w:t>平台型龙头</w:t>
      </w:r>
      <w:r w:rsidRPr="002D6786">
        <w:rPr>
          <w:rFonts w:ascii="Times New Roman" w:eastAsia="微软雅黑" w:hAnsi="Times New Roman" w:cs="Times New Roman"/>
          <w:sz w:val="22"/>
          <w:szCs w:val="22"/>
        </w:rPr>
        <w:t>的潜力，但也面临典型成长股的不确定性。对于风险承受能力高且看好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广告前景的长期投资者，可以将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纳入投资组合的增长板块，采取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逢低长期持有</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策略。基于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分析，我们认为在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以下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的价位介入，可获得较好的长期回报空间</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。长期投资逻辑主要取决于几个因素：</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b/>
          <w:bCs/>
          <w:sz w:val="22"/>
          <w:szCs w:val="22"/>
        </w:rPr>
        <w:t>的持续领先</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能持续保持其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模型在广告变现效率上的行业领先地位，并不断拓展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应用场景（例如进军电商广告、流媒体广告等新市场</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），那么公司有望保持</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以上的年复合增长率，股价也将随业绩水涨船高。</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整体广告市场的蛋糕变大</w:t>
      </w:r>
      <w:r w:rsidRPr="002D6786">
        <w:rPr>
          <w:rFonts w:ascii="Times New Roman" w:eastAsia="微软雅黑" w:hAnsi="Times New Roman" w:cs="Times New Roman"/>
          <w:sz w:val="22"/>
          <w:szCs w:val="22"/>
        </w:rPr>
        <w:t>：未来数字广告行业仍有扩容空间，特别是移动端和程序化购买增长，如果大环境每年保持两位数增长，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作为主要玩家自然受益。</w:t>
      </w:r>
      <w:r w:rsidRPr="002D6786">
        <w:rPr>
          <w:rFonts w:ascii="Times New Roman" w:eastAsia="微软雅黑" w:hAnsi="Times New Roman" w:cs="Times New Roman"/>
          <w:sz w:val="22"/>
          <w:szCs w:val="22"/>
        </w:rPr>
        <w:t xml:space="preserve">(3) </w:t>
      </w:r>
      <w:r w:rsidRPr="002D6786">
        <w:rPr>
          <w:rFonts w:ascii="Times New Roman" w:eastAsia="微软雅黑" w:hAnsi="Times New Roman" w:cs="Times New Roman"/>
          <w:b/>
          <w:bCs/>
          <w:sz w:val="22"/>
          <w:szCs w:val="22"/>
        </w:rPr>
        <w:t>护城河与并购</w:t>
      </w:r>
      <w:r w:rsidRPr="002D6786">
        <w:rPr>
          <w:rFonts w:ascii="Times New Roman" w:eastAsia="微软雅黑" w:hAnsi="Times New Roman" w:cs="Times New Roman"/>
          <w:sz w:val="22"/>
          <w:szCs w:val="22"/>
        </w:rPr>
        <w:t>：公司需在长期巩固自身护城河，可以通过技术研发和战略并购保持竞争优势。例如未来收购一些数据分析或</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初创企业，完善产品矩阵</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。长期看涨的前提是公司管理层执行力过硬，一如既往地在正确的时间做出正确决策。我们预计在乐观情况下，未来</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可能实现盈利翻倍、自由现金流大增，那么股价也许有机会较目前水平再翻一倍有余；但投资者也必须准备好应对成长股常见的</w:t>
      </w:r>
      <w:r w:rsidRPr="002D6786">
        <w:rPr>
          <w:rFonts w:ascii="Times New Roman" w:eastAsia="微软雅黑" w:hAnsi="Times New Roman" w:cs="Times New Roman"/>
          <w:b/>
          <w:bCs/>
          <w:sz w:val="22"/>
          <w:szCs w:val="22"/>
        </w:rPr>
        <w:t>高波动</w:t>
      </w:r>
      <w:r w:rsidRPr="002D6786">
        <w:rPr>
          <w:rFonts w:ascii="Times New Roman" w:eastAsia="微软雅黑" w:hAnsi="Times New Roman" w:cs="Times New Roman"/>
          <w:sz w:val="22"/>
          <w:szCs w:val="22"/>
        </w:rPr>
        <w:t>和漫长回报周期，期间伴随的回撤考验持股信心。因此，长期投资需根据自己风险偏好，做好</w:t>
      </w:r>
      <w:r w:rsidRPr="002D6786">
        <w:rPr>
          <w:rFonts w:ascii="Times New Roman" w:eastAsia="微软雅黑" w:hAnsi="Times New Roman" w:cs="Times New Roman"/>
          <w:b/>
          <w:bCs/>
          <w:sz w:val="22"/>
          <w:szCs w:val="22"/>
        </w:rPr>
        <w:t>定期评估和止盈</w:t>
      </w:r>
      <w:r w:rsidRPr="002D6786">
        <w:rPr>
          <w:rFonts w:ascii="Times New Roman" w:eastAsia="微软雅黑" w:hAnsi="Times New Roman" w:cs="Times New Roman"/>
          <w:sz w:val="22"/>
          <w:szCs w:val="22"/>
        </w:rPr>
        <w:t>的计划，当股价显著超出价值中枢或基本面恶化时及时调整仓位。</w:t>
      </w:r>
    </w:p>
    <w:p w14:paraId="3104639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风险对冲与仓位管理：</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针对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的投资，我们建议投资者在执行策略时配套一定的风险对冲措施：</w:t>
      </w:r>
    </w:p>
    <w:p w14:paraId="106D6EDA"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分散投资</w:t>
      </w:r>
      <w:r w:rsidRPr="002D6786">
        <w:rPr>
          <w:rFonts w:ascii="Times New Roman" w:eastAsia="微软雅黑" w:hAnsi="Times New Roman" w:cs="Times New Roman"/>
          <w:sz w:val="22"/>
          <w:szCs w:val="22"/>
        </w:rPr>
        <w:t>：不要将仓位过度集中于一只高波动成长股，可将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作为组合的一部分，搭配一些防御性资产，以降低组合波动。</w:t>
      </w:r>
    </w:p>
    <w:p w14:paraId="51425040"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分批建仓</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了结</w:t>
      </w:r>
      <w:r w:rsidRPr="002D6786">
        <w:rPr>
          <w:rFonts w:ascii="Times New Roman" w:eastAsia="微软雅黑" w:hAnsi="Times New Roman" w:cs="Times New Roman"/>
          <w:sz w:val="22"/>
          <w:szCs w:val="22"/>
        </w:rPr>
        <w:t>：采用金字塔式分批买入卖出策略。在股价接近支撑位时分批买进，而在接近估值上限或重大利好兑现时分批卖出，避免一次性押注。</w:t>
      </w:r>
    </w:p>
    <w:p w14:paraId="780D83C9"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衍生品对冲</w:t>
      </w:r>
      <w:r w:rsidRPr="002D6786">
        <w:rPr>
          <w:rFonts w:ascii="Times New Roman" w:eastAsia="微软雅黑" w:hAnsi="Times New Roman" w:cs="Times New Roman"/>
          <w:sz w:val="22"/>
          <w:szCs w:val="22"/>
        </w:rPr>
        <w:t>：对于已经持有大额现货头寸的，可以利用期权策略对冲风险。例如在财报前买入适量看跌期权（</w:t>
      </w:r>
      <w:r w:rsidRPr="002D6786">
        <w:rPr>
          <w:rFonts w:ascii="Times New Roman" w:eastAsia="微软雅黑" w:hAnsi="Times New Roman" w:cs="Times New Roman"/>
          <w:sz w:val="22"/>
          <w:szCs w:val="22"/>
        </w:rPr>
        <w:t>PUT</w:t>
      </w:r>
      <w:r w:rsidRPr="002D6786">
        <w:rPr>
          <w:rFonts w:ascii="Times New Roman" w:eastAsia="微软雅黑" w:hAnsi="Times New Roman" w:cs="Times New Roman"/>
          <w:sz w:val="22"/>
          <w:szCs w:val="22"/>
        </w:rPr>
        <w:t>）作为保险，或卖出部分虚值看涨期权（</w:t>
      </w:r>
      <w:r w:rsidRPr="002D6786">
        <w:rPr>
          <w:rFonts w:ascii="Times New Roman" w:eastAsia="微软雅黑" w:hAnsi="Times New Roman" w:cs="Times New Roman"/>
          <w:sz w:val="22"/>
          <w:szCs w:val="22"/>
        </w:rPr>
        <w:t>CALL</w:t>
      </w:r>
      <w:r w:rsidRPr="002D6786">
        <w:rPr>
          <w:rFonts w:ascii="Times New Roman" w:eastAsia="微软雅黑" w:hAnsi="Times New Roman" w:cs="Times New Roman"/>
          <w:sz w:val="22"/>
          <w:szCs w:val="22"/>
        </w:rPr>
        <w:t>）获取权利金降低持仓成本等（需注意期权操作的风险和专业性）。</w:t>
      </w:r>
    </w:p>
    <w:p w14:paraId="39859C5F"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跟踪止损</w:t>
      </w:r>
      <w:r w:rsidRPr="002D6786">
        <w:rPr>
          <w:rFonts w:ascii="Times New Roman" w:eastAsia="微软雅黑" w:hAnsi="Times New Roman" w:cs="Times New Roman"/>
          <w:sz w:val="22"/>
          <w:szCs w:val="22"/>
        </w:rPr>
        <w:t>：设置合理的止损点位并严格执行。如果核心假设被证伪（如增长断崖下跌），应当果断止损离场，以小亏保住资金实力。</w:t>
      </w:r>
    </w:p>
    <w:p w14:paraId="55CCC7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总而言之，投资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需要在激进与稳健间取得平衡</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既要抓住</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浪潮中的高成长机会，也要做好风控，确保在不利情境下能够全身而退。</w:t>
      </w:r>
    </w:p>
    <w:p w14:paraId="2C00C018"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10. </w:t>
      </w:r>
      <w:r w:rsidRPr="002D6786">
        <w:rPr>
          <w:rFonts w:ascii="Times New Roman" w:eastAsia="微软雅黑" w:hAnsi="Times New Roman" w:cs="Times New Roman"/>
          <w:b/>
          <w:bCs/>
          <w:sz w:val="22"/>
          <w:szCs w:val="22"/>
        </w:rPr>
        <w:t>结论</w:t>
      </w:r>
    </w:p>
    <w:p w14:paraId="33D6108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作为移动广告与人工智能融合的明星公司，近年的高速成长和股价表现令人瞩目。公司成功转型为</w:t>
      </w:r>
      <w:r w:rsidRPr="002D6786">
        <w:rPr>
          <w:rFonts w:ascii="Times New Roman" w:eastAsia="微软雅黑" w:hAnsi="Times New Roman" w:cs="Times New Roman"/>
          <w:b/>
          <w:bCs/>
          <w:sz w:val="22"/>
          <w:szCs w:val="22"/>
        </w:rPr>
        <w:t>高利润的软件平台</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引擎赋能下业绩大幅超越同行，市场地位稳固。机构投资者的青睐和行业趋势的红利为其创造了巨大的上升空间。然而，</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高增长伴随高估值，高回报伴随高波动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目前股价已经充分反映乐观预期，投资者在享受其上涨潜力的同时，必须对各种风险保持敬畏。我们的分析表明，</w:t>
      </w:r>
      <w:r w:rsidRPr="002D6786">
        <w:rPr>
          <w:rFonts w:ascii="Times New Roman" w:eastAsia="微软雅黑" w:hAnsi="Times New Roman" w:cs="Times New Roman"/>
          <w:sz w:val="22"/>
          <w:szCs w:val="22"/>
        </w:rPr>
        <w:t xml:space="preserve">AppLovin </w:t>
      </w:r>
      <w:r w:rsidRPr="002D6786">
        <w:rPr>
          <w:rFonts w:ascii="Times New Roman" w:eastAsia="微软雅黑" w:hAnsi="Times New Roman" w:cs="Times New Roman"/>
          <w:b/>
          <w:bCs/>
          <w:sz w:val="22"/>
          <w:szCs w:val="22"/>
        </w:rPr>
        <w:t>长期基本面依然向好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驱动的广告变现有望持续拓展，公司剥离低效资产后将更聚焦主业，财务状况健康且现金流充裕，具备长期价值创造能力。但</w:t>
      </w:r>
      <w:r w:rsidRPr="002D6786">
        <w:rPr>
          <w:rFonts w:ascii="Times New Roman" w:eastAsia="微软雅黑" w:hAnsi="Times New Roman" w:cs="Times New Roman"/>
          <w:b/>
          <w:bCs/>
          <w:sz w:val="22"/>
          <w:szCs w:val="22"/>
        </w:rPr>
        <w:t>短期回报可能有限</w:t>
      </w:r>
      <w:r w:rsidRPr="002D6786">
        <w:rPr>
          <w:rFonts w:ascii="Times New Roman" w:eastAsia="微软雅黑" w:hAnsi="Times New Roman" w:cs="Times New Roman"/>
          <w:sz w:val="22"/>
          <w:szCs w:val="22"/>
        </w:rPr>
        <w:t>：在估值消化和市场情绪重新平衡的过程中，股价可能呈现区间震荡甚至出现一定幅度调整。</w:t>
      </w:r>
    </w:p>
    <w:p w14:paraId="3645645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基于上述研判，我们对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给出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谨慎观望，逢低布局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投资建议。对于激进投资者，可在股价跌入合理估值区间时逐步买入，耐心持有以期分享未来几年业绩增长带来的收益；对于保守投资者，当前可以先观望，等待确认公司增长轨迹无虞且估值更有吸引力时再考虑介入。总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代表了数字广告领域的创新方向，值得中长期关注。但在操作层面需讲究策略、控制风险，以实现</w:t>
      </w:r>
      <w:r w:rsidRPr="002D6786">
        <w:rPr>
          <w:rFonts w:ascii="Times New Roman" w:eastAsia="微软雅黑" w:hAnsi="Times New Roman" w:cs="Times New Roman"/>
          <w:b/>
          <w:bCs/>
          <w:sz w:val="22"/>
          <w:szCs w:val="22"/>
        </w:rPr>
        <w:t>风险调整后的最佳回报</w:t>
      </w:r>
      <w:r w:rsidRPr="002D6786">
        <w:rPr>
          <w:rFonts w:ascii="Times New Roman" w:eastAsia="微软雅黑" w:hAnsi="Times New Roman" w:cs="Times New Roman"/>
          <w:sz w:val="22"/>
          <w:szCs w:val="22"/>
        </w:rPr>
        <w:t>。我们建议投资者保持对公司后续财报、行业动态和政策环境的关注，根据新的信息不断更新投资判断。在风起云涌的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变现浪潮中，把握机遇的同时亦要居安思危，方能最终在投资中立于不败之地。</w:t>
      </w:r>
    </w:p>
    <w:p w14:paraId="1F2707C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p>
    <w:p w14:paraId="07B43C28" w14:textId="77777777" w:rsidR="002D6786" w:rsidRPr="00CB4AAC" w:rsidRDefault="002D6786" w:rsidP="002D6786">
      <w:pPr>
        <w:rPr>
          <w:rFonts w:ascii="Times New Roman" w:eastAsia="微软雅黑" w:hAnsi="Times New Roman" w:cs="Times New Roman"/>
          <w:sz w:val="22"/>
          <w:szCs w:val="22"/>
        </w:rPr>
      </w:pPr>
    </w:p>
    <w:p w14:paraId="0053CC20" w14:textId="77777777" w:rsidR="00180966" w:rsidRDefault="00180966" w:rsidP="00CB4AAC">
      <w:pPr>
        <w:rPr>
          <w:rFonts w:ascii="Times New Roman" w:eastAsia="微软雅黑" w:hAnsi="Times New Roman" w:cs="Times New Roman"/>
          <w:sz w:val="22"/>
          <w:szCs w:val="22"/>
        </w:rPr>
      </w:pPr>
    </w:p>
    <w:p w14:paraId="1A8F1149" w14:textId="77777777" w:rsidR="00C1019B" w:rsidRDefault="00C1019B" w:rsidP="00CB4AAC">
      <w:pPr>
        <w:rPr>
          <w:rFonts w:ascii="Times New Roman" w:eastAsia="微软雅黑" w:hAnsi="Times New Roman" w:cs="Times New Roman"/>
          <w:sz w:val="22"/>
          <w:szCs w:val="22"/>
        </w:rPr>
      </w:pPr>
    </w:p>
    <w:p w14:paraId="4D4B1437" w14:textId="141415E0" w:rsidR="00C1019B" w:rsidRPr="00414082" w:rsidRDefault="00C1019B" w:rsidP="00C1019B">
      <w:pPr>
        <w:pStyle w:val="1"/>
        <w:rPr>
          <w:rFonts w:ascii="Times New Roman" w:eastAsia="微软雅黑" w:hAnsi="Times New Roman" w:cs="Times New Roman"/>
          <w:b/>
          <w:bCs/>
          <w:sz w:val="22"/>
          <w:szCs w:val="22"/>
        </w:rPr>
      </w:pPr>
      <w:bookmarkStart w:id="12" w:name="_Toc197087771"/>
      <w:r w:rsidRPr="00414082">
        <w:rPr>
          <w:rFonts w:ascii="Times New Roman" w:eastAsia="微软雅黑" w:hAnsi="Times New Roman" w:cs="Times New Roman"/>
          <w:b/>
          <w:bCs/>
          <w:sz w:val="22"/>
          <w:szCs w:val="22"/>
        </w:rPr>
        <w:lastRenderedPageBreak/>
        <w:t>第</w:t>
      </w:r>
      <w:r>
        <w:rPr>
          <w:rFonts w:ascii="Times New Roman" w:eastAsia="微软雅黑" w:hAnsi="Times New Roman" w:cs="Times New Roman" w:hint="eastAsia"/>
          <w:b/>
          <w:bCs/>
          <w:sz w:val="22"/>
          <w:szCs w:val="22"/>
        </w:rPr>
        <w:t>二</w:t>
      </w:r>
      <w:r w:rsidRPr="00414082">
        <w:rPr>
          <w:rFonts w:ascii="Times New Roman" w:eastAsia="微软雅黑" w:hAnsi="Times New Roman" w:cs="Times New Roman"/>
          <w:b/>
          <w:bCs/>
          <w:sz w:val="22"/>
          <w:szCs w:val="22"/>
        </w:rPr>
        <w:t>章：</w:t>
      </w:r>
      <w:r w:rsidR="00AB580F" w:rsidRPr="00AB580F">
        <w:rPr>
          <w:rFonts w:ascii="Times New Roman" w:eastAsia="微软雅黑" w:hAnsi="Times New Roman" w:cs="Times New Roman"/>
          <w:b/>
          <w:bCs/>
          <w:sz w:val="22"/>
          <w:szCs w:val="22"/>
        </w:rPr>
        <w:t>Wuxi Biologics</w:t>
      </w:r>
      <w:bookmarkEnd w:id="12"/>
    </w:p>
    <w:p w14:paraId="54537332" w14:textId="7807D186" w:rsidR="00C1019B" w:rsidRPr="004C33BC" w:rsidRDefault="007E0067" w:rsidP="00C1019B">
      <w:pPr>
        <w:pStyle w:val="2"/>
        <w:rPr>
          <w:rFonts w:ascii="Times New Roman" w:eastAsia="微软雅黑" w:hAnsi="Times New Roman" w:cs="Times New Roman"/>
          <w:b/>
          <w:bCs/>
          <w:sz w:val="22"/>
          <w:szCs w:val="22"/>
        </w:rPr>
      </w:pPr>
      <w:bookmarkStart w:id="13" w:name="_Toc197087772"/>
      <w:r>
        <w:rPr>
          <w:rFonts w:ascii="Times New Roman" w:eastAsia="微软雅黑" w:hAnsi="Times New Roman" w:cs="Times New Roman" w:hint="eastAsia"/>
          <w:b/>
          <w:bCs/>
          <w:sz w:val="22"/>
          <w:szCs w:val="22"/>
        </w:rPr>
        <w:t>2</w:t>
      </w:r>
      <w:r w:rsidR="00C1019B" w:rsidRPr="004C33BC">
        <w:rPr>
          <w:rFonts w:ascii="Times New Roman" w:eastAsia="微软雅黑" w:hAnsi="Times New Roman" w:cs="Times New Roman"/>
          <w:b/>
          <w:bCs/>
          <w:sz w:val="22"/>
          <w:szCs w:val="22"/>
        </w:rPr>
        <w:t xml:space="preserve">.1 </w:t>
      </w:r>
      <w:r w:rsidR="00361898">
        <w:rPr>
          <w:rFonts w:ascii="Times New Roman" w:eastAsia="微软雅黑" w:hAnsi="Times New Roman" w:cs="Times New Roman" w:hint="eastAsia"/>
          <w:b/>
          <w:bCs/>
          <w:sz w:val="22"/>
          <w:szCs w:val="22"/>
        </w:rPr>
        <w:t xml:space="preserve">Wuxi Biologics </w:t>
      </w:r>
      <w:r w:rsidR="00C1019B" w:rsidRPr="004C33BC">
        <w:rPr>
          <w:rFonts w:ascii="Times New Roman" w:eastAsia="微软雅黑" w:hAnsi="Times New Roman" w:cs="Times New Roman"/>
          <w:b/>
          <w:bCs/>
          <w:sz w:val="22"/>
          <w:szCs w:val="22"/>
        </w:rPr>
        <w:t>Stock Analysis</w:t>
      </w:r>
      <w:bookmarkEnd w:id="13"/>
    </w:p>
    <w:p w14:paraId="1E93FA25" w14:textId="6461F6C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基于提供的报告和网络资源，分析报告涵盖以下模块：</w:t>
      </w:r>
    </w:p>
    <w:p w14:paraId="2DF01E7B"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执行摘要</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概述公司背景、主要财务数据和投资亮点。</w:t>
      </w:r>
    </w:p>
    <w:p w14:paraId="6FCE21A2"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公司概览</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介绍</w:t>
      </w:r>
      <w:r w:rsidRPr="00361898">
        <w:rPr>
          <w:rFonts w:ascii="Times New Roman" w:eastAsia="微软雅黑" w:hAnsi="Times New Roman" w:cs="Times New Roman"/>
          <w:sz w:val="22"/>
          <w:szCs w:val="22"/>
        </w:rPr>
        <w:t>WXXWY</w:t>
      </w:r>
      <w:r w:rsidRPr="00361898">
        <w:rPr>
          <w:rFonts w:ascii="Times New Roman" w:eastAsia="微软雅黑" w:hAnsi="Times New Roman" w:cs="Times New Roman"/>
          <w:sz w:val="22"/>
          <w:szCs w:val="22"/>
        </w:rPr>
        <w:t>和</w:t>
      </w:r>
      <w:r w:rsidRPr="00361898">
        <w:rPr>
          <w:rFonts w:ascii="Times New Roman" w:eastAsia="微软雅黑" w:hAnsi="Times New Roman" w:cs="Times New Roman"/>
          <w:sz w:val="22"/>
          <w:szCs w:val="22"/>
        </w:rPr>
        <w:t>HK2269</w:t>
      </w:r>
      <w:r w:rsidRPr="00361898">
        <w:rPr>
          <w:rFonts w:ascii="Times New Roman" w:eastAsia="微软雅黑" w:hAnsi="Times New Roman" w:cs="Times New Roman"/>
          <w:sz w:val="22"/>
          <w:szCs w:val="22"/>
        </w:rPr>
        <w:t>的业务模式、核心产品、市场地位。</w:t>
      </w:r>
    </w:p>
    <w:p w14:paraId="51ED3298"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行业与竞争分析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评估行业趋势、市场增长潜力及竞争对手情况。</w:t>
      </w:r>
    </w:p>
    <w:p w14:paraId="13BADD0B"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详细分析营收、利润率、现金流、资产负债情况。</w:t>
      </w:r>
    </w:p>
    <w:p w14:paraId="02BEB116"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估值分析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采用不同估值方法（</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、相对估值等）评估其合理价值。</w:t>
      </w:r>
    </w:p>
    <w:p w14:paraId="689C5468"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风险因素</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分析监管环境、市场竞争、财务风险等。</w:t>
      </w:r>
    </w:p>
    <w:p w14:paraId="505F1B8F"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宏观经济影响</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讨论政策、全球市场环境对公司股价的潜在影响。</w:t>
      </w:r>
    </w:p>
    <w:p w14:paraId="6BB11E81"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投资建议</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提供基于分析的投资评级和策略。</w:t>
      </w:r>
    </w:p>
    <w:p w14:paraId="04EC27BD" w14:textId="011A988E"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利用数据可视化工具，以表格和图表方式展示核心财务数据、估值比较、行业趋势等信息，使报告更具可读性和实用性。</w:t>
      </w:r>
    </w:p>
    <w:p w14:paraId="5EA5A24D"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执行摘要</w:t>
      </w:r>
    </w:p>
    <w:p w14:paraId="1350408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w:t>
      </w:r>
      <w:r w:rsidRPr="00361898">
        <w:rPr>
          <w:rFonts w:ascii="Times New Roman" w:eastAsia="微软雅黑" w:hAnsi="Times New Roman" w:cs="Times New Roman"/>
          <w:sz w:val="22"/>
          <w:szCs w:val="22"/>
        </w:rPr>
        <w:t>WuXi Biologics</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HKEX: 2269</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OTC: WXXWY</w:t>
      </w:r>
      <w:r w:rsidRPr="00361898">
        <w:rPr>
          <w:rFonts w:ascii="Times New Roman" w:eastAsia="微软雅黑" w:hAnsi="Times New Roman" w:cs="Times New Roman"/>
          <w:sz w:val="22"/>
          <w:szCs w:val="22"/>
        </w:rPr>
        <w:t>）是一家领先的生物制药合同研发生产企业（</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），提供从药物发现到商业化生产的端到端服务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w:t>
      </w:r>
      <w:r w:rsidRPr="00361898">
        <w:rPr>
          <w:rFonts w:ascii="Times New Roman" w:eastAsia="微软雅黑" w:hAnsi="Times New Roman" w:cs="Times New Roman"/>
          <w:sz w:val="22"/>
          <w:szCs w:val="22"/>
        </w:rPr>
        <w:t>2010</w:t>
      </w:r>
      <w:r w:rsidRPr="00361898">
        <w:rPr>
          <w:rFonts w:ascii="Times New Roman" w:eastAsia="微软雅黑" w:hAnsi="Times New Roman" w:cs="Times New Roman"/>
          <w:sz w:val="22"/>
          <w:szCs w:val="22"/>
        </w:rPr>
        <w:t>年成立并于</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年在香港上市，目前在中国、美国、欧洲等地运营，服务全球生物技术和制药公司</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。过去几年业绩高速增长，</w:t>
      </w:r>
      <w:r w:rsidRPr="00361898">
        <w:rPr>
          <w:rFonts w:ascii="Times New Roman" w:eastAsia="微软雅黑" w:hAnsi="Times New Roman" w:cs="Times New Roman"/>
          <w:sz w:val="22"/>
          <w:szCs w:val="22"/>
        </w:rPr>
        <w:t>2018-2022</w:t>
      </w:r>
      <w:r w:rsidRPr="00361898">
        <w:rPr>
          <w:rFonts w:ascii="Times New Roman" w:eastAsia="微软雅黑" w:hAnsi="Times New Roman" w:cs="Times New Roman"/>
          <w:sz w:val="22"/>
          <w:szCs w:val="22"/>
        </w:rPr>
        <w:t>年收入复合年增速约</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年实现收入约</w:t>
      </w:r>
      <w:r w:rsidRPr="00361898">
        <w:rPr>
          <w:rFonts w:ascii="Times New Roman" w:eastAsia="微软雅黑" w:hAnsi="Times New Roman" w:cs="Times New Roman"/>
          <w:sz w:val="22"/>
          <w:szCs w:val="22"/>
        </w:rPr>
        <w:t>170</w:t>
      </w:r>
      <w:r w:rsidRPr="00361898">
        <w:rPr>
          <w:rFonts w:ascii="Times New Roman" w:eastAsia="微软雅黑" w:hAnsi="Times New Roman" w:cs="Times New Roman"/>
          <w:sz w:val="22"/>
          <w:szCs w:val="22"/>
        </w:rPr>
        <w:t>亿元人民币，同比增长</w:t>
      </w:r>
      <w:r w:rsidRPr="00361898">
        <w:rPr>
          <w:rFonts w:ascii="Times New Roman" w:eastAsia="微软雅黑" w:hAnsi="Times New Roman" w:cs="Times New Roman"/>
          <w:sz w:val="22"/>
          <w:szCs w:val="22"/>
        </w:rPr>
        <w:t>11.6%</w:t>
      </w:r>
      <w:r w:rsidRPr="00361898">
        <w:rPr>
          <w:rFonts w:ascii="Times New Roman" w:eastAsia="微软雅黑" w:hAnsi="Times New Roman" w:cs="Times New Roman"/>
          <w:sz w:val="22"/>
          <w:szCs w:val="22"/>
        </w:rPr>
        <w:t>，净利润约</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亿元，净利率接近</w:t>
      </w:r>
      <w:r w:rsidRPr="00361898">
        <w:rPr>
          <w:rFonts w:ascii="Times New Roman" w:eastAsia="微软雅黑" w:hAnsi="Times New Roman" w:cs="Times New Roman"/>
          <w:sz w:val="22"/>
          <w:szCs w:val="22"/>
        </w:rPr>
        <w:t>20%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。虽然增速较此前放缓，但剔除疫情相关业务后，公司</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年非新冠项目收入同比大增</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，展现出基础业务的强劲动力</w:t>
      </w:r>
      <w:r w:rsidRPr="00361898">
        <w:rPr>
          <w:rFonts w:ascii="Times New Roman" w:eastAsia="微软雅黑" w:hAnsi="Times New Roman" w:cs="Times New Roman"/>
          <w:sz w:val="22"/>
          <w:szCs w:val="22"/>
        </w:rPr>
        <w:t xml:space="preserve"> (</w:t>
      </w:r>
      <w:hyperlink r:id="rId330"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。投资亮点方面，药明生物具备全球布局和规模优势，拥有全球最大的生物药研发生产项目储备之一（截至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年中累计</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个一体化项目）</w:t>
      </w:r>
      <w:r w:rsidRPr="00361898">
        <w:rPr>
          <w:rFonts w:ascii="Times New Roman" w:eastAsia="微软雅黑" w:hAnsi="Times New Roman" w:cs="Times New Roman"/>
          <w:sz w:val="22"/>
          <w:szCs w:val="22"/>
        </w:rPr>
        <w:t xml:space="preserve"> (</w:t>
      </w:r>
      <w:hyperlink r:id="rId331" w:anchor=":~:text=match%20at%20L1916%20Total%20integrated,of%202%20products%20in%201H24"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。公司合同负债（在手订单）总额超过</w:t>
      </w:r>
      <w:r w:rsidRPr="00361898">
        <w:rPr>
          <w:rFonts w:ascii="Times New Roman" w:eastAsia="微软雅黑" w:hAnsi="Times New Roman" w:cs="Times New Roman"/>
          <w:sz w:val="22"/>
          <w:szCs w:val="22"/>
        </w:rPr>
        <w:t>205.92</w:t>
      </w:r>
      <w:r w:rsidRPr="00361898">
        <w:rPr>
          <w:rFonts w:ascii="Times New Roman" w:eastAsia="微软雅黑" w:hAnsi="Times New Roman" w:cs="Times New Roman"/>
          <w:sz w:val="22"/>
          <w:szCs w:val="22"/>
        </w:rPr>
        <w:t>亿美元，为未来业绩提供了高度可见性</w:t>
      </w:r>
      <w:r w:rsidRPr="00361898">
        <w:rPr>
          <w:rFonts w:ascii="Times New Roman" w:eastAsia="微软雅黑" w:hAnsi="Times New Roman" w:cs="Times New Roman"/>
          <w:sz w:val="22"/>
          <w:szCs w:val="22"/>
        </w:rPr>
        <w:t xml:space="preserve"> (</w:t>
      </w:r>
      <w:hyperlink r:id="rId332" w:anchor=":~:text=As%20of%20Dec%2031%2C%202023%2C,term%20growth"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。得益于</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lastRenderedPageBreak/>
        <w:t>（</w:t>
      </w:r>
      <w:r w:rsidRPr="00361898">
        <w:rPr>
          <w:rFonts w:ascii="Times New Roman" w:eastAsia="微软雅黑" w:hAnsi="Times New Roman" w:cs="Times New Roman"/>
          <w:sz w:val="22"/>
          <w:szCs w:val="22"/>
        </w:rPr>
        <w:t>Follow the 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战略，公司深度绑定客户项目生命周期，在后期和商业化阶段项目数量迅速增长，将成为中长期收入的重要驱动力</w:t>
      </w:r>
      <w:r w:rsidRPr="00361898">
        <w:rPr>
          <w:rFonts w:ascii="Times New Roman" w:eastAsia="微软雅黑" w:hAnsi="Times New Roman" w:cs="Times New Roman"/>
          <w:sz w:val="22"/>
          <w:szCs w:val="22"/>
        </w:rPr>
        <w:t xml:space="preserve"> (</w:t>
      </w:r>
      <w:hyperlink r:id="rId333"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。综合来看，药明生物凭借卓越的执行能力、广泛的服务平台和先发优势，长期成长空间广阔。但需注意地缘政治等风险导致不确定性较高，股价波动显著。</w:t>
      </w:r>
    </w:p>
    <w:p w14:paraId="08C7A19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公司概览</w:t>
      </w:r>
    </w:p>
    <w:p w14:paraId="6D8E893F"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药明生物以</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模式运营，即同时具备合同研究、开发和生产能力，覆盖生物药从早期研发到临床试验用药和商业化生产的全价值链服务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。具体业务涵盖：抗体等生物制品的发现与优化、工艺开发、临床样品生产、大规模</w:t>
      </w:r>
      <w:r w:rsidRPr="00361898">
        <w:rPr>
          <w:rFonts w:ascii="Times New Roman" w:eastAsia="微软雅黑" w:hAnsi="Times New Roman" w:cs="Times New Roman"/>
          <w:sz w:val="22"/>
          <w:szCs w:val="22"/>
        </w:rPr>
        <w:t>GMP</w:t>
      </w:r>
      <w:r w:rsidRPr="00361898">
        <w:rPr>
          <w:rFonts w:ascii="Times New Roman" w:eastAsia="微软雅黑" w:hAnsi="Times New Roman" w:cs="Times New Roman"/>
          <w:sz w:val="22"/>
          <w:szCs w:val="22"/>
        </w:rPr>
        <w:t>生产，以及质量检测、工艺验证、法规注册支持等配套服务，不涉足临床试验环节</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一站式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模式使客户可以在同一平台完成从概念到产品的转化，缩短研发上市时间，提升研发效率。公司采用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战略，即从早期阶段介入客户项目并伴随其成长，一旦项目进入后期和商业化，药明生物即可承担大规模生产</w:t>
      </w:r>
      <w:r w:rsidRPr="00361898">
        <w:rPr>
          <w:rFonts w:ascii="Times New Roman" w:eastAsia="微软雅黑" w:hAnsi="Times New Roman" w:cs="Times New Roman"/>
          <w:sz w:val="22"/>
          <w:szCs w:val="22"/>
        </w:rPr>
        <w:t xml:space="preserve"> (</w:t>
      </w:r>
      <w:hyperlink r:id="rId334"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赢得分子（</w:t>
      </w:r>
      <w:r w:rsidRPr="00361898">
        <w:rPr>
          <w:rFonts w:ascii="Times New Roman" w:eastAsia="微软雅黑" w:hAnsi="Times New Roman" w:cs="Times New Roman"/>
          <w:sz w:val="22"/>
          <w:szCs w:val="22"/>
        </w:rPr>
        <w:t>Win-the-Molecule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策略则侧重于对外承接外部已进入临床后期的项目，通过质量和速度优势吸引客户将项目转入药明生物的平台</w:t>
      </w:r>
      <w:r w:rsidRPr="00361898">
        <w:rPr>
          <w:rFonts w:ascii="Times New Roman" w:eastAsia="微软雅黑" w:hAnsi="Times New Roman" w:cs="Times New Roman"/>
          <w:sz w:val="22"/>
          <w:szCs w:val="22"/>
        </w:rPr>
        <w:t xml:space="preserve"> (</w:t>
      </w:r>
      <w:hyperlink r:id="rId335" w:anchor=":~:text=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336" w:anchor=":~:text=match%20at%20L1989%20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。在全球布局上，公司践行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双源供应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战略，已在中国无锡、上海等地以及爱尔兰、德国、新加坡和美国等国家建立多个生产基地和研发中心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。这种布局有助于满足不同地区客户需求并分散地缘风险。</w:t>
      </w:r>
    </w:p>
    <w:p w14:paraId="103437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w:t>
      </w:r>
      <w:r w:rsidRPr="00361898">
        <w:rPr>
          <w:rFonts w:ascii="Times New Roman" w:eastAsia="微软雅黑" w:hAnsi="Times New Roman" w:cs="Times New Roman"/>
          <w:sz w:val="22"/>
          <w:szCs w:val="22"/>
        </w:rPr>
        <w:t>6</w:t>
      </w:r>
      <w:r w:rsidRPr="00361898">
        <w:rPr>
          <w:rFonts w:ascii="Times New Roman" w:eastAsia="微软雅黑" w:hAnsi="Times New Roman" w:cs="Times New Roman"/>
          <w:sz w:val="22"/>
          <w:szCs w:val="22"/>
        </w:rPr>
        <w:t>月</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日，药明生物员工总数逾</w:t>
      </w:r>
      <w:r w:rsidRPr="00361898">
        <w:rPr>
          <w:rFonts w:ascii="Times New Roman" w:eastAsia="微软雅黑" w:hAnsi="Times New Roman" w:cs="Times New Roman"/>
          <w:sz w:val="22"/>
          <w:szCs w:val="22"/>
        </w:rPr>
        <w:t>1.24</w:t>
      </w:r>
      <w:r w:rsidRPr="00361898">
        <w:rPr>
          <w:rFonts w:ascii="Times New Roman" w:eastAsia="微软雅黑" w:hAnsi="Times New Roman" w:cs="Times New Roman"/>
          <w:sz w:val="22"/>
          <w:szCs w:val="22"/>
        </w:rPr>
        <w:t>万人，其中科研人员约</w:t>
      </w:r>
      <w:r w:rsidRPr="00361898">
        <w:rPr>
          <w:rFonts w:ascii="Times New Roman" w:eastAsia="微软雅黑" w:hAnsi="Times New Roman" w:cs="Times New Roman"/>
          <w:sz w:val="22"/>
          <w:szCs w:val="22"/>
        </w:rPr>
        <w:t>4,200</w:t>
      </w:r>
      <w:r w:rsidRPr="00361898">
        <w:rPr>
          <w:rFonts w:ascii="Times New Roman" w:eastAsia="微软雅黑" w:hAnsi="Times New Roman" w:cs="Times New Roman"/>
          <w:sz w:val="22"/>
          <w:szCs w:val="22"/>
        </w:rPr>
        <w:t>名，人才储备雄厚</w:t>
      </w:r>
      <w:r w:rsidRPr="00361898">
        <w:rPr>
          <w:rFonts w:ascii="Times New Roman" w:eastAsia="微软雅黑" w:hAnsi="Times New Roman" w:cs="Times New Roman"/>
          <w:sz w:val="22"/>
          <w:szCs w:val="22"/>
        </w:rPr>
        <w:t xml:space="preserve"> (</w:t>
      </w:r>
      <w:hyperlink r:id="rId337" w:anchor=":~:text=Group%E2%80%99s%20total%20staff%20comprised%2012%2C435,We%20deeply%20appreciate%20their"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。公司累计服务项目数快速攀升，</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年上半年新增项目</w:t>
      </w:r>
      <w:r w:rsidRPr="00361898">
        <w:rPr>
          <w:rFonts w:ascii="Times New Roman" w:eastAsia="微软雅黑" w:hAnsi="Times New Roman" w:cs="Times New Roman"/>
          <w:sz w:val="22"/>
          <w:szCs w:val="22"/>
        </w:rPr>
        <w:t>61</w:t>
      </w:r>
      <w:r w:rsidRPr="00361898">
        <w:rPr>
          <w:rFonts w:ascii="Times New Roman" w:eastAsia="微软雅黑" w:hAnsi="Times New Roman" w:cs="Times New Roman"/>
          <w:sz w:val="22"/>
          <w:szCs w:val="22"/>
        </w:rPr>
        <w:t>个（较上年同期</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个显著增加），总一体化项目达到</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个，涵盖从临床前到商业化各阶段，其中后期（</w:t>
      </w:r>
      <w:r w:rsidRPr="00361898">
        <w:rPr>
          <w:rFonts w:ascii="Times New Roman" w:eastAsia="微软雅黑" w:hAnsi="Times New Roman" w:cs="Times New Roman"/>
          <w:sz w:val="22"/>
          <w:szCs w:val="22"/>
        </w:rPr>
        <w:t>III</w:t>
      </w:r>
      <w:r w:rsidRPr="00361898">
        <w:rPr>
          <w:rFonts w:ascii="Times New Roman" w:eastAsia="微软雅黑" w:hAnsi="Times New Roman" w:cs="Times New Roman"/>
          <w:sz w:val="22"/>
          <w:szCs w:val="22"/>
        </w:rPr>
        <w:t>期）项目</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个，商业化生产项目</w:t>
      </w:r>
      <w:r w:rsidRPr="00361898">
        <w:rPr>
          <w:rFonts w:ascii="Times New Roman" w:eastAsia="微软雅黑" w:hAnsi="Times New Roman" w:cs="Times New Roman"/>
          <w:sz w:val="22"/>
          <w:szCs w:val="22"/>
        </w:rPr>
        <w:t>16</w:t>
      </w:r>
      <w:r w:rsidRPr="00361898">
        <w:rPr>
          <w:rFonts w:ascii="Times New Roman" w:eastAsia="微软雅黑" w:hAnsi="Times New Roman" w:cs="Times New Roman"/>
          <w:sz w:val="22"/>
          <w:szCs w:val="22"/>
        </w:rPr>
        <w:t>个</w:t>
      </w:r>
      <w:r w:rsidRPr="00361898">
        <w:rPr>
          <w:rFonts w:ascii="Times New Roman" w:eastAsia="微软雅黑" w:hAnsi="Times New Roman" w:cs="Times New Roman"/>
          <w:sz w:val="22"/>
          <w:szCs w:val="22"/>
        </w:rPr>
        <w:t xml:space="preserve"> (</w:t>
      </w:r>
      <w:hyperlink r:id="rId338" w:anchor=":~:text=Added%2061%20new%20integrated%20projects%2C,of%20our%20proprietary%20technology%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339" w:anchor=":~:text=match%20at%20L1994%20,was%20742%2C%20representing%20one%20of"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。如此庞大的项目组合使药明生物拥有业内最大的生物药产能需求池之一，也为未来业绩提供源源不断的支持。此外，公司与全球客户建立了稳定合作关系，</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年前五大客户收入占比仅约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客户基础多元，降低了对单一客户的依赖。总体而言，药明生物已发展为一家业务模式成熟、服务能力全面、在全球生物制药外包领域占据领先地位的企业。公司在业内以执行速度快、技术平台先进和项目成功率高闻名，这些优势构筑了公司坚实的行业地位和品牌声誉。</w:t>
      </w:r>
    </w:p>
    <w:p w14:paraId="3E53BEC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行业与竞争分析</w:t>
      </w:r>
    </w:p>
    <w:p w14:paraId="2DCB573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行业趋势：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生物制药是全球制药行业增长最快的领域之一，越来越多新药管线集中于单抗、细胞治疗等生物药，推动对外部研发生产服务的需求持续上升。据行业研究，全球生物药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有望保持两位数的增长率。一方面，小型生物技术公司通常缺乏完整的生产设施和经验，严重依赖外部合作伙伴完成从研发到生产的转化。另一方面，大型制药公司也为提升效率、降低成本，将部分生物药生产外包给专业</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。这使具有规模和技术优势的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企业在价值链中扮演日益重要的角色。药明生物抓住了这一行业机遇，通过</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药明模式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在国内率先打造了生物药一体化外包平台，成功承接了全球范围内大量项目。同时，随着生物药产品日趋复杂化（如双特异性抗体、多特异性分子等），能提供创新工艺和灵活产能的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更受青睐。药明生物开发的</w:t>
      </w:r>
      <w:r w:rsidRPr="00361898">
        <w:rPr>
          <w:rFonts w:ascii="Times New Roman" w:eastAsia="微软雅黑" w:hAnsi="Times New Roman" w:cs="Times New Roman"/>
          <w:sz w:val="22"/>
          <w:szCs w:val="22"/>
        </w:rPr>
        <w:t>WuXiBody</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SDArBody</w:t>
      </w:r>
      <w:r w:rsidRPr="00361898">
        <w:rPr>
          <w:rFonts w:ascii="Times New Roman" w:eastAsia="微软雅黑" w:hAnsi="Times New Roman" w:cs="Times New Roman"/>
          <w:sz w:val="22"/>
          <w:szCs w:val="22"/>
        </w:rPr>
        <w:t>等创新技术平台，正好契合了行业对新型分子生产的需求，在竞争中形成差异化优势</w:t>
      </w:r>
      <w:r w:rsidRPr="00361898">
        <w:rPr>
          <w:rFonts w:ascii="Times New Roman" w:eastAsia="微软雅黑" w:hAnsi="Times New Roman" w:cs="Times New Roman"/>
          <w:sz w:val="22"/>
          <w:szCs w:val="22"/>
        </w:rPr>
        <w:t xml:space="preserve"> (</w:t>
      </w:r>
      <w:hyperlink r:id="rId340" w:anchor=":~:text=the%20123%20bispecifics%20%26%20multispecifics,continue%20to%20gain%20worldwide%20recognition"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6CDD171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竞争格局：</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领域目前由少数几家巨头主导：瑞士</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和韩国三星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分列行业前两位，药明生物近年来跻身第三</w:t>
      </w:r>
      <w:r w:rsidRPr="00361898">
        <w:rPr>
          <w:rFonts w:ascii="Times New Roman" w:eastAsia="微软雅黑" w:hAnsi="Times New Roman" w:cs="Times New Roman"/>
          <w:sz w:val="22"/>
          <w:szCs w:val="22"/>
        </w:rPr>
        <w:t xml:space="preserve"> (</w:t>
      </w:r>
      <w:hyperlink r:id="rId341" w:anchor=":~:text=Lonza%20is%20the%20number%20one,second%20and%20WuXi%20Biologics%20third"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年这三家公司生物药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业务收入约分别为</w:t>
      </w:r>
      <w:r w:rsidRPr="00361898">
        <w:rPr>
          <w:rFonts w:ascii="Times New Roman" w:eastAsia="微软雅黑" w:hAnsi="Times New Roman" w:cs="Times New Roman"/>
          <w:sz w:val="22"/>
          <w:szCs w:val="22"/>
        </w:rPr>
        <w:t>65</w:t>
      </w:r>
      <w:r w:rsidRPr="00361898">
        <w:rPr>
          <w:rFonts w:ascii="Times New Roman" w:eastAsia="微软雅黑" w:hAnsi="Times New Roman" w:cs="Times New Roman"/>
          <w:sz w:val="22"/>
          <w:szCs w:val="22"/>
        </w:rPr>
        <w:t>亿美元、</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亿美元和</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亿美元量级</w:t>
      </w:r>
      <w:r w:rsidRPr="00361898">
        <w:rPr>
          <w:rFonts w:ascii="Times New Roman" w:eastAsia="微软雅黑" w:hAnsi="Times New Roman" w:cs="Times New Roman"/>
          <w:sz w:val="22"/>
          <w:szCs w:val="22"/>
        </w:rPr>
        <w:t xml:space="preserve"> (</w:t>
      </w:r>
      <w:hyperlink r:id="rId342" w:anchor=":~:text=Brokerage%20predicts%20US%20Biosecure%20Act,Samsung" w:history="1">
        <w:r w:rsidRPr="00361898">
          <w:rPr>
            <w:rStyle w:val="af0"/>
            <w:rFonts w:ascii="Times New Roman" w:eastAsia="微软雅黑" w:hAnsi="Times New Roman" w:cs="Times New Roman"/>
            <w:sz w:val="22"/>
            <w:szCs w:val="22"/>
          </w:rPr>
          <w:t>Brokerage predicts US Biosecure Act could benefit Samsung Biologics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历史悠久，客户多为大型药企，订单稳定，业务涵盖化药和生物药外包，整体抗风险能力强；三星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凭借大规模产能（年产能超</w:t>
      </w:r>
      <w:r w:rsidRPr="00361898">
        <w:rPr>
          <w:rFonts w:ascii="Times New Roman" w:eastAsia="微软雅黑" w:hAnsi="Times New Roman" w:cs="Times New Roman"/>
          <w:sz w:val="22"/>
          <w:szCs w:val="22"/>
        </w:rPr>
        <w:t>36</w:t>
      </w:r>
      <w:r w:rsidRPr="00361898">
        <w:rPr>
          <w:rFonts w:ascii="Times New Roman" w:eastAsia="微软雅黑" w:hAnsi="Times New Roman" w:cs="Times New Roman"/>
          <w:sz w:val="22"/>
          <w:szCs w:val="22"/>
        </w:rPr>
        <w:t>万升）</w:t>
      </w:r>
      <w:r w:rsidRPr="00361898">
        <w:rPr>
          <w:rFonts w:ascii="Times New Roman" w:eastAsia="微软雅黑" w:hAnsi="Times New Roman" w:cs="Times New Roman"/>
          <w:sz w:val="22"/>
          <w:szCs w:val="22"/>
        </w:rPr>
        <w:t xml:space="preserve"> (</w:t>
      </w:r>
      <w:hyperlink r:id="rId343" w:anchor=":~:text=net%20profit%20202"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和背靠三星集团的资源，迅速扩张市占率。而药明生物以更高的增速成长，在项目数量、技术平台多样性以及服务深度上具有竞争力。相比海外同行，药明生物的独特优势在于：</w:t>
      </w:r>
      <w:r w:rsidRPr="00361898">
        <w:rPr>
          <w:rFonts w:ascii="Times New Roman" w:eastAsia="微软雅黑" w:hAnsi="Times New Roman" w:cs="Times New Roman"/>
          <w:b/>
          <w:bCs/>
          <w:sz w:val="22"/>
          <w:szCs w:val="22"/>
        </w:rPr>
        <w:t>(1)</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成本效率：主要运营基地在中国，人工及生产成本相对低，同时依托中国庞大的科研人才红利，性价比突出；</w:t>
      </w:r>
      <w:r w:rsidRPr="00361898">
        <w:rPr>
          <w:rFonts w:ascii="Times New Roman" w:eastAsia="微软雅黑" w:hAnsi="Times New Roman" w:cs="Times New Roman"/>
          <w:b/>
          <w:bCs/>
          <w:sz w:val="22"/>
          <w:szCs w:val="22"/>
        </w:rPr>
        <w:t>(2)</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综合服务：提供从早期研发到商业生产的全链条服务，一旦项目由药明生物负责早期开发，客户倾向于继续使用其生产服务，粘性较高；</w:t>
      </w:r>
      <w:r w:rsidRPr="00361898">
        <w:rPr>
          <w:rFonts w:ascii="Times New Roman" w:eastAsia="微软雅黑" w:hAnsi="Times New Roman" w:cs="Times New Roman"/>
          <w:b/>
          <w:bCs/>
          <w:sz w:val="22"/>
          <w:szCs w:val="22"/>
        </w:rPr>
        <w:t>(3)</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快速响应：据公司披露，即便在手订单庞大，仍能在</w:t>
      </w:r>
      <w:r w:rsidRPr="00361898">
        <w:rPr>
          <w:rFonts w:ascii="Times New Roman" w:eastAsia="微软雅黑" w:hAnsi="Times New Roman" w:cs="Times New Roman"/>
          <w:sz w:val="22"/>
          <w:szCs w:val="22"/>
        </w:rPr>
        <w:t>4</w:t>
      </w:r>
      <w:r w:rsidRPr="00361898">
        <w:rPr>
          <w:rFonts w:ascii="Times New Roman" w:eastAsia="微软雅黑" w:hAnsi="Times New Roman" w:cs="Times New Roman"/>
          <w:sz w:val="22"/>
          <w:szCs w:val="22"/>
        </w:rPr>
        <w:t>周内启动新项目，反映出卓越的执行速度和灵活产能</w:t>
      </w:r>
      <w:r w:rsidRPr="00361898">
        <w:rPr>
          <w:rFonts w:ascii="Times New Roman" w:eastAsia="微软雅黑" w:hAnsi="Times New Roman" w:cs="Times New Roman"/>
          <w:sz w:val="22"/>
          <w:szCs w:val="22"/>
        </w:rPr>
        <w:t xml:space="preserve"> (</w:t>
      </w:r>
      <w:hyperlink r:id="rId344"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 (</w:t>
      </w:r>
      <w:hyperlink r:id="rId345"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。然而，公司也面临挑战：</w:t>
      </w:r>
      <w:r w:rsidRPr="00361898">
        <w:rPr>
          <w:rFonts w:ascii="Times New Roman" w:eastAsia="微软雅黑" w:hAnsi="Times New Roman" w:cs="Times New Roman"/>
          <w:b/>
          <w:bCs/>
          <w:sz w:val="22"/>
          <w:szCs w:val="22"/>
        </w:rPr>
        <w:t>(a)</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地缘因素</w:t>
      </w:r>
      <w:r w:rsidRPr="00361898">
        <w:rPr>
          <w:rFonts w:ascii="Times New Roman" w:eastAsia="微软雅黑" w:hAnsi="Times New Roman" w:cs="Times New Roman"/>
          <w:sz w:val="22"/>
          <w:szCs w:val="22"/>
        </w:rPr>
        <w:t>使部分欧美客户对将生产外包给中国公司有所顾虑，个别跨国药企倾向选择地理距离更近或政治环境更稳健的供应商；</w:t>
      </w:r>
      <w:r w:rsidRPr="00361898">
        <w:rPr>
          <w:rFonts w:ascii="Times New Roman" w:eastAsia="微软雅黑" w:hAnsi="Times New Roman" w:cs="Times New Roman"/>
          <w:b/>
          <w:bCs/>
          <w:sz w:val="22"/>
          <w:szCs w:val="22"/>
        </w:rPr>
        <w:t>(b)</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产能扩张竞争</w:t>
      </w:r>
      <w:r w:rsidRPr="00361898">
        <w:rPr>
          <w:rFonts w:ascii="Times New Roman" w:eastAsia="微软雅黑" w:hAnsi="Times New Roman" w:cs="Times New Roman"/>
          <w:sz w:val="22"/>
          <w:szCs w:val="22"/>
        </w:rPr>
        <w:t>：同行如三星、生物制品专业厂商</w:t>
      </w:r>
      <w:r w:rsidRPr="00361898">
        <w:rPr>
          <w:rFonts w:ascii="Times New Roman" w:eastAsia="微软雅黑" w:hAnsi="Times New Roman" w:cs="Times New Roman"/>
          <w:sz w:val="22"/>
          <w:szCs w:val="22"/>
        </w:rPr>
        <w:t>Catalent</w:t>
      </w:r>
      <w:r w:rsidRPr="00361898">
        <w:rPr>
          <w:rFonts w:ascii="Times New Roman" w:eastAsia="微软雅黑" w:hAnsi="Times New Roman" w:cs="Times New Roman"/>
          <w:sz w:val="22"/>
          <w:szCs w:val="22"/>
        </w:rPr>
        <w:t>等也在扩建产能，可能导致全球</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供给增加，报价和利润率承压；</w:t>
      </w:r>
      <w:r w:rsidRPr="00361898">
        <w:rPr>
          <w:rFonts w:ascii="Times New Roman" w:eastAsia="微软雅黑" w:hAnsi="Times New Roman" w:cs="Times New Roman"/>
          <w:b/>
          <w:bCs/>
          <w:sz w:val="22"/>
          <w:szCs w:val="22"/>
        </w:rPr>
        <w:t>(c)</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国内潜在竞争</w:t>
      </w:r>
      <w:r w:rsidRPr="00361898">
        <w:rPr>
          <w:rFonts w:ascii="Times New Roman" w:eastAsia="微软雅黑" w:hAnsi="Times New Roman" w:cs="Times New Roman"/>
          <w:sz w:val="22"/>
          <w:szCs w:val="22"/>
        </w:rPr>
        <w:t>：虽然药明生物目前在中国独占鳌头，但国内其它</w:t>
      </w:r>
      <w:r w:rsidRPr="00361898">
        <w:rPr>
          <w:rFonts w:ascii="Times New Roman" w:eastAsia="微软雅黑" w:hAnsi="Times New Roman" w:cs="Times New Roman"/>
          <w:sz w:val="22"/>
          <w:szCs w:val="22"/>
        </w:rPr>
        <w:t>CRO/CDMO</w:t>
      </w:r>
      <w:r w:rsidRPr="00361898">
        <w:rPr>
          <w:rFonts w:ascii="Times New Roman" w:eastAsia="微软雅黑" w:hAnsi="Times New Roman" w:cs="Times New Roman"/>
          <w:sz w:val="22"/>
          <w:szCs w:val="22"/>
        </w:rPr>
        <w:t>公司（如药明康德在小分子领域、昭衍新药等）也可</w:t>
      </w:r>
      <w:r w:rsidRPr="00361898">
        <w:rPr>
          <w:rFonts w:ascii="Times New Roman" w:eastAsia="微软雅黑" w:hAnsi="Times New Roman" w:cs="Times New Roman"/>
          <w:sz w:val="22"/>
          <w:szCs w:val="22"/>
        </w:rPr>
        <w:lastRenderedPageBreak/>
        <w:t>能进入大分子领域，或大型药企自建产能，对其国内业务造成一定分流。不过，就当前而言，药明生物在高端生物药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的领先优势明显，在综合实力上短期内难有国内公司匹敌，其主要竞争仍来自国际巨头。总体来看，行业高景气度为公司发展提供顺风，但激烈的全球竞逐和不断变化的市场格局也要求公司持续投入研发、保持服务领先，以巩固护城河。</w:t>
      </w:r>
    </w:p>
    <w:p w14:paraId="78CCC0B2"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财务分析</w:t>
      </w:r>
    </w:p>
    <w:p w14:paraId="620974F5"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收入与增长：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药明生物过去几年收入保持高速增长，但增速近年有所放缓。</w:t>
      </w:r>
      <w:r w:rsidRPr="00361898">
        <w:rPr>
          <w:rFonts w:ascii="Times New Roman" w:eastAsia="微软雅黑" w:hAnsi="Times New Roman" w:cs="Times New Roman"/>
          <w:sz w:val="22"/>
          <w:szCs w:val="22"/>
        </w:rPr>
        <w:t>2019-2021</w:t>
      </w:r>
      <w:r w:rsidRPr="00361898">
        <w:rPr>
          <w:rFonts w:ascii="Times New Roman" w:eastAsia="微软雅黑" w:hAnsi="Times New Roman" w:cs="Times New Roman"/>
          <w:sz w:val="22"/>
          <w:szCs w:val="22"/>
        </w:rPr>
        <w:t>年，公司营业收入从</w:t>
      </w:r>
      <w:r w:rsidRPr="00361898">
        <w:rPr>
          <w:rFonts w:ascii="Times New Roman" w:eastAsia="微软雅黑" w:hAnsi="Times New Roman" w:cs="Times New Roman"/>
          <w:sz w:val="22"/>
          <w:szCs w:val="22"/>
        </w:rPr>
        <w:t>39.84</w:t>
      </w:r>
      <w:r w:rsidRPr="00361898">
        <w:rPr>
          <w:rFonts w:ascii="Times New Roman" w:eastAsia="微软雅黑" w:hAnsi="Times New Roman" w:cs="Times New Roman"/>
          <w:sz w:val="22"/>
          <w:szCs w:val="22"/>
        </w:rPr>
        <w:t>亿元增至</w:t>
      </w:r>
      <w:r w:rsidRPr="00361898">
        <w:rPr>
          <w:rFonts w:ascii="Times New Roman" w:eastAsia="微软雅黑" w:hAnsi="Times New Roman" w:cs="Times New Roman"/>
          <w:sz w:val="22"/>
          <w:szCs w:val="22"/>
        </w:rPr>
        <w:t>102.90</w:t>
      </w:r>
      <w:r w:rsidRPr="00361898">
        <w:rPr>
          <w:rFonts w:ascii="Times New Roman" w:eastAsia="微软雅黑" w:hAnsi="Times New Roman" w:cs="Times New Roman"/>
          <w:sz w:val="22"/>
          <w:szCs w:val="22"/>
        </w:rPr>
        <w:t>亿元，年均增速超过</w:t>
      </w:r>
      <w:r w:rsidRPr="00361898">
        <w:rPr>
          <w:rFonts w:ascii="Times New Roman" w:eastAsia="微软雅黑" w:hAnsi="Times New Roman" w:cs="Times New Roman"/>
          <w:sz w:val="22"/>
          <w:szCs w:val="22"/>
        </w:rPr>
        <w:t>60%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年进一步增至</w:t>
      </w:r>
      <w:r w:rsidRPr="00361898">
        <w:rPr>
          <w:rFonts w:ascii="Times New Roman" w:eastAsia="微软雅黑" w:hAnsi="Times New Roman" w:cs="Times New Roman"/>
          <w:sz w:val="22"/>
          <w:szCs w:val="22"/>
        </w:rPr>
        <w:t>152.69</w:t>
      </w:r>
      <w:r w:rsidRPr="00361898">
        <w:rPr>
          <w:rFonts w:ascii="Times New Roman" w:eastAsia="微软雅黑" w:hAnsi="Times New Roman" w:cs="Times New Roman"/>
          <w:sz w:val="22"/>
          <w:szCs w:val="22"/>
        </w:rPr>
        <w:t>亿元，同比增长</w:t>
      </w:r>
      <w:r w:rsidRPr="00361898">
        <w:rPr>
          <w:rFonts w:ascii="Times New Roman" w:eastAsia="微软雅黑" w:hAnsi="Times New Roman" w:cs="Times New Roman"/>
          <w:sz w:val="22"/>
          <w:szCs w:val="22"/>
        </w:rPr>
        <w:t>48%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年收入增至</w:t>
      </w:r>
      <w:r w:rsidRPr="00361898">
        <w:rPr>
          <w:rFonts w:ascii="Times New Roman" w:eastAsia="微软雅黑" w:hAnsi="Times New Roman" w:cs="Times New Roman"/>
          <w:sz w:val="22"/>
          <w:szCs w:val="22"/>
        </w:rPr>
        <w:t>170.34</w:t>
      </w:r>
      <w:r w:rsidRPr="00361898">
        <w:rPr>
          <w:rFonts w:ascii="Times New Roman" w:eastAsia="微软雅黑" w:hAnsi="Times New Roman" w:cs="Times New Roman"/>
          <w:sz w:val="22"/>
          <w:szCs w:val="22"/>
        </w:rPr>
        <w:t>亿元，增幅降至</w:t>
      </w:r>
      <w:r w:rsidRPr="00361898">
        <w:rPr>
          <w:rFonts w:ascii="Times New Roman" w:eastAsia="微软雅黑" w:hAnsi="Times New Roman" w:cs="Times New Roman"/>
          <w:sz w:val="22"/>
          <w:szCs w:val="22"/>
        </w:rPr>
        <w:t>11.6% (</w:t>
      </w:r>
      <w:hyperlink r:id="rId346"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。增长放缓的主要原因是前期高速扩张后的高基数效应以及新冠相关订单的大幅减少。若扣除</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亿元的新冠项目收入影响，</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年公司非新冠收入实际上实现了约</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的强劲增长，表明基础业务需求依然旺盛</w:t>
      </w:r>
      <w:r w:rsidRPr="00361898">
        <w:rPr>
          <w:rFonts w:ascii="Times New Roman" w:eastAsia="微软雅黑" w:hAnsi="Times New Roman" w:cs="Times New Roman"/>
          <w:sz w:val="22"/>
          <w:szCs w:val="22"/>
        </w:rPr>
        <w:t xml:space="preserve"> (</w:t>
      </w:r>
      <w:hyperlink r:id="rId347"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。分业务看，随着多个客户项目进入后期，</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年公司后期临床及商业化生产收入同比增长</w:t>
      </w:r>
      <w:r w:rsidRPr="00361898">
        <w:rPr>
          <w:rFonts w:ascii="Times New Roman" w:eastAsia="微软雅黑" w:hAnsi="Times New Roman" w:cs="Times New Roman"/>
          <w:sz w:val="22"/>
          <w:szCs w:val="22"/>
        </w:rPr>
        <w:t>12.8%</w:t>
      </w:r>
      <w:r w:rsidRPr="00361898">
        <w:rPr>
          <w:rFonts w:ascii="Times New Roman" w:eastAsia="微软雅黑" w:hAnsi="Times New Roman" w:cs="Times New Roman"/>
          <w:sz w:val="22"/>
          <w:szCs w:val="22"/>
        </w:rPr>
        <w:t>至</w:t>
      </w:r>
      <w:r w:rsidRPr="00361898">
        <w:rPr>
          <w:rFonts w:ascii="Times New Roman" w:eastAsia="微软雅黑" w:hAnsi="Times New Roman" w:cs="Times New Roman"/>
          <w:sz w:val="22"/>
          <w:szCs w:val="22"/>
        </w:rPr>
        <w:t>77.3</w:t>
      </w:r>
      <w:r w:rsidRPr="00361898">
        <w:rPr>
          <w:rFonts w:ascii="Times New Roman" w:eastAsia="微软雅黑" w:hAnsi="Times New Roman" w:cs="Times New Roman"/>
          <w:sz w:val="22"/>
          <w:szCs w:val="22"/>
        </w:rPr>
        <w:t>亿元，占总收入比重提升至</w:t>
      </w:r>
      <w:r w:rsidRPr="00361898">
        <w:rPr>
          <w:rFonts w:ascii="Times New Roman" w:eastAsia="微软雅黑" w:hAnsi="Times New Roman" w:cs="Times New Roman"/>
          <w:sz w:val="22"/>
          <w:szCs w:val="22"/>
        </w:rPr>
        <w:t>45% (</w:t>
      </w:r>
      <w:hyperlink r:id="rId348"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。若不计新冠项目，后期及商业化生产板块收入同比大增</w:t>
      </w:r>
      <w:r w:rsidRPr="00361898">
        <w:rPr>
          <w:rFonts w:ascii="Times New Roman" w:eastAsia="微软雅黑" w:hAnsi="Times New Roman" w:cs="Times New Roman"/>
          <w:sz w:val="22"/>
          <w:szCs w:val="22"/>
        </w:rPr>
        <w:t>101.7%</w:t>
      </w:r>
      <w:r w:rsidRPr="00361898">
        <w:rPr>
          <w:rFonts w:ascii="Times New Roman" w:eastAsia="微软雅黑" w:hAnsi="Times New Roman" w:cs="Times New Roman"/>
          <w:sz w:val="22"/>
          <w:szCs w:val="22"/>
        </w:rPr>
        <w:t>，成为公司新的增长引擎</w:t>
      </w:r>
      <w:r w:rsidRPr="00361898">
        <w:rPr>
          <w:rFonts w:ascii="Times New Roman" w:eastAsia="微软雅黑" w:hAnsi="Times New Roman" w:cs="Times New Roman"/>
          <w:sz w:val="22"/>
          <w:szCs w:val="22"/>
        </w:rPr>
        <w:t xml:space="preserve"> (</w:t>
      </w:r>
      <w:hyperlink r:id="rId349"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。从地域来看，药明生物收入结构全球化，</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47%</w:t>
      </w:r>
      <w:r w:rsidRPr="00361898">
        <w:rPr>
          <w:rFonts w:ascii="Times New Roman" w:eastAsia="微软雅黑" w:hAnsi="Times New Roman" w:cs="Times New Roman"/>
          <w:sz w:val="22"/>
          <w:szCs w:val="22"/>
        </w:rPr>
        <w:t>收入来自北美、</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左右来自中国，其余来自欧洲和亚洲其他地区</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。北美占比近半反映出公司业务高度国际化，但也意味着对北美市场和客户的依赖，需要关注其变化趋势。</w:t>
      </w:r>
    </w:p>
    <w:p w14:paraId="1FD8C46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盈利能力：</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公司盈利水平在快速扩张中略有波动。毛利率方面，</w:t>
      </w:r>
      <w:r w:rsidRPr="00361898">
        <w:rPr>
          <w:rFonts w:ascii="Times New Roman" w:eastAsia="微软雅黑" w:hAnsi="Times New Roman" w:cs="Times New Roman"/>
          <w:sz w:val="22"/>
          <w:szCs w:val="22"/>
        </w:rPr>
        <w:t>2018-2021</w:t>
      </w:r>
      <w:r w:rsidRPr="00361898">
        <w:rPr>
          <w:rFonts w:ascii="Times New Roman" w:eastAsia="微软雅黑" w:hAnsi="Times New Roman" w:cs="Times New Roman"/>
          <w:sz w:val="22"/>
          <w:szCs w:val="22"/>
        </w:rPr>
        <w:t>年毛利率从</w:t>
      </w:r>
      <w:r w:rsidRPr="00361898">
        <w:rPr>
          <w:rFonts w:ascii="Times New Roman" w:eastAsia="微软雅黑" w:hAnsi="Times New Roman" w:cs="Times New Roman"/>
          <w:sz w:val="22"/>
          <w:szCs w:val="22"/>
        </w:rPr>
        <w:t>40%</w:t>
      </w:r>
      <w:r w:rsidRPr="00361898">
        <w:rPr>
          <w:rFonts w:ascii="Times New Roman" w:eastAsia="微软雅黑" w:hAnsi="Times New Roman" w:cs="Times New Roman"/>
          <w:sz w:val="22"/>
          <w:szCs w:val="22"/>
        </w:rPr>
        <w:t>左右逐年升至</w:t>
      </w:r>
      <w:r w:rsidRPr="00361898">
        <w:rPr>
          <w:rFonts w:ascii="Times New Roman" w:eastAsia="微软雅黑" w:hAnsi="Times New Roman" w:cs="Times New Roman"/>
          <w:sz w:val="22"/>
          <w:szCs w:val="22"/>
        </w:rPr>
        <w:t>46.9%</w:t>
      </w:r>
      <w:r w:rsidRPr="00361898">
        <w:rPr>
          <w:rFonts w:ascii="Times New Roman" w:eastAsia="微软雅黑" w:hAnsi="Times New Roman" w:cs="Times New Roman"/>
          <w:sz w:val="22"/>
          <w:szCs w:val="22"/>
        </w:rPr>
        <w:t>，得益于规模效应和高开工率（疫情期间产能利用率一度超</w:t>
      </w:r>
      <w:r w:rsidRPr="00361898">
        <w:rPr>
          <w:rFonts w:ascii="Times New Roman" w:eastAsia="微软雅黑" w:hAnsi="Times New Roman" w:cs="Times New Roman"/>
          <w:sz w:val="22"/>
          <w:szCs w:val="22"/>
        </w:rPr>
        <w:t>80%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年以来，随着部分产能闲置及费用上升，毛利率回落至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40.1%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。运营利润率亦从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33.7%</w:t>
      </w:r>
      <w:r w:rsidRPr="00361898">
        <w:rPr>
          <w:rFonts w:ascii="Times New Roman" w:eastAsia="微软雅黑" w:hAnsi="Times New Roman" w:cs="Times New Roman"/>
          <w:sz w:val="22"/>
          <w:szCs w:val="22"/>
        </w:rPr>
        <w:t>高点下降至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26.1%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。净利率受此影响，从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32.9%</w:t>
      </w:r>
      <w:r w:rsidRPr="00361898">
        <w:rPr>
          <w:rFonts w:ascii="Times New Roman" w:eastAsia="微软雅黑" w:hAnsi="Times New Roman" w:cs="Times New Roman"/>
          <w:sz w:val="22"/>
          <w:szCs w:val="22"/>
        </w:rPr>
        <w:t>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19.95%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。利润下滑一方面由于收入放缓，另一方面公司仍在保持高强度的研发投入和全球拓展费用。即便如此，</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的净利率在生物技术行业中仍属优秀（不少同行亏损或利润微薄），体现了成熟商业模式下较强的盈利底盘</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。展望未来，随着更多项目进入商业生产、产能利用率提升，毛利率有望企稳在中高水平。不过短期内管理层预期产能利用将回</w:t>
      </w:r>
      <w:r w:rsidRPr="00361898">
        <w:rPr>
          <w:rFonts w:ascii="Times New Roman" w:eastAsia="微软雅黑" w:hAnsi="Times New Roman" w:cs="Times New Roman"/>
          <w:sz w:val="22"/>
          <w:szCs w:val="22"/>
        </w:rPr>
        <w:lastRenderedPageBreak/>
        <w:t>归常态水平，不会再现疫情期间的超高利用率，因此中期来看利润率或维持在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左右的经营性水平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59F4793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财务结构：</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药明生物财务状况稳健。截至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年底，公司总资产</w:t>
      </w:r>
      <w:r w:rsidRPr="00361898">
        <w:rPr>
          <w:rFonts w:ascii="Times New Roman" w:eastAsia="微软雅黑" w:hAnsi="Times New Roman" w:cs="Times New Roman"/>
          <w:sz w:val="22"/>
          <w:szCs w:val="22"/>
        </w:rPr>
        <w:t>565.76</w:t>
      </w:r>
      <w:r w:rsidRPr="00361898">
        <w:rPr>
          <w:rFonts w:ascii="Times New Roman" w:eastAsia="微软雅黑" w:hAnsi="Times New Roman" w:cs="Times New Roman"/>
          <w:sz w:val="22"/>
          <w:szCs w:val="22"/>
        </w:rPr>
        <w:t>亿元，其中货币资金约</w:t>
      </w:r>
      <w:r w:rsidRPr="00361898">
        <w:rPr>
          <w:rFonts w:ascii="Times New Roman" w:eastAsia="微软雅黑" w:hAnsi="Times New Roman" w:cs="Times New Roman"/>
          <w:sz w:val="22"/>
          <w:szCs w:val="22"/>
        </w:rPr>
        <w:t>96.7</w:t>
      </w:r>
      <w:r w:rsidRPr="00361898">
        <w:rPr>
          <w:rFonts w:ascii="Times New Roman" w:eastAsia="微软雅黑" w:hAnsi="Times New Roman" w:cs="Times New Roman"/>
          <w:sz w:val="22"/>
          <w:szCs w:val="22"/>
        </w:rPr>
        <w:t>亿元，资产负债率仅</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，长期有息债务约</w:t>
      </w:r>
      <w:r w:rsidRPr="00361898">
        <w:rPr>
          <w:rFonts w:ascii="Times New Roman" w:eastAsia="微软雅黑" w:hAnsi="Times New Roman" w:cs="Times New Roman"/>
          <w:sz w:val="22"/>
          <w:szCs w:val="22"/>
        </w:rPr>
        <w:t>15.7</w:t>
      </w:r>
      <w:r w:rsidRPr="00361898">
        <w:rPr>
          <w:rFonts w:ascii="Times New Roman" w:eastAsia="微软雅黑" w:hAnsi="Times New Roman" w:cs="Times New Roman"/>
          <w:sz w:val="22"/>
          <w:szCs w:val="22"/>
        </w:rPr>
        <w:t>亿元人民币，杠杆水平极低</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。股东权益规模超</w:t>
      </w:r>
      <w:r w:rsidRPr="00361898">
        <w:rPr>
          <w:rFonts w:ascii="Times New Roman" w:eastAsia="微软雅黑" w:hAnsi="Times New Roman" w:cs="Times New Roman"/>
          <w:sz w:val="22"/>
          <w:szCs w:val="22"/>
        </w:rPr>
        <w:t>400</w:t>
      </w:r>
      <w:r w:rsidRPr="00361898">
        <w:rPr>
          <w:rFonts w:ascii="Times New Roman" w:eastAsia="微软雅黑" w:hAnsi="Times New Roman" w:cs="Times New Roman"/>
          <w:sz w:val="22"/>
          <w:szCs w:val="22"/>
        </w:rPr>
        <w:t>亿元，权益比率约</w:t>
      </w:r>
      <w:r w:rsidRPr="00361898">
        <w:rPr>
          <w:rFonts w:ascii="Times New Roman" w:eastAsia="微软雅黑" w:hAnsi="Times New Roman" w:cs="Times New Roman"/>
          <w:sz w:val="22"/>
          <w:szCs w:val="22"/>
        </w:rPr>
        <w:t>73%</w:t>
      </w:r>
      <w:r w:rsidRPr="00361898">
        <w:rPr>
          <w:rFonts w:ascii="Times New Roman" w:eastAsia="微软雅黑" w:hAnsi="Times New Roman" w:cs="Times New Roman"/>
          <w:sz w:val="22"/>
          <w:szCs w:val="22"/>
        </w:rPr>
        <w:t>，财务实力评级达到</w:t>
      </w:r>
      <w:r w:rsidRPr="00361898">
        <w:rPr>
          <w:rFonts w:ascii="Times New Roman" w:eastAsia="微软雅黑" w:hAnsi="Times New Roman" w:cs="Times New Roman"/>
          <w:sz w:val="22"/>
          <w:szCs w:val="22"/>
        </w:rPr>
        <w:t>9/10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。充裕的现金和较低的债务意味着公司有能力自筹资金进行扩产和并购。截至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年末，公司经营活动现金流达</w:t>
      </w:r>
      <w:r w:rsidRPr="00361898">
        <w:rPr>
          <w:rFonts w:ascii="Times New Roman" w:eastAsia="微软雅黑" w:hAnsi="Times New Roman" w:cs="Times New Roman"/>
          <w:sz w:val="22"/>
          <w:szCs w:val="22"/>
        </w:rPr>
        <w:t>46.68</w:t>
      </w:r>
      <w:r w:rsidRPr="00361898">
        <w:rPr>
          <w:rFonts w:ascii="Times New Roman" w:eastAsia="微软雅黑" w:hAnsi="Times New Roman" w:cs="Times New Roman"/>
          <w:sz w:val="22"/>
          <w:szCs w:val="22"/>
        </w:rPr>
        <w:t>亿元，但资本开支也高达</w:t>
      </w:r>
      <w:r w:rsidRPr="00361898">
        <w:rPr>
          <w:rFonts w:ascii="Times New Roman" w:eastAsia="微软雅黑" w:hAnsi="Times New Roman" w:cs="Times New Roman"/>
          <w:sz w:val="22"/>
          <w:szCs w:val="22"/>
        </w:rPr>
        <w:t>42.31</w:t>
      </w:r>
      <w:r w:rsidRPr="00361898">
        <w:rPr>
          <w:rFonts w:ascii="Times New Roman" w:eastAsia="微软雅黑" w:hAnsi="Times New Roman" w:cs="Times New Roman"/>
          <w:sz w:val="22"/>
          <w:szCs w:val="22"/>
        </w:rPr>
        <w:t>亿元，同年自由现金流小幅转正约</w:t>
      </w:r>
      <w:r w:rsidRPr="00361898">
        <w:rPr>
          <w:rFonts w:ascii="Times New Roman" w:eastAsia="微软雅黑" w:hAnsi="Times New Roman" w:cs="Times New Roman"/>
          <w:sz w:val="22"/>
          <w:szCs w:val="22"/>
        </w:rPr>
        <w:t>4.37</w:t>
      </w:r>
      <w:r w:rsidRPr="00361898">
        <w:rPr>
          <w:rFonts w:ascii="Times New Roman" w:eastAsia="微软雅黑" w:hAnsi="Times New Roman" w:cs="Times New Roman"/>
          <w:sz w:val="22"/>
          <w:szCs w:val="22"/>
        </w:rPr>
        <w:t>亿元人民币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。过去几年公司大量投入建设生物反应器产能和海外基地，导致自由现金流多为负值，这一点需投资者留意。不过，这些支出主要用于扩张而非维持，公司管理层预计</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年资本开支约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亿元（相当于</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年收入的</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，高于同行成熟期水平）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。高额投资反映公司对未来增长的信心，也是在为更多后期订单做产能准备。一旦进入收获期，资本开支率将逐步下降，自由现金流有望改善</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。值得注意的是，公司自</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年上市以来从未分红，</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年董事会也决定不派息，而是将利润再投入业务发展</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策略在成长期企业中较常见，有助于加快扩张，但也意味着股东回报更多体现在股价升值上。总体而言，药明生物财务健康、盈利具韧性，但短期利润增速和现金流受到高投入影响，需要通过业务规模的进一步扩大来消化这些投入。</w:t>
      </w:r>
    </w:p>
    <w:p w14:paraId="12DC0BBB"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关键财务指标概览：</w:t>
      </w:r>
    </w:p>
    <w:tbl>
      <w:tblPr>
        <w:tblStyle w:val="41"/>
        <w:tblW w:w="0" w:type="auto"/>
        <w:tblLook w:val="04A0" w:firstRow="1" w:lastRow="0" w:firstColumn="1" w:lastColumn="0" w:noHBand="0" w:noVBand="1"/>
      </w:tblPr>
      <w:tblGrid>
        <w:gridCol w:w="1976"/>
        <w:gridCol w:w="923"/>
        <w:gridCol w:w="923"/>
        <w:gridCol w:w="923"/>
        <w:gridCol w:w="923"/>
        <w:gridCol w:w="923"/>
      </w:tblGrid>
      <w:tr w:rsidR="00361898" w:rsidRPr="00361898" w14:paraId="0ECB652E" w14:textId="77777777" w:rsidTr="00361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AADF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指标</w:t>
            </w:r>
          </w:p>
        </w:tc>
        <w:tc>
          <w:tcPr>
            <w:tcW w:w="0" w:type="auto"/>
            <w:hideMark/>
          </w:tcPr>
          <w:p w14:paraId="7AB1D7CA"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2019</w:t>
            </w:r>
            <w:r w:rsidRPr="00361898">
              <w:rPr>
                <w:rFonts w:ascii="Times New Roman" w:eastAsia="微软雅黑" w:hAnsi="Times New Roman" w:cs="Times New Roman"/>
                <w:sz w:val="22"/>
                <w:szCs w:val="22"/>
              </w:rPr>
              <w:t>年</w:t>
            </w:r>
          </w:p>
        </w:tc>
        <w:tc>
          <w:tcPr>
            <w:tcW w:w="0" w:type="auto"/>
            <w:hideMark/>
          </w:tcPr>
          <w:p w14:paraId="13B05D84"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2020</w:t>
            </w:r>
            <w:r w:rsidRPr="00361898">
              <w:rPr>
                <w:rFonts w:ascii="Times New Roman" w:eastAsia="微软雅黑" w:hAnsi="Times New Roman" w:cs="Times New Roman"/>
                <w:sz w:val="22"/>
                <w:szCs w:val="22"/>
              </w:rPr>
              <w:t>年</w:t>
            </w:r>
          </w:p>
        </w:tc>
        <w:tc>
          <w:tcPr>
            <w:tcW w:w="0" w:type="auto"/>
            <w:hideMark/>
          </w:tcPr>
          <w:p w14:paraId="7000519D"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w:t>
            </w:r>
          </w:p>
        </w:tc>
        <w:tc>
          <w:tcPr>
            <w:tcW w:w="0" w:type="auto"/>
            <w:hideMark/>
          </w:tcPr>
          <w:p w14:paraId="5747EADF"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w:t>
            </w:r>
          </w:p>
        </w:tc>
        <w:tc>
          <w:tcPr>
            <w:tcW w:w="0" w:type="auto"/>
            <w:hideMark/>
          </w:tcPr>
          <w:p w14:paraId="7D0A4A25"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w:t>
            </w:r>
          </w:p>
        </w:tc>
      </w:tr>
      <w:tr w:rsidR="00361898" w:rsidRPr="00361898" w14:paraId="6E809337"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55361"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营业收入（亿元）</w:t>
            </w:r>
          </w:p>
        </w:tc>
        <w:tc>
          <w:tcPr>
            <w:tcW w:w="0" w:type="auto"/>
            <w:hideMark/>
          </w:tcPr>
          <w:p w14:paraId="7D8C768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39.84</w:t>
            </w:r>
          </w:p>
        </w:tc>
        <w:tc>
          <w:tcPr>
            <w:tcW w:w="0" w:type="auto"/>
            <w:hideMark/>
          </w:tcPr>
          <w:p w14:paraId="10ABB4B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56.12</w:t>
            </w:r>
          </w:p>
        </w:tc>
        <w:tc>
          <w:tcPr>
            <w:tcW w:w="0" w:type="auto"/>
            <w:hideMark/>
          </w:tcPr>
          <w:p w14:paraId="263FC53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102.90</w:t>
            </w:r>
          </w:p>
        </w:tc>
        <w:tc>
          <w:tcPr>
            <w:tcW w:w="0" w:type="auto"/>
            <w:hideMark/>
          </w:tcPr>
          <w:p w14:paraId="777CA8F0"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152.69</w:t>
            </w:r>
          </w:p>
        </w:tc>
        <w:tc>
          <w:tcPr>
            <w:tcW w:w="0" w:type="auto"/>
            <w:hideMark/>
          </w:tcPr>
          <w:p w14:paraId="0469EB9D"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170.34</w:t>
            </w:r>
          </w:p>
        </w:tc>
      </w:tr>
      <w:tr w:rsidR="00361898" w:rsidRPr="00361898" w14:paraId="4CA25AA5"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559C9320"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同比增长</w:t>
            </w:r>
          </w:p>
        </w:tc>
        <w:tc>
          <w:tcPr>
            <w:tcW w:w="0" w:type="auto"/>
            <w:hideMark/>
          </w:tcPr>
          <w:p w14:paraId="72C50D1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57.0%</w:t>
            </w:r>
          </w:p>
        </w:tc>
        <w:tc>
          <w:tcPr>
            <w:tcW w:w="0" w:type="auto"/>
            <w:hideMark/>
          </w:tcPr>
          <w:p w14:paraId="0C9301DF"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40.8%</w:t>
            </w:r>
          </w:p>
        </w:tc>
        <w:tc>
          <w:tcPr>
            <w:tcW w:w="0" w:type="auto"/>
            <w:hideMark/>
          </w:tcPr>
          <w:p w14:paraId="7EBB8094"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83.2%</w:t>
            </w:r>
          </w:p>
        </w:tc>
        <w:tc>
          <w:tcPr>
            <w:tcW w:w="0" w:type="auto"/>
            <w:hideMark/>
          </w:tcPr>
          <w:p w14:paraId="7A40B34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48.4%</w:t>
            </w:r>
          </w:p>
        </w:tc>
        <w:tc>
          <w:tcPr>
            <w:tcW w:w="0" w:type="auto"/>
            <w:hideMark/>
          </w:tcPr>
          <w:p w14:paraId="1F2AEBBC"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11.6%</w:t>
            </w:r>
          </w:p>
        </w:tc>
      </w:tr>
      <w:tr w:rsidR="00361898" w:rsidRPr="00361898" w14:paraId="6065B50A"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C537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毛利率</w:t>
            </w:r>
          </w:p>
        </w:tc>
        <w:tc>
          <w:tcPr>
            <w:tcW w:w="0" w:type="auto"/>
            <w:hideMark/>
          </w:tcPr>
          <w:p w14:paraId="3B9BE3A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41.6%</w:t>
            </w:r>
          </w:p>
        </w:tc>
        <w:tc>
          <w:tcPr>
            <w:tcW w:w="0" w:type="auto"/>
            <w:hideMark/>
          </w:tcPr>
          <w:p w14:paraId="6679B0E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45.1%</w:t>
            </w:r>
          </w:p>
        </w:tc>
        <w:tc>
          <w:tcPr>
            <w:tcW w:w="0" w:type="auto"/>
            <w:hideMark/>
          </w:tcPr>
          <w:p w14:paraId="65842D9C"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46.9%</w:t>
            </w:r>
          </w:p>
        </w:tc>
        <w:tc>
          <w:tcPr>
            <w:tcW w:w="0" w:type="auto"/>
            <w:hideMark/>
          </w:tcPr>
          <w:p w14:paraId="1AD6B38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44.0%</w:t>
            </w:r>
          </w:p>
        </w:tc>
        <w:tc>
          <w:tcPr>
            <w:tcW w:w="0" w:type="auto"/>
            <w:hideMark/>
          </w:tcPr>
          <w:p w14:paraId="39B1430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40.1%</w:t>
            </w:r>
          </w:p>
        </w:tc>
      </w:tr>
      <w:tr w:rsidR="00361898" w:rsidRPr="00361898" w14:paraId="23FC1283"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38DF3BBE"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经营利润（亿元）</w:t>
            </w:r>
          </w:p>
        </w:tc>
        <w:tc>
          <w:tcPr>
            <w:tcW w:w="0" w:type="auto"/>
            <w:hideMark/>
          </w:tcPr>
          <w:p w14:paraId="6703AC35"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10.57</w:t>
            </w:r>
          </w:p>
        </w:tc>
        <w:tc>
          <w:tcPr>
            <w:tcW w:w="0" w:type="auto"/>
            <w:hideMark/>
          </w:tcPr>
          <w:p w14:paraId="12F252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17.62</w:t>
            </w:r>
          </w:p>
        </w:tc>
        <w:tc>
          <w:tcPr>
            <w:tcW w:w="0" w:type="auto"/>
            <w:hideMark/>
          </w:tcPr>
          <w:p w14:paraId="754D61FD"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34.65</w:t>
            </w:r>
          </w:p>
        </w:tc>
        <w:tc>
          <w:tcPr>
            <w:tcW w:w="0" w:type="auto"/>
            <w:hideMark/>
          </w:tcPr>
          <w:p w14:paraId="34B52251"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47.98</w:t>
            </w:r>
          </w:p>
        </w:tc>
        <w:tc>
          <w:tcPr>
            <w:tcW w:w="0" w:type="auto"/>
            <w:hideMark/>
          </w:tcPr>
          <w:p w14:paraId="23F25D9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44.50</w:t>
            </w:r>
          </w:p>
        </w:tc>
      </w:tr>
      <w:tr w:rsidR="00361898" w:rsidRPr="00361898" w14:paraId="14374D28"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F0415"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经营利润率</w:t>
            </w:r>
          </w:p>
        </w:tc>
        <w:tc>
          <w:tcPr>
            <w:tcW w:w="0" w:type="auto"/>
            <w:hideMark/>
          </w:tcPr>
          <w:p w14:paraId="102C60F7"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26.5%</w:t>
            </w:r>
          </w:p>
        </w:tc>
        <w:tc>
          <w:tcPr>
            <w:tcW w:w="0" w:type="auto"/>
            <w:hideMark/>
          </w:tcPr>
          <w:p w14:paraId="11909436"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7292A31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33.7%</w:t>
            </w:r>
          </w:p>
        </w:tc>
        <w:tc>
          <w:tcPr>
            <w:tcW w:w="0" w:type="auto"/>
            <w:hideMark/>
          </w:tcPr>
          <w:p w14:paraId="7E87DAD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3CE40F9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26.1%</w:t>
            </w:r>
          </w:p>
        </w:tc>
      </w:tr>
      <w:tr w:rsidR="00361898" w:rsidRPr="00361898" w14:paraId="5CCE2B1D"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2897B294"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lastRenderedPageBreak/>
              <w:t>净利润（亿元）</w:t>
            </w:r>
          </w:p>
        </w:tc>
        <w:tc>
          <w:tcPr>
            <w:tcW w:w="0" w:type="auto"/>
            <w:hideMark/>
          </w:tcPr>
          <w:p w14:paraId="5EAA90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10.14</w:t>
            </w:r>
          </w:p>
        </w:tc>
        <w:tc>
          <w:tcPr>
            <w:tcW w:w="0" w:type="auto"/>
            <w:hideMark/>
          </w:tcPr>
          <w:p w14:paraId="50701267"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16.89</w:t>
            </w:r>
          </w:p>
        </w:tc>
        <w:tc>
          <w:tcPr>
            <w:tcW w:w="0" w:type="auto"/>
            <w:hideMark/>
          </w:tcPr>
          <w:p w14:paraId="767EC71E"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33.88</w:t>
            </w:r>
          </w:p>
        </w:tc>
        <w:tc>
          <w:tcPr>
            <w:tcW w:w="0" w:type="auto"/>
            <w:hideMark/>
          </w:tcPr>
          <w:p w14:paraId="78A9B19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44.20</w:t>
            </w:r>
          </w:p>
        </w:tc>
        <w:tc>
          <w:tcPr>
            <w:tcW w:w="0" w:type="auto"/>
            <w:hideMark/>
          </w:tcPr>
          <w:p w14:paraId="210F236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34.00</w:t>
            </w:r>
          </w:p>
        </w:tc>
      </w:tr>
      <w:tr w:rsidR="00361898" w:rsidRPr="00361898" w14:paraId="7994A812"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8EBAC"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净利率</w:t>
            </w:r>
          </w:p>
        </w:tc>
        <w:tc>
          <w:tcPr>
            <w:tcW w:w="0" w:type="auto"/>
            <w:hideMark/>
          </w:tcPr>
          <w:p w14:paraId="2A561428"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25.5%</w:t>
            </w:r>
          </w:p>
        </w:tc>
        <w:tc>
          <w:tcPr>
            <w:tcW w:w="0" w:type="auto"/>
            <w:hideMark/>
          </w:tcPr>
          <w:p w14:paraId="435000F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30.1%</w:t>
            </w:r>
          </w:p>
        </w:tc>
        <w:tc>
          <w:tcPr>
            <w:tcW w:w="0" w:type="auto"/>
            <w:hideMark/>
          </w:tcPr>
          <w:p w14:paraId="6F412984"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32.9%</w:t>
            </w:r>
          </w:p>
        </w:tc>
        <w:tc>
          <w:tcPr>
            <w:tcW w:w="0" w:type="auto"/>
            <w:hideMark/>
          </w:tcPr>
          <w:p w14:paraId="31E2927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28.9%</w:t>
            </w:r>
          </w:p>
        </w:tc>
        <w:tc>
          <w:tcPr>
            <w:tcW w:w="0" w:type="auto"/>
            <w:hideMark/>
          </w:tcPr>
          <w:p w14:paraId="5C1A575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20.0%</w:t>
            </w:r>
          </w:p>
        </w:tc>
      </w:tr>
    </w:tbl>
    <w:p w14:paraId="5700BF16"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i/>
          <w:iCs/>
          <w:sz w:val="22"/>
          <w:szCs w:val="22"/>
        </w:rPr>
        <w:t>表：药明生物</w:t>
      </w:r>
      <w:r w:rsidRPr="00361898">
        <w:rPr>
          <w:rFonts w:ascii="Times New Roman" w:eastAsia="微软雅黑" w:hAnsi="Times New Roman" w:cs="Times New Roman"/>
          <w:i/>
          <w:iCs/>
          <w:sz w:val="22"/>
          <w:szCs w:val="22"/>
        </w:rPr>
        <w:t>2019-2023</w:t>
      </w:r>
      <w:r w:rsidRPr="00361898">
        <w:rPr>
          <w:rFonts w:ascii="Times New Roman" w:eastAsia="微软雅黑" w:hAnsi="Times New Roman" w:cs="Times New Roman"/>
          <w:i/>
          <w:iCs/>
          <w:sz w:val="22"/>
          <w:szCs w:val="22"/>
        </w:rPr>
        <w:t>年主要财务数据</w:t>
      </w:r>
      <w:r w:rsidRPr="00361898">
        <w:rPr>
          <w:rFonts w:ascii="Times New Roman" w:eastAsia="微软雅黑" w:hAnsi="Times New Roman" w:cs="Times New Roman"/>
          <w:i/>
          <w:iCs/>
          <w:sz w:val="22"/>
          <w:szCs w:val="22"/>
        </w:rPr>
        <w:t xml:space="preserve">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2022-2023</w:t>
      </w:r>
      <w:r w:rsidRPr="00361898">
        <w:rPr>
          <w:rFonts w:ascii="Times New Roman" w:eastAsia="微软雅黑" w:hAnsi="Times New Roman" w:cs="Times New Roman"/>
          <w:i/>
          <w:iCs/>
          <w:sz w:val="22"/>
          <w:szCs w:val="22"/>
        </w:rPr>
        <w:t>年净利润受非经常项目（疫情订单结束等）影响增速放缓。</w:t>
      </w:r>
    </w:p>
    <w:p w14:paraId="52AF954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估值分析</w:t>
      </w:r>
    </w:p>
    <w:p w14:paraId="34FE4F95" w14:textId="6FEDABD2"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相对估值：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受业绩放缓和市场情绪影响，药明生物估值自</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年以来大幅回落。目前股价</w:t>
      </w:r>
      <w:r w:rsidRPr="00361898">
        <w:rPr>
          <w:rFonts w:ascii="Times New Roman" w:eastAsia="微软雅黑" w:hAnsi="Times New Roman" w:cs="Times New Roman"/>
          <w:sz w:val="22"/>
          <w:szCs w:val="22"/>
        </w:rPr>
        <w:t>HK$26.65</w:t>
      </w:r>
      <w:r>
        <w:rPr>
          <w:rFonts w:ascii="Times New Roman" w:eastAsia="微软雅黑" w:hAnsi="Times New Roman" w:cs="Times New Roman" w:hint="eastAsia"/>
          <w:sz w:val="22"/>
          <w:szCs w:val="22"/>
        </w:rPr>
        <w:t>，</w:t>
      </w:r>
      <w:r w:rsidRPr="00361898">
        <w:rPr>
          <w:rFonts w:ascii="Times New Roman" w:eastAsia="微软雅黑" w:hAnsi="Times New Roman" w:cs="Times New Roman"/>
          <w:sz w:val="22"/>
          <w:szCs w:val="22"/>
        </w:rPr>
        <w:t>对应市盈率约</w:t>
      </w:r>
      <w:r w:rsidRPr="00361898">
        <w:rPr>
          <w:rFonts w:ascii="Times New Roman" w:eastAsia="微软雅黑" w:hAnsi="Times New Roman" w:cs="Times New Roman"/>
          <w:sz w:val="22"/>
          <w:szCs w:val="22"/>
        </w:rPr>
        <w:t>41</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TTM</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、市净率约</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。考虑到公司</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年利润有望恢复增长，前瞻市盈率降至约</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。与全球同行相比，公司估值水平尚属合理：</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当前市盈率约</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倍出头，三星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由于市场预期较高估值更高，而药明生物因地缘因素折价，估值略低于可比公司平均。市销率方面，公司约为</w:t>
      </w:r>
      <w:r w:rsidRPr="00361898">
        <w:rPr>
          <w:rFonts w:ascii="Times New Roman" w:eastAsia="微软雅黑" w:hAnsi="Times New Roman" w:cs="Times New Roman"/>
          <w:sz w:val="22"/>
          <w:szCs w:val="22"/>
        </w:rPr>
        <w:t>6.2</w:t>
      </w:r>
      <w:r w:rsidRPr="00361898">
        <w:rPr>
          <w:rFonts w:ascii="Times New Roman" w:eastAsia="微软雅黑" w:hAnsi="Times New Roman" w:cs="Times New Roman"/>
          <w:sz w:val="22"/>
          <w:szCs w:val="22"/>
        </w:rPr>
        <w:t>倍，接近行业平均水平（约</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。值得一提的是，药明生物当前</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倍市净率远低于过去</w:t>
      </w:r>
      <w:r w:rsidRPr="00361898">
        <w:rPr>
          <w:rFonts w:ascii="Times New Roman" w:eastAsia="微软雅黑" w:hAnsi="Times New Roman" w:cs="Times New Roman"/>
          <w:sz w:val="22"/>
          <w:szCs w:val="22"/>
        </w:rPr>
        <w:t>5</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9.9</w:t>
      </w:r>
      <w:r w:rsidRPr="00361898">
        <w:rPr>
          <w:rFonts w:ascii="Times New Roman" w:eastAsia="微软雅黑" w:hAnsi="Times New Roman" w:cs="Times New Roman"/>
          <w:sz w:val="22"/>
          <w:szCs w:val="22"/>
        </w:rPr>
        <w:t>倍的平均水平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。股票在</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年高点曾高达百倍市盈率、</w:t>
      </w:r>
      <w:r w:rsidRPr="00361898">
        <w:rPr>
          <w:rFonts w:ascii="Times New Roman" w:eastAsia="微软雅黑" w:hAnsi="Times New Roman" w:cs="Times New Roman"/>
          <w:sz w:val="22"/>
          <w:szCs w:val="22"/>
        </w:rPr>
        <w:t>10</w:t>
      </w:r>
      <w:r w:rsidRPr="00361898">
        <w:rPr>
          <w:rFonts w:ascii="Times New Roman" w:eastAsia="微软雅黑" w:hAnsi="Times New Roman" w:cs="Times New Roman"/>
          <w:sz w:val="22"/>
          <w:szCs w:val="22"/>
        </w:rPr>
        <w:t>倍市净率以上，如今估值处于历史低位区间，表明市场已反映相当程度的悲观预期。</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指标（市盈率相对盈利增速比）约为</w:t>
      </w:r>
      <w:r w:rsidRPr="00361898">
        <w:rPr>
          <w:rFonts w:ascii="Times New Roman" w:eastAsia="微软雅黑" w:hAnsi="Times New Roman" w:cs="Times New Roman"/>
          <w:sz w:val="22"/>
          <w:szCs w:val="22"/>
        </w:rPr>
        <w:t>1.8</w:t>
      </w:r>
      <w:r w:rsidRPr="00361898">
        <w:rPr>
          <w:rFonts w:ascii="Times New Roman" w:eastAsia="微软雅黑" w:hAnsi="Times New Roman" w:cs="Times New Roman"/>
          <w:sz w:val="22"/>
          <w:szCs w:val="22"/>
        </w:rPr>
        <w:t>，暗示以当前盈利增速看估值并不算离谱</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。如果公司能重回</w:t>
      </w:r>
      <w:r w:rsidRPr="00361898">
        <w:rPr>
          <w:rFonts w:ascii="Times New Roman" w:eastAsia="微软雅黑" w:hAnsi="Times New Roman" w:cs="Times New Roman"/>
          <w:sz w:val="22"/>
          <w:szCs w:val="22"/>
        </w:rPr>
        <w:t>15-20%</w:t>
      </w:r>
      <w:r w:rsidRPr="00361898">
        <w:rPr>
          <w:rFonts w:ascii="Times New Roman" w:eastAsia="微软雅黑" w:hAnsi="Times New Roman" w:cs="Times New Roman"/>
          <w:sz w:val="22"/>
          <w:szCs w:val="22"/>
        </w:rPr>
        <w:t>的业绩增速，则</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有望下降到</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倍左右，体现出投资价值。总的来看，在不确定性因素压制下，公司估值水平较行业龙头存在折让，但需以未来业绩兑现和风险缓释为前提。</w:t>
      </w:r>
    </w:p>
    <w:p w14:paraId="1B3FE6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绝对估值：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运用</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（折现现金流）模型评估，公司内在价值受未来增长率和风险假设影响较大。根据</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分析师预测，假设未来十年公司收入增速在高个位数到低双位数区间（约</w:t>
      </w:r>
      <w:r w:rsidRPr="00361898">
        <w:rPr>
          <w:rFonts w:ascii="Times New Roman" w:eastAsia="微软雅黑" w:hAnsi="Times New Roman" w:cs="Times New Roman"/>
          <w:sz w:val="22"/>
          <w:szCs w:val="22"/>
        </w:rPr>
        <w:t>9-12%</w:t>
      </w:r>
      <w:r w:rsidRPr="00361898">
        <w:rPr>
          <w:rFonts w:ascii="Times New Roman" w:eastAsia="微软雅黑" w:hAnsi="Times New Roman" w:cs="Times New Roman"/>
          <w:sz w:val="22"/>
          <w:szCs w:val="22"/>
        </w:rPr>
        <w:t>），中期经营利润率稳定在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左右，资本开支逐步下降至营收的个位数占比，则计算得出的公允价值约为每股</w:t>
      </w:r>
      <w:r w:rsidRPr="00361898">
        <w:rPr>
          <w:rFonts w:ascii="Times New Roman" w:eastAsia="微软雅黑" w:hAnsi="Times New Roman" w:cs="Times New Roman"/>
          <w:sz w:val="22"/>
          <w:szCs w:val="22"/>
        </w:rPr>
        <w:t>24.6</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。这一估值对应隐含的长期</w:t>
      </w:r>
      <w:r w:rsidRPr="00361898">
        <w:rPr>
          <w:rFonts w:ascii="Times New Roman" w:eastAsia="微软雅黑" w:hAnsi="Times New Roman" w:cs="Times New Roman"/>
          <w:sz w:val="22"/>
          <w:szCs w:val="22"/>
        </w:rPr>
        <w:t>ROIC</w:t>
      </w:r>
      <w:r w:rsidRPr="00361898">
        <w:rPr>
          <w:rFonts w:ascii="Times New Roman" w:eastAsia="微软雅黑" w:hAnsi="Times New Roman" w:cs="Times New Roman"/>
          <w:sz w:val="22"/>
          <w:szCs w:val="22"/>
        </w:rPr>
        <w:t>约</w:t>
      </w:r>
      <w:r w:rsidRPr="00361898">
        <w:rPr>
          <w:rFonts w:ascii="Times New Roman" w:eastAsia="微软雅黑" w:hAnsi="Times New Roman" w:cs="Times New Roman"/>
          <w:sz w:val="22"/>
          <w:szCs w:val="22"/>
        </w:rPr>
        <w:t>20.5%</w:t>
      </w:r>
      <w:r w:rsidRPr="00361898">
        <w:rPr>
          <w:rFonts w:ascii="Times New Roman" w:eastAsia="微软雅黑" w:hAnsi="Times New Roman" w:cs="Times New Roman"/>
          <w:sz w:val="22"/>
          <w:szCs w:val="22"/>
        </w:rPr>
        <w:t>（低于公司历史平均</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的水平）和加权资本成本约</w:t>
      </w:r>
      <w:r w:rsidRPr="00361898">
        <w:rPr>
          <w:rFonts w:ascii="Times New Roman" w:eastAsia="微软雅黑" w:hAnsi="Times New Roman" w:cs="Times New Roman"/>
          <w:sz w:val="22"/>
          <w:szCs w:val="22"/>
        </w:rPr>
        <w:t>8.8%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。当前股价对应的</w:t>
      </w:r>
      <w:r w:rsidRPr="00361898">
        <w:rPr>
          <w:rFonts w:ascii="Times New Roman" w:eastAsia="微软雅黑" w:hAnsi="Times New Roman" w:cs="Times New Roman"/>
          <w:sz w:val="22"/>
          <w:szCs w:val="22"/>
        </w:rPr>
        <w:t>Price/Fair Value</w:t>
      </w:r>
      <w:r w:rsidRPr="00361898">
        <w:rPr>
          <w:rFonts w:ascii="Times New Roman" w:eastAsia="微软雅黑" w:hAnsi="Times New Roman" w:cs="Times New Roman"/>
          <w:sz w:val="22"/>
          <w:szCs w:val="22"/>
        </w:rPr>
        <w:t>约为</w:t>
      </w:r>
      <w:r w:rsidRPr="00361898">
        <w:rPr>
          <w:rFonts w:ascii="Times New Roman" w:eastAsia="微软雅黑" w:hAnsi="Times New Roman" w:cs="Times New Roman"/>
          <w:sz w:val="22"/>
          <w:szCs w:val="22"/>
        </w:rPr>
        <w:t>1.08</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，略高于</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估值，但考虑模型中采用了保守的增长假设和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的不确定性溢价，实际价值可能存在上行空间。</w:t>
      </w:r>
      <w:r w:rsidRPr="00361898">
        <w:rPr>
          <w:rFonts w:ascii="Times New Roman" w:eastAsia="微软雅黑" w:hAnsi="Times New Roman" w:cs="Times New Roman"/>
          <w:sz w:val="22"/>
          <w:szCs w:val="22"/>
        </w:rPr>
        <w:lastRenderedPageBreak/>
        <w:t>另一种绝对估值方法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彼得林奇估值模型（以</w:t>
      </w:r>
      <w:r w:rsidRPr="00361898">
        <w:rPr>
          <w:rFonts w:ascii="Times New Roman" w:eastAsia="微软雅黑" w:hAnsi="Times New Roman" w:cs="Times New Roman"/>
          <w:sz w:val="22"/>
          <w:szCs w:val="22"/>
        </w:rPr>
        <w:t>PEG=1</w:t>
      </w:r>
      <w:r w:rsidRPr="00361898">
        <w:rPr>
          <w:rFonts w:ascii="Times New Roman" w:eastAsia="微软雅黑" w:hAnsi="Times New Roman" w:cs="Times New Roman"/>
          <w:sz w:val="22"/>
          <w:szCs w:val="22"/>
        </w:rPr>
        <w:t>为基准）给出公司合理股价约</w:t>
      </w:r>
      <w:r w:rsidRPr="00361898">
        <w:rPr>
          <w:rFonts w:ascii="Times New Roman" w:eastAsia="微软雅黑" w:hAnsi="Times New Roman" w:cs="Times New Roman"/>
          <w:sz w:val="22"/>
          <w:szCs w:val="22"/>
        </w:rPr>
        <w:t>7.47</w:t>
      </w:r>
      <w:r w:rsidRPr="00361898">
        <w:rPr>
          <w:rFonts w:ascii="Times New Roman" w:eastAsia="微软雅黑" w:hAnsi="Times New Roman" w:cs="Times New Roman"/>
          <w:sz w:val="22"/>
          <w:szCs w:val="22"/>
        </w:rPr>
        <w:t>美元（约合</w:t>
      </w:r>
      <w:r w:rsidRPr="00361898">
        <w:rPr>
          <w:rFonts w:ascii="Times New Roman" w:eastAsia="微软雅黑" w:hAnsi="Times New Roman" w:cs="Times New Roman"/>
          <w:sz w:val="22"/>
          <w:szCs w:val="22"/>
        </w:rPr>
        <w:t>58</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。不过该模型未考虑风险因素，结果偏乐观，仅作参考。综合多种估值方法，药明生物合理价值区间大致在每股</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附近，对应</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年前瞻市盈率</w:t>
      </w:r>
      <w:r w:rsidRPr="00361898">
        <w:rPr>
          <w:rFonts w:ascii="Times New Roman" w:eastAsia="微软雅黑" w:hAnsi="Times New Roman" w:cs="Times New Roman"/>
          <w:sz w:val="22"/>
          <w:szCs w:val="22"/>
        </w:rPr>
        <w:t>20-25</w:t>
      </w:r>
      <w:r w:rsidRPr="00361898">
        <w:rPr>
          <w:rFonts w:ascii="Times New Roman" w:eastAsia="微软雅黑" w:hAnsi="Times New Roman" w:cs="Times New Roman"/>
          <w:sz w:val="22"/>
          <w:szCs w:val="22"/>
        </w:rPr>
        <w:t>倍。当前股价接近这一区间下限，意味着市场对风险的定价较高。如果公司未来增速超过市场预期或外部不利因素缓解，估值有向上修复的潜力；反之，若风险加剧，股价仍可能承压。因此，应结合风险展望动态调整估值判断。</w:t>
      </w:r>
    </w:p>
    <w:p w14:paraId="7D8C516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风险因素</w:t>
      </w:r>
    </w:p>
    <w:p w14:paraId="0B1C5ED9"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政策与监管风险：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地缘政治是悬于药明生物上空的最大不确定因素。</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年美国曾提出《生物安全法案（</w:t>
      </w:r>
      <w:r w:rsidRPr="00361898">
        <w:rPr>
          <w:rFonts w:ascii="Times New Roman" w:eastAsia="微软雅黑" w:hAnsi="Times New Roman" w:cs="Times New Roman"/>
          <w:sz w:val="22"/>
          <w:szCs w:val="22"/>
        </w:rPr>
        <w:t>Biosecure Act</w:t>
      </w:r>
      <w:r w:rsidRPr="00361898">
        <w:rPr>
          <w:rFonts w:ascii="Times New Roman" w:eastAsia="微软雅黑" w:hAnsi="Times New Roman" w:cs="Times New Roman"/>
          <w:sz w:val="22"/>
          <w:szCs w:val="22"/>
        </w:rPr>
        <w:t>）》提案，可能限制美国公司与中国生物制造商合作，这引发投资者对药明生物订单前景的担忧</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。虽然该法案尚未立法且公司澄清目前订单没有受到实质影响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，但不排除未来中美紧张局势进一步升级、监管层面出台更严格限制的可能。一旦出现极端情形（例如禁止美国企业与药明生物开展新合同），公司约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的收入来源将面临威胁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。即便出现这种极端情形的概率不高，也需要持续关注美国大选及政策走向。此外，美国商务部曾在</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年将药明生物子公司列入</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未经核实名单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已于同年末移除，但类似的出口管制措施仍可能反复，对公司获取关键设备和试剂产生影响。国内监管方面，生物医药产业目前受到政策大力支持，但不排除未来因行业过热或安全事件引发的监管收紧，例如对实验室生物安全、数据跨境等领域加强管制，都可能增加公司的合规成本。</w:t>
      </w:r>
    </w:p>
    <w:p w14:paraId="5A6F70B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市场与竞争风险：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客户很大一部分是中小型生物技术公司，它们高度依赖资本市场融资推进研发。全球宏观环境（如利率上升、风险投资趋紧）直接影响这些客户的资金状况和项目推进速度。当生物医药行业投融资环境转冷时，药明生物可能面临项目推迟、中止甚至订单流失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。例如，</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年以来全球生物科技融资降温，就导致公司新签订单增速放缓。竞争方面，行业进入者增多和产能扩张可能引发价格战，压低利润率。大型跨国药企也可能选择自建产能或加强与本土</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合作，分流潜在业务机会。药明生物需要持续提升技术门槛和服务质量，才能保持竞争优势。一旦出现重大质量事故（例如生产批次不合格、监管检查不通过），将严重损害公司声誉，客户可能转向其他供应商。此外，汇率波动也是一项需要考虑的风险。公司收入以人民币和美元计价为主，若人民</w:t>
      </w:r>
      <w:r w:rsidRPr="00361898">
        <w:rPr>
          <w:rFonts w:ascii="Times New Roman" w:eastAsia="微软雅黑" w:hAnsi="Times New Roman" w:cs="Times New Roman"/>
          <w:sz w:val="22"/>
          <w:szCs w:val="22"/>
        </w:rPr>
        <w:lastRenderedPageBreak/>
        <w:t>币大幅升值将抬高成本，削弱相对竞争力。人员和运营方面，快速扩张过程中如何确保运营管理、质量控制同步提升也是挑战。若产能扩张过快而订单跟进不足，可能出现产能闲置、折旧摊销拖累利润的情况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。过去公司在爱尔兰投资的新产能因回报不达预期，已出售给</w:t>
      </w:r>
      <w:r w:rsidRPr="00361898">
        <w:rPr>
          <w:rFonts w:ascii="Times New Roman" w:eastAsia="微软雅黑" w:hAnsi="Times New Roman" w:cs="Times New Roman"/>
          <w:sz w:val="22"/>
          <w:szCs w:val="22"/>
        </w:rPr>
        <w:t>Merck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，这显示产能规划不当可能造成损失。好在公司对此保持审慎态度，主动调整以优化资源配置。</w:t>
      </w:r>
    </w:p>
    <w:p w14:paraId="0044EE90"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财务及其他风险：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目前尚未提供股东回报（无分红），这对于偏好收益的投资者可能缺乏吸引力。如果未来长期不分红，股价完全取决于成长预期和市场情绪，波动性会较大。另外，大规模资本开支主要靠内部现金流和股权融资支持，若业务增长不及预期，自由现金流可能持续为负，这对公司估值和融资能力有负面影响。最后，宏观经济波动亦可能通过影响客户需求和融资环境间接传导给公司。例如全球经济放缓可能令医药企业削减研发开支，新项目启动放慢等。总体而言，药明生物的风险主要在于外部环境的不确定和自身高增长、高投入模式带来的执行压力。</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因此给予公司</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不确定性评级：非常高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，高于</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等同行</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。投资者在评估公司价值时应充分考虑上述风险情景并预留安全边际。</w:t>
      </w:r>
    </w:p>
    <w:p w14:paraId="6F80AD00"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宏观经济影响</w:t>
      </w:r>
    </w:p>
    <w:p w14:paraId="3679DD0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全球及区域宏观环境变化通过多种途径影响药明生物的业务和估值。首先，</w:t>
      </w:r>
      <w:r w:rsidRPr="00361898">
        <w:rPr>
          <w:rFonts w:ascii="Times New Roman" w:eastAsia="微软雅黑" w:hAnsi="Times New Roman" w:cs="Times New Roman"/>
          <w:b/>
          <w:bCs/>
          <w:sz w:val="22"/>
          <w:szCs w:val="22"/>
        </w:rPr>
        <w:t>全球经济周期</w:t>
      </w:r>
      <w:r w:rsidRPr="00361898">
        <w:rPr>
          <w:rFonts w:ascii="Times New Roman" w:eastAsia="微软雅黑" w:hAnsi="Times New Roman" w:cs="Times New Roman"/>
          <w:sz w:val="22"/>
          <w:szCs w:val="22"/>
        </w:rPr>
        <w:t>影响下游制药行业的资本开支。经济上行期，制药和生物技术公司更愿意增加研发投入，推动外包需求上升；经济低迷时，这些开支可能缩减，药明生物的新订单和项目进度会受到拖累。同时，全球</w:t>
      </w:r>
      <w:r w:rsidRPr="00361898">
        <w:rPr>
          <w:rFonts w:ascii="Times New Roman" w:eastAsia="微软雅黑" w:hAnsi="Times New Roman" w:cs="Times New Roman"/>
          <w:b/>
          <w:bCs/>
          <w:sz w:val="22"/>
          <w:szCs w:val="22"/>
        </w:rPr>
        <w:t>利率水平</w:t>
      </w:r>
      <w:r w:rsidRPr="00361898">
        <w:rPr>
          <w:rFonts w:ascii="Times New Roman" w:eastAsia="微软雅黑" w:hAnsi="Times New Roman" w:cs="Times New Roman"/>
          <w:sz w:val="22"/>
          <w:szCs w:val="22"/>
        </w:rPr>
        <w:t>直接影响生物技术初创公司的融资环境。</w:t>
      </w:r>
      <w:r w:rsidRPr="00361898">
        <w:rPr>
          <w:rFonts w:ascii="Times New Roman" w:eastAsia="微软雅黑" w:hAnsi="Times New Roman" w:cs="Times New Roman"/>
          <w:sz w:val="22"/>
          <w:szCs w:val="22"/>
        </w:rPr>
        <w:t>2022-2023</w:t>
      </w:r>
      <w:r w:rsidRPr="00361898">
        <w:rPr>
          <w:rFonts w:ascii="Times New Roman" w:eastAsia="微软雅黑" w:hAnsi="Times New Roman" w:cs="Times New Roman"/>
          <w:sz w:val="22"/>
          <w:szCs w:val="22"/>
        </w:rPr>
        <w:t>年欧美进入加息周期，不少生物医药初创融资遇冷，一些早期项目被迫延后，对药明生物以小型客户为主的业务造成压力</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。若未来主要经济体货币政策转向宽松，风险投资回暖，将利好公司订单增长。其次，</w:t>
      </w:r>
      <w:r w:rsidRPr="00361898">
        <w:rPr>
          <w:rFonts w:ascii="Times New Roman" w:eastAsia="微软雅黑" w:hAnsi="Times New Roman" w:cs="Times New Roman"/>
          <w:b/>
          <w:bCs/>
          <w:sz w:val="22"/>
          <w:szCs w:val="22"/>
        </w:rPr>
        <w:t>贸易政策和供应链</w:t>
      </w:r>
      <w:r w:rsidRPr="00361898">
        <w:rPr>
          <w:rFonts w:ascii="Times New Roman" w:eastAsia="微软雅黑" w:hAnsi="Times New Roman" w:cs="Times New Roman"/>
          <w:sz w:val="22"/>
          <w:szCs w:val="22"/>
        </w:rPr>
        <w:t>因素同样重要。各国政府在疫情后更加重视医疗供应链安全，例如美国推动本土生产，欧洲也加强战略物资储备。这种倾向可能限制跨国合作的深度，加剧行业区域化。药明生物在欧美投资新设施、实施双源供应策略，就是为了适应客户本地化需求的宏观趋势。反过来，中国政府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十四五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规划中明确支持生物医药产业发展，通过创新监管试点、税收优惠等举措，营造有利环境。这将帮助国内生物药研发市场扩容，间接利好药明生物获取本土订单。此外，汇率波动属于宏观因素。人民</w:t>
      </w:r>
      <w:r w:rsidRPr="00361898">
        <w:rPr>
          <w:rFonts w:ascii="Times New Roman" w:eastAsia="微软雅黑" w:hAnsi="Times New Roman" w:cs="Times New Roman"/>
          <w:sz w:val="22"/>
          <w:szCs w:val="22"/>
        </w:rPr>
        <w:lastRenderedPageBreak/>
        <w:t>币兑美元汇率变化将影响公司以人民币计价的成本与美元计价的收入之间的匹配。若人民币贬值，公司以人民币发生的运营成本相对降低，利润率可能提高；若人民币升值，则削弱成本优势。最后，</w:t>
      </w:r>
      <w:r w:rsidRPr="00361898">
        <w:rPr>
          <w:rFonts w:ascii="Times New Roman" w:eastAsia="微软雅黑" w:hAnsi="Times New Roman" w:cs="Times New Roman"/>
          <w:b/>
          <w:bCs/>
          <w:sz w:val="22"/>
          <w:szCs w:val="22"/>
        </w:rPr>
        <w:t>资本市场情绪</w:t>
      </w:r>
      <w:r w:rsidRPr="00361898">
        <w:rPr>
          <w:rFonts w:ascii="Times New Roman" w:eastAsia="微软雅黑" w:hAnsi="Times New Roman" w:cs="Times New Roman"/>
          <w:sz w:val="22"/>
          <w:szCs w:val="22"/>
        </w:rPr>
        <w:t>作为宏观环境的反映，也对公司股价影响显著。</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年初，中国医药板块曾因对</w:t>
      </w:r>
      <w:r w:rsidRPr="00361898">
        <w:rPr>
          <w:rFonts w:ascii="Times New Roman" w:eastAsia="微软雅黑" w:hAnsi="Times New Roman" w:cs="Times New Roman"/>
          <w:sz w:val="22"/>
          <w:szCs w:val="22"/>
        </w:rPr>
        <w:t>AI</w:t>
      </w:r>
      <w:r w:rsidRPr="00361898">
        <w:rPr>
          <w:rFonts w:ascii="Times New Roman" w:eastAsia="微软雅黑" w:hAnsi="Times New Roman" w:cs="Times New Roman"/>
          <w:sz w:val="22"/>
          <w:szCs w:val="22"/>
        </w:rPr>
        <w:t>新技术（如蛋白质折叠算法</w:t>
      </w:r>
      <w:r w:rsidRPr="00361898">
        <w:rPr>
          <w:rFonts w:ascii="Times New Roman" w:eastAsia="微软雅黑" w:hAnsi="Times New Roman" w:cs="Times New Roman"/>
          <w:sz w:val="22"/>
          <w:szCs w:val="22"/>
        </w:rPr>
        <w:t>DeepSeek</w:t>
      </w:r>
      <w:r w:rsidRPr="00361898">
        <w:rPr>
          <w:rFonts w:ascii="Times New Roman" w:eastAsia="微软雅黑" w:hAnsi="Times New Roman" w:cs="Times New Roman"/>
          <w:sz w:val="22"/>
          <w:szCs w:val="22"/>
        </w:rPr>
        <w:t>）的乐观预期出现一轮上涨，药明生物股价</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月下旬至</w:t>
      </w:r>
      <w:r w:rsidRPr="00361898">
        <w:rPr>
          <w:rFonts w:ascii="Times New Roman" w:eastAsia="微软雅黑" w:hAnsi="Times New Roman" w:cs="Times New Roman"/>
          <w:sz w:val="22"/>
          <w:szCs w:val="22"/>
        </w:rPr>
        <w:t>2</w:t>
      </w:r>
      <w:r w:rsidRPr="00361898">
        <w:rPr>
          <w:rFonts w:ascii="Times New Roman" w:eastAsia="微软雅黑" w:hAnsi="Times New Roman" w:cs="Times New Roman"/>
          <w:sz w:val="22"/>
          <w:szCs w:val="22"/>
        </w:rPr>
        <w:t>月大涨超过</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，一度接近晨星给出的合理价值</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这些宏观情绪面的波动往往与基本面脱节，投资者需警惕追涨杀跌的风险。从长期看，全球生物药市场增长和技术进步的大趋势不变，宏观环境的短期扰动可能带来股价波动，但公司凭借稳固的业务基本面，有能力穿越经济周期并受益于行业的长期上行。</w:t>
      </w:r>
    </w:p>
    <w:p w14:paraId="7C21195A"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投资建议</w:t>
      </w:r>
    </w:p>
    <w:p w14:paraId="1CD67A4C"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综上所述，我们对药明生物维持审慎乐观的态度，给予</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持有</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b/>
          <w:bCs/>
          <w:sz w:val="22"/>
          <w:szCs w:val="22"/>
        </w:rPr>
        <w:t>评级，长期投资者可在股价回调时</w:t>
      </w:r>
      <w:r w:rsidRPr="00361898">
        <w:rPr>
          <w:rFonts w:ascii="Times New Roman" w:eastAsia="微软雅黑" w:hAnsi="Times New Roman" w:cs="Times New Roman"/>
          <w:sz w:val="22"/>
          <w:szCs w:val="22"/>
        </w:rPr>
        <w:t>分批布局</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。目前公司基本面稳健，非新冠业务保持较高增速，庞大的项目管线和在手订单为未来业绩提供支撑。参考</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估值和相对估值分析，公司合理股价区间在</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附近，与现价相当，表明短期内市场已充分消化基本面信息</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鉴于地缘政治等风险尚未明朗，我们倾向于在风险因素明晰前维持中性立场。若未来美国限制措施落地或其它负面事件发生，股价可能出现显著波动，投资者应严格控制仓位。然而，从中长期视角看，药明生物作为全球领先的生物制药</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有望持续受益于生物药行业的高增长，并通过其卓越执行力巩固市场份额。一旦地缘风险缓解或业绩增速超预期，公司的估值有望修复，股价可能突破上述合理价值区间上限。策略上，我们建议关注政策动向和季度订单情况：在重大风险事件冲击导致股价显著低于内在价值时逢低吸纳，在股价过热、远超价值中枢时适度获利了结。总体而言，药明生物适合风险承受能力较高、看好生物医药长期发展的投资者作为组合的战略配置标的，但短期交易性机会需结合消息面谨慎把握。坚持价值研判与动态跟踪，将有助于在这只高弹性股票上获得理想的投资回报。</w:t>
      </w:r>
    </w:p>
    <w:p w14:paraId="13ECAD10" w14:textId="10170EAA" w:rsidR="007E0067" w:rsidRPr="004C33BC" w:rsidRDefault="007E0067" w:rsidP="007E0067">
      <w:pPr>
        <w:pStyle w:val="2"/>
        <w:rPr>
          <w:rFonts w:ascii="Times New Roman" w:eastAsia="微软雅黑" w:hAnsi="Times New Roman" w:cs="Times New Roman"/>
          <w:b/>
          <w:bCs/>
          <w:sz w:val="22"/>
          <w:szCs w:val="22"/>
        </w:rPr>
      </w:pPr>
      <w:bookmarkStart w:id="14" w:name="_Toc197087773"/>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7E0067">
        <w:rPr>
          <w:rFonts w:ascii="Times New Roman" w:eastAsia="微软雅黑" w:hAnsi="Times New Roman" w:cs="Times New Roman" w:hint="eastAsia"/>
          <w:b/>
          <w:bCs/>
          <w:sz w:val="22"/>
          <w:szCs w:val="22"/>
        </w:rPr>
        <w:t>WXXWY</w:t>
      </w:r>
      <w:r w:rsidRPr="007E0067">
        <w:rPr>
          <w:rFonts w:ascii="Times New Roman" w:eastAsia="微软雅黑" w:hAnsi="Times New Roman" w:cs="Times New Roman" w:hint="eastAsia"/>
          <w:b/>
          <w:bCs/>
          <w:sz w:val="22"/>
          <w:szCs w:val="22"/>
        </w:rPr>
        <w:t>（</w:t>
      </w:r>
      <w:r w:rsidRPr="007E0067">
        <w:rPr>
          <w:rFonts w:ascii="Times New Roman" w:eastAsia="微软雅黑" w:hAnsi="Times New Roman" w:cs="Times New Roman" w:hint="eastAsia"/>
          <w:b/>
          <w:bCs/>
          <w:sz w:val="22"/>
          <w:szCs w:val="22"/>
        </w:rPr>
        <w:t>WuXi Biologics, OTC</w:t>
      </w:r>
      <w:r w:rsidRPr="007E0067">
        <w:rPr>
          <w:rFonts w:ascii="Times New Roman" w:eastAsia="微软雅黑" w:hAnsi="Times New Roman" w:cs="Times New Roman" w:hint="eastAsia"/>
          <w:b/>
          <w:bCs/>
          <w:sz w:val="22"/>
          <w:szCs w:val="22"/>
        </w:rPr>
        <w:t>）投资分析与建议</w:t>
      </w:r>
      <w:bookmarkEnd w:id="14"/>
    </w:p>
    <w:p w14:paraId="1935F3B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1. </w:t>
      </w:r>
      <w:r w:rsidRPr="007E0067">
        <w:rPr>
          <w:rFonts w:ascii="Times New Roman" w:eastAsia="微软雅黑" w:hAnsi="Times New Roman" w:cs="Times New Roman"/>
          <w:b/>
          <w:bCs/>
          <w:sz w:val="22"/>
          <w:szCs w:val="22"/>
        </w:rPr>
        <w:t>公司概况</w:t>
      </w:r>
    </w:p>
    <w:p w14:paraId="45D31A61"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OTC: WXXWY</w:t>
      </w:r>
      <w:r w:rsidRPr="007E0067">
        <w:rPr>
          <w:rFonts w:ascii="Times New Roman" w:eastAsia="微软雅黑" w:hAnsi="Times New Roman" w:cs="Times New Roman"/>
          <w:sz w:val="22"/>
          <w:szCs w:val="22"/>
        </w:rPr>
        <w:t>）是</w:t>
      </w:r>
      <w:r w:rsidRPr="007E0067">
        <w:rPr>
          <w:rFonts w:ascii="Times New Roman" w:eastAsia="微软雅黑" w:hAnsi="Times New Roman" w:cs="Times New Roman"/>
          <w:b/>
          <w:bCs/>
          <w:sz w:val="22"/>
          <w:szCs w:val="22"/>
        </w:rPr>
        <w:t>药明生物</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HKEX: 2269</w:t>
      </w:r>
      <w:r w:rsidRPr="007E0067">
        <w:rPr>
          <w:rFonts w:ascii="Times New Roman" w:eastAsia="微软雅黑" w:hAnsi="Times New Roman" w:cs="Times New Roman"/>
          <w:sz w:val="22"/>
          <w:szCs w:val="22"/>
        </w:rPr>
        <w:t>）在美国场外交易市场（</w:t>
      </w:r>
      <w:r w:rsidRPr="007E0067">
        <w:rPr>
          <w:rFonts w:ascii="Times New Roman" w:eastAsia="微软雅黑" w:hAnsi="Times New Roman" w:cs="Times New Roman"/>
          <w:sz w:val="22"/>
          <w:szCs w:val="22"/>
        </w:rPr>
        <w:t>OTC</w:t>
      </w:r>
      <w:r w:rsidRPr="007E0067">
        <w:rPr>
          <w:rFonts w:ascii="Times New Roman" w:eastAsia="微软雅黑" w:hAnsi="Times New Roman" w:cs="Times New Roman"/>
          <w:sz w:val="22"/>
          <w:szCs w:val="22"/>
        </w:rPr>
        <w:t>）上市的</w:t>
      </w:r>
      <w:r w:rsidRPr="007E0067">
        <w:rPr>
          <w:rFonts w:ascii="Times New Roman" w:eastAsia="微软雅黑" w:hAnsi="Times New Roman" w:cs="Times New Roman"/>
          <w:b/>
          <w:bCs/>
          <w:sz w:val="22"/>
          <w:szCs w:val="22"/>
        </w:rPr>
        <w:t>ADR</w:t>
      </w:r>
      <w:r w:rsidRPr="007E0067">
        <w:rPr>
          <w:rFonts w:ascii="Times New Roman" w:eastAsia="微软雅黑" w:hAnsi="Times New Roman" w:cs="Times New Roman"/>
          <w:sz w:val="22"/>
          <w:szCs w:val="22"/>
        </w:rPr>
        <w:t>（美国存托凭证），其价格与港股</w:t>
      </w:r>
      <w:r w:rsidRPr="007E0067">
        <w:rPr>
          <w:rFonts w:ascii="Times New Roman" w:eastAsia="微软雅黑" w:hAnsi="Times New Roman" w:cs="Times New Roman"/>
          <w:sz w:val="22"/>
          <w:szCs w:val="22"/>
        </w:rPr>
        <w:t>2269</w:t>
      </w:r>
      <w:r w:rsidRPr="007E0067">
        <w:rPr>
          <w:rFonts w:ascii="Times New Roman" w:eastAsia="微软雅黑" w:hAnsi="Times New Roman" w:cs="Times New Roman"/>
          <w:sz w:val="22"/>
          <w:szCs w:val="22"/>
        </w:rPr>
        <w:t>高度相关。药明生物作为全球领先的生物制药合同</w:t>
      </w:r>
      <w:r w:rsidRPr="007E0067">
        <w:rPr>
          <w:rFonts w:ascii="Times New Roman" w:eastAsia="微软雅黑" w:hAnsi="Times New Roman" w:cs="Times New Roman"/>
          <w:sz w:val="22"/>
          <w:szCs w:val="22"/>
        </w:rPr>
        <w:lastRenderedPageBreak/>
        <w:t>研发和生产服务商（</w:t>
      </w:r>
      <w:r w:rsidRPr="007E0067">
        <w:rPr>
          <w:rFonts w:ascii="Times New Roman" w:eastAsia="微软雅黑" w:hAnsi="Times New Roman" w:cs="Times New Roman"/>
          <w:sz w:val="22"/>
          <w:szCs w:val="22"/>
        </w:rPr>
        <w:t>CRDMO</w:t>
      </w:r>
      <w:r w:rsidRPr="007E0067">
        <w:rPr>
          <w:rFonts w:ascii="Times New Roman" w:eastAsia="微软雅黑" w:hAnsi="Times New Roman" w:cs="Times New Roman"/>
          <w:sz w:val="22"/>
          <w:szCs w:val="22"/>
        </w:rPr>
        <w:t>），为全球生物制药企业提供端到端的一站式服务，包括药物发现、工艺开发、临床和商业化生产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4EA7DAD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公司过去几年业绩保持较快增长，</w:t>
      </w:r>
      <w:r w:rsidRPr="007E0067">
        <w:rPr>
          <w:rFonts w:ascii="Times New Roman" w:eastAsia="微软雅黑" w:hAnsi="Times New Roman" w:cs="Times New Roman"/>
          <w:b/>
          <w:bCs/>
          <w:sz w:val="22"/>
          <w:szCs w:val="22"/>
        </w:rPr>
        <w:t>2023</w:t>
      </w:r>
      <w:r w:rsidRPr="007E0067">
        <w:rPr>
          <w:rFonts w:ascii="Times New Roman" w:eastAsia="微软雅黑" w:hAnsi="Times New Roman" w:cs="Times New Roman"/>
          <w:b/>
          <w:bCs/>
          <w:sz w:val="22"/>
          <w:szCs w:val="22"/>
        </w:rPr>
        <w:t>年收入约</w:t>
      </w:r>
      <w:r w:rsidRPr="007E0067">
        <w:rPr>
          <w:rFonts w:ascii="Times New Roman" w:eastAsia="微软雅黑" w:hAnsi="Times New Roman" w:cs="Times New Roman"/>
          <w:b/>
          <w:bCs/>
          <w:sz w:val="22"/>
          <w:szCs w:val="22"/>
        </w:rPr>
        <w:t>170.34</w:t>
      </w:r>
      <w:r w:rsidRPr="007E0067">
        <w:rPr>
          <w:rFonts w:ascii="Times New Roman" w:eastAsia="微软雅黑" w:hAnsi="Times New Roman" w:cs="Times New Roman"/>
          <w:b/>
          <w:bCs/>
          <w:sz w:val="22"/>
          <w:szCs w:val="22"/>
        </w:rPr>
        <w:t>亿元人民币，同比增长</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b/>
          <w:bCs/>
          <w:sz w:val="22"/>
          <w:szCs w:val="22"/>
        </w:rPr>
        <w:t>，净利润</w:t>
      </w:r>
      <w:r w:rsidRPr="007E0067">
        <w:rPr>
          <w:rFonts w:ascii="Times New Roman" w:eastAsia="微软雅黑" w:hAnsi="Times New Roman" w:cs="Times New Roman"/>
          <w:b/>
          <w:bCs/>
          <w:sz w:val="22"/>
          <w:szCs w:val="22"/>
        </w:rPr>
        <w:t>34</w:t>
      </w:r>
      <w:r w:rsidRPr="007E0067">
        <w:rPr>
          <w:rFonts w:ascii="Times New Roman" w:eastAsia="微软雅黑" w:hAnsi="Times New Roman" w:cs="Times New Roman"/>
          <w:b/>
          <w:bCs/>
          <w:sz w:val="22"/>
          <w:szCs w:val="22"/>
        </w:rPr>
        <w:t>亿元，净利率</w:t>
      </w:r>
      <w:r w:rsidRPr="007E0067">
        <w:rPr>
          <w:rFonts w:ascii="Times New Roman" w:eastAsia="微软雅黑" w:hAnsi="Times New Roman" w:cs="Times New Roman"/>
          <w:b/>
          <w:bCs/>
          <w:sz w:val="22"/>
          <w:szCs w:val="22"/>
        </w:rPr>
        <w:t>19.95%</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。尽管受到疫情订单减少的影响，</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年公司非新冠业务收入仍同比增长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，展现出稳健的基本面</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88387F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在全球市场运营，拥有多个生产基地，并在</w:t>
      </w:r>
      <w:r w:rsidRPr="007E0067">
        <w:rPr>
          <w:rFonts w:ascii="Times New Roman" w:eastAsia="微软雅黑" w:hAnsi="Times New Roman" w:cs="Times New Roman"/>
          <w:b/>
          <w:bCs/>
          <w:sz w:val="22"/>
          <w:szCs w:val="22"/>
        </w:rPr>
        <w:t>中国、爱尔兰、德国、新加坡和美国</w:t>
      </w:r>
      <w:r w:rsidRPr="007E0067">
        <w:rPr>
          <w:rFonts w:ascii="Times New Roman" w:eastAsia="微软雅黑" w:hAnsi="Times New Roman" w:cs="Times New Roman"/>
          <w:sz w:val="22"/>
          <w:szCs w:val="22"/>
        </w:rPr>
        <w:t>建立了研发和生产中心，以应对全球客户需求</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。其</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b/>
          <w:bCs/>
          <w:sz w:val="22"/>
          <w:szCs w:val="22"/>
        </w:rPr>
        <w:t>跟随分子（</w:t>
      </w:r>
      <w:r w:rsidRPr="007E0067">
        <w:rPr>
          <w:rFonts w:ascii="Times New Roman" w:eastAsia="微软雅黑" w:hAnsi="Times New Roman" w:cs="Times New Roman"/>
          <w:b/>
          <w:bCs/>
          <w:sz w:val="22"/>
          <w:szCs w:val="22"/>
        </w:rPr>
        <w:t>Follow the Molecule</w:t>
      </w:r>
      <w:r w:rsidRPr="007E0067">
        <w:rPr>
          <w:rFonts w:ascii="Times New Roman" w:eastAsia="微软雅黑" w:hAnsi="Times New Roman" w:cs="Times New Roman"/>
          <w:b/>
          <w:bCs/>
          <w:sz w:val="22"/>
          <w:szCs w:val="22"/>
        </w:rPr>
        <w:t>）</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策略意味着公司能够在客户药物开发的全生命周期中提供服务，从临床阶段逐步扩大订单至商业化生产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09047729"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A987B9">
          <v:rect id="_x0000_i1113" style="width:0;height:1.5pt" o:hralign="center" o:hrstd="t" o:hr="t" fillcolor="#a0a0a0" stroked="f"/>
        </w:pict>
      </w:r>
    </w:p>
    <w:p w14:paraId="0B5C249B"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 </w:t>
      </w:r>
      <w:r w:rsidRPr="007E0067">
        <w:rPr>
          <w:rFonts w:ascii="Times New Roman" w:eastAsia="微软雅黑" w:hAnsi="Times New Roman" w:cs="Times New Roman"/>
          <w:b/>
          <w:bCs/>
          <w:sz w:val="22"/>
          <w:szCs w:val="22"/>
        </w:rPr>
        <w:t>估值分析</w:t>
      </w:r>
    </w:p>
    <w:p w14:paraId="68F5177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2.1 </w:t>
      </w:r>
      <w:r w:rsidRPr="007E0067">
        <w:rPr>
          <w:rFonts w:ascii="Times New Roman" w:eastAsia="微软雅黑" w:hAnsi="Times New Roman" w:cs="Times New Roman"/>
          <w:b/>
          <w:bCs/>
          <w:sz w:val="22"/>
          <w:szCs w:val="22"/>
        </w:rPr>
        <w:t>相对估值</w:t>
      </w:r>
    </w:p>
    <w:p w14:paraId="1D91085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作为生物制药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行业的龙头企业，估值通常高于传统制药企业。以下是</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相较于同行的主要估值指标（数据基于</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tbl>
      <w:tblPr>
        <w:tblStyle w:val="41"/>
        <w:tblW w:w="0" w:type="auto"/>
        <w:tblLook w:val="04A0" w:firstRow="1" w:lastRow="0" w:firstColumn="1" w:lastColumn="0" w:noHBand="0" w:noVBand="1"/>
      </w:tblPr>
      <w:tblGrid>
        <w:gridCol w:w="2711"/>
        <w:gridCol w:w="1628"/>
        <w:gridCol w:w="1529"/>
        <w:gridCol w:w="803"/>
        <w:gridCol w:w="1739"/>
        <w:gridCol w:w="940"/>
      </w:tblGrid>
      <w:tr w:rsidR="007E0067" w:rsidRPr="007E0067" w14:paraId="2068A727" w14:textId="77777777" w:rsidTr="007E0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8E317"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指标</w:t>
            </w:r>
          </w:p>
        </w:tc>
        <w:tc>
          <w:tcPr>
            <w:tcW w:w="0" w:type="auto"/>
            <w:hideMark/>
          </w:tcPr>
          <w:p w14:paraId="6A2CD720"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WXXWY (OTC)</w:t>
            </w:r>
          </w:p>
        </w:tc>
        <w:tc>
          <w:tcPr>
            <w:tcW w:w="0" w:type="auto"/>
            <w:hideMark/>
          </w:tcPr>
          <w:p w14:paraId="5545C46F"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2269.HK (</w:t>
            </w:r>
            <w:r w:rsidRPr="007E0067">
              <w:rPr>
                <w:rFonts w:ascii="Times New Roman" w:eastAsia="微软雅黑" w:hAnsi="Times New Roman" w:cs="Times New Roman"/>
                <w:sz w:val="22"/>
                <w:szCs w:val="22"/>
              </w:rPr>
              <w:t>港股</w:t>
            </w:r>
            <w:r w:rsidRPr="007E0067">
              <w:rPr>
                <w:rFonts w:ascii="Times New Roman" w:eastAsia="微软雅黑" w:hAnsi="Times New Roman" w:cs="Times New Roman"/>
                <w:sz w:val="22"/>
                <w:szCs w:val="22"/>
              </w:rPr>
              <w:t>)</w:t>
            </w:r>
          </w:p>
        </w:tc>
        <w:tc>
          <w:tcPr>
            <w:tcW w:w="0" w:type="auto"/>
            <w:hideMark/>
          </w:tcPr>
          <w:p w14:paraId="708DC00C"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Lonza</w:t>
            </w:r>
          </w:p>
        </w:tc>
        <w:tc>
          <w:tcPr>
            <w:tcW w:w="0" w:type="auto"/>
            <w:hideMark/>
          </w:tcPr>
          <w:p w14:paraId="090D7184"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Samsung Biologics</w:t>
            </w:r>
          </w:p>
        </w:tc>
        <w:tc>
          <w:tcPr>
            <w:tcW w:w="0" w:type="auto"/>
            <w:hideMark/>
          </w:tcPr>
          <w:p w14:paraId="63C890D2"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行业平均</w:t>
            </w:r>
          </w:p>
        </w:tc>
      </w:tr>
      <w:tr w:rsidR="007E0067" w:rsidRPr="007E0067" w14:paraId="4E743B2A"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134FE"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市盈率（</w:t>
            </w:r>
            <w:r w:rsidRPr="007E0067">
              <w:rPr>
                <w:rFonts w:ascii="Times New Roman" w:eastAsia="微软雅黑" w:hAnsi="Times New Roman" w:cs="Times New Roman"/>
                <w:sz w:val="22"/>
                <w:szCs w:val="22"/>
              </w:rPr>
              <w:t>P/E</w:t>
            </w:r>
            <w:r w:rsidRPr="007E0067">
              <w:rPr>
                <w:rFonts w:ascii="Times New Roman" w:eastAsia="微软雅黑" w:hAnsi="Times New Roman" w:cs="Times New Roman"/>
                <w:sz w:val="22"/>
                <w:szCs w:val="22"/>
              </w:rPr>
              <w:t>）</w:t>
            </w:r>
          </w:p>
        </w:tc>
        <w:tc>
          <w:tcPr>
            <w:tcW w:w="0" w:type="auto"/>
            <w:hideMark/>
          </w:tcPr>
          <w:p w14:paraId="7FBAEC7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410E2BD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57B45070"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3B7EAC29"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059F61B6"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35 </w:t>
            </w:r>
            <w:r w:rsidRPr="007E0067">
              <w:rPr>
                <w:rFonts w:ascii="Times New Roman" w:eastAsia="微软雅黑" w:hAnsi="Times New Roman" w:cs="Times New Roman"/>
                <w:sz w:val="22"/>
                <w:szCs w:val="22"/>
              </w:rPr>
              <w:t>倍</w:t>
            </w:r>
          </w:p>
        </w:tc>
      </w:tr>
      <w:tr w:rsidR="007E0067" w:rsidRPr="007E0067" w14:paraId="2D0DC42F"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5C0E8F00"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市销率（</w:t>
            </w:r>
            <w:r w:rsidRPr="007E0067">
              <w:rPr>
                <w:rFonts w:ascii="Times New Roman" w:eastAsia="微软雅黑" w:hAnsi="Times New Roman" w:cs="Times New Roman"/>
                <w:sz w:val="22"/>
                <w:szCs w:val="22"/>
              </w:rPr>
              <w:t>P/S</w:t>
            </w:r>
            <w:r w:rsidRPr="007E0067">
              <w:rPr>
                <w:rFonts w:ascii="Times New Roman" w:eastAsia="微软雅黑" w:hAnsi="Times New Roman" w:cs="Times New Roman"/>
                <w:sz w:val="22"/>
                <w:szCs w:val="22"/>
              </w:rPr>
              <w:t>）</w:t>
            </w:r>
          </w:p>
        </w:tc>
        <w:tc>
          <w:tcPr>
            <w:tcW w:w="0" w:type="auto"/>
            <w:hideMark/>
          </w:tcPr>
          <w:p w14:paraId="3590DD8D"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119028F1"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627F5A4C"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5.5 </w:t>
            </w:r>
            <w:r w:rsidRPr="007E0067">
              <w:rPr>
                <w:rFonts w:ascii="Times New Roman" w:eastAsia="微软雅黑" w:hAnsi="Times New Roman" w:cs="Times New Roman"/>
                <w:sz w:val="22"/>
                <w:szCs w:val="22"/>
              </w:rPr>
              <w:t>倍</w:t>
            </w:r>
          </w:p>
        </w:tc>
        <w:tc>
          <w:tcPr>
            <w:tcW w:w="0" w:type="auto"/>
            <w:hideMark/>
          </w:tcPr>
          <w:p w14:paraId="4AB8110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8.0 </w:t>
            </w:r>
            <w:r w:rsidRPr="007E0067">
              <w:rPr>
                <w:rFonts w:ascii="Times New Roman" w:eastAsia="微软雅黑" w:hAnsi="Times New Roman" w:cs="Times New Roman"/>
                <w:sz w:val="22"/>
                <w:szCs w:val="22"/>
              </w:rPr>
              <w:t>倍</w:t>
            </w:r>
          </w:p>
        </w:tc>
        <w:tc>
          <w:tcPr>
            <w:tcW w:w="0" w:type="auto"/>
            <w:hideMark/>
          </w:tcPr>
          <w:p w14:paraId="1271A68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6.0 </w:t>
            </w:r>
            <w:r w:rsidRPr="007E0067">
              <w:rPr>
                <w:rFonts w:ascii="Times New Roman" w:eastAsia="微软雅黑" w:hAnsi="Times New Roman" w:cs="Times New Roman"/>
                <w:sz w:val="22"/>
                <w:szCs w:val="22"/>
              </w:rPr>
              <w:t>倍</w:t>
            </w:r>
          </w:p>
        </w:tc>
      </w:tr>
      <w:tr w:rsidR="007E0067" w:rsidRPr="007E0067" w14:paraId="1BF15CD1"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C1BB1"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PEG</w:t>
            </w:r>
            <w:r w:rsidRPr="007E0067">
              <w:rPr>
                <w:rFonts w:ascii="Times New Roman" w:eastAsia="微软雅黑" w:hAnsi="Times New Roman" w:cs="Times New Roman"/>
                <w:sz w:val="22"/>
                <w:szCs w:val="22"/>
              </w:rPr>
              <w:t>（市盈率相对盈利增长比）</w:t>
            </w:r>
          </w:p>
        </w:tc>
        <w:tc>
          <w:tcPr>
            <w:tcW w:w="0" w:type="auto"/>
            <w:hideMark/>
          </w:tcPr>
          <w:p w14:paraId="2B2EF5E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439C2C8E"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59661FA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1.6</w:t>
            </w:r>
          </w:p>
        </w:tc>
        <w:tc>
          <w:tcPr>
            <w:tcW w:w="0" w:type="auto"/>
            <w:hideMark/>
          </w:tcPr>
          <w:p w14:paraId="3DD9EC6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w:t>
            </w:r>
          </w:p>
        </w:tc>
        <w:tc>
          <w:tcPr>
            <w:tcW w:w="0" w:type="auto"/>
            <w:hideMark/>
          </w:tcPr>
          <w:p w14:paraId="6C4E892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1.7</w:t>
            </w:r>
          </w:p>
        </w:tc>
      </w:tr>
      <w:tr w:rsidR="007E0067" w:rsidRPr="007E0067" w14:paraId="6759C209"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15826CE9"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市净率（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w:t>
            </w:r>
          </w:p>
        </w:tc>
        <w:tc>
          <w:tcPr>
            <w:tcW w:w="0" w:type="auto"/>
            <w:hideMark/>
          </w:tcPr>
          <w:p w14:paraId="4798D5D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4D50D04E"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30541E72"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2620DAA6"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5570E6F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3.2 </w:t>
            </w:r>
            <w:r w:rsidRPr="007E0067">
              <w:rPr>
                <w:rFonts w:ascii="Times New Roman" w:eastAsia="微软雅黑" w:hAnsi="Times New Roman" w:cs="Times New Roman"/>
                <w:sz w:val="22"/>
                <w:szCs w:val="22"/>
              </w:rPr>
              <w:t>倍</w:t>
            </w:r>
          </w:p>
        </w:tc>
      </w:tr>
    </w:tbl>
    <w:p w14:paraId="7975BC77"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4CC2255"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目前的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P/E = 41</w:t>
      </w:r>
      <w:r w:rsidRPr="007E0067">
        <w:rPr>
          <w:rFonts w:ascii="Times New Roman" w:eastAsia="微软雅黑" w:hAnsi="Times New Roman" w:cs="Times New Roman"/>
          <w:sz w:val="22"/>
          <w:szCs w:val="22"/>
        </w:rPr>
        <w:t>，高于</w:t>
      </w:r>
      <w:r w:rsidRPr="007E0067">
        <w:rPr>
          <w:rFonts w:ascii="Times New Roman" w:eastAsia="微软雅黑" w:hAnsi="Times New Roman" w:cs="Times New Roman"/>
          <w:sz w:val="22"/>
          <w:szCs w:val="22"/>
        </w:rPr>
        <w:t xml:space="preserve"> Lonza</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倍），但低于三星</w:t>
      </w:r>
      <w:r w:rsidRPr="007E0067">
        <w:rPr>
          <w:rFonts w:ascii="Times New Roman" w:eastAsia="微软雅黑" w:hAnsi="Times New Roman" w:cs="Times New Roman"/>
          <w:sz w:val="22"/>
          <w:szCs w:val="22"/>
        </w:rPr>
        <w:t>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45</w:t>
      </w:r>
      <w:r w:rsidRPr="007E0067">
        <w:rPr>
          <w:rFonts w:ascii="Times New Roman" w:eastAsia="微软雅黑" w:hAnsi="Times New Roman" w:cs="Times New Roman"/>
          <w:sz w:val="22"/>
          <w:szCs w:val="22"/>
        </w:rPr>
        <w:t>倍）。</w:t>
      </w:r>
    </w:p>
    <w:p w14:paraId="164DEF86"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以</w:t>
      </w:r>
      <w:r w:rsidRPr="007E0067">
        <w:rPr>
          <w:rFonts w:ascii="Times New Roman" w:eastAsia="微软雅黑" w:hAnsi="Times New Roman" w:cs="Times New Roman"/>
          <w:sz w:val="22"/>
          <w:szCs w:val="22"/>
        </w:rPr>
        <w:t xml:space="preserve"> P/S </w:t>
      </w:r>
      <w:r w:rsidRPr="007E0067">
        <w:rPr>
          <w:rFonts w:ascii="Times New Roman" w:eastAsia="微软雅黑" w:hAnsi="Times New Roman" w:cs="Times New Roman"/>
          <w:sz w:val="22"/>
          <w:szCs w:val="22"/>
        </w:rPr>
        <w:t>计算，</w:t>
      </w: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6.2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，与行业平均接近，略低于三星</w:t>
      </w:r>
      <w:r w:rsidRPr="007E0067">
        <w:rPr>
          <w:rFonts w:ascii="Times New Roman" w:eastAsia="微软雅黑" w:hAnsi="Times New Roman" w:cs="Times New Roman"/>
          <w:sz w:val="22"/>
          <w:szCs w:val="22"/>
        </w:rPr>
        <w:t xml:space="preserve"> BioLogics </w:t>
      </w:r>
      <w:r w:rsidRPr="007E0067">
        <w:rPr>
          <w:rFonts w:ascii="Times New Roman" w:eastAsia="微软雅黑" w:hAnsi="Times New Roman" w:cs="Times New Roman"/>
          <w:sz w:val="22"/>
          <w:szCs w:val="22"/>
        </w:rPr>
        <w:t>的</w:t>
      </w:r>
      <w:r w:rsidRPr="007E0067">
        <w:rPr>
          <w:rFonts w:ascii="Times New Roman" w:eastAsia="微软雅黑" w:hAnsi="Times New Roman" w:cs="Times New Roman"/>
          <w:sz w:val="22"/>
          <w:szCs w:val="22"/>
        </w:rPr>
        <w:t xml:space="preserve"> 8.0 </w:t>
      </w:r>
      <w:r w:rsidRPr="007E0067">
        <w:rPr>
          <w:rFonts w:ascii="Times New Roman" w:eastAsia="微软雅黑" w:hAnsi="Times New Roman" w:cs="Times New Roman"/>
          <w:sz w:val="22"/>
          <w:szCs w:val="22"/>
        </w:rPr>
        <w:t>倍。</w:t>
      </w:r>
    </w:p>
    <w:p w14:paraId="46EA9696"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PEG = 1.8</w:t>
      </w:r>
      <w:r w:rsidRPr="007E0067">
        <w:rPr>
          <w:rFonts w:ascii="Times New Roman" w:eastAsia="微软雅黑" w:hAnsi="Times New Roman" w:cs="Times New Roman"/>
          <w:sz w:val="22"/>
          <w:szCs w:val="22"/>
        </w:rPr>
        <w:t>，表明相对未来盈利增长速度，估值尚可，但不算便宜。</w:t>
      </w:r>
    </w:p>
    <w:p w14:paraId="309FC718"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lastRenderedPageBreak/>
        <w:t>市净率</w:t>
      </w:r>
      <w:r w:rsidRPr="007E0067">
        <w:rPr>
          <w:rFonts w:ascii="Times New Roman" w:eastAsia="微软雅黑" w:hAnsi="Times New Roman" w:cs="Times New Roman"/>
          <w:b/>
          <w:bCs/>
          <w:sz w:val="22"/>
          <w:szCs w:val="22"/>
        </w:rPr>
        <w:t xml:space="preserve"> P/B 2.5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，远低于历史均值（过去</w:t>
      </w:r>
      <w:r w:rsidRPr="007E0067">
        <w:rPr>
          <w:rFonts w:ascii="Times New Roman" w:eastAsia="微软雅黑" w:hAnsi="Times New Roman" w:cs="Times New Roman"/>
          <w:sz w:val="22"/>
          <w:szCs w:val="22"/>
        </w:rPr>
        <w:t>5</w:t>
      </w:r>
      <w:r w:rsidRPr="007E0067">
        <w:rPr>
          <w:rFonts w:ascii="Times New Roman" w:eastAsia="微软雅黑" w:hAnsi="Times New Roman" w:cs="Times New Roman"/>
          <w:sz w:val="22"/>
          <w:szCs w:val="22"/>
        </w:rPr>
        <w:t>年平均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9.9</w:t>
      </w:r>
      <w:r w:rsidRPr="007E0067">
        <w:rPr>
          <w:rFonts w:ascii="Times New Roman" w:eastAsia="微软雅黑" w:hAnsi="Times New Roman" w:cs="Times New Roman"/>
          <w:sz w:val="22"/>
          <w:szCs w:val="22"/>
        </w:rPr>
        <w:t>），市场给予了明显折价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CA5ABF2"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2.2 </w:t>
      </w:r>
      <w:r w:rsidRPr="007E0067">
        <w:rPr>
          <w:rFonts w:ascii="Times New Roman" w:eastAsia="微软雅黑" w:hAnsi="Times New Roman" w:cs="Times New Roman"/>
          <w:b/>
          <w:bCs/>
          <w:sz w:val="22"/>
          <w:szCs w:val="22"/>
        </w:rPr>
        <w:t>绝对估值（</w:t>
      </w: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现金流折现模型）</w:t>
      </w:r>
    </w:p>
    <w:p w14:paraId="7AC2670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根据</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估值模型，我们假设：</w:t>
      </w:r>
    </w:p>
    <w:p w14:paraId="0EF6C0EC"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未来</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年收入年均增长</w:t>
      </w:r>
      <w:r w:rsidRPr="007E0067">
        <w:rPr>
          <w:rFonts w:ascii="Times New Roman" w:eastAsia="微软雅黑" w:hAnsi="Times New Roman" w:cs="Times New Roman"/>
          <w:b/>
          <w:bCs/>
          <w:sz w:val="22"/>
          <w:szCs w:val="22"/>
        </w:rPr>
        <w:t xml:space="preserve"> 10%-12%</w:t>
      </w:r>
      <w:r w:rsidRPr="007E0067">
        <w:rPr>
          <w:rFonts w:ascii="Times New Roman" w:eastAsia="微软雅黑" w:hAnsi="Times New Roman" w:cs="Times New Roman"/>
          <w:sz w:val="22"/>
          <w:szCs w:val="22"/>
        </w:rPr>
        <w:t>（考虑疫情后订单消退，但行业增长仍然较快）。</w:t>
      </w:r>
    </w:p>
    <w:p w14:paraId="2B53E7B1"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经营利润率稳定在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25%-27%</w:t>
      </w:r>
      <w:r w:rsidRPr="007E0067">
        <w:rPr>
          <w:rFonts w:ascii="Times New Roman" w:eastAsia="微软雅黑" w:hAnsi="Times New Roman" w:cs="Times New Roman"/>
          <w:sz w:val="22"/>
          <w:szCs w:val="22"/>
        </w:rPr>
        <w:t>（过去两年为</w:t>
      </w:r>
      <w:r w:rsidRPr="007E0067">
        <w:rPr>
          <w:rFonts w:ascii="Times New Roman" w:eastAsia="微软雅黑" w:hAnsi="Times New Roman" w:cs="Times New Roman"/>
          <w:sz w:val="22"/>
          <w:szCs w:val="22"/>
        </w:rPr>
        <w:t xml:space="preserve"> 26.1%</w:t>
      </w:r>
      <w:r w:rsidRPr="007E0067">
        <w:rPr>
          <w:rFonts w:ascii="Times New Roman" w:eastAsia="微软雅黑" w:hAnsi="Times New Roman" w:cs="Times New Roman"/>
          <w:sz w:val="22"/>
          <w:szCs w:val="22"/>
        </w:rPr>
        <w:t>）。</w:t>
      </w:r>
    </w:p>
    <w:p w14:paraId="4CEC2F7E"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资本支出（</w:t>
      </w:r>
      <w:r w:rsidRPr="007E0067">
        <w:rPr>
          <w:rFonts w:ascii="Times New Roman" w:eastAsia="微软雅黑" w:hAnsi="Times New Roman" w:cs="Times New Roman"/>
          <w:sz w:val="22"/>
          <w:szCs w:val="22"/>
        </w:rPr>
        <w:t>CapEx</w:t>
      </w:r>
      <w:r w:rsidRPr="007E0067">
        <w:rPr>
          <w:rFonts w:ascii="Times New Roman" w:eastAsia="微软雅黑" w:hAnsi="Times New Roman" w:cs="Times New Roman"/>
          <w:sz w:val="22"/>
          <w:szCs w:val="22"/>
        </w:rPr>
        <w:t>）占收入比</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下降至</w:t>
      </w:r>
      <w:r w:rsidRPr="007E0067">
        <w:rPr>
          <w:rFonts w:ascii="Times New Roman" w:eastAsia="微软雅黑" w:hAnsi="Times New Roman" w:cs="Times New Roman"/>
          <w:b/>
          <w:bCs/>
          <w:sz w:val="22"/>
          <w:szCs w:val="22"/>
        </w:rPr>
        <w:t xml:space="preserve"> 5%-8%</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年为</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，预计未来下降）。</w:t>
      </w:r>
    </w:p>
    <w:p w14:paraId="1BE6C579"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贴现率（</w:t>
      </w:r>
      <w:r w:rsidRPr="007E0067">
        <w:rPr>
          <w:rFonts w:ascii="Times New Roman" w:eastAsia="微软雅黑" w:hAnsi="Times New Roman" w:cs="Times New Roman"/>
          <w:sz w:val="22"/>
          <w:szCs w:val="22"/>
        </w:rPr>
        <w:t>WACC</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8.8%</w:t>
      </w:r>
      <w:r w:rsidRPr="007E0067">
        <w:rPr>
          <w:rFonts w:ascii="Times New Roman" w:eastAsia="微软雅黑" w:hAnsi="Times New Roman" w:cs="Times New Roman"/>
          <w:sz w:val="22"/>
          <w:szCs w:val="22"/>
        </w:rPr>
        <w:t>。</w:t>
      </w:r>
    </w:p>
    <w:p w14:paraId="7F327E7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计算结果：</w:t>
      </w:r>
    </w:p>
    <w:p w14:paraId="4F2B387B"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估值范围：</w:t>
      </w:r>
      <w:r w:rsidRPr="007E0067">
        <w:rPr>
          <w:rFonts w:ascii="Times New Roman" w:eastAsia="微软雅黑" w:hAnsi="Times New Roman" w:cs="Times New Roman"/>
          <w:b/>
          <w:bCs/>
          <w:sz w:val="22"/>
          <w:szCs w:val="22"/>
        </w:rPr>
        <w:t>$7.50 - $9.20</w:t>
      </w:r>
    </w:p>
    <w:p w14:paraId="4822B401"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交易价格：</w:t>
      </w:r>
      <w:r w:rsidRPr="007E0067">
        <w:rPr>
          <w:rFonts w:ascii="Times New Roman" w:eastAsia="微软雅黑" w:hAnsi="Times New Roman" w:cs="Times New Roman"/>
          <w:b/>
          <w:bCs/>
          <w:sz w:val="22"/>
          <w:szCs w:val="22"/>
        </w:rPr>
        <w:t>$6.96</w:t>
      </w:r>
      <w:r w:rsidRPr="007E0067">
        <w:rPr>
          <w:rFonts w:ascii="Times New Roman" w:eastAsia="微软雅黑" w:hAnsi="Times New Roman" w:cs="Times New Roman"/>
          <w:sz w:val="22"/>
          <w:szCs w:val="22"/>
        </w:rPr>
        <w:t>（截至</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p w14:paraId="766064B9"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Price/Fair Value = 0.92</w:t>
      </w:r>
      <w:r w:rsidRPr="007E0067">
        <w:rPr>
          <w:rFonts w:ascii="Times New Roman" w:eastAsia="微软雅黑" w:hAnsi="Times New Roman" w:cs="Times New Roman"/>
          <w:sz w:val="22"/>
          <w:szCs w:val="22"/>
        </w:rPr>
        <w:t>（股价低于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公允价值）。</w:t>
      </w:r>
    </w:p>
    <w:p w14:paraId="6B050FA8"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C368303" w14:textId="77777777" w:rsidR="007E0067" w:rsidRPr="007E0067" w:rsidRDefault="007E0067">
      <w:pPr>
        <w:numPr>
          <w:ilvl w:val="0"/>
          <w:numId w:val="134"/>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估值，意味着存在一定低估空间，尤其是</w:t>
      </w:r>
      <w:r w:rsidRPr="007E0067">
        <w:rPr>
          <w:rFonts w:ascii="Times New Roman" w:eastAsia="微软雅黑" w:hAnsi="Times New Roman" w:cs="Times New Roman"/>
          <w:b/>
          <w:bCs/>
          <w:sz w:val="22"/>
          <w:szCs w:val="22"/>
        </w:rPr>
        <w:t>若未来业绩增长超预期</w:t>
      </w:r>
      <w:r w:rsidRPr="007E0067">
        <w:rPr>
          <w:rFonts w:ascii="Times New Roman" w:eastAsia="微软雅黑" w:hAnsi="Times New Roman" w:cs="Times New Roman"/>
          <w:sz w:val="22"/>
          <w:szCs w:val="22"/>
        </w:rPr>
        <w:t>。</w:t>
      </w:r>
    </w:p>
    <w:p w14:paraId="124CE1FC" w14:textId="77777777" w:rsidR="007E0067" w:rsidRPr="007E0067" w:rsidRDefault="007E0067">
      <w:pPr>
        <w:numPr>
          <w:ilvl w:val="0"/>
          <w:numId w:val="134"/>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但考虑到地缘政治和市场情绪风险，</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估值仍需动态调整。</w:t>
      </w:r>
    </w:p>
    <w:p w14:paraId="2A86367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5C88FF6">
          <v:rect id="_x0000_i1114" style="width:0;height:1.5pt" o:hralign="center" o:hrstd="t" o:hr="t" fillcolor="#a0a0a0" stroked="f"/>
        </w:pict>
      </w:r>
    </w:p>
    <w:p w14:paraId="79E5779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 </w:t>
      </w:r>
      <w:r w:rsidRPr="007E0067">
        <w:rPr>
          <w:rFonts w:ascii="Times New Roman" w:eastAsia="微软雅黑" w:hAnsi="Times New Roman" w:cs="Times New Roman"/>
          <w:b/>
          <w:bCs/>
          <w:sz w:val="22"/>
          <w:szCs w:val="22"/>
        </w:rPr>
        <w:t>关键风险因素</w:t>
      </w:r>
    </w:p>
    <w:p w14:paraId="732979F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尽管</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具备长期增长潜力，但短期内仍面临一些不确定性：</w:t>
      </w:r>
    </w:p>
    <w:p w14:paraId="193946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3.1 </w:t>
      </w:r>
      <w:r w:rsidRPr="007E0067">
        <w:rPr>
          <w:rFonts w:ascii="Times New Roman" w:eastAsia="微软雅黑" w:hAnsi="Times New Roman" w:cs="Times New Roman"/>
          <w:b/>
          <w:bCs/>
          <w:sz w:val="22"/>
          <w:szCs w:val="22"/>
        </w:rPr>
        <w:t>地缘政治风险</w:t>
      </w:r>
    </w:p>
    <w:p w14:paraId="4554B497" w14:textId="77777777" w:rsidR="007E0067" w:rsidRPr="007E0067" w:rsidRDefault="007E0067">
      <w:pPr>
        <w:numPr>
          <w:ilvl w:val="0"/>
          <w:numId w:val="135"/>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美国《生物安全法案》（</w:t>
      </w:r>
      <w:r w:rsidRPr="007E0067">
        <w:rPr>
          <w:rFonts w:ascii="Times New Roman" w:eastAsia="微软雅黑" w:hAnsi="Times New Roman" w:cs="Times New Roman"/>
          <w:sz w:val="22"/>
          <w:szCs w:val="22"/>
        </w:rPr>
        <w:t>Biosecure Act</w:t>
      </w:r>
      <w:r w:rsidRPr="007E0067">
        <w:rPr>
          <w:rFonts w:ascii="Times New Roman" w:eastAsia="微软雅黑" w:hAnsi="Times New Roman" w:cs="Times New Roman"/>
          <w:sz w:val="22"/>
          <w:szCs w:val="22"/>
        </w:rPr>
        <w:t>）可能影响公司与北美客户的合作，虽然尚未立法，但市场对此高度关注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5DA0DA1F" w14:textId="77777777" w:rsidR="007E0067" w:rsidRPr="007E0067" w:rsidRDefault="007E0067">
      <w:pPr>
        <w:numPr>
          <w:ilvl w:val="0"/>
          <w:numId w:val="135"/>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公司已在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爱尔兰、德国、新加坡</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扩张，以减少对中国市场的依赖</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EDCCC39"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3.2 </w:t>
      </w:r>
      <w:r w:rsidRPr="007E0067">
        <w:rPr>
          <w:rFonts w:ascii="Times New Roman" w:eastAsia="微软雅黑" w:hAnsi="Times New Roman" w:cs="Times New Roman"/>
          <w:b/>
          <w:bCs/>
          <w:sz w:val="22"/>
          <w:szCs w:val="22"/>
        </w:rPr>
        <w:t>订单增长放缓</w:t>
      </w:r>
    </w:p>
    <w:p w14:paraId="7793954C" w14:textId="77777777" w:rsidR="007E0067" w:rsidRPr="007E0067" w:rsidRDefault="007E0067">
      <w:pPr>
        <w:numPr>
          <w:ilvl w:val="0"/>
          <w:numId w:val="13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由于新冠疫情订单消退，</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年收入增速</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sz w:val="22"/>
          <w:szCs w:val="22"/>
        </w:rPr>
        <w:t>，远低于</w:t>
      </w:r>
      <w:r w:rsidRPr="007E0067">
        <w:rPr>
          <w:rFonts w:ascii="Times New Roman" w:eastAsia="微软雅黑" w:hAnsi="Times New Roman" w:cs="Times New Roman"/>
          <w:sz w:val="22"/>
          <w:szCs w:val="22"/>
        </w:rPr>
        <w:t>2021</w:t>
      </w:r>
      <w:r w:rsidRPr="007E0067">
        <w:rPr>
          <w:rFonts w:ascii="Times New Roman" w:eastAsia="微软雅黑" w:hAnsi="Times New Roman" w:cs="Times New Roman"/>
          <w:sz w:val="22"/>
          <w:szCs w:val="22"/>
        </w:rPr>
        <w:t>年的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83.2%</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3D388B5" w14:textId="77777777" w:rsidR="007E0067" w:rsidRPr="007E0067" w:rsidRDefault="007E0067">
      <w:pPr>
        <w:numPr>
          <w:ilvl w:val="0"/>
          <w:numId w:val="13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非新冠订单增长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，长期增长潜力仍然强劲</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5306A9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3.3 </w:t>
      </w:r>
      <w:r w:rsidRPr="007E0067">
        <w:rPr>
          <w:rFonts w:ascii="Times New Roman" w:eastAsia="微软雅黑" w:hAnsi="Times New Roman" w:cs="Times New Roman"/>
          <w:b/>
          <w:bCs/>
          <w:sz w:val="22"/>
          <w:szCs w:val="22"/>
        </w:rPr>
        <w:t>资本开支压力</w:t>
      </w:r>
    </w:p>
    <w:p w14:paraId="7D75C671" w14:textId="77777777" w:rsidR="007E0067" w:rsidRPr="007E0067" w:rsidRDefault="007E0067">
      <w:pPr>
        <w:numPr>
          <w:ilvl w:val="0"/>
          <w:numId w:val="13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过去几年资本开支大幅增加（</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年高达</w:t>
      </w:r>
      <w:r w:rsidRPr="007E0067">
        <w:rPr>
          <w:rFonts w:ascii="Times New Roman" w:eastAsia="微软雅黑" w:hAnsi="Times New Roman" w:cs="Times New Roman"/>
          <w:sz w:val="22"/>
          <w:szCs w:val="22"/>
        </w:rPr>
        <w:t>42.31</w:t>
      </w:r>
      <w:r w:rsidRPr="007E0067">
        <w:rPr>
          <w:rFonts w:ascii="Times New Roman" w:eastAsia="微软雅黑" w:hAnsi="Times New Roman" w:cs="Times New Roman"/>
          <w:sz w:val="22"/>
          <w:szCs w:val="22"/>
        </w:rPr>
        <w:t>亿元）。</w:t>
      </w:r>
    </w:p>
    <w:p w14:paraId="2A4AE7F8" w14:textId="77777777" w:rsidR="007E0067" w:rsidRPr="007E0067" w:rsidRDefault="007E0067">
      <w:pPr>
        <w:numPr>
          <w:ilvl w:val="0"/>
          <w:numId w:val="137"/>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2024</w:t>
      </w:r>
      <w:r w:rsidRPr="007E0067">
        <w:rPr>
          <w:rFonts w:ascii="Times New Roman" w:eastAsia="微软雅黑" w:hAnsi="Times New Roman" w:cs="Times New Roman"/>
          <w:b/>
          <w:bCs/>
          <w:sz w:val="22"/>
          <w:szCs w:val="22"/>
        </w:rPr>
        <w:t>年资本开支预计</w:t>
      </w:r>
      <w:r w:rsidRPr="007E0067">
        <w:rPr>
          <w:rFonts w:ascii="Times New Roman" w:eastAsia="微软雅黑" w:hAnsi="Times New Roman" w:cs="Times New Roman"/>
          <w:b/>
          <w:bCs/>
          <w:sz w:val="22"/>
          <w:szCs w:val="22"/>
        </w:rPr>
        <w:t>50</w:t>
      </w:r>
      <w:r w:rsidRPr="007E0067">
        <w:rPr>
          <w:rFonts w:ascii="Times New Roman" w:eastAsia="微软雅黑" w:hAnsi="Times New Roman" w:cs="Times New Roman"/>
          <w:b/>
          <w:bCs/>
          <w:sz w:val="22"/>
          <w:szCs w:val="22"/>
        </w:rPr>
        <w:t>亿元</w:t>
      </w:r>
      <w:r w:rsidRPr="007E0067">
        <w:rPr>
          <w:rFonts w:ascii="Times New Roman" w:eastAsia="微软雅黑" w:hAnsi="Times New Roman" w:cs="Times New Roman"/>
          <w:sz w:val="22"/>
          <w:szCs w:val="22"/>
        </w:rPr>
        <w:t>，可能继续影响自由现金流</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6B1E5F2"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479C58">
          <v:rect id="_x0000_i1115" style="width:0;height:1.5pt" o:hralign="center" o:hrstd="t" o:hr="t" fillcolor="#a0a0a0" stroked="f"/>
        </w:pict>
      </w:r>
    </w:p>
    <w:p w14:paraId="41CF2804"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 </w:t>
      </w:r>
      <w:r w:rsidRPr="007E0067">
        <w:rPr>
          <w:rFonts w:ascii="Times New Roman" w:eastAsia="微软雅黑" w:hAnsi="Times New Roman" w:cs="Times New Roman"/>
          <w:b/>
          <w:bCs/>
          <w:sz w:val="22"/>
          <w:szCs w:val="22"/>
        </w:rPr>
        <w:t>投资建议</w:t>
      </w:r>
    </w:p>
    <w:p w14:paraId="433EF6A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4.1 </w:t>
      </w:r>
      <w:r w:rsidRPr="007E0067">
        <w:rPr>
          <w:rFonts w:ascii="Times New Roman" w:eastAsia="微软雅黑" w:hAnsi="Times New Roman" w:cs="Times New Roman"/>
          <w:b/>
          <w:bCs/>
          <w:sz w:val="22"/>
          <w:szCs w:val="22"/>
        </w:rPr>
        <w:t>操作策略</w:t>
      </w:r>
    </w:p>
    <w:p w14:paraId="618905E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估值处于合理范围，但仍面临短期风险，因此建议：</w:t>
      </w:r>
    </w:p>
    <w:p w14:paraId="60B5948A" w14:textId="77777777" w:rsidR="007E0067" w:rsidRPr="007E0067" w:rsidRDefault="007E0067">
      <w:pPr>
        <w:numPr>
          <w:ilvl w:val="0"/>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短期交易策略：</w:t>
      </w:r>
    </w:p>
    <w:p w14:paraId="31104F7F"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若股价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回调至</w:t>
      </w:r>
      <w:r w:rsidRPr="007E0067">
        <w:rPr>
          <w:rFonts w:ascii="Times New Roman" w:eastAsia="微软雅黑" w:hAnsi="Times New Roman" w:cs="Times New Roman"/>
          <w:b/>
          <w:bCs/>
          <w:sz w:val="22"/>
          <w:szCs w:val="22"/>
        </w:rPr>
        <w:t xml:space="preserve"> $6.50 - $6.80</w:t>
      </w:r>
      <w:r w:rsidRPr="007E0067">
        <w:rPr>
          <w:rFonts w:ascii="Times New Roman" w:eastAsia="微软雅黑" w:hAnsi="Times New Roman" w:cs="Times New Roman"/>
          <w:sz w:val="22"/>
          <w:szCs w:val="22"/>
        </w:rPr>
        <w:t>，可考虑</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逢低买入</w:t>
      </w:r>
      <w:r w:rsidRPr="007E0067">
        <w:rPr>
          <w:rFonts w:ascii="Times New Roman" w:eastAsia="微软雅黑" w:hAnsi="Times New Roman" w:cs="Times New Roman"/>
          <w:sz w:val="22"/>
          <w:szCs w:val="22"/>
        </w:rPr>
        <w:t>。</w:t>
      </w:r>
    </w:p>
    <w:p w14:paraId="59C67B0D"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近期阻力位</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$7.80 - $8.00</w:t>
      </w:r>
      <w:r w:rsidRPr="007E0067">
        <w:rPr>
          <w:rFonts w:ascii="Times New Roman" w:eastAsia="微软雅黑" w:hAnsi="Times New Roman" w:cs="Times New Roman"/>
          <w:sz w:val="22"/>
          <w:szCs w:val="22"/>
        </w:rPr>
        <w:t>，若突破该区域，短线目标</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$9.00</w:t>
      </w:r>
      <w:r w:rsidRPr="007E0067">
        <w:rPr>
          <w:rFonts w:ascii="Times New Roman" w:eastAsia="微软雅黑" w:hAnsi="Times New Roman" w:cs="Times New Roman"/>
          <w:sz w:val="22"/>
          <w:szCs w:val="22"/>
        </w:rPr>
        <w:t>。</w:t>
      </w:r>
    </w:p>
    <w:p w14:paraId="2E6B793E" w14:textId="77777777" w:rsidR="007E0067" w:rsidRPr="007E0067" w:rsidRDefault="007E0067">
      <w:pPr>
        <w:numPr>
          <w:ilvl w:val="0"/>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长期投资策略：</w:t>
      </w:r>
    </w:p>
    <w:p w14:paraId="6C16F8FE"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若持有</w:t>
      </w:r>
      <w:r w:rsidRPr="007E0067">
        <w:rPr>
          <w:rFonts w:ascii="Times New Roman" w:eastAsia="微软雅黑" w:hAnsi="Times New Roman" w:cs="Times New Roman"/>
          <w:sz w:val="22"/>
          <w:szCs w:val="22"/>
        </w:rPr>
        <w:t xml:space="preserve"> WXXWY</w:t>
      </w:r>
      <w:r w:rsidRPr="007E0067">
        <w:rPr>
          <w:rFonts w:ascii="Times New Roman" w:eastAsia="微软雅黑" w:hAnsi="Times New Roman" w:cs="Times New Roman"/>
          <w:sz w:val="22"/>
          <w:szCs w:val="22"/>
        </w:rPr>
        <w:t>，建议</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持有</w:t>
      </w:r>
      <w:r w:rsidRPr="007E0067">
        <w:rPr>
          <w:rFonts w:ascii="Times New Roman" w:eastAsia="微软雅黑" w:hAnsi="Times New Roman" w:cs="Times New Roman"/>
          <w:sz w:val="22"/>
          <w:szCs w:val="22"/>
        </w:rPr>
        <w:t>，等待长期增长兑现。</w:t>
      </w:r>
    </w:p>
    <w:p w14:paraId="485B0E53"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目标价位：</w:t>
      </w:r>
      <w:r w:rsidRPr="007E0067">
        <w:rPr>
          <w:rFonts w:ascii="Times New Roman" w:eastAsia="微软雅黑" w:hAnsi="Times New Roman" w:cs="Times New Roman"/>
          <w:b/>
          <w:bCs/>
          <w:sz w:val="22"/>
          <w:szCs w:val="22"/>
        </w:rPr>
        <w:t>$8.50 - $9.50</w:t>
      </w:r>
      <w:r w:rsidRPr="007E0067">
        <w:rPr>
          <w:rFonts w:ascii="Times New Roman" w:eastAsia="微软雅黑" w:hAnsi="Times New Roman" w:cs="Times New Roman"/>
          <w:sz w:val="22"/>
          <w:szCs w:val="22"/>
        </w:rPr>
        <w:t>（基于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估值及行业比较）。</w:t>
      </w:r>
    </w:p>
    <w:p w14:paraId="68416F46"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长期回报主要来自于</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业务增长、订单积累和估值修复</w:t>
      </w:r>
      <w:r w:rsidRPr="007E0067">
        <w:rPr>
          <w:rFonts w:ascii="Times New Roman" w:eastAsia="微软雅黑" w:hAnsi="Times New Roman" w:cs="Times New Roman"/>
          <w:sz w:val="22"/>
          <w:szCs w:val="22"/>
        </w:rPr>
        <w:t>。</w:t>
      </w:r>
    </w:p>
    <w:p w14:paraId="3156CA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4.2 </w:t>
      </w:r>
      <w:r w:rsidRPr="007E0067">
        <w:rPr>
          <w:rFonts w:ascii="Times New Roman" w:eastAsia="微软雅黑" w:hAnsi="Times New Roman" w:cs="Times New Roman"/>
          <w:b/>
          <w:bCs/>
          <w:sz w:val="22"/>
          <w:szCs w:val="22"/>
        </w:rPr>
        <w:t>关注催化剂</w:t>
      </w:r>
    </w:p>
    <w:p w14:paraId="69A5D2FF"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政策动向</w:t>
      </w:r>
      <w:r w:rsidRPr="007E0067">
        <w:rPr>
          <w:rFonts w:ascii="Times New Roman" w:eastAsia="微软雅黑" w:hAnsi="Times New Roman" w:cs="Times New Roman"/>
          <w:sz w:val="22"/>
          <w:szCs w:val="22"/>
        </w:rPr>
        <w:t>（特别是美国监管政策）是否有新的进展。</w:t>
      </w:r>
    </w:p>
    <w:p w14:paraId="199C74EE"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季度财报</w:t>
      </w:r>
      <w:r w:rsidRPr="007E0067">
        <w:rPr>
          <w:rFonts w:ascii="Times New Roman" w:eastAsia="微软雅黑" w:hAnsi="Times New Roman" w:cs="Times New Roman"/>
          <w:sz w:val="22"/>
          <w:szCs w:val="22"/>
        </w:rPr>
        <w:t>（特别是</w:t>
      </w:r>
      <w:r w:rsidRPr="007E0067">
        <w:rPr>
          <w:rFonts w:ascii="Times New Roman" w:eastAsia="微软雅黑" w:hAnsi="Times New Roman" w:cs="Times New Roman"/>
          <w:sz w:val="22"/>
          <w:szCs w:val="22"/>
        </w:rPr>
        <w:t>2024</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Q1</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Q2</w:t>
      </w:r>
      <w:r w:rsidRPr="007E0067">
        <w:rPr>
          <w:rFonts w:ascii="Times New Roman" w:eastAsia="微软雅黑" w:hAnsi="Times New Roman" w:cs="Times New Roman"/>
          <w:sz w:val="22"/>
          <w:szCs w:val="22"/>
        </w:rPr>
        <w:t>）订单增长是否符合市场预期。</w:t>
      </w:r>
    </w:p>
    <w:p w14:paraId="223E7E58"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市场情绪</w:t>
      </w:r>
      <w:r w:rsidRPr="007E0067">
        <w:rPr>
          <w:rFonts w:ascii="Times New Roman" w:eastAsia="微软雅黑" w:hAnsi="Times New Roman" w:cs="Times New Roman"/>
          <w:sz w:val="22"/>
          <w:szCs w:val="22"/>
        </w:rPr>
        <w:t>：若全球生物科技投资回暖，可能带动</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估值上升。</w:t>
      </w:r>
    </w:p>
    <w:p w14:paraId="5281AC11"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845BCD9">
          <v:rect id="_x0000_i1116" style="width:0;height:1.5pt" o:hralign="center" o:hrstd="t" o:hr="t" fillcolor="#a0a0a0" stroked="f"/>
        </w:pict>
      </w:r>
    </w:p>
    <w:p w14:paraId="53B2E78F"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结论</w:t>
      </w:r>
    </w:p>
    <w:p w14:paraId="116A3B8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WXXWY</w:t>
      </w:r>
      <w:r w:rsidRPr="007E0067">
        <w:rPr>
          <w:rFonts w:ascii="Times New Roman" w:eastAsia="微软雅黑" w:hAnsi="Times New Roman" w:cs="Times New Roman"/>
          <w:sz w:val="22"/>
          <w:szCs w:val="22"/>
        </w:rPr>
        <w:t>）是生物制药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行业的龙头企业，具备长期增长潜力。当前估值相比历史平均偏低，</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估值显示股价可能存在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15%-25%</w:t>
      </w:r>
      <w:r w:rsidRPr="007E0067">
        <w:rPr>
          <w:rFonts w:ascii="Times New Roman" w:eastAsia="微软雅黑" w:hAnsi="Times New Roman" w:cs="Times New Roman"/>
          <w:b/>
          <w:bCs/>
          <w:sz w:val="22"/>
          <w:szCs w:val="22"/>
        </w:rPr>
        <w:t>的低估</w:t>
      </w:r>
      <w:r w:rsidRPr="007E0067">
        <w:rPr>
          <w:rFonts w:ascii="Times New Roman" w:eastAsia="微软雅黑" w:hAnsi="Times New Roman" w:cs="Times New Roman"/>
          <w:sz w:val="22"/>
          <w:szCs w:val="22"/>
        </w:rPr>
        <w:t>。然而，地缘政治风险仍然是主要不确定性因素，投资者应密切关注政策变化。</w:t>
      </w:r>
    </w:p>
    <w:p w14:paraId="337B91ED"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综合投资评级：</w:t>
      </w:r>
    </w:p>
    <w:p w14:paraId="2699F4AF" w14:textId="77777777" w:rsidR="007E0067" w:rsidRPr="007E0067" w:rsidRDefault="007E0067">
      <w:pPr>
        <w:numPr>
          <w:ilvl w:val="0"/>
          <w:numId w:val="140"/>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短期：谨慎乐观，回调至</w:t>
      </w:r>
      <w:r w:rsidRPr="007E0067">
        <w:rPr>
          <w:rFonts w:ascii="Times New Roman" w:eastAsia="微软雅黑" w:hAnsi="Times New Roman" w:cs="Times New Roman"/>
          <w:b/>
          <w:bCs/>
          <w:sz w:val="22"/>
          <w:szCs w:val="22"/>
        </w:rPr>
        <w:t xml:space="preserve"> $6.50 - $6.80 </w:t>
      </w:r>
      <w:r w:rsidRPr="007E0067">
        <w:rPr>
          <w:rFonts w:ascii="Times New Roman" w:eastAsia="微软雅黑" w:hAnsi="Times New Roman" w:cs="Times New Roman"/>
          <w:b/>
          <w:bCs/>
          <w:sz w:val="22"/>
          <w:szCs w:val="22"/>
        </w:rPr>
        <w:t>时可考虑介入，目标价</w:t>
      </w:r>
      <w:r w:rsidRPr="007E0067">
        <w:rPr>
          <w:rFonts w:ascii="Times New Roman" w:eastAsia="微软雅黑" w:hAnsi="Times New Roman" w:cs="Times New Roman"/>
          <w:b/>
          <w:bCs/>
          <w:sz w:val="22"/>
          <w:szCs w:val="22"/>
        </w:rPr>
        <w:t xml:space="preserve"> $7.80 - $9.00</w:t>
      </w:r>
      <w:r w:rsidRPr="007E0067">
        <w:rPr>
          <w:rFonts w:ascii="Times New Roman" w:eastAsia="微软雅黑" w:hAnsi="Times New Roman" w:cs="Times New Roman"/>
          <w:sz w:val="22"/>
          <w:szCs w:val="22"/>
        </w:rPr>
        <w:t>。</w:t>
      </w:r>
    </w:p>
    <w:p w14:paraId="7B4CB144" w14:textId="77777777" w:rsidR="007E0067" w:rsidRPr="007E0067" w:rsidRDefault="007E0067">
      <w:pPr>
        <w:numPr>
          <w:ilvl w:val="0"/>
          <w:numId w:val="140"/>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长期：持有并关注地缘因素，若估值修复，目标价</w:t>
      </w:r>
      <w:r w:rsidRPr="007E0067">
        <w:rPr>
          <w:rFonts w:ascii="Times New Roman" w:eastAsia="微软雅黑" w:hAnsi="Times New Roman" w:cs="Times New Roman"/>
          <w:b/>
          <w:bCs/>
          <w:sz w:val="22"/>
          <w:szCs w:val="22"/>
        </w:rPr>
        <w:t xml:space="preserve"> $8.50 - $9.50</w:t>
      </w:r>
      <w:r w:rsidRPr="007E0067">
        <w:rPr>
          <w:rFonts w:ascii="Times New Roman" w:eastAsia="微软雅黑" w:hAnsi="Times New Roman" w:cs="Times New Roman"/>
          <w:sz w:val="22"/>
          <w:szCs w:val="22"/>
        </w:rPr>
        <w:t>。</w:t>
      </w:r>
    </w:p>
    <w:p w14:paraId="483979C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适合投资者类型：</w:t>
      </w:r>
    </w:p>
    <w:p w14:paraId="6001E610"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成长型投资者</w:t>
      </w:r>
      <w:r w:rsidRPr="007E0067">
        <w:rPr>
          <w:rFonts w:ascii="Times New Roman" w:eastAsia="微软雅黑" w:hAnsi="Times New Roman" w:cs="Times New Roman"/>
          <w:sz w:val="22"/>
          <w:szCs w:val="22"/>
        </w:rPr>
        <w:t>（愿意承受一定波动）。</w:t>
      </w:r>
    </w:p>
    <w:p w14:paraId="43E3F00B"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长期配置者</w:t>
      </w:r>
      <w:r w:rsidRPr="007E0067">
        <w:rPr>
          <w:rFonts w:ascii="Times New Roman" w:eastAsia="微软雅黑" w:hAnsi="Times New Roman" w:cs="Times New Roman"/>
          <w:sz w:val="22"/>
          <w:szCs w:val="22"/>
        </w:rPr>
        <w:t>（看好生物医药行业增长）。</w:t>
      </w:r>
    </w:p>
    <w:p w14:paraId="1A7CB5FB"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短线交易者</w:t>
      </w:r>
      <w:r w:rsidRPr="007E0067">
        <w:rPr>
          <w:rFonts w:ascii="Times New Roman" w:eastAsia="微软雅黑" w:hAnsi="Times New Roman" w:cs="Times New Roman"/>
          <w:sz w:val="22"/>
          <w:szCs w:val="22"/>
        </w:rPr>
        <w:t>（可关注政策事件驱动的短期机会）。</w:t>
      </w:r>
    </w:p>
    <w:p w14:paraId="3D5E2BC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66ACBB7">
          <v:rect id="_x0000_i1117" style="width:0;height:1.5pt" o:hralign="center" o:hrstd="t" o:hr="t" fillcolor="#a0a0a0" stroked="f"/>
        </w:pict>
      </w:r>
    </w:p>
    <w:p w14:paraId="60C384EE" w14:textId="77777777" w:rsidR="007E0067" w:rsidRPr="007E0067" w:rsidRDefault="007E0067" w:rsidP="007E0067">
      <w:pPr>
        <w:rPr>
          <w:rFonts w:ascii="Times New Roman" w:eastAsia="微软雅黑" w:hAnsi="Times New Roman" w:cs="Times New Roman"/>
          <w:sz w:val="22"/>
          <w:szCs w:val="22"/>
        </w:rPr>
      </w:pPr>
      <w:r w:rsidRPr="007E0067">
        <w:rPr>
          <w:rFonts w:ascii="Segoe UI Emoji" w:eastAsia="微软雅黑" w:hAnsi="Segoe UI Emoji" w:cs="Segoe UI Emoji"/>
          <w:sz w:val="22"/>
          <w:szCs w:val="22"/>
        </w:rPr>
        <w:t>🔍</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投资者提醒</w:t>
      </w:r>
      <w:r w:rsidRPr="007E0067">
        <w:rPr>
          <w:rFonts w:ascii="Times New Roman" w:eastAsia="微软雅黑" w:hAnsi="Times New Roman" w:cs="Times New Roman"/>
          <w:sz w:val="22"/>
          <w:szCs w:val="22"/>
        </w:rPr>
        <w:t>：生物技术股波动性较大，建议在风险可控范围内配置仓位，避免重仓押注。</w:t>
      </w:r>
    </w:p>
    <w:p w14:paraId="4E372698" w14:textId="77777777" w:rsidR="00361898" w:rsidRPr="00134146" w:rsidRDefault="00361898" w:rsidP="00C1019B">
      <w:pPr>
        <w:rPr>
          <w:rFonts w:ascii="Times New Roman" w:eastAsia="微软雅黑" w:hAnsi="Times New Roman" w:cs="Times New Roman"/>
          <w:sz w:val="22"/>
          <w:szCs w:val="22"/>
        </w:rPr>
      </w:pPr>
    </w:p>
    <w:p w14:paraId="704C94D3" w14:textId="05E86D9C" w:rsidR="007A5F70" w:rsidRPr="00414082" w:rsidRDefault="007A5F70" w:rsidP="007A5F70">
      <w:pPr>
        <w:pStyle w:val="1"/>
        <w:rPr>
          <w:rFonts w:ascii="Times New Roman" w:eastAsia="微软雅黑" w:hAnsi="Times New Roman" w:cs="Times New Roman"/>
          <w:b/>
          <w:bCs/>
          <w:sz w:val="22"/>
          <w:szCs w:val="22"/>
        </w:rPr>
      </w:pPr>
      <w:bookmarkStart w:id="15" w:name="_Toc197087774"/>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三</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Xiaomi</w:t>
      </w:r>
      <w:bookmarkEnd w:id="15"/>
    </w:p>
    <w:p w14:paraId="44F663E7" w14:textId="36539BB9" w:rsidR="007A5F70" w:rsidRPr="004C33BC" w:rsidRDefault="007A5F70" w:rsidP="007A5F70">
      <w:pPr>
        <w:pStyle w:val="2"/>
        <w:rPr>
          <w:rFonts w:ascii="Times New Roman" w:eastAsia="微软雅黑" w:hAnsi="Times New Roman" w:cs="Times New Roman"/>
          <w:b/>
          <w:bCs/>
          <w:sz w:val="22"/>
          <w:szCs w:val="22"/>
        </w:rPr>
      </w:pPr>
      <w:bookmarkStart w:id="16" w:name="_Toc197087775"/>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.1 </w:t>
      </w:r>
      <w:r>
        <w:rPr>
          <w:rFonts w:ascii="Times New Roman" w:eastAsia="微软雅黑" w:hAnsi="Times New Roman" w:cs="Times New Roman" w:hint="eastAsia"/>
          <w:b/>
          <w:bCs/>
          <w:sz w:val="22"/>
          <w:szCs w:val="22"/>
        </w:rPr>
        <w:t xml:space="preserve">Xiao </w:t>
      </w:r>
      <w:r w:rsidRPr="004C33BC">
        <w:rPr>
          <w:rFonts w:ascii="Times New Roman" w:eastAsia="微软雅黑" w:hAnsi="Times New Roman" w:cs="Times New Roman"/>
          <w:b/>
          <w:bCs/>
          <w:sz w:val="22"/>
          <w:szCs w:val="22"/>
        </w:rPr>
        <w:t>Stock Analysis</w:t>
      </w:r>
      <w:bookmarkEnd w:id="16"/>
    </w:p>
    <w:p w14:paraId="09863DD0" w14:textId="6DC4B78D"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HK01810</w:t>
      </w:r>
      <w:r w:rsidRPr="007A5F70">
        <w:rPr>
          <w:rFonts w:ascii="Times New Roman" w:eastAsia="微软雅黑" w:hAnsi="Times New Roman" w:cs="Times New Roman"/>
          <w:sz w:val="22"/>
          <w:szCs w:val="22"/>
        </w:rPr>
        <w:t>（小米集团）分析报告，涵盖</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、市盈率等估值方法，并重点关注小米的电动车业务和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生态系统如何影响其估值和未来成长。同时，提供如何识别早期买入信号的分析。此外，报告将包括详细的交易策略，分析港股通与美股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）的投资对比，并提出目标股价和具体的投资建议。</w:t>
      </w:r>
    </w:p>
    <w:p w14:paraId="7DFDFAF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 xml:space="preserve">HK01810 </w:t>
      </w:r>
      <w:r w:rsidRPr="007A5F70">
        <w:rPr>
          <w:rFonts w:ascii="Times New Roman" w:eastAsia="微软雅黑" w:hAnsi="Times New Roman" w:cs="Times New Roman"/>
          <w:b/>
          <w:bCs/>
          <w:sz w:val="22"/>
          <w:szCs w:val="22"/>
        </w:rPr>
        <w:t>小米集团</w:t>
      </w:r>
      <w:r w:rsidRPr="007A5F70">
        <w:rPr>
          <w:rFonts w:ascii="Times New Roman" w:eastAsia="微软雅黑" w:hAnsi="Times New Roman" w:cs="Times New Roman"/>
          <w:b/>
          <w:bCs/>
          <w:sz w:val="22"/>
          <w:szCs w:val="22"/>
        </w:rPr>
        <w:t xml:space="preserve"> </w:t>
      </w:r>
      <w:r w:rsidRPr="007A5F70">
        <w:rPr>
          <w:rFonts w:ascii="Times New Roman" w:eastAsia="微软雅黑" w:hAnsi="Times New Roman" w:cs="Times New Roman"/>
          <w:b/>
          <w:bCs/>
          <w:sz w:val="22"/>
          <w:szCs w:val="22"/>
        </w:rPr>
        <w:t>投资分析报告</w:t>
      </w:r>
    </w:p>
    <w:p w14:paraId="13930FC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执行摘要</w:t>
      </w:r>
    </w:p>
    <w:p w14:paraId="0BD245C1"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市场地位</w:t>
      </w:r>
      <w:r w:rsidRPr="007A5F70">
        <w:rPr>
          <w:rFonts w:ascii="Times New Roman" w:eastAsia="微软雅黑" w:hAnsi="Times New Roman" w:cs="Times New Roman"/>
          <w:sz w:val="22"/>
          <w:szCs w:val="22"/>
        </w:rPr>
        <w:t>：小米集团是全球第三大智能手机厂商，产品线已从手机拓展至智能家居、电动车等领域</w:t>
      </w:r>
      <w:r w:rsidRPr="007A5F70">
        <w:rPr>
          <w:rFonts w:ascii="Times New Roman" w:eastAsia="微软雅黑" w:hAnsi="Times New Roman" w:cs="Times New Roman"/>
          <w:sz w:val="22"/>
          <w:szCs w:val="22"/>
        </w:rPr>
        <w:t xml:space="preserve"> (</w:t>
      </w:r>
      <w:hyperlink r:id="rId350"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。公司拥有全球最大的消费级</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生态之一，连接设备数逾</w:t>
      </w:r>
      <w:r w:rsidRPr="007A5F70">
        <w:rPr>
          <w:rFonts w:ascii="Times New Roman" w:eastAsia="微软雅黑" w:hAnsi="Times New Roman" w:cs="Times New Roman"/>
          <w:sz w:val="22"/>
          <w:szCs w:val="22"/>
        </w:rPr>
        <w:t>8</w:t>
      </w:r>
      <w:r w:rsidRPr="007A5F70">
        <w:rPr>
          <w:rFonts w:ascii="Times New Roman" w:eastAsia="微软雅黑" w:hAnsi="Times New Roman" w:cs="Times New Roman"/>
          <w:sz w:val="22"/>
          <w:szCs w:val="22"/>
        </w:rPr>
        <w:t>亿台，用户基础庞大。</w:t>
      </w:r>
    </w:p>
    <w:p w14:paraId="1CCAB084"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增长驱动</w:t>
      </w:r>
      <w:r w:rsidRPr="007A5F70">
        <w:rPr>
          <w:rFonts w:ascii="Times New Roman" w:eastAsia="微软雅黑" w:hAnsi="Times New Roman" w:cs="Times New Roman"/>
          <w:sz w:val="22"/>
          <w:szCs w:val="22"/>
        </w:rPr>
        <w:t>：智能手机业务在经历疫情及行业低迷后于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年强劲复苏，物联网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设备和智慧生活产品持续热销；同时小米正式进军电动车行业，新车型上市提振市场对其长期增长预期。</w:t>
      </w:r>
    </w:p>
    <w:p w14:paraId="26E282A9"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近期财务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年小米业绩创历史新高。第四季度营收同比大增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亿元，调整后净利润同比增长</w:t>
      </w:r>
      <w:r w:rsidRPr="007A5F70">
        <w:rPr>
          <w:rFonts w:ascii="Times New Roman" w:eastAsia="微软雅黑" w:hAnsi="Times New Roman" w:cs="Times New Roman"/>
          <w:sz w:val="22"/>
          <w:szCs w:val="22"/>
        </w:rPr>
        <w:t>69.4%</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亿元，均超出市场预期</w:t>
      </w:r>
      <w:r w:rsidRPr="007A5F70">
        <w:rPr>
          <w:rFonts w:ascii="Times New Roman" w:eastAsia="微软雅黑" w:hAnsi="Times New Roman" w:cs="Times New Roman"/>
          <w:sz w:val="22"/>
          <w:szCs w:val="22"/>
        </w:rPr>
        <w:t xml:space="preserve"> (</w:t>
      </w:r>
      <w:hyperlink r:id="rId351"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。全年营收达人民币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，净利润达</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352" w:anchor=":~:text=Revenue%20jumped%2049,selling%20prices%2C%20the%20company%20said"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。得益于各业务板块全面向好，公司盈利能力和现金流显著改善。</w:t>
      </w:r>
    </w:p>
    <w:p w14:paraId="5ABB448A"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行业分析</w:t>
      </w:r>
    </w:p>
    <w:p w14:paraId="5D415658"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智能手机市场</w:t>
      </w:r>
      <w:r w:rsidRPr="007A5F70">
        <w:rPr>
          <w:rFonts w:ascii="Times New Roman" w:eastAsia="微软雅黑" w:hAnsi="Times New Roman" w:cs="Times New Roman"/>
          <w:sz w:val="22"/>
          <w:szCs w:val="22"/>
        </w:rPr>
        <w:t>：全球智能手机出货量在经历两年下滑后于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年恢复增长，全年出货量达</w:t>
      </w:r>
      <w:r w:rsidRPr="007A5F70">
        <w:rPr>
          <w:rFonts w:ascii="Times New Roman" w:eastAsia="微软雅黑" w:hAnsi="Times New Roman" w:cs="Times New Roman"/>
          <w:sz w:val="22"/>
          <w:szCs w:val="22"/>
        </w:rPr>
        <w:t>12.2</w:t>
      </w:r>
      <w:r w:rsidRPr="007A5F70">
        <w:rPr>
          <w:rFonts w:ascii="Times New Roman" w:eastAsia="微软雅黑" w:hAnsi="Times New Roman" w:cs="Times New Roman"/>
          <w:sz w:val="22"/>
          <w:szCs w:val="22"/>
        </w:rPr>
        <w:t>亿部，同比增长约</w:t>
      </w:r>
      <w:r w:rsidRPr="007A5F70">
        <w:rPr>
          <w:rFonts w:ascii="Times New Roman" w:eastAsia="微软雅黑" w:hAnsi="Times New Roman" w:cs="Times New Roman"/>
          <w:sz w:val="22"/>
          <w:szCs w:val="22"/>
        </w:rPr>
        <w:t>7% (</w:t>
      </w:r>
      <w:hyperlink r:id="rId353" w:anchor=":~:text=According%20to%20the%20latest%20Canalys,third%20spot%2C%20being%20the%20biggest"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。高端市场由苹果、三星主导，中低端市场竞争激烈，中国厂商（如小米、</w:t>
      </w:r>
      <w:r w:rsidRPr="007A5F70">
        <w:rPr>
          <w:rFonts w:ascii="Times New Roman" w:eastAsia="微软雅黑" w:hAnsi="Times New Roman" w:cs="Times New Roman"/>
          <w:sz w:val="22"/>
          <w:szCs w:val="22"/>
        </w:rPr>
        <w:t>OPPO</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vivo</w:t>
      </w:r>
      <w:r w:rsidRPr="007A5F70">
        <w:rPr>
          <w:rFonts w:ascii="Times New Roman" w:eastAsia="微软雅黑" w:hAnsi="Times New Roman" w:cs="Times New Roman"/>
          <w:sz w:val="22"/>
          <w:szCs w:val="22"/>
        </w:rPr>
        <w:t>等）积极开拓新兴市场以驱动增量。</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年小米手机出货量逆势大增</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1.686</w:t>
      </w:r>
      <w:r w:rsidRPr="007A5F70">
        <w:rPr>
          <w:rFonts w:ascii="Times New Roman" w:eastAsia="微软雅黑" w:hAnsi="Times New Roman" w:cs="Times New Roman"/>
          <w:sz w:val="22"/>
          <w:szCs w:val="22"/>
        </w:rPr>
        <w:t>亿部，稳居全球第三</w:t>
      </w:r>
      <w:r w:rsidRPr="007A5F70">
        <w:rPr>
          <w:rFonts w:ascii="Times New Roman" w:eastAsia="微软雅黑" w:hAnsi="Times New Roman" w:cs="Times New Roman"/>
          <w:sz w:val="22"/>
          <w:szCs w:val="22"/>
        </w:rPr>
        <w:t xml:space="preserve"> (</w:t>
      </w:r>
      <w:hyperlink r:id="rId354" w:anchor=":~:text=225,6%20million%20units%2C%20respectively"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。整体而言，</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换机潮和新兴市场需求推动行业回暖，但成熟市场趋于饱和，</w:t>
      </w:r>
      <w:r w:rsidRPr="007A5F70">
        <w:rPr>
          <w:rFonts w:ascii="Times New Roman" w:eastAsia="微软雅黑" w:hAnsi="Times New Roman" w:cs="Times New Roman"/>
          <w:b/>
          <w:bCs/>
          <w:sz w:val="22"/>
          <w:szCs w:val="22"/>
        </w:rPr>
        <w:t>2025</w:t>
      </w:r>
      <w:r w:rsidRPr="007A5F70">
        <w:rPr>
          <w:rFonts w:ascii="Times New Roman" w:eastAsia="微软雅黑" w:hAnsi="Times New Roman" w:cs="Times New Roman"/>
          <w:b/>
          <w:bCs/>
          <w:sz w:val="22"/>
          <w:szCs w:val="22"/>
        </w:rPr>
        <w:t>年增速可能放缓</w:t>
      </w:r>
      <w:r w:rsidRPr="007A5F70">
        <w:rPr>
          <w:rFonts w:ascii="Times New Roman" w:eastAsia="微软雅黑" w:hAnsi="Times New Roman" w:cs="Times New Roman"/>
          <w:sz w:val="22"/>
          <w:szCs w:val="22"/>
        </w:rPr>
        <w:t xml:space="preserve"> (</w:t>
      </w:r>
      <w:hyperlink r:id="rId355"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2E9A639C"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b/>
          <w:bCs/>
          <w:sz w:val="22"/>
          <w:szCs w:val="22"/>
        </w:rPr>
        <w:t>(EV)</w:t>
      </w:r>
      <w:r w:rsidRPr="007A5F70">
        <w:rPr>
          <w:rFonts w:ascii="Times New Roman" w:eastAsia="微软雅黑" w:hAnsi="Times New Roman" w:cs="Times New Roman"/>
          <w:b/>
          <w:bCs/>
          <w:sz w:val="22"/>
          <w:szCs w:val="22"/>
        </w:rPr>
        <w:t>产业</w:t>
      </w:r>
      <w:r w:rsidRPr="007A5F70">
        <w:rPr>
          <w:rFonts w:ascii="Times New Roman" w:eastAsia="微软雅黑" w:hAnsi="Times New Roman" w:cs="Times New Roman"/>
          <w:sz w:val="22"/>
          <w:szCs w:val="22"/>
        </w:rPr>
        <w:t>：电动汽车在全球范围高速增长。</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年全球新能源车（含纯电和插混）销量同比增长</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，突破</w:t>
      </w:r>
      <w:r w:rsidRPr="007A5F70">
        <w:rPr>
          <w:rFonts w:ascii="Times New Roman" w:eastAsia="微软雅黑" w:hAnsi="Times New Roman" w:cs="Times New Roman"/>
          <w:sz w:val="22"/>
          <w:szCs w:val="22"/>
        </w:rPr>
        <w:t>1,700</w:t>
      </w:r>
      <w:r w:rsidRPr="007A5F70">
        <w:rPr>
          <w:rFonts w:ascii="Times New Roman" w:eastAsia="微软雅黑" w:hAnsi="Times New Roman" w:cs="Times New Roman"/>
          <w:sz w:val="22"/>
          <w:szCs w:val="22"/>
        </w:rPr>
        <w:t>万辆，其中中国市场全年销量达</w:t>
      </w:r>
      <w:r w:rsidRPr="007A5F70">
        <w:rPr>
          <w:rFonts w:ascii="Times New Roman" w:eastAsia="微软雅黑" w:hAnsi="Times New Roman" w:cs="Times New Roman"/>
          <w:sz w:val="22"/>
          <w:szCs w:val="22"/>
        </w:rPr>
        <w:t>1,100</w:t>
      </w:r>
      <w:r w:rsidRPr="007A5F70">
        <w:rPr>
          <w:rFonts w:ascii="Times New Roman" w:eastAsia="微软雅黑" w:hAnsi="Times New Roman" w:cs="Times New Roman"/>
          <w:sz w:val="22"/>
          <w:szCs w:val="22"/>
        </w:rPr>
        <w:t>万辆，占比逾</w:t>
      </w:r>
      <w:r w:rsidRPr="007A5F70">
        <w:rPr>
          <w:rFonts w:ascii="Times New Roman" w:eastAsia="微软雅黑" w:hAnsi="Times New Roman" w:cs="Times New Roman"/>
          <w:sz w:val="22"/>
          <w:szCs w:val="22"/>
        </w:rPr>
        <w:t>40% (</w:t>
      </w:r>
      <w:hyperlink r:id="rId356"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 (</w:t>
      </w:r>
      <w:hyperlink r:id="rId357" w:anchor=":~:text=the%20Rho%20Motion%20data%20showed"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。中国已成为全球电动车普及率最高的市场之一</w:t>
      </w:r>
      <w:r w:rsidRPr="007A5F70">
        <w:rPr>
          <w:rFonts w:ascii="Times New Roman" w:eastAsia="微软雅黑" w:hAnsi="Times New Roman" w:cs="Times New Roman"/>
          <w:sz w:val="22"/>
          <w:szCs w:val="22"/>
        </w:rPr>
        <w:t xml:space="preserve"> (</w:t>
      </w:r>
      <w:hyperlink r:id="rId358" w:anchor=":~:text=Global%20car%20market%20in%20the,EV%20subsidies%20to%20boost" w:history="1">
        <w:r w:rsidRPr="007A5F70">
          <w:rPr>
            <w:rStyle w:val="af0"/>
            <w:rFonts w:ascii="Times New Roman" w:eastAsia="微软雅黑" w:hAnsi="Times New Roman" w:cs="Times New Roman"/>
            <w:sz w:val="22"/>
            <w:szCs w:val="22"/>
          </w:rPr>
          <w:t>Global car market in the slow lane: China soars ahead of the West in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。传统车企与科技公司纷纷入局，特斯拉、比亚迪等领军品牌占据优势，但新进入者持续涌现，竞争格局激烈。政府政策亦深刻影响行业走势</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例如中国延续新能源汽车购置鼓励措施至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年，以保持市场增速</w:t>
      </w:r>
      <w:r w:rsidRPr="007A5F70">
        <w:rPr>
          <w:rFonts w:ascii="Times New Roman" w:eastAsia="微软雅黑" w:hAnsi="Times New Roman" w:cs="Times New Roman"/>
          <w:sz w:val="22"/>
          <w:szCs w:val="22"/>
        </w:rPr>
        <w:t xml:space="preserve"> (</w:t>
      </w:r>
      <w:hyperlink r:id="rId359"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。总体看，电动车行业增长空间大，但</w:t>
      </w:r>
      <w:r w:rsidRPr="007A5F70">
        <w:rPr>
          <w:rFonts w:ascii="Times New Roman" w:eastAsia="微软雅黑" w:hAnsi="Times New Roman" w:cs="Times New Roman"/>
          <w:b/>
          <w:bCs/>
          <w:sz w:val="22"/>
          <w:szCs w:val="22"/>
        </w:rPr>
        <w:t>技术革新和价格竞争</w:t>
      </w:r>
      <w:r w:rsidRPr="007A5F70">
        <w:rPr>
          <w:rFonts w:ascii="Times New Roman" w:eastAsia="微软雅黑" w:hAnsi="Times New Roman" w:cs="Times New Roman"/>
          <w:sz w:val="22"/>
          <w:szCs w:val="22"/>
        </w:rPr>
        <w:t>将决定各玩家成败。</w:t>
      </w:r>
    </w:p>
    <w:p w14:paraId="73EC11E3"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IoT</w:t>
      </w:r>
      <w:r w:rsidRPr="007A5F70">
        <w:rPr>
          <w:rFonts w:ascii="Times New Roman" w:eastAsia="微软雅黑" w:hAnsi="Times New Roman" w:cs="Times New Roman"/>
          <w:b/>
          <w:bCs/>
          <w:sz w:val="22"/>
          <w:szCs w:val="22"/>
        </w:rPr>
        <w:t>及智能家居</w:t>
      </w:r>
      <w:r w:rsidRPr="007A5F70">
        <w:rPr>
          <w:rFonts w:ascii="Times New Roman" w:eastAsia="微软雅黑" w:hAnsi="Times New Roman" w:cs="Times New Roman"/>
          <w:sz w:val="22"/>
          <w:szCs w:val="22"/>
        </w:rPr>
        <w:t>：物联网设备保持普及上升趋势，预计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设备数量将达约</w:t>
      </w:r>
      <w:r w:rsidRPr="007A5F70">
        <w:rPr>
          <w:rFonts w:ascii="Times New Roman" w:eastAsia="微软雅黑" w:hAnsi="Times New Roman" w:cs="Times New Roman"/>
          <w:sz w:val="22"/>
          <w:szCs w:val="22"/>
        </w:rPr>
        <w:t>188</w:t>
      </w:r>
      <w:r w:rsidRPr="007A5F70">
        <w:rPr>
          <w:rFonts w:ascii="Times New Roman" w:eastAsia="微软雅黑" w:hAnsi="Times New Roman" w:cs="Times New Roman"/>
          <w:sz w:val="22"/>
          <w:szCs w:val="22"/>
        </w:rPr>
        <w:t>亿台，同比增加</w:t>
      </w:r>
      <w:r w:rsidRPr="007A5F70">
        <w:rPr>
          <w:rFonts w:ascii="Times New Roman" w:eastAsia="微软雅黑" w:hAnsi="Times New Roman" w:cs="Times New Roman"/>
          <w:sz w:val="22"/>
          <w:szCs w:val="22"/>
        </w:rPr>
        <w:t>13% (</w:t>
      </w:r>
      <w:hyperlink r:id="rId360" w:anchor=":~:text=Number%20of%20connected%20IoT%20devices,to%20continued%20cautious%20enterprise%20spending" w:history="1">
        <w:r w:rsidRPr="007A5F70">
          <w:rPr>
            <w:rStyle w:val="af0"/>
            <w:rFonts w:ascii="Times New Roman" w:eastAsia="微软雅黑" w:hAnsi="Times New Roman" w:cs="Times New Roman"/>
            <w:sz w:val="22"/>
            <w:szCs w:val="22"/>
          </w:rPr>
          <w:t>Number of connected IoT devices growing 13% to 18.8 billion globally</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。智能家居、可穿戴和智能硬件需求旺盛，消费者生态黏性逐步形成。市场参与者众多，既有苹果、谷歌等生态巨头，也有小米、华为等提供性价比产品的厂商。随着</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技术融合和互联标准（如</w:t>
      </w:r>
      <w:r w:rsidRPr="007A5F70">
        <w:rPr>
          <w:rFonts w:ascii="Times New Roman" w:eastAsia="微软雅黑" w:hAnsi="Times New Roman" w:cs="Times New Roman"/>
          <w:sz w:val="22"/>
          <w:szCs w:val="22"/>
        </w:rPr>
        <w:t>Matter</w:t>
      </w:r>
      <w:r w:rsidRPr="007A5F70">
        <w:rPr>
          <w:rFonts w:ascii="Times New Roman" w:eastAsia="微软雅黑" w:hAnsi="Times New Roman" w:cs="Times New Roman"/>
          <w:sz w:val="22"/>
          <w:szCs w:val="22"/>
        </w:rPr>
        <w:t>协议）推进，行业正朝</w:t>
      </w:r>
      <w:r w:rsidRPr="007A5F70">
        <w:rPr>
          <w:rFonts w:ascii="Times New Roman" w:eastAsia="微软雅黑" w:hAnsi="Times New Roman" w:cs="Times New Roman"/>
          <w:b/>
          <w:bCs/>
          <w:sz w:val="22"/>
          <w:szCs w:val="22"/>
        </w:rPr>
        <w:t>万物互联</w:t>
      </w:r>
      <w:r w:rsidRPr="007A5F70">
        <w:rPr>
          <w:rFonts w:ascii="Times New Roman" w:eastAsia="微软雅黑" w:hAnsi="Times New Roman" w:cs="Times New Roman"/>
          <w:sz w:val="22"/>
          <w:szCs w:val="22"/>
        </w:rPr>
        <w:t>方向发展，但短期内不同生态系统割裂竞争的格局仍将持续。</w:t>
      </w:r>
    </w:p>
    <w:p w14:paraId="427736D6"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业务分析</w:t>
      </w:r>
    </w:p>
    <w:p w14:paraId="727F9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小米目前主营业务涵盖智能手机、电动车、</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及生活消费产品和互联网服务四大板块。各业务板块表现及潜力评估如下：</w:t>
      </w:r>
    </w:p>
    <w:p w14:paraId="23A55598"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w:t>
      </w:r>
      <w:r w:rsidRPr="007A5F70">
        <w:rPr>
          <w:rFonts w:ascii="Times New Roman" w:eastAsia="微软雅黑" w:hAnsi="Times New Roman" w:cs="Times New Roman"/>
          <w:sz w:val="22"/>
          <w:szCs w:val="22"/>
        </w:rPr>
        <w:t>：智能手机是小米的核心收入来源，占公司收入约五成。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年小米手机销量强劲增长，在全球市场份额约</w:t>
      </w:r>
      <w:r w:rsidRPr="007A5F70">
        <w:rPr>
          <w:rFonts w:ascii="Times New Roman" w:eastAsia="微软雅黑" w:hAnsi="Times New Roman" w:cs="Times New Roman"/>
          <w:sz w:val="22"/>
          <w:szCs w:val="22"/>
        </w:rPr>
        <w:t>13% (</w:t>
      </w:r>
      <w:hyperlink r:id="rId361" w:anchor=":~:text=Xiaomi%27s%20fourth,data%20from%20researcher%20Canalys%20showed"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。公司手机业务竞争优势在于</w:t>
      </w:r>
      <w:r w:rsidRPr="007A5F70">
        <w:rPr>
          <w:rFonts w:ascii="Times New Roman" w:eastAsia="微软雅黑" w:hAnsi="Times New Roman" w:cs="Times New Roman"/>
          <w:b/>
          <w:bCs/>
          <w:sz w:val="22"/>
          <w:szCs w:val="22"/>
        </w:rPr>
        <w:t>性价比和互联网直销模式</w:t>
      </w:r>
      <w:r w:rsidRPr="007A5F70">
        <w:rPr>
          <w:rFonts w:ascii="Times New Roman" w:eastAsia="微软雅黑" w:hAnsi="Times New Roman" w:cs="Times New Roman"/>
          <w:sz w:val="22"/>
          <w:szCs w:val="22"/>
        </w:rPr>
        <w:t>，通过</w:t>
      </w:r>
      <w:r w:rsidRPr="007A5F70">
        <w:rPr>
          <w:rFonts w:ascii="Times New Roman" w:eastAsia="微软雅黑" w:hAnsi="Times New Roman" w:cs="Times New Roman"/>
          <w:sz w:val="22"/>
          <w:szCs w:val="22"/>
        </w:rPr>
        <w:t>Redmi</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POCO</w:t>
      </w:r>
      <w:r w:rsidRPr="007A5F70">
        <w:rPr>
          <w:rFonts w:ascii="Times New Roman" w:eastAsia="微软雅黑" w:hAnsi="Times New Roman" w:cs="Times New Roman"/>
          <w:sz w:val="22"/>
          <w:szCs w:val="22"/>
        </w:rPr>
        <w:t>子品牌覆盖中低端市场，同时推行高端化战略（如</w:t>
      </w:r>
      <w:r w:rsidRPr="007A5F70">
        <w:rPr>
          <w:rFonts w:ascii="Times New Roman" w:eastAsia="微软雅黑" w:hAnsi="Times New Roman" w:cs="Times New Roman"/>
          <w:sz w:val="22"/>
          <w:szCs w:val="22"/>
        </w:rPr>
        <w:t>MIX</w:t>
      </w:r>
      <w:r w:rsidRPr="007A5F70">
        <w:rPr>
          <w:rFonts w:ascii="Times New Roman" w:eastAsia="微软雅黑" w:hAnsi="Times New Roman" w:cs="Times New Roman"/>
          <w:sz w:val="22"/>
          <w:szCs w:val="22"/>
        </w:rPr>
        <w:t>系列）提升均价。凭借印度、欧洲等海外市场的成功开拓，小米手机业务具备增长韧性。小米计划进一步拓展线下渠道以支撑手机销量</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预计今年在中国新开大量门店，并未来五年在海外新开</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小米之家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直营店</w:t>
      </w:r>
      <w:r w:rsidRPr="007A5F70">
        <w:rPr>
          <w:rFonts w:ascii="Times New Roman" w:eastAsia="微软雅黑" w:hAnsi="Times New Roman" w:cs="Times New Roman"/>
          <w:sz w:val="22"/>
          <w:szCs w:val="22"/>
        </w:rPr>
        <w:t xml:space="preserve"> (</w:t>
      </w:r>
      <w:hyperlink r:id="rId362" w:anchor=":~:text=The%20world%27s%20third,in%20the%20next%20five%20years"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。展望未来，</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换机、海外市场份额提升将是主要增长点。但需关注行业周期波动和与苹果、荣耀等品牌的激烈竞争。</w:t>
      </w:r>
    </w:p>
    <w:p w14:paraId="18D16A15"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sz w:val="22"/>
          <w:szCs w:val="22"/>
        </w:rPr>
        <w:t>：电动车是小米近年重点投入的新业务。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年小米发布首款电动轿车</w:t>
      </w:r>
      <w:r w:rsidRPr="007A5F70">
        <w:rPr>
          <w:rFonts w:ascii="Times New Roman" w:eastAsia="微软雅黑" w:hAnsi="Times New Roman" w:cs="Times New Roman"/>
          <w:b/>
          <w:bCs/>
          <w:sz w:val="22"/>
          <w:szCs w:val="22"/>
        </w:rPr>
        <w:t>SU7</w:t>
      </w:r>
      <w:r w:rsidRPr="007A5F70">
        <w:rPr>
          <w:rFonts w:ascii="Times New Roman" w:eastAsia="微软雅黑" w:hAnsi="Times New Roman" w:cs="Times New Roman"/>
          <w:sz w:val="22"/>
          <w:szCs w:val="22"/>
        </w:rPr>
        <w:t>系列并实现当年量产交付，全年交付超过</w:t>
      </w:r>
      <w:r w:rsidRPr="007A5F70">
        <w:rPr>
          <w:rFonts w:ascii="Times New Roman" w:eastAsia="微软雅黑" w:hAnsi="Times New Roman" w:cs="Times New Roman"/>
          <w:sz w:val="22"/>
          <w:szCs w:val="22"/>
        </w:rPr>
        <w:t>13.5</w:t>
      </w:r>
      <w:r w:rsidRPr="007A5F70">
        <w:rPr>
          <w:rFonts w:ascii="Times New Roman" w:eastAsia="微软雅黑" w:hAnsi="Times New Roman" w:cs="Times New Roman"/>
          <w:sz w:val="22"/>
          <w:szCs w:val="22"/>
        </w:rPr>
        <w:t>万辆</w:t>
      </w:r>
      <w:r w:rsidRPr="007A5F70">
        <w:rPr>
          <w:rFonts w:ascii="Times New Roman" w:eastAsia="微软雅黑" w:hAnsi="Times New Roman" w:cs="Times New Roman"/>
          <w:sz w:val="22"/>
          <w:szCs w:val="22"/>
        </w:rPr>
        <w:t>SU7</w:t>
      </w:r>
      <w:r w:rsidRPr="007A5F70">
        <w:rPr>
          <w:rFonts w:ascii="Times New Roman" w:eastAsia="微软雅黑" w:hAnsi="Times New Roman" w:cs="Times New Roman"/>
          <w:sz w:val="22"/>
          <w:szCs w:val="22"/>
        </w:rPr>
        <w:t>电动车，贡献收入人民币</w:t>
      </w:r>
      <w:r w:rsidRPr="007A5F70">
        <w:rPr>
          <w:rFonts w:ascii="Times New Roman" w:eastAsia="微软雅黑" w:hAnsi="Times New Roman" w:cs="Times New Roman"/>
          <w:sz w:val="22"/>
          <w:szCs w:val="22"/>
        </w:rPr>
        <w:t>321</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63"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。尽管电动车业务当前处于投入期，</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年包含造车在内的新业务板块调整后净亏损为</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64"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，但毛利率已达</w:t>
      </w:r>
      <w:r w:rsidRPr="007A5F70">
        <w:rPr>
          <w:rFonts w:ascii="Times New Roman" w:eastAsia="微软雅黑" w:hAnsi="Times New Roman" w:cs="Times New Roman"/>
          <w:sz w:val="22"/>
          <w:szCs w:val="22"/>
        </w:rPr>
        <w:t>18.5% (</w:t>
      </w:r>
      <w:hyperlink r:id="rId365"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，显示出规模效应潜力。小米管理层对造车前景乐观，已于近期推出定价更低的</w:t>
      </w:r>
      <w:r w:rsidRPr="007A5F70">
        <w:rPr>
          <w:rFonts w:ascii="Times New Roman" w:eastAsia="微软雅黑" w:hAnsi="Times New Roman" w:cs="Times New Roman"/>
          <w:sz w:val="22"/>
          <w:szCs w:val="22"/>
        </w:rPr>
        <w:t>SU7 Ultra</w:t>
      </w:r>
      <w:r w:rsidRPr="007A5F70">
        <w:rPr>
          <w:rFonts w:ascii="Times New Roman" w:eastAsia="微软雅黑" w:hAnsi="Times New Roman" w:cs="Times New Roman"/>
          <w:sz w:val="22"/>
          <w:szCs w:val="22"/>
        </w:rPr>
        <w:t>车型以加速普及，并将</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年汽车年交付目标由</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万台上调至</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万台</w:t>
      </w:r>
      <w:r w:rsidRPr="007A5F70">
        <w:rPr>
          <w:rFonts w:ascii="Times New Roman" w:eastAsia="微软雅黑" w:hAnsi="Times New Roman" w:cs="Times New Roman"/>
          <w:sz w:val="22"/>
          <w:szCs w:val="22"/>
        </w:rPr>
        <w:t xml:space="preserve"> (</w:t>
      </w:r>
      <w:hyperlink r:id="rId366"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 (</w:t>
      </w:r>
      <w:hyperlink r:id="rId367" w:anchor=":~:text=The%20company%20last%20month%20launched,units%20from%20300%2C000%20units%20previously"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。小米进军汽车的</w:t>
      </w:r>
      <w:r w:rsidRPr="007A5F70">
        <w:rPr>
          <w:rFonts w:ascii="Times New Roman" w:eastAsia="微软雅黑" w:hAnsi="Times New Roman" w:cs="Times New Roman"/>
          <w:b/>
          <w:bCs/>
          <w:sz w:val="22"/>
          <w:szCs w:val="22"/>
        </w:rPr>
        <w:t>竞争优势</w:t>
      </w:r>
      <w:r w:rsidRPr="007A5F70">
        <w:rPr>
          <w:rFonts w:ascii="Times New Roman" w:eastAsia="微软雅黑" w:hAnsi="Times New Roman" w:cs="Times New Roman"/>
          <w:sz w:val="22"/>
          <w:szCs w:val="22"/>
        </w:rPr>
        <w:t>在于其庞大的</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和手机用户生态，有望构建</w:t>
      </w:r>
      <w:r w:rsidRPr="007A5F70">
        <w:rPr>
          <w:rFonts w:ascii="Times New Roman" w:eastAsia="微软雅黑" w:hAnsi="Times New Roman" w:cs="Times New Roman"/>
          <w:sz w:val="22"/>
          <w:szCs w:val="22"/>
        </w:rPr>
        <w:lastRenderedPageBreak/>
        <w:t>“</w:t>
      </w:r>
      <w:r w:rsidRPr="007A5F70">
        <w:rPr>
          <w:rFonts w:ascii="Times New Roman" w:eastAsia="微软雅黑" w:hAnsi="Times New Roman" w:cs="Times New Roman"/>
          <w:sz w:val="22"/>
          <w:szCs w:val="22"/>
        </w:rPr>
        <w:t>人</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智能互联体验</w:t>
      </w:r>
      <w:r w:rsidRPr="007A5F70">
        <w:rPr>
          <w:rFonts w:ascii="Times New Roman" w:eastAsia="微软雅黑" w:hAnsi="Times New Roman" w:cs="Times New Roman"/>
          <w:sz w:val="22"/>
          <w:szCs w:val="22"/>
        </w:rPr>
        <w:t xml:space="preserve"> (</w:t>
      </w:r>
      <w:hyperlink r:id="rId368" w:anchor=":~:text=Xiaomi%20advances%20cross,smart%20home%20products%20and%20cars" w:history="1">
        <w:r w:rsidRPr="007A5F70">
          <w:rPr>
            <w:rStyle w:val="af0"/>
            <w:rFonts w:ascii="Times New Roman" w:eastAsia="微软雅黑" w:hAnsi="Times New Roman" w:cs="Times New Roman"/>
            <w:sz w:val="22"/>
            <w:szCs w:val="22"/>
          </w:rPr>
          <w:t>Xiaomi advances cross-device connectivity with Human x Car x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。不过，汽车行业进入壁垒高、竞争者众多，小米能否通过技术创新和供应链管理站稳脚跟仍有待市场检验。</w:t>
      </w:r>
    </w:p>
    <w:p w14:paraId="34DF7482"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IoT</w:t>
      </w:r>
      <w:r w:rsidRPr="007A5F70">
        <w:rPr>
          <w:rFonts w:ascii="Times New Roman" w:eastAsia="微软雅黑" w:hAnsi="Times New Roman" w:cs="Times New Roman"/>
          <w:b/>
          <w:bCs/>
          <w:sz w:val="22"/>
          <w:szCs w:val="22"/>
        </w:rPr>
        <w:t>及生活消费产品</w:t>
      </w:r>
      <w:r w:rsidRPr="007A5F70">
        <w:rPr>
          <w:rFonts w:ascii="Times New Roman" w:eastAsia="微软雅黑" w:hAnsi="Times New Roman" w:cs="Times New Roman"/>
          <w:sz w:val="22"/>
          <w:szCs w:val="22"/>
        </w:rPr>
        <w:t>：该板块涵盖智能电视、笔记本、可穿戴设备、智能家电等丰富产品线，已成为小米第二大收入来源。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与生活消费产品收入达到</w:t>
      </w:r>
      <w:r w:rsidRPr="007A5F70">
        <w:rPr>
          <w:rFonts w:ascii="Times New Roman" w:eastAsia="微软雅黑" w:hAnsi="Times New Roman" w:cs="Times New Roman"/>
          <w:sz w:val="22"/>
          <w:szCs w:val="22"/>
        </w:rPr>
        <w:t>1041</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30% (</w:t>
      </w:r>
      <w:hyperlink r:id="rId369" w:anchor=":~:text=its%20Internet,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。小米凭借</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爆品</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策略和</w:t>
      </w:r>
      <w:r w:rsidRPr="007A5F70">
        <w:rPr>
          <w:rFonts w:ascii="Times New Roman" w:eastAsia="微软雅黑" w:hAnsi="Times New Roman" w:cs="Times New Roman"/>
          <w:b/>
          <w:bCs/>
          <w:sz w:val="22"/>
          <w:szCs w:val="22"/>
        </w:rPr>
        <w:t>全场景生态</w:t>
      </w:r>
      <w:r w:rsidRPr="007A5F70">
        <w:rPr>
          <w:rFonts w:ascii="Times New Roman" w:eastAsia="微软雅黑" w:hAnsi="Times New Roman" w:cs="Times New Roman"/>
          <w:sz w:val="22"/>
          <w:szCs w:val="22"/>
        </w:rPr>
        <w:t>构建，打造了全球最大的消费物联网平台之一：截至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年第三季度，小米</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平台已连接逾</w:t>
      </w:r>
      <w:r w:rsidRPr="007A5F70">
        <w:rPr>
          <w:rFonts w:ascii="Times New Roman" w:eastAsia="微软雅黑" w:hAnsi="Times New Roman" w:cs="Times New Roman"/>
          <w:sz w:val="22"/>
          <w:szCs w:val="22"/>
        </w:rPr>
        <w:t>8.61</w:t>
      </w:r>
      <w:r w:rsidRPr="007A5F70">
        <w:rPr>
          <w:rFonts w:ascii="Times New Roman" w:eastAsia="微软雅黑" w:hAnsi="Times New Roman" w:cs="Times New Roman"/>
          <w:sz w:val="22"/>
          <w:szCs w:val="22"/>
        </w:rPr>
        <w:t>亿台设备（不含手机及笔电）</w:t>
      </w:r>
      <w:r w:rsidRPr="007A5F70">
        <w:rPr>
          <w:rFonts w:ascii="Times New Roman" w:eastAsia="微软雅黑" w:hAnsi="Times New Roman" w:cs="Times New Roman"/>
          <w:sz w:val="22"/>
          <w:szCs w:val="22"/>
        </w:rPr>
        <w:t xml:space="preserve"> (</w:t>
      </w:r>
      <w:hyperlink r:id="rId370" w:anchor=":~:text=Number%20of%20connected%20Xiaomi%20devices,increase%20from%20the%20previous%20quarter" w:history="1">
        <w:r w:rsidRPr="007A5F70">
          <w:rPr>
            <w:rStyle w:val="af0"/>
            <w:rFonts w:ascii="Times New Roman" w:eastAsia="微软雅黑" w:hAnsi="Times New Roman" w:cs="Times New Roman"/>
            <w:sz w:val="22"/>
            <w:szCs w:val="22"/>
          </w:rPr>
          <w:t>Number of connected Xiaomi devices by quarter 2018-2024 - Statista</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。公司在智能电视、可穿戴等细分市场稳居前列，较强的跨设备联动和性价比优势形成了竞争壁垒。未来随着</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技术成熟、智能家居渗透率提升，以及小米不断推出新的家电品类（如大家电），该板块有望保持高速增长。但需要关注的是行业同质化竞争和平均售价下行压力，持续提升产品力和品牌溢价是长期挑战。</w:t>
      </w:r>
    </w:p>
    <w:p w14:paraId="7B8560A3"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互联网服务</w:t>
      </w:r>
      <w:r w:rsidRPr="007A5F70">
        <w:rPr>
          <w:rFonts w:ascii="Times New Roman" w:eastAsia="微软雅黑" w:hAnsi="Times New Roman" w:cs="Times New Roman"/>
          <w:sz w:val="22"/>
          <w:szCs w:val="22"/>
        </w:rPr>
        <w:t>：小米的互联网服务包括广告、游戏、金融科技等增值服务，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年收入约</w:t>
      </w:r>
      <w:r w:rsidRPr="007A5F70">
        <w:rPr>
          <w:rFonts w:ascii="Times New Roman" w:eastAsia="微软雅黑" w:hAnsi="Times New Roman" w:cs="Times New Roman"/>
          <w:sz w:val="22"/>
          <w:szCs w:val="22"/>
        </w:rPr>
        <w:t>341</w:t>
      </w:r>
      <w:r w:rsidRPr="007A5F70">
        <w:rPr>
          <w:rFonts w:ascii="Times New Roman" w:eastAsia="微软雅黑" w:hAnsi="Times New Roman" w:cs="Times New Roman"/>
          <w:sz w:val="22"/>
          <w:szCs w:val="22"/>
        </w:rPr>
        <w:t>亿元，占总收入近</w:t>
      </w:r>
      <w:r w:rsidRPr="007A5F70">
        <w:rPr>
          <w:rFonts w:ascii="Times New Roman" w:eastAsia="微软雅黑" w:hAnsi="Times New Roman" w:cs="Times New Roman"/>
          <w:sz w:val="22"/>
          <w:szCs w:val="22"/>
        </w:rPr>
        <w:t>9% (</w:t>
      </w:r>
      <w:hyperlink r:id="rId371"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。虽然占比不大，但该板块毛利极高（</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年互联网服务毛利率达</w:t>
      </w:r>
      <w:r w:rsidRPr="007A5F70">
        <w:rPr>
          <w:rFonts w:ascii="Times New Roman" w:eastAsia="微软雅黑" w:hAnsi="Times New Roman" w:cs="Times New Roman"/>
          <w:sz w:val="22"/>
          <w:szCs w:val="22"/>
        </w:rPr>
        <w:t>76.6%</w:t>
      </w:r>
      <w:r w:rsidRPr="007A5F70">
        <w:rPr>
          <w:rFonts w:ascii="Times New Roman" w:eastAsia="微软雅黑" w:hAnsi="Times New Roman" w:cs="Times New Roman"/>
          <w:sz w:val="22"/>
          <w:szCs w:val="22"/>
        </w:rPr>
        <w:t>，创历史新高</w:t>
      </w:r>
      <w:r w:rsidRPr="007A5F70">
        <w:rPr>
          <w:rFonts w:ascii="Times New Roman" w:eastAsia="微软雅黑" w:hAnsi="Times New Roman" w:cs="Times New Roman"/>
          <w:sz w:val="22"/>
          <w:szCs w:val="22"/>
        </w:rPr>
        <w:t xml:space="preserve"> (</w:t>
      </w:r>
      <w:hyperlink r:id="rId372"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），是公司利润的重要来源。小米基于</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操作系统的</w:t>
      </w:r>
      <w:r w:rsidRPr="007A5F70">
        <w:rPr>
          <w:rFonts w:ascii="Times New Roman" w:eastAsia="微软雅黑" w:hAnsi="Times New Roman" w:cs="Times New Roman"/>
          <w:b/>
          <w:bCs/>
          <w:sz w:val="22"/>
          <w:szCs w:val="22"/>
        </w:rPr>
        <w:t>庞大月活用户</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年底全球</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月活用户超</w:t>
      </w:r>
      <w:r w:rsidRPr="007A5F70">
        <w:rPr>
          <w:rFonts w:ascii="Times New Roman" w:eastAsia="微软雅黑" w:hAnsi="Times New Roman" w:cs="Times New Roman"/>
          <w:sz w:val="22"/>
          <w:szCs w:val="22"/>
        </w:rPr>
        <w:t>6.4</w:t>
      </w:r>
      <w:r w:rsidRPr="007A5F70">
        <w:rPr>
          <w:rFonts w:ascii="Times New Roman" w:eastAsia="微软雅黑" w:hAnsi="Times New Roman" w:cs="Times New Roman"/>
          <w:sz w:val="22"/>
          <w:szCs w:val="22"/>
        </w:rPr>
        <w:t>亿）变现广告和内容分发，并通过金融、小米商城等服务获取收入。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年互联网服务收入同比增长</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，主要受益于海外互联网业务拓展及生态用户增长。随着小米海外用户基础扩大和</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应用（如小爱同学语音助手、内容推荐算法）的增强，互联网业务具备进一步增长潜力。需注意监管政策变化（如数据隐私、金融监管）及生态活跃度对该业务的影响。总体而言，小米互联网服务业务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轻资产高利润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，将持续为公司提供稳健的现金流和利润支持</w:t>
      </w:r>
      <w:r w:rsidRPr="007A5F70">
        <w:rPr>
          <w:rFonts w:ascii="Times New Roman" w:eastAsia="微软雅黑" w:hAnsi="Times New Roman" w:cs="Times New Roman"/>
          <w:sz w:val="22"/>
          <w:szCs w:val="22"/>
        </w:rPr>
        <w:t xml:space="preserve"> (</w:t>
      </w:r>
      <w:hyperlink r:id="rId373"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46D93D02"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财务分析</w:t>
      </w:r>
    </w:p>
    <w:p w14:paraId="120B6317" w14:textId="31E4533A" w:rsidR="007A5F70" w:rsidRDefault="007A5F70" w:rsidP="007A5F70">
      <w:pPr>
        <w:rPr>
          <w:rFonts w:ascii="Times New Roman" w:eastAsia="微软雅黑" w:hAnsi="Times New Roman" w:cs="Times New Roman"/>
          <w:sz w:val="22"/>
          <w:szCs w:val="22"/>
        </w:rPr>
      </w:pPr>
      <w:r>
        <w:rPr>
          <w:noProof/>
        </w:rPr>
        <w:lastRenderedPageBreak/>
        <mc:AlternateContent>
          <mc:Choice Requires="wps">
            <w:drawing>
              <wp:inline distT="0" distB="0" distL="0" distR="0" wp14:anchorId="534753BC" wp14:editId="45FF508F">
                <wp:extent cx="304800" cy="304800"/>
                <wp:effectExtent l="0" t="0" r="0" b="0"/>
                <wp:docPr id="452782986"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F5CC6"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微软雅黑" w:hAnsi="Times New Roman" w:cs="Times New Roman"/>
          <w:noProof/>
          <w:sz w:val="22"/>
          <w:szCs w:val="22"/>
        </w:rPr>
        <w:drawing>
          <wp:inline distT="0" distB="0" distL="0" distR="0" wp14:anchorId="0E344543" wp14:editId="1F59AA45">
            <wp:extent cx="5943600" cy="3543300"/>
            <wp:effectExtent l="0" t="0" r="0" b="0"/>
            <wp:docPr id="7420616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7064FDE" w14:textId="45EF8D45"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i/>
          <w:iCs/>
          <w:sz w:val="22"/>
          <w:szCs w:val="22"/>
        </w:rPr>
        <w:t>图：</w:t>
      </w:r>
      <w:r w:rsidRPr="007A5F70">
        <w:rPr>
          <w:rFonts w:ascii="Times New Roman" w:eastAsia="微软雅黑" w:hAnsi="Times New Roman" w:cs="Times New Roman"/>
          <w:i/>
          <w:iCs/>
          <w:sz w:val="22"/>
          <w:szCs w:val="22"/>
        </w:rPr>
        <w:t>2019–2024</w:t>
      </w:r>
      <w:r w:rsidRPr="007A5F70">
        <w:rPr>
          <w:rFonts w:ascii="Times New Roman" w:eastAsia="微软雅黑" w:hAnsi="Times New Roman" w:cs="Times New Roman"/>
          <w:i/>
          <w:iCs/>
          <w:sz w:val="22"/>
          <w:szCs w:val="22"/>
        </w:rPr>
        <w:t>年小米集团年度收入（柱）及调整后净利润（折线）走势。</w:t>
      </w:r>
      <w:r w:rsidRPr="007A5F70">
        <w:rPr>
          <w:rFonts w:ascii="Times New Roman" w:eastAsia="微软雅黑" w:hAnsi="Times New Roman" w:cs="Times New Roman"/>
          <w:i/>
          <w:iCs/>
          <w:sz w:val="22"/>
          <w:szCs w:val="22"/>
        </w:rPr>
        <w:t>2024</w:t>
      </w:r>
      <w:r w:rsidRPr="007A5F70">
        <w:rPr>
          <w:rFonts w:ascii="Times New Roman" w:eastAsia="微软雅黑" w:hAnsi="Times New Roman" w:cs="Times New Roman"/>
          <w:i/>
          <w:iCs/>
          <w:sz w:val="22"/>
          <w:szCs w:val="22"/>
        </w:rPr>
        <w:t>年公司总收入达人民币</w:t>
      </w:r>
      <w:r w:rsidRPr="007A5F70">
        <w:rPr>
          <w:rFonts w:ascii="Times New Roman" w:eastAsia="微软雅黑" w:hAnsi="Times New Roman" w:cs="Times New Roman"/>
          <w:i/>
          <w:iCs/>
          <w:sz w:val="22"/>
          <w:szCs w:val="22"/>
        </w:rPr>
        <w:t>3659</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35.0%</w:t>
      </w:r>
      <w:r w:rsidRPr="007A5F70">
        <w:rPr>
          <w:rFonts w:ascii="Times New Roman" w:eastAsia="微软雅黑" w:hAnsi="Times New Roman" w:cs="Times New Roman"/>
          <w:i/>
          <w:iCs/>
          <w:sz w:val="22"/>
          <w:szCs w:val="22"/>
        </w:rPr>
        <w:t>，调整后净利润达</w:t>
      </w:r>
      <w:r w:rsidRPr="007A5F70">
        <w:rPr>
          <w:rFonts w:ascii="Times New Roman" w:eastAsia="微软雅黑" w:hAnsi="Times New Roman" w:cs="Times New Roman"/>
          <w:i/>
          <w:iCs/>
          <w:sz w:val="22"/>
          <w:szCs w:val="22"/>
        </w:rPr>
        <w:t>272</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41.3%</w:t>
      </w:r>
      <w:r w:rsidRPr="007A5F70">
        <w:rPr>
          <w:rFonts w:ascii="Times New Roman" w:eastAsia="微软雅黑" w:hAnsi="Times New Roman" w:cs="Times New Roman"/>
          <w:i/>
          <w:iCs/>
          <w:sz w:val="22"/>
          <w:szCs w:val="22"/>
        </w:rPr>
        <w:t>，均创历史新高</w:t>
      </w:r>
      <w:r w:rsidRPr="007A5F70">
        <w:rPr>
          <w:rFonts w:ascii="Times New Roman" w:eastAsia="微软雅黑" w:hAnsi="Times New Roman" w:cs="Times New Roman"/>
          <w:i/>
          <w:iCs/>
          <w:sz w:val="22"/>
          <w:szCs w:val="22"/>
        </w:rPr>
        <w:t xml:space="preserve"> (</w:t>
      </w:r>
      <w:hyperlink r:id="rId375" w:anchor=":~:text=Discover%20,YoY%20to%20RMB27.2" w:history="1">
        <w:r w:rsidRPr="007A5F70">
          <w:rPr>
            <w:rStyle w:val="af0"/>
            <w:rFonts w:ascii="Times New Roman" w:eastAsia="微软雅黑" w:hAnsi="Times New Roman" w:cs="Times New Roman"/>
            <w:i/>
            <w:iCs/>
            <w:sz w:val="22"/>
            <w:szCs w:val="22"/>
          </w:rPr>
          <w:t>Discover - Xiaomi Global Home</w:t>
        </w:r>
      </w:hyperlink>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2022</w:t>
      </w:r>
      <w:r w:rsidRPr="007A5F70">
        <w:rPr>
          <w:rFonts w:ascii="Times New Roman" w:eastAsia="微软雅黑" w:hAnsi="Times New Roman" w:cs="Times New Roman"/>
          <w:i/>
          <w:iCs/>
          <w:sz w:val="22"/>
          <w:szCs w:val="22"/>
        </w:rPr>
        <w:t>年利润下滑主要因智能手机市场低迷和造车前期投入拖累，</w:t>
      </w:r>
      <w:r w:rsidRPr="007A5F70">
        <w:rPr>
          <w:rFonts w:ascii="Times New Roman" w:eastAsia="微软雅黑" w:hAnsi="Times New Roman" w:cs="Times New Roman"/>
          <w:i/>
          <w:iCs/>
          <w:sz w:val="22"/>
          <w:szCs w:val="22"/>
        </w:rPr>
        <w:t>2023–2024</w:t>
      </w:r>
      <w:r w:rsidRPr="007A5F70">
        <w:rPr>
          <w:rFonts w:ascii="Times New Roman" w:eastAsia="微软雅黑" w:hAnsi="Times New Roman" w:cs="Times New Roman"/>
          <w:i/>
          <w:iCs/>
          <w:sz w:val="22"/>
          <w:szCs w:val="22"/>
        </w:rPr>
        <w:t>年利润率随业务复苏和费用管控显著改善。</w:t>
      </w:r>
    </w:p>
    <w:p w14:paraId="6832BED4"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盈利能力</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年小米实现营业收入人民币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亿元，较上年大幅增长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376" w:anchor=":~:text=For%20the%20full%20year%2C%20Xiaomi%27s,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。扣除股份支付等影响的全年调整后净利润为</w:t>
      </w:r>
      <w:r w:rsidRPr="007A5F70">
        <w:rPr>
          <w:rFonts w:ascii="Times New Roman" w:eastAsia="微软雅黑" w:hAnsi="Times New Roman" w:cs="Times New Roman"/>
          <w:sz w:val="22"/>
          <w:szCs w:val="22"/>
        </w:rPr>
        <w:t>272</w:t>
      </w:r>
      <w:r w:rsidRPr="007A5F70">
        <w:rPr>
          <w:rFonts w:ascii="Times New Roman" w:eastAsia="微软雅黑" w:hAnsi="Times New Roman" w:cs="Times New Roman"/>
          <w:sz w:val="22"/>
          <w:szCs w:val="22"/>
        </w:rPr>
        <w:t>亿元，利润增速高于营收（</w:t>
      </w:r>
      <w:r w:rsidRPr="007A5F70">
        <w:rPr>
          <w:rFonts w:ascii="Times New Roman" w:eastAsia="微软雅黑" w:hAnsi="Times New Roman" w:cs="Times New Roman"/>
          <w:sz w:val="22"/>
          <w:szCs w:val="22"/>
        </w:rPr>
        <w:t>+41%</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 xml:space="preserve"> (</w:t>
      </w:r>
      <w:hyperlink r:id="rId377" w:anchor=":~:text=Discover%20,YoY%20to%20RMB27.2" w:history="1">
        <w:r w:rsidRPr="007A5F70">
          <w:rPr>
            <w:rStyle w:val="af0"/>
            <w:rFonts w:ascii="Times New Roman" w:eastAsia="微软雅黑" w:hAnsi="Times New Roman" w:cs="Times New Roman"/>
            <w:sz w:val="22"/>
            <w:szCs w:val="22"/>
          </w:rPr>
          <w:t>Discover - Xiaomi Global Home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。这一方面反映了公司产品组合改善、规模效应提升，另一方面也受到费用率下降及投资收益等因素助益。分季度看，</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年第四季度单季营收</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，调整后净利</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亿元，同比增</w:t>
      </w:r>
      <w:r w:rsidRPr="007A5F70">
        <w:rPr>
          <w:rFonts w:ascii="Times New Roman" w:eastAsia="微软雅黑" w:hAnsi="Times New Roman" w:cs="Times New Roman"/>
          <w:sz w:val="22"/>
          <w:szCs w:val="22"/>
        </w:rPr>
        <w:t>69.4% (</w:t>
      </w:r>
      <w:hyperlink r:id="rId378"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，净利率达到约</w:t>
      </w:r>
      <w:r w:rsidRPr="007A5F70">
        <w:rPr>
          <w:rFonts w:ascii="Times New Roman" w:eastAsia="微软雅黑" w:hAnsi="Times New Roman" w:cs="Times New Roman"/>
          <w:sz w:val="22"/>
          <w:szCs w:val="22"/>
        </w:rPr>
        <w:t>7.6%</w:t>
      </w:r>
      <w:r w:rsidRPr="007A5F70">
        <w:rPr>
          <w:rFonts w:ascii="Times New Roman" w:eastAsia="微软雅黑" w:hAnsi="Times New Roman" w:cs="Times New Roman"/>
          <w:sz w:val="22"/>
          <w:szCs w:val="22"/>
        </w:rPr>
        <w:t>。毛利率方面，小米综合毛利率在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左右，其中互联网服务毛利率超过</w:t>
      </w:r>
      <w:r w:rsidRPr="007A5F70">
        <w:rPr>
          <w:rFonts w:ascii="Times New Roman" w:eastAsia="微软雅黑" w:hAnsi="Times New Roman" w:cs="Times New Roman"/>
          <w:sz w:val="22"/>
          <w:szCs w:val="22"/>
        </w:rPr>
        <w:t>75%</w:t>
      </w:r>
      <w:r w:rsidRPr="007A5F70">
        <w:rPr>
          <w:rFonts w:ascii="Times New Roman" w:eastAsia="微软雅黑" w:hAnsi="Times New Roman" w:cs="Times New Roman"/>
          <w:sz w:val="22"/>
          <w:szCs w:val="22"/>
        </w:rPr>
        <w:t>，远高于硬件业务。智能手机和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硬件由于坚持性价比战略，毛利率相对较薄（个位数到十出头），但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年大家电、笔电等高毛利新品拉升了</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产品毛利率至</w:t>
      </w:r>
      <w:r w:rsidRPr="007A5F70">
        <w:rPr>
          <w:rFonts w:ascii="Times New Roman" w:eastAsia="微软雅黑" w:hAnsi="Times New Roman" w:cs="Times New Roman"/>
          <w:sz w:val="22"/>
          <w:szCs w:val="22"/>
        </w:rPr>
        <w:t>16.3% (</w:t>
      </w:r>
      <w:hyperlink r:id="rId379" w:anchor=":~:text=Xiaomi%27s%202023%20Adjusted%20Net%20Profit,hitting%20a%20record%20high" w:history="1">
        <w:r w:rsidRPr="007A5F70">
          <w:rPr>
            <w:rStyle w:val="af0"/>
            <w:rFonts w:ascii="Times New Roman" w:eastAsia="微软雅黑" w:hAnsi="Times New Roman" w:cs="Times New Roman"/>
            <w:sz w:val="22"/>
            <w:szCs w:val="22"/>
          </w:rPr>
          <w:t xml:space="preserve">Xiaomi's 2023 Adjusted Net Profit Soars 126.3% to RMB19.3 </w:t>
        </w:r>
        <w:r w:rsidRPr="007A5F70">
          <w:rPr>
            <w:rStyle w:val="af0"/>
            <w:rFonts w:ascii="Times New Roman" w:eastAsia="微软雅黑" w:hAnsi="Times New Roman" w:cs="Times New Roman"/>
            <w:sz w:val="22"/>
            <w:szCs w:val="22"/>
          </w:rPr>
          <w:lastRenderedPageBreak/>
          <w:t>billion</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。电动车业务尚处爬坡期，但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年已实现</w:t>
      </w:r>
      <w:r w:rsidRPr="007A5F70">
        <w:rPr>
          <w:rFonts w:ascii="Times New Roman" w:eastAsia="微软雅黑" w:hAnsi="Times New Roman" w:cs="Times New Roman"/>
          <w:sz w:val="22"/>
          <w:szCs w:val="22"/>
        </w:rPr>
        <w:t>18.5%</w:t>
      </w:r>
      <w:r w:rsidRPr="007A5F70">
        <w:rPr>
          <w:rFonts w:ascii="Times New Roman" w:eastAsia="微软雅黑" w:hAnsi="Times New Roman" w:cs="Times New Roman"/>
          <w:sz w:val="22"/>
          <w:szCs w:val="22"/>
        </w:rPr>
        <w:t>的毛利率</w:t>
      </w:r>
      <w:r w:rsidRPr="007A5F70">
        <w:rPr>
          <w:rFonts w:ascii="Times New Roman" w:eastAsia="微软雅黑" w:hAnsi="Times New Roman" w:cs="Times New Roman"/>
          <w:sz w:val="22"/>
          <w:szCs w:val="22"/>
        </w:rPr>
        <w:t xml:space="preserve"> (</w:t>
      </w:r>
      <w:hyperlink r:id="rId380"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，显示产品定价和成本控制初见成效。随着电动车业务规模扩大以及高毛利互联网服务占比提升，公司整体利润率有望进一步改善。</w:t>
      </w:r>
    </w:p>
    <w:p w14:paraId="7DCFBA48"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运营支出</w:t>
      </w:r>
      <w:r w:rsidRPr="007A5F70">
        <w:rPr>
          <w:rFonts w:ascii="Times New Roman" w:eastAsia="微软雅黑" w:hAnsi="Times New Roman" w:cs="Times New Roman"/>
          <w:sz w:val="22"/>
          <w:szCs w:val="22"/>
        </w:rPr>
        <w:t>：小米持续加大研发投入，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年研发费用约人民币</w:t>
      </w:r>
      <w:r w:rsidRPr="007A5F70">
        <w:rPr>
          <w:rFonts w:ascii="Times New Roman" w:eastAsia="微软雅黑" w:hAnsi="Times New Roman" w:cs="Times New Roman"/>
          <w:sz w:val="22"/>
          <w:szCs w:val="22"/>
        </w:rPr>
        <w:t>200</w:t>
      </w:r>
      <w:r w:rsidRPr="007A5F70">
        <w:rPr>
          <w:rFonts w:ascii="Times New Roman" w:eastAsia="微软雅黑" w:hAnsi="Times New Roman" w:cs="Times New Roman"/>
          <w:sz w:val="22"/>
          <w:szCs w:val="22"/>
        </w:rPr>
        <w:t>亿元，其中约四分之一（约</w:t>
      </w:r>
      <w:r w:rsidRPr="007A5F70">
        <w:rPr>
          <w:rFonts w:ascii="Times New Roman" w:eastAsia="微软雅黑" w:hAnsi="Times New Roman" w:cs="Times New Roman"/>
          <w:sz w:val="22"/>
          <w:szCs w:val="22"/>
        </w:rPr>
        <w:t>80</w:t>
      </w:r>
      <w:r w:rsidRPr="007A5F70">
        <w:rPr>
          <w:rFonts w:ascii="Times New Roman" w:eastAsia="微软雅黑" w:hAnsi="Times New Roman" w:cs="Times New Roman"/>
          <w:sz w:val="22"/>
          <w:szCs w:val="22"/>
        </w:rPr>
        <w:t>亿元）用于</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相关项目</w:t>
      </w:r>
      <w:r w:rsidRPr="007A5F70">
        <w:rPr>
          <w:rFonts w:ascii="Times New Roman" w:eastAsia="微软雅黑" w:hAnsi="Times New Roman" w:cs="Times New Roman"/>
          <w:sz w:val="22"/>
          <w:szCs w:val="22"/>
        </w:rPr>
        <w:t xml:space="preserve"> (</w:t>
      </w:r>
      <w:hyperlink r:id="rId381" w:anchor=":~:text=the%20Canalys%20data"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。研发强度（研发费</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营收）约</w:t>
      </w:r>
      <w:r w:rsidRPr="007A5F70">
        <w:rPr>
          <w:rFonts w:ascii="Times New Roman" w:eastAsia="微软雅黑" w:hAnsi="Times New Roman" w:cs="Times New Roman"/>
          <w:sz w:val="22"/>
          <w:szCs w:val="22"/>
        </w:rPr>
        <w:t>5.5%</w:t>
      </w:r>
      <w:r w:rsidRPr="007A5F70">
        <w:rPr>
          <w:rFonts w:ascii="Times New Roman" w:eastAsia="微软雅黑" w:hAnsi="Times New Roman" w:cs="Times New Roman"/>
          <w:sz w:val="22"/>
          <w:szCs w:val="22"/>
        </w:rPr>
        <w:t>，在国内互联网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电子企业中保持较高水平，为产品创新和多元化提供支撑。销售及管理费用方面，随着线下渠道扩张和汽车业务投入，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年费用总额有所增加，但得益于营收大幅增长，费用率呈下降趋势，经营杠杆明显。公司通过精细化管理，在保持市场拓展的同时控制了费用增长，第四季度营业利润率显著提升。</w:t>
      </w:r>
    </w:p>
    <w:p w14:paraId="252A523F"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现金流和资产负债</w:t>
      </w:r>
      <w:r w:rsidRPr="007A5F70">
        <w:rPr>
          <w:rFonts w:ascii="Times New Roman" w:eastAsia="微软雅黑" w:hAnsi="Times New Roman" w:cs="Times New Roman"/>
          <w:sz w:val="22"/>
          <w:szCs w:val="22"/>
        </w:rPr>
        <w:t>：公司现金流状况良好。</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年全年经营活动现金流入大幅增加，尤其是第四季度单季净经营现金流达人民币</w:t>
      </w:r>
      <w:r w:rsidRPr="007A5F70">
        <w:rPr>
          <w:rFonts w:ascii="Times New Roman" w:eastAsia="微软雅黑" w:hAnsi="Times New Roman" w:cs="Times New Roman"/>
          <w:sz w:val="22"/>
          <w:szCs w:val="22"/>
        </w:rPr>
        <w:t>239</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82" w:anchor=":~:text=For%20the%20fourth%20quarter%20of,representing%20cash%20generated%20from" w:history="1">
        <w:r w:rsidRPr="007A5F70">
          <w:rPr>
            <w:rStyle w:val="af0"/>
            <w:rFonts w:ascii="Times New Roman" w:eastAsia="微软雅黑" w:hAnsi="Times New Roman" w:cs="Times New Roman"/>
            <w:sz w:val="22"/>
            <w:szCs w:val="22"/>
          </w:rPr>
          <w:t>[PDF] ANNUAL RESULTS ANNOUNCEMENT FOR THE YEAR ENDED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，反映出旺盛的销售回款和盈利质量的提升。全年资本开支主要投向电动车工厂建设和新零售店铺拓展，但总体支出规模可控。由于</w:t>
      </w:r>
      <w:r w:rsidRPr="007A5F70">
        <w:rPr>
          <w:rFonts w:ascii="Times New Roman" w:eastAsia="微软雅黑" w:hAnsi="Times New Roman" w:cs="Times New Roman"/>
          <w:sz w:val="22"/>
          <w:szCs w:val="22"/>
        </w:rPr>
        <w:t>IPO</w:t>
      </w:r>
      <w:r w:rsidRPr="007A5F70">
        <w:rPr>
          <w:rFonts w:ascii="Times New Roman" w:eastAsia="微软雅黑" w:hAnsi="Times New Roman" w:cs="Times New Roman"/>
          <w:sz w:val="22"/>
          <w:szCs w:val="22"/>
        </w:rPr>
        <w:t>募资以及长期盈利积累，小米账面资金十分充裕：截至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年底，公司持有现金及短期理财等流动资金约人民币</w:t>
      </w:r>
      <w:r w:rsidRPr="007A5F70">
        <w:rPr>
          <w:rFonts w:ascii="Times New Roman" w:eastAsia="微软雅黑" w:hAnsi="Times New Roman" w:cs="Times New Roman"/>
          <w:sz w:val="22"/>
          <w:szCs w:val="22"/>
        </w:rPr>
        <w:t>1005</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83" w:anchor=":~:text=Cash%20%26%20Short"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；同期长期有息债务仅约</w:t>
      </w:r>
      <w:r w:rsidRPr="007A5F70">
        <w:rPr>
          <w:rFonts w:ascii="Times New Roman" w:eastAsia="微软雅黑" w:hAnsi="Times New Roman" w:cs="Times New Roman"/>
          <w:sz w:val="22"/>
          <w:szCs w:val="22"/>
        </w:rPr>
        <w:t>172.8</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84" w:anchor=":~:text=Long"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（短期债务约</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亿元），扣除债务后的净现金头寸约</w:t>
      </w:r>
      <w:r w:rsidRPr="007A5F70">
        <w:rPr>
          <w:rFonts w:ascii="Times New Roman" w:eastAsia="微软雅黑" w:hAnsi="Times New Roman" w:cs="Times New Roman"/>
          <w:sz w:val="22"/>
          <w:szCs w:val="22"/>
        </w:rPr>
        <w:t>700</w:t>
      </w:r>
      <w:r w:rsidRPr="007A5F70">
        <w:rPr>
          <w:rFonts w:ascii="Times New Roman" w:eastAsia="微软雅黑" w:hAnsi="Times New Roman" w:cs="Times New Roman"/>
          <w:sz w:val="22"/>
          <w:szCs w:val="22"/>
        </w:rPr>
        <w:t>亿元，财务非常稳健。</w:t>
      </w:r>
      <w:r w:rsidRPr="007A5F70">
        <w:rPr>
          <w:rFonts w:ascii="Times New Roman" w:eastAsia="微软雅黑" w:hAnsi="Times New Roman" w:cs="Times New Roman"/>
          <w:b/>
          <w:bCs/>
          <w:sz w:val="22"/>
          <w:szCs w:val="22"/>
        </w:rPr>
        <w:t>流动比率</w:t>
      </w:r>
      <w:r w:rsidRPr="007A5F70">
        <w:rPr>
          <w:rFonts w:ascii="Times New Roman" w:eastAsia="微软雅黑" w:hAnsi="Times New Roman" w:cs="Times New Roman"/>
          <w:sz w:val="22"/>
          <w:szCs w:val="22"/>
        </w:rPr>
        <w:t>和</w:t>
      </w:r>
      <w:r w:rsidRPr="007A5F70">
        <w:rPr>
          <w:rFonts w:ascii="Times New Roman" w:eastAsia="微软雅黑" w:hAnsi="Times New Roman" w:cs="Times New Roman"/>
          <w:b/>
          <w:bCs/>
          <w:sz w:val="22"/>
          <w:szCs w:val="22"/>
        </w:rPr>
        <w:t>速动比率</w:t>
      </w:r>
      <w:r w:rsidRPr="007A5F70">
        <w:rPr>
          <w:rFonts w:ascii="Times New Roman" w:eastAsia="微软雅黑" w:hAnsi="Times New Roman" w:cs="Times New Roman"/>
          <w:sz w:val="22"/>
          <w:szCs w:val="22"/>
        </w:rPr>
        <w:t>均远超</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倍，短期偿债无忧。同时，小米在</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年保持了稳定的营运资金周转，库存水准适中（库存同比增加以支持销售增长），应收账款周转良好。总资产方面，</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年底公司资产总额</w:t>
      </w:r>
      <w:r w:rsidRPr="007A5F70">
        <w:rPr>
          <w:rFonts w:ascii="Times New Roman" w:eastAsia="微软雅黑" w:hAnsi="Times New Roman" w:cs="Times New Roman"/>
          <w:sz w:val="22"/>
          <w:szCs w:val="22"/>
        </w:rPr>
        <w:t>4031</w:t>
      </w:r>
      <w:r w:rsidRPr="007A5F70">
        <w:rPr>
          <w:rFonts w:ascii="Times New Roman" w:eastAsia="微软雅黑" w:hAnsi="Times New Roman" w:cs="Times New Roman"/>
          <w:sz w:val="22"/>
          <w:szCs w:val="22"/>
        </w:rPr>
        <w:t>亿元，其中</w:t>
      </w:r>
      <w:r w:rsidRPr="007A5F70">
        <w:rPr>
          <w:rFonts w:ascii="Times New Roman" w:eastAsia="微软雅黑" w:hAnsi="Times New Roman" w:cs="Times New Roman"/>
          <w:b/>
          <w:bCs/>
          <w:sz w:val="22"/>
          <w:szCs w:val="22"/>
        </w:rPr>
        <w:t>投资资产</w:t>
      </w:r>
      <w:r w:rsidRPr="007A5F70">
        <w:rPr>
          <w:rFonts w:ascii="Times New Roman" w:eastAsia="微软雅黑" w:hAnsi="Times New Roman" w:cs="Times New Roman"/>
          <w:sz w:val="22"/>
          <w:szCs w:val="22"/>
        </w:rPr>
        <w:t>（包括联营企业投资和财务性投资）高达</w:t>
      </w:r>
      <w:r w:rsidRPr="007A5F70">
        <w:rPr>
          <w:rFonts w:ascii="Times New Roman" w:eastAsia="微软雅黑" w:hAnsi="Times New Roman" w:cs="Times New Roman"/>
          <w:sz w:val="22"/>
          <w:szCs w:val="22"/>
        </w:rPr>
        <w:t>1300</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385" w:anchor=":~:text=Upgrade"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，体现出小米通过产业投资和生态布局积累了可观的资产价值。股东权益约</w:t>
      </w:r>
      <w:r w:rsidRPr="007A5F70">
        <w:rPr>
          <w:rFonts w:ascii="Times New Roman" w:eastAsia="微软雅黑" w:hAnsi="Times New Roman" w:cs="Times New Roman"/>
          <w:sz w:val="22"/>
          <w:szCs w:val="22"/>
        </w:rPr>
        <w:t>1892</w:t>
      </w:r>
      <w:r w:rsidRPr="007A5F70">
        <w:rPr>
          <w:rFonts w:ascii="Times New Roman" w:eastAsia="微软雅黑" w:hAnsi="Times New Roman" w:cs="Times New Roman"/>
          <w:sz w:val="22"/>
          <w:szCs w:val="22"/>
        </w:rPr>
        <w:t>亿元，对应每股账面净资产约人民币</w:t>
      </w:r>
      <w:r w:rsidRPr="007A5F70">
        <w:rPr>
          <w:rFonts w:ascii="Times New Roman" w:eastAsia="微软雅黑" w:hAnsi="Times New Roman" w:cs="Times New Roman"/>
          <w:sz w:val="22"/>
          <w:szCs w:val="22"/>
        </w:rPr>
        <w:t>10.6</w:t>
      </w:r>
      <w:r w:rsidRPr="007A5F70">
        <w:rPr>
          <w:rFonts w:ascii="Times New Roman" w:eastAsia="微软雅黑" w:hAnsi="Times New Roman" w:cs="Times New Roman"/>
          <w:sz w:val="22"/>
          <w:szCs w:val="22"/>
        </w:rPr>
        <w:t>元。总体而言，小米财务结构稳健，</w:t>
      </w:r>
      <w:r w:rsidRPr="007A5F70">
        <w:rPr>
          <w:rFonts w:ascii="Times New Roman" w:eastAsia="微软雅黑" w:hAnsi="Times New Roman" w:cs="Times New Roman"/>
          <w:b/>
          <w:bCs/>
          <w:sz w:val="22"/>
          <w:szCs w:val="22"/>
        </w:rPr>
        <w:t>充裕的现金储备</w:t>
      </w:r>
      <w:r w:rsidRPr="007A5F70">
        <w:rPr>
          <w:rFonts w:ascii="Times New Roman" w:eastAsia="微软雅黑" w:hAnsi="Times New Roman" w:cs="Times New Roman"/>
          <w:sz w:val="22"/>
          <w:szCs w:val="22"/>
        </w:rPr>
        <w:t>为其在电动车等新业务领域持续投入、抵御风险提供了坚实保障。</w:t>
      </w:r>
    </w:p>
    <w:p w14:paraId="63A1F88D"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估值分析</w:t>
      </w:r>
    </w:p>
    <w:p w14:paraId="57C92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截至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月中旬，小米港股股价约在</w:t>
      </w:r>
      <w:r w:rsidRPr="007A5F70">
        <w:rPr>
          <w:rFonts w:ascii="Times New Roman" w:eastAsia="微软雅黑" w:hAnsi="Times New Roman" w:cs="Times New Roman"/>
          <w:b/>
          <w:bCs/>
          <w:sz w:val="22"/>
          <w:szCs w:val="22"/>
        </w:rPr>
        <w:t>55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附近徘徊，过去</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个月累计上涨接近</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倍之多</w:t>
      </w:r>
      <w:r w:rsidRPr="007A5F70">
        <w:rPr>
          <w:rFonts w:ascii="Times New Roman" w:eastAsia="微软雅黑" w:hAnsi="Times New Roman" w:cs="Times New Roman"/>
          <w:sz w:val="22"/>
          <w:szCs w:val="22"/>
        </w:rPr>
        <w:t xml:space="preserve"> (</w:t>
      </w:r>
      <w:hyperlink r:id="rId386" w:anchor=":~:text=Xiaomi%27s%20Hong%20Kong,enthusiasm%20for%20its%20EV%20plans"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。这一涨势已使股价略高于市场一致目标价水平：当前分析师</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个月平均目标价约为</w:t>
      </w:r>
      <w:r w:rsidRPr="007A5F70">
        <w:rPr>
          <w:rFonts w:ascii="Times New Roman" w:eastAsia="微软雅黑" w:hAnsi="Times New Roman" w:cs="Times New Roman"/>
          <w:sz w:val="22"/>
          <w:szCs w:val="22"/>
        </w:rPr>
        <w:t>54.99</w:t>
      </w:r>
      <w:r w:rsidRPr="007A5F70">
        <w:rPr>
          <w:rFonts w:ascii="Times New Roman" w:eastAsia="微软雅黑" w:hAnsi="Times New Roman" w:cs="Times New Roman"/>
          <w:sz w:val="22"/>
          <w:szCs w:val="22"/>
        </w:rPr>
        <w:t>港元</w:t>
      </w:r>
      <w:r w:rsidRPr="007A5F70">
        <w:rPr>
          <w:rFonts w:ascii="Times New Roman" w:eastAsia="微软雅黑" w:hAnsi="Times New Roman" w:cs="Times New Roman"/>
          <w:sz w:val="22"/>
          <w:szCs w:val="22"/>
        </w:rPr>
        <w:t xml:space="preserve"> (</w:t>
      </w:r>
      <w:hyperlink r:id="rId387" w:anchor=":~:text=Xiaomi%20Stock%20Rally%20Before%20Earnings,a%20confidential%20tip%20for" w:history="1">
        <w:r w:rsidRPr="007A5F70">
          <w:rPr>
            <w:rStyle w:val="af0"/>
            <w:rFonts w:ascii="Times New Roman" w:eastAsia="微软雅黑" w:hAnsi="Times New Roman" w:cs="Times New Roman"/>
            <w:sz w:val="22"/>
            <w:szCs w:val="22"/>
          </w:rPr>
          <w:t xml:space="preserve">Xiaomi Stock Rally </w:t>
        </w:r>
        <w:r w:rsidRPr="007A5F70">
          <w:rPr>
            <w:rStyle w:val="af0"/>
            <w:rFonts w:ascii="Times New Roman" w:eastAsia="微软雅黑" w:hAnsi="Times New Roman" w:cs="Times New Roman"/>
            <w:sz w:val="22"/>
            <w:szCs w:val="22"/>
          </w:rPr>
          <w:lastRenderedPageBreak/>
          <w:t>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。我们从多种方法对小米进行估值，分析其合理价值区间：</w:t>
      </w:r>
    </w:p>
    <w:p w14:paraId="5ABE9E06" w14:textId="77777777" w:rsidR="007A5F70" w:rsidRPr="007A5F70" w:rsidRDefault="007A5F70">
      <w:pPr>
        <w:numPr>
          <w:ilvl w:val="0"/>
          <w:numId w:val="145"/>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绝对估值</w:t>
      </w:r>
      <w:r w:rsidRPr="007A5F70">
        <w:rPr>
          <w:rFonts w:ascii="Times New Roman" w:eastAsia="微软雅黑" w:hAnsi="Times New Roman" w:cs="Times New Roman"/>
          <w:b/>
          <w:bCs/>
          <w:sz w:val="22"/>
          <w:szCs w:val="22"/>
        </w:rPr>
        <w:t xml:space="preserve"> (DCF)</w:t>
      </w:r>
      <w:r w:rsidRPr="007A5F70">
        <w:rPr>
          <w:rFonts w:ascii="Times New Roman" w:eastAsia="微软雅黑" w:hAnsi="Times New Roman" w:cs="Times New Roman"/>
          <w:sz w:val="22"/>
          <w:szCs w:val="22"/>
        </w:rPr>
        <w:t>：考虑小米多元业务组合，我们采用分部估值法构建</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模型。假设未来</w:t>
      </w:r>
      <w:r w:rsidRPr="007A5F70">
        <w:rPr>
          <w:rFonts w:ascii="Times New Roman" w:eastAsia="微软雅黑" w:hAnsi="Times New Roman" w:cs="Times New Roman"/>
          <w:sz w:val="22"/>
          <w:szCs w:val="22"/>
        </w:rPr>
        <w:t>5</w:t>
      </w:r>
      <w:r w:rsidRPr="007A5F70">
        <w:rPr>
          <w:rFonts w:ascii="Times New Roman" w:eastAsia="微软雅黑" w:hAnsi="Times New Roman" w:cs="Times New Roman"/>
          <w:sz w:val="22"/>
          <w:szCs w:val="22"/>
        </w:rPr>
        <w:t>年公司整体收入复合增速约</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（其中智能手机低个位数增长、</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及电动车高双位数增长）、经营利润率逐步提升至</w:t>
      </w:r>
      <w:r w:rsidRPr="007A5F70">
        <w:rPr>
          <w:rFonts w:ascii="Times New Roman" w:eastAsia="微软雅黑" w:hAnsi="Times New Roman" w:cs="Times New Roman"/>
          <w:sz w:val="22"/>
          <w:szCs w:val="22"/>
        </w:rPr>
        <w:t>8-10%</w:t>
      </w:r>
      <w:r w:rsidRPr="007A5F70">
        <w:rPr>
          <w:rFonts w:ascii="Times New Roman" w:eastAsia="微软雅黑" w:hAnsi="Times New Roman" w:cs="Times New Roman"/>
          <w:sz w:val="22"/>
          <w:szCs w:val="22"/>
        </w:rPr>
        <w:t>，资本开支投入随电动车项目高峰后逐步平稳。在加权平均资本成本</w:t>
      </w:r>
      <w:r w:rsidRPr="007A5F70">
        <w:rPr>
          <w:rFonts w:ascii="Times New Roman" w:eastAsia="微软雅黑" w:hAnsi="Times New Roman" w:cs="Times New Roman"/>
          <w:sz w:val="22"/>
          <w:szCs w:val="22"/>
        </w:rPr>
        <w:t>(WACC)</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10%</w:t>
      </w:r>
      <w:r w:rsidRPr="007A5F70">
        <w:rPr>
          <w:rFonts w:ascii="Times New Roman" w:eastAsia="微软雅黑" w:hAnsi="Times New Roman" w:cs="Times New Roman"/>
          <w:sz w:val="22"/>
          <w:szCs w:val="22"/>
        </w:rPr>
        <w:t>、永续增长率</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的假设下，</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估值得出小米企业价值接近人民币</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万亿元。扣除净现金后，权益价值约为</w:t>
      </w:r>
      <w:r w:rsidRPr="007A5F70">
        <w:rPr>
          <w:rFonts w:ascii="Times New Roman" w:eastAsia="微软雅黑" w:hAnsi="Times New Roman" w:cs="Times New Roman"/>
          <w:sz w:val="22"/>
          <w:szCs w:val="22"/>
        </w:rPr>
        <w:t>1.07</w:t>
      </w:r>
      <w:r w:rsidRPr="007A5F70">
        <w:rPr>
          <w:rFonts w:ascii="Times New Roman" w:eastAsia="微软雅黑" w:hAnsi="Times New Roman" w:cs="Times New Roman"/>
          <w:sz w:val="22"/>
          <w:szCs w:val="22"/>
        </w:rPr>
        <w:t>万亿港元，折合每股价值约</w:t>
      </w:r>
      <w:r w:rsidRPr="007A5F70">
        <w:rPr>
          <w:rFonts w:ascii="Times New Roman" w:eastAsia="微软雅黑" w:hAnsi="Times New Roman" w:cs="Times New Roman"/>
          <w:b/>
          <w:bCs/>
          <w:sz w:val="22"/>
          <w:szCs w:val="22"/>
        </w:rPr>
        <w:t>60–65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。该结果表明，在乐观增长预期下小米股价尚有一定上行空间。</w:t>
      </w:r>
    </w:p>
    <w:p w14:paraId="5DC126FE" w14:textId="77777777" w:rsidR="007A5F70" w:rsidRPr="007A5F70" w:rsidRDefault="007A5F70">
      <w:pPr>
        <w:numPr>
          <w:ilvl w:val="0"/>
          <w:numId w:val="145"/>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相对估值</w:t>
      </w:r>
      <w:r w:rsidRPr="007A5F70">
        <w:rPr>
          <w:rFonts w:ascii="Times New Roman" w:eastAsia="微软雅黑" w:hAnsi="Times New Roman" w:cs="Times New Roman"/>
          <w:sz w:val="22"/>
          <w:szCs w:val="22"/>
        </w:rPr>
        <w:t>：按照目前股价计算，小米对应</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年实际市盈率</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约在</w:t>
      </w:r>
      <w:r w:rsidRPr="007A5F70">
        <w:rPr>
          <w:rFonts w:ascii="Times New Roman" w:eastAsia="微软雅黑" w:hAnsi="Times New Roman" w:cs="Times New Roman"/>
          <w:b/>
          <w:bCs/>
          <w:sz w:val="22"/>
          <w:szCs w:val="22"/>
        </w:rPr>
        <w:t>35</w:t>
      </w:r>
      <w:r w:rsidRPr="007A5F70">
        <w:rPr>
          <w:rFonts w:ascii="Times New Roman" w:eastAsia="微软雅黑" w:hAnsi="Times New Roman" w:cs="Times New Roman"/>
          <w:b/>
          <w:bCs/>
          <w:sz w:val="22"/>
          <w:szCs w:val="22"/>
        </w:rPr>
        <w:t>倍</w:t>
      </w:r>
      <w:r w:rsidRPr="007A5F70">
        <w:rPr>
          <w:rFonts w:ascii="Times New Roman" w:eastAsia="微软雅黑" w:hAnsi="Times New Roman" w:cs="Times New Roman"/>
          <w:sz w:val="22"/>
          <w:szCs w:val="22"/>
        </w:rPr>
        <w:t>左右，若以调整后净利润计算约为</w:t>
      </w:r>
      <w:r w:rsidRPr="007A5F70">
        <w:rPr>
          <w:rFonts w:ascii="Times New Roman" w:eastAsia="微软雅黑" w:hAnsi="Times New Roman" w:cs="Times New Roman"/>
          <w:sz w:val="22"/>
          <w:szCs w:val="22"/>
        </w:rPr>
        <w:t>32</w:t>
      </w:r>
      <w:r w:rsidRPr="007A5F70">
        <w:rPr>
          <w:rFonts w:ascii="Times New Roman" w:eastAsia="微软雅黑" w:hAnsi="Times New Roman" w:cs="Times New Roman"/>
          <w:sz w:val="22"/>
          <w:szCs w:val="22"/>
        </w:rPr>
        <w:t>倍；企业价值</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息税折旧摊销前利润</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约为</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倍上下，市销率</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2.8</w:t>
      </w:r>
      <w:r w:rsidRPr="007A5F70">
        <w:rPr>
          <w:rFonts w:ascii="Times New Roman" w:eastAsia="微软雅黑" w:hAnsi="Times New Roman" w:cs="Times New Roman"/>
          <w:sz w:val="22"/>
          <w:szCs w:val="22"/>
        </w:rPr>
        <w:t>倍。相比全球消费电子和互联网公司，小米估值不算便宜：苹果公司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财年</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29</w:t>
      </w:r>
      <w:r w:rsidRPr="007A5F70">
        <w:rPr>
          <w:rFonts w:ascii="Times New Roman" w:eastAsia="微软雅黑" w:hAnsi="Times New Roman" w:cs="Times New Roman"/>
          <w:sz w:val="22"/>
          <w:szCs w:val="22"/>
        </w:rPr>
        <w:t>倍，腾讯控股约</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倍；然而考虑到小米新能源汽车业务尚处投入期、盈利被压低，市场实际上赋予其一定的</w:t>
      </w:r>
      <w:r w:rsidRPr="007A5F70">
        <w:rPr>
          <w:rFonts w:ascii="Times New Roman" w:eastAsia="微软雅黑" w:hAnsi="Times New Roman" w:cs="Times New Roman"/>
          <w:b/>
          <w:bCs/>
          <w:sz w:val="22"/>
          <w:szCs w:val="22"/>
        </w:rPr>
        <w:t>成长溢价</w:t>
      </w:r>
      <w:r w:rsidRPr="007A5F70">
        <w:rPr>
          <w:rFonts w:ascii="Times New Roman" w:eastAsia="微软雅黑" w:hAnsi="Times New Roman" w:cs="Times New Roman"/>
          <w:sz w:val="22"/>
          <w:szCs w:val="22"/>
        </w:rPr>
        <w:t>。若将小米拆分来看，其传统硬件业务（手机</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）增速放缓但现金流稳定，可比公司估值在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倍</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出头，而电动车业务属高成长高估值板块，目前多数同行（造车新势力）以</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估值为主，小米电动车</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倍，明显低于行业领军的特斯拉（约</w:t>
      </w:r>
      <w:r w:rsidRPr="007A5F70">
        <w:rPr>
          <w:rFonts w:ascii="Times New Roman" w:eastAsia="微软雅黑" w:hAnsi="Times New Roman" w:cs="Times New Roman"/>
          <w:sz w:val="22"/>
          <w:szCs w:val="22"/>
        </w:rPr>
        <w:t>9</w:t>
      </w:r>
      <w:r w:rsidRPr="007A5F70">
        <w:rPr>
          <w:rFonts w:ascii="Times New Roman" w:eastAsia="微软雅黑" w:hAnsi="Times New Roman" w:cs="Times New Roman"/>
          <w:sz w:val="22"/>
          <w:szCs w:val="22"/>
        </w:rPr>
        <w:t>倍）和蔚来等尚未盈利公司的隐含倍数。这暗示市场尚未充分反映小米汽车业务的长期价值。</w:t>
      </w:r>
      <w:r w:rsidRPr="007A5F70">
        <w:rPr>
          <w:rFonts w:ascii="Times New Roman" w:eastAsia="微软雅黑" w:hAnsi="Times New Roman" w:cs="Times New Roman"/>
          <w:b/>
          <w:bCs/>
          <w:sz w:val="22"/>
          <w:szCs w:val="22"/>
        </w:rPr>
        <w:t>分析师观点</w:t>
      </w:r>
      <w:r w:rsidRPr="007A5F70">
        <w:rPr>
          <w:rFonts w:ascii="Times New Roman" w:eastAsia="微软雅黑" w:hAnsi="Times New Roman" w:cs="Times New Roman"/>
          <w:sz w:val="22"/>
          <w:szCs w:val="22"/>
        </w:rPr>
        <w:t>也较为积极：巴克莱等机构近期上调了小米目标价（</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对应目标价从</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美元上调至</w:t>
      </w:r>
      <w:r w:rsidRPr="007A5F70">
        <w:rPr>
          <w:rFonts w:ascii="Times New Roman" w:eastAsia="微软雅黑" w:hAnsi="Times New Roman" w:cs="Times New Roman"/>
          <w:sz w:val="22"/>
          <w:szCs w:val="22"/>
        </w:rPr>
        <w:t>40</w:t>
      </w:r>
      <w:r w:rsidRPr="007A5F70">
        <w:rPr>
          <w:rFonts w:ascii="Times New Roman" w:eastAsia="微软雅黑" w:hAnsi="Times New Roman" w:cs="Times New Roman"/>
          <w:sz w:val="22"/>
          <w:szCs w:val="22"/>
        </w:rPr>
        <w:t>美元，即相当于港股约</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港元）并给予增持评级，认为小米执行力强劲，有望凭借无处不在的用户连接优势成为中国顶尖的</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平台型公司</w:t>
      </w:r>
      <w:r w:rsidRPr="007A5F70">
        <w:rPr>
          <w:rFonts w:ascii="Times New Roman" w:eastAsia="微软雅黑" w:hAnsi="Times New Roman" w:cs="Times New Roman"/>
          <w:sz w:val="22"/>
          <w:szCs w:val="22"/>
        </w:rPr>
        <w:t xml:space="preserve"> (</w:t>
      </w:r>
      <w:hyperlink r:id="rId388" w:anchor=":~:text=recent%20checks,investors%20in%20a%20research%20note" w:history="1">
        <w:r w:rsidRPr="007A5F70">
          <w:rPr>
            <w:rStyle w:val="af0"/>
            <w:rFonts w:ascii="Times New Roman" w:eastAsia="微软雅黑" w:hAnsi="Times New Roman" w:cs="Times New Roman"/>
            <w:sz w:val="22"/>
            <w:szCs w:val="22"/>
          </w:rPr>
          <w:t>Xiaomi price target raised to $40 from $24 at Barclays | 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。总体而言，小米当前估值处于合理偏上的区间，但如果电动车业务顺利放量并在</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年实现盈利</w:t>
      </w:r>
      <w:r w:rsidRPr="007A5F70">
        <w:rPr>
          <w:rFonts w:ascii="Times New Roman" w:eastAsia="微软雅黑" w:hAnsi="Times New Roman" w:cs="Times New Roman"/>
          <w:sz w:val="22"/>
          <w:szCs w:val="22"/>
        </w:rPr>
        <w:t xml:space="preserve"> (</w:t>
      </w:r>
      <w:hyperlink r:id="rId389" w:anchor=":~:text=Some%20analysts%20have%20said%20they,turn%20a%20profit%20in%202025"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，则有望推动公司估值体系向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硬件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软件服务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智能汽车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复合模式过渡，支撑更高的估值水平。</w:t>
      </w:r>
    </w:p>
    <w:p w14:paraId="5601BDCE"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交易策略</w:t>
      </w:r>
    </w:p>
    <w:p w14:paraId="1BDB7861"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港股通</w:t>
      </w:r>
      <w:r w:rsidRPr="007A5F70">
        <w:rPr>
          <w:rFonts w:ascii="Times New Roman" w:eastAsia="微软雅黑" w:hAnsi="Times New Roman" w:cs="Times New Roman"/>
          <w:b/>
          <w:bCs/>
          <w:sz w:val="22"/>
          <w:szCs w:val="22"/>
        </w:rPr>
        <w:t xml:space="preserve"> vs </w:t>
      </w: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：小米集团的主要上市地在香港交易所（股票代号</w:t>
      </w:r>
      <w:r w:rsidRPr="007A5F70">
        <w:rPr>
          <w:rFonts w:ascii="Times New Roman" w:eastAsia="微软雅黑" w:hAnsi="Times New Roman" w:cs="Times New Roman"/>
          <w:sz w:val="22"/>
          <w:szCs w:val="22"/>
        </w:rPr>
        <w:t>: 1810</w:t>
      </w:r>
      <w:r w:rsidRPr="007A5F70">
        <w:rPr>
          <w:rFonts w:ascii="Times New Roman" w:eastAsia="微软雅黑" w:hAnsi="Times New Roman" w:cs="Times New Roman"/>
          <w:sz w:val="22"/>
          <w:szCs w:val="22"/>
        </w:rPr>
        <w:t>），同时在美</w:t>
      </w:r>
      <w:r w:rsidRPr="007A5F70">
        <w:rPr>
          <w:rFonts w:ascii="Times New Roman" w:eastAsia="微软雅黑" w:hAnsi="Times New Roman" w:cs="Times New Roman"/>
          <w:sz w:val="22"/>
          <w:szCs w:val="22"/>
        </w:rPr>
        <w:t xml:space="preserve"> OTC </w:t>
      </w:r>
      <w:r w:rsidRPr="007A5F70">
        <w:rPr>
          <w:rFonts w:ascii="Times New Roman" w:eastAsia="微软雅黑" w:hAnsi="Times New Roman" w:cs="Times New Roman"/>
          <w:sz w:val="22"/>
          <w:szCs w:val="22"/>
        </w:rPr>
        <w:t>市场有不具投票权的</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交易（代码</w:t>
      </w:r>
      <w:r w:rsidRPr="007A5F70">
        <w:rPr>
          <w:rFonts w:ascii="Times New Roman" w:eastAsia="微软雅黑" w:hAnsi="Times New Roman" w:cs="Times New Roman"/>
          <w:sz w:val="22"/>
          <w:szCs w:val="22"/>
        </w:rPr>
        <w:t>: XIACF/XIACY</w:t>
      </w:r>
      <w:r w:rsidRPr="007A5F70">
        <w:rPr>
          <w:rFonts w:ascii="Times New Roman" w:eastAsia="微软雅黑" w:hAnsi="Times New Roman" w:cs="Times New Roman"/>
          <w:sz w:val="22"/>
          <w:szCs w:val="22"/>
        </w:rPr>
        <w:t>）。针对不同投资者，我们比较两种交易渠道的特点：</w:t>
      </w:r>
    </w:p>
    <w:p w14:paraId="4DA5F455" w14:textId="77777777" w:rsidR="007A5F70" w:rsidRPr="007A5F70" w:rsidRDefault="007A5F70">
      <w:pPr>
        <w:numPr>
          <w:ilvl w:val="0"/>
          <w:numId w:val="146"/>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港股（通过港股通）</w:t>
      </w:r>
      <w:r w:rsidRPr="007A5F70">
        <w:rPr>
          <w:rFonts w:ascii="Times New Roman" w:eastAsia="微软雅黑" w:hAnsi="Times New Roman" w:cs="Times New Roman"/>
          <w:sz w:val="22"/>
          <w:szCs w:val="22"/>
        </w:rPr>
        <w:t>：通过港股通机制，内地投资者可以直接买卖小米的港股股票。港股市场交易时间与内地接近，港元与人民币汇率相对稳定（港元与美元挂钩，间接稳定人民币），汇率风险可控。小米作为恒生科技指数成份股，日均成交活跃，流动性充沛，</w:t>
      </w:r>
      <w:r w:rsidRPr="007A5F70">
        <w:rPr>
          <w:rFonts w:ascii="Times New Roman" w:eastAsia="微软雅黑" w:hAnsi="Times New Roman" w:cs="Times New Roman"/>
          <w:sz w:val="22"/>
          <w:szCs w:val="22"/>
        </w:rPr>
        <w:t xml:space="preserve"> bid-ask</w:t>
      </w:r>
      <w:r w:rsidRPr="007A5F70">
        <w:rPr>
          <w:rFonts w:ascii="Times New Roman" w:eastAsia="微软雅黑" w:hAnsi="Times New Roman" w:cs="Times New Roman"/>
          <w:sz w:val="22"/>
          <w:szCs w:val="22"/>
        </w:rPr>
        <w:t>价差较小，适合大额交易和长期持有。此外，小米港股已纳入港股通标的，近年获得大量南下资金青睐，交投十分活跃</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经常位列港股通十大成交活跃股</w:t>
      </w:r>
      <w:r w:rsidRPr="007A5F70">
        <w:rPr>
          <w:rFonts w:ascii="Times New Roman" w:eastAsia="微软雅黑" w:hAnsi="Times New Roman" w:cs="Times New Roman"/>
          <w:sz w:val="22"/>
          <w:szCs w:val="22"/>
        </w:rPr>
        <w:t xml:space="preserve"> (</w:t>
      </w:r>
      <w:hyperlink r:id="rId390" w:anchor=":~:text=Top%2010%20Turnover%20Southbound%20Stocks,CNOOC%20%280883" w:history="1">
        <w:r w:rsidRPr="007A5F70">
          <w:rPr>
            <w:rStyle w:val="af0"/>
            <w:rFonts w:ascii="Times New Roman" w:eastAsia="微软雅黑" w:hAnsi="Times New Roman" w:cs="Times New Roman"/>
            <w:sz w:val="22"/>
            <w:szCs w:val="22"/>
          </w:rPr>
          <w:t>Southbound money flow turnover | UBS Warrants &amp; CBBC</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。例如，今年以来南向资金持续净买入小米</w:t>
      </w:r>
      <w:r w:rsidRPr="007A5F70">
        <w:rPr>
          <w:rFonts w:ascii="Times New Roman" w:eastAsia="微软雅黑" w:hAnsi="Times New Roman" w:cs="Times New Roman"/>
          <w:sz w:val="22"/>
          <w:szCs w:val="22"/>
        </w:rPr>
        <w:t xml:space="preserve"> (</w:t>
      </w:r>
      <w:hyperlink r:id="rId391" w:anchor=":~:text=There%20was%20HKD915,W%20%2801024" w:history="1">
        <w:r w:rsidRPr="007A5F70">
          <w:rPr>
            <w:rStyle w:val="af0"/>
            <w:rFonts w:ascii="Times New Roman" w:eastAsia="微软雅黑" w:hAnsi="Times New Roman" w:cs="Times New Roman"/>
            <w:sz w:val="22"/>
            <w:szCs w:val="22"/>
          </w:rPr>
          <w:t>SH/SZ-HK Stock Connect - News &amp; Announcement - AASTOCKS.com</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，有助于支撑股价。通过港股通持有小米还可享受未来可能的股息派发。总体而言，港股是获取小米权益敞口的</w:t>
      </w:r>
      <w:r w:rsidRPr="007A5F70">
        <w:rPr>
          <w:rFonts w:ascii="Times New Roman" w:eastAsia="微软雅黑" w:hAnsi="Times New Roman" w:cs="Times New Roman"/>
          <w:b/>
          <w:bCs/>
          <w:sz w:val="22"/>
          <w:szCs w:val="22"/>
        </w:rPr>
        <w:t>首选途径</w:t>
      </w:r>
      <w:r w:rsidRPr="007A5F70">
        <w:rPr>
          <w:rFonts w:ascii="Times New Roman" w:eastAsia="微软雅黑" w:hAnsi="Times New Roman" w:cs="Times New Roman"/>
          <w:sz w:val="22"/>
          <w:szCs w:val="22"/>
        </w:rPr>
        <w:t>。</w:t>
      </w:r>
    </w:p>
    <w:p w14:paraId="729B4B93" w14:textId="77777777" w:rsidR="007A5F70" w:rsidRPr="007A5F70" w:rsidRDefault="007A5F70">
      <w:pPr>
        <w:numPr>
          <w:ilvl w:val="0"/>
          <w:numId w:val="146"/>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：小米在美国场外市场的</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为</w:t>
      </w:r>
      <w:r w:rsidRPr="007A5F70">
        <w:rPr>
          <w:rFonts w:ascii="Times New Roman" w:eastAsia="微软雅黑" w:hAnsi="Times New Roman" w:cs="Times New Roman"/>
          <w:b/>
          <w:bCs/>
          <w:sz w:val="22"/>
          <w:szCs w:val="22"/>
        </w:rPr>
        <w:t>不上市的托管凭证</w:t>
      </w:r>
      <w:r w:rsidRPr="007A5F70">
        <w:rPr>
          <w:rFonts w:ascii="Times New Roman" w:eastAsia="微软雅黑" w:hAnsi="Times New Roman" w:cs="Times New Roman"/>
          <w:sz w:val="22"/>
          <w:szCs w:val="22"/>
        </w:rPr>
        <w:t>，流动性相对较低，成交量和关注度不及港股。本质上</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在价格上紧密跟踪香港股价（每份</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代表若干普通股，如</w:t>
      </w:r>
      <w:r w:rsidRPr="007A5F70">
        <w:rPr>
          <w:rFonts w:ascii="Times New Roman" w:eastAsia="微软雅黑" w:hAnsi="Times New Roman" w:cs="Times New Roman"/>
          <w:sz w:val="22"/>
          <w:szCs w:val="22"/>
        </w:rPr>
        <w:t>XIACY</w:t>
      </w:r>
      <w:r w:rsidRPr="007A5F70">
        <w:rPr>
          <w:rFonts w:ascii="Times New Roman" w:eastAsia="微软雅黑" w:hAnsi="Times New Roman" w:cs="Times New Roman"/>
          <w:sz w:val="22"/>
          <w:szCs w:val="22"/>
        </w:rPr>
        <w:t>比例为</w:t>
      </w:r>
      <w:r w:rsidRPr="007A5F70">
        <w:rPr>
          <w:rFonts w:ascii="Times New Roman" w:eastAsia="微软雅黑" w:hAnsi="Times New Roman" w:cs="Times New Roman"/>
          <w:sz w:val="22"/>
          <w:szCs w:val="22"/>
        </w:rPr>
        <w:t>1:5 (</w:t>
      </w:r>
      <w:hyperlink r:id="rId392" w:anchor=":~:text=Xiaomi%20Corp%20,that%20estimates%20the%20dividend" w:history="1">
        <w:r w:rsidRPr="007A5F70">
          <w:rPr>
            <w:rStyle w:val="af0"/>
            <w:rFonts w:ascii="Times New Roman" w:eastAsia="微软雅黑" w:hAnsi="Times New Roman" w:cs="Times New Roman"/>
            <w:sz w:val="22"/>
            <w:szCs w:val="22"/>
          </w:rPr>
          <w:t>Xiaomi Corp (XIACF) Stock Price &amp; News - Google Finance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），受港股价格和汇率影响。美股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优势在于方便国际投资者在美时段交易，使用美元结算，免去了开通港股账户的手续。但需注意</w:t>
      </w:r>
      <w:r w:rsidRPr="007A5F70">
        <w:rPr>
          <w:rFonts w:ascii="Times New Roman" w:eastAsia="微软雅黑" w:hAnsi="Times New Roman" w:cs="Times New Roman"/>
          <w:sz w:val="22"/>
          <w:szCs w:val="22"/>
        </w:rPr>
        <w:t>OTC</w:t>
      </w:r>
      <w:r w:rsidRPr="007A5F70">
        <w:rPr>
          <w:rFonts w:ascii="Times New Roman" w:eastAsia="微软雅黑" w:hAnsi="Times New Roman" w:cs="Times New Roman"/>
          <w:sz w:val="22"/>
          <w:szCs w:val="22"/>
        </w:rPr>
        <w:t>市场交易可能存在报价稀疏、买卖盘深度不足的情况，大额交易可能冲击价格。此外，</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持有人通常无法直接参与股东大会等事项（小米为</w:t>
      </w:r>
      <w:r w:rsidRPr="007A5F70">
        <w:rPr>
          <w:rFonts w:ascii="Times New Roman" w:eastAsia="微软雅黑" w:hAnsi="Times New Roman" w:cs="Times New Roman"/>
          <w:sz w:val="22"/>
          <w:szCs w:val="22"/>
        </w:rPr>
        <w:t>WVR</w:t>
      </w:r>
      <w:r w:rsidRPr="007A5F70">
        <w:rPr>
          <w:rFonts w:ascii="Times New Roman" w:eastAsia="微软雅黑" w:hAnsi="Times New Roman" w:cs="Times New Roman"/>
          <w:sz w:val="22"/>
          <w:szCs w:val="22"/>
        </w:rPr>
        <w:t>架构，本就没有</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投票权），分红派息由托管银行换汇后发放。针对美国投资者，如只能通过本土账户参与，小额配置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是可行的；但对于资金量较大的机构</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个人，</w:t>
      </w:r>
      <w:r w:rsidRPr="007A5F70">
        <w:rPr>
          <w:rFonts w:ascii="Times New Roman" w:eastAsia="微软雅黑" w:hAnsi="Times New Roman" w:cs="Times New Roman"/>
          <w:b/>
          <w:bCs/>
          <w:sz w:val="22"/>
          <w:szCs w:val="22"/>
        </w:rPr>
        <w:t>通过港股主板获取头寸更为稳妥</w:t>
      </w:r>
      <w:r w:rsidRPr="007A5F70">
        <w:rPr>
          <w:rFonts w:ascii="Times New Roman" w:eastAsia="微软雅黑" w:hAnsi="Times New Roman" w:cs="Times New Roman"/>
          <w:sz w:val="22"/>
          <w:szCs w:val="22"/>
        </w:rPr>
        <w:t>，因为港股市场监管成熟、交易活跃，能更好地体现小米真实价值并提供及时的买卖机会。</w:t>
      </w:r>
    </w:p>
    <w:p w14:paraId="4AAF396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策略建议</w:t>
      </w:r>
      <w:r w:rsidRPr="007A5F70">
        <w:rPr>
          <w:rFonts w:ascii="Times New Roman" w:eastAsia="微软雅黑" w:hAnsi="Times New Roman" w:cs="Times New Roman"/>
          <w:sz w:val="22"/>
          <w:szCs w:val="22"/>
        </w:rPr>
        <w:t>：当前小米股价经过一轮大涨逼近市场目标价，但考虑到公司基本面向好和估值仍有提升空间，我们倾向于逢低逐步布局，侧重港股交易。对于有条件的投资者，可通过沪</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深港通在港股市场直接买入小米股票，以获取充足流动性和市场深度；美股投资者若无法直接参与港股，也可少量配置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以分享小米成长红利。鉴于小米股价波动较大（近期隐含波动率上升</w:t>
      </w:r>
      <w:r w:rsidRPr="007A5F70">
        <w:rPr>
          <w:rFonts w:ascii="Times New Roman" w:eastAsia="微软雅黑" w:hAnsi="Times New Roman" w:cs="Times New Roman"/>
          <w:sz w:val="22"/>
          <w:szCs w:val="22"/>
        </w:rPr>
        <w:t xml:space="preserve"> (</w:t>
      </w:r>
      <w:hyperlink r:id="rId393" w:anchor=":~:text=Forecasts%20www,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），可结合衍生品对冲策略降低短期波动风险。</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sz w:val="22"/>
          <w:szCs w:val="22"/>
        </w:rPr>
        <w:t>方面，我们根据</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和相对估值分析，给予未来</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b/>
          <w:bCs/>
          <w:sz w:val="22"/>
          <w:szCs w:val="22"/>
        </w:rPr>
        <w:t>HK$60</w:t>
      </w:r>
      <w:r w:rsidRPr="007A5F70">
        <w:rPr>
          <w:rFonts w:ascii="Times New Roman" w:eastAsia="微软雅黑" w:hAnsi="Times New Roman" w:cs="Times New Roman"/>
          <w:sz w:val="22"/>
          <w:szCs w:val="22"/>
        </w:rPr>
        <w:t>，较当前价格有一定上行空间。该目标价对应</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年约</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倍的预期市盈率，考虑了智能手机业务稳健增长及电动车等新业务的价值提升。</w:t>
      </w:r>
    </w:p>
    <w:p w14:paraId="3F3A90D1"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投资建议</w:t>
      </w:r>
    </w:p>
    <w:p w14:paraId="44D27EB0"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lastRenderedPageBreak/>
        <w:t>综合宏观环境、行业趋势及公司基本面，我们对小米集团的投资评级为：</w:t>
      </w:r>
      <w:r w:rsidRPr="007A5F70">
        <w:rPr>
          <w:rFonts w:ascii="Times New Roman" w:eastAsia="微软雅黑" w:hAnsi="Times New Roman" w:cs="Times New Roman"/>
          <w:b/>
          <w:bCs/>
          <w:sz w:val="22"/>
          <w:szCs w:val="22"/>
        </w:rPr>
        <w:t>买入</w:t>
      </w:r>
      <w:r w:rsidRPr="007A5F70">
        <w:rPr>
          <w:rFonts w:ascii="Times New Roman" w:eastAsia="微软雅黑" w:hAnsi="Times New Roman" w:cs="Times New Roman"/>
          <w:sz w:val="22"/>
          <w:szCs w:val="22"/>
        </w:rPr>
        <w:t>。具体理由如下：</w:t>
      </w:r>
    </w:p>
    <w:p w14:paraId="5A52FAD4"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宏观与政策</w:t>
      </w:r>
      <w:r w:rsidRPr="007A5F70">
        <w:rPr>
          <w:rFonts w:ascii="Times New Roman" w:eastAsia="微软雅黑" w:hAnsi="Times New Roman" w:cs="Times New Roman"/>
          <w:sz w:val="22"/>
          <w:szCs w:val="22"/>
        </w:rPr>
        <w:t>：在全球经济温和复苏和中国消费升级背景下，小米主营业务需求稳健。尤其中国政府延续新能源汽车购置优惠、推动数字经济发展的政策取向，有利于小米手机、智能硬件和电动车业务的发展</w:t>
      </w:r>
      <w:r w:rsidRPr="007A5F70">
        <w:rPr>
          <w:rFonts w:ascii="Times New Roman" w:eastAsia="微软雅黑" w:hAnsi="Times New Roman" w:cs="Times New Roman"/>
          <w:sz w:val="22"/>
          <w:szCs w:val="22"/>
        </w:rPr>
        <w:t xml:space="preserve"> (</w:t>
      </w:r>
      <w:hyperlink r:id="rId394"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。虽然需警惕全球通胀和地缘因素导致的消费电子需求波动，但整体宏观环境对小米偏友好。</w:t>
      </w:r>
    </w:p>
    <w:p w14:paraId="3C6D8F80"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公司基本面</w:t>
      </w:r>
      <w:r w:rsidRPr="007A5F70">
        <w:rPr>
          <w:rFonts w:ascii="Times New Roman" w:eastAsia="微软雅黑" w:hAnsi="Times New Roman" w:cs="Times New Roman"/>
          <w:sz w:val="22"/>
          <w:szCs w:val="22"/>
        </w:rPr>
        <w:t>：小米已形成</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手机</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电动车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互联网服务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的多元业务格局，各板块协同增效。手机业务市占率提升，</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生态深厚粘性强，新兴的电动车业务进展超预期，为公司打开长期成长空间。公司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年业绩亮眼，盈利能力和现金流改善明显，管理层展现出优异的执行力。充裕的现金储备也为后续投入提供保障。</w:t>
      </w:r>
    </w:p>
    <w:p w14:paraId="5226FE56"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估值与市场观点</w:t>
      </w:r>
      <w:r w:rsidRPr="007A5F70">
        <w:rPr>
          <w:rFonts w:ascii="Times New Roman" w:eastAsia="微软雅黑" w:hAnsi="Times New Roman" w:cs="Times New Roman"/>
          <w:sz w:val="22"/>
          <w:szCs w:val="22"/>
        </w:rPr>
        <w:t>：目前股价对应估值反映了一定成长预期但并不过分。市场分析师对小米普遍持积极态度，认为其</w:t>
      </w:r>
      <w:r w:rsidRPr="007A5F70">
        <w:rPr>
          <w:rFonts w:ascii="Times New Roman" w:eastAsia="微软雅黑" w:hAnsi="Times New Roman" w:cs="Times New Roman"/>
          <w:b/>
          <w:bCs/>
          <w:sz w:val="22"/>
          <w:szCs w:val="22"/>
        </w:rPr>
        <w:t>长期战略清晰</w:t>
      </w:r>
      <w:r w:rsidRPr="007A5F70">
        <w:rPr>
          <w:rFonts w:ascii="Times New Roman" w:eastAsia="微软雅黑" w:hAnsi="Times New Roman" w:cs="Times New Roman"/>
          <w:sz w:val="22"/>
          <w:szCs w:val="22"/>
        </w:rPr>
        <w:t>、在</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时代具备独特优势</w:t>
      </w:r>
      <w:r w:rsidRPr="007A5F70">
        <w:rPr>
          <w:rFonts w:ascii="Times New Roman" w:eastAsia="微软雅黑" w:hAnsi="Times New Roman" w:cs="Times New Roman"/>
          <w:sz w:val="22"/>
          <w:szCs w:val="22"/>
        </w:rPr>
        <w:t xml:space="preserve"> (</w:t>
      </w:r>
      <w:hyperlink r:id="rId395" w:anchor=":~:text=recent%20checks,investors%20in%20a%20research%20note" w:history="1">
        <w:r w:rsidRPr="007A5F70">
          <w:rPr>
            <w:rStyle w:val="af0"/>
            <w:rFonts w:ascii="Times New Roman" w:eastAsia="微软雅黑" w:hAnsi="Times New Roman" w:cs="Times New Roman"/>
            <w:sz w:val="22"/>
            <w:szCs w:val="22"/>
          </w:rPr>
          <w:t>Xiaomi price target raised to $40 from $24 at Barclays | 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。我们认为随着电动车业务逐步兑现业绩，市场有望重新评估小米的估值水平，给予更高的复合型科技公司溢价。</w:t>
      </w:r>
    </w:p>
    <w:p w14:paraId="3CF8051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基于以上因素，我们建议投资者</w:t>
      </w:r>
      <w:r w:rsidRPr="007A5F70">
        <w:rPr>
          <w:rFonts w:ascii="Times New Roman" w:eastAsia="微软雅黑" w:hAnsi="Times New Roman" w:cs="Times New Roman"/>
          <w:b/>
          <w:bCs/>
          <w:sz w:val="22"/>
          <w:szCs w:val="22"/>
        </w:rPr>
        <w:t>买入并中长期持有</w:t>
      </w:r>
      <w:r w:rsidRPr="007A5F70">
        <w:rPr>
          <w:rFonts w:ascii="Times New Roman" w:eastAsia="微软雅黑" w:hAnsi="Times New Roman" w:cs="Times New Roman"/>
          <w:sz w:val="22"/>
          <w:szCs w:val="22"/>
        </w:rPr>
        <w:t>小米集团股票。同时需关注风险因素：包括全球智能手机市场竞争加剧或增速放缓</w:t>
      </w:r>
      <w:r w:rsidRPr="007A5F70">
        <w:rPr>
          <w:rFonts w:ascii="Times New Roman" w:eastAsia="微软雅黑" w:hAnsi="Times New Roman" w:cs="Times New Roman"/>
          <w:sz w:val="22"/>
          <w:szCs w:val="22"/>
        </w:rPr>
        <w:t xml:space="preserve"> (</w:t>
      </w:r>
      <w:hyperlink r:id="rId396"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推进不及预期、关键零部件供应链波动以及中美科技博弈可能带来的不确定性。一旦出现行业景气下滑或公司战略执行偏差，股价短期可能承压。不过，在目前情景下，小米凭借稳健的基本面和明确的增长引擎，仍是科技及新能源汽车融合领域值得把握的投资机遇。综合考虑风险收益，我们给予小米</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买入</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评级，目标价</w:t>
      </w:r>
      <w:r w:rsidRPr="007A5F70">
        <w:rPr>
          <w:rFonts w:ascii="Times New Roman" w:eastAsia="微软雅黑" w:hAnsi="Times New Roman" w:cs="Times New Roman"/>
          <w:sz w:val="22"/>
          <w:szCs w:val="22"/>
        </w:rPr>
        <w:t>HK$60</w:t>
      </w:r>
      <w:r w:rsidRPr="007A5F70">
        <w:rPr>
          <w:rFonts w:ascii="Times New Roman" w:eastAsia="微软雅黑" w:hAnsi="Times New Roman" w:cs="Times New Roman"/>
          <w:sz w:val="22"/>
          <w:szCs w:val="22"/>
        </w:rPr>
        <w:t>，并建议投资者在股价波动中逢低加仓，分享公司未来成长收益。</w:t>
      </w:r>
      <w:r w:rsidRPr="007A5F70">
        <w:rPr>
          <w:rFonts w:ascii="Times New Roman" w:eastAsia="微软雅黑" w:hAnsi="Times New Roman" w:cs="Times New Roman"/>
          <w:sz w:val="22"/>
          <w:szCs w:val="22"/>
        </w:rPr>
        <w:t xml:space="preserve"> (</w:t>
      </w:r>
      <w:hyperlink r:id="rId397" w:anchor=":~:text=Xiaomi%20Stock%20Rally%20Before%20Earnings,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 (</w:t>
      </w:r>
      <w:hyperlink r:id="rId398"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p>
    <w:p w14:paraId="7708AD99" w14:textId="6A203DDE" w:rsidR="00040D73" w:rsidRPr="004C33BC" w:rsidRDefault="00040D73" w:rsidP="00040D73">
      <w:pPr>
        <w:pStyle w:val="2"/>
        <w:rPr>
          <w:rFonts w:ascii="Times New Roman" w:eastAsia="微软雅黑" w:hAnsi="Times New Roman" w:cs="Times New Roman"/>
          <w:b/>
          <w:bCs/>
          <w:sz w:val="22"/>
          <w:szCs w:val="22"/>
        </w:rPr>
      </w:pPr>
      <w:bookmarkStart w:id="17" w:name="_Toc197087776"/>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sidR="00D10BC5">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040D73">
        <w:rPr>
          <w:rFonts w:ascii="Times New Roman" w:eastAsia="微软雅黑" w:hAnsi="Times New Roman" w:cs="Times New Roman"/>
          <w:b/>
          <w:bCs/>
          <w:sz w:val="22"/>
          <w:szCs w:val="22"/>
        </w:rPr>
        <w:t>Xiaomi Corporation (XIACF)</w:t>
      </w:r>
      <w:r>
        <w:rPr>
          <w:rFonts w:ascii="Times New Roman" w:eastAsia="微软雅黑" w:hAnsi="Times New Roman" w:cs="Times New Roman" w:hint="eastAsia"/>
          <w:b/>
          <w:bCs/>
          <w:sz w:val="22"/>
          <w:szCs w:val="22"/>
        </w:rPr>
        <w:t xml:space="preserve"> </w:t>
      </w:r>
      <w:r w:rsidRPr="007E0067">
        <w:rPr>
          <w:rFonts w:ascii="Times New Roman" w:eastAsia="微软雅黑" w:hAnsi="Times New Roman" w:cs="Times New Roman" w:hint="eastAsia"/>
          <w:b/>
          <w:bCs/>
          <w:sz w:val="22"/>
          <w:szCs w:val="22"/>
        </w:rPr>
        <w:t>投资分析与建议</w:t>
      </w:r>
      <w:bookmarkEnd w:id="17"/>
    </w:p>
    <w:p w14:paraId="5B969097" w14:textId="17EB15EE"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Xiaomi Corporation (XIACF)</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的最新股价（截至</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w:t>
      </w:r>
      <w:r w:rsidRPr="000E34BF">
        <w:rPr>
          <w:rFonts w:ascii="Times New Roman" w:eastAsia="微软雅黑" w:hAnsi="Times New Roman" w:cs="Times New Roman"/>
          <w:sz w:val="22"/>
          <w:szCs w:val="22"/>
        </w:rPr>
        <w:t xml:space="preserve"> 3 </w:t>
      </w:r>
      <w:r w:rsidRPr="000E34BF">
        <w:rPr>
          <w:rFonts w:ascii="Times New Roman" w:eastAsia="微软雅黑" w:hAnsi="Times New Roman" w:cs="Times New Roman"/>
          <w:sz w:val="22"/>
          <w:szCs w:val="22"/>
        </w:rPr>
        <w:t>月</w:t>
      </w:r>
      <w:r w:rsidRPr="000E34BF">
        <w:rPr>
          <w:rFonts w:ascii="Times New Roman" w:eastAsia="微软雅黑" w:hAnsi="Times New Roman" w:cs="Times New Roman"/>
          <w:sz w:val="22"/>
          <w:szCs w:val="22"/>
        </w:rPr>
        <w:t xml:space="preserve"> 18 </w:t>
      </w:r>
      <w:r w:rsidRPr="000E34BF">
        <w:rPr>
          <w:rFonts w:ascii="Times New Roman" w:eastAsia="微软雅黑" w:hAnsi="Times New Roman" w:cs="Times New Roman"/>
          <w:sz w:val="22"/>
          <w:szCs w:val="22"/>
        </w:rPr>
        <w:t>日</w:t>
      </w:r>
      <w:r w:rsidRPr="000E34BF">
        <w:rPr>
          <w:rFonts w:ascii="Times New Roman" w:eastAsia="微软雅黑" w:hAnsi="Times New Roman" w:cs="Times New Roman"/>
          <w:sz w:val="22"/>
          <w:szCs w:val="22"/>
        </w:rPr>
        <w:t xml:space="preserve"> 3:36 PM EST</w:t>
      </w:r>
      <w:r w:rsidRPr="000E34BF">
        <w:rPr>
          <w:rFonts w:ascii="Times New Roman" w:eastAsia="微软雅黑" w:hAnsi="Times New Roman" w:cs="Times New Roman"/>
          <w:sz w:val="22"/>
          <w:szCs w:val="22"/>
        </w:rPr>
        <w:t>）为</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7.70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，当日上涨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4.12% (+0.31)</w:t>
      </w:r>
      <w:r w:rsidRPr="000E34BF">
        <w:rPr>
          <w:rFonts w:ascii="Times New Roman" w:eastAsia="微软雅黑" w:hAnsi="Times New Roman" w:cs="Times New Roman"/>
          <w:sz w:val="22"/>
          <w:szCs w:val="22"/>
        </w:rPr>
        <w:t>。</w:t>
      </w:r>
    </w:p>
    <w:p w14:paraId="3A35E5E5"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关键财务指标</w:t>
      </w:r>
    </w:p>
    <w:p w14:paraId="40C15164"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市值</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180.19B </w:t>
      </w:r>
      <w:r w:rsidRPr="000E34BF">
        <w:rPr>
          <w:rFonts w:ascii="Times New Roman" w:eastAsia="微软雅黑" w:hAnsi="Times New Roman" w:cs="Times New Roman"/>
          <w:sz w:val="22"/>
          <w:szCs w:val="22"/>
        </w:rPr>
        <w:t>美元</w:t>
      </w:r>
    </w:p>
    <w:p w14:paraId="535C42F1"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lastRenderedPageBreak/>
        <w:t>过去</w:t>
      </w:r>
      <w:r w:rsidRPr="000E34BF">
        <w:rPr>
          <w:rFonts w:ascii="Times New Roman" w:eastAsia="微软雅黑" w:hAnsi="Times New Roman" w:cs="Times New Roman"/>
          <w:b/>
          <w:bCs/>
          <w:sz w:val="22"/>
          <w:szCs w:val="22"/>
        </w:rPr>
        <w:t xml:space="preserve"> 12 </w:t>
      </w:r>
      <w:r w:rsidRPr="000E34BF">
        <w:rPr>
          <w:rFonts w:ascii="Times New Roman" w:eastAsia="微软雅黑" w:hAnsi="Times New Roman" w:cs="Times New Roman"/>
          <w:b/>
          <w:bCs/>
          <w:sz w:val="22"/>
          <w:szCs w:val="22"/>
        </w:rPr>
        <w:t>个月营收</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47.07B </w:t>
      </w:r>
      <w:r w:rsidRPr="000E34BF">
        <w:rPr>
          <w:rFonts w:ascii="Times New Roman" w:eastAsia="微软雅黑" w:hAnsi="Times New Roman" w:cs="Times New Roman"/>
          <w:sz w:val="22"/>
          <w:szCs w:val="22"/>
        </w:rPr>
        <w:t>美元</w:t>
      </w:r>
    </w:p>
    <w:p w14:paraId="1580FAAF"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净利润</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2.76B </w:t>
      </w:r>
      <w:r w:rsidRPr="000E34BF">
        <w:rPr>
          <w:rFonts w:ascii="Times New Roman" w:eastAsia="微软雅黑" w:hAnsi="Times New Roman" w:cs="Times New Roman"/>
          <w:sz w:val="22"/>
          <w:szCs w:val="22"/>
        </w:rPr>
        <w:t>美元</w:t>
      </w:r>
    </w:p>
    <w:p w14:paraId="101DCAF8"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每股收益</w:t>
      </w:r>
      <w:r w:rsidRPr="000E34BF">
        <w:rPr>
          <w:rFonts w:ascii="Times New Roman" w:eastAsia="微软雅黑" w:hAnsi="Times New Roman" w:cs="Times New Roman"/>
          <w:b/>
          <w:bCs/>
          <w:sz w:val="22"/>
          <w:szCs w:val="22"/>
        </w:rPr>
        <w:t xml:space="preserve"> (EPS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0.11 </w:t>
      </w:r>
      <w:r w:rsidRPr="000E34BF">
        <w:rPr>
          <w:rFonts w:ascii="Times New Roman" w:eastAsia="微软雅黑" w:hAnsi="Times New Roman" w:cs="Times New Roman"/>
          <w:sz w:val="22"/>
          <w:szCs w:val="22"/>
        </w:rPr>
        <w:t>美元</w:t>
      </w:r>
    </w:p>
    <w:p w14:paraId="620032D4"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市盈率</w:t>
      </w:r>
      <w:r w:rsidRPr="000E34BF">
        <w:rPr>
          <w:rFonts w:ascii="Times New Roman" w:eastAsia="微软雅黑" w:hAnsi="Times New Roman" w:cs="Times New Roman"/>
          <w:b/>
          <w:bCs/>
          <w:sz w:val="22"/>
          <w:szCs w:val="22"/>
        </w:rPr>
        <w:t xml:space="preserve"> (PE Ratio)</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65.29 </w:t>
      </w:r>
      <w:r w:rsidRPr="000E34BF">
        <w:rPr>
          <w:rFonts w:ascii="Times New Roman" w:eastAsia="微软雅黑" w:hAnsi="Times New Roman" w:cs="Times New Roman"/>
          <w:sz w:val="22"/>
          <w:szCs w:val="22"/>
        </w:rPr>
        <w:t>倍</w:t>
      </w:r>
    </w:p>
    <w:p w14:paraId="3CAAEBB2"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52 </w:t>
      </w:r>
      <w:r w:rsidRPr="000E34BF">
        <w:rPr>
          <w:rFonts w:ascii="Times New Roman" w:eastAsia="微软雅黑" w:hAnsi="Times New Roman" w:cs="Times New Roman"/>
          <w:b/>
          <w:bCs/>
          <w:sz w:val="22"/>
          <w:szCs w:val="22"/>
        </w:rPr>
        <w:t>周股价区间</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1.73 - 7.88 </w:t>
      </w:r>
      <w:r w:rsidRPr="000E34BF">
        <w:rPr>
          <w:rFonts w:ascii="Times New Roman" w:eastAsia="微软雅黑" w:hAnsi="Times New Roman" w:cs="Times New Roman"/>
          <w:sz w:val="22"/>
          <w:szCs w:val="22"/>
        </w:rPr>
        <w:t>美元</w:t>
      </w:r>
    </w:p>
    <w:p w14:paraId="0420EF19"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相对强弱指数</w:t>
      </w:r>
      <w:r w:rsidRPr="000E34BF">
        <w:rPr>
          <w:rFonts w:ascii="Times New Roman" w:eastAsia="微软雅黑" w:hAnsi="Times New Roman" w:cs="Times New Roman"/>
          <w:b/>
          <w:bCs/>
          <w:sz w:val="22"/>
          <w:szCs w:val="22"/>
        </w:rPr>
        <w:t xml:space="preserve"> (RSI)</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68.43</w:t>
      </w:r>
      <w:r w:rsidRPr="000E34BF">
        <w:rPr>
          <w:rFonts w:ascii="Times New Roman" w:eastAsia="微软雅黑" w:hAnsi="Times New Roman" w:cs="Times New Roman"/>
          <w:sz w:val="22"/>
          <w:szCs w:val="22"/>
        </w:rPr>
        <w:t>（接近超买区域）</w:t>
      </w:r>
    </w:p>
    <w:p w14:paraId="7E8146FA"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股价走势</w:t>
      </w:r>
    </w:p>
    <w:p w14:paraId="408CEE2A" w14:textId="77777777" w:rsidR="000E34BF" w:rsidRPr="000E34BF" w:rsidRDefault="000E34BF">
      <w:pPr>
        <w:numPr>
          <w:ilvl w:val="0"/>
          <w:numId w:val="149"/>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过去一年股价增长</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+311.76%</w:t>
      </w:r>
      <w:r w:rsidRPr="000E34BF">
        <w:rPr>
          <w:rFonts w:ascii="Times New Roman" w:eastAsia="微软雅黑" w:hAnsi="Times New Roman" w:cs="Times New Roman"/>
          <w:sz w:val="22"/>
          <w:szCs w:val="22"/>
        </w:rPr>
        <w:t>，表现强劲。</w:t>
      </w:r>
    </w:p>
    <w:p w14:paraId="79999925" w14:textId="77777777" w:rsidR="000E34BF" w:rsidRPr="000E34BF" w:rsidRDefault="000E34BF">
      <w:pPr>
        <w:numPr>
          <w:ilvl w:val="0"/>
          <w:numId w:val="149"/>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近期股价趋势</w:t>
      </w:r>
      <w:r w:rsidRPr="000E34BF">
        <w:rPr>
          <w:rFonts w:ascii="Times New Roman" w:eastAsia="微软雅黑" w:hAnsi="Times New Roman" w:cs="Times New Roman"/>
          <w:sz w:val="22"/>
          <w:szCs w:val="22"/>
        </w:rPr>
        <w:t>：自</w:t>
      </w:r>
      <w:r w:rsidRPr="000E34BF">
        <w:rPr>
          <w:rFonts w:ascii="Times New Roman" w:eastAsia="微软雅黑" w:hAnsi="Times New Roman" w:cs="Times New Roman"/>
          <w:sz w:val="22"/>
          <w:szCs w:val="22"/>
        </w:rPr>
        <w:t xml:space="preserve"> 2024 </w:t>
      </w:r>
      <w:r w:rsidRPr="000E34BF">
        <w:rPr>
          <w:rFonts w:ascii="Times New Roman" w:eastAsia="微软雅黑" w:hAnsi="Times New Roman" w:cs="Times New Roman"/>
          <w:sz w:val="22"/>
          <w:szCs w:val="22"/>
        </w:rPr>
        <w:t>年以来明显上升，特别是进入</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年后，股价大幅上涨，已接近</w:t>
      </w:r>
      <w:r w:rsidRPr="000E34BF">
        <w:rPr>
          <w:rFonts w:ascii="Times New Roman" w:eastAsia="微软雅黑" w:hAnsi="Times New Roman" w:cs="Times New Roman"/>
          <w:sz w:val="22"/>
          <w:szCs w:val="22"/>
        </w:rPr>
        <w:t xml:space="preserve"> 52 </w:t>
      </w:r>
      <w:r w:rsidRPr="000E34BF">
        <w:rPr>
          <w:rFonts w:ascii="Times New Roman" w:eastAsia="微软雅黑" w:hAnsi="Times New Roman" w:cs="Times New Roman"/>
          <w:sz w:val="22"/>
          <w:szCs w:val="22"/>
        </w:rPr>
        <w:t>周高点</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7.88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w:t>
      </w:r>
    </w:p>
    <w:p w14:paraId="1495231F"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投资建议</w:t>
      </w:r>
    </w:p>
    <w:p w14:paraId="38710759"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当前股价与估值</w:t>
      </w:r>
      <w:r w:rsidRPr="000E34BF">
        <w:rPr>
          <w:rFonts w:ascii="Times New Roman" w:eastAsia="微软雅黑" w:hAnsi="Times New Roman" w:cs="Times New Roman"/>
          <w:sz w:val="22"/>
          <w:szCs w:val="22"/>
        </w:rPr>
        <w:t>：</w:t>
      </w:r>
    </w:p>
    <w:p w14:paraId="6333A5D1"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目前市盈率</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65.29 </w:t>
      </w:r>
      <w:r w:rsidRPr="000E34BF">
        <w:rPr>
          <w:rFonts w:ascii="Times New Roman" w:eastAsia="微软雅黑" w:hAnsi="Times New Roman" w:cs="Times New Roman"/>
          <w:b/>
          <w:bCs/>
          <w:sz w:val="22"/>
          <w:szCs w:val="22"/>
        </w:rPr>
        <w:t>倍</w:t>
      </w:r>
      <w:r w:rsidRPr="000E34BF">
        <w:rPr>
          <w:rFonts w:ascii="Times New Roman" w:eastAsia="微软雅黑" w:hAnsi="Times New Roman" w:cs="Times New Roman"/>
          <w:sz w:val="22"/>
          <w:szCs w:val="22"/>
        </w:rPr>
        <w:t>，相对较高，反映市场对其增长的高预期。</w:t>
      </w:r>
    </w:p>
    <w:p w14:paraId="4F6D1D83"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近期股价涨幅较大，需关注回调风险。</w:t>
      </w:r>
    </w:p>
    <w:p w14:paraId="28121B95"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技术面分析</w:t>
      </w:r>
      <w:r w:rsidRPr="000E34BF">
        <w:rPr>
          <w:rFonts w:ascii="Times New Roman" w:eastAsia="微软雅黑" w:hAnsi="Times New Roman" w:cs="Times New Roman"/>
          <w:sz w:val="22"/>
          <w:szCs w:val="22"/>
        </w:rPr>
        <w:t>：</w:t>
      </w:r>
    </w:p>
    <w:p w14:paraId="59B8F9AB"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 xml:space="preserve">RSI </w:t>
      </w:r>
      <w:r w:rsidRPr="000E34BF">
        <w:rPr>
          <w:rFonts w:ascii="Times New Roman" w:eastAsia="微软雅黑" w:hAnsi="Times New Roman" w:cs="Times New Roman"/>
          <w:b/>
          <w:bCs/>
          <w:sz w:val="22"/>
          <w:szCs w:val="22"/>
        </w:rPr>
        <w:t>68.43</w:t>
      </w:r>
      <w:r w:rsidRPr="000E34BF">
        <w:rPr>
          <w:rFonts w:ascii="Times New Roman" w:eastAsia="微软雅黑" w:hAnsi="Times New Roman" w:cs="Times New Roman"/>
          <w:sz w:val="22"/>
          <w:szCs w:val="22"/>
        </w:rPr>
        <w:t>，接近</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70 </w:t>
      </w:r>
      <w:r w:rsidRPr="000E34BF">
        <w:rPr>
          <w:rFonts w:ascii="Times New Roman" w:eastAsia="微软雅黑" w:hAnsi="Times New Roman" w:cs="Times New Roman"/>
          <w:b/>
          <w:bCs/>
          <w:sz w:val="22"/>
          <w:szCs w:val="22"/>
        </w:rPr>
        <w:t>的超买区域</w:t>
      </w:r>
      <w:r w:rsidRPr="000E34BF">
        <w:rPr>
          <w:rFonts w:ascii="Times New Roman" w:eastAsia="微软雅黑" w:hAnsi="Times New Roman" w:cs="Times New Roman"/>
          <w:sz w:val="22"/>
          <w:szCs w:val="22"/>
        </w:rPr>
        <w:t>，短期内可能出现调整。</w:t>
      </w:r>
    </w:p>
    <w:p w14:paraId="284F0D75"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近期上涨动能强，但可能需要回调整固后才能进一步突破。</w:t>
      </w:r>
    </w:p>
    <w:p w14:paraId="7BC41066"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交易策略</w:t>
      </w:r>
      <w:r w:rsidRPr="000E34BF">
        <w:rPr>
          <w:rFonts w:ascii="Times New Roman" w:eastAsia="微软雅黑" w:hAnsi="Times New Roman" w:cs="Times New Roman"/>
          <w:sz w:val="22"/>
          <w:szCs w:val="22"/>
        </w:rPr>
        <w:t>：</w:t>
      </w:r>
    </w:p>
    <w:p w14:paraId="2BB62386"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短线投资</w:t>
      </w:r>
      <w:r w:rsidRPr="000E34BF">
        <w:rPr>
          <w:rFonts w:ascii="Times New Roman" w:eastAsia="微软雅黑" w:hAnsi="Times New Roman" w:cs="Times New Roman"/>
          <w:sz w:val="22"/>
          <w:szCs w:val="22"/>
        </w:rPr>
        <w:t>：考虑在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6.50 - 7.00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之间逢低买入，短期目标价</w:t>
      </w:r>
      <w:r w:rsidRPr="000E34BF">
        <w:rPr>
          <w:rFonts w:ascii="Times New Roman" w:eastAsia="微软雅黑" w:hAnsi="Times New Roman" w:cs="Times New Roman"/>
          <w:sz w:val="22"/>
          <w:szCs w:val="22"/>
        </w:rPr>
        <w:t xml:space="preserve"> 8.50 </w:t>
      </w:r>
      <w:r w:rsidRPr="000E34BF">
        <w:rPr>
          <w:rFonts w:ascii="Times New Roman" w:eastAsia="微软雅黑" w:hAnsi="Times New Roman" w:cs="Times New Roman"/>
          <w:sz w:val="22"/>
          <w:szCs w:val="22"/>
        </w:rPr>
        <w:t>美元。</w:t>
      </w:r>
    </w:p>
    <w:p w14:paraId="057D98EF"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长线投资</w:t>
      </w:r>
      <w:r w:rsidRPr="000E34BF">
        <w:rPr>
          <w:rFonts w:ascii="Times New Roman" w:eastAsia="微软雅黑" w:hAnsi="Times New Roman" w:cs="Times New Roman"/>
          <w:sz w:val="22"/>
          <w:szCs w:val="22"/>
        </w:rPr>
        <w:t>：若股价回调至</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5.50 - 6.00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区间，可考虑布局，目标价</w:t>
      </w:r>
      <w:r w:rsidRPr="000E34BF">
        <w:rPr>
          <w:rFonts w:ascii="Times New Roman" w:eastAsia="微软雅黑" w:hAnsi="Times New Roman" w:cs="Times New Roman"/>
          <w:sz w:val="22"/>
          <w:szCs w:val="22"/>
        </w:rPr>
        <w:t xml:space="preserve"> 10 </w:t>
      </w:r>
      <w:r w:rsidRPr="000E34BF">
        <w:rPr>
          <w:rFonts w:ascii="Times New Roman" w:eastAsia="微软雅黑" w:hAnsi="Times New Roman" w:cs="Times New Roman"/>
          <w:sz w:val="22"/>
          <w:szCs w:val="22"/>
        </w:rPr>
        <w:t>美元以上。</w:t>
      </w:r>
    </w:p>
    <w:p w14:paraId="3E60C6B7"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ADR vs </w:t>
      </w:r>
      <w:r w:rsidRPr="000E34BF">
        <w:rPr>
          <w:rFonts w:ascii="Times New Roman" w:eastAsia="微软雅黑" w:hAnsi="Times New Roman" w:cs="Times New Roman"/>
          <w:b/>
          <w:bCs/>
          <w:sz w:val="22"/>
          <w:szCs w:val="22"/>
        </w:rPr>
        <w:t>港股通交易策略</w:t>
      </w:r>
      <w:r w:rsidRPr="000E34BF">
        <w:rPr>
          <w:rFonts w:ascii="Times New Roman" w:eastAsia="微软雅黑" w:hAnsi="Times New Roman" w:cs="Times New Roman"/>
          <w:sz w:val="22"/>
          <w:szCs w:val="22"/>
        </w:rPr>
        <w:t>：</w:t>
      </w:r>
    </w:p>
    <w:p w14:paraId="21B435AC"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lastRenderedPageBreak/>
        <w:t>XIACF</w:t>
      </w:r>
      <w:r w:rsidRPr="000E34BF">
        <w:rPr>
          <w:rFonts w:ascii="Times New Roman" w:eastAsia="微软雅黑" w:hAnsi="Times New Roman" w:cs="Times New Roman"/>
          <w:b/>
          <w:bCs/>
          <w:sz w:val="22"/>
          <w:szCs w:val="22"/>
        </w:rPr>
        <w:t>（美股</w:t>
      </w:r>
      <w:r w:rsidRPr="000E34BF">
        <w:rPr>
          <w:rFonts w:ascii="Times New Roman" w:eastAsia="微软雅黑" w:hAnsi="Times New Roman" w:cs="Times New Roman"/>
          <w:b/>
          <w:bCs/>
          <w:sz w:val="22"/>
          <w:szCs w:val="22"/>
        </w:rPr>
        <w:t xml:space="preserve"> OTC ADR</w:t>
      </w:r>
      <w:r w:rsidRPr="000E34BF">
        <w:rPr>
          <w:rFonts w:ascii="Times New Roman" w:eastAsia="微软雅黑" w:hAnsi="Times New Roman" w:cs="Times New Roman"/>
          <w:b/>
          <w:bCs/>
          <w:sz w:val="22"/>
          <w:szCs w:val="22"/>
        </w:rPr>
        <w:t>）</w:t>
      </w:r>
      <w:r w:rsidRPr="000E34BF">
        <w:rPr>
          <w:rFonts w:ascii="Times New Roman" w:eastAsia="微软雅黑" w:hAnsi="Times New Roman" w:cs="Times New Roman"/>
          <w:sz w:val="22"/>
          <w:szCs w:val="22"/>
        </w:rPr>
        <w:t>：适合美股投资者，但交易流动性较低，需关注买卖价差。</w:t>
      </w:r>
    </w:p>
    <w:p w14:paraId="197BBD23"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01810.HK</w:t>
      </w:r>
      <w:r w:rsidRPr="000E34BF">
        <w:rPr>
          <w:rFonts w:ascii="Times New Roman" w:eastAsia="微软雅黑" w:hAnsi="Times New Roman" w:cs="Times New Roman"/>
          <w:b/>
          <w:bCs/>
          <w:sz w:val="22"/>
          <w:szCs w:val="22"/>
        </w:rPr>
        <w:t>（港交所股票）</w:t>
      </w:r>
      <w:r w:rsidRPr="000E34BF">
        <w:rPr>
          <w:rFonts w:ascii="Times New Roman" w:eastAsia="微软雅黑" w:hAnsi="Times New Roman" w:cs="Times New Roman"/>
          <w:sz w:val="22"/>
          <w:szCs w:val="22"/>
        </w:rPr>
        <w:t>：适合使用港股通的投资者，交易流动性更高，适合中长期投资。</w:t>
      </w:r>
    </w:p>
    <w:p w14:paraId="3B139D4A" w14:textId="77777777"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建议结合宏观市场因素、财报数据及行业动态，综合判断投资机会。</w:t>
      </w:r>
    </w:p>
    <w:p w14:paraId="350310CA" w14:textId="256B1B12" w:rsidR="00D02BDB" w:rsidRPr="004C33BC" w:rsidRDefault="00D02BDB" w:rsidP="00D02BDB">
      <w:pPr>
        <w:pStyle w:val="2"/>
        <w:rPr>
          <w:rFonts w:ascii="Times New Roman" w:eastAsia="微软雅黑" w:hAnsi="Times New Roman" w:cs="Times New Roman"/>
          <w:b/>
          <w:bCs/>
          <w:sz w:val="22"/>
          <w:szCs w:val="22"/>
        </w:rPr>
      </w:pPr>
      <w:bookmarkStart w:id="18" w:name="_Toc197087777"/>
      <w:bookmarkEnd w:id="0"/>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003476F5" w:rsidRPr="003476F5">
        <w:rPr>
          <w:rFonts w:ascii="Times New Roman" w:eastAsia="微软雅黑" w:hAnsi="Times New Roman" w:cs="Times New Roman" w:hint="eastAsia"/>
          <w:b/>
          <w:bCs/>
          <w:sz w:val="22"/>
          <w:szCs w:val="22"/>
        </w:rPr>
        <w:t>如何识别小米这样的成长股并在早期买入</w:t>
      </w:r>
      <w:bookmarkEnd w:id="18"/>
    </w:p>
    <w:p w14:paraId="4B97487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根据现有的投资研究方法、</w:t>
      </w:r>
      <w:r w:rsidRPr="003476F5">
        <w:rPr>
          <w:rFonts w:ascii="Times New Roman" w:eastAsia="微软雅黑" w:hAnsi="Times New Roman" w:cs="Times New Roman"/>
          <w:sz w:val="22"/>
          <w:szCs w:val="22"/>
        </w:rPr>
        <w:t xml:space="preserve">CFA </w:t>
      </w:r>
      <w:r w:rsidRPr="003476F5">
        <w:rPr>
          <w:rFonts w:ascii="Times New Roman" w:eastAsia="微软雅黑" w:hAnsi="Times New Roman" w:cs="Times New Roman"/>
          <w:sz w:val="22"/>
          <w:szCs w:val="22"/>
        </w:rPr>
        <w:t>估值框架，以及对小米（</w:t>
      </w:r>
      <w:r w:rsidRPr="003476F5">
        <w:rPr>
          <w:rFonts w:ascii="Times New Roman" w:eastAsia="微软雅黑" w:hAnsi="Times New Roman" w:cs="Times New Roman"/>
          <w:sz w:val="22"/>
          <w:szCs w:val="22"/>
        </w:rPr>
        <w:t>Xiaomi Corporation, HKSE: 01810 / OTCMKTS: XIACF</w:t>
      </w:r>
      <w:r w:rsidRPr="003476F5">
        <w:rPr>
          <w:rFonts w:ascii="Times New Roman" w:eastAsia="微软雅黑" w:hAnsi="Times New Roman" w:cs="Times New Roman"/>
          <w:sz w:val="22"/>
          <w:szCs w:val="22"/>
        </w:rPr>
        <w:t>）的深入分析，可以总结出以下识别早期投资机会的策略：</w:t>
      </w:r>
    </w:p>
    <w:p w14:paraId="6FE9695A"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1. </w:t>
      </w:r>
      <w:r w:rsidRPr="003476F5">
        <w:rPr>
          <w:rFonts w:ascii="Times New Roman" w:eastAsia="微软雅黑" w:hAnsi="Times New Roman" w:cs="Times New Roman"/>
          <w:b/>
          <w:bCs/>
          <w:sz w:val="22"/>
          <w:szCs w:val="22"/>
        </w:rPr>
        <w:t>识别成长型企业的关键特征</w:t>
      </w:r>
    </w:p>
    <w:p w14:paraId="687B899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成长股（</w:t>
      </w:r>
      <w:r w:rsidRPr="003476F5">
        <w:rPr>
          <w:rFonts w:ascii="Times New Roman" w:eastAsia="微软雅黑" w:hAnsi="Times New Roman" w:cs="Times New Roman"/>
          <w:sz w:val="22"/>
          <w:szCs w:val="22"/>
        </w:rPr>
        <w:t>Growth Stocks</w:t>
      </w:r>
      <w:r w:rsidRPr="003476F5">
        <w:rPr>
          <w:rFonts w:ascii="Times New Roman" w:eastAsia="微软雅黑" w:hAnsi="Times New Roman" w:cs="Times New Roman"/>
          <w:sz w:val="22"/>
          <w:szCs w:val="22"/>
        </w:rPr>
        <w:t>）通常具备以下特征：</w:t>
      </w:r>
    </w:p>
    <w:p w14:paraId="665B7033"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高速增长的营收和利润</w:t>
      </w:r>
      <w:r w:rsidRPr="003476F5">
        <w:rPr>
          <w:rFonts w:ascii="Times New Roman" w:eastAsia="微软雅黑" w:hAnsi="Times New Roman" w:cs="Times New Roman"/>
          <w:sz w:val="22"/>
          <w:szCs w:val="22"/>
        </w:rPr>
        <w:t>：营收和净利润增长率显著高于行业平均值。</w:t>
      </w:r>
    </w:p>
    <w:p w14:paraId="5CEC53C1"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创新能力</w:t>
      </w:r>
      <w:r w:rsidRPr="003476F5">
        <w:rPr>
          <w:rFonts w:ascii="Times New Roman" w:eastAsia="微软雅黑" w:hAnsi="Times New Roman" w:cs="Times New Roman"/>
          <w:sz w:val="22"/>
          <w:szCs w:val="22"/>
        </w:rPr>
        <w:t>：公司在新兴市场领域（如智能设备、</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EV</w:t>
      </w:r>
      <w:r w:rsidRPr="003476F5">
        <w:rPr>
          <w:rFonts w:ascii="Times New Roman" w:eastAsia="微软雅黑" w:hAnsi="Times New Roman" w:cs="Times New Roman"/>
          <w:sz w:val="22"/>
          <w:szCs w:val="22"/>
        </w:rPr>
        <w:t>）具有先发优势。</w:t>
      </w:r>
    </w:p>
    <w:p w14:paraId="7155FD49"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扩张性市场</w:t>
      </w:r>
      <w:r w:rsidRPr="003476F5">
        <w:rPr>
          <w:rFonts w:ascii="Times New Roman" w:eastAsia="微软雅黑" w:hAnsi="Times New Roman" w:cs="Times New Roman"/>
          <w:sz w:val="22"/>
          <w:szCs w:val="22"/>
        </w:rPr>
        <w:t>：公司所处市场规模大，且仍有较大增长空间。</w:t>
      </w:r>
    </w:p>
    <w:p w14:paraId="0AE2C21F"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竞争壁垒（</w:t>
      </w:r>
      <w:r w:rsidRPr="003476F5">
        <w:rPr>
          <w:rFonts w:ascii="Times New Roman" w:eastAsia="微软雅黑" w:hAnsi="Times New Roman" w:cs="Times New Roman"/>
          <w:b/>
          <w:bCs/>
          <w:sz w:val="22"/>
          <w:szCs w:val="22"/>
        </w:rPr>
        <w:t>Moat</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：强大的品牌、专利、生态系统（如小米的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和生态链）。</w:t>
      </w:r>
    </w:p>
    <w:p w14:paraId="383DE89E"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高投资回报（</w:t>
      </w:r>
      <w:r w:rsidRPr="003476F5">
        <w:rPr>
          <w:rFonts w:ascii="Times New Roman" w:eastAsia="微软雅黑" w:hAnsi="Times New Roman" w:cs="Times New Roman"/>
          <w:b/>
          <w:bCs/>
          <w:sz w:val="22"/>
          <w:szCs w:val="22"/>
        </w:rPr>
        <w:t>ROIC &gt; WACC</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：资本回报率大幅高于资本成本。</w:t>
      </w:r>
    </w:p>
    <w:p w14:paraId="3A11C892"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对于小米而言，其智能手机市场的全球扩展、电动车业务的布局，以及</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驱动的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生态，都构成了成长股的重要特征。</w:t>
      </w:r>
    </w:p>
    <w:p w14:paraId="0CD87C81"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2. </w:t>
      </w:r>
      <w:r w:rsidRPr="003476F5">
        <w:rPr>
          <w:rFonts w:ascii="Times New Roman" w:eastAsia="微软雅黑" w:hAnsi="Times New Roman" w:cs="Times New Roman"/>
          <w:b/>
          <w:bCs/>
          <w:sz w:val="22"/>
          <w:szCs w:val="22"/>
        </w:rPr>
        <w:t>早期买入信号</w:t>
      </w:r>
    </w:p>
    <w:p w14:paraId="682D0DB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估值</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未来增长</w:t>
      </w:r>
    </w:p>
    <w:p w14:paraId="23752AA9"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b/>
          <w:bCs/>
          <w:sz w:val="22"/>
          <w:szCs w:val="22"/>
        </w:rPr>
        <w:t>PEG</w:t>
      </w:r>
      <w:r w:rsidRPr="003476F5">
        <w:rPr>
          <w:rFonts w:ascii="Times New Roman" w:eastAsia="微软雅黑" w:hAnsi="Times New Roman" w:cs="Times New Roman"/>
          <w:b/>
          <w:bCs/>
          <w:sz w:val="22"/>
          <w:szCs w:val="22"/>
        </w:rPr>
        <w:t>（市盈率相对盈利增长比率）</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PEG &lt; 1.0 </w:t>
      </w:r>
      <w:r w:rsidRPr="003476F5">
        <w:rPr>
          <w:rFonts w:ascii="Times New Roman" w:eastAsia="微软雅黑" w:hAnsi="Times New Roman" w:cs="Times New Roman"/>
          <w:sz w:val="22"/>
          <w:szCs w:val="22"/>
        </w:rPr>
        <w:t>代表成长性高但估值仍合理。</w:t>
      </w:r>
    </w:p>
    <w:p w14:paraId="60F259CD"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EV/EBITDA</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P/S</w:t>
      </w:r>
      <w:r w:rsidRPr="003476F5">
        <w:rPr>
          <w:rFonts w:ascii="Times New Roman" w:eastAsia="微软雅黑" w:hAnsi="Times New Roman" w:cs="Times New Roman"/>
          <w:b/>
          <w:bCs/>
          <w:sz w:val="22"/>
          <w:szCs w:val="22"/>
        </w:rPr>
        <w:t>（市销率）低于行业平均，说明估值未被市场充分定价。</w:t>
      </w:r>
    </w:p>
    <w:p w14:paraId="4C6C0775"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DCF </w:t>
      </w:r>
      <w:r w:rsidRPr="003476F5">
        <w:rPr>
          <w:rFonts w:ascii="Times New Roman" w:eastAsia="微软雅黑" w:hAnsi="Times New Roman" w:cs="Times New Roman"/>
          <w:b/>
          <w:bCs/>
          <w:sz w:val="22"/>
          <w:szCs w:val="22"/>
        </w:rPr>
        <w:t>现金流折现模型估值低于当前股价，表明市场可能低估其未来增长。</w:t>
      </w:r>
    </w:p>
    <w:p w14:paraId="6766E240"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小米目前的估值（</w:t>
      </w:r>
      <w:r w:rsidRPr="003476F5">
        <w:rPr>
          <w:rFonts w:ascii="Times New Roman" w:eastAsia="微软雅黑" w:hAnsi="Times New Roman" w:cs="Times New Roman"/>
          <w:sz w:val="22"/>
          <w:szCs w:val="22"/>
        </w:rPr>
        <w:t>P/E 65.29</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约为</w:t>
      </w:r>
      <w:r w:rsidRPr="003476F5">
        <w:rPr>
          <w:rFonts w:ascii="Times New Roman" w:eastAsia="微软雅黑" w:hAnsi="Times New Roman" w:cs="Times New Roman"/>
          <w:sz w:val="22"/>
          <w:szCs w:val="22"/>
        </w:rPr>
        <w:t xml:space="preserve"> 22.3</w:t>
      </w:r>
      <w:r w:rsidRPr="003476F5">
        <w:rPr>
          <w:rFonts w:ascii="Times New Roman" w:eastAsia="微软雅黑" w:hAnsi="Times New Roman" w:cs="Times New Roman"/>
          <w:sz w:val="22"/>
          <w:szCs w:val="22"/>
        </w:rPr>
        <w:t>）说明市场对其增长预期较高。</w:t>
      </w:r>
    </w:p>
    <w:p w14:paraId="7102ADC7"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lastRenderedPageBreak/>
        <w:t xml:space="preserve">B. </w:t>
      </w:r>
      <w:r w:rsidRPr="003476F5">
        <w:rPr>
          <w:rFonts w:ascii="Times New Roman" w:eastAsia="微软雅黑" w:hAnsi="Times New Roman" w:cs="Times New Roman"/>
          <w:b/>
          <w:bCs/>
          <w:sz w:val="22"/>
          <w:szCs w:val="22"/>
        </w:rPr>
        <w:t>机构资金流入</w:t>
      </w:r>
    </w:p>
    <w:p w14:paraId="0ED1A727" w14:textId="77777777" w:rsidR="003476F5" w:rsidRPr="003476F5" w:rsidRDefault="003476F5">
      <w:pPr>
        <w:numPr>
          <w:ilvl w:val="0"/>
          <w:numId w:val="153"/>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关注基金增持数据，机构在早期买入通常是强烈的看涨信号。</w:t>
      </w:r>
    </w:p>
    <w:p w14:paraId="1C064063" w14:textId="77777777" w:rsidR="003476F5" w:rsidRPr="003476F5" w:rsidRDefault="003476F5">
      <w:pPr>
        <w:numPr>
          <w:ilvl w:val="0"/>
          <w:numId w:val="153"/>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小米近一年机构持仓比例大幅上升，特别是电动车业务落地后资金流入加速。</w:t>
      </w:r>
    </w:p>
    <w:p w14:paraId="36E0D8CD"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行业催化剂</w:t>
      </w:r>
    </w:p>
    <w:p w14:paraId="6AEA0B35" w14:textId="77777777" w:rsidR="003476F5" w:rsidRPr="003476F5" w:rsidRDefault="003476F5">
      <w:pPr>
        <w:numPr>
          <w:ilvl w:val="0"/>
          <w:numId w:val="15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政策支持</w:t>
      </w:r>
      <w:r w:rsidRPr="003476F5">
        <w:rPr>
          <w:rFonts w:ascii="Times New Roman" w:eastAsia="微软雅黑" w:hAnsi="Times New Roman" w:cs="Times New Roman"/>
          <w:sz w:val="22"/>
          <w:szCs w:val="22"/>
        </w:rPr>
        <w:t>：国家或地区政策鼓励相关产业发展，如中国支持新能源汽车、小米的</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业务政策扶持。</w:t>
      </w:r>
    </w:p>
    <w:p w14:paraId="2FBCEF2F" w14:textId="77777777" w:rsidR="003476F5" w:rsidRPr="003476F5" w:rsidRDefault="003476F5">
      <w:pPr>
        <w:numPr>
          <w:ilvl w:val="0"/>
          <w:numId w:val="15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行业趋势</w:t>
      </w:r>
      <w:r w:rsidRPr="003476F5">
        <w:rPr>
          <w:rFonts w:ascii="Times New Roman" w:eastAsia="微软雅黑" w:hAnsi="Times New Roman" w:cs="Times New Roman"/>
          <w:sz w:val="22"/>
          <w:szCs w:val="22"/>
        </w:rPr>
        <w:t>：小米在</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领域的切入点选在智能化、高端化，符合市场未来需求。</w:t>
      </w:r>
    </w:p>
    <w:p w14:paraId="7E30AC8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D. </w:t>
      </w:r>
      <w:r w:rsidRPr="003476F5">
        <w:rPr>
          <w:rFonts w:ascii="Times New Roman" w:eastAsia="微软雅黑" w:hAnsi="Times New Roman" w:cs="Times New Roman"/>
          <w:b/>
          <w:bCs/>
          <w:sz w:val="22"/>
          <w:szCs w:val="22"/>
        </w:rPr>
        <w:t>技术指标</w:t>
      </w:r>
    </w:p>
    <w:p w14:paraId="2C577157" w14:textId="77777777" w:rsidR="003476F5" w:rsidRPr="003476F5" w:rsidRDefault="003476F5">
      <w:pPr>
        <w:numPr>
          <w:ilvl w:val="0"/>
          <w:numId w:val="155"/>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50</w:t>
      </w:r>
      <w:r w:rsidRPr="003476F5">
        <w:rPr>
          <w:rFonts w:ascii="Times New Roman" w:eastAsia="微软雅黑" w:hAnsi="Times New Roman" w:cs="Times New Roman"/>
          <w:b/>
          <w:bCs/>
          <w:sz w:val="22"/>
          <w:szCs w:val="22"/>
        </w:rPr>
        <w:t>日均线上穿</w:t>
      </w:r>
      <w:r w:rsidRPr="003476F5">
        <w:rPr>
          <w:rFonts w:ascii="Times New Roman" w:eastAsia="微软雅黑" w:hAnsi="Times New Roman" w:cs="Times New Roman"/>
          <w:b/>
          <w:bCs/>
          <w:sz w:val="22"/>
          <w:szCs w:val="22"/>
        </w:rPr>
        <w:t>200</w:t>
      </w:r>
      <w:r w:rsidRPr="003476F5">
        <w:rPr>
          <w:rFonts w:ascii="Times New Roman" w:eastAsia="微软雅黑" w:hAnsi="Times New Roman" w:cs="Times New Roman"/>
          <w:b/>
          <w:bCs/>
          <w:sz w:val="22"/>
          <w:szCs w:val="22"/>
        </w:rPr>
        <w:t>日均线（黄金交叉）</w:t>
      </w:r>
      <w:r w:rsidRPr="003476F5">
        <w:rPr>
          <w:rFonts w:ascii="Times New Roman" w:eastAsia="微软雅黑" w:hAnsi="Times New Roman" w:cs="Times New Roman"/>
          <w:sz w:val="22"/>
          <w:szCs w:val="22"/>
        </w:rPr>
        <w:t>，代表趋势转强。</w:t>
      </w:r>
    </w:p>
    <w:p w14:paraId="31A3D65F" w14:textId="77777777" w:rsidR="003476F5" w:rsidRPr="003476F5" w:rsidRDefault="003476F5">
      <w:pPr>
        <w:numPr>
          <w:ilvl w:val="0"/>
          <w:numId w:val="155"/>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MACD </w:t>
      </w:r>
      <w:r w:rsidRPr="003476F5">
        <w:rPr>
          <w:rFonts w:ascii="Times New Roman" w:eastAsia="微软雅黑" w:hAnsi="Times New Roman" w:cs="Times New Roman"/>
          <w:b/>
          <w:bCs/>
          <w:sz w:val="22"/>
          <w:szCs w:val="22"/>
        </w:rPr>
        <w:t>由负转正，</w:t>
      </w:r>
      <w:r w:rsidRPr="003476F5">
        <w:rPr>
          <w:rFonts w:ascii="Times New Roman" w:eastAsia="微软雅黑" w:hAnsi="Times New Roman" w:cs="Times New Roman"/>
          <w:b/>
          <w:bCs/>
          <w:sz w:val="22"/>
          <w:szCs w:val="22"/>
        </w:rPr>
        <w:t xml:space="preserve">RSI </w:t>
      </w:r>
      <w:r w:rsidRPr="003476F5">
        <w:rPr>
          <w:rFonts w:ascii="Times New Roman" w:eastAsia="微软雅黑" w:hAnsi="Times New Roman" w:cs="Times New Roman"/>
          <w:b/>
          <w:bCs/>
          <w:sz w:val="22"/>
          <w:szCs w:val="22"/>
        </w:rPr>
        <w:t>进入</w:t>
      </w:r>
      <w:r w:rsidRPr="003476F5">
        <w:rPr>
          <w:rFonts w:ascii="Times New Roman" w:eastAsia="微软雅黑" w:hAnsi="Times New Roman" w:cs="Times New Roman"/>
          <w:b/>
          <w:bCs/>
          <w:sz w:val="22"/>
          <w:szCs w:val="22"/>
        </w:rPr>
        <w:t xml:space="preserve"> 50-70</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sz w:val="22"/>
          <w:szCs w:val="22"/>
        </w:rPr>
        <w:t>区间，说明上涨动能增强。</w:t>
      </w:r>
    </w:p>
    <w:p w14:paraId="0F668E6F"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3. </w:t>
      </w:r>
      <w:r w:rsidRPr="003476F5">
        <w:rPr>
          <w:rFonts w:ascii="Times New Roman" w:eastAsia="微软雅黑" w:hAnsi="Times New Roman" w:cs="Times New Roman"/>
          <w:b/>
          <w:bCs/>
          <w:sz w:val="22"/>
          <w:szCs w:val="22"/>
        </w:rPr>
        <w:t>交易策略</w:t>
      </w:r>
    </w:p>
    <w:p w14:paraId="6C72F756"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通过港股通（</w:t>
      </w:r>
      <w:r w:rsidRPr="003476F5">
        <w:rPr>
          <w:rFonts w:ascii="Times New Roman" w:eastAsia="微软雅黑" w:hAnsi="Times New Roman" w:cs="Times New Roman"/>
          <w:b/>
          <w:bCs/>
          <w:sz w:val="22"/>
          <w:szCs w:val="22"/>
        </w:rPr>
        <w:t>HK01810</w:t>
      </w:r>
      <w:r w:rsidRPr="003476F5">
        <w:rPr>
          <w:rFonts w:ascii="Times New Roman" w:eastAsia="微软雅黑" w:hAnsi="Times New Roman" w:cs="Times New Roman"/>
          <w:b/>
          <w:bCs/>
          <w:sz w:val="22"/>
          <w:szCs w:val="22"/>
        </w:rPr>
        <w:t>）交易</w:t>
      </w:r>
    </w:p>
    <w:p w14:paraId="1187953B" w14:textId="77777777" w:rsidR="003476F5" w:rsidRPr="003476F5" w:rsidRDefault="003476F5">
      <w:pPr>
        <w:numPr>
          <w:ilvl w:val="0"/>
          <w:numId w:val="15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适用于资金规模较大的投资者，享受港股市场较低的交易成本。</w:t>
      </w:r>
    </w:p>
    <w:p w14:paraId="1974BCFF" w14:textId="77777777" w:rsidR="003476F5" w:rsidRPr="003476F5" w:rsidRDefault="003476F5">
      <w:pPr>
        <w:numPr>
          <w:ilvl w:val="0"/>
          <w:numId w:val="15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交易时间与</w:t>
      </w:r>
      <w:r w:rsidRPr="003476F5">
        <w:rPr>
          <w:rFonts w:ascii="Times New Roman" w:eastAsia="微软雅黑" w:hAnsi="Times New Roman" w:cs="Times New Roman"/>
          <w:b/>
          <w:bCs/>
          <w:sz w:val="22"/>
          <w:szCs w:val="22"/>
        </w:rPr>
        <w:t>A</w:t>
      </w:r>
      <w:r w:rsidRPr="003476F5">
        <w:rPr>
          <w:rFonts w:ascii="Times New Roman" w:eastAsia="微软雅黑" w:hAnsi="Times New Roman" w:cs="Times New Roman"/>
          <w:b/>
          <w:bCs/>
          <w:sz w:val="22"/>
          <w:szCs w:val="22"/>
        </w:rPr>
        <w:t>股市场同步，流动性较高。</w:t>
      </w:r>
    </w:p>
    <w:p w14:paraId="2E833DD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B. </w:t>
      </w:r>
      <w:r w:rsidRPr="003476F5">
        <w:rPr>
          <w:rFonts w:ascii="Times New Roman" w:eastAsia="微软雅黑" w:hAnsi="Times New Roman" w:cs="Times New Roman"/>
          <w:b/>
          <w:bCs/>
          <w:sz w:val="22"/>
          <w:szCs w:val="22"/>
        </w:rPr>
        <w:t>通过美股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XIACF</w:t>
      </w:r>
      <w:r w:rsidRPr="003476F5">
        <w:rPr>
          <w:rFonts w:ascii="Times New Roman" w:eastAsia="微软雅黑" w:hAnsi="Times New Roman" w:cs="Times New Roman"/>
          <w:b/>
          <w:bCs/>
          <w:sz w:val="22"/>
          <w:szCs w:val="22"/>
        </w:rPr>
        <w:t>）交易</w:t>
      </w:r>
    </w:p>
    <w:p w14:paraId="7BE7DAE2" w14:textId="77777777" w:rsidR="003476F5" w:rsidRPr="003476F5" w:rsidRDefault="003476F5">
      <w:pPr>
        <w:numPr>
          <w:ilvl w:val="0"/>
          <w:numId w:val="15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适用于美股投资者，交易时间与美股一致。</w:t>
      </w:r>
    </w:p>
    <w:p w14:paraId="08C50D63" w14:textId="77777777" w:rsidR="003476F5" w:rsidRPr="003476F5" w:rsidRDefault="003476F5">
      <w:pPr>
        <w:numPr>
          <w:ilvl w:val="0"/>
          <w:numId w:val="15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流动性相对较低，但提供美元投资通道。</w:t>
      </w:r>
    </w:p>
    <w:p w14:paraId="0A9F370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目标价与止损</w:t>
      </w:r>
    </w:p>
    <w:p w14:paraId="190FCE62"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HK$75</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估值模型）。</w:t>
      </w:r>
    </w:p>
    <w:p w14:paraId="0E6D4538"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HK$100</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DCF </w:t>
      </w:r>
      <w:r w:rsidRPr="003476F5">
        <w:rPr>
          <w:rFonts w:ascii="Times New Roman" w:eastAsia="微软雅黑" w:hAnsi="Times New Roman" w:cs="Times New Roman"/>
          <w:sz w:val="22"/>
          <w:szCs w:val="22"/>
        </w:rPr>
        <w:t>现金流折现模型，假设</w:t>
      </w:r>
      <w:r w:rsidRPr="003476F5">
        <w:rPr>
          <w:rFonts w:ascii="Times New Roman" w:eastAsia="微软雅黑" w:hAnsi="Times New Roman" w:cs="Times New Roman"/>
          <w:sz w:val="22"/>
          <w:szCs w:val="22"/>
        </w:rPr>
        <w:t xml:space="preserve">EV </w:t>
      </w:r>
      <w:r w:rsidRPr="003476F5">
        <w:rPr>
          <w:rFonts w:ascii="Times New Roman" w:eastAsia="微软雅黑" w:hAnsi="Times New Roman" w:cs="Times New Roman"/>
          <w:sz w:val="22"/>
          <w:szCs w:val="22"/>
        </w:rPr>
        <w:t>业务逐步释放盈利）。</w:t>
      </w:r>
    </w:p>
    <w:p w14:paraId="110530FD"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止损位</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HK$48</w:t>
      </w:r>
      <w:r w:rsidRPr="003476F5">
        <w:rPr>
          <w:rFonts w:ascii="Times New Roman" w:eastAsia="微软雅黑" w:hAnsi="Times New Roman" w:cs="Times New Roman"/>
          <w:sz w:val="22"/>
          <w:szCs w:val="22"/>
        </w:rPr>
        <w:t>（跌破</w:t>
      </w:r>
      <w:r w:rsidRPr="003476F5">
        <w:rPr>
          <w:rFonts w:ascii="Times New Roman" w:eastAsia="微软雅黑" w:hAnsi="Times New Roman" w:cs="Times New Roman"/>
          <w:sz w:val="22"/>
          <w:szCs w:val="22"/>
        </w:rPr>
        <w:t>2024</w:t>
      </w:r>
      <w:r w:rsidRPr="003476F5">
        <w:rPr>
          <w:rFonts w:ascii="Times New Roman" w:eastAsia="微软雅黑" w:hAnsi="Times New Roman" w:cs="Times New Roman"/>
          <w:sz w:val="22"/>
          <w:szCs w:val="22"/>
        </w:rPr>
        <w:t>年关键支撑位）。</w:t>
      </w:r>
    </w:p>
    <w:p w14:paraId="0F3523DE" w14:textId="43064524" w:rsidR="003476F5" w:rsidRPr="003476F5" w:rsidRDefault="003476F5" w:rsidP="003476F5">
      <w:pPr>
        <w:rPr>
          <w:rFonts w:ascii="Times New Roman" w:eastAsia="微软雅黑" w:hAnsi="Times New Roman" w:cs="Times New Roman"/>
          <w:sz w:val="22"/>
          <w:szCs w:val="22"/>
        </w:rPr>
      </w:pPr>
    </w:p>
    <w:p w14:paraId="04ADB9D8"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lastRenderedPageBreak/>
        <w:t xml:space="preserve">4. </w:t>
      </w:r>
      <w:r w:rsidRPr="003476F5">
        <w:rPr>
          <w:rFonts w:ascii="Times New Roman" w:eastAsia="微软雅黑" w:hAnsi="Times New Roman" w:cs="Times New Roman"/>
          <w:b/>
          <w:bCs/>
          <w:sz w:val="22"/>
          <w:szCs w:val="22"/>
        </w:rPr>
        <w:t>结论</w:t>
      </w:r>
    </w:p>
    <w:p w14:paraId="17BF3DCE" w14:textId="77777777" w:rsidR="003476F5" w:rsidRPr="003476F5" w:rsidRDefault="003476F5">
      <w:pPr>
        <w:numPr>
          <w:ilvl w:val="0"/>
          <w:numId w:val="15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短期交易者</w:t>
      </w:r>
      <w:r w:rsidRPr="003476F5">
        <w:rPr>
          <w:rFonts w:ascii="Times New Roman" w:eastAsia="微软雅黑" w:hAnsi="Times New Roman" w:cs="Times New Roman"/>
          <w:sz w:val="22"/>
          <w:szCs w:val="22"/>
        </w:rPr>
        <w:t>：可以基于</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业务增长趋势进行波段操作，关注机构增持与政策催化剂。</w:t>
      </w:r>
    </w:p>
    <w:p w14:paraId="1EB2D35E" w14:textId="77777777" w:rsidR="003476F5" w:rsidRPr="003476F5" w:rsidRDefault="003476F5">
      <w:pPr>
        <w:numPr>
          <w:ilvl w:val="0"/>
          <w:numId w:val="15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长期投资者</w:t>
      </w:r>
      <w:r w:rsidRPr="003476F5">
        <w:rPr>
          <w:rFonts w:ascii="Times New Roman" w:eastAsia="微软雅黑" w:hAnsi="Times New Roman" w:cs="Times New Roman"/>
          <w:sz w:val="22"/>
          <w:szCs w:val="22"/>
        </w:rPr>
        <w:t>：小米正处于业务转型期，若能成功打开</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市场，未来有望成为全球科技巨头之一，适合长期持有。</w:t>
      </w:r>
    </w:p>
    <w:p w14:paraId="7B6E7596"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综上所述，</w:t>
      </w:r>
      <w:r w:rsidRPr="003476F5">
        <w:rPr>
          <w:rFonts w:ascii="Times New Roman" w:eastAsia="微软雅黑" w:hAnsi="Times New Roman" w:cs="Times New Roman"/>
          <w:b/>
          <w:bCs/>
          <w:sz w:val="22"/>
          <w:szCs w:val="22"/>
        </w:rPr>
        <w:t>小米具备成为成长股的所有核心要素，早期投资者可以通过估值分析、资金流入、行业催化剂及技术指标提前布局，并选择适合的市场（港股通</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）进行交易</w:t>
      </w:r>
      <w:r w:rsidRPr="003476F5">
        <w:rPr>
          <w:rFonts w:ascii="Times New Roman" w:eastAsia="微软雅黑" w:hAnsi="Times New Roman" w:cs="Times New Roman"/>
          <w:sz w:val="22"/>
          <w:szCs w:val="22"/>
        </w:rPr>
        <w:t>。</w:t>
      </w:r>
    </w:p>
    <w:p w14:paraId="104BF6E3" w14:textId="77777777" w:rsidR="00C1019B" w:rsidRDefault="00C1019B" w:rsidP="00CB4AAC">
      <w:pPr>
        <w:rPr>
          <w:rFonts w:ascii="Times New Roman" w:eastAsia="微软雅黑" w:hAnsi="Times New Roman" w:cs="Times New Roman"/>
          <w:sz w:val="22"/>
          <w:szCs w:val="22"/>
        </w:rPr>
      </w:pPr>
    </w:p>
    <w:p w14:paraId="71F26C0D" w14:textId="214B8F23" w:rsidR="00D10BC5" w:rsidRDefault="00D10BC5" w:rsidP="00D10BC5">
      <w:pPr>
        <w:pStyle w:val="1"/>
        <w:rPr>
          <w:rFonts w:ascii="Times New Roman" w:eastAsia="微软雅黑" w:hAnsi="Times New Roman" w:cs="Times New Roman"/>
          <w:b/>
          <w:bCs/>
          <w:sz w:val="22"/>
          <w:szCs w:val="22"/>
        </w:rPr>
      </w:pPr>
      <w:bookmarkStart w:id="19" w:name="_Toc197087778"/>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四</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拼多多</w:t>
      </w:r>
      <w:r>
        <w:rPr>
          <w:rFonts w:ascii="Times New Roman" w:eastAsia="微软雅黑" w:hAnsi="Times New Roman" w:cs="Times New Roman" w:hint="eastAsia"/>
          <w:b/>
          <w:bCs/>
          <w:sz w:val="22"/>
          <w:szCs w:val="22"/>
        </w:rPr>
        <w:t>PDD</w:t>
      </w:r>
      <w:bookmarkEnd w:id="19"/>
    </w:p>
    <w:p w14:paraId="1AC6DADF" w14:textId="410B0FD9" w:rsidR="00355E18" w:rsidRPr="00355E18" w:rsidRDefault="00355E18" w:rsidP="00355E18">
      <w:pPr>
        <w:pStyle w:val="2"/>
        <w:rPr>
          <w:rFonts w:ascii="Times New Roman" w:eastAsia="微软雅黑" w:hAnsi="Times New Roman" w:cs="Times New Roman"/>
          <w:b/>
          <w:bCs/>
          <w:sz w:val="22"/>
          <w:szCs w:val="22"/>
        </w:rPr>
      </w:pPr>
      <w:bookmarkStart w:id="20" w:name="_Toc197087779"/>
      <w:r w:rsidRPr="00355E18">
        <w:rPr>
          <w:rFonts w:ascii="Times New Roman" w:eastAsia="微软雅黑" w:hAnsi="Times New Roman" w:cs="Times New Roman"/>
          <w:b/>
          <w:bCs/>
          <w:sz w:val="22"/>
          <w:szCs w:val="22"/>
        </w:rPr>
        <w:t xml:space="preserve">4.1 </w:t>
      </w:r>
      <w:r>
        <w:rPr>
          <w:rFonts w:ascii="Times New Roman" w:eastAsia="微软雅黑" w:hAnsi="Times New Roman" w:cs="Times New Roman" w:hint="eastAsia"/>
          <w:b/>
          <w:bCs/>
          <w:sz w:val="22"/>
          <w:szCs w:val="22"/>
        </w:rPr>
        <w:t>筛选方法</w:t>
      </w:r>
      <w:bookmarkEnd w:id="20"/>
    </w:p>
    <w:p w14:paraId="0DCA4BC2" w14:textId="77777777" w:rsidR="00355E18" w:rsidRPr="00355E18" w:rsidRDefault="00355E18" w:rsidP="00355E18">
      <w:pPr>
        <w:pStyle w:val="ae"/>
        <w:rPr>
          <w:rFonts w:eastAsia="微软雅黑"/>
          <w:sz w:val="22"/>
          <w:szCs w:val="22"/>
        </w:rPr>
      </w:pPr>
      <w:r w:rsidRPr="00355E18">
        <w:rPr>
          <w:rFonts w:eastAsia="微软雅黑"/>
          <w:sz w:val="22"/>
          <w:szCs w:val="22"/>
        </w:rPr>
        <w:t>识别</w:t>
      </w:r>
      <w:r w:rsidRPr="00355E18">
        <w:rPr>
          <w:rFonts w:eastAsia="微软雅黑"/>
          <w:sz w:val="22"/>
          <w:szCs w:val="22"/>
        </w:rPr>
        <w:t xml:space="preserve"> </w:t>
      </w:r>
      <w:r w:rsidRPr="00355E18">
        <w:rPr>
          <w:rStyle w:val="af"/>
          <w:rFonts w:eastAsia="微软雅黑"/>
          <w:sz w:val="22"/>
          <w:szCs w:val="22"/>
        </w:rPr>
        <w:t>半年内可能上涨数倍的高成长股</w:t>
      </w:r>
      <w:r w:rsidRPr="00355E18">
        <w:rPr>
          <w:rFonts w:eastAsia="微软雅黑"/>
          <w:sz w:val="22"/>
          <w:szCs w:val="22"/>
        </w:rPr>
        <w:t>（如金山云、老铺黄金）需要使用一套</w:t>
      </w:r>
      <w:r w:rsidRPr="00355E18">
        <w:rPr>
          <w:rFonts w:eastAsia="微软雅黑"/>
          <w:sz w:val="22"/>
          <w:szCs w:val="22"/>
        </w:rPr>
        <w:t xml:space="preserve"> </w:t>
      </w:r>
      <w:r w:rsidRPr="00355E18">
        <w:rPr>
          <w:rStyle w:val="af"/>
          <w:rFonts w:eastAsia="微软雅黑"/>
          <w:sz w:val="22"/>
          <w:szCs w:val="22"/>
        </w:rPr>
        <w:t>强趋势、高波动、资金推动</w:t>
      </w:r>
      <w:r w:rsidRPr="00355E18">
        <w:rPr>
          <w:rFonts w:eastAsia="微软雅黑"/>
          <w:sz w:val="22"/>
          <w:szCs w:val="22"/>
        </w:rPr>
        <w:t xml:space="preserve"> </w:t>
      </w:r>
      <w:r w:rsidRPr="00355E18">
        <w:rPr>
          <w:rFonts w:eastAsia="微软雅黑"/>
          <w:sz w:val="22"/>
          <w:szCs w:val="22"/>
        </w:rPr>
        <w:t>的筛选方法。这类股票的短期爆发往往由</w:t>
      </w:r>
      <w:r w:rsidRPr="00355E18">
        <w:rPr>
          <w:rStyle w:val="af"/>
          <w:rFonts w:eastAsia="微软雅黑"/>
          <w:sz w:val="22"/>
          <w:szCs w:val="22"/>
        </w:rPr>
        <w:t>行业风口、资金推动、技术突破或政策利好</w:t>
      </w:r>
      <w:r w:rsidRPr="00355E18">
        <w:rPr>
          <w:rFonts w:eastAsia="微软雅黑"/>
          <w:sz w:val="22"/>
          <w:szCs w:val="22"/>
        </w:rPr>
        <w:t>等因素驱动，下面是具体的识别方法和操作策略：</w:t>
      </w:r>
    </w:p>
    <w:p w14:paraId="50766ECD" w14:textId="77777777" w:rsidR="00355E18" w:rsidRPr="00355E18" w:rsidRDefault="00355E18" w:rsidP="00355E18">
      <w:pPr>
        <w:pStyle w:val="2"/>
        <w:rPr>
          <w:rFonts w:ascii="Times New Roman" w:eastAsia="微软雅黑" w:hAnsi="Times New Roman" w:cs="Times New Roman"/>
          <w:sz w:val="22"/>
          <w:szCs w:val="22"/>
        </w:rPr>
      </w:pPr>
      <w:bookmarkStart w:id="21" w:name="_Toc197087780"/>
      <w:r w:rsidRPr="00355E18">
        <w:rPr>
          <w:rStyle w:val="af"/>
          <w:rFonts w:ascii="Times New Roman" w:eastAsia="微软雅黑" w:hAnsi="Times New Roman" w:cs="Times New Roman"/>
          <w:b w:val="0"/>
          <w:bCs w:val="0"/>
          <w:sz w:val="22"/>
          <w:szCs w:val="22"/>
        </w:rPr>
        <w:t xml:space="preserve">1. </w:t>
      </w:r>
      <w:r w:rsidRPr="00355E18">
        <w:rPr>
          <w:rStyle w:val="af"/>
          <w:rFonts w:ascii="Times New Roman" w:eastAsia="微软雅黑" w:hAnsi="Times New Roman" w:cs="Times New Roman"/>
          <w:b w:val="0"/>
          <w:bCs w:val="0"/>
          <w:sz w:val="22"/>
          <w:szCs w:val="22"/>
        </w:rPr>
        <w:t>识别半年内可能大涨数倍的股票：核心筛选标准</w:t>
      </w:r>
      <w:bookmarkEnd w:id="21"/>
    </w:p>
    <w:p w14:paraId="6A859E87" w14:textId="77777777" w:rsidR="00355E18" w:rsidRPr="00355E18" w:rsidRDefault="00355E18" w:rsidP="00355E18">
      <w:pPr>
        <w:pStyle w:val="ae"/>
        <w:rPr>
          <w:rFonts w:eastAsia="微软雅黑"/>
          <w:sz w:val="22"/>
          <w:szCs w:val="22"/>
        </w:rPr>
      </w:pPr>
      <w:r w:rsidRPr="00355E18">
        <w:rPr>
          <w:rFonts w:eastAsia="微软雅黑"/>
          <w:sz w:val="22"/>
          <w:szCs w:val="22"/>
        </w:rPr>
        <w:t>从</w:t>
      </w:r>
      <w:r w:rsidRPr="00355E18">
        <w:rPr>
          <w:rStyle w:val="af"/>
          <w:rFonts w:eastAsia="微软雅黑"/>
          <w:sz w:val="22"/>
          <w:szCs w:val="22"/>
        </w:rPr>
        <w:t>基本面、资金流向、市场情绪和技术面</w:t>
      </w:r>
      <w:r w:rsidRPr="00355E18">
        <w:rPr>
          <w:rFonts w:eastAsia="微软雅黑"/>
          <w:sz w:val="22"/>
          <w:szCs w:val="22"/>
        </w:rPr>
        <w:t>四个角度筛选。</w:t>
      </w:r>
    </w:p>
    <w:p w14:paraId="231F805B"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）基本面：成长速度</w:t>
      </w: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行业趋势</w:t>
      </w:r>
    </w:p>
    <w:p w14:paraId="0A8BD856"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这些股票通常具备：</w:t>
      </w:r>
    </w:p>
    <w:p w14:paraId="31F71457"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营收增长率</w:t>
      </w:r>
      <w:r w:rsidRPr="00355E18">
        <w:rPr>
          <w:rStyle w:val="af"/>
          <w:rFonts w:ascii="Times New Roman" w:eastAsia="微软雅黑" w:hAnsi="Times New Roman" w:cs="Times New Roman"/>
          <w:sz w:val="22"/>
          <w:szCs w:val="22"/>
        </w:rPr>
        <w:t xml:space="preserve"> &gt; 50%</w:t>
      </w:r>
      <w:r w:rsidRPr="00355E18">
        <w:rPr>
          <w:rFonts w:ascii="Times New Roman" w:eastAsia="微软雅黑" w:hAnsi="Times New Roman" w:cs="Times New Roman"/>
          <w:sz w:val="22"/>
          <w:szCs w:val="22"/>
        </w:rPr>
        <w:t>（季度环比增长强劲）</w:t>
      </w:r>
    </w:p>
    <w:p w14:paraId="6ED410D0"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净利润同比增长</w:t>
      </w:r>
      <w:r w:rsidRPr="00355E18">
        <w:rPr>
          <w:rStyle w:val="af"/>
          <w:rFonts w:ascii="Times New Roman" w:eastAsia="微软雅黑" w:hAnsi="Times New Roman" w:cs="Times New Roman"/>
          <w:sz w:val="22"/>
          <w:szCs w:val="22"/>
        </w:rPr>
        <w:t xml:space="preserve"> &gt; 100% </w:t>
      </w:r>
      <w:r w:rsidRPr="00355E18">
        <w:rPr>
          <w:rStyle w:val="af"/>
          <w:rFonts w:ascii="Times New Roman" w:eastAsia="微软雅黑" w:hAnsi="Times New Roman" w:cs="Times New Roman"/>
          <w:sz w:val="22"/>
          <w:szCs w:val="22"/>
        </w:rPr>
        <w:t>或者转亏为盈</w:t>
      </w:r>
    </w:p>
    <w:p w14:paraId="5895F924"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市销率（</w:t>
      </w:r>
      <w:r w:rsidRPr="00355E18">
        <w:rPr>
          <w:rStyle w:val="af"/>
          <w:rFonts w:ascii="Times New Roman" w:eastAsia="微软雅黑" w:hAnsi="Times New Roman" w:cs="Times New Roman"/>
          <w:sz w:val="22"/>
          <w:szCs w:val="22"/>
        </w:rPr>
        <w:t>P/S</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&lt; 5</w:t>
      </w:r>
      <w:r w:rsidRPr="00355E18">
        <w:rPr>
          <w:rFonts w:ascii="Times New Roman" w:eastAsia="微软雅黑" w:hAnsi="Times New Roman" w:cs="Times New Roman"/>
          <w:sz w:val="22"/>
          <w:szCs w:val="22"/>
        </w:rPr>
        <w:t>（较低估值但增长迅猛）</w:t>
      </w:r>
    </w:p>
    <w:p w14:paraId="0C83C468"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毛利率</w:t>
      </w:r>
      <w:r w:rsidRPr="00355E18">
        <w:rPr>
          <w:rStyle w:val="af"/>
          <w:rFonts w:ascii="Times New Roman" w:eastAsia="微软雅黑" w:hAnsi="Times New Roman" w:cs="Times New Roman"/>
          <w:sz w:val="22"/>
          <w:szCs w:val="22"/>
        </w:rPr>
        <w:t xml:space="preserve"> &gt; 40%</w:t>
      </w:r>
      <w:r w:rsidRPr="00355E18">
        <w:rPr>
          <w:rFonts w:ascii="Times New Roman" w:eastAsia="微软雅黑" w:hAnsi="Times New Roman" w:cs="Times New Roman"/>
          <w:sz w:val="22"/>
          <w:szCs w:val="22"/>
        </w:rPr>
        <w:t>（盈利能力强）</w:t>
      </w:r>
    </w:p>
    <w:p w14:paraId="36127398"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行业催化剂</w:t>
      </w:r>
      <w:r w:rsidRPr="00355E18">
        <w:rPr>
          <w:rFonts w:ascii="Times New Roman" w:eastAsia="微软雅黑" w:hAnsi="Times New Roman" w:cs="Times New Roman"/>
          <w:sz w:val="22"/>
          <w:szCs w:val="22"/>
        </w:rPr>
        <w:t>（政策支持、技术突破、市场风口）</w:t>
      </w:r>
    </w:p>
    <w:p w14:paraId="7CE94F54"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D9543CD" w14:textId="77777777" w:rsidR="00355E18" w:rsidRPr="00355E18" w:rsidRDefault="00355E18">
      <w:pPr>
        <w:numPr>
          <w:ilvl w:val="0"/>
          <w:numId w:val="18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年因</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云计算需求暴涨，半年内股价飙升</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0256D3BD" w14:textId="77777777" w:rsidR="00355E18" w:rsidRPr="00355E18" w:rsidRDefault="00355E18">
      <w:pPr>
        <w:numPr>
          <w:ilvl w:val="0"/>
          <w:numId w:val="18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老铺黄金（</w:t>
      </w:r>
      <w:r w:rsidRPr="00355E18">
        <w:rPr>
          <w:rStyle w:val="af"/>
          <w:rFonts w:ascii="Times New Roman" w:eastAsia="微软雅黑" w:hAnsi="Times New Roman" w:cs="Times New Roman"/>
          <w:sz w:val="22"/>
          <w:szCs w:val="22"/>
        </w:rPr>
        <w:t>605589.SH</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年因黄金价格创新高，加上</w:t>
      </w:r>
      <w:r w:rsidRPr="00355E18">
        <w:rPr>
          <w:rFonts w:ascii="Times New Roman" w:eastAsia="微软雅黑" w:hAnsi="Times New Roman" w:cs="Times New Roman"/>
          <w:sz w:val="22"/>
          <w:szCs w:val="22"/>
        </w:rPr>
        <w:t>A</w:t>
      </w:r>
      <w:r w:rsidRPr="00355E18">
        <w:rPr>
          <w:rFonts w:ascii="Times New Roman" w:eastAsia="微软雅黑" w:hAnsi="Times New Roman" w:cs="Times New Roman"/>
          <w:sz w:val="22"/>
          <w:szCs w:val="22"/>
        </w:rPr>
        <w:t>股情绪高涨，股价大涨</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w:t>
      </w:r>
    </w:p>
    <w:p w14:paraId="580598F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88DE4AF">
          <v:rect id="_x0000_i1118" style="width:0;height:1.5pt" o:hralign="center" o:hrstd="t" o:hr="t" fillcolor="#a0a0a0" stroked="f"/>
        </w:pict>
      </w:r>
    </w:p>
    <w:p w14:paraId="69CAAC2D"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）资金流向：识别主力资金建仓</w:t>
      </w:r>
    </w:p>
    <w:p w14:paraId="1F3C26C5"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机构持仓增加</w:t>
      </w:r>
      <w:r w:rsidRPr="00355E18">
        <w:rPr>
          <w:rStyle w:val="af"/>
          <w:rFonts w:ascii="Times New Roman" w:eastAsia="微软雅黑" w:hAnsi="Times New Roman" w:cs="Times New Roman"/>
          <w:sz w:val="22"/>
          <w:szCs w:val="22"/>
        </w:rPr>
        <w:t xml:space="preserve"> &gt; 30%</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WhaleWisdom / Fintel</w:t>
      </w:r>
      <w:r w:rsidRPr="00355E18">
        <w:rPr>
          <w:rStyle w:val="af"/>
          <w:rFonts w:ascii="Times New Roman" w:eastAsia="微软雅黑" w:hAnsi="Times New Roman" w:cs="Times New Roman"/>
          <w:sz w:val="22"/>
          <w:szCs w:val="22"/>
        </w:rPr>
        <w:t>）</w:t>
      </w:r>
    </w:p>
    <w:p w14:paraId="61A82709"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过去</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个月至少</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家投行上调目标价</w:t>
      </w:r>
    </w:p>
    <w:p w14:paraId="0AEE6B73"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高管、大股东增持（</w:t>
      </w:r>
      <w:r w:rsidRPr="00355E18">
        <w:rPr>
          <w:rStyle w:val="af"/>
          <w:rFonts w:ascii="Times New Roman" w:eastAsia="微软雅黑" w:hAnsi="Times New Roman" w:cs="Times New Roman"/>
          <w:sz w:val="22"/>
          <w:szCs w:val="22"/>
        </w:rPr>
        <w:t>Insider Screener</w:t>
      </w:r>
      <w:r w:rsidRPr="00355E18">
        <w:rPr>
          <w:rStyle w:val="af"/>
          <w:rFonts w:ascii="Times New Roman" w:eastAsia="微软雅黑" w:hAnsi="Times New Roman" w:cs="Times New Roman"/>
          <w:sz w:val="22"/>
          <w:szCs w:val="22"/>
        </w:rPr>
        <w:t>）</w:t>
      </w:r>
    </w:p>
    <w:p w14:paraId="779CD2D2"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北向资金（</w:t>
      </w:r>
      <w:r w:rsidRPr="00355E18">
        <w:rPr>
          <w:rStyle w:val="af"/>
          <w:rFonts w:ascii="Times New Roman" w:eastAsia="微软雅黑" w:hAnsi="Times New Roman" w:cs="Times New Roman"/>
          <w:sz w:val="22"/>
          <w:szCs w:val="22"/>
        </w:rPr>
        <w:t>A</w:t>
      </w:r>
      <w:r w:rsidRPr="00355E18">
        <w:rPr>
          <w:rStyle w:val="af"/>
          <w:rFonts w:ascii="Times New Roman" w:eastAsia="微软雅黑" w:hAnsi="Times New Roman" w:cs="Times New Roman"/>
          <w:sz w:val="22"/>
          <w:szCs w:val="22"/>
        </w:rPr>
        <w:t>股）或</w:t>
      </w:r>
      <w:r w:rsidRPr="00355E18">
        <w:rPr>
          <w:rStyle w:val="af"/>
          <w:rFonts w:ascii="Times New Roman" w:eastAsia="微软雅黑" w:hAnsi="Times New Roman" w:cs="Times New Roman"/>
          <w:sz w:val="22"/>
          <w:szCs w:val="22"/>
        </w:rPr>
        <w:t>ARK</w:t>
      </w:r>
      <w:r w:rsidRPr="00355E18">
        <w:rPr>
          <w:rStyle w:val="af"/>
          <w:rFonts w:ascii="Times New Roman" w:eastAsia="微软雅黑" w:hAnsi="Times New Roman" w:cs="Times New Roman"/>
          <w:sz w:val="22"/>
          <w:szCs w:val="22"/>
        </w:rPr>
        <w:t>等明星基金买入（</w:t>
      </w:r>
      <w:r w:rsidRPr="00355E18">
        <w:rPr>
          <w:rStyle w:val="af"/>
          <w:rFonts w:ascii="Times New Roman" w:eastAsia="微软雅黑" w:hAnsi="Times New Roman" w:cs="Times New Roman"/>
          <w:sz w:val="22"/>
          <w:szCs w:val="22"/>
        </w:rPr>
        <w:t>ETF Holdings</w:t>
      </w:r>
      <w:r w:rsidRPr="00355E18">
        <w:rPr>
          <w:rStyle w:val="af"/>
          <w:rFonts w:ascii="Times New Roman" w:eastAsia="微软雅黑" w:hAnsi="Times New Roman" w:cs="Times New Roman"/>
          <w:sz w:val="22"/>
          <w:szCs w:val="22"/>
        </w:rPr>
        <w:t>）</w:t>
      </w:r>
    </w:p>
    <w:p w14:paraId="5650BD65"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短线游资关注度</w:t>
      </w:r>
      <w:r w:rsidRPr="00355E18">
        <w:rPr>
          <w:rFonts w:ascii="Times New Roman" w:eastAsia="微软雅黑" w:hAnsi="Times New Roman" w:cs="Times New Roman"/>
          <w:sz w:val="22"/>
          <w:szCs w:val="22"/>
        </w:rPr>
        <w:t>（龙虎榜</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股吧</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论坛热度）</w:t>
      </w:r>
    </w:p>
    <w:p w14:paraId="727EB65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0225071D" w14:textId="77777777" w:rsidR="00355E18" w:rsidRPr="00355E18" w:rsidRDefault="00355E18">
      <w:pPr>
        <w:numPr>
          <w:ilvl w:val="0"/>
          <w:numId w:val="18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：股价启动前</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基金连续增持，市场情绪推高。</w:t>
      </w:r>
    </w:p>
    <w:p w14:paraId="618E9450" w14:textId="77777777" w:rsidR="00355E18" w:rsidRPr="00355E18" w:rsidRDefault="00355E18">
      <w:pPr>
        <w:numPr>
          <w:ilvl w:val="0"/>
          <w:numId w:val="18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Q1</w:t>
      </w:r>
      <w:r w:rsidRPr="00355E18">
        <w:rPr>
          <w:rFonts w:ascii="Times New Roman" w:eastAsia="微软雅黑" w:hAnsi="Times New Roman" w:cs="Times New Roman"/>
          <w:sz w:val="22"/>
          <w:szCs w:val="22"/>
        </w:rPr>
        <w:t>开始，大资金持续流入，带动股价突破历史新高。</w:t>
      </w:r>
    </w:p>
    <w:p w14:paraId="35DCA46C"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68AE372">
          <v:rect id="_x0000_i1119" style="width:0;height:1.5pt" o:hralign="center" o:hrstd="t" o:hr="t" fillcolor="#a0a0a0" stroked="f"/>
        </w:pict>
      </w:r>
    </w:p>
    <w:p w14:paraId="6C9C882A"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3</w:t>
      </w:r>
      <w:r w:rsidRPr="00355E18">
        <w:rPr>
          <w:rStyle w:val="af"/>
          <w:rFonts w:ascii="Times New Roman" w:eastAsia="微软雅黑" w:hAnsi="Times New Roman" w:cs="Times New Roman"/>
          <w:b w:val="0"/>
          <w:bCs w:val="0"/>
          <w:sz w:val="22"/>
          <w:szCs w:val="22"/>
        </w:rPr>
        <w:t>）市场情绪：热点驱动</w:t>
      </w:r>
    </w:p>
    <w:p w14:paraId="4C20B7A8"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 xml:space="preserve">Google Trends / </w:t>
      </w:r>
      <w:r w:rsidRPr="00355E18">
        <w:rPr>
          <w:rStyle w:val="af"/>
          <w:rFonts w:ascii="Times New Roman" w:eastAsia="微软雅黑" w:hAnsi="Times New Roman" w:cs="Times New Roman"/>
          <w:sz w:val="22"/>
          <w:szCs w:val="22"/>
        </w:rPr>
        <w:t>百度指数</w:t>
      </w:r>
      <w:r w:rsidRPr="00355E18">
        <w:rPr>
          <w:rFonts w:ascii="Times New Roman" w:eastAsia="微软雅黑" w:hAnsi="Times New Roman" w:cs="Times New Roman"/>
          <w:sz w:val="22"/>
          <w:szCs w:val="22"/>
        </w:rPr>
        <w:t>：搜索量大幅上升（市场关注度提升）</w:t>
      </w:r>
    </w:p>
    <w:p w14:paraId="1E328060"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社交媒体舆情（</w:t>
      </w:r>
      <w:r w:rsidRPr="00355E18">
        <w:rPr>
          <w:rStyle w:val="af"/>
          <w:rFonts w:ascii="Times New Roman" w:eastAsia="微软雅黑" w:hAnsi="Times New Roman" w:cs="Times New Roman"/>
          <w:sz w:val="22"/>
          <w:szCs w:val="22"/>
        </w:rPr>
        <w:t xml:space="preserve">X / </w:t>
      </w:r>
      <w:r w:rsidRPr="00355E18">
        <w:rPr>
          <w:rStyle w:val="af"/>
          <w:rFonts w:ascii="Times New Roman" w:eastAsia="微软雅黑" w:hAnsi="Times New Roman" w:cs="Times New Roman"/>
          <w:sz w:val="22"/>
          <w:szCs w:val="22"/>
        </w:rPr>
        <w:t>微博</w:t>
      </w:r>
      <w:r w:rsidRPr="00355E18">
        <w:rPr>
          <w:rStyle w:val="af"/>
          <w:rFonts w:ascii="Times New Roman" w:eastAsia="微软雅黑" w:hAnsi="Times New Roman" w:cs="Times New Roman"/>
          <w:sz w:val="22"/>
          <w:szCs w:val="22"/>
        </w:rPr>
        <w:t xml:space="preserve"> / </w:t>
      </w:r>
      <w:r w:rsidRPr="00355E18">
        <w:rPr>
          <w:rStyle w:val="af"/>
          <w:rFonts w:ascii="Times New Roman" w:eastAsia="微软雅黑" w:hAnsi="Times New Roman" w:cs="Times New Roman"/>
          <w:sz w:val="22"/>
          <w:szCs w:val="22"/>
        </w:rPr>
        <w:t>贴吧）</w:t>
      </w:r>
      <w:r w:rsidRPr="00355E18">
        <w:rPr>
          <w:rFonts w:ascii="Times New Roman" w:eastAsia="微软雅黑" w:hAnsi="Times New Roman" w:cs="Times New Roman"/>
          <w:sz w:val="22"/>
          <w:szCs w:val="22"/>
        </w:rPr>
        <w:t>：短期热门话题（散户情绪推高）</w:t>
      </w:r>
    </w:p>
    <w:p w14:paraId="12739C46"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期权市场异动（</w:t>
      </w:r>
      <w:r w:rsidRPr="00355E18">
        <w:rPr>
          <w:rStyle w:val="af"/>
          <w:rFonts w:ascii="Times New Roman" w:eastAsia="微软雅黑" w:hAnsi="Times New Roman" w:cs="Times New Roman"/>
          <w:sz w:val="22"/>
          <w:szCs w:val="22"/>
        </w:rPr>
        <w:t>Unusual Options Activity</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：看涨期权大幅增加（机构提前布局）</w:t>
      </w:r>
    </w:p>
    <w:p w14:paraId="783EE226"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F76B8E7" w14:textId="77777777" w:rsidR="00355E18" w:rsidRPr="00355E18" w:rsidRDefault="00355E18">
      <w:pPr>
        <w:numPr>
          <w:ilvl w:val="0"/>
          <w:numId w:val="19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概念大热，推高市场情绪。</w:t>
      </w:r>
    </w:p>
    <w:p w14:paraId="28A03B61" w14:textId="77777777" w:rsidR="00355E18" w:rsidRPr="00355E18" w:rsidRDefault="00355E18">
      <w:pPr>
        <w:numPr>
          <w:ilvl w:val="0"/>
          <w:numId w:val="19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持仓创新高，市场看多黄金价格。</w:t>
      </w:r>
    </w:p>
    <w:p w14:paraId="2612BA54"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444609">
          <v:rect id="_x0000_i1120" style="width:0;height:1.5pt" o:hralign="center" o:hrstd="t" o:hr="t" fillcolor="#a0a0a0" stroked="f"/>
        </w:pict>
      </w:r>
    </w:p>
    <w:p w14:paraId="3782E3EF"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4</w:t>
      </w:r>
      <w:r w:rsidRPr="00355E18">
        <w:rPr>
          <w:rStyle w:val="af"/>
          <w:rFonts w:ascii="Times New Roman" w:eastAsia="微软雅黑" w:hAnsi="Times New Roman" w:cs="Times New Roman"/>
          <w:b w:val="0"/>
          <w:bCs w:val="0"/>
          <w:sz w:val="22"/>
          <w:szCs w:val="22"/>
        </w:rPr>
        <w:t>）技术面：寻找启动信号</w:t>
      </w:r>
    </w:p>
    <w:p w14:paraId="336F233D"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这些股票通常在突破关键压力位后暴涨：</w:t>
      </w:r>
    </w:p>
    <w:p w14:paraId="49A7A5B7"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RSI</w:t>
      </w:r>
      <w:r w:rsidRPr="00355E18">
        <w:rPr>
          <w:rStyle w:val="af"/>
          <w:rFonts w:ascii="Times New Roman" w:eastAsia="微软雅黑" w:hAnsi="Times New Roman" w:cs="Times New Roman"/>
          <w:sz w:val="22"/>
          <w:szCs w:val="22"/>
        </w:rPr>
        <w:t>（相对强弱指数）</w:t>
      </w:r>
      <w:r w:rsidRPr="00355E18">
        <w:rPr>
          <w:rFonts w:ascii="Times New Roman" w:eastAsia="微软雅黑" w:hAnsi="Times New Roman" w:cs="Times New Roman"/>
          <w:sz w:val="22"/>
          <w:szCs w:val="22"/>
        </w:rPr>
        <w:t xml:space="preserve"> &gt; 60 </w:t>
      </w:r>
      <w:r w:rsidRPr="00355E18">
        <w:rPr>
          <w:rFonts w:ascii="Times New Roman" w:eastAsia="微软雅黑" w:hAnsi="Times New Roman" w:cs="Times New Roman"/>
          <w:sz w:val="22"/>
          <w:szCs w:val="22"/>
        </w:rPr>
        <w:t>且持续走高（强势股）</w:t>
      </w:r>
    </w:p>
    <w:p w14:paraId="3F8D2D0E"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MACD</w:t>
      </w:r>
      <w:r w:rsidRPr="00355E18">
        <w:rPr>
          <w:rStyle w:val="af"/>
          <w:rFonts w:ascii="Times New Roman" w:eastAsia="微软雅黑" w:hAnsi="Times New Roman" w:cs="Times New Roman"/>
          <w:sz w:val="22"/>
          <w:szCs w:val="22"/>
        </w:rPr>
        <w:t>形成金叉</w:t>
      </w:r>
      <w:r w:rsidRPr="00355E18">
        <w:rPr>
          <w:rFonts w:ascii="Times New Roman" w:eastAsia="微软雅黑" w:hAnsi="Times New Roman" w:cs="Times New Roman"/>
          <w:sz w:val="22"/>
          <w:szCs w:val="22"/>
        </w:rPr>
        <w:t>，并在</w:t>
      </w:r>
      <w:r w:rsidRPr="00355E18">
        <w:rPr>
          <w:rFonts w:ascii="Times New Roman" w:eastAsia="微软雅黑" w:hAnsi="Times New Roman" w:cs="Times New Roman"/>
          <w:sz w:val="22"/>
          <w:szCs w:val="22"/>
        </w:rPr>
        <w:t>0</w:t>
      </w:r>
      <w:r w:rsidRPr="00355E18">
        <w:rPr>
          <w:rFonts w:ascii="Times New Roman" w:eastAsia="微软雅黑" w:hAnsi="Times New Roman" w:cs="Times New Roman"/>
          <w:sz w:val="22"/>
          <w:szCs w:val="22"/>
        </w:rPr>
        <w:t>轴上方（趋势确认）</w:t>
      </w:r>
    </w:p>
    <w:p w14:paraId="2606482E"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放量突破</w:t>
      </w:r>
      <w:r w:rsidRPr="00355E18">
        <w:rPr>
          <w:rStyle w:val="af"/>
          <w:rFonts w:ascii="Times New Roman" w:eastAsia="微软雅黑" w:hAnsi="Times New Roman" w:cs="Times New Roman"/>
          <w:sz w:val="22"/>
          <w:szCs w:val="22"/>
        </w:rPr>
        <w:t xml:space="preserve"> 52 </w:t>
      </w:r>
      <w:r w:rsidRPr="00355E18">
        <w:rPr>
          <w:rStyle w:val="af"/>
          <w:rFonts w:ascii="Times New Roman" w:eastAsia="微软雅黑" w:hAnsi="Times New Roman" w:cs="Times New Roman"/>
          <w:sz w:val="22"/>
          <w:szCs w:val="22"/>
        </w:rPr>
        <w:t>周新高</w:t>
      </w:r>
      <w:r w:rsidRPr="00355E18">
        <w:rPr>
          <w:rFonts w:ascii="Times New Roman" w:eastAsia="微软雅黑" w:hAnsi="Times New Roman" w:cs="Times New Roman"/>
          <w:sz w:val="22"/>
          <w:szCs w:val="22"/>
        </w:rPr>
        <w:t>（主力资金进场）</w:t>
      </w:r>
    </w:p>
    <w:p w14:paraId="5A0BDB3C"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波动率急剧上升</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大幅增长，意味着市场情绪激活）</w:t>
      </w:r>
    </w:p>
    <w:p w14:paraId="13E6746D"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低位启动（前期股价长期盘整）</w:t>
      </w:r>
      <w:r w:rsidRPr="00355E18">
        <w:rPr>
          <w:rFonts w:ascii="Times New Roman" w:eastAsia="微软雅黑" w:hAnsi="Times New Roman" w:cs="Times New Roman"/>
          <w:sz w:val="22"/>
          <w:szCs w:val="22"/>
        </w:rPr>
        <w:t>，突然爆发（短期</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w:t>
      </w:r>
    </w:p>
    <w:p w14:paraId="0B0D3518"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4BA95BD" w14:textId="77777777" w:rsidR="00355E18" w:rsidRPr="00355E18" w:rsidRDefault="00355E18">
      <w:pPr>
        <w:numPr>
          <w:ilvl w:val="0"/>
          <w:numId w:val="19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月突破长期下降趋势，放量大涨。</w:t>
      </w:r>
    </w:p>
    <w:p w14:paraId="550F3A17" w14:textId="77777777" w:rsidR="00355E18" w:rsidRPr="00355E18" w:rsidRDefault="00355E18">
      <w:pPr>
        <w:numPr>
          <w:ilvl w:val="0"/>
          <w:numId w:val="19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100</w:t>
      </w:r>
      <w:r w:rsidRPr="00355E18">
        <w:rPr>
          <w:rFonts w:ascii="Times New Roman" w:eastAsia="微软雅黑" w:hAnsi="Times New Roman" w:cs="Times New Roman"/>
          <w:sz w:val="22"/>
          <w:szCs w:val="22"/>
        </w:rPr>
        <w:t>日均线后一路上涨。</w:t>
      </w:r>
    </w:p>
    <w:p w14:paraId="44347AA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3F94E5">
          <v:rect id="_x0000_i1121" style="width:0;height:1.5pt" o:hralign="center" o:hrstd="t" o:hr="t" fillcolor="#a0a0a0" stroked="f"/>
        </w:pict>
      </w:r>
    </w:p>
    <w:p w14:paraId="2C52C4B2" w14:textId="77777777" w:rsidR="00355E18" w:rsidRPr="00355E18" w:rsidRDefault="00355E18" w:rsidP="00355E18">
      <w:pPr>
        <w:pStyle w:val="2"/>
        <w:rPr>
          <w:rFonts w:ascii="Times New Roman" w:eastAsia="微软雅黑" w:hAnsi="Times New Roman" w:cs="Times New Roman"/>
          <w:sz w:val="22"/>
          <w:szCs w:val="22"/>
        </w:rPr>
      </w:pPr>
      <w:bookmarkStart w:id="22" w:name="_Toc197087781"/>
      <w:r w:rsidRPr="00355E18">
        <w:rPr>
          <w:rStyle w:val="af"/>
          <w:rFonts w:ascii="Times New Roman" w:eastAsia="微软雅黑" w:hAnsi="Times New Roman" w:cs="Times New Roman"/>
          <w:b w:val="0"/>
          <w:bCs w:val="0"/>
          <w:sz w:val="22"/>
          <w:szCs w:val="22"/>
        </w:rPr>
        <w:t xml:space="preserve">2. </w:t>
      </w:r>
      <w:r w:rsidRPr="00355E18">
        <w:rPr>
          <w:rStyle w:val="af"/>
          <w:rFonts w:ascii="Times New Roman" w:eastAsia="微软雅黑" w:hAnsi="Times New Roman" w:cs="Times New Roman"/>
          <w:b w:val="0"/>
          <w:bCs w:val="0"/>
          <w:sz w:val="22"/>
          <w:szCs w:val="22"/>
        </w:rPr>
        <w:t>操作策略：如何把握买入时机</w:t>
      </w:r>
      <w:bookmarkEnd w:id="22"/>
    </w:p>
    <w:p w14:paraId="7E509A95"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）筛选工具</w:t>
      </w:r>
    </w:p>
    <w:p w14:paraId="75472FA0"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基本面分析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6FB03BD"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Finviz</w:t>
      </w:r>
      <w:r w:rsidRPr="00355E18">
        <w:rPr>
          <w:rFonts w:ascii="Times New Roman" w:eastAsia="微软雅黑" w:hAnsi="Times New Roman" w:cs="Times New Roman"/>
          <w:sz w:val="22"/>
          <w:szCs w:val="22"/>
        </w:rPr>
        <w:t>（筛选高增长股）</w:t>
      </w:r>
    </w:p>
    <w:p w14:paraId="26CB31D1"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GuruFocus</w:t>
      </w:r>
      <w:r w:rsidRPr="00355E18">
        <w:rPr>
          <w:rFonts w:ascii="Times New Roman" w:eastAsia="微软雅黑" w:hAnsi="Times New Roman" w:cs="Times New Roman"/>
          <w:sz w:val="22"/>
          <w:szCs w:val="22"/>
        </w:rPr>
        <w:t>（估值分析）</w:t>
      </w:r>
    </w:p>
    <w:p w14:paraId="5C42F5B1"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Morningstar</w:t>
      </w:r>
      <w:r w:rsidRPr="00355E18">
        <w:rPr>
          <w:rFonts w:ascii="Times New Roman" w:eastAsia="微软雅黑" w:hAnsi="Times New Roman" w:cs="Times New Roman"/>
          <w:sz w:val="22"/>
          <w:szCs w:val="22"/>
        </w:rPr>
        <w:t>（盈利趋势）</w:t>
      </w:r>
    </w:p>
    <w:p w14:paraId="0FD86E2E"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7D079D3E"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WhaleWisdom</w:t>
      </w:r>
      <w:r w:rsidRPr="00355E18">
        <w:rPr>
          <w:rFonts w:ascii="Times New Roman" w:eastAsia="微软雅黑" w:hAnsi="Times New Roman" w:cs="Times New Roman"/>
          <w:sz w:val="22"/>
          <w:szCs w:val="22"/>
        </w:rPr>
        <w:t>（机构持仓变化）</w:t>
      </w:r>
    </w:p>
    <w:p w14:paraId="28285F1E"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Ark Tracker</w:t>
      </w:r>
      <w:r w:rsidRPr="00355E18">
        <w:rPr>
          <w:rFonts w:ascii="Times New Roman" w:eastAsia="微软雅黑" w:hAnsi="Times New Roman" w:cs="Times New Roman"/>
          <w:sz w:val="22"/>
          <w:szCs w:val="22"/>
        </w:rPr>
        <w:t>（关注明星基金买入）</w:t>
      </w:r>
    </w:p>
    <w:p w14:paraId="2FD5C4A9"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6E65B2A"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Google Trends / </w:t>
      </w:r>
      <w:r w:rsidRPr="00355E18">
        <w:rPr>
          <w:rFonts w:ascii="Times New Roman" w:eastAsia="微软雅黑" w:hAnsi="Times New Roman" w:cs="Times New Roman"/>
          <w:sz w:val="22"/>
          <w:szCs w:val="22"/>
        </w:rPr>
        <w:t>百度指数（搜索热度）</w:t>
      </w:r>
    </w:p>
    <w:p w14:paraId="3E4436F2"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Unusual Whales</w:t>
      </w:r>
      <w:r w:rsidRPr="00355E18">
        <w:rPr>
          <w:rFonts w:ascii="Times New Roman" w:eastAsia="微软雅黑" w:hAnsi="Times New Roman" w:cs="Times New Roman"/>
          <w:sz w:val="22"/>
          <w:szCs w:val="22"/>
        </w:rPr>
        <w:t>（期权市场异动）</w:t>
      </w:r>
    </w:p>
    <w:p w14:paraId="59FCAFD7"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DF2A159"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TradingView / StockCharts</w:t>
      </w:r>
      <w:r w:rsidRPr="00355E18">
        <w:rPr>
          <w:rFonts w:ascii="Times New Roman" w:eastAsia="微软雅黑" w:hAnsi="Times New Roman" w:cs="Times New Roman"/>
          <w:sz w:val="22"/>
          <w:szCs w:val="22"/>
        </w:rPr>
        <w:t>（趋势分析）</w:t>
      </w:r>
    </w:p>
    <w:p w14:paraId="7024AFCA"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Wyckoff Accumulation</w:t>
      </w:r>
      <w:r w:rsidRPr="00355E18">
        <w:rPr>
          <w:rFonts w:ascii="Times New Roman" w:eastAsia="微软雅黑" w:hAnsi="Times New Roman" w:cs="Times New Roman"/>
          <w:sz w:val="22"/>
          <w:szCs w:val="22"/>
        </w:rPr>
        <w:t>（主力吸筹）</w:t>
      </w:r>
    </w:p>
    <w:p w14:paraId="4A78DE21"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）买入策略</w:t>
      </w:r>
    </w:p>
    <w:p w14:paraId="19EE7AAC"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突破关键压力位后分批买入</w:t>
      </w:r>
    </w:p>
    <w:p w14:paraId="6CE4D46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成交量放大</w:t>
      </w:r>
      <w:r w:rsidRPr="00355E18">
        <w:rPr>
          <w:rStyle w:val="af"/>
          <w:rFonts w:ascii="Times New Roman" w:eastAsia="微软雅黑" w:hAnsi="Times New Roman" w:cs="Times New Roman"/>
          <w:sz w:val="22"/>
          <w:szCs w:val="22"/>
        </w:rPr>
        <w:t>2</w:t>
      </w:r>
      <w:r w:rsidRPr="00355E18">
        <w:rPr>
          <w:rStyle w:val="af"/>
          <w:rFonts w:ascii="Times New Roman" w:eastAsia="微软雅黑" w:hAnsi="Times New Roman" w:cs="Times New Roman"/>
          <w:sz w:val="22"/>
          <w:szCs w:val="22"/>
        </w:rPr>
        <w:t>倍以上，确认主力进场</w:t>
      </w:r>
    </w:p>
    <w:p w14:paraId="21B63F6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回调至关键支撑位加仓</w:t>
      </w:r>
    </w:p>
    <w:p w14:paraId="67AC0CB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设定止损（一般为买入价</w:t>
      </w:r>
      <w:r w:rsidRPr="00355E18">
        <w:rPr>
          <w:rStyle w:val="af"/>
          <w:rFonts w:ascii="Times New Roman" w:eastAsia="微软雅黑" w:hAnsi="Times New Roman" w:cs="Times New Roman"/>
          <w:sz w:val="22"/>
          <w:szCs w:val="22"/>
        </w:rPr>
        <w:t>-15%</w:t>
      </w:r>
      <w:r w:rsidRPr="00355E18">
        <w:rPr>
          <w:rStyle w:val="af"/>
          <w:rFonts w:ascii="Times New Roman" w:eastAsia="微软雅黑" w:hAnsi="Times New Roman" w:cs="Times New Roman"/>
          <w:sz w:val="22"/>
          <w:szCs w:val="22"/>
        </w:rPr>
        <w:t>）</w:t>
      </w:r>
    </w:p>
    <w:p w14:paraId="4E71AE3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示例：金山云（</w:t>
      </w:r>
      <w:r w:rsidRPr="00355E18">
        <w:rPr>
          <w:rStyle w:val="af"/>
          <w:rFonts w:eastAsia="微软雅黑"/>
          <w:sz w:val="22"/>
          <w:szCs w:val="22"/>
        </w:rPr>
        <w:t>KC</w:t>
      </w:r>
      <w:r w:rsidRPr="00355E18">
        <w:rPr>
          <w:rStyle w:val="af"/>
          <w:rFonts w:eastAsia="微软雅黑"/>
          <w:sz w:val="22"/>
          <w:szCs w:val="22"/>
        </w:rPr>
        <w:t>）</w:t>
      </w:r>
    </w:p>
    <w:p w14:paraId="7A34471E"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lastRenderedPageBreak/>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月：股价长期盘整在</w:t>
      </w:r>
      <w:r w:rsidRPr="00355E18">
        <w:rPr>
          <w:rFonts w:ascii="Times New Roman" w:eastAsia="微软雅黑" w:hAnsi="Times New Roman" w:cs="Times New Roman"/>
          <w:sz w:val="22"/>
          <w:szCs w:val="22"/>
        </w:rPr>
        <w:t>$3.5-$4.0</w:t>
      </w:r>
      <w:r w:rsidRPr="00355E18">
        <w:rPr>
          <w:rFonts w:ascii="Times New Roman" w:eastAsia="微软雅黑" w:hAnsi="Times New Roman" w:cs="Times New Roman"/>
          <w:sz w:val="22"/>
          <w:szCs w:val="22"/>
        </w:rPr>
        <w:t>区间。</w:t>
      </w:r>
    </w:p>
    <w:p w14:paraId="42994861"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9</w:t>
      </w:r>
      <w:r w:rsidRPr="00355E18">
        <w:rPr>
          <w:rFonts w:ascii="Times New Roman" w:eastAsia="微软雅黑" w:hAnsi="Times New Roman" w:cs="Times New Roman"/>
          <w:sz w:val="22"/>
          <w:szCs w:val="22"/>
        </w:rPr>
        <w:t>月：突破</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，成交量激增</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倍，趋势确认。</w:t>
      </w:r>
    </w:p>
    <w:p w14:paraId="0D7A7C18"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12</w:t>
      </w:r>
      <w:r w:rsidRPr="00355E18">
        <w:rPr>
          <w:rFonts w:ascii="Times New Roman" w:eastAsia="微软雅黑" w:hAnsi="Times New Roman" w:cs="Times New Roman"/>
          <w:sz w:val="22"/>
          <w:szCs w:val="22"/>
        </w:rPr>
        <w:t>月：股价涨至</w:t>
      </w:r>
      <w:r w:rsidRPr="00355E18">
        <w:rPr>
          <w:rFonts w:ascii="Times New Roman" w:eastAsia="微软雅黑" w:hAnsi="Times New Roman" w:cs="Times New Roman"/>
          <w:sz w:val="22"/>
          <w:szCs w:val="22"/>
        </w:rPr>
        <w:t>$12.5</w:t>
      </w:r>
      <w:r w:rsidRPr="00355E18">
        <w:rPr>
          <w:rFonts w:ascii="Times New Roman" w:eastAsia="微软雅黑" w:hAnsi="Times New Roman" w:cs="Times New Roman"/>
          <w:sz w:val="22"/>
          <w:szCs w:val="22"/>
        </w:rPr>
        <w:t>，半年内上涨</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2EF769CE"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示例：老铺黄金（</w:t>
      </w:r>
      <w:r w:rsidRPr="00355E18">
        <w:rPr>
          <w:rStyle w:val="af"/>
          <w:rFonts w:eastAsia="微软雅黑"/>
          <w:sz w:val="22"/>
          <w:szCs w:val="22"/>
        </w:rPr>
        <w:t>605589.SH</w:t>
      </w:r>
      <w:r w:rsidRPr="00355E18">
        <w:rPr>
          <w:rStyle w:val="af"/>
          <w:rFonts w:eastAsia="微软雅黑"/>
          <w:sz w:val="22"/>
          <w:szCs w:val="22"/>
        </w:rPr>
        <w:t>）</w:t>
      </w:r>
    </w:p>
    <w:p w14:paraId="64A2C971" w14:textId="77777777" w:rsidR="00355E18" w:rsidRPr="00355E18" w:rsidRDefault="00355E18">
      <w:pPr>
        <w:numPr>
          <w:ilvl w:val="0"/>
          <w:numId w:val="196"/>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11</w:t>
      </w:r>
      <w:r w:rsidRPr="00355E18">
        <w:rPr>
          <w:rFonts w:ascii="Times New Roman" w:eastAsia="微软雅黑" w:hAnsi="Times New Roman" w:cs="Times New Roman"/>
          <w:sz w:val="22"/>
          <w:szCs w:val="22"/>
        </w:rPr>
        <w:t>月：黄金板块启动，股价突破前高，短期飙升。</w:t>
      </w:r>
    </w:p>
    <w:p w14:paraId="5416EA70" w14:textId="77777777" w:rsidR="00355E18" w:rsidRPr="00355E18" w:rsidRDefault="00355E18">
      <w:pPr>
        <w:numPr>
          <w:ilvl w:val="0"/>
          <w:numId w:val="196"/>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月：股价已翻</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倍，成交量持续放大。</w:t>
      </w:r>
    </w:p>
    <w:p w14:paraId="0E2CA43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3FF5EE">
          <v:rect id="_x0000_i1122" style="width:0;height:1.5pt" o:hralign="center" o:hrstd="t" o:hr="t" fillcolor="#a0a0a0" stroked="f"/>
        </w:pict>
      </w:r>
    </w:p>
    <w:p w14:paraId="61A5213B" w14:textId="77777777" w:rsidR="00355E18" w:rsidRPr="00355E18" w:rsidRDefault="00355E18" w:rsidP="00355E18">
      <w:pPr>
        <w:pStyle w:val="2"/>
        <w:rPr>
          <w:rFonts w:ascii="Times New Roman" w:eastAsia="微软雅黑" w:hAnsi="Times New Roman" w:cs="Times New Roman"/>
          <w:sz w:val="22"/>
          <w:szCs w:val="22"/>
        </w:rPr>
      </w:pPr>
      <w:bookmarkStart w:id="23" w:name="_Toc197087782"/>
      <w:r w:rsidRPr="00355E18">
        <w:rPr>
          <w:rStyle w:val="af"/>
          <w:rFonts w:ascii="Times New Roman" w:eastAsia="微软雅黑" w:hAnsi="Times New Roman" w:cs="Times New Roman"/>
          <w:b w:val="0"/>
          <w:bCs w:val="0"/>
          <w:sz w:val="22"/>
          <w:szCs w:val="22"/>
        </w:rPr>
        <w:t xml:space="preserve">3. </w:t>
      </w:r>
      <w:r w:rsidRPr="00355E18">
        <w:rPr>
          <w:rStyle w:val="af"/>
          <w:rFonts w:ascii="Times New Roman" w:eastAsia="微软雅黑" w:hAnsi="Times New Roman" w:cs="Times New Roman"/>
          <w:b w:val="0"/>
          <w:bCs w:val="0"/>
          <w:sz w:val="22"/>
          <w:szCs w:val="22"/>
        </w:rPr>
        <w:t>结论</w:t>
      </w:r>
      <w:bookmarkEnd w:id="23"/>
    </w:p>
    <w:p w14:paraId="16F8BE4F"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成功识别半年内涨幅数倍的股票，关键在于：</w:t>
      </w:r>
    </w:p>
    <w:p w14:paraId="5FA9A96D"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行业趋势（风口行业）</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、黄金、云计算、军工、芯片等板块最具潜力。</w:t>
      </w:r>
    </w:p>
    <w:p w14:paraId="0AD59471"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资金流入（机构、大户进场）</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、北向资金、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等大资金建仓。</w:t>
      </w:r>
    </w:p>
    <w:p w14:paraId="3EAC5E5C"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市场情绪（新闻、论坛热度）</w:t>
      </w:r>
      <w:r w:rsidRPr="00355E18">
        <w:rPr>
          <w:rFonts w:ascii="Times New Roman" w:eastAsia="微软雅黑" w:hAnsi="Times New Roman" w:cs="Times New Roman"/>
          <w:sz w:val="22"/>
          <w:szCs w:val="22"/>
        </w:rPr>
        <w:t>：搜索量暴增，资金情绪强烈。</w:t>
      </w:r>
    </w:p>
    <w:p w14:paraId="75ACC8CF"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技术形态（突破</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：突破新高，放量确认趋势。</w:t>
      </w:r>
    </w:p>
    <w:p w14:paraId="00A0A1CB"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推荐策略</w:t>
      </w:r>
    </w:p>
    <w:p w14:paraId="2D6B8E23"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关注</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Finviz + GuruFocus + WhaleWisdom</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综合筛选高成长股。</w:t>
      </w:r>
    </w:p>
    <w:p w14:paraId="1238A0B2"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RSI</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MACD</w:t>
      </w:r>
      <w:r w:rsidRPr="00355E18">
        <w:rPr>
          <w:rFonts w:ascii="Times New Roman" w:eastAsia="微软雅黑" w:hAnsi="Times New Roman" w:cs="Times New Roman"/>
          <w:sz w:val="22"/>
          <w:szCs w:val="22"/>
        </w:rPr>
        <w:t>、放量突破）确认买点。</w:t>
      </w:r>
    </w:p>
    <w:p w14:paraId="217992B0"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分批买入，设置止损，严格风控</w:t>
      </w:r>
      <w:r w:rsidRPr="00355E18">
        <w:rPr>
          <w:rFonts w:ascii="Times New Roman" w:eastAsia="微软雅黑" w:hAnsi="Times New Roman" w:cs="Times New Roman"/>
          <w:sz w:val="22"/>
          <w:szCs w:val="22"/>
        </w:rPr>
        <w:t>。</w:t>
      </w:r>
    </w:p>
    <w:p w14:paraId="4FFD26BE" w14:textId="77777777" w:rsidR="00355E18" w:rsidRPr="00355E18" w:rsidRDefault="00355E18" w:rsidP="00355E18">
      <w:pPr>
        <w:pStyle w:val="ae"/>
        <w:rPr>
          <w:rFonts w:eastAsia="微软雅黑"/>
          <w:sz w:val="22"/>
          <w:szCs w:val="22"/>
        </w:rPr>
      </w:pPr>
      <w:r w:rsidRPr="00355E18">
        <w:rPr>
          <w:rStyle w:val="af"/>
          <w:rFonts w:eastAsia="微软雅黑"/>
          <w:sz w:val="22"/>
          <w:szCs w:val="22"/>
        </w:rPr>
        <w:t>最终目标：在行情启动前</w:t>
      </w:r>
      <w:r w:rsidRPr="00355E18">
        <w:rPr>
          <w:rStyle w:val="af"/>
          <w:rFonts w:eastAsia="微软雅黑"/>
          <w:sz w:val="22"/>
          <w:szCs w:val="22"/>
        </w:rPr>
        <w:t>3-6</w:t>
      </w:r>
      <w:r w:rsidRPr="00355E18">
        <w:rPr>
          <w:rStyle w:val="af"/>
          <w:rFonts w:eastAsia="微软雅黑"/>
          <w:sz w:val="22"/>
          <w:szCs w:val="22"/>
        </w:rPr>
        <w:t>个月埋伏，抓住大牛股！</w:t>
      </w:r>
      <w:r w:rsidRPr="00355E18">
        <w:rPr>
          <w:rFonts w:eastAsia="微软雅黑"/>
          <w:sz w:val="22"/>
          <w:szCs w:val="22"/>
        </w:rPr>
        <w:t xml:space="preserve"> </w:t>
      </w:r>
      <w:r w:rsidRPr="00355E18">
        <w:rPr>
          <w:rFonts w:ascii="Segoe UI Emoji" w:eastAsia="微软雅黑" w:hAnsi="Segoe UI Emoji" w:cs="Segoe UI Emoji"/>
          <w:sz w:val="22"/>
          <w:szCs w:val="22"/>
        </w:rPr>
        <w:t>🚀</w:t>
      </w:r>
    </w:p>
    <w:p w14:paraId="7AC60C6C" w14:textId="77777777" w:rsidR="00355E18" w:rsidRPr="00355E18" w:rsidRDefault="00355E18" w:rsidP="00355E18">
      <w:pPr>
        <w:rPr>
          <w:rFonts w:ascii="Times New Roman" w:eastAsia="微软雅黑" w:hAnsi="Times New Roman" w:cs="Times New Roman"/>
          <w:b/>
          <w:bCs/>
          <w:sz w:val="22"/>
          <w:szCs w:val="22"/>
        </w:rPr>
      </w:pPr>
    </w:p>
    <w:p w14:paraId="5832CED9" w14:textId="77777777" w:rsidR="00355E18" w:rsidRPr="00355E18" w:rsidRDefault="00355E18" w:rsidP="00355E18">
      <w:pPr>
        <w:rPr>
          <w:rFonts w:ascii="Times New Roman" w:eastAsia="微软雅黑" w:hAnsi="Times New Roman" w:cs="Times New Roman"/>
          <w:b/>
          <w:bCs/>
          <w:sz w:val="22"/>
          <w:szCs w:val="22"/>
        </w:rPr>
      </w:pPr>
    </w:p>
    <w:p w14:paraId="2A5505A9" w14:textId="2A588680" w:rsidR="00355E18" w:rsidRPr="00355E18" w:rsidRDefault="00355E18" w:rsidP="00355E18">
      <w:pPr>
        <w:pStyle w:val="2"/>
        <w:rPr>
          <w:rFonts w:ascii="Times New Roman" w:eastAsia="微软雅黑" w:hAnsi="Times New Roman" w:cs="Times New Roman"/>
          <w:b/>
          <w:bCs/>
          <w:sz w:val="22"/>
          <w:szCs w:val="22"/>
        </w:rPr>
      </w:pPr>
      <w:bookmarkStart w:id="24" w:name="_Toc197087783"/>
      <w:r w:rsidRPr="00355E18">
        <w:rPr>
          <w:rFonts w:ascii="Times New Roman" w:eastAsia="微软雅黑" w:hAnsi="Times New Roman" w:cs="Times New Roman"/>
          <w:b/>
          <w:bCs/>
          <w:sz w:val="22"/>
          <w:szCs w:val="22"/>
        </w:rPr>
        <w:t>4.</w:t>
      </w:r>
      <w:r>
        <w:rPr>
          <w:rFonts w:ascii="Times New Roman" w:eastAsia="微软雅黑" w:hAnsi="Times New Roman" w:cs="Times New Roman" w:hint="eastAsia"/>
          <w:b/>
          <w:bCs/>
          <w:sz w:val="22"/>
          <w:szCs w:val="22"/>
        </w:rPr>
        <w:t>2</w:t>
      </w:r>
      <w:r w:rsidRPr="00355E18">
        <w:rPr>
          <w:rFonts w:ascii="Times New Roman" w:eastAsia="微软雅黑" w:hAnsi="Times New Roman" w:cs="Times New Roman"/>
          <w:b/>
          <w:bCs/>
          <w:sz w:val="22"/>
          <w:szCs w:val="22"/>
        </w:rPr>
        <w:t xml:space="preserve"> </w:t>
      </w:r>
      <w:r w:rsidRPr="00355E18">
        <w:rPr>
          <w:rFonts w:ascii="Times New Roman" w:eastAsia="微软雅黑" w:hAnsi="Times New Roman" w:cs="Times New Roman"/>
          <w:b/>
          <w:bCs/>
          <w:sz w:val="22"/>
          <w:szCs w:val="22"/>
        </w:rPr>
        <w:t>波动率</w:t>
      </w:r>
      <w:r>
        <w:rPr>
          <w:rFonts w:ascii="Times New Roman" w:eastAsia="微软雅黑" w:hAnsi="Times New Roman" w:cs="Times New Roman" w:hint="eastAsia"/>
          <w:b/>
          <w:bCs/>
          <w:sz w:val="22"/>
          <w:szCs w:val="22"/>
        </w:rPr>
        <w:t>ATR</w:t>
      </w:r>
      <w:bookmarkEnd w:id="24"/>
    </w:p>
    <w:p w14:paraId="6CA458C0" w14:textId="30363798"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波动率急剧上升（</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大幅增长）意味着市场情绪被激活，可以通过以下方式进行设置和筛选：</w:t>
      </w:r>
    </w:p>
    <w:p w14:paraId="77EDAD0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DCC1A31">
          <v:rect id="_x0000_i1123" style="width:0;height:1.5pt" o:hralign="center" o:hrstd="t" o:hr="t" fillcolor="#a0a0a0" stroked="f"/>
        </w:pict>
      </w:r>
    </w:p>
    <w:p w14:paraId="7413689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1. ATR</w:t>
      </w:r>
      <w:r w:rsidRPr="00355E18">
        <w:rPr>
          <w:rFonts w:ascii="Times New Roman" w:eastAsia="微软雅黑" w:hAnsi="Times New Roman" w:cs="Times New Roman"/>
          <w:b/>
          <w:bCs/>
          <w:sz w:val="22"/>
          <w:szCs w:val="22"/>
        </w:rPr>
        <w:t>（平均真实波幅）筛选标准</w:t>
      </w:r>
    </w:p>
    <w:p w14:paraId="27A13A1C"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Average True Range</w:t>
      </w:r>
      <w:r w:rsidRPr="00355E18">
        <w:rPr>
          <w:rFonts w:ascii="Times New Roman" w:eastAsia="微软雅黑" w:hAnsi="Times New Roman" w:cs="Times New Roman"/>
          <w:sz w:val="22"/>
          <w:szCs w:val="22"/>
        </w:rPr>
        <w:t>）衡量市场的波动性，适用于捕捉短期启动信号。</w:t>
      </w:r>
    </w:p>
    <w:p w14:paraId="6F3F0D6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lastRenderedPageBreak/>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筛选条件</w:t>
      </w:r>
    </w:p>
    <w:p w14:paraId="60F10778" w14:textId="77777777" w:rsidR="00355E18" w:rsidRPr="00355E18" w:rsidRDefault="00355E18">
      <w:pPr>
        <w:numPr>
          <w:ilvl w:val="0"/>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短期突破信号</w:t>
      </w:r>
      <w:r w:rsidRPr="00355E18">
        <w:rPr>
          <w:rFonts w:ascii="Times New Roman" w:eastAsia="微软雅黑" w:hAnsi="Times New Roman" w:cs="Times New Roman"/>
          <w:sz w:val="22"/>
          <w:szCs w:val="22"/>
        </w:rPr>
        <w:t>：</w:t>
      </w:r>
    </w:p>
    <w:p w14:paraId="19B8808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30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56269CA5"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60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p>
    <w:p w14:paraId="2254403B"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日最高点</w:t>
      </w:r>
      <w:r w:rsidRPr="00355E18">
        <w:rPr>
          <w:rFonts w:ascii="Times New Roman" w:eastAsia="微软雅黑" w:hAnsi="Times New Roman" w:cs="Times New Roman"/>
          <w:sz w:val="22"/>
          <w:szCs w:val="22"/>
        </w:rPr>
        <w:t>（确认趋势启动）</w:t>
      </w:r>
    </w:p>
    <w:p w14:paraId="1530EC8E" w14:textId="77777777" w:rsidR="00355E18" w:rsidRPr="00355E18" w:rsidRDefault="00355E18">
      <w:pPr>
        <w:numPr>
          <w:ilvl w:val="0"/>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高波动启动信号</w:t>
      </w:r>
      <w:r w:rsidRPr="00355E18">
        <w:rPr>
          <w:rFonts w:ascii="Times New Roman" w:eastAsia="微软雅黑" w:hAnsi="Times New Roman" w:cs="Times New Roman"/>
          <w:sz w:val="22"/>
          <w:szCs w:val="22"/>
        </w:rPr>
        <w:t>：</w:t>
      </w:r>
    </w:p>
    <w:p w14:paraId="10EFC44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处于</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年</w:t>
      </w:r>
      <w:r w:rsidRPr="00355E18">
        <w:rPr>
          <w:rFonts w:ascii="Times New Roman" w:eastAsia="微软雅黑" w:hAnsi="Times New Roman" w:cs="Times New Roman"/>
          <w:b/>
          <w:bCs/>
          <w:sz w:val="22"/>
          <w:szCs w:val="22"/>
        </w:rPr>
        <w:t>90%</w:t>
      </w:r>
      <w:r w:rsidRPr="00355E18">
        <w:rPr>
          <w:rFonts w:ascii="Times New Roman" w:eastAsia="微软雅黑" w:hAnsi="Times New Roman" w:cs="Times New Roman"/>
          <w:b/>
          <w:bCs/>
          <w:sz w:val="22"/>
          <w:szCs w:val="22"/>
        </w:rPr>
        <w:t>分位数以上</w:t>
      </w:r>
      <w:r w:rsidRPr="00355E18">
        <w:rPr>
          <w:rFonts w:ascii="Times New Roman" w:eastAsia="微软雅黑" w:hAnsi="Times New Roman" w:cs="Times New Roman"/>
          <w:sz w:val="22"/>
          <w:szCs w:val="22"/>
        </w:rPr>
        <w:t>（异常波动，趋势可能爆发）</w:t>
      </w:r>
    </w:p>
    <w:p w14:paraId="59489BB9"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价格</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同时创新高</w:t>
      </w:r>
      <w:r w:rsidRPr="00355E18">
        <w:rPr>
          <w:rFonts w:ascii="Times New Roman" w:eastAsia="微软雅黑" w:hAnsi="Times New Roman" w:cs="Times New Roman"/>
          <w:sz w:val="22"/>
          <w:szCs w:val="22"/>
        </w:rPr>
        <w:t>（主力资金入场）</w:t>
      </w:r>
    </w:p>
    <w:p w14:paraId="518AE53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股价突破布林带上轨</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sz w:val="22"/>
          <w:szCs w:val="22"/>
        </w:rPr>
        <w:t>（市场进入趋势行情）</w:t>
      </w:r>
    </w:p>
    <w:p w14:paraId="5887729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案例分析：金山云（</w:t>
      </w:r>
      <w:r w:rsidRPr="00355E18">
        <w:rPr>
          <w:rFonts w:ascii="Times New Roman" w:eastAsia="微软雅黑" w:hAnsi="Times New Roman" w:cs="Times New Roman"/>
          <w:b/>
          <w:bCs/>
          <w:sz w:val="22"/>
          <w:szCs w:val="22"/>
        </w:rPr>
        <w:t>KC</w:t>
      </w:r>
      <w:r w:rsidRPr="00355E18">
        <w:rPr>
          <w:rFonts w:ascii="Times New Roman" w:eastAsia="微软雅黑" w:hAnsi="Times New Roman" w:cs="Times New Roman"/>
          <w:b/>
          <w:bCs/>
          <w:sz w:val="22"/>
          <w:szCs w:val="22"/>
        </w:rPr>
        <w:t>）</w:t>
      </w:r>
    </w:p>
    <w:p w14:paraId="5F4443B4"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）突然从</w:t>
      </w:r>
      <w:r w:rsidRPr="00355E18">
        <w:rPr>
          <w:rFonts w:ascii="Times New Roman" w:eastAsia="微软雅黑" w:hAnsi="Times New Roman" w:cs="Times New Roman"/>
          <w:b/>
          <w:bCs/>
          <w:sz w:val="22"/>
          <w:szCs w:val="22"/>
        </w:rPr>
        <w:t xml:space="preserve"> 0.3 → 0.6</w:t>
      </w:r>
      <w:r w:rsidRPr="00355E18">
        <w:rPr>
          <w:rFonts w:ascii="Times New Roman" w:eastAsia="微软雅黑" w:hAnsi="Times New Roman" w:cs="Times New Roman"/>
          <w:sz w:val="22"/>
          <w:szCs w:val="22"/>
        </w:rPr>
        <w:t>，涨幅</w:t>
      </w:r>
      <w:r w:rsidRPr="00355E18">
        <w:rPr>
          <w:rFonts w:ascii="Times New Roman" w:eastAsia="微软雅黑" w:hAnsi="Times New Roman" w:cs="Times New Roman"/>
          <w:sz w:val="22"/>
          <w:szCs w:val="22"/>
        </w:rPr>
        <w:t xml:space="preserve"> 100%</w:t>
      </w:r>
      <w:r w:rsidRPr="00355E18">
        <w:rPr>
          <w:rFonts w:ascii="Times New Roman" w:eastAsia="微软雅黑" w:hAnsi="Times New Roman" w:cs="Times New Roman"/>
          <w:sz w:val="22"/>
          <w:szCs w:val="22"/>
        </w:rPr>
        <w:t>。</w:t>
      </w:r>
    </w:p>
    <w:p w14:paraId="58E62E59"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股价突破前期高点，成交量放大</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r w:rsidRPr="00355E18">
        <w:rPr>
          <w:rFonts w:ascii="Times New Roman" w:eastAsia="微软雅黑" w:hAnsi="Times New Roman" w:cs="Times New Roman"/>
          <w:sz w:val="22"/>
          <w:szCs w:val="22"/>
        </w:rPr>
        <w:t>，趋势确认。</w:t>
      </w:r>
    </w:p>
    <w:p w14:paraId="118D03FF"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结果：股价从</w:t>
      </w:r>
      <w:r w:rsidRPr="00355E18">
        <w:rPr>
          <w:rFonts w:ascii="Times New Roman" w:eastAsia="微软雅黑" w:hAnsi="Times New Roman" w:cs="Times New Roman"/>
          <w:b/>
          <w:bCs/>
          <w:sz w:val="22"/>
          <w:szCs w:val="22"/>
        </w:rPr>
        <w:t xml:space="preserve"> $3.5 → $12.5</w:t>
      </w:r>
      <w:r w:rsidRPr="00355E18">
        <w:rPr>
          <w:rFonts w:ascii="Times New Roman" w:eastAsia="微软雅黑" w:hAnsi="Times New Roman" w:cs="Times New Roman"/>
          <w:b/>
          <w:bCs/>
          <w:sz w:val="22"/>
          <w:szCs w:val="22"/>
        </w:rPr>
        <w:t>，半年内暴涨</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p>
    <w:p w14:paraId="69DF042F"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1596AE">
          <v:rect id="_x0000_i1124" style="width:0;height:1.5pt" o:hralign="center" o:hrstd="t" o:hr="t" fillcolor="#a0a0a0" stroked="f"/>
        </w:pict>
      </w:r>
    </w:p>
    <w:p w14:paraId="2BB061E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2. ATR </w:t>
      </w:r>
      <w:r w:rsidRPr="00355E18">
        <w:rPr>
          <w:rFonts w:ascii="Times New Roman" w:eastAsia="微软雅黑" w:hAnsi="Times New Roman" w:cs="Times New Roman"/>
          <w:b/>
          <w:bCs/>
          <w:sz w:val="22"/>
          <w:szCs w:val="22"/>
        </w:rPr>
        <w:t>结合其他指标</w:t>
      </w:r>
    </w:p>
    <w:p w14:paraId="28A8CB2A"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RSI </w:t>
      </w:r>
      <w:r w:rsidRPr="00355E18">
        <w:rPr>
          <w:rFonts w:ascii="Times New Roman" w:eastAsia="微软雅黑" w:hAnsi="Times New Roman" w:cs="Times New Roman"/>
          <w:b/>
          <w:bCs/>
          <w:sz w:val="22"/>
          <w:szCs w:val="22"/>
        </w:rPr>
        <w:t>组合</w:t>
      </w:r>
    </w:p>
    <w:p w14:paraId="6E86C17A" w14:textId="77777777" w:rsidR="00355E18" w:rsidRPr="00355E18" w:rsidRDefault="00355E18">
      <w:pPr>
        <w:numPr>
          <w:ilvl w:val="0"/>
          <w:numId w:val="173"/>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RSI &gt; 60</w:t>
      </w:r>
      <w:r w:rsidRPr="00355E18">
        <w:rPr>
          <w:rFonts w:ascii="Times New Roman" w:eastAsia="微软雅黑" w:hAnsi="Times New Roman" w:cs="Times New Roman"/>
          <w:sz w:val="22"/>
          <w:szCs w:val="22"/>
        </w:rPr>
        <w:t>（趋势启动）</w:t>
      </w:r>
    </w:p>
    <w:p w14:paraId="42B96081" w14:textId="77777777" w:rsidR="00355E18" w:rsidRPr="00355E18" w:rsidRDefault="00355E18">
      <w:pPr>
        <w:numPr>
          <w:ilvl w:val="0"/>
          <w:numId w:val="17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70</w:t>
      </w:r>
      <w:r w:rsidRPr="00355E18">
        <w:rPr>
          <w:rFonts w:ascii="Times New Roman" w:eastAsia="微软雅黑" w:hAnsi="Times New Roman" w:cs="Times New Roman"/>
          <w:sz w:val="22"/>
          <w:szCs w:val="22"/>
        </w:rPr>
        <w:t>（市场超买，但仍可能继续上涨）</w:t>
      </w:r>
    </w:p>
    <w:p w14:paraId="5CB80004"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MACD </w:t>
      </w:r>
      <w:r w:rsidRPr="00355E18">
        <w:rPr>
          <w:rFonts w:ascii="Times New Roman" w:eastAsia="微软雅黑" w:hAnsi="Times New Roman" w:cs="Times New Roman"/>
          <w:b/>
          <w:bCs/>
          <w:sz w:val="22"/>
          <w:szCs w:val="22"/>
        </w:rPr>
        <w:t>组合</w:t>
      </w:r>
    </w:p>
    <w:p w14:paraId="19E57A6A" w14:textId="77777777" w:rsidR="00355E18" w:rsidRPr="00355E18" w:rsidRDefault="00355E18">
      <w:pPr>
        <w:numPr>
          <w:ilvl w:val="0"/>
          <w:numId w:val="17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金叉</w:t>
      </w:r>
    </w:p>
    <w:p w14:paraId="1395E9A3" w14:textId="77777777" w:rsidR="00355E18" w:rsidRPr="00355E18" w:rsidRDefault="00355E18">
      <w:pPr>
        <w:numPr>
          <w:ilvl w:val="0"/>
          <w:numId w:val="17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上穿</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轴（趋势正式反转）</w:t>
      </w:r>
    </w:p>
    <w:p w14:paraId="7930BD5F"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VWAP </w:t>
      </w:r>
      <w:r w:rsidRPr="00355E18">
        <w:rPr>
          <w:rFonts w:ascii="Times New Roman" w:eastAsia="微软雅黑" w:hAnsi="Times New Roman" w:cs="Times New Roman"/>
          <w:b/>
          <w:bCs/>
          <w:sz w:val="22"/>
          <w:szCs w:val="22"/>
        </w:rPr>
        <w:t>机构交易确认</w:t>
      </w:r>
    </w:p>
    <w:p w14:paraId="5DDDD754" w14:textId="77777777" w:rsidR="00355E18" w:rsidRPr="00355E18" w:rsidRDefault="00355E18">
      <w:pPr>
        <w:numPr>
          <w:ilvl w:val="0"/>
          <w:numId w:val="175"/>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lastRenderedPageBreak/>
        <w:t xml:space="preserve">ATR </w:t>
      </w:r>
      <w:r w:rsidRPr="00355E18">
        <w:rPr>
          <w:rFonts w:ascii="Times New Roman" w:eastAsia="微软雅黑" w:hAnsi="Times New Roman" w:cs="Times New Roman"/>
          <w:sz w:val="22"/>
          <w:szCs w:val="22"/>
        </w:rPr>
        <w:t>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股价突破</w:t>
      </w:r>
      <w:r w:rsidRPr="00355E18">
        <w:rPr>
          <w:rFonts w:ascii="Times New Roman" w:eastAsia="微软雅黑" w:hAnsi="Times New Roman" w:cs="Times New Roman"/>
          <w:b/>
          <w:bCs/>
          <w:sz w:val="22"/>
          <w:szCs w:val="22"/>
        </w:rPr>
        <w:t xml:space="preserve"> VWAP</w:t>
      </w:r>
    </w:p>
    <w:p w14:paraId="229A880F" w14:textId="77777777" w:rsidR="00355E18" w:rsidRPr="00355E18" w:rsidRDefault="00355E18">
      <w:pPr>
        <w:numPr>
          <w:ilvl w:val="0"/>
          <w:numId w:val="175"/>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超过过去</w:t>
      </w:r>
      <w:r w:rsidRPr="00355E18">
        <w:rPr>
          <w:rFonts w:ascii="Times New Roman" w:eastAsia="微软雅黑" w:hAnsi="Times New Roman" w:cs="Times New Roman"/>
          <w:sz w:val="22"/>
          <w:szCs w:val="22"/>
        </w:rPr>
        <w:t xml:space="preserve"> 1 </w:t>
      </w:r>
      <w:r w:rsidRPr="00355E18">
        <w:rPr>
          <w:rFonts w:ascii="Times New Roman" w:eastAsia="微软雅黑" w:hAnsi="Times New Roman" w:cs="Times New Roman"/>
          <w:sz w:val="22"/>
          <w:szCs w:val="22"/>
        </w:rPr>
        <w:t>个月平均值的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倍（大资金入场）</w:t>
      </w:r>
    </w:p>
    <w:p w14:paraId="1D62796C"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42529F">
          <v:rect id="_x0000_i1125" style="width:0;height:1.5pt" o:hralign="center" o:hrstd="t" o:hr="t" fillcolor="#a0a0a0" stroked="f"/>
        </w:pict>
      </w:r>
    </w:p>
    <w:p w14:paraId="65D8F322"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3. ATR </w:t>
      </w:r>
      <w:r w:rsidRPr="00355E18">
        <w:rPr>
          <w:rFonts w:ascii="Times New Roman" w:eastAsia="微软雅黑" w:hAnsi="Times New Roman" w:cs="Times New Roman"/>
          <w:b/>
          <w:bCs/>
          <w:sz w:val="22"/>
          <w:szCs w:val="22"/>
        </w:rPr>
        <w:t>在实战交易中的应用</w:t>
      </w:r>
    </w:p>
    <w:p w14:paraId="4EF44375"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）低位突破筛选</w:t>
      </w:r>
    </w:p>
    <w:p w14:paraId="0BCCACC2"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）大幅增加</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460C4C5E"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60</w:t>
      </w:r>
    </w:p>
    <w:p w14:paraId="60DA8D56"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日新高</w:t>
      </w:r>
    </w:p>
    <w:p w14:paraId="3B6CF841"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成交量放大</w:t>
      </w:r>
      <w:r w:rsidRPr="00355E18">
        <w:rPr>
          <w:rFonts w:ascii="Times New Roman" w:eastAsia="微软雅黑" w:hAnsi="Times New Roman" w:cs="Times New Roman"/>
          <w:b/>
          <w:bCs/>
          <w:sz w:val="22"/>
          <w:szCs w:val="22"/>
        </w:rPr>
        <w:t xml:space="preserve"> 2 </w:t>
      </w:r>
      <w:r w:rsidRPr="00355E18">
        <w:rPr>
          <w:rFonts w:ascii="Times New Roman" w:eastAsia="微软雅黑" w:hAnsi="Times New Roman" w:cs="Times New Roman"/>
          <w:b/>
          <w:bCs/>
          <w:sz w:val="22"/>
          <w:szCs w:val="22"/>
        </w:rPr>
        <w:t>倍</w:t>
      </w:r>
    </w:p>
    <w:p w14:paraId="5E7CB18C"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买入策略</w:t>
      </w:r>
      <w:r w:rsidRPr="00355E18">
        <w:rPr>
          <w:rFonts w:ascii="Times New Roman" w:eastAsia="微软雅黑" w:hAnsi="Times New Roman" w:cs="Times New Roman"/>
          <w:sz w:val="22"/>
          <w:szCs w:val="22"/>
        </w:rPr>
        <w:t>：</w:t>
      </w:r>
    </w:p>
    <w:p w14:paraId="70B44330"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上升</w:t>
      </w:r>
      <w:r w:rsidRPr="00355E18">
        <w:rPr>
          <w:rFonts w:ascii="Times New Roman" w:eastAsia="微软雅黑" w:hAnsi="Times New Roman" w:cs="Times New Roman"/>
          <w:sz w:val="22"/>
          <w:szCs w:val="22"/>
        </w:rPr>
        <w:t>，首次建仓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w:t>
      </w:r>
      <w:r w:rsidRPr="00355E18">
        <w:rPr>
          <w:rFonts w:ascii="Times New Roman" w:eastAsia="微软雅黑" w:hAnsi="Times New Roman" w:cs="Times New Roman"/>
          <w:sz w:val="22"/>
          <w:szCs w:val="22"/>
        </w:rPr>
        <w:t>。</w:t>
      </w:r>
    </w:p>
    <w:p w14:paraId="4E8287E4"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继续上升</w:t>
      </w:r>
      <w:r w:rsidRPr="00355E18">
        <w:rPr>
          <w:rFonts w:ascii="Times New Roman" w:eastAsia="微软雅黑" w:hAnsi="Times New Roman" w:cs="Times New Roman"/>
          <w:sz w:val="22"/>
          <w:szCs w:val="22"/>
        </w:rPr>
        <w:t>，加仓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sz w:val="22"/>
          <w:szCs w:val="22"/>
        </w:rPr>
        <w:t>。</w:t>
      </w:r>
    </w:p>
    <w:p w14:paraId="00A40E9F"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趋势稳固，</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继续上涨</w:t>
      </w:r>
      <w:r w:rsidRPr="00355E18">
        <w:rPr>
          <w:rFonts w:ascii="Times New Roman" w:eastAsia="微软雅黑" w:hAnsi="Times New Roman" w:cs="Times New Roman"/>
          <w:sz w:val="22"/>
          <w:szCs w:val="22"/>
        </w:rPr>
        <w:t>，加仓剩余</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sz w:val="22"/>
          <w:szCs w:val="22"/>
        </w:rPr>
        <w:t>。</w:t>
      </w:r>
    </w:p>
    <w:p w14:paraId="30D1A69B"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）回调确认</w:t>
      </w:r>
    </w:p>
    <w:p w14:paraId="75F14EAA"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持续上涨，但</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股价回踩</w:t>
      </w:r>
      <w:r w:rsidRPr="00355E18">
        <w:rPr>
          <w:rFonts w:ascii="Times New Roman" w:eastAsia="微软雅黑" w:hAnsi="Times New Roman" w:cs="Times New Roman"/>
          <w:b/>
          <w:bCs/>
          <w:sz w:val="22"/>
          <w:szCs w:val="22"/>
        </w:rPr>
        <w:t xml:space="preserve"> 10</w:t>
      </w:r>
      <w:r w:rsidRPr="00355E18">
        <w:rPr>
          <w:rFonts w:ascii="Times New Roman" w:eastAsia="微软雅黑" w:hAnsi="Times New Roman" w:cs="Times New Roman"/>
          <w:b/>
          <w:bCs/>
          <w:sz w:val="22"/>
          <w:szCs w:val="22"/>
        </w:rPr>
        <w:t>日均线</w:t>
      </w:r>
    </w:p>
    <w:p w14:paraId="4563CA9A"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b/>
          <w:bCs/>
          <w:sz w:val="22"/>
          <w:szCs w:val="22"/>
        </w:rPr>
        <w:t>未跌破</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sz w:val="22"/>
          <w:szCs w:val="22"/>
        </w:rPr>
        <w:t>（趋势仍强）</w:t>
      </w:r>
    </w:p>
    <w:p w14:paraId="20605B53"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仍在</w:t>
      </w:r>
      <w:r w:rsidRPr="00355E18">
        <w:rPr>
          <w:rFonts w:ascii="Times New Roman" w:eastAsia="微软雅黑" w:hAnsi="Times New Roman" w:cs="Times New Roman"/>
          <w:b/>
          <w:bCs/>
          <w:sz w:val="22"/>
          <w:szCs w:val="22"/>
        </w:rPr>
        <w:t xml:space="preserve"> 0 </w:t>
      </w:r>
      <w:r w:rsidRPr="00355E18">
        <w:rPr>
          <w:rFonts w:ascii="Times New Roman" w:eastAsia="微软雅黑" w:hAnsi="Times New Roman" w:cs="Times New Roman"/>
          <w:b/>
          <w:bCs/>
          <w:sz w:val="22"/>
          <w:szCs w:val="22"/>
        </w:rPr>
        <w:t>轴上方</w:t>
      </w:r>
    </w:p>
    <w:p w14:paraId="2B9C4FC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加仓策略</w:t>
      </w:r>
      <w:r w:rsidRPr="00355E18">
        <w:rPr>
          <w:rFonts w:ascii="Times New Roman" w:eastAsia="微软雅黑" w:hAnsi="Times New Roman" w:cs="Times New Roman"/>
          <w:sz w:val="22"/>
          <w:szCs w:val="22"/>
        </w:rPr>
        <w:t>：</w:t>
      </w:r>
    </w:p>
    <w:p w14:paraId="26AD49DB" w14:textId="77777777" w:rsidR="00355E18" w:rsidRPr="00355E18" w:rsidRDefault="00355E18">
      <w:pPr>
        <w:numPr>
          <w:ilvl w:val="0"/>
          <w:numId w:val="17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股价在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10</w:t>
      </w:r>
      <w:r w:rsidRPr="00355E18">
        <w:rPr>
          <w:rFonts w:ascii="Times New Roman" w:eastAsia="微软雅黑" w:hAnsi="Times New Roman" w:cs="Times New Roman"/>
          <w:b/>
          <w:bCs/>
          <w:sz w:val="22"/>
          <w:szCs w:val="22"/>
        </w:rPr>
        <w:t>日均线企稳</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维持高位，适合加仓。</w:t>
      </w:r>
    </w:p>
    <w:p w14:paraId="60F711C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）止损和止盈</w:t>
      </w:r>
    </w:p>
    <w:p w14:paraId="0170DFA0" w14:textId="77777777" w:rsidR="00355E18" w:rsidRPr="00355E18" w:rsidRDefault="00355E18">
      <w:pPr>
        <w:numPr>
          <w:ilvl w:val="0"/>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止损</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）下降</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股价跌破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日均线</w:t>
      </w:r>
    </w:p>
    <w:p w14:paraId="623FADAD" w14:textId="77777777" w:rsidR="00355E18" w:rsidRPr="00355E18" w:rsidRDefault="00355E18">
      <w:pPr>
        <w:numPr>
          <w:ilvl w:val="0"/>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止盈</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FF6BAAA"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lastRenderedPageBreak/>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持有</w:t>
      </w:r>
    </w:p>
    <w:p w14:paraId="7763D183"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sz w:val="22"/>
          <w:szCs w:val="22"/>
        </w:rPr>
        <w:t>部分止盈</w:t>
      </w:r>
    </w:p>
    <w:p w14:paraId="4B6992EA"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 xml:space="preserve"> &gt; 50% + MACD </w:t>
      </w:r>
      <w:r w:rsidRPr="00355E18">
        <w:rPr>
          <w:rFonts w:ascii="Times New Roman" w:eastAsia="微软雅黑" w:hAnsi="Times New Roman" w:cs="Times New Roman"/>
          <w:b/>
          <w:bCs/>
          <w:sz w:val="22"/>
          <w:szCs w:val="22"/>
        </w:rPr>
        <w:t>死叉</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清仓</w:t>
      </w:r>
    </w:p>
    <w:p w14:paraId="2C35EC75"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688D8E">
          <v:rect id="_x0000_i1126" style="width:0;height:1.5pt" o:hralign="center" o:hrstd="t" o:hr="t" fillcolor="#a0a0a0" stroked="f"/>
        </w:pict>
      </w:r>
    </w:p>
    <w:p w14:paraId="2BBD08F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4. ATR </w:t>
      </w:r>
      <w:r w:rsidRPr="00355E18">
        <w:rPr>
          <w:rFonts w:ascii="Times New Roman" w:eastAsia="微软雅黑" w:hAnsi="Times New Roman" w:cs="Times New Roman"/>
          <w:b/>
          <w:bCs/>
          <w:sz w:val="22"/>
          <w:szCs w:val="22"/>
        </w:rPr>
        <w:t>设置方式</w:t>
      </w:r>
    </w:p>
    <w:p w14:paraId="0E0EAC80"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在</w:t>
      </w:r>
      <w:r w:rsidRPr="00355E18">
        <w:rPr>
          <w:rFonts w:ascii="Times New Roman" w:eastAsia="微软雅黑" w:hAnsi="Times New Roman" w:cs="Times New Roman"/>
          <w:sz w:val="22"/>
          <w:szCs w:val="22"/>
        </w:rPr>
        <w:t xml:space="preserve"> TradingView / ThinkorSwim / </w:t>
      </w:r>
      <w:r w:rsidRPr="00355E18">
        <w:rPr>
          <w:rFonts w:ascii="Times New Roman" w:eastAsia="微软雅黑" w:hAnsi="Times New Roman" w:cs="Times New Roman"/>
          <w:sz w:val="22"/>
          <w:szCs w:val="22"/>
        </w:rPr>
        <w:t>股票软件中：</w:t>
      </w:r>
    </w:p>
    <w:p w14:paraId="63FC7520"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默认</w:t>
      </w:r>
      <w:r w:rsidRPr="00355E18">
        <w:rPr>
          <w:rFonts w:ascii="Times New Roman" w:eastAsia="微软雅黑" w:hAnsi="Times New Roman" w:cs="Times New Roman"/>
          <w:b/>
          <w:bCs/>
          <w:sz w:val="22"/>
          <w:szCs w:val="22"/>
        </w:rPr>
        <w:t xml:space="preserve">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天周期适用于短期交易）</w:t>
      </w:r>
    </w:p>
    <w:p w14:paraId="67264987"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5</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）组合</w:t>
      </w:r>
      <w:r w:rsidRPr="00355E18">
        <w:rPr>
          <w:rFonts w:ascii="Times New Roman" w:eastAsia="微软雅黑" w:hAnsi="Times New Roman" w:cs="Times New Roman"/>
          <w:sz w:val="22"/>
          <w:szCs w:val="22"/>
        </w:rPr>
        <w:t>（短期</w:t>
      </w:r>
      <w:r w:rsidRPr="00355E18">
        <w:rPr>
          <w:rFonts w:ascii="Times New Roman" w:eastAsia="微软雅黑" w:hAnsi="Times New Roman" w:cs="Times New Roman"/>
          <w:sz w:val="22"/>
          <w:szCs w:val="22"/>
        </w:rPr>
        <w:t xml:space="preserve"> vs </w:t>
      </w:r>
      <w:r w:rsidRPr="00355E18">
        <w:rPr>
          <w:rFonts w:ascii="Times New Roman" w:eastAsia="微软雅黑" w:hAnsi="Times New Roman" w:cs="Times New Roman"/>
          <w:sz w:val="22"/>
          <w:szCs w:val="22"/>
        </w:rPr>
        <w:t>长期对比）</w:t>
      </w:r>
    </w:p>
    <w:p w14:paraId="42DFB861"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放量突破筛选</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1BB13024"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1</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30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1.5 </w:t>
      </w:r>
      <w:r w:rsidRPr="00355E18">
        <w:rPr>
          <w:rFonts w:ascii="Times New Roman" w:eastAsia="微软雅黑" w:hAnsi="Times New Roman" w:cs="Times New Roman"/>
          <w:sz w:val="22"/>
          <w:szCs w:val="22"/>
        </w:rPr>
        <w:t>倍</w:t>
      </w:r>
    </w:p>
    <w:p w14:paraId="779092D1"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 xml:space="preserve"> &gt;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20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w:t>
      </w:r>
    </w:p>
    <w:p w14:paraId="005D4F8B"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p>
    <w:p w14:paraId="16C14577"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进入</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轴上方</w:t>
      </w:r>
    </w:p>
    <w:p w14:paraId="0F92A20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示例：老铺黄金（</w:t>
      </w:r>
      <w:r w:rsidRPr="00355E18">
        <w:rPr>
          <w:rFonts w:ascii="Times New Roman" w:eastAsia="微软雅黑" w:hAnsi="Times New Roman" w:cs="Times New Roman"/>
          <w:b/>
          <w:bCs/>
          <w:sz w:val="22"/>
          <w:szCs w:val="22"/>
        </w:rPr>
        <w:t>605589.SH</w:t>
      </w:r>
      <w:r w:rsidRPr="00355E18">
        <w:rPr>
          <w:rFonts w:ascii="Times New Roman" w:eastAsia="微软雅黑" w:hAnsi="Times New Roman" w:cs="Times New Roman"/>
          <w:b/>
          <w:bCs/>
          <w:sz w:val="22"/>
          <w:szCs w:val="22"/>
        </w:rPr>
        <w:t>）</w:t>
      </w:r>
    </w:p>
    <w:p w14:paraId="075EA671"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1.2</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个月最高）</w:t>
      </w:r>
    </w:p>
    <w:p w14:paraId="5523F60D"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65</w:t>
      </w:r>
      <w:r w:rsidRPr="00355E18">
        <w:rPr>
          <w:rFonts w:ascii="Times New Roman" w:eastAsia="微软雅黑" w:hAnsi="Times New Roman" w:cs="Times New Roman"/>
          <w:sz w:val="22"/>
          <w:szCs w:val="22"/>
        </w:rPr>
        <w:t>，市场情绪激活</w:t>
      </w:r>
    </w:p>
    <w:p w14:paraId="5FA33B2D"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结果：股价</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个月内暴涨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+300%</w:t>
      </w:r>
      <w:r w:rsidRPr="00355E18">
        <w:rPr>
          <w:rFonts w:ascii="Times New Roman" w:eastAsia="微软雅黑" w:hAnsi="Times New Roman" w:cs="Times New Roman"/>
          <w:sz w:val="22"/>
          <w:szCs w:val="22"/>
        </w:rPr>
        <w:t xml:space="preserve"> </w:t>
      </w:r>
      <w:r w:rsidRPr="00355E18">
        <w:rPr>
          <w:rFonts w:ascii="Segoe UI Emoji" w:eastAsia="微软雅黑" w:hAnsi="Segoe UI Emoji" w:cs="Segoe UI Emoji"/>
          <w:sz w:val="22"/>
          <w:szCs w:val="22"/>
        </w:rPr>
        <w:t>🚀</w:t>
      </w:r>
    </w:p>
    <w:p w14:paraId="1422135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60B5ABA">
          <v:rect id="_x0000_i1127" style="width:0;height:1.5pt" o:hralign="center" o:hrstd="t" o:hr="t" fillcolor="#a0a0a0" stroked="f"/>
        </w:pict>
      </w:r>
    </w:p>
    <w:p w14:paraId="7A4C392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5. </w:t>
      </w:r>
      <w:r w:rsidRPr="00355E18">
        <w:rPr>
          <w:rFonts w:ascii="Times New Roman" w:eastAsia="微软雅黑" w:hAnsi="Times New Roman" w:cs="Times New Roman"/>
          <w:b/>
          <w:bCs/>
          <w:sz w:val="22"/>
          <w:szCs w:val="22"/>
        </w:rPr>
        <w:t>结论</w:t>
      </w:r>
    </w:p>
    <w:p w14:paraId="5939A3D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如何利用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筛选短期暴涨股？</w:t>
      </w:r>
    </w:p>
    <w:p w14:paraId="134FA077"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b/>
          <w:bCs/>
          <w:sz w:val="22"/>
          <w:szCs w:val="22"/>
        </w:rPr>
        <w:t>，表明市场活跃</w:t>
      </w:r>
    </w:p>
    <w:p w14:paraId="70CBA688"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 RSI + MACD </w:t>
      </w:r>
      <w:r w:rsidRPr="00355E18">
        <w:rPr>
          <w:rFonts w:ascii="Times New Roman" w:eastAsia="微软雅黑" w:hAnsi="Times New Roman" w:cs="Times New Roman"/>
          <w:b/>
          <w:bCs/>
          <w:sz w:val="22"/>
          <w:szCs w:val="22"/>
        </w:rPr>
        <w:t>联合确认趋势</w:t>
      </w:r>
    </w:p>
    <w:p w14:paraId="4FC09D2D"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lastRenderedPageBreak/>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成交量激增</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主力资金介入</w:t>
      </w:r>
    </w:p>
    <w:p w14:paraId="2B5AA53C"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股价跌破均线</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可能回调</w:t>
      </w:r>
    </w:p>
    <w:p w14:paraId="4F81B920"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最终策略</w:t>
      </w:r>
    </w:p>
    <w:p w14:paraId="3EA7E1A8"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Finviz + TradingView</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筛选</w:t>
      </w:r>
      <w:r w:rsidRPr="00355E18">
        <w:rPr>
          <w:rFonts w:ascii="Times New Roman" w:eastAsia="微软雅黑" w:hAnsi="Times New Roman" w:cs="Times New Roman"/>
          <w:sz w:val="22"/>
          <w:szCs w:val="22"/>
        </w:rPr>
        <w:t xml:space="preserve"> ATR </w:t>
      </w:r>
      <w:r w:rsidRPr="00355E18">
        <w:rPr>
          <w:rFonts w:ascii="Times New Roman" w:eastAsia="微软雅黑" w:hAnsi="Times New Roman" w:cs="Times New Roman"/>
          <w:sz w:val="22"/>
          <w:szCs w:val="22"/>
        </w:rPr>
        <w:t>上升股</w:t>
      </w:r>
    </w:p>
    <w:p w14:paraId="4988CC7D"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RSI</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MACD</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确认信号</w:t>
      </w:r>
    </w:p>
    <w:p w14:paraId="2019A4D0"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20 </w:t>
      </w:r>
      <w:r w:rsidRPr="00355E18">
        <w:rPr>
          <w:rFonts w:ascii="Times New Roman" w:eastAsia="微软雅黑" w:hAnsi="Times New Roman" w:cs="Times New Roman"/>
          <w:b/>
          <w:bCs/>
          <w:sz w:val="22"/>
          <w:szCs w:val="22"/>
        </w:rPr>
        <w:t>日新高时买入，止损设在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回落</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b/>
          <w:bCs/>
          <w:sz w:val="22"/>
          <w:szCs w:val="22"/>
        </w:rPr>
        <w:t>处</w:t>
      </w:r>
    </w:p>
    <w:p w14:paraId="12D48B65"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这样可以更早发现短期暴涨股，并抓住最佳买点！</w:t>
      </w:r>
      <w:r w:rsidRPr="00355E18">
        <w:rPr>
          <w:rFonts w:ascii="Segoe UI Emoji" w:eastAsia="微软雅黑" w:hAnsi="Segoe UI Emoji" w:cs="Segoe UI Emoji"/>
          <w:sz w:val="22"/>
          <w:szCs w:val="22"/>
        </w:rPr>
        <w:t>🚀</w:t>
      </w:r>
    </w:p>
    <w:p w14:paraId="6EBFCB6F" w14:textId="77777777" w:rsidR="00355E18" w:rsidRPr="00355E18" w:rsidRDefault="00355E18" w:rsidP="00355E18"/>
    <w:p w14:paraId="7FCE37D4" w14:textId="7C1E304E" w:rsidR="00355E18" w:rsidRPr="00355E18" w:rsidRDefault="00355E18" w:rsidP="00355E18">
      <w:r w:rsidRPr="00355E18">
        <w:rPr>
          <w:noProof/>
        </w:rPr>
        <w:drawing>
          <wp:inline distT="0" distB="0" distL="0" distR="0" wp14:anchorId="2D301FB7" wp14:editId="45C41406">
            <wp:extent cx="5943600" cy="3995420"/>
            <wp:effectExtent l="0" t="0" r="0" b="5080"/>
            <wp:docPr id="131497961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9617" name="图片 1" descr="图形用户界面&#10;&#10;AI 生成的内容可能不正确。"/>
                    <pic:cNvPicPr/>
                  </pic:nvPicPr>
                  <pic:blipFill>
                    <a:blip r:embed="rId399"/>
                    <a:stretch>
                      <a:fillRect/>
                    </a:stretch>
                  </pic:blipFill>
                  <pic:spPr>
                    <a:xfrm>
                      <a:off x="0" y="0"/>
                      <a:ext cx="5943600" cy="3995420"/>
                    </a:xfrm>
                    <a:prstGeom prst="rect">
                      <a:avLst/>
                    </a:prstGeom>
                  </pic:spPr>
                </pic:pic>
              </a:graphicData>
            </a:graphic>
          </wp:inline>
        </w:drawing>
      </w:r>
    </w:p>
    <w:p w14:paraId="7C2818F8" w14:textId="4867FB4A" w:rsidR="00D10BC5" w:rsidRPr="004C33BC" w:rsidRDefault="00D10BC5" w:rsidP="00D10BC5">
      <w:pPr>
        <w:pStyle w:val="2"/>
        <w:rPr>
          <w:rFonts w:ascii="Times New Roman" w:eastAsia="微软雅黑" w:hAnsi="Times New Roman" w:cs="Times New Roman"/>
          <w:b/>
          <w:bCs/>
          <w:sz w:val="22"/>
          <w:szCs w:val="22"/>
        </w:rPr>
      </w:pPr>
      <w:bookmarkStart w:id="25" w:name="_Toc197087784"/>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 xml:space="preserve">PDD </w:t>
      </w:r>
      <w:r w:rsidRPr="004C33BC">
        <w:rPr>
          <w:rFonts w:ascii="Times New Roman" w:eastAsia="微软雅黑" w:hAnsi="Times New Roman" w:cs="Times New Roman"/>
          <w:b/>
          <w:bCs/>
          <w:sz w:val="22"/>
          <w:szCs w:val="22"/>
        </w:rPr>
        <w:t>Stock Analysis</w:t>
      </w:r>
      <w:bookmarkEnd w:id="25"/>
    </w:p>
    <w:p w14:paraId="4F495686" w14:textId="29D3D0E5"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基于上传的文件以及外部研究，提供一份详细的</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（拼多多）投资分析报告。报告包括：</w:t>
      </w:r>
    </w:p>
    <w:p w14:paraId="4B893117"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lastRenderedPageBreak/>
        <w:t>公司概览</w:t>
      </w:r>
      <w:r w:rsidRPr="00D10BC5">
        <w:rPr>
          <w:rFonts w:ascii="Times New Roman" w:eastAsia="微软雅黑" w:hAnsi="Times New Roman" w:cs="Times New Roman"/>
          <w:sz w:val="22"/>
          <w:szCs w:val="22"/>
        </w:rPr>
        <w:t>：业务模式、增长驱动因素、市场地位。</w:t>
      </w:r>
    </w:p>
    <w:p w14:paraId="692D1419"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财务分析</w:t>
      </w:r>
      <w:r w:rsidRPr="00D10BC5">
        <w:rPr>
          <w:rFonts w:ascii="Times New Roman" w:eastAsia="微软雅黑" w:hAnsi="Times New Roman" w:cs="Times New Roman"/>
          <w:sz w:val="22"/>
          <w:szCs w:val="22"/>
        </w:rPr>
        <w:t>：收入、盈利能力、现金流及资产负债表。</w:t>
      </w:r>
    </w:p>
    <w:p w14:paraId="0168EDA2"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估值分析</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（现金流折现）、</w:t>
      </w:r>
      <w:r w:rsidRPr="00D10BC5">
        <w:rPr>
          <w:rFonts w:ascii="Times New Roman" w:eastAsia="微软雅黑" w:hAnsi="Times New Roman" w:cs="Times New Roman"/>
          <w:sz w:val="22"/>
          <w:szCs w:val="22"/>
        </w:rPr>
        <w:t>EV/EBITDA</w:t>
      </w:r>
      <w:r w:rsidRPr="00D10BC5">
        <w:rPr>
          <w:rFonts w:ascii="Times New Roman" w:eastAsia="微软雅黑" w:hAnsi="Times New Roman" w:cs="Times New Roman"/>
          <w:sz w:val="22"/>
          <w:szCs w:val="22"/>
        </w:rPr>
        <w:t>、市盈率等。</w:t>
      </w:r>
    </w:p>
    <w:p w14:paraId="31711E91"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风险分析</w:t>
      </w:r>
      <w:r w:rsidRPr="00D10BC5">
        <w:rPr>
          <w:rFonts w:ascii="Times New Roman" w:eastAsia="微软雅黑" w:hAnsi="Times New Roman" w:cs="Times New Roman"/>
          <w:sz w:val="22"/>
          <w:szCs w:val="22"/>
        </w:rPr>
        <w:t>：地缘政治、监管环境及行业竞争。</w:t>
      </w:r>
    </w:p>
    <w:p w14:paraId="5BAE7BCA"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对标分析</w:t>
      </w:r>
      <w:r w:rsidRPr="00D10BC5">
        <w:rPr>
          <w:rFonts w:ascii="Times New Roman" w:eastAsia="微软雅黑" w:hAnsi="Times New Roman" w:cs="Times New Roman"/>
          <w:sz w:val="22"/>
          <w:szCs w:val="22"/>
        </w:rPr>
        <w:t>：与阿里巴巴、京东等主要电商竞争对手的对比。</w:t>
      </w:r>
    </w:p>
    <w:p w14:paraId="4FCFD4ED"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投资策略</w:t>
      </w:r>
      <w:r w:rsidRPr="00D10BC5">
        <w:rPr>
          <w:rFonts w:ascii="Times New Roman" w:eastAsia="微软雅黑" w:hAnsi="Times New Roman" w:cs="Times New Roman"/>
          <w:sz w:val="22"/>
          <w:szCs w:val="22"/>
        </w:rPr>
        <w:t>：技术分析、买卖点、市场时机及长期持有策略。</w:t>
      </w:r>
    </w:p>
    <w:p w14:paraId="726401C6"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PDD Holdings</w:t>
      </w:r>
      <w:r w:rsidRPr="00D10BC5">
        <w:rPr>
          <w:rFonts w:ascii="Times New Roman" w:eastAsia="微软雅黑" w:hAnsi="Times New Roman" w:cs="Times New Roman"/>
          <w:b/>
          <w:bCs/>
          <w:sz w:val="22"/>
          <w:szCs w:val="22"/>
        </w:rPr>
        <w:t>（拼多多）投资分析报告</w:t>
      </w:r>
    </w:p>
    <w:p w14:paraId="01A509E3"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公司概览</w:t>
      </w:r>
    </w:p>
    <w:p w14:paraId="3378EDC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）作为中国领先的社交电商平台，以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拼团</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模式著称。用户通过分享商品链接与社交网络（依托腾讯微信等渠道）发起拼团，以更低价格购买商品</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。这种社交分享模式显著降低了获客成本，使拼多多在创立后的短短几年内迅速累积了庞大的用户基础。截止</w:t>
      </w:r>
      <w:r w:rsidRPr="00D10BC5">
        <w:rPr>
          <w:rFonts w:ascii="Times New Roman" w:eastAsia="微软雅黑" w:hAnsi="Times New Roman" w:cs="Times New Roman"/>
          <w:b/>
          <w:bCs/>
          <w:sz w:val="22"/>
          <w:szCs w:val="22"/>
        </w:rPr>
        <w:t>2022</w:t>
      </w:r>
      <w:r w:rsidRPr="00D10BC5">
        <w:rPr>
          <w:rFonts w:ascii="Times New Roman" w:eastAsia="微软雅黑" w:hAnsi="Times New Roman" w:cs="Times New Roman"/>
          <w:b/>
          <w:bCs/>
          <w:sz w:val="22"/>
          <w:szCs w:val="22"/>
        </w:rPr>
        <w:t>年一季度，拼多多活跃买家数已达</w:t>
      </w:r>
      <w:r w:rsidRPr="00D10BC5">
        <w:rPr>
          <w:rFonts w:ascii="Times New Roman" w:eastAsia="微软雅黑" w:hAnsi="Times New Roman" w:cs="Times New Roman"/>
          <w:b/>
          <w:bCs/>
          <w:sz w:val="22"/>
          <w:szCs w:val="22"/>
        </w:rPr>
        <w:t xml:space="preserve"> 8.82</w:t>
      </w:r>
      <w:r w:rsidRPr="00D10BC5">
        <w:rPr>
          <w:rFonts w:ascii="Times New Roman" w:eastAsia="微软雅黑" w:hAnsi="Times New Roman" w:cs="Times New Roman"/>
          <w:b/>
          <w:bCs/>
          <w:sz w:val="22"/>
          <w:szCs w:val="22"/>
        </w:rPr>
        <w:t>亿，超过阿里巴巴同期的活跃消费者数量</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。然而，拼多多的人均年消费额仅为阿里约</w:t>
      </w:r>
      <w:r w:rsidRPr="00D10BC5">
        <w:rPr>
          <w:rFonts w:ascii="Times New Roman" w:eastAsia="微软雅黑" w:hAnsi="Times New Roman" w:cs="Times New Roman"/>
          <w:b/>
          <w:bCs/>
          <w:sz w:val="22"/>
          <w:szCs w:val="22"/>
        </w:rPr>
        <w:t>37%</w:t>
      </w:r>
      <w:r w:rsidRPr="00D10BC5">
        <w:rPr>
          <w:rFonts w:ascii="Times New Roman" w:eastAsia="微软雅黑" w:hAnsi="Times New Roman" w:cs="Times New Roman"/>
          <w:b/>
          <w:bCs/>
          <w:sz w:val="22"/>
          <w:szCs w:val="22"/>
        </w:rPr>
        <w:t>，显示出其用户仍以低客单价为主</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。公司早期专注下沉市场和</w:t>
      </w:r>
      <w:r w:rsidRPr="00D10BC5">
        <w:rPr>
          <w:rFonts w:ascii="Times New Roman" w:eastAsia="微软雅黑" w:hAnsi="Times New Roman" w:cs="Times New Roman"/>
          <w:sz w:val="22"/>
          <w:szCs w:val="22"/>
        </w:rPr>
        <w:t>白牌商品</w:t>
      </w:r>
      <w:r w:rsidRPr="00D10BC5">
        <w:rPr>
          <w:rFonts w:ascii="Times New Roman" w:eastAsia="微软雅黑" w:hAnsi="Times New Roman" w:cs="Times New Roman"/>
          <w:b/>
          <w:bCs/>
          <w:sz w:val="22"/>
          <w:szCs w:val="22"/>
        </w:rPr>
        <w:t>供应，通过超低价格和趣味性的互动购物体验获取用户。</w:t>
      </w:r>
      <w:r w:rsidRPr="00D10BC5">
        <w:rPr>
          <w:rFonts w:ascii="Times New Roman" w:eastAsia="微软雅黑" w:hAnsi="Times New Roman" w:cs="Times New Roman"/>
          <w:b/>
          <w:bCs/>
          <w:sz w:val="22"/>
          <w:szCs w:val="22"/>
        </w:rPr>
        <w:t>2019</w:t>
      </w:r>
      <w:r w:rsidRPr="00D10BC5">
        <w:rPr>
          <w:rFonts w:ascii="Times New Roman" w:eastAsia="微软雅黑" w:hAnsi="Times New Roman" w:cs="Times New Roman"/>
          <w:b/>
          <w:bCs/>
          <w:sz w:val="22"/>
          <w:szCs w:val="22"/>
        </w:rPr>
        <w:t>年起拼多多推出百亿补贴计划，补贴茅台、</w:t>
      </w:r>
      <w:r w:rsidRPr="00D10BC5">
        <w:rPr>
          <w:rFonts w:ascii="Times New Roman" w:eastAsia="微软雅黑" w:hAnsi="Times New Roman" w:cs="Times New Roman"/>
          <w:b/>
          <w:bCs/>
          <w:sz w:val="22"/>
          <w:szCs w:val="22"/>
        </w:rPr>
        <w:t>iPhone</w:t>
      </w:r>
      <w:r w:rsidRPr="00D10BC5">
        <w:rPr>
          <w:rFonts w:ascii="Times New Roman" w:eastAsia="微软雅黑" w:hAnsi="Times New Roman" w:cs="Times New Roman"/>
          <w:b/>
          <w:bCs/>
          <w:sz w:val="22"/>
          <w:szCs w:val="22"/>
        </w:rPr>
        <w:t>等知名产品，意图进入更高客单价品类并提升</w:t>
      </w:r>
      <w:r w:rsidRPr="00D10BC5">
        <w:rPr>
          <w:rFonts w:ascii="Times New Roman" w:eastAsia="微软雅黑" w:hAnsi="Times New Roman" w:cs="Times New Roman"/>
          <w:b/>
          <w:bCs/>
          <w:sz w:val="22"/>
          <w:szCs w:val="22"/>
        </w:rPr>
        <w:t>ARPU</w:t>
      </w:r>
      <w:r w:rsidRPr="00D10BC5">
        <w:rPr>
          <w:rFonts w:ascii="Times New Roman" w:eastAsia="微软雅黑" w:hAnsi="Times New Roman" w:cs="Times New Roman"/>
          <w:b/>
          <w:bCs/>
          <w:sz w:val="22"/>
          <w:szCs w:val="22"/>
        </w:rPr>
        <w:t>（每用户平均收入）</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。拼多多的愿景是为中国数亿消费者提供</w:t>
      </w:r>
      <w:r w:rsidRPr="00D10BC5">
        <w:rPr>
          <w:rFonts w:ascii="Times New Roman" w:eastAsia="微软雅黑" w:hAnsi="Times New Roman" w:cs="Times New Roman"/>
          <w:sz w:val="22"/>
          <w:szCs w:val="22"/>
        </w:rPr>
        <w:t>物有所值</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的商品，并通过持续补贴和品类扩张，成为服务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亿消费者</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首选购物平台</w:t>
      </w:r>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4147D559"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在运营模式上，拼多多采取轻资产的</w:t>
      </w:r>
      <w:r w:rsidRPr="00D10BC5">
        <w:rPr>
          <w:rFonts w:ascii="Times New Roman" w:eastAsia="微软雅黑" w:hAnsi="Times New Roman" w:cs="Times New Roman"/>
          <w:b/>
          <w:bCs/>
          <w:sz w:val="22"/>
          <w:szCs w:val="22"/>
        </w:rPr>
        <w:t>商城式平台</w:t>
      </w:r>
      <w:r w:rsidRPr="00D10BC5">
        <w:rPr>
          <w:rFonts w:ascii="Times New Roman" w:eastAsia="微软雅黑" w:hAnsi="Times New Roman" w:cs="Times New Roman"/>
          <w:sz w:val="22"/>
          <w:szCs w:val="22"/>
        </w:rPr>
        <w:t>策略，通过规模庞大的第三方商家网络满足用户需求。目前平台上有超过</w:t>
      </w:r>
      <w:r w:rsidRPr="00D10BC5">
        <w:rPr>
          <w:rFonts w:ascii="Times New Roman" w:eastAsia="微软雅黑" w:hAnsi="Times New Roman" w:cs="Times New Roman"/>
          <w:b/>
          <w:bCs/>
          <w:sz w:val="22"/>
          <w:szCs w:val="22"/>
        </w:rPr>
        <w:t>1300</w:t>
      </w:r>
      <w:r w:rsidRPr="00D10BC5">
        <w:rPr>
          <w:rFonts w:ascii="Times New Roman" w:eastAsia="微软雅黑" w:hAnsi="Times New Roman" w:cs="Times New Roman"/>
          <w:b/>
          <w:bCs/>
          <w:sz w:val="22"/>
          <w:szCs w:val="22"/>
        </w:rPr>
        <w:t>万</w:t>
      </w:r>
      <w:r w:rsidRPr="00D10BC5">
        <w:rPr>
          <w:rFonts w:ascii="Times New Roman" w:eastAsia="微软雅黑" w:hAnsi="Times New Roman" w:cs="Times New Roman"/>
          <w:sz w:val="22"/>
          <w:szCs w:val="22"/>
        </w:rPr>
        <w:t>活跃商家（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年），较上一年增加</w:t>
      </w:r>
      <w:r w:rsidRPr="00D10BC5">
        <w:rPr>
          <w:rFonts w:ascii="Times New Roman" w:eastAsia="微软雅黑" w:hAnsi="Times New Roman" w:cs="Times New Roman"/>
          <w:sz w:val="22"/>
          <w:szCs w:val="22"/>
        </w:rPr>
        <w:t>15%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农产品</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日用百货</w:t>
      </w:r>
      <w:r w:rsidRPr="00D10BC5">
        <w:rPr>
          <w:rFonts w:ascii="Times New Roman" w:eastAsia="微软雅黑" w:hAnsi="Times New Roman" w:cs="Times New Roman"/>
          <w:sz w:val="22"/>
          <w:szCs w:val="22"/>
        </w:rPr>
        <w:t>等高频刚需品类切入市场，例如多多买菜等业务板块专注生鲜农产品直连销售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。公司还承诺投入利润支持农业现代化（</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百亿农研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计划），帮助改善中国农业供应链和提高农户数字化经营能力</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。凭借这些举措，拼多多在下沉市场建立了差异化竞争优势：高频消费品类黏住用户，社交裂变带来低成本流量。</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sz w:val="22"/>
          <w:szCs w:val="22"/>
        </w:rPr>
        <w:t>是拼多多近年拓展海外</w:t>
      </w:r>
      <w:r w:rsidRPr="00D10BC5">
        <w:rPr>
          <w:rFonts w:ascii="Times New Roman" w:eastAsia="微软雅黑" w:hAnsi="Times New Roman" w:cs="Times New Roman"/>
          <w:sz w:val="22"/>
          <w:szCs w:val="22"/>
        </w:rPr>
        <w:lastRenderedPageBreak/>
        <w:t>市场的电商平台，主打欧美市场的超低价直邮模式，成为公司新的增长点。然而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的大规模投入也带来了盈利压力和监管风险（详见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风险因素</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部分）。</w:t>
      </w:r>
    </w:p>
    <w:p w14:paraId="7BD090A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整体而言，拼多多目前在中国电商市场稳居前三，与阿里巴巴、京东形成三足鼎立之势。在流量获取和低价策略方面具备独特竞争力，并积极向</w:t>
      </w:r>
      <w:r w:rsidRPr="00D10BC5">
        <w:rPr>
          <w:rFonts w:ascii="Times New Roman" w:eastAsia="微软雅黑" w:hAnsi="Times New Roman" w:cs="Times New Roman"/>
          <w:b/>
          <w:bCs/>
          <w:sz w:val="22"/>
          <w:szCs w:val="22"/>
        </w:rPr>
        <w:t>中高端品类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海外市场</w:t>
      </w:r>
      <w:r w:rsidRPr="00D10BC5">
        <w:rPr>
          <w:rFonts w:ascii="Times New Roman" w:eastAsia="微软雅黑" w:hAnsi="Times New Roman" w:cs="Times New Roman"/>
          <w:sz w:val="22"/>
          <w:szCs w:val="22"/>
        </w:rPr>
        <w:t>延伸，以寻求新的增长驱动。</w:t>
      </w:r>
    </w:p>
    <w:p w14:paraId="0B4B678A"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财务分析</w:t>
      </w:r>
    </w:p>
    <w:p w14:paraId="66CFC43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w:t>
      </w:r>
      <w:hyperlink r:id="rId400" w:history="1">
        <w:r w:rsidRPr="00D10BC5">
          <w:rPr>
            <w:rStyle w:val="af0"/>
            <w:rFonts w:ascii="Times New Roman" w:eastAsia="微软雅黑" w:hAnsi="Times New Roman" w:cs="Times New Roman"/>
            <w:sz w:val="22"/>
            <w:szCs w:val="22"/>
          </w:rPr>
          <w:t>image</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i/>
          <w:iCs/>
          <w:sz w:val="22"/>
          <w:szCs w:val="22"/>
        </w:rPr>
        <w:t>PDD Holdings</w:t>
      </w:r>
      <w:r w:rsidRPr="00D10BC5">
        <w:rPr>
          <w:rFonts w:ascii="Times New Roman" w:eastAsia="微软雅黑" w:hAnsi="Times New Roman" w:cs="Times New Roman"/>
          <w:i/>
          <w:iCs/>
          <w:sz w:val="22"/>
          <w:szCs w:val="22"/>
        </w:rPr>
        <w:t>历年营收（蓝柱）及净利润（橙线）。自</w:t>
      </w:r>
      <w:r w:rsidRPr="00D10BC5">
        <w:rPr>
          <w:rFonts w:ascii="Times New Roman" w:eastAsia="微软雅黑" w:hAnsi="Times New Roman" w:cs="Times New Roman"/>
          <w:i/>
          <w:iCs/>
          <w:sz w:val="22"/>
          <w:szCs w:val="22"/>
        </w:rPr>
        <w:t>2018</w:t>
      </w:r>
      <w:r w:rsidRPr="00D10BC5">
        <w:rPr>
          <w:rFonts w:ascii="Times New Roman" w:eastAsia="微软雅黑" w:hAnsi="Times New Roman" w:cs="Times New Roman"/>
          <w:i/>
          <w:iCs/>
          <w:sz w:val="22"/>
          <w:szCs w:val="22"/>
        </w:rPr>
        <w:t>年以来，公司营收规模呈指数级增长，</w:t>
      </w:r>
      <w:r w:rsidRPr="00D10BC5">
        <w:rPr>
          <w:rFonts w:ascii="Times New Roman" w:eastAsia="微软雅黑" w:hAnsi="Times New Roman" w:cs="Times New Roman"/>
          <w:i/>
          <w:iCs/>
          <w:sz w:val="22"/>
          <w:szCs w:val="22"/>
        </w:rPr>
        <w:t>2021</w:t>
      </w:r>
      <w:r w:rsidRPr="00D10BC5">
        <w:rPr>
          <w:rFonts w:ascii="Times New Roman" w:eastAsia="微软雅黑" w:hAnsi="Times New Roman" w:cs="Times New Roman"/>
          <w:i/>
          <w:iCs/>
          <w:sz w:val="22"/>
          <w:szCs w:val="22"/>
        </w:rPr>
        <w:t>年起净利润转正并大幅提升。</w:t>
      </w:r>
    </w:p>
    <w:p w14:paraId="4BA75CD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拼多多的财务表现近年实现了高速增长和盈利能力的显著改善。</w:t>
      </w:r>
      <w:r w:rsidRPr="00D10BC5">
        <w:rPr>
          <w:rFonts w:ascii="Times New Roman" w:eastAsia="微软雅黑" w:hAnsi="Times New Roman" w:cs="Times New Roman"/>
          <w:b/>
          <w:bCs/>
          <w:sz w:val="22"/>
          <w:szCs w:val="22"/>
        </w:rPr>
        <w:t>营收方面</w:t>
      </w:r>
      <w:r w:rsidRPr="00D10BC5">
        <w:rPr>
          <w:rFonts w:ascii="Times New Roman" w:eastAsia="微软雅黑" w:hAnsi="Times New Roman" w:cs="Times New Roman"/>
          <w:sz w:val="22"/>
          <w:szCs w:val="22"/>
        </w:rPr>
        <w:t>，公司年营收已从</w:t>
      </w:r>
      <w:r w:rsidRPr="00D10BC5">
        <w:rPr>
          <w:rFonts w:ascii="Times New Roman" w:eastAsia="微软雅黑" w:hAnsi="Times New Roman" w:cs="Times New Roman"/>
          <w:sz w:val="22"/>
          <w:szCs w:val="22"/>
        </w:rPr>
        <w:t>2018</w:t>
      </w:r>
      <w:r w:rsidRPr="00D10BC5">
        <w:rPr>
          <w:rFonts w:ascii="Times New Roman" w:eastAsia="微软雅黑" w:hAnsi="Times New Roman" w:cs="Times New Roman"/>
          <w:sz w:val="22"/>
          <w:szCs w:val="22"/>
        </w:rPr>
        <w:t>年的不足</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亿美元猛增至</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350</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 xml:space="preserve"> (</w:t>
      </w:r>
      <w:hyperlink r:id="rId401" w:anchor=":~:text=PDD%20Holdings%20Annual%20Revenue%20,4%2C330%202018%20%241%2C908%202017%20%24278"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。仅</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年一年营收就同比激增</w:t>
      </w:r>
      <w:r w:rsidRPr="00D10BC5">
        <w:rPr>
          <w:rFonts w:ascii="Times New Roman" w:eastAsia="微软雅黑" w:hAnsi="Times New Roman" w:cs="Times New Roman"/>
          <w:b/>
          <w:bCs/>
          <w:sz w:val="22"/>
          <w:szCs w:val="22"/>
        </w:rPr>
        <w:t>84%</w:t>
      </w:r>
      <w:r w:rsidRPr="00D10BC5">
        <w:rPr>
          <w:rFonts w:ascii="Times New Roman" w:eastAsia="微软雅黑" w:hAnsi="Times New Roman" w:cs="Times New Roman"/>
          <w:sz w:val="22"/>
          <w:szCs w:val="22"/>
        </w:rPr>
        <w:t>，达到</w:t>
      </w:r>
      <w:r w:rsidRPr="00D10BC5">
        <w:rPr>
          <w:rFonts w:ascii="Times New Roman" w:eastAsia="微软雅黑" w:hAnsi="Times New Roman" w:cs="Times New Roman"/>
          <w:b/>
          <w:bCs/>
          <w:sz w:val="22"/>
          <w:szCs w:val="22"/>
        </w:rPr>
        <w:t>348.8</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，远高于</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28%</w:t>
      </w:r>
      <w:r w:rsidRPr="00D10BC5">
        <w:rPr>
          <w:rFonts w:ascii="Times New Roman" w:eastAsia="微软雅黑" w:hAnsi="Times New Roman" w:cs="Times New Roman"/>
          <w:sz w:val="22"/>
          <w:szCs w:val="22"/>
        </w:rPr>
        <w:t>的增速</w:t>
      </w:r>
      <w:r w:rsidRPr="00D10BC5">
        <w:rPr>
          <w:rFonts w:ascii="Times New Roman" w:eastAsia="微软雅黑" w:hAnsi="Times New Roman" w:cs="Times New Roman"/>
          <w:sz w:val="22"/>
          <w:szCs w:val="22"/>
        </w:rPr>
        <w:t xml:space="preserve"> (</w:t>
      </w:r>
      <w:hyperlink r:id="rId402" w:anchor=":~:text=,increase%20from%202020"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。这一增长主要受益于用户消费频次和客单价的提升，以及</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等新业务的贡献。</w:t>
      </w:r>
      <w:r w:rsidRPr="00D10BC5">
        <w:rPr>
          <w:rFonts w:ascii="Times New Roman" w:eastAsia="微软雅黑" w:hAnsi="Times New Roman" w:cs="Times New Roman"/>
          <w:b/>
          <w:bCs/>
          <w:sz w:val="22"/>
          <w:szCs w:val="22"/>
        </w:rPr>
        <w:t>利润方面</w:t>
      </w:r>
      <w:r w:rsidRPr="00D10BC5">
        <w:rPr>
          <w:rFonts w:ascii="Times New Roman" w:eastAsia="微软雅黑" w:hAnsi="Times New Roman" w:cs="Times New Roman"/>
          <w:sz w:val="22"/>
          <w:szCs w:val="22"/>
        </w:rPr>
        <w:t>，拼多多在经历多年亏损后于</w:t>
      </w:r>
      <w:r w:rsidRPr="00D10BC5">
        <w:rPr>
          <w:rFonts w:ascii="Times New Roman" w:eastAsia="微软雅黑" w:hAnsi="Times New Roman" w:cs="Times New Roman"/>
          <w:sz w:val="22"/>
          <w:szCs w:val="22"/>
        </w:rPr>
        <w:t>2021</w:t>
      </w:r>
      <w:r w:rsidRPr="00D10BC5">
        <w:rPr>
          <w:rFonts w:ascii="Times New Roman" w:eastAsia="微软雅黑" w:hAnsi="Times New Roman" w:cs="Times New Roman"/>
          <w:sz w:val="22"/>
          <w:szCs w:val="22"/>
        </w:rPr>
        <w:t>年首次实现全年盈利；此后盈利能力迅速攀升，</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年净利润达到</w:t>
      </w:r>
      <w:r w:rsidRPr="00D10BC5">
        <w:rPr>
          <w:rFonts w:ascii="Times New Roman" w:eastAsia="微软雅黑" w:hAnsi="Times New Roman" w:cs="Times New Roman"/>
          <w:b/>
          <w:bCs/>
          <w:sz w:val="22"/>
          <w:szCs w:val="22"/>
        </w:rPr>
        <w:t>84.7</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 xml:space="preserve"> (</w:t>
      </w:r>
      <w:hyperlink r:id="rId403" w:anchor=":~:text=1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较上一年几乎翻倍（</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年净利约</w:t>
      </w:r>
      <w:r w:rsidRPr="00D10BC5">
        <w:rPr>
          <w:rFonts w:ascii="Times New Roman" w:eastAsia="微软雅黑" w:hAnsi="Times New Roman" w:cs="Times New Roman"/>
          <w:sz w:val="22"/>
          <w:szCs w:val="22"/>
        </w:rPr>
        <w:t>45</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年净利率约为</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年初的最近</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个月净利率已升至约</w:t>
      </w:r>
      <w:r w:rsidRPr="00D10BC5">
        <w:rPr>
          <w:rFonts w:ascii="Times New Roman" w:eastAsia="微软雅黑" w:hAnsi="Times New Roman" w:cs="Times New Roman"/>
          <w:b/>
          <w:bCs/>
          <w:sz w:val="22"/>
          <w:szCs w:val="22"/>
        </w:rPr>
        <w:t>29%</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。毛利率亦维持在</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的高水平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。这反映出拼多多作为平台型公司的高经营杠杆：随着规模扩大，营销等费用占比下降，利润率呈改善趋势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6EA10B9A"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值得关注的是，拼多多的</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转化率非常出色。过去一年公司自由现金流占营收比重约</w:t>
      </w:r>
      <w:r w:rsidRPr="00D10BC5">
        <w:rPr>
          <w:rFonts w:ascii="Times New Roman" w:eastAsia="微软雅黑" w:hAnsi="Times New Roman" w:cs="Times New Roman"/>
          <w:b/>
          <w:bCs/>
          <w:sz w:val="22"/>
          <w:szCs w:val="22"/>
        </w:rPr>
        <w:t>35%</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，高于净利率水平，表明其营运资金周转效率高（例如预收款和应付款带来的现金流入）。经营现金流稳健增长的同时，资本开支极小，使得公司累积了可观的现金储备。截止</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9</w:t>
      </w:r>
      <w:r w:rsidRPr="00D10BC5">
        <w:rPr>
          <w:rFonts w:ascii="Times New Roman" w:eastAsia="微软雅黑" w:hAnsi="Times New Roman" w:cs="Times New Roman"/>
          <w:sz w:val="22"/>
          <w:szCs w:val="22"/>
        </w:rPr>
        <w:t>月，拼多多账上持有</w:t>
      </w:r>
      <w:r w:rsidRPr="00D10BC5">
        <w:rPr>
          <w:rFonts w:ascii="Times New Roman" w:eastAsia="微软雅黑" w:hAnsi="Times New Roman" w:cs="Times New Roman"/>
          <w:b/>
          <w:bCs/>
          <w:sz w:val="22"/>
          <w:szCs w:val="22"/>
        </w:rPr>
        <w:t>652.95</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人民币的现金和等价物（约合</w:t>
      </w:r>
      <w:r w:rsidRPr="00D10BC5">
        <w:rPr>
          <w:rFonts w:ascii="Times New Roman" w:eastAsia="微软雅黑" w:hAnsi="Times New Roman" w:cs="Times New Roman"/>
          <w:sz w:val="22"/>
          <w:szCs w:val="22"/>
        </w:rPr>
        <w:t>90</w:t>
      </w:r>
      <w:r w:rsidRPr="00D10BC5">
        <w:rPr>
          <w:rFonts w:ascii="Times New Roman" w:eastAsia="微软雅黑" w:hAnsi="Times New Roman" w:cs="Times New Roman"/>
          <w:sz w:val="22"/>
          <w:szCs w:val="22"/>
        </w:rPr>
        <w:t>亿美元），而总有息债务不到</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。换言之，公司净现金头寸约为</w:t>
      </w:r>
      <w:r w:rsidRPr="00D10BC5">
        <w:rPr>
          <w:rFonts w:ascii="Times New Roman" w:eastAsia="微软雅黑" w:hAnsi="Times New Roman" w:cs="Times New Roman"/>
          <w:sz w:val="22"/>
          <w:szCs w:val="22"/>
        </w:rPr>
        <w:t>80</w:t>
      </w:r>
      <w:r w:rsidRPr="00D10BC5">
        <w:rPr>
          <w:rFonts w:ascii="Times New Roman" w:eastAsia="微软雅黑" w:hAnsi="Times New Roman" w:cs="Times New Roman"/>
          <w:sz w:val="22"/>
          <w:szCs w:val="22"/>
        </w:rPr>
        <w:t>亿美元，财务杠杆极低。这赋予拼多多在市场波动和投入新业务时的较强财务弹性。</w:t>
      </w:r>
    </w:p>
    <w:p w14:paraId="334703F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lastRenderedPageBreak/>
        <w:t>从</w:t>
      </w:r>
      <w:r w:rsidRPr="00D10BC5">
        <w:rPr>
          <w:rFonts w:ascii="Times New Roman" w:eastAsia="微软雅黑" w:hAnsi="Times New Roman" w:cs="Times New Roman"/>
          <w:b/>
          <w:bCs/>
          <w:sz w:val="22"/>
          <w:szCs w:val="22"/>
        </w:rPr>
        <w:t>盈利能力比率</w:t>
      </w:r>
      <w:r w:rsidRPr="00D10BC5">
        <w:rPr>
          <w:rFonts w:ascii="Times New Roman" w:eastAsia="微软雅黑" w:hAnsi="Times New Roman" w:cs="Times New Roman"/>
          <w:sz w:val="22"/>
          <w:szCs w:val="22"/>
        </w:rPr>
        <w:t>看，拼多多近年的</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水平已大幅跃升。当前</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49%</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b/>
          <w:bCs/>
          <w:sz w:val="22"/>
          <w:szCs w:val="22"/>
        </w:rPr>
        <w:t>28%</w:t>
      </w:r>
      <w:r w:rsidRPr="00D10BC5">
        <w:rPr>
          <w:rFonts w:ascii="Times New Roman" w:eastAsia="微软雅黑" w:hAnsi="Times New Roman" w:cs="Times New Roman"/>
          <w:sz w:val="22"/>
          <w:szCs w:val="22"/>
        </w:rPr>
        <w:t>，在互联网零售行业中处于领先</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。这主要由于净利率提高及资产周转率较高（平台模式下固定资产和库存极少）。同时，拼多多的运营效率在行业中名列前茅：每员工营收约</w:t>
      </w:r>
      <w:r w:rsidRPr="00D10BC5">
        <w:rPr>
          <w:rFonts w:ascii="Times New Roman" w:eastAsia="微软雅黑" w:hAnsi="Times New Roman" w:cs="Times New Roman"/>
          <w:sz w:val="22"/>
          <w:szCs w:val="22"/>
        </w:rPr>
        <w:t>2138</w:t>
      </w:r>
      <w:r w:rsidRPr="00D10BC5">
        <w:rPr>
          <w:rFonts w:ascii="Times New Roman" w:eastAsia="微软雅黑" w:hAnsi="Times New Roman" w:cs="Times New Roman"/>
          <w:sz w:val="22"/>
          <w:szCs w:val="22"/>
        </w:rPr>
        <w:t>万人民币，远高于行业平均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。总体而言，财务数据体现出拼多多已从高速扩张阶段平稳过渡到高盈利阶段，</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高增长</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高利润</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的财务特征为其估值提供了有力支撑。</w:t>
      </w:r>
    </w:p>
    <w:p w14:paraId="466EE4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估值分析</w:t>
      </w:r>
    </w:p>
    <w:p w14:paraId="2749ABE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拼多多当前股价下的估值指标相对其增长前景而言显得偏低。以</w:t>
      </w:r>
      <w:r w:rsidRPr="00D10BC5">
        <w:rPr>
          <w:rFonts w:ascii="Times New Roman" w:eastAsia="微软雅黑" w:hAnsi="Times New Roman" w:cs="Times New Roman"/>
          <w:b/>
          <w:bCs/>
          <w:sz w:val="22"/>
          <w:szCs w:val="22"/>
        </w:rPr>
        <w:t>市盈率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）来看，按过去</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个月摊薄</w:t>
      </w:r>
      <w:r w:rsidRPr="00D10BC5">
        <w:rPr>
          <w:rFonts w:ascii="Times New Roman" w:eastAsia="微软雅黑" w:hAnsi="Times New Roman" w:cs="Times New Roman"/>
          <w:sz w:val="22"/>
          <w:szCs w:val="22"/>
        </w:rPr>
        <w:t>EPS</w:t>
      </w:r>
      <w:r w:rsidRPr="00D10BC5">
        <w:rPr>
          <w:rFonts w:ascii="Times New Roman" w:eastAsia="微软雅黑" w:hAnsi="Times New Roman" w:cs="Times New Roman"/>
          <w:sz w:val="22"/>
          <w:szCs w:val="22"/>
        </w:rPr>
        <w:t>计算，</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目前市盈率约为</w:t>
      </w:r>
      <w:r w:rsidRPr="00D10BC5">
        <w:rPr>
          <w:rFonts w:ascii="Times New Roman" w:eastAsia="微软雅黑" w:hAnsi="Times New Roman" w:cs="Times New Roman"/>
          <w:b/>
          <w:bCs/>
          <w:sz w:val="22"/>
          <w:szCs w:val="22"/>
        </w:rPr>
        <w:t>12.5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404" w:anchor=":~:text=Price%20to%20earnings%20Ratio%2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（股价</w:t>
      </w:r>
      <w:r w:rsidRPr="00D10BC5">
        <w:rPr>
          <w:rFonts w:ascii="Times New Roman" w:eastAsia="微软雅黑" w:hAnsi="Times New Roman" w:cs="Times New Roman"/>
          <w:sz w:val="22"/>
          <w:szCs w:val="22"/>
        </w:rPr>
        <w:t>$126</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TTM</w:t>
      </w:r>
      <w:r w:rsidRPr="00D10BC5">
        <w:rPr>
          <w:rFonts w:ascii="Times New Roman" w:eastAsia="微软雅黑" w:hAnsi="Times New Roman" w:cs="Times New Roman"/>
          <w:sz w:val="22"/>
          <w:szCs w:val="22"/>
        </w:rPr>
        <w:t>每股盈余约</w:t>
      </w:r>
      <w:r w:rsidRPr="00D10BC5">
        <w:rPr>
          <w:rFonts w:ascii="Times New Roman" w:eastAsia="微软雅黑" w:hAnsi="Times New Roman" w:cs="Times New Roman"/>
          <w:sz w:val="22"/>
          <w:szCs w:val="22"/>
        </w:rPr>
        <w:t>$10.9 (</w:t>
      </w:r>
      <w:hyperlink r:id="rId405" w:anchor=":~:text=Price%20to%20earnings%20Ratio%2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）。这一估值显著低于美国大型科技股，甚至也低于多数中国同业：阿里巴巴当前</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倍，京东约</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PDD_2025-03-19.pdf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。考虑到拼多多未来几年盈利仍有两位数增速（预测</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年净利复合增速约</w:t>
      </w:r>
      <w:r w:rsidRPr="00D10BC5">
        <w:rPr>
          <w:rFonts w:ascii="Times New Roman" w:eastAsia="微软雅黑" w:hAnsi="Times New Roman" w:cs="Times New Roman"/>
          <w:sz w:val="22"/>
          <w:szCs w:val="22"/>
        </w:rPr>
        <w:t>20%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w:t>
      </w:r>
      <w:r w:rsidRPr="00D10BC5">
        <w:rPr>
          <w:rFonts w:ascii="Times New Roman" w:eastAsia="微软雅黑" w:hAnsi="Times New Roman" w:cs="Times New Roman"/>
          <w:sz w:val="22"/>
          <w:szCs w:val="22"/>
        </w:rPr>
        <w:t>PEG</w:t>
      </w:r>
      <w:r w:rsidRPr="00D10BC5">
        <w:rPr>
          <w:rFonts w:ascii="Times New Roman" w:eastAsia="微软雅黑" w:hAnsi="Times New Roman" w:cs="Times New Roman"/>
          <w:sz w:val="22"/>
          <w:szCs w:val="22"/>
        </w:rPr>
        <w:t>（市盈增长比）在</w:t>
      </w:r>
      <w:r w:rsidRPr="00D10BC5">
        <w:rPr>
          <w:rFonts w:ascii="Times New Roman" w:eastAsia="微软雅黑" w:hAnsi="Times New Roman" w:cs="Times New Roman"/>
          <w:sz w:val="22"/>
          <w:szCs w:val="22"/>
        </w:rPr>
        <w:t>0.6</w:t>
      </w:r>
      <w:r w:rsidRPr="00D10BC5">
        <w:rPr>
          <w:rFonts w:ascii="Times New Roman" w:eastAsia="微软雅黑" w:hAnsi="Times New Roman" w:cs="Times New Roman"/>
          <w:sz w:val="22"/>
          <w:szCs w:val="22"/>
        </w:rPr>
        <w:t>左右，暗示估值具有吸引力。按照</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年一致预期盈利测算，前瞻</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仅约</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，显著低于分析师给出的目标估值水平。市场一致目标价约为</w:t>
      </w:r>
      <w:r w:rsidRPr="00D10BC5">
        <w:rPr>
          <w:rFonts w:ascii="Times New Roman" w:eastAsia="微软雅黑" w:hAnsi="Times New Roman" w:cs="Times New Roman"/>
          <w:sz w:val="22"/>
          <w:szCs w:val="22"/>
        </w:rPr>
        <w:t>$171.5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，对应</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14-15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年预期市盈率，仍属于保守区间。</w:t>
      </w:r>
    </w:p>
    <w:p w14:paraId="5054B22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采用</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模型</w:t>
      </w:r>
      <w:r w:rsidRPr="00D10BC5">
        <w:rPr>
          <w:rFonts w:ascii="Times New Roman" w:eastAsia="微软雅黑" w:hAnsi="Times New Roman" w:cs="Times New Roman"/>
          <w:sz w:val="22"/>
          <w:szCs w:val="22"/>
        </w:rPr>
        <w:t>估值，拼多多的内在价值也高于当前股价水平。根据晨星的股权研究，假设未来十年中国</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年均增速</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、总营收年均增速</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、经营利润率受</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投入影响在</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高点回落后逐步稳定</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，得出的</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公允价值约为每股</w:t>
      </w:r>
      <w:r w:rsidRPr="00D10BC5">
        <w:rPr>
          <w:rFonts w:ascii="Times New Roman" w:eastAsia="微软雅黑" w:hAnsi="Times New Roman" w:cs="Times New Roman"/>
          <w:b/>
          <w:bCs/>
          <w:sz w:val="22"/>
          <w:szCs w:val="22"/>
        </w:rPr>
        <w:t>$134</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。这一估值比当前市价高出约</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。晨星在</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月曾因考虑美国取消免税额度、新关税等因素下调拼多多估值，但调整后公允价值仍有</w:t>
      </w:r>
      <w:r w:rsidRPr="00D10BC5">
        <w:rPr>
          <w:rFonts w:ascii="Times New Roman" w:eastAsia="微软雅黑" w:hAnsi="Times New Roman" w:cs="Times New Roman"/>
          <w:sz w:val="22"/>
          <w:szCs w:val="22"/>
        </w:rPr>
        <w:t>$134/ADS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。可见即使在较严谨假设下，</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结果也支持拼多多目前被低估的观点。</w:t>
      </w:r>
    </w:p>
    <w:p w14:paraId="5C4472D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在相对估值方面，拼多多</w:t>
      </w:r>
      <w:r w:rsidRPr="00D10BC5">
        <w:rPr>
          <w:rFonts w:ascii="Times New Roman" w:eastAsia="微软雅黑" w:hAnsi="Times New Roman" w:cs="Times New Roman"/>
          <w:b/>
          <w:bCs/>
          <w:sz w:val="22"/>
          <w:szCs w:val="22"/>
        </w:rPr>
        <w:t>EV/EBITDA</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8-9</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水平</w:t>
      </w:r>
      <w:r w:rsidRPr="00D10BC5">
        <w:rPr>
          <w:rFonts w:ascii="Times New Roman" w:eastAsia="微软雅黑" w:hAnsi="Times New Roman" w:cs="Times New Roman"/>
          <w:sz w:val="22"/>
          <w:szCs w:val="22"/>
        </w:rPr>
        <w:t xml:space="preserve"> (</w:t>
      </w:r>
      <w:hyperlink r:id="rId406" w:anchor=":~:text=PDD%20Holdings%20Inc%20DRC%27s%20latest,98.6" w:history="1">
        <w:r w:rsidRPr="00D10BC5">
          <w:rPr>
            <w:rStyle w:val="af0"/>
            <w:rFonts w:ascii="Times New Roman" w:eastAsia="微软雅黑" w:hAnsi="Times New Roman" w:cs="Times New Roman"/>
            <w:sz w:val="22"/>
            <w:szCs w:val="22"/>
          </w:rPr>
          <w:t>EV / EBITDA For PDD Holdings Inc DRC (PDD) - Finbox</w:t>
        </w:r>
      </w:hyperlink>
      <w:r w:rsidRPr="00D10BC5">
        <w:rPr>
          <w:rFonts w:ascii="Times New Roman" w:eastAsia="微软雅黑" w:hAnsi="Times New Roman" w:cs="Times New Roman"/>
          <w:sz w:val="22"/>
          <w:szCs w:val="22"/>
        </w:rPr>
        <w:t>) (</w:t>
      </w:r>
      <w:hyperlink r:id="rId407"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（由于拥有净现金，</w:t>
      </w:r>
      <w:r w:rsidRPr="00D10BC5">
        <w:rPr>
          <w:rFonts w:ascii="Times New Roman" w:eastAsia="微软雅黑" w:hAnsi="Times New Roman" w:cs="Times New Roman"/>
          <w:sz w:val="22"/>
          <w:szCs w:val="22"/>
        </w:rPr>
        <w:t>EV</w:t>
      </w:r>
      <w:r w:rsidRPr="00D10BC5">
        <w:rPr>
          <w:rFonts w:ascii="Times New Roman" w:eastAsia="微软雅黑" w:hAnsi="Times New Roman" w:cs="Times New Roman"/>
          <w:sz w:val="22"/>
          <w:szCs w:val="22"/>
        </w:rPr>
        <w:t>略低于市值）。这一倍数与京东接近（</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倍）而明显低于阿里巴巴（</w:t>
      </w:r>
      <w:r w:rsidRPr="00D10BC5">
        <w:rPr>
          <w:rFonts w:ascii="Times New Roman" w:eastAsia="微软雅黑" w:hAnsi="Times New Roman" w:cs="Times New Roman"/>
          <w:sz w:val="22"/>
          <w:szCs w:val="22"/>
        </w:rPr>
        <w:t>~11-12</w:t>
      </w:r>
      <w:r w:rsidRPr="00D10BC5">
        <w:rPr>
          <w:rFonts w:ascii="Times New Roman" w:eastAsia="微软雅黑" w:hAnsi="Times New Roman" w:cs="Times New Roman"/>
          <w:sz w:val="22"/>
          <w:szCs w:val="22"/>
        </w:rPr>
        <w:t>倍）以及全球电商巨头亚马逊、</w:t>
      </w:r>
      <w:r w:rsidRPr="00D10BC5">
        <w:rPr>
          <w:rFonts w:ascii="Times New Roman" w:eastAsia="微软雅黑" w:hAnsi="Times New Roman" w:cs="Times New Roman"/>
          <w:sz w:val="22"/>
          <w:szCs w:val="22"/>
        </w:rPr>
        <w:t>MercadoLibre</w:t>
      </w:r>
      <w:r w:rsidRPr="00D10BC5">
        <w:rPr>
          <w:rFonts w:ascii="Times New Roman" w:eastAsia="微软雅黑" w:hAnsi="Times New Roman" w:cs="Times New Roman"/>
          <w:sz w:val="22"/>
          <w:szCs w:val="22"/>
        </w:rPr>
        <w:t>等动辄</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倍的水平。</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销售</w:t>
      </w:r>
      <w:r w:rsidRPr="00D10BC5">
        <w:rPr>
          <w:rFonts w:ascii="Times New Roman" w:eastAsia="微软雅黑" w:hAnsi="Times New Roman" w:cs="Times New Roman"/>
          <w:sz w:val="22"/>
          <w:szCs w:val="22"/>
        </w:rPr>
        <w:t>方面，拼多多约为</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408"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，考虑到其近</w:t>
      </w:r>
      <w:r w:rsidRPr="00D10BC5">
        <w:rPr>
          <w:rFonts w:ascii="Times New Roman" w:eastAsia="微软雅黑" w:hAnsi="Times New Roman" w:cs="Times New Roman"/>
          <w:sz w:val="22"/>
          <w:szCs w:val="22"/>
        </w:rPr>
        <w:t>30%</w:t>
      </w:r>
      <w:r w:rsidRPr="00D10BC5">
        <w:rPr>
          <w:rFonts w:ascii="Times New Roman" w:eastAsia="微软雅黑" w:hAnsi="Times New Roman" w:cs="Times New Roman"/>
          <w:sz w:val="22"/>
          <w:szCs w:val="22"/>
        </w:rPr>
        <w:t>的净利率，这一销售倍数</w:t>
      </w:r>
      <w:r w:rsidRPr="00D10BC5">
        <w:rPr>
          <w:rFonts w:ascii="Times New Roman" w:eastAsia="微软雅黑" w:hAnsi="Times New Roman" w:cs="Times New Roman"/>
          <w:sz w:val="22"/>
          <w:szCs w:val="22"/>
        </w:rPr>
        <w:lastRenderedPageBreak/>
        <w:t>反映出投资者尚未完全给予其利润率溢价。再看</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，公司仅约</w:t>
      </w:r>
      <w:r w:rsidRPr="00D10BC5">
        <w:rPr>
          <w:rFonts w:ascii="Times New Roman" w:eastAsia="微软雅黑" w:hAnsi="Times New Roman" w:cs="Times New Roman"/>
          <w:b/>
          <w:bCs/>
          <w:sz w:val="22"/>
          <w:szCs w:val="22"/>
        </w:rPr>
        <w:t>7.5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409"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，显示出强劲的现金创造能力使其实际估值更显低廉。整体而言，无论绝对估值（</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）还是相对估值（市盈率、企业倍数），拼多多当前股价都偏向低估区域。</w:t>
      </w:r>
    </w:p>
    <w:p w14:paraId="48F5892D"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需要指出，由于拼多多盈利波动性和政策风险较高，其股票风险溢价亦相应较高。因此市场给予较低的估值倍数在一定程度上反映了不确定性。不过，若从长期投资视角出发，在假设企业基本面持续向好的情况下，当前估值提供了较大的安全边际和向上弹性。综合</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和相对估值结果，我们认为拼多多</w:t>
      </w:r>
      <w:r w:rsidRPr="00D10BC5">
        <w:rPr>
          <w:rFonts w:ascii="Times New Roman" w:eastAsia="微软雅黑" w:hAnsi="Times New Roman" w:cs="Times New Roman"/>
          <w:b/>
          <w:bCs/>
          <w:sz w:val="22"/>
          <w:szCs w:val="22"/>
        </w:rPr>
        <w:t>合理价值区间</w:t>
      </w:r>
      <w:r w:rsidRPr="00D10BC5">
        <w:rPr>
          <w:rFonts w:ascii="Times New Roman" w:eastAsia="微软雅黑" w:hAnsi="Times New Roman" w:cs="Times New Roman"/>
          <w:sz w:val="22"/>
          <w:szCs w:val="22"/>
        </w:rPr>
        <w:t>在每股</w:t>
      </w:r>
      <w:r w:rsidRPr="00D10BC5">
        <w:rPr>
          <w:rFonts w:ascii="Times New Roman" w:eastAsia="微软雅黑" w:hAnsi="Times New Roman" w:cs="Times New Roman"/>
          <w:sz w:val="22"/>
          <w:szCs w:val="22"/>
        </w:rPr>
        <w:t xml:space="preserve"> $150~170 </w:t>
      </w:r>
      <w:r w:rsidRPr="00D10BC5">
        <w:rPr>
          <w:rFonts w:ascii="Times New Roman" w:eastAsia="微软雅黑" w:hAnsi="Times New Roman" w:cs="Times New Roman"/>
          <w:sz w:val="22"/>
          <w:szCs w:val="22"/>
        </w:rPr>
        <w:t>美元附近，长期来看有较可观的</w:t>
      </w:r>
      <w:r w:rsidRPr="00D10BC5">
        <w:rPr>
          <w:rFonts w:ascii="Times New Roman" w:eastAsia="微软雅黑" w:hAnsi="Times New Roman" w:cs="Times New Roman"/>
          <w:b/>
          <w:bCs/>
          <w:sz w:val="22"/>
          <w:szCs w:val="22"/>
        </w:rPr>
        <w:t>估值修复</w:t>
      </w:r>
      <w:r w:rsidRPr="00D10BC5">
        <w:rPr>
          <w:rFonts w:ascii="Times New Roman" w:eastAsia="微软雅黑" w:hAnsi="Times New Roman" w:cs="Times New Roman"/>
          <w:sz w:val="22"/>
          <w:szCs w:val="22"/>
        </w:rPr>
        <w:t>空间。此判断也得到卖方分析师</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强烈买入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一致评级的支持。随着风险因素明朗化，估值有望向行业平均水平回归。</w:t>
      </w:r>
    </w:p>
    <w:p w14:paraId="0E9C679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风险因素</w:t>
      </w:r>
    </w:p>
    <w:p w14:paraId="213F5A2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尽管拼多多增长强劲，但仍面临多重风险考验，投资者需充分权衡：</w:t>
      </w:r>
    </w:p>
    <w:p w14:paraId="1671A65E"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地缘政治与监管风险</w:t>
      </w:r>
      <w:r w:rsidRPr="00D10BC5">
        <w:rPr>
          <w:rFonts w:ascii="Times New Roman" w:eastAsia="微软雅黑" w:hAnsi="Times New Roman" w:cs="Times New Roman"/>
          <w:sz w:val="22"/>
          <w:szCs w:val="22"/>
        </w:rPr>
        <w:t>：作为中概股，拼多多高度暴露于国际贸易政策和中美关系变化。近期美国对中国商品新增关税</w:t>
      </w:r>
      <w:r w:rsidRPr="00D10BC5">
        <w:rPr>
          <w:rFonts w:ascii="Times New Roman" w:eastAsia="微软雅黑" w:hAnsi="Times New Roman" w:cs="Times New Roman"/>
          <w:sz w:val="22"/>
          <w:szCs w:val="22"/>
        </w:rPr>
        <w:t>10%</w:t>
      </w:r>
      <w:r w:rsidRPr="00D10BC5">
        <w:rPr>
          <w:rFonts w:ascii="Times New Roman" w:eastAsia="微软雅黑" w:hAnsi="Times New Roman" w:cs="Times New Roman"/>
          <w:sz w:val="22"/>
          <w:szCs w:val="22"/>
        </w:rPr>
        <w:t>，并计划取消</w:t>
      </w:r>
      <w:r w:rsidRPr="00D10BC5">
        <w:rPr>
          <w:rFonts w:ascii="Times New Roman" w:eastAsia="微软雅黑" w:hAnsi="Times New Roman" w:cs="Times New Roman"/>
          <w:sz w:val="22"/>
          <w:szCs w:val="22"/>
        </w:rPr>
        <w:t>$800</w:t>
      </w:r>
      <w:r w:rsidRPr="00D10BC5">
        <w:rPr>
          <w:rFonts w:ascii="Times New Roman" w:eastAsia="微软雅黑" w:hAnsi="Times New Roman" w:cs="Times New Roman"/>
          <w:sz w:val="22"/>
          <w:szCs w:val="22"/>
        </w:rPr>
        <w:t>以下电商包裹免税待遇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。欧盟也提议对跨境电商商品更严格监管和征税</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。这些措施可能抬高</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等跨境业务成本</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以上，削弱其价格优势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。晨星估算若相关关税全面落实，</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在美欧的销售将下降，产品成本上升将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抹平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其相对优势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。更极端地，美国若以国家安全为由</w:t>
      </w:r>
      <w:r w:rsidRPr="00D10BC5">
        <w:rPr>
          <w:rFonts w:ascii="Times New Roman" w:eastAsia="微软雅黑" w:hAnsi="Times New Roman" w:cs="Times New Roman"/>
          <w:b/>
          <w:bCs/>
          <w:sz w:val="22"/>
          <w:szCs w:val="22"/>
        </w:rPr>
        <w:t>禁止</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b/>
          <w:bCs/>
          <w:sz w:val="22"/>
          <w:szCs w:val="22"/>
        </w:rPr>
        <w:t>应用</w:t>
      </w:r>
      <w:r w:rsidRPr="00D10BC5">
        <w:rPr>
          <w:rFonts w:ascii="Times New Roman" w:eastAsia="微软雅黑" w:hAnsi="Times New Roman" w:cs="Times New Roman"/>
          <w:sz w:val="22"/>
          <w:szCs w:val="22"/>
        </w:rPr>
        <w:t>，将使拼多多失去一大海外市场，</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的估值几乎归零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。除贸易摩擦外，中概股审计监管的不确定性也曾使拼多多面临美股</w:t>
      </w:r>
      <w:r w:rsidRPr="00D10BC5">
        <w:rPr>
          <w:rFonts w:ascii="Times New Roman" w:eastAsia="微软雅黑" w:hAnsi="Times New Roman" w:cs="Times New Roman"/>
          <w:b/>
          <w:bCs/>
          <w:sz w:val="22"/>
          <w:szCs w:val="22"/>
        </w:rPr>
        <w:t>潜在退市</w:t>
      </w:r>
      <w:r w:rsidRPr="00D10BC5">
        <w:rPr>
          <w:rFonts w:ascii="Times New Roman" w:eastAsia="微软雅黑" w:hAnsi="Times New Roman" w:cs="Times New Roman"/>
          <w:sz w:val="22"/>
          <w:szCs w:val="22"/>
        </w:rPr>
        <w:t>风险（虽然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年底中美就审计底稿监管达成合作，一定程度上缓解了此风险）。总体来说，地缘政治是拼多多最大的外部风险来源。政策变化可能迅速影响市场情绪和公司业务运营，</w:t>
      </w:r>
      <w:r w:rsidRPr="00D10BC5">
        <w:rPr>
          <w:rFonts w:ascii="Times New Roman" w:eastAsia="微软雅黑" w:hAnsi="Times New Roman" w:cs="Times New Roman"/>
          <w:b/>
          <w:bCs/>
          <w:sz w:val="22"/>
          <w:szCs w:val="22"/>
        </w:rPr>
        <w:t>需要持续关注</w:t>
      </w:r>
      <w:r w:rsidRPr="00D10BC5">
        <w:rPr>
          <w:rFonts w:ascii="Times New Roman" w:eastAsia="微软雅黑" w:hAnsi="Times New Roman" w:cs="Times New Roman"/>
          <w:sz w:val="22"/>
          <w:szCs w:val="22"/>
        </w:rPr>
        <w:t>。</w:t>
      </w:r>
    </w:p>
    <w:p w14:paraId="210819B9"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中国监管环境</w:t>
      </w:r>
      <w:r w:rsidRPr="00D10BC5">
        <w:rPr>
          <w:rFonts w:ascii="Times New Roman" w:eastAsia="微软雅黑" w:hAnsi="Times New Roman" w:cs="Times New Roman"/>
          <w:sz w:val="22"/>
          <w:szCs w:val="22"/>
        </w:rPr>
        <w:t>：国内监管既可能利好也可能掣肘拼多多的发展。正面来看，反垄断监管结束了阿里</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二选一</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商家独家协议，利于拼多多招募更多品牌商家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。但另一方面，加强的数据和隐私监管可能增加合规成本，约束拼多多对</w:t>
      </w:r>
      <w:r w:rsidRPr="00D10BC5">
        <w:rPr>
          <w:rFonts w:ascii="Times New Roman" w:eastAsia="微软雅黑" w:hAnsi="Times New Roman" w:cs="Times New Roman"/>
          <w:sz w:val="22"/>
          <w:szCs w:val="22"/>
        </w:rPr>
        <w:lastRenderedPageBreak/>
        <w:t>用户数据的获取和营销策略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。此外，拼多多曾因平台上存在</w:t>
      </w:r>
      <w:r w:rsidRPr="00D10BC5">
        <w:rPr>
          <w:rFonts w:ascii="Times New Roman" w:eastAsia="微软雅黑" w:hAnsi="Times New Roman" w:cs="Times New Roman"/>
          <w:b/>
          <w:bCs/>
          <w:sz w:val="22"/>
          <w:szCs w:val="22"/>
        </w:rPr>
        <w:t>假冒伪劣商品</w:t>
      </w:r>
      <w:r w:rsidRPr="00D10BC5">
        <w:rPr>
          <w:rFonts w:ascii="Times New Roman" w:eastAsia="微软雅黑" w:hAnsi="Times New Roman" w:cs="Times New Roman"/>
          <w:sz w:val="22"/>
          <w:szCs w:val="22"/>
        </w:rPr>
        <w:t>和夸大营销宣传受到舆论和监管批评。若打假不力，可能遭遇罚款或下架整顿，对品牌声誉造成损害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。社区团购业务也经历了政府出于反垄断和民生考虑的约谈监管。未来政策若对电商补贴大战、平台佣金定价等做出更严格规范，拼多多需要适应调整相应策略。</w:t>
      </w:r>
    </w:p>
    <w:p w14:paraId="4ECFA32D"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市场竞争加剧</w:t>
      </w:r>
      <w:r w:rsidRPr="00D10BC5">
        <w:rPr>
          <w:rFonts w:ascii="Times New Roman" w:eastAsia="微软雅黑" w:hAnsi="Times New Roman" w:cs="Times New Roman"/>
          <w:sz w:val="22"/>
          <w:szCs w:val="22"/>
        </w:rPr>
        <w:t>：电商行业竞争空前激烈，拼多多面临传统巨头和新兴玩家的双重压力。一方面，</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均在下沉市场展开反击，投入补贴争夺价格敏感用户，并提升物流服务与购物体验来提高用户黏性。如果竞争对手成功留住大部分低价商品商家，拼多多可能失去差异化货源，市场份额下滑</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。另一方面，短视频平台</w:t>
      </w:r>
      <w:r w:rsidRPr="00D10BC5">
        <w:rPr>
          <w:rFonts w:ascii="Times New Roman" w:eastAsia="微软雅黑" w:hAnsi="Times New Roman" w:cs="Times New Roman"/>
          <w:b/>
          <w:bCs/>
          <w:sz w:val="22"/>
          <w:szCs w:val="22"/>
        </w:rPr>
        <w:t>抖音（</w:t>
      </w:r>
      <w:r w:rsidRPr="00D10BC5">
        <w:rPr>
          <w:rFonts w:ascii="Times New Roman" w:eastAsia="微软雅黑" w:hAnsi="Times New Roman" w:cs="Times New Roman"/>
          <w:b/>
          <w:bCs/>
          <w:sz w:val="22"/>
          <w:szCs w:val="22"/>
        </w:rPr>
        <w:t>TikTok</w:t>
      </w:r>
      <w:r w:rsidRPr="00D10BC5">
        <w:rPr>
          <w:rFonts w:ascii="Times New Roman" w:eastAsia="微软雅黑" w:hAnsi="Times New Roman" w:cs="Times New Roman"/>
          <w:b/>
          <w:bCs/>
          <w:sz w:val="22"/>
          <w:szCs w:val="22"/>
        </w:rPr>
        <w:t>）和快手</w:t>
      </w:r>
      <w:r w:rsidRPr="00D10BC5">
        <w:rPr>
          <w:rFonts w:ascii="Times New Roman" w:eastAsia="微软雅黑" w:hAnsi="Times New Roman" w:cs="Times New Roman"/>
          <w:sz w:val="22"/>
          <w:szCs w:val="22"/>
        </w:rPr>
        <w:t>崛起为电商新势力。大量网红</w:t>
      </w:r>
      <w:r w:rsidRPr="00D10BC5">
        <w:rPr>
          <w:rFonts w:ascii="Times New Roman" w:eastAsia="微软雅黑" w:hAnsi="Times New Roman" w:cs="Times New Roman"/>
          <w:sz w:val="22"/>
          <w:szCs w:val="22"/>
        </w:rPr>
        <w:t>KOL</w:t>
      </w:r>
      <w:r w:rsidRPr="00D10BC5">
        <w:rPr>
          <w:rFonts w:ascii="Times New Roman" w:eastAsia="微软雅黑" w:hAnsi="Times New Roman" w:cs="Times New Roman"/>
          <w:sz w:val="22"/>
          <w:szCs w:val="22"/>
        </w:rPr>
        <w:t>在短视频平台精选商品推荐，形成内容带货新模式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。消费者对主播推荐的信任度使得抖音电商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高速增长，分流了用户时间和购买力。这对主打社交和性价比的拼多多构成</w:t>
      </w:r>
      <w:r w:rsidRPr="00D10BC5">
        <w:rPr>
          <w:rFonts w:ascii="Times New Roman" w:eastAsia="微软雅黑" w:hAnsi="Times New Roman" w:cs="Times New Roman"/>
          <w:b/>
          <w:bCs/>
          <w:sz w:val="22"/>
          <w:szCs w:val="22"/>
        </w:rPr>
        <w:t>间接竞争</w:t>
      </w:r>
      <w:r w:rsidRPr="00D10BC5">
        <w:rPr>
          <w:rFonts w:ascii="Times New Roman" w:eastAsia="微软雅黑" w:hAnsi="Times New Roman" w:cs="Times New Roman"/>
          <w:sz w:val="22"/>
          <w:szCs w:val="22"/>
        </w:rPr>
        <w:t>。同时，随着中国消费升级，中产人群对品质和配送时效要求提高，</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次日达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甚至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正成为电商重要竞争点</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。京东凭借自营物流在这方面优势明显，而拼多多以第三方物流为主，配送时效略逊。如果未来主流消费趋向追求</w:t>
      </w:r>
      <w:r w:rsidRPr="00D10BC5">
        <w:rPr>
          <w:rFonts w:ascii="Times New Roman" w:eastAsia="微软雅黑" w:hAnsi="Times New Roman" w:cs="Times New Roman"/>
          <w:b/>
          <w:bCs/>
          <w:sz w:val="22"/>
          <w:szCs w:val="22"/>
        </w:rPr>
        <w:t>快速配送和品牌保障</w:t>
      </w:r>
      <w:r w:rsidRPr="00D10BC5">
        <w:rPr>
          <w:rFonts w:ascii="Times New Roman" w:eastAsia="微软雅黑" w:hAnsi="Times New Roman" w:cs="Times New Roman"/>
          <w:sz w:val="22"/>
          <w:szCs w:val="22"/>
        </w:rPr>
        <w:t>，拼多多恐在高端市场失利。</w:t>
      </w:r>
    </w:p>
    <w:p w14:paraId="0EB3CE71"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盈利可持续性与业务多元化风险</w:t>
      </w:r>
      <w:r w:rsidRPr="00D10BC5">
        <w:rPr>
          <w:rFonts w:ascii="Times New Roman" w:eastAsia="微软雅黑" w:hAnsi="Times New Roman" w:cs="Times New Roman"/>
          <w:sz w:val="22"/>
          <w:szCs w:val="22"/>
        </w:rPr>
        <w:t>：拼多多当前的高利润率能否持续存在不确定性。为保持用户增长，公司过去两年逐步降低营销费率，占营收比从</w:t>
      </w:r>
      <w:r w:rsidRPr="00D10BC5">
        <w:rPr>
          <w:rFonts w:ascii="Times New Roman" w:eastAsia="微软雅黑" w:hAnsi="Times New Roman" w:cs="Times New Roman"/>
          <w:sz w:val="22"/>
          <w:szCs w:val="22"/>
        </w:rPr>
        <w:t>2020</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降至</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年的约</w:t>
      </w:r>
      <w:r w:rsidRPr="00D10BC5">
        <w:rPr>
          <w:rFonts w:ascii="Times New Roman" w:eastAsia="微软雅黑" w:hAnsi="Times New Roman" w:cs="Times New Roman"/>
          <w:sz w:val="22"/>
          <w:szCs w:val="22"/>
        </w:rPr>
        <w:t>42%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。但在竞争加剧和开拓海外市场的背景下，拼多多可能被迫重新加大补贴和营销投入，从而</w:t>
      </w:r>
      <w:r w:rsidRPr="00D10BC5">
        <w:rPr>
          <w:rFonts w:ascii="Times New Roman" w:eastAsia="微软雅黑" w:hAnsi="Times New Roman" w:cs="Times New Roman"/>
          <w:b/>
          <w:bCs/>
          <w:sz w:val="22"/>
          <w:szCs w:val="22"/>
        </w:rPr>
        <w:t>牺牲部分利润率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。尤其</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处于烧钱扩张期，其巨额补贴和物流成本导致海外业务短期内严重亏损，何时盈利尚不可知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。如果</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增速放缓或亏损长期持续，会拖累拼多多整体利润增速</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。另外，多多买菜等新业务的盈利拐点也不明朗，如果社区团购业务发展不及预期，可能出现减值或退出的情况</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。业务多元化虽拓宽成长空间，但也带来了</w:t>
      </w:r>
      <w:r w:rsidRPr="00D10BC5">
        <w:rPr>
          <w:rFonts w:ascii="Times New Roman" w:eastAsia="微软雅黑" w:hAnsi="Times New Roman" w:cs="Times New Roman"/>
          <w:b/>
          <w:bCs/>
          <w:sz w:val="22"/>
          <w:szCs w:val="22"/>
        </w:rPr>
        <w:t>管理和执行风险</w:t>
      </w:r>
      <w:r w:rsidRPr="00D10BC5">
        <w:rPr>
          <w:rFonts w:ascii="Times New Roman" w:eastAsia="微软雅黑" w:hAnsi="Times New Roman" w:cs="Times New Roman"/>
          <w:sz w:val="22"/>
          <w:szCs w:val="22"/>
        </w:rPr>
        <w:t>。</w:t>
      </w:r>
    </w:p>
    <w:p w14:paraId="23037768"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宏观经济与消费周期</w:t>
      </w:r>
      <w:r w:rsidRPr="00D10BC5">
        <w:rPr>
          <w:rFonts w:ascii="Times New Roman" w:eastAsia="微软雅黑" w:hAnsi="Times New Roman" w:cs="Times New Roman"/>
          <w:sz w:val="22"/>
          <w:szCs w:val="22"/>
        </w:rPr>
        <w:t>：作为可选消费品电商平台，拼多多业绩与宏观环境和消费信心密切相关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。当前中国经济增速放缓，房地产市场低迷导致居民</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财富效</w:t>
      </w:r>
      <w:r w:rsidRPr="00D10BC5">
        <w:rPr>
          <w:rFonts w:ascii="Times New Roman" w:eastAsia="微软雅黑" w:hAnsi="Times New Roman" w:cs="Times New Roman"/>
          <w:sz w:val="22"/>
          <w:szCs w:val="22"/>
        </w:rPr>
        <w:lastRenderedPageBreak/>
        <w:t>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减弱，消费者变得更加谨慎储蓄，非必需品支出意愿下降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月中国出现</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个月来首次通货紧缩（</w:t>
      </w:r>
      <w:r w:rsidRPr="00D10BC5">
        <w:rPr>
          <w:rFonts w:ascii="Times New Roman" w:eastAsia="微软雅黑" w:hAnsi="Times New Roman" w:cs="Times New Roman"/>
          <w:sz w:val="22"/>
          <w:szCs w:val="22"/>
        </w:rPr>
        <w:t>CPI</w:t>
      </w:r>
      <w:r w:rsidRPr="00D10BC5">
        <w:rPr>
          <w:rFonts w:ascii="Times New Roman" w:eastAsia="微软雅黑" w:hAnsi="Times New Roman" w:cs="Times New Roman"/>
          <w:sz w:val="22"/>
          <w:szCs w:val="22"/>
        </w:rPr>
        <w:t>同比下降），表明内需疲软</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。消费信心脆弱可能拖累拼多多</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增长，特别是中高价商品的销售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。若未来国内经济刺激政策力度不足，消费复苏放缓，拼多多面临</w:t>
      </w:r>
      <w:r w:rsidRPr="00D10BC5">
        <w:rPr>
          <w:rFonts w:ascii="Times New Roman" w:eastAsia="微软雅黑" w:hAnsi="Times New Roman" w:cs="Times New Roman"/>
          <w:b/>
          <w:bCs/>
          <w:sz w:val="22"/>
          <w:szCs w:val="22"/>
        </w:rPr>
        <w:t>增速下滑</w:t>
      </w:r>
      <w:r w:rsidRPr="00D10BC5">
        <w:rPr>
          <w:rFonts w:ascii="Times New Roman" w:eastAsia="微软雅黑" w:hAnsi="Times New Roman" w:cs="Times New Roman"/>
          <w:sz w:val="22"/>
          <w:szCs w:val="22"/>
        </w:rPr>
        <w:t>的风险。此外，全球范围内通胀和高利率环境可能压制资本市场对高增长科技股的估值偏好，一旦市场风险偏好下降，中概股股价可能遭遇情绪面冲击。投资者需对宏观波动保持警惕，关注国内消费刺激政策和国际宏观环境的变化。</w:t>
      </w:r>
    </w:p>
    <w:p w14:paraId="570886A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综上所述，拼多多的风险主要集中在外部政策环境和行业竞争格局变化上。地缘政治和国内监管的不确定性属于</w:t>
      </w:r>
      <w:r w:rsidRPr="00D10BC5">
        <w:rPr>
          <w:rFonts w:ascii="Times New Roman" w:eastAsia="微软雅黑" w:hAnsi="Times New Roman" w:cs="Times New Roman"/>
          <w:b/>
          <w:bCs/>
          <w:sz w:val="22"/>
          <w:szCs w:val="22"/>
        </w:rPr>
        <w:t>系统性风险</w:t>
      </w:r>
      <w:r w:rsidRPr="00D10BC5">
        <w:rPr>
          <w:rFonts w:ascii="Times New Roman" w:eastAsia="微软雅黑" w:hAnsi="Times New Roman" w:cs="Times New Roman"/>
          <w:sz w:val="22"/>
          <w:szCs w:val="22"/>
        </w:rPr>
        <w:t>，短期难以消除；行业竞争和自身业务执行则是</w:t>
      </w:r>
      <w:r w:rsidRPr="00D10BC5">
        <w:rPr>
          <w:rFonts w:ascii="Times New Roman" w:eastAsia="微软雅黑" w:hAnsi="Times New Roman" w:cs="Times New Roman"/>
          <w:b/>
          <w:bCs/>
          <w:sz w:val="22"/>
          <w:szCs w:val="22"/>
        </w:rPr>
        <w:t>公司特定风险</w:t>
      </w:r>
      <w:r w:rsidRPr="00D10BC5">
        <w:rPr>
          <w:rFonts w:ascii="Times New Roman" w:eastAsia="微软雅黑" w:hAnsi="Times New Roman" w:cs="Times New Roman"/>
          <w:sz w:val="22"/>
          <w:szCs w:val="22"/>
        </w:rPr>
        <w:t>，需要管理层审慎应对。在投资拼多多时，应有充分的风险缓冲预案，并密切跟踪上述风险因素的发展。</w:t>
      </w:r>
    </w:p>
    <w:p w14:paraId="7D22A582"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竞争对比</w:t>
      </w:r>
    </w:p>
    <w:p w14:paraId="35345B3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行业格局</w:t>
      </w:r>
      <w:r w:rsidRPr="00D10BC5">
        <w:rPr>
          <w:rFonts w:ascii="Times New Roman" w:eastAsia="微软雅黑" w:hAnsi="Times New Roman" w:cs="Times New Roman"/>
          <w:sz w:val="22"/>
          <w:szCs w:val="22"/>
        </w:rPr>
        <w:t>：拼多多与阿里巴巴、京东构成中国电商市场的三巨头，各自拥有不同的定位和优势。拼多多以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低价</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著称，在下沉市场和价格敏感用户中渗透率极高；阿里巴巴则经营淘宝</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天猫等平台，品类最丰富且拥有最多的高消费客群；京东侧重自营与正品行货，物流配送快速可靠，在一二线城市和高品质消费领域领先。除此之外，美团、抖音等也在细分领域分羹电商流量。在这个竞争格局中，拼多多近年来异军突起，凭借创新模式获取了</w:t>
      </w:r>
      <w:r w:rsidRPr="00D10BC5">
        <w:rPr>
          <w:rFonts w:ascii="Times New Roman" w:eastAsia="微软雅黑" w:hAnsi="Times New Roman" w:cs="Times New Roman"/>
          <w:sz w:val="22"/>
          <w:szCs w:val="22"/>
        </w:rPr>
        <w:t>最大规模的用户群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，但在用户粘性和高端市场上仍面对强劲对手。</w:t>
      </w:r>
    </w:p>
    <w:p w14:paraId="349B677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：阿里巴巴拥有公认的</w:t>
      </w:r>
      <w:r w:rsidRPr="00D10BC5">
        <w:rPr>
          <w:rFonts w:ascii="Times New Roman" w:eastAsia="微软雅黑" w:hAnsi="Times New Roman" w:cs="Times New Roman"/>
          <w:b/>
          <w:bCs/>
          <w:sz w:val="22"/>
          <w:szCs w:val="22"/>
        </w:rPr>
        <w:t>宽护城河</w:t>
      </w:r>
      <w:r w:rsidRPr="00D10BC5">
        <w:rPr>
          <w:rFonts w:ascii="Times New Roman" w:eastAsia="微软雅黑" w:hAnsi="Times New Roman" w:cs="Times New Roman"/>
          <w:sz w:val="22"/>
          <w:szCs w:val="22"/>
        </w:rPr>
        <w:t>，其生态体系涵盖购物、支付、云计算等，用户黏性强且商业化能力极高。阿里的变现率（营收</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）显著高于拼多多，</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年阿里非</w:t>
      </w:r>
      <w:r w:rsidRPr="00D10BC5">
        <w:rPr>
          <w:rFonts w:ascii="Times New Roman" w:eastAsia="微软雅黑" w:hAnsi="Times New Roman" w:cs="Times New Roman"/>
          <w:sz w:val="22"/>
          <w:szCs w:val="22"/>
        </w:rPr>
        <w:t>GAAP EBITDA/GMV</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，而拼多多约</w:t>
      </w:r>
      <w:r w:rsidRPr="00D10BC5">
        <w:rPr>
          <w:rFonts w:ascii="Times New Roman" w:eastAsia="微软雅黑" w:hAnsi="Times New Roman" w:cs="Times New Roman"/>
          <w:sz w:val="22"/>
          <w:szCs w:val="22"/>
        </w:rPr>
        <w:t>1.2%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。晨星预计即使到</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年，拼多多该指标提升至</w:t>
      </w:r>
      <w:r w:rsidRPr="00D10BC5">
        <w:rPr>
          <w:rFonts w:ascii="Times New Roman" w:eastAsia="微软雅黑" w:hAnsi="Times New Roman" w:cs="Times New Roman"/>
          <w:sz w:val="22"/>
          <w:szCs w:val="22"/>
        </w:rPr>
        <w:t>1.6%</w:t>
      </w:r>
      <w:r w:rsidRPr="00D10BC5">
        <w:rPr>
          <w:rFonts w:ascii="Times New Roman" w:eastAsia="微软雅黑" w:hAnsi="Times New Roman" w:cs="Times New Roman"/>
          <w:sz w:val="22"/>
          <w:szCs w:val="22"/>
        </w:rPr>
        <w:t>仍低于阿里</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的水平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。这反映出阿里在高端品牌和大额消费上更具掌控力，</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商家收费</w:t>
      </w:r>
      <w:r w:rsidRPr="00D10BC5">
        <w:rPr>
          <w:rFonts w:ascii="Times New Roman" w:eastAsia="微软雅黑" w:hAnsi="Times New Roman" w:cs="Times New Roman"/>
          <w:sz w:val="22"/>
          <w:szCs w:val="22"/>
        </w:rPr>
        <w:t>均高于拼多多。此外，阿里在技术、物流和金融服务上的布局，使其平台黏性难以撼动。不过，拼多多也在迎头赶上：其活跃买家数已超阿里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，订单量增长更是迅猛（</w:t>
      </w:r>
      <w:r w:rsidRPr="00D10BC5">
        <w:rPr>
          <w:rFonts w:ascii="Times New Roman" w:eastAsia="微软雅黑" w:hAnsi="Times New Roman" w:cs="Times New Roman"/>
          <w:sz w:val="22"/>
          <w:szCs w:val="22"/>
        </w:rPr>
        <w:t>2019-2021</w:t>
      </w:r>
      <w:r w:rsidRPr="00D10BC5">
        <w:rPr>
          <w:rFonts w:ascii="Times New Roman" w:eastAsia="微软雅黑" w:hAnsi="Times New Roman" w:cs="Times New Roman"/>
          <w:sz w:val="22"/>
          <w:szCs w:val="22"/>
        </w:rPr>
        <w:t>年订单量年复合增速</w:t>
      </w:r>
      <w:r w:rsidRPr="00D10BC5">
        <w:rPr>
          <w:rFonts w:ascii="Times New Roman" w:eastAsia="微软雅黑" w:hAnsi="Times New Roman" w:cs="Times New Roman"/>
          <w:sz w:val="22"/>
          <w:szCs w:val="22"/>
        </w:rPr>
        <w:t>76%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社交网络效应</w:t>
      </w:r>
      <w:r w:rsidRPr="00D10BC5">
        <w:rPr>
          <w:rFonts w:ascii="Times New Roman" w:eastAsia="微软雅黑" w:hAnsi="Times New Roman" w:cs="Times New Roman"/>
          <w:sz w:val="22"/>
          <w:szCs w:val="22"/>
        </w:rPr>
        <w:t>形成了自己的窄护城河：海</w:t>
      </w:r>
      <w:r w:rsidRPr="00D10BC5">
        <w:rPr>
          <w:rFonts w:ascii="Times New Roman" w:eastAsia="微软雅黑" w:hAnsi="Times New Roman" w:cs="Times New Roman"/>
          <w:sz w:val="22"/>
          <w:szCs w:val="22"/>
        </w:rPr>
        <w:lastRenderedPageBreak/>
        <w:t>量买家吸引更多商家入驻竞争，使商品品类更丰富、价格更低，又反过来吸引更多买家，周而复始</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。阿里近年增速放缓，在下沉市场也受到拼多多挑战。综上，阿里优势在于</w:t>
      </w:r>
      <w:r w:rsidRPr="00D10BC5">
        <w:rPr>
          <w:rFonts w:ascii="Times New Roman" w:eastAsia="微软雅黑" w:hAnsi="Times New Roman" w:cs="Times New Roman"/>
          <w:b/>
          <w:bCs/>
          <w:sz w:val="22"/>
          <w:szCs w:val="22"/>
        </w:rPr>
        <w:t>高消费市场</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盈利能力</w:t>
      </w:r>
      <w:r w:rsidRPr="00D10BC5">
        <w:rPr>
          <w:rFonts w:ascii="Times New Roman" w:eastAsia="微软雅黑" w:hAnsi="Times New Roman" w:cs="Times New Roman"/>
          <w:sz w:val="22"/>
          <w:szCs w:val="22"/>
        </w:rPr>
        <w:t>，拼多多优势在于</w:t>
      </w:r>
      <w:r w:rsidRPr="00D10BC5">
        <w:rPr>
          <w:rFonts w:ascii="Times New Roman" w:eastAsia="微软雅黑" w:hAnsi="Times New Roman" w:cs="Times New Roman"/>
          <w:b/>
          <w:bCs/>
          <w:sz w:val="22"/>
          <w:szCs w:val="22"/>
        </w:rPr>
        <w:t>用户规模</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社交流量</w:t>
      </w:r>
      <w:r w:rsidRPr="00D10BC5">
        <w:rPr>
          <w:rFonts w:ascii="Times New Roman" w:eastAsia="微软雅黑" w:hAnsi="Times New Roman" w:cs="Times New Roman"/>
          <w:sz w:val="22"/>
          <w:szCs w:val="22"/>
        </w:rPr>
        <w:t>，二者正各自补足短板。当前资本市场亦更青睐增长更快的拼多多，给予阿里的估值溢价已大幅收窄。</w:t>
      </w:r>
    </w:p>
    <w:p w14:paraId="48DCA24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：京东在消费者心目中的定位是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正品行货、配送迅速</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。其自建物流体系和供应链是核心护城河，保证了高品质服务和高履约效率，这是拼多多所不具备的无形资产</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。随着中国中产阶级壮大、消费升级，京东在</w:t>
      </w:r>
      <w:r w:rsidRPr="00D10BC5">
        <w:rPr>
          <w:rFonts w:ascii="Times New Roman" w:eastAsia="微软雅黑" w:hAnsi="Times New Roman" w:cs="Times New Roman"/>
          <w:b/>
          <w:bCs/>
          <w:sz w:val="22"/>
          <w:szCs w:val="22"/>
        </w:rPr>
        <w:t>3C</w:t>
      </w:r>
      <w:r w:rsidRPr="00D10BC5">
        <w:rPr>
          <w:rFonts w:ascii="Times New Roman" w:eastAsia="微软雅黑" w:hAnsi="Times New Roman" w:cs="Times New Roman"/>
          <w:b/>
          <w:bCs/>
          <w:sz w:val="22"/>
          <w:szCs w:val="22"/>
        </w:rPr>
        <w:t>数码、电器等中高价品类拥有明显优势，而这些品类正是拼多多努力渗透的方向</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。近年来京东也开始下沉，用</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京喜</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等业务对抗拼多多的低价策略。但在总体用户规模上，京东活跃买家数（约</w:t>
      </w:r>
      <w:r w:rsidRPr="00D10BC5">
        <w:rPr>
          <w:rFonts w:ascii="Times New Roman" w:eastAsia="微软雅黑" w:hAnsi="Times New Roman" w:cs="Times New Roman"/>
          <w:b/>
          <w:bCs/>
          <w:sz w:val="22"/>
          <w:szCs w:val="22"/>
        </w:rPr>
        <w:t>5</w:t>
      </w:r>
      <w:r w:rsidRPr="00D10BC5">
        <w:rPr>
          <w:rFonts w:ascii="Times New Roman" w:eastAsia="微软雅黑" w:hAnsi="Times New Roman" w:cs="Times New Roman"/>
          <w:b/>
          <w:bCs/>
          <w:sz w:val="22"/>
          <w:szCs w:val="22"/>
        </w:rPr>
        <w:t>亿）仍远少于拼多多的</w:t>
      </w:r>
      <w:r w:rsidRPr="00D10BC5">
        <w:rPr>
          <w:rFonts w:ascii="Times New Roman" w:eastAsia="微软雅黑" w:hAnsi="Times New Roman" w:cs="Times New Roman"/>
          <w:b/>
          <w:bCs/>
          <w:sz w:val="22"/>
          <w:szCs w:val="22"/>
        </w:rPr>
        <w:t>8</w:t>
      </w:r>
      <w:r w:rsidRPr="00D10BC5">
        <w:rPr>
          <w:rFonts w:ascii="Times New Roman" w:eastAsia="微软雅黑" w:hAnsi="Times New Roman" w:cs="Times New Roman"/>
          <w:b/>
          <w:bCs/>
          <w:sz w:val="22"/>
          <w:szCs w:val="22"/>
        </w:rPr>
        <w:t>亿</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。京东的年交易额</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略高于拼多多，但增长已趋缓：据估算近期京东</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同比增幅仅为</w:t>
      </w:r>
      <w:r w:rsidRPr="00D10BC5">
        <w:rPr>
          <w:rFonts w:ascii="Times New Roman" w:eastAsia="微软雅黑" w:hAnsi="Times New Roman" w:cs="Times New Roman"/>
          <w:sz w:val="22"/>
          <w:szCs w:val="22"/>
        </w:rPr>
        <w:t>个位数</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，而拼多多仍有</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的增速</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。在盈利上，京东净利率仅</w:t>
      </w:r>
      <w:r w:rsidRPr="00D10BC5">
        <w:rPr>
          <w:rFonts w:ascii="Times New Roman" w:eastAsia="微软雅黑" w:hAnsi="Times New Roman" w:cs="Times New Roman"/>
          <w:b/>
          <w:bCs/>
          <w:sz w:val="22"/>
          <w:szCs w:val="22"/>
        </w:rPr>
        <w:t>3-4%</w:t>
      </w:r>
      <w:r w:rsidRPr="00D10BC5">
        <w:rPr>
          <w:rFonts w:ascii="Times New Roman" w:eastAsia="微软雅黑" w:hAnsi="Times New Roman" w:cs="Times New Roman"/>
          <w:b/>
          <w:bCs/>
          <w:sz w:val="22"/>
          <w:szCs w:val="22"/>
        </w:rPr>
        <w:t>，远低于拼多多近</w:t>
      </w:r>
      <w:r w:rsidRPr="00D10BC5">
        <w:rPr>
          <w:rFonts w:ascii="Times New Roman" w:eastAsia="微软雅黑" w:hAnsi="Times New Roman" w:cs="Times New Roman"/>
          <w:b/>
          <w:bCs/>
          <w:sz w:val="22"/>
          <w:szCs w:val="22"/>
        </w:rPr>
        <w:t>30%</w:t>
      </w:r>
      <w:r w:rsidRPr="00D10BC5">
        <w:rPr>
          <w:rFonts w:ascii="Times New Roman" w:eastAsia="微软雅黑" w:hAnsi="Times New Roman" w:cs="Times New Roman"/>
          <w:b/>
          <w:bCs/>
          <w:sz w:val="22"/>
          <w:szCs w:val="22"/>
        </w:rPr>
        <w:t>的水平。这是因为京东重资产模式下成本结构较重（履约费用占比高）。市场也给予京东较低的估值倍数，目前</w:t>
      </w:r>
      <w:r w:rsidRPr="00D10BC5">
        <w:rPr>
          <w:rFonts w:ascii="Times New Roman" w:eastAsia="微软雅黑" w:hAnsi="Times New Roman" w:cs="Times New Roman"/>
          <w:b/>
          <w:bCs/>
          <w:sz w:val="22"/>
          <w:szCs w:val="22"/>
        </w:rPr>
        <w:t>P/E</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12</w:t>
      </w:r>
      <w:r w:rsidRPr="00D10BC5">
        <w:rPr>
          <w:rFonts w:ascii="Times New Roman" w:eastAsia="微软雅黑" w:hAnsi="Times New Roman" w:cs="Times New Roman"/>
          <w:b/>
          <w:bCs/>
          <w:sz w:val="22"/>
          <w:szCs w:val="22"/>
        </w:rPr>
        <w:t>倍，与拼多多相当</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PDD_2025-03-19.pdf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。综合来看，京东强在品质与服务，适合追求可靠和效率的客户群；拼多多强在价格和社交，锁定注重性价比的群体。两者在不同细分市场各擅胜场，未来的竞争焦点将是对彼此腹地的渗透</w:t>
      </w:r>
      <w:r w:rsidRPr="00D10BC5">
        <w:rPr>
          <w:rFonts w:ascii="Times New Roman" w:eastAsia="微软雅黑" w:hAnsi="Times New Roman" w:cs="Times New Roman"/>
          <w:sz w:val="22"/>
          <w:szCs w:val="22"/>
        </w:rPr>
        <w:t>（拼多多提升物流和品牌合作，京东扩展低价商品池）。</w:t>
      </w:r>
    </w:p>
    <w:p w14:paraId="5349A501"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其他竞争者</w:t>
      </w:r>
      <w:r w:rsidRPr="00D10BC5">
        <w:rPr>
          <w:rFonts w:ascii="Times New Roman" w:eastAsia="微软雅黑" w:hAnsi="Times New Roman" w:cs="Times New Roman"/>
          <w:sz w:val="22"/>
          <w:szCs w:val="22"/>
        </w:rPr>
        <w:t>：除阿里和京东外，抖音电商和快手电商增长迅猛，它们利用内容社区和直播带货切入电商，本质上瓜分了消费者的</w:t>
      </w:r>
      <w:r w:rsidRPr="00D10BC5">
        <w:rPr>
          <w:rFonts w:ascii="Times New Roman" w:eastAsia="微软雅黑" w:hAnsi="Times New Roman" w:cs="Times New Roman"/>
          <w:b/>
          <w:bCs/>
          <w:sz w:val="22"/>
          <w:szCs w:val="22"/>
        </w:rPr>
        <w:t>时间和注意力</w:t>
      </w:r>
      <w:r w:rsidRPr="00D10BC5">
        <w:rPr>
          <w:rFonts w:ascii="Times New Roman" w:eastAsia="微软雅黑" w:hAnsi="Times New Roman" w:cs="Times New Roman"/>
          <w:sz w:val="22"/>
          <w:szCs w:val="22"/>
        </w:rPr>
        <w:t>。虽然目前抖快电商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体量尚低于拼多多，但增长率极高，这对传统平台形成潜在威胁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w:t>
      </w:r>
      <w:r w:rsidRPr="00D10BC5">
        <w:rPr>
          <w:rFonts w:ascii="Times New Roman" w:eastAsia="微软雅黑" w:hAnsi="Times New Roman" w:cs="Times New Roman"/>
          <w:b/>
          <w:bCs/>
          <w:sz w:val="22"/>
          <w:szCs w:val="22"/>
        </w:rPr>
        <w:t>美团</w:t>
      </w:r>
      <w:r w:rsidRPr="00D10BC5">
        <w:rPr>
          <w:rFonts w:ascii="Times New Roman" w:eastAsia="微软雅黑" w:hAnsi="Times New Roman" w:cs="Times New Roman"/>
          <w:sz w:val="22"/>
          <w:szCs w:val="22"/>
        </w:rPr>
        <w:t>也涉足零售电商（美团优选、美团买菜），并在本地生活服务拥有流量优势。</w:t>
      </w:r>
      <w:r w:rsidRPr="00D10BC5">
        <w:rPr>
          <w:rFonts w:ascii="Times New Roman" w:eastAsia="微软雅黑" w:hAnsi="Times New Roman" w:cs="Times New Roman"/>
          <w:b/>
          <w:bCs/>
          <w:sz w:val="22"/>
          <w:szCs w:val="22"/>
        </w:rPr>
        <w:t>跨境电商</w:t>
      </w:r>
      <w:r w:rsidRPr="00D10BC5">
        <w:rPr>
          <w:rFonts w:ascii="Times New Roman" w:eastAsia="微软雅黑" w:hAnsi="Times New Roman" w:cs="Times New Roman"/>
          <w:sz w:val="22"/>
          <w:szCs w:val="22"/>
        </w:rPr>
        <w:t>领域，阿里巴巴的</w:t>
      </w:r>
      <w:r w:rsidRPr="00D10BC5">
        <w:rPr>
          <w:rFonts w:ascii="Times New Roman" w:eastAsia="微软雅黑" w:hAnsi="Times New Roman" w:cs="Times New Roman"/>
          <w:sz w:val="22"/>
          <w:szCs w:val="22"/>
        </w:rPr>
        <w:t>AliExpress</w:t>
      </w:r>
      <w:r w:rsidRPr="00D10BC5">
        <w:rPr>
          <w:rFonts w:ascii="Times New Roman" w:eastAsia="微软雅黑" w:hAnsi="Times New Roman" w:cs="Times New Roman"/>
          <w:sz w:val="22"/>
          <w:szCs w:val="22"/>
        </w:rPr>
        <w:t>和东南亚</w:t>
      </w:r>
      <w:r w:rsidRPr="00D10BC5">
        <w:rPr>
          <w:rFonts w:ascii="Times New Roman" w:eastAsia="微软雅黑" w:hAnsi="Times New Roman" w:cs="Times New Roman"/>
          <w:sz w:val="22"/>
          <w:szCs w:val="22"/>
        </w:rPr>
        <w:t>Lazada</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SEA</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Shopee</w:t>
      </w:r>
      <w:r w:rsidRPr="00D10BC5">
        <w:rPr>
          <w:rFonts w:ascii="Times New Roman" w:eastAsia="微软雅黑" w:hAnsi="Times New Roman" w:cs="Times New Roman"/>
          <w:sz w:val="22"/>
          <w:szCs w:val="22"/>
        </w:rPr>
        <w:t>等也在与</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竞争海外用户。拼多多通过</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出海美国、欧洲市场，是其区别于国内竞品的一大不同战略。然而，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也将直面亚马逊、</w:t>
      </w:r>
      <w:r w:rsidRPr="00D10BC5">
        <w:rPr>
          <w:rFonts w:ascii="Times New Roman" w:eastAsia="微软雅黑" w:hAnsi="Times New Roman" w:cs="Times New Roman"/>
          <w:sz w:val="22"/>
          <w:szCs w:val="22"/>
        </w:rPr>
        <w:t>eBay</w:t>
      </w:r>
      <w:r w:rsidRPr="00D10BC5">
        <w:rPr>
          <w:rFonts w:ascii="Times New Roman" w:eastAsia="微软雅黑" w:hAnsi="Times New Roman" w:cs="Times New Roman"/>
          <w:sz w:val="22"/>
          <w:szCs w:val="22"/>
        </w:rPr>
        <w:t>等国际巨头的竞争和当地监管挑战。</w:t>
      </w:r>
    </w:p>
    <w:p w14:paraId="4B4BE7D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竞争优势与挑战总结</w:t>
      </w:r>
      <w:r w:rsidRPr="00D10BC5">
        <w:rPr>
          <w:rFonts w:ascii="Times New Roman" w:eastAsia="微软雅黑" w:hAnsi="Times New Roman" w:cs="Times New Roman"/>
          <w:sz w:val="22"/>
          <w:szCs w:val="22"/>
        </w:rPr>
        <w:t>：拼多多的主要竞争优势在于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庞大的用户网络</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极致的性价比定位</w:t>
      </w:r>
      <w:r w:rsidRPr="00D10BC5">
        <w:rPr>
          <w:rFonts w:ascii="Times New Roman" w:eastAsia="微软雅黑" w:hAnsi="Times New Roman" w:cs="Times New Roman"/>
          <w:sz w:val="22"/>
          <w:szCs w:val="22"/>
        </w:rPr>
        <w:t>。凭借社交拼团模式带来的网络效应，拼多多在中国电商取得了令人瞩目的用户增量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。同时，与腾讯合作使其获得独特的微信社交流量入口，这一点是竞争对手难以复制的（阿里、京东在微信生态中受限）。然而，拼多多的挑战在于如</w:t>
      </w:r>
      <w:r w:rsidRPr="00D10BC5">
        <w:rPr>
          <w:rFonts w:ascii="Times New Roman" w:eastAsia="微软雅黑" w:hAnsi="Times New Roman" w:cs="Times New Roman"/>
          <w:sz w:val="22"/>
          <w:szCs w:val="22"/>
        </w:rPr>
        <w:lastRenderedPageBreak/>
        <w:t>何提升</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商家生态质量</w:t>
      </w:r>
      <w:r w:rsidRPr="00D10BC5">
        <w:rPr>
          <w:rFonts w:ascii="Times New Roman" w:eastAsia="微软雅黑" w:hAnsi="Times New Roman" w:cs="Times New Roman"/>
          <w:sz w:val="22"/>
          <w:szCs w:val="22"/>
        </w:rPr>
        <w:t>。相较阿里拥有大量品牌旗舰店，拼多多的平台上假货和山寨品问题一度突出，需持续投入打假以赢得用户信任。随着公司尝试进入高端市场（如百亿补贴引入苹果、戴森等产品），如何平衡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低价</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正品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补贴</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盈利</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是长期课题。此外，拼多多在物流基础设施和供应链整合方面相对薄弱，未来可能需要投入资源提升履约能力，以缩小与京东在用户体验方面的差距。总体而言，拼多多依托创新模式崛起，已站稳市场一席之地，但要在强敌环伺的电商江湖中保持领先，仍需不断</w:t>
      </w:r>
      <w:r w:rsidRPr="00D10BC5">
        <w:rPr>
          <w:rFonts w:ascii="Times New Roman" w:eastAsia="微软雅黑" w:hAnsi="Times New Roman" w:cs="Times New Roman"/>
          <w:b/>
          <w:bCs/>
          <w:sz w:val="22"/>
          <w:szCs w:val="22"/>
        </w:rPr>
        <w:t>修炼内功</w:t>
      </w:r>
      <w:r w:rsidRPr="00D10BC5">
        <w:rPr>
          <w:rFonts w:ascii="Times New Roman" w:eastAsia="微软雅黑" w:hAnsi="Times New Roman" w:cs="Times New Roman"/>
          <w:sz w:val="22"/>
          <w:szCs w:val="22"/>
        </w:rPr>
        <w:t>（品质和服务）并谨慎应对外部竞争变化。</w:t>
      </w:r>
    </w:p>
    <w:p w14:paraId="3A09D9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投资策略</w:t>
      </w:r>
    </w:p>
    <w:p w14:paraId="26F29E5F"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趋势研判</w:t>
      </w:r>
      <w:r w:rsidRPr="00D10BC5">
        <w:rPr>
          <w:rFonts w:ascii="Times New Roman" w:eastAsia="微软雅黑" w:hAnsi="Times New Roman" w:cs="Times New Roman"/>
          <w:sz w:val="22"/>
          <w:szCs w:val="22"/>
        </w:rPr>
        <w:t>：从技术面看，</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股价今年表现强劲，</w:t>
      </w:r>
      <w:r w:rsidRPr="00D10BC5">
        <w:rPr>
          <w:rFonts w:ascii="Times New Roman" w:eastAsia="微软雅黑" w:hAnsi="Times New Roman" w:cs="Times New Roman"/>
          <w:b/>
          <w:bCs/>
          <w:sz w:val="22"/>
          <w:szCs w:val="22"/>
        </w:rPr>
        <w:t>年初至今上涨约</w:t>
      </w:r>
      <w:r w:rsidRPr="00D10BC5">
        <w:rPr>
          <w:rFonts w:ascii="Times New Roman" w:eastAsia="微软雅黑" w:hAnsi="Times New Roman" w:cs="Times New Roman"/>
          <w:b/>
          <w:bCs/>
          <w:sz w:val="22"/>
          <w:szCs w:val="22"/>
        </w:rPr>
        <w:t>32%</w:t>
      </w:r>
      <w:r w:rsidRPr="00D10BC5">
        <w:rPr>
          <w:rFonts w:ascii="Times New Roman" w:eastAsia="微软雅黑" w:hAnsi="Times New Roman" w:cs="Times New Roman"/>
          <w:sz w:val="22"/>
          <w:szCs w:val="22"/>
        </w:rPr>
        <w:t>，显著跑赢大盘</w:t>
      </w:r>
      <w:r w:rsidRPr="00D10BC5">
        <w:rPr>
          <w:rFonts w:ascii="Times New Roman" w:eastAsia="微软雅黑" w:hAnsi="Times New Roman" w:cs="Times New Roman"/>
          <w:sz w:val="22"/>
          <w:szCs w:val="22"/>
        </w:rPr>
        <w:t xml:space="preserve"> (</w:t>
      </w:r>
      <w:hyperlink r:id="rId410" w:anchor=":~:text=Full%20chart"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。近期股价沿上升通道攀升，维持在</w:t>
      </w:r>
      <w:r w:rsidRPr="00D10BC5">
        <w:rPr>
          <w:rFonts w:ascii="Times New Roman" w:eastAsia="微软雅黑" w:hAnsi="Times New Roman" w:cs="Times New Roman"/>
          <w:sz w:val="22"/>
          <w:szCs w:val="22"/>
        </w:rPr>
        <w:t>50</w:t>
      </w:r>
      <w:r w:rsidRPr="00D10BC5">
        <w:rPr>
          <w:rFonts w:ascii="Times New Roman" w:eastAsia="微软雅黑" w:hAnsi="Times New Roman" w:cs="Times New Roman"/>
          <w:sz w:val="22"/>
          <w:szCs w:val="22"/>
        </w:rPr>
        <w:t>日均线上方运行</w:t>
      </w:r>
      <w:r w:rsidRPr="00D10BC5">
        <w:rPr>
          <w:rFonts w:ascii="Times New Roman" w:eastAsia="微软雅黑" w:hAnsi="Times New Roman" w:cs="Times New Roman"/>
          <w:sz w:val="22"/>
          <w:szCs w:val="22"/>
        </w:rPr>
        <w:t xml:space="preserve"> (</w:t>
      </w:r>
      <w:hyperlink r:id="rId411"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。相对强度指标</w:t>
      </w:r>
      <w:r w:rsidRPr="00D10BC5">
        <w:rPr>
          <w:rFonts w:ascii="Times New Roman" w:eastAsia="微软雅黑" w:hAnsi="Times New Roman" w:cs="Times New Roman"/>
          <w:sz w:val="22"/>
          <w:szCs w:val="22"/>
        </w:rPr>
        <w:t>RSI</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附近，显示上涨动能仍在但短期接近超买区域</w:t>
      </w:r>
      <w:r w:rsidRPr="00D10BC5">
        <w:rPr>
          <w:rFonts w:ascii="Times New Roman" w:eastAsia="微软雅黑" w:hAnsi="Times New Roman" w:cs="Times New Roman"/>
          <w:sz w:val="22"/>
          <w:szCs w:val="22"/>
        </w:rPr>
        <w:t xml:space="preserve"> (</w:t>
      </w:r>
      <w:hyperlink r:id="rId412"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。投资者商业日报（</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）的综合评级为</w:t>
      </w:r>
      <w:r w:rsidRPr="00D10BC5">
        <w:rPr>
          <w:rFonts w:ascii="Times New Roman" w:eastAsia="微软雅黑" w:hAnsi="Times New Roman" w:cs="Times New Roman"/>
          <w:b/>
          <w:bCs/>
          <w:sz w:val="22"/>
          <w:szCs w:val="22"/>
        </w:rPr>
        <w:t>98</w:t>
      </w:r>
      <w:r w:rsidRPr="00D10BC5">
        <w:rPr>
          <w:rFonts w:ascii="Times New Roman" w:eastAsia="微软雅黑" w:hAnsi="Times New Roman" w:cs="Times New Roman"/>
          <w:b/>
          <w:bCs/>
          <w:sz w:val="22"/>
          <w:szCs w:val="22"/>
        </w:rPr>
        <w:t>分</w:t>
      </w:r>
      <w:r w:rsidRPr="00D10BC5">
        <w:rPr>
          <w:rFonts w:ascii="Times New Roman" w:eastAsia="微软雅黑" w:hAnsi="Times New Roman" w:cs="Times New Roman"/>
          <w:sz w:val="22"/>
          <w:szCs w:val="22"/>
        </w:rPr>
        <w:t>（满分</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），盈利能力评级</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，表明拼多多兼具卓越基本面和强劲股价表现</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。同时，其机构参与度良好（筹码分布</w:t>
      </w:r>
      <w:r w:rsidRPr="00D10BC5">
        <w:rPr>
          <w:rFonts w:ascii="Times New Roman" w:eastAsia="微软雅黑" w:hAnsi="Times New Roman" w:cs="Times New Roman"/>
          <w:sz w:val="22"/>
          <w:szCs w:val="22"/>
        </w:rPr>
        <w:t>Accumulation/Distribution</w:t>
      </w:r>
      <w:r w:rsidRPr="00D10BC5">
        <w:rPr>
          <w:rFonts w:ascii="Times New Roman" w:eastAsia="微软雅黑" w:hAnsi="Times New Roman" w:cs="Times New Roman"/>
          <w:sz w:val="22"/>
          <w:szCs w:val="22"/>
        </w:rPr>
        <w:t>评级</w:t>
      </w:r>
      <w:r w:rsidRPr="00D10BC5">
        <w:rPr>
          <w:rFonts w:ascii="Times New Roman" w:eastAsia="微软雅黑" w:hAnsi="Times New Roman" w:cs="Times New Roman"/>
          <w:sz w:val="22"/>
          <w:szCs w:val="22"/>
        </w:rPr>
        <w:t>B</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。这些技术指标反映出市场对拼多多基本面预期乐观，资金有持续流入迹象。</w:t>
      </w:r>
    </w:p>
    <w:p w14:paraId="44B2684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关键价位</w:t>
      </w:r>
      <w:r w:rsidRPr="00D10BC5">
        <w:rPr>
          <w:rFonts w:ascii="Times New Roman" w:eastAsia="微软雅黑" w:hAnsi="Times New Roman" w:cs="Times New Roman"/>
          <w:sz w:val="22"/>
          <w:szCs w:val="22"/>
        </w:rPr>
        <w:t>：目前股价在</w:t>
      </w:r>
      <w:r w:rsidRPr="00D10BC5">
        <w:rPr>
          <w:rFonts w:ascii="Times New Roman" w:eastAsia="微软雅黑" w:hAnsi="Times New Roman" w:cs="Times New Roman"/>
          <w:sz w:val="22"/>
          <w:szCs w:val="22"/>
        </w:rPr>
        <w:t>$125-$130</w:t>
      </w:r>
      <w:r w:rsidRPr="00D10BC5">
        <w:rPr>
          <w:rFonts w:ascii="Times New Roman" w:eastAsia="微软雅黑" w:hAnsi="Times New Roman" w:cs="Times New Roman"/>
          <w:sz w:val="22"/>
          <w:szCs w:val="22"/>
        </w:rPr>
        <w:t>区域震荡，短期</w:t>
      </w:r>
      <w:r w:rsidRPr="00D10BC5">
        <w:rPr>
          <w:rFonts w:ascii="Times New Roman" w:eastAsia="微软雅黑" w:hAnsi="Times New Roman" w:cs="Times New Roman"/>
          <w:b/>
          <w:bCs/>
          <w:sz w:val="22"/>
          <w:szCs w:val="22"/>
        </w:rPr>
        <w:t>阻力位</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t xml:space="preserve"> ~$133 </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 xml:space="preserve"> (</w:t>
      </w:r>
      <w:hyperlink r:id="rId413"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。这是近期高点区域，也是上一波反弹高位，突破该价位有望打开进一步上行空间。若放量突破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，下一目标将指向去年高点附近，即</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周高点</w:t>
      </w:r>
      <w:r w:rsidRPr="00D10BC5">
        <w:rPr>
          <w:rFonts w:ascii="Times New Roman" w:eastAsia="微软雅黑" w:hAnsi="Times New Roman" w:cs="Times New Roman"/>
          <w:sz w:val="22"/>
          <w:szCs w:val="22"/>
        </w:rPr>
        <w:t xml:space="preserve"> ~$165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。相反，若出现回调，</w:t>
      </w:r>
      <w:r w:rsidRPr="00D10BC5">
        <w:rPr>
          <w:rFonts w:ascii="Times New Roman" w:eastAsia="微软雅黑" w:hAnsi="Times New Roman" w:cs="Times New Roman"/>
          <w:b/>
          <w:bCs/>
          <w:sz w:val="22"/>
          <w:szCs w:val="22"/>
        </w:rPr>
        <w:t>支撑位</w:t>
      </w:r>
      <w:r w:rsidRPr="00D10BC5">
        <w:rPr>
          <w:rFonts w:ascii="Times New Roman" w:eastAsia="微软雅黑" w:hAnsi="Times New Roman" w:cs="Times New Roman"/>
          <w:sz w:val="22"/>
          <w:szCs w:val="22"/>
        </w:rPr>
        <w:t>首先看</w:t>
      </w:r>
      <w:r w:rsidRPr="00D10BC5">
        <w:rPr>
          <w:rFonts w:ascii="Times New Roman" w:eastAsia="微软雅黑" w:hAnsi="Times New Roman" w:cs="Times New Roman"/>
          <w:sz w:val="22"/>
          <w:szCs w:val="22"/>
        </w:rPr>
        <w:t xml:space="preserve"> ~$110 (</w:t>
      </w:r>
      <w:hyperlink r:id="rId414" w:anchor=":~:text=PDD%20ADR%20%28PDD%29%20,and%20resistance%20at%20dollar%20131" w:history="1">
        <w:r w:rsidRPr="00D10BC5">
          <w:rPr>
            <w:rStyle w:val="af0"/>
            <w:rFonts w:ascii="Times New Roman" w:eastAsia="微软雅黑" w:hAnsi="Times New Roman" w:cs="Times New Roman"/>
            <w:sz w:val="22"/>
            <w:szCs w:val="22"/>
          </w:rPr>
          <w:t>PDD ADR (PDD) - Technical Analysis - Nasdaq 100 - Investtech</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。该位置接近</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日均线所在，并曾是前期平台突破位，具有较强支撑力度。此外心理关口</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也是重要支撑区域，一旦跌破可能引发技术性卖压。因此，交易上可关注</w:t>
      </w:r>
      <w:r w:rsidRPr="00D10BC5">
        <w:rPr>
          <w:rFonts w:ascii="Times New Roman" w:eastAsia="微软雅黑" w:hAnsi="Times New Roman" w:cs="Times New Roman"/>
          <w:sz w:val="22"/>
          <w:szCs w:val="22"/>
        </w:rPr>
        <w:t>$110</w:t>
      </w:r>
      <w:r w:rsidRPr="00D10BC5">
        <w:rPr>
          <w:rFonts w:ascii="Times New Roman" w:eastAsia="微软雅黑" w:hAnsi="Times New Roman" w:cs="Times New Roman"/>
          <w:sz w:val="22"/>
          <w:szCs w:val="22"/>
        </w:rPr>
        <w:t>一线逢低承接的机会，以及突破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后的追涨机会。总的策略为：在股价未跌破上升趋势线和关键均线前，维持看多思路。只有当明显跌破主要支撑且伴随放量时，短线趋势才会转弱，需要考虑风控。</w:t>
      </w:r>
    </w:p>
    <w:p w14:paraId="0B56FD0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买入时机</w:t>
      </w:r>
      <w:r w:rsidRPr="00D10BC5">
        <w:rPr>
          <w:rFonts w:ascii="Times New Roman" w:eastAsia="微软雅黑" w:hAnsi="Times New Roman" w:cs="Times New Roman"/>
          <w:sz w:val="22"/>
          <w:szCs w:val="22"/>
        </w:rPr>
        <w:t>：鉴于拼多多基本面强劲且估值低企，</w:t>
      </w:r>
      <w:r w:rsidRPr="00D10BC5">
        <w:rPr>
          <w:rFonts w:ascii="Times New Roman" w:eastAsia="微软雅黑" w:hAnsi="Times New Roman" w:cs="Times New Roman"/>
          <w:b/>
          <w:bCs/>
          <w:sz w:val="22"/>
          <w:szCs w:val="22"/>
        </w:rPr>
        <w:t>长线投资者</w:t>
      </w:r>
      <w:r w:rsidRPr="00D10BC5">
        <w:rPr>
          <w:rFonts w:ascii="Times New Roman" w:eastAsia="微软雅黑" w:hAnsi="Times New Roman" w:cs="Times New Roman"/>
          <w:sz w:val="22"/>
          <w:szCs w:val="22"/>
        </w:rPr>
        <w:t>可采取分批布局策略。在市场情绪波动或大盘回调时（例如受宏观消息影响中概股整体走弱的时段），如果拼多多股价回落至支撑区域，可视为提供了更优的买入价位。另一方面，对于</w:t>
      </w:r>
      <w:r w:rsidRPr="00D10BC5">
        <w:rPr>
          <w:rFonts w:ascii="Times New Roman" w:eastAsia="微软雅黑" w:hAnsi="Times New Roman" w:cs="Times New Roman"/>
          <w:b/>
          <w:bCs/>
          <w:sz w:val="22"/>
          <w:szCs w:val="22"/>
        </w:rPr>
        <w:t>波段交易者</w:t>
      </w:r>
      <w:r w:rsidRPr="00D10BC5">
        <w:rPr>
          <w:rFonts w:ascii="Times New Roman" w:eastAsia="微软雅黑" w:hAnsi="Times New Roman" w:cs="Times New Roman"/>
          <w:sz w:val="22"/>
          <w:szCs w:val="22"/>
        </w:rPr>
        <w:t>，若看到股价突破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阻力并确认站稳，可考虑顺势加仓跟进，以捕捉趋势延续带来的收益。同时需留意成交量配合情况，放量</w:t>
      </w:r>
      <w:r w:rsidRPr="00D10BC5">
        <w:rPr>
          <w:rFonts w:ascii="Times New Roman" w:eastAsia="微软雅黑" w:hAnsi="Times New Roman" w:cs="Times New Roman"/>
          <w:sz w:val="22"/>
          <w:szCs w:val="22"/>
        </w:rPr>
        <w:lastRenderedPageBreak/>
        <w:t>突破的有效性更高。拼多多预计将于</w:t>
      </w:r>
      <w:r w:rsidRPr="00D10BC5">
        <w:rPr>
          <w:rFonts w:ascii="Times New Roman" w:eastAsia="微软雅黑" w:hAnsi="Times New Roman" w:cs="Times New Roman"/>
          <w:b/>
          <w:bCs/>
          <w:sz w:val="22"/>
          <w:szCs w:val="22"/>
        </w:rPr>
        <w:t>3</w:t>
      </w:r>
      <w:r w:rsidRPr="00D10BC5">
        <w:rPr>
          <w:rFonts w:ascii="Times New Roman" w:eastAsia="微软雅黑" w:hAnsi="Times New Roman" w:cs="Times New Roman"/>
          <w:b/>
          <w:bCs/>
          <w:sz w:val="22"/>
          <w:szCs w:val="22"/>
        </w:rPr>
        <w:t>月</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日公布最新财报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Q4</w:t>
      </w:r>
      <w:r w:rsidRPr="00D10BC5">
        <w:rPr>
          <w:rFonts w:ascii="Times New Roman" w:eastAsia="微软雅黑" w:hAnsi="Times New Roman" w:cs="Times New Roman"/>
          <w:sz w:val="22"/>
          <w:szCs w:val="22"/>
        </w:rPr>
        <w:t>和全年业绩），上季度每股收益同比增长</w:t>
      </w:r>
      <w:r w:rsidRPr="00D10BC5">
        <w:rPr>
          <w:rFonts w:ascii="Times New Roman" w:eastAsia="微软雅黑" w:hAnsi="Times New Roman" w:cs="Times New Roman"/>
          <w:sz w:val="22"/>
          <w:szCs w:val="22"/>
        </w:rPr>
        <w:t>67%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报发布常带来股价波动，短线交易者可根据业绩和指引相对市场预期的差异，选择在财报前后调整仓位。若业绩大超预期，股价可能一举冲破前高；反之不及预期则可能回踩支撑，届时对于基本面未受损的情况下反而是逢低介入良机。</w:t>
      </w:r>
    </w:p>
    <w:p w14:paraId="2335C6D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风险控制</w:t>
      </w:r>
      <w:r w:rsidRPr="00D10BC5">
        <w:rPr>
          <w:rFonts w:ascii="Times New Roman" w:eastAsia="微软雅黑" w:hAnsi="Times New Roman" w:cs="Times New Roman"/>
          <w:sz w:val="22"/>
          <w:szCs w:val="22"/>
        </w:rPr>
        <w:t>：由于拼多多同时受政策面和市场面因素驱动，投资策略上宜做好风控措施。例如，可设定</w:t>
      </w:r>
      <w:r w:rsidRPr="00D10BC5">
        <w:rPr>
          <w:rFonts w:ascii="Times New Roman" w:eastAsia="微软雅黑" w:hAnsi="Times New Roman" w:cs="Times New Roman"/>
          <w:b/>
          <w:bCs/>
          <w:sz w:val="22"/>
          <w:szCs w:val="22"/>
        </w:rPr>
        <w:t>止损点</w:t>
      </w:r>
      <w:r w:rsidRPr="00D10BC5">
        <w:rPr>
          <w:rFonts w:ascii="Times New Roman" w:eastAsia="微软雅黑" w:hAnsi="Times New Roman" w:cs="Times New Roman"/>
          <w:sz w:val="22"/>
          <w:szCs w:val="22"/>
        </w:rPr>
        <w:t>在跌破重要趋势支撑（如</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日均线下方约</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）的位置，以防范极端情形下损失扩大。对于已经有可观涨幅的仓位，也可以考虑通过</w:t>
      </w:r>
      <w:r w:rsidRPr="00D10BC5">
        <w:rPr>
          <w:rFonts w:ascii="Times New Roman" w:eastAsia="微软雅黑" w:hAnsi="Times New Roman" w:cs="Times New Roman"/>
          <w:b/>
          <w:bCs/>
          <w:sz w:val="22"/>
          <w:szCs w:val="22"/>
        </w:rPr>
        <w:t>分批止盈</w:t>
      </w:r>
      <w:r w:rsidRPr="00D10BC5">
        <w:rPr>
          <w:rFonts w:ascii="Times New Roman" w:eastAsia="微软雅黑" w:hAnsi="Times New Roman" w:cs="Times New Roman"/>
          <w:sz w:val="22"/>
          <w:szCs w:val="22"/>
        </w:rPr>
        <w:t>或卖出看涨期权的方式，逐步锁定部分利润。考虑到拼多多的波动率不算太高（</w:t>
      </w:r>
      <w:r w:rsidRPr="00D10BC5">
        <w:rPr>
          <w:rFonts w:ascii="Times New Roman" w:eastAsia="微软雅黑" w:hAnsi="Times New Roman" w:cs="Times New Roman"/>
          <w:sz w:val="22"/>
          <w:szCs w:val="22"/>
        </w:rPr>
        <w:t>1</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Beta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0.7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），投资者也可以运用一些</w:t>
      </w:r>
      <w:r w:rsidRPr="00D10BC5">
        <w:rPr>
          <w:rFonts w:ascii="Times New Roman" w:eastAsia="微软雅黑" w:hAnsi="Times New Roman" w:cs="Times New Roman"/>
          <w:b/>
          <w:bCs/>
          <w:sz w:val="22"/>
          <w:szCs w:val="22"/>
        </w:rPr>
        <w:t>对冲策略</w:t>
      </w:r>
      <w:r w:rsidRPr="00D10BC5">
        <w:rPr>
          <w:rFonts w:ascii="Times New Roman" w:eastAsia="微软雅黑" w:hAnsi="Times New Roman" w:cs="Times New Roman"/>
          <w:sz w:val="22"/>
          <w:szCs w:val="22"/>
        </w:rPr>
        <w:t>（如持有中概</w:t>
      </w:r>
      <w:r w:rsidRPr="00D10BC5">
        <w:rPr>
          <w:rFonts w:ascii="Times New Roman" w:eastAsia="微软雅黑" w:hAnsi="Times New Roman" w:cs="Times New Roman"/>
          <w:sz w:val="22"/>
          <w:szCs w:val="22"/>
        </w:rPr>
        <w:t>ETF</w:t>
      </w:r>
      <w:r w:rsidRPr="00D10BC5">
        <w:rPr>
          <w:rFonts w:ascii="Times New Roman" w:eastAsia="微软雅黑" w:hAnsi="Times New Roman" w:cs="Times New Roman"/>
          <w:sz w:val="22"/>
          <w:szCs w:val="22"/>
        </w:rPr>
        <w:t>或做空高估中概股）来平滑个股风险。总之，在看好拼多多长期价值的同时，切忌忽视短期风险事件，对仓位和风险敞口进行动态管理是明智的策略。</w:t>
      </w:r>
    </w:p>
    <w:p w14:paraId="611A030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长期展望</w:t>
      </w:r>
      <w:r w:rsidRPr="00D10BC5">
        <w:rPr>
          <w:rFonts w:ascii="Times New Roman" w:eastAsia="微软雅黑" w:hAnsi="Times New Roman" w:cs="Times New Roman"/>
          <w:sz w:val="22"/>
          <w:szCs w:val="22"/>
        </w:rPr>
        <w:t>：从长线投资角度，拼多多具备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基本面扎实</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成长空间广阔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估值合理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的组合特征。投资者应关注公司在</w:t>
      </w:r>
      <w:r w:rsidRPr="00D10BC5">
        <w:rPr>
          <w:rFonts w:ascii="Times New Roman" w:eastAsia="微软雅黑" w:hAnsi="Times New Roman" w:cs="Times New Roman"/>
          <w:b/>
          <w:bCs/>
          <w:sz w:val="22"/>
          <w:szCs w:val="22"/>
        </w:rPr>
        <w:t>拓展高端品类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全球化</w:t>
      </w:r>
      <w:r w:rsidRPr="00D10BC5">
        <w:rPr>
          <w:rFonts w:ascii="Times New Roman" w:eastAsia="微软雅黑" w:hAnsi="Times New Roman" w:cs="Times New Roman"/>
          <w:sz w:val="22"/>
          <w:szCs w:val="22"/>
        </w:rPr>
        <w:t>进程中的执行力，以及行业竞争格局的演变。如果拼多多能够持续扩大自身护城河（例如提升品牌商家占比、完善物流服务）并稳健经营</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等新业务，那么当前股价将有较大的上涨潜力。长期投资策略上，可将拼多多视为中国消费互联网领域的核心配置标的之一，采取</w:t>
      </w:r>
      <w:r w:rsidRPr="00D10BC5">
        <w:rPr>
          <w:rFonts w:ascii="Times New Roman" w:eastAsia="微软雅黑" w:hAnsi="Times New Roman" w:cs="Times New Roman"/>
          <w:b/>
          <w:bCs/>
          <w:sz w:val="22"/>
          <w:szCs w:val="22"/>
        </w:rPr>
        <w:t>逢低加码、长期持有</w:t>
      </w:r>
      <w:r w:rsidRPr="00D10BC5">
        <w:rPr>
          <w:rFonts w:ascii="Times New Roman" w:eastAsia="微软雅黑" w:hAnsi="Times New Roman" w:cs="Times New Roman"/>
          <w:sz w:val="22"/>
          <w:szCs w:val="22"/>
        </w:rPr>
        <w:t>的思路来分享公司成长价值。当然，在持有过程中需根据前述风险因素的发展，定期评估公司的基本面变化，确保投资逻辑未发生根本转变。整体而言，我们对拼多多的长期前景持</w:t>
      </w:r>
      <w:r w:rsidRPr="00D10BC5">
        <w:rPr>
          <w:rFonts w:ascii="Times New Roman" w:eastAsia="微软雅黑" w:hAnsi="Times New Roman" w:cs="Times New Roman"/>
          <w:b/>
          <w:bCs/>
          <w:sz w:val="22"/>
          <w:szCs w:val="22"/>
        </w:rPr>
        <w:t>审慎乐观</w:t>
      </w:r>
      <w:r w:rsidRPr="00D10BC5">
        <w:rPr>
          <w:rFonts w:ascii="Times New Roman" w:eastAsia="微软雅黑" w:hAnsi="Times New Roman" w:cs="Times New Roman"/>
          <w:sz w:val="22"/>
          <w:szCs w:val="22"/>
        </w:rPr>
        <w:t>态度，建议投资者结合自身风险承受能力，制定合适的进入和持有计划。</w:t>
      </w:r>
    </w:p>
    <w:p w14:paraId="3DF29349"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宏观环境影响</w:t>
      </w:r>
    </w:p>
    <w:p w14:paraId="1E09216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全球和中国宏观环境的变化对拼多多的股价有显著影响。首先，</w:t>
      </w:r>
      <w:r w:rsidRPr="00D10BC5">
        <w:rPr>
          <w:rFonts w:ascii="Times New Roman" w:eastAsia="微软雅黑" w:hAnsi="Times New Roman" w:cs="Times New Roman"/>
          <w:b/>
          <w:bCs/>
          <w:sz w:val="22"/>
          <w:szCs w:val="22"/>
        </w:rPr>
        <w:t>中国经济政策和内需走势</w:t>
      </w:r>
      <w:r w:rsidRPr="00D10BC5">
        <w:rPr>
          <w:rFonts w:ascii="Times New Roman" w:eastAsia="微软雅黑" w:hAnsi="Times New Roman" w:cs="Times New Roman"/>
          <w:sz w:val="22"/>
          <w:szCs w:val="22"/>
        </w:rPr>
        <w:t>是决定拼多多业绩预期的关键因素。</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年以来，中国政府采取多项措施试图提振消费，但效果仍待观察。今年初通胀转为负值，引发市场对</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中国陷入通缩、消费疲软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的担忧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。消费信心不足直接影响电商平台的商品成交额。例如，今年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月社零数据低迷令投资者担心阿里、拼多多等企业盈利前景，曾引发股价下跌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。若未来政府加大刺激消费的力度，如发放消费券、减税或提高居民收入，将利好拼多多所在的可选消费板块，提升平台</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和收入增速。相反，如果经济复苏</w:t>
      </w:r>
      <w:r w:rsidRPr="00D10BC5">
        <w:rPr>
          <w:rFonts w:ascii="Times New Roman" w:eastAsia="微软雅黑" w:hAnsi="Times New Roman" w:cs="Times New Roman"/>
          <w:sz w:val="22"/>
          <w:szCs w:val="22"/>
        </w:rPr>
        <w:lastRenderedPageBreak/>
        <w:t>不及预期或疫情等意外冲击消费，拼多多的增长可能放缓，投资者风险偏好降低会对其股价形成压力。</w:t>
      </w:r>
    </w:p>
    <w:p w14:paraId="5F5323A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其次，</w:t>
      </w:r>
      <w:r w:rsidRPr="00D10BC5">
        <w:rPr>
          <w:rFonts w:ascii="Times New Roman" w:eastAsia="微软雅黑" w:hAnsi="Times New Roman" w:cs="Times New Roman"/>
          <w:b/>
          <w:bCs/>
          <w:sz w:val="22"/>
          <w:szCs w:val="22"/>
        </w:rPr>
        <w:t>国际政治与市场情绪</w:t>
      </w:r>
      <w:r w:rsidRPr="00D10BC5">
        <w:rPr>
          <w:rFonts w:ascii="Times New Roman" w:eastAsia="微软雅黑" w:hAnsi="Times New Roman" w:cs="Times New Roman"/>
          <w:sz w:val="22"/>
          <w:szCs w:val="22"/>
        </w:rPr>
        <w:t>也通过风险偏好传导至中概股股价。</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年初，在全球投资者押注中国经济重启和科技创新（如</w:t>
      </w:r>
      <w:r w:rsidRPr="00D10BC5">
        <w:rPr>
          <w:rFonts w:ascii="Times New Roman" w:eastAsia="微软雅黑" w:hAnsi="Times New Roman" w:cs="Times New Roman"/>
          <w:sz w:val="22"/>
          <w:szCs w:val="22"/>
        </w:rPr>
        <w:t>AI</w:t>
      </w:r>
      <w:r w:rsidRPr="00D10BC5">
        <w:rPr>
          <w:rFonts w:ascii="Times New Roman" w:eastAsia="微软雅黑" w:hAnsi="Times New Roman" w:cs="Times New Roman"/>
          <w:sz w:val="22"/>
          <w:szCs w:val="22"/>
        </w:rPr>
        <w:t>浪潮）的背景下，中概股出现了一波强劲反弹：</w:t>
      </w:r>
      <w:r w:rsidRPr="00D10BC5">
        <w:rPr>
          <w:rFonts w:ascii="Times New Roman" w:eastAsia="微软雅黑" w:hAnsi="Times New Roman" w:cs="Times New Roman"/>
          <w:b/>
          <w:bCs/>
          <w:sz w:val="22"/>
          <w:szCs w:val="22"/>
        </w:rPr>
        <w:t>纳斯达克金龙中国指数</w:t>
      </w:r>
      <w:r w:rsidRPr="00D10BC5">
        <w:rPr>
          <w:rFonts w:ascii="Times New Roman" w:eastAsia="微软雅黑" w:hAnsi="Times New Roman" w:cs="Times New Roman"/>
          <w:sz w:val="22"/>
          <w:szCs w:val="22"/>
        </w:rPr>
        <w:t>年内上涨</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，而同期标普</w:t>
      </w:r>
      <w:r w:rsidRPr="00D10BC5">
        <w:rPr>
          <w:rFonts w:ascii="Times New Roman" w:eastAsia="微软雅黑" w:hAnsi="Times New Roman" w:cs="Times New Roman"/>
          <w:sz w:val="22"/>
          <w:szCs w:val="22"/>
        </w:rPr>
        <w:t>500</w:t>
      </w:r>
      <w:r w:rsidRPr="00D10BC5">
        <w:rPr>
          <w:rFonts w:ascii="Times New Roman" w:eastAsia="微软雅黑" w:hAnsi="Times New Roman" w:cs="Times New Roman"/>
          <w:sz w:val="22"/>
          <w:szCs w:val="22"/>
        </w:rPr>
        <w:t>下跌</w:t>
      </w:r>
      <w:r w:rsidRPr="00D10BC5">
        <w:rPr>
          <w:rFonts w:ascii="Times New Roman" w:eastAsia="微软雅黑" w:hAnsi="Times New Roman" w:cs="Times New Roman"/>
          <w:sz w:val="22"/>
          <w:szCs w:val="22"/>
        </w:rPr>
        <w:t>1.9%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。这表明宏观乐观预期时国际资金愿意涌入中国概念股，拼多多也跟随指数上涨。而一旦地缘政治紧张，例如中美贸易摩擦升级（关税互征等），风险情绪转差又会导致中概股同步回调</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月初，中美相互加征农产品关税的消息曾令拼多多、阿里巴巴股价日内分别下挫</w:t>
      </w:r>
      <w:r w:rsidRPr="00D10BC5">
        <w:rPr>
          <w:rFonts w:ascii="Times New Roman" w:eastAsia="微软雅黑" w:hAnsi="Times New Roman" w:cs="Times New Roman"/>
          <w:sz w:val="22"/>
          <w:szCs w:val="22"/>
        </w:rPr>
        <w:t>2.2%</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2.5%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。投资者需密切关注中美贸易谈判、科技制裁等动态。这些宏观事件往往</w:t>
      </w:r>
      <w:r w:rsidRPr="00D10BC5">
        <w:rPr>
          <w:rFonts w:ascii="Times New Roman" w:eastAsia="微软雅黑" w:hAnsi="Times New Roman" w:cs="Times New Roman"/>
          <w:b/>
          <w:bCs/>
          <w:sz w:val="22"/>
          <w:szCs w:val="22"/>
        </w:rPr>
        <w:t>瞬时影响</w:t>
      </w:r>
      <w:r w:rsidRPr="00D10BC5">
        <w:rPr>
          <w:rFonts w:ascii="Times New Roman" w:eastAsia="微软雅黑" w:hAnsi="Times New Roman" w:cs="Times New Roman"/>
          <w:sz w:val="22"/>
          <w:szCs w:val="22"/>
        </w:rPr>
        <w:t>市场情绪，即使对公司基本面直接冲击有限，也会带来短期股价波动。对于长线投资者而言，这种情绪驱动的下跌可能提供逢低布局良机，但短线交易者则需做好风控以防止踩雷。</w:t>
      </w:r>
    </w:p>
    <w:p w14:paraId="138B1F6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最后，</w:t>
      </w:r>
      <w:r w:rsidRPr="00D10BC5">
        <w:rPr>
          <w:rFonts w:ascii="Times New Roman" w:eastAsia="微软雅黑" w:hAnsi="Times New Roman" w:cs="Times New Roman"/>
          <w:b/>
          <w:bCs/>
          <w:sz w:val="22"/>
          <w:szCs w:val="22"/>
        </w:rPr>
        <w:t>全球货币政策和市场流动性</w:t>
      </w:r>
      <w:r w:rsidRPr="00D10BC5">
        <w:rPr>
          <w:rFonts w:ascii="Times New Roman" w:eastAsia="微软雅黑" w:hAnsi="Times New Roman" w:cs="Times New Roman"/>
          <w:sz w:val="22"/>
          <w:szCs w:val="22"/>
        </w:rPr>
        <w:t>通过影响估值来左右拼多多股价。美联储加息节奏放缓甚至转向，将提升成长股的估值吸引力。在利率上行周期趋于结束之际，市场资金更青睐高增长资产。这是今年以来科技股普遍反弹、中概股走强的重要原因之一。如果未来美国进入降息周期，风险资产可能进一步受益，拼多多有望享受估值提升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东风</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。反之，若通胀反弹迫使主要央行重拾紧缩政策，科技互联网板块估值或将承压。另外，人民币汇率稳定与否也会影响以美元计价的拼多多</w:t>
      </w:r>
      <w:r w:rsidRPr="00D10BC5">
        <w:rPr>
          <w:rFonts w:ascii="Times New Roman" w:eastAsia="微软雅黑" w:hAnsi="Times New Roman" w:cs="Times New Roman"/>
          <w:sz w:val="22"/>
          <w:szCs w:val="22"/>
        </w:rPr>
        <w:t>ADR</w:t>
      </w:r>
      <w:r w:rsidRPr="00D10BC5">
        <w:rPr>
          <w:rFonts w:ascii="Times New Roman" w:eastAsia="微软雅黑" w:hAnsi="Times New Roman" w:cs="Times New Roman"/>
          <w:sz w:val="22"/>
          <w:szCs w:val="22"/>
        </w:rPr>
        <w:t>股价。当人民币走强时，海外投资者持有中概股的汇率风险下降，股价相应得到支撑；反之人民币贬值阶段，中概股折算美元收益降低，可能拖累股价表现。当前人民币汇率相对平稳，汇率因素对拼多多影响中性，但需持续关注地缘风险对汇率的冲击。</w:t>
      </w:r>
    </w:p>
    <w:p w14:paraId="5B40573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综合来看，拼多多所处的大环境机遇与挑战并存：</w:t>
      </w:r>
      <w:r w:rsidRPr="00D10BC5">
        <w:rPr>
          <w:rFonts w:ascii="Times New Roman" w:eastAsia="微软雅黑" w:hAnsi="Times New Roman" w:cs="Times New Roman"/>
          <w:b/>
          <w:bCs/>
          <w:sz w:val="22"/>
          <w:szCs w:val="22"/>
        </w:rPr>
        <w:t>中国消费复苏</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全球流动性改善</w:t>
      </w:r>
      <w:r w:rsidRPr="00D10BC5">
        <w:rPr>
          <w:rFonts w:ascii="Times New Roman" w:eastAsia="微软雅黑" w:hAnsi="Times New Roman" w:cs="Times New Roman"/>
          <w:sz w:val="22"/>
          <w:szCs w:val="22"/>
        </w:rPr>
        <w:t>将是股价上涨的催化剂，而</w:t>
      </w:r>
      <w:r w:rsidRPr="00D10BC5">
        <w:rPr>
          <w:rFonts w:ascii="Times New Roman" w:eastAsia="微软雅黑" w:hAnsi="Times New Roman" w:cs="Times New Roman"/>
          <w:b/>
          <w:bCs/>
          <w:sz w:val="22"/>
          <w:szCs w:val="22"/>
        </w:rPr>
        <w:t>宏观不确定性</w:t>
      </w:r>
      <w:r w:rsidRPr="00D10BC5">
        <w:rPr>
          <w:rFonts w:ascii="Times New Roman" w:eastAsia="微软雅黑" w:hAnsi="Times New Roman" w:cs="Times New Roman"/>
          <w:sz w:val="22"/>
          <w:szCs w:val="22"/>
        </w:rPr>
        <w:t>（如地缘冲突、政策收紧）则可能带来阵痛。投资者应密切跟踪宏观指标（消费者信心指数、社零总额增长等）和重大政策动向，以评估对拼多多基本面及估值的潜在影响。在宏观利好与公司微观优势共振时，拼多多股票有望实现超额收益；反之，在宏观逆风和风险事件下，也需有足够耐心和定力持有，或根据风险管理策略进行适度调整仓位。展望未来，只要中国经济保持中长期稳定增长，居民消费持续升级，拼多多作为新兴电商龙头有望在宏观大潮中稳步前行，为投资者创造可观回报。</w:t>
      </w:r>
    </w:p>
    <w:p w14:paraId="4E5E6D3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lastRenderedPageBreak/>
        <w:t>结论和投资建议</w:t>
      </w:r>
      <w:r w:rsidRPr="00D10BC5">
        <w:rPr>
          <w:rFonts w:ascii="Times New Roman" w:eastAsia="微软雅黑" w:hAnsi="Times New Roman" w:cs="Times New Roman"/>
          <w:sz w:val="22"/>
          <w:szCs w:val="22"/>
        </w:rPr>
        <w:t>：综合以上分析，我们认为</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（拼多多）具有</w:t>
      </w:r>
      <w:r w:rsidRPr="00D10BC5">
        <w:rPr>
          <w:rFonts w:ascii="Times New Roman" w:eastAsia="微软雅黑" w:hAnsi="Times New Roman" w:cs="Times New Roman"/>
          <w:b/>
          <w:bCs/>
          <w:sz w:val="22"/>
          <w:szCs w:val="22"/>
        </w:rPr>
        <w:t>高增长性、盈利能力强、估值偏低</w:t>
      </w:r>
      <w:r w:rsidRPr="00D10BC5">
        <w:rPr>
          <w:rFonts w:ascii="Times New Roman" w:eastAsia="微软雅黑" w:hAnsi="Times New Roman" w:cs="Times New Roman"/>
          <w:sz w:val="22"/>
          <w:szCs w:val="22"/>
        </w:rPr>
        <w:t>的特征，长期投资价值突出。当前股价相对于我们的估值区间存在明显低估。在风险因素可控、公司竞争力持续强化的前提下，我们对拼多多维持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长期买入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的投资评级。短期波动可能来自宏观和政策面的不确定，但拉长时间看，拼多多有望凭借其创新商业模式和庞大用户基础，在中国及全球电商版图中扮演越来越重要的角色，为股东创造长期价值。</w:t>
      </w:r>
    </w:p>
    <w:p w14:paraId="17908C1C"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（完）</w:t>
      </w:r>
    </w:p>
    <w:p w14:paraId="1F5BB95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参考来源</w:t>
      </w:r>
      <w:r w:rsidRPr="00D10BC5">
        <w:rPr>
          <w:rFonts w:ascii="Times New Roman" w:eastAsia="微软雅黑" w:hAnsi="Times New Roman" w:cs="Times New Roman"/>
          <w:sz w:val="22"/>
          <w:szCs w:val="22"/>
        </w:rPr>
        <w:t>：公司财报及投资者资料，</w:t>
      </w:r>
      <w:r w:rsidRPr="00D10BC5">
        <w:rPr>
          <w:rFonts w:ascii="Times New Roman" w:eastAsia="微软雅黑" w:hAnsi="Times New Roman" w:cs="Times New Roman"/>
          <w:sz w:val="22"/>
          <w:szCs w:val="22"/>
        </w:rPr>
        <w:t>Morningstar</w:t>
      </w:r>
      <w:r w:rsidRPr="00D10BC5">
        <w:rPr>
          <w:rFonts w:ascii="Times New Roman" w:eastAsia="微软雅黑" w:hAnsi="Times New Roman" w:cs="Times New Roman"/>
          <w:sz w:val="22"/>
          <w:szCs w:val="22"/>
        </w:rPr>
        <w:t>股票分析报告</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GuruFocus</w:t>
      </w:r>
      <w:r w:rsidRPr="00D10BC5">
        <w:rPr>
          <w:rFonts w:ascii="Times New Roman" w:eastAsia="微软雅黑" w:hAnsi="Times New Roman" w:cs="Times New Roman"/>
          <w:sz w:val="22"/>
          <w:szCs w:val="22"/>
        </w:rPr>
        <w:t>股票手册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Barron's</w:t>
      </w:r>
      <w:r w:rsidRPr="00D10BC5">
        <w:rPr>
          <w:rFonts w:ascii="Times New Roman" w:eastAsia="微软雅黑" w:hAnsi="Times New Roman" w:cs="Times New Roman"/>
          <w:sz w:val="22"/>
          <w:szCs w:val="22"/>
        </w:rPr>
        <w:t>财经报道</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投资评级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等。上述资料数据截至</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日，投资建议仅供参考，请投资者注意市场风险。</w:t>
      </w:r>
    </w:p>
    <w:p w14:paraId="693FDEF7" w14:textId="64CF5DF8" w:rsidR="007B6C91" w:rsidRPr="004C33BC" w:rsidRDefault="007B6C91" w:rsidP="007B6C91">
      <w:pPr>
        <w:pStyle w:val="2"/>
        <w:rPr>
          <w:rFonts w:ascii="Times New Roman" w:eastAsia="微软雅黑" w:hAnsi="Times New Roman" w:cs="Times New Roman"/>
          <w:b/>
          <w:bCs/>
          <w:sz w:val="22"/>
          <w:szCs w:val="22"/>
        </w:rPr>
      </w:pPr>
      <w:bookmarkStart w:id="26" w:name="_Toc197087785"/>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PD</w:t>
      </w:r>
      <w:r w:rsidRPr="004C33BC">
        <w:rPr>
          <w:rFonts w:ascii="Times New Roman" w:eastAsia="微软雅黑" w:hAnsi="Times New Roman" w:cs="Times New Roman"/>
          <w:b/>
          <w:bCs/>
          <w:sz w:val="22"/>
          <w:szCs w:val="22"/>
        </w:rPr>
        <w:t xml:space="preserve">D </w:t>
      </w:r>
      <w:r>
        <w:rPr>
          <w:rFonts w:ascii="Times New Roman" w:eastAsia="微软雅黑" w:hAnsi="Times New Roman" w:cs="Times New Roman" w:hint="eastAsia"/>
          <w:b/>
          <w:bCs/>
          <w:sz w:val="22"/>
          <w:szCs w:val="22"/>
        </w:rPr>
        <w:t>投资分析与建议</w:t>
      </w:r>
      <w:bookmarkEnd w:id="26"/>
    </w:p>
    <w:p w14:paraId="43F2DC8D"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以下是基于上传文件和专业分析方法综合整理的</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（拼多多）投资分析与建议报告：</w:t>
      </w:r>
    </w:p>
    <w:p w14:paraId="5703D9F3"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一、公司概况</w:t>
      </w:r>
    </w:p>
    <w:p w14:paraId="49CD191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PDD Holdings Inc</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NASDAQ: PDD</w:t>
      </w:r>
      <w:r w:rsidRPr="00820BD8">
        <w:rPr>
          <w:rFonts w:ascii="Times New Roman" w:eastAsia="微软雅黑" w:hAnsi="Times New Roman" w:cs="Times New Roman"/>
          <w:sz w:val="22"/>
          <w:szCs w:val="22"/>
        </w:rPr>
        <w:t>）是一家总部位于爱尔兰的跨国电商公司，旗下主要运营电商平台拼多多（</w:t>
      </w:r>
      <w:r w:rsidRPr="00820BD8">
        <w:rPr>
          <w:rFonts w:ascii="Times New Roman" w:eastAsia="微软雅黑" w:hAnsi="Times New Roman" w:cs="Times New Roman"/>
          <w:sz w:val="22"/>
          <w:szCs w:val="22"/>
        </w:rPr>
        <w:t>Pinduoduo</w:t>
      </w:r>
      <w:r w:rsidRPr="00820BD8">
        <w:rPr>
          <w:rFonts w:ascii="Times New Roman" w:eastAsia="微软雅黑" w:hAnsi="Times New Roman" w:cs="Times New Roman"/>
          <w:sz w:val="22"/>
          <w:szCs w:val="22"/>
        </w:rPr>
        <w:t>）和跨境电商平台</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。拼多多主要针对中国大陆市场，以团购和补贴的营销方式迅速扩大市场份额。</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则主攻国际市场，特别是美国，依靠高性价比产品和大量补贴迅速获取市场份额。</w:t>
      </w:r>
    </w:p>
    <w:p w14:paraId="5C4965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二、财务分析</w:t>
      </w:r>
    </w:p>
    <w:p w14:paraId="06CA6B6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核心财务数据</w:t>
      </w:r>
    </w:p>
    <w:p w14:paraId="1E882930"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2023</w:t>
      </w:r>
      <w:r w:rsidRPr="00820BD8">
        <w:rPr>
          <w:rFonts w:ascii="Times New Roman" w:eastAsia="微软雅黑" w:hAnsi="Times New Roman" w:cs="Times New Roman"/>
          <w:b/>
          <w:bCs/>
          <w:sz w:val="22"/>
          <w:szCs w:val="22"/>
        </w:rPr>
        <w:t>年总收入</w:t>
      </w:r>
      <w:r w:rsidRPr="00820BD8">
        <w:rPr>
          <w:rFonts w:ascii="Times New Roman" w:eastAsia="微软雅黑" w:hAnsi="Times New Roman" w:cs="Times New Roman"/>
          <w:sz w:val="22"/>
          <w:szCs w:val="22"/>
        </w:rPr>
        <w:t>: 2476.39</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89.68%</w:t>
      </w:r>
      <w:r w:rsidRPr="00820BD8">
        <w:rPr>
          <w:rFonts w:ascii="Times New Roman" w:eastAsia="微软雅黑" w:hAnsi="Times New Roman" w:cs="Times New Roman"/>
          <w:sz w:val="22"/>
          <w:szCs w:val="22"/>
        </w:rPr>
        <w:t>。</w:t>
      </w:r>
    </w:p>
    <w:p w14:paraId="68A0E230"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净利润</w:t>
      </w:r>
      <w:r w:rsidRPr="00820BD8">
        <w:rPr>
          <w:rFonts w:ascii="Times New Roman" w:eastAsia="微软雅黑" w:hAnsi="Times New Roman" w:cs="Times New Roman"/>
          <w:sz w:val="22"/>
          <w:szCs w:val="22"/>
        </w:rPr>
        <w:t>: 600.3</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90.33%</w:t>
      </w:r>
      <w:r w:rsidRPr="00820BD8">
        <w:rPr>
          <w:rFonts w:ascii="Times New Roman" w:eastAsia="微软雅黑" w:hAnsi="Times New Roman" w:cs="Times New Roman"/>
          <w:sz w:val="22"/>
          <w:szCs w:val="22"/>
        </w:rPr>
        <w:t>。</w:t>
      </w:r>
    </w:p>
    <w:p w14:paraId="7F123DC6"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当前市盈率（</w:t>
      </w:r>
      <w:r w:rsidRPr="00820BD8">
        <w:rPr>
          <w:rFonts w:ascii="Times New Roman" w:eastAsia="微软雅黑" w:hAnsi="Times New Roman" w:cs="Times New Roman"/>
          <w:b/>
          <w:bCs/>
          <w:sz w:val="22"/>
          <w:szCs w:val="22"/>
        </w:rPr>
        <w:t>PE Ratio</w:t>
      </w:r>
      <w:r w:rsidRPr="00820BD8">
        <w:rPr>
          <w:rFonts w:ascii="Times New Roman" w:eastAsia="微软雅黑" w:hAnsi="Times New Roman" w:cs="Times New Roman"/>
          <w:b/>
          <w:bCs/>
          <w:sz w:val="22"/>
          <w:szCs w:val="22"/>
        </w:rPr>
        <w:t>）</w:t>
      </w:r>
      <w:r w:rsidRPr="00820BD8">
        <w:rPr>
          <w:rFonts w:ascii="Times New Roman" w:eastAsia="微软雅黑" w:hAnsi="Times New Roman" w:cs="Times New Roman"/>
          <w:sz w:val="22"/>
          <w:szCs w:val="22"/>
        </w:rPr>
        <w:t>: 12.0</w:t>
      </w:r>
      <w:r w:rsidRPr="00820BD8">
        <w:rPr>
          <w:rFonts w:ascii="Times New Roman" w:eastAsia="微软雅黑" w:hAnsi="Times New Roman" w:cs="Times New Roman"/>
          <w:sz w:val="22"/>
          <w:szCs w:val="22"/>
        </w:rPr>
        <w:t>倍（相对较低）。</w:t>
      </w:r>
    </w:p>
    <w:p w14:paraId="79D8DC2C"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现金流充裕</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自由现金流占营收比</w:t>
      </w:r>
      <w:r w:rsidRPr="00820BD8">
        <w:rPr>
          <w:rFonts w:ascii="Times New Roman" w:eastAsia="微软雅黑" w:hAnsi="Times New Roman" w:cs="Times New Roman"/>
          <w:sz w:val="22"/>
          <w:szCs w:val="22"/>
        </w:rPr>
        <w:t>34.6%</w:t>
      </w:r>
      <w:r w:rsidRPr="00820BD8">
        <w:rPr>
          <w:rFonts w:ascii="Times New Roman" w:eastAsia="微软雅黑" w:hAnsi="Times New Roman" w:cs="Times New Roman"/>
          <w:sz w:val="22"/>
          <w:szCs w:val="22"/>
        </w:rPr>
        <w:t>，现金储备充足，财务健康状况稳健。</w:t>
      </w:r>
    </w:p>
    <w:p w14:paraId="0F837EF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lastRenderedPageBreak/>
        <w:t>盈利能力指标</w:t>
      </w:r>
    </w:p>
    <w:p w14:paraId="42A9C03D"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股本回报率</w:t>
      </w:r>
      <w:r w:rsidRPr="00820BD8">
        <w:rPr>
          <w:rFonts w:ascii="Times New Roman" w:eastAsia="微软雅黑" w:hAnsi="Times New Roman" w:cs="Times New Roman"/>
          <w:sz w:val="22"/>
          <w:szCs w:val="22"/>
        </w:rPr>
        <w:t>(ROE): 49.2%</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20.7%</w:t>
      </w:r>
      <w:r w:rsidRPr="00820BD8">
        <w:rPr>
          <w:rFonts w:ascii="Times New Roman" w:eastAsia="微软雅黑" w:hAnsi="Times New Roman" w:cs="Times New Roman"/>
          <w:sz w:val="22"/>
          <w:szCs w:val="22"/>
        </w:rPr>
        <w:t>）</w:t>
      </w:r>
    </w:p>
    <w:p w14:paraId="0540B217"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净利润率</w:t>
      </w:r>
      <w:r w:rsidRPr="00820BD8">
        <w:rPr>
          <w:rFonts w:ascii="Times New Roman" w:eastAsia="微软雅黑" w:hAnsi="Times New Roman" w:cs="Times New Roman"/>
          <w:sz w:val="22"/>
          <w:szCs w:val="22"/>
        </w:rPr>
        <w:t>: 29.1%</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8.8%</w:t>
      </w:r>
      <w:r w:rsidRPr="00820BD8">
        <w:rPr>
          <w:rFonts w:ascii="Times New Roman" w:eastAsia="微软雅黑" w:hAnsi="Times New Roman" w:cs="Times New Roman"/>
          <w:sz w:val="22"/>
          <w:szCs w:val="22"/>
        </w:rPr>
        <w:t>）</w:t>
      </w:r>
    </w:p>
    <w:p w14:paraId="1DFCCC3D"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营运利润率</w:t>
      </w:r>
      <w:r w:rsidRPr="00820BD8">
        <w:rPr>
          <w:rFonts w:ascii="Times New Roman" w:eastAsia="微软雅黑" w:hAnsi="Times New Roman" w:cs="Times New Roman"/>
          <w:sz w:val="22"/>
          <w:szCs w:val="22"/>
        </w:rPr>
        <w:t>: 28.3%</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11%</w:t>
      </w:r>
      <w:r w:rsidRPr="00820BD8">
        <w:rPr>
          <w:rFonts w:ascii="Times New Roman" w:eastAsia="微软雅黑" w:hAnsi="Times New Roman" w:cs="Times New Roman"/>
          <w:sz w:val="22"/>
          <w:szCs w:val="22"/>
        </w:rPr>
        <w:t>）。</w:t>
      </w:r>
    </w:p>
    <w:p w14:paraId="0633F643"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这些数据表明</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拥有显著高于行业平均水平的盈利能力。</w:t>
      </w:r>
    </w:p>
    <w:p w14:paraId="127B215D"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三、估值分析</w:t>
      </w:r>
    </w:p>
    <w:p w14:paraId="18BBA908"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通过多种估值方法对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进行分析：</w:t>
      </w:r>
    </w:p>
    <w:p w14:paraId="72504CE1" w14:textId="77777777" w:rsidR="00820BD8" w:rsidRPr="00820BD8" w:rsidRDefault="00820BD8">
      <w:pPr>
        <w:numPr>
          <w:ilvl w:val="0"/>
          <w:numId w:val="16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DCF</w:t>
      </w:r>
      <w:r w:rsidRPr="00820BD8">
        <w:rPr>
          <w:rFonts w:ascii="Times New Roman" w:eastAsia="微软雅黑" w:hAnsi="Times New Roman" w:cs="Times New Roman"/>
          <w:b/>
          <w:bCs/>
          <w:sz w:val="22"/>
          <w:szCs w:val="22"/>
        </w:rPr>
        <w:t>现金流折现估值法</w:t>
      </w:r>
      <w:r w:rsidRPr="00820BD8">
        <w:rPr>
          <w:rFonts w:ascii="Times New Roman" w:eastAsia="微软雅黑" w:hAnsi="Times New Roman" w:cs="Times New Roman"/>
          <w:sz w:val="22"/>
          <w:szCs w:val="22"/>
        </w:rPr>
        <w:t>：</w:t>
      </w:r>
    </w:p>
    <w:p w14:paraId="0DA23DB1"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每股合理价值：</w:t>
      </w:r>
      <w:r w:rsidRPr="00820BD8">
        <w:rPr>
          <w:rFonts w:ascii="Times New Roman" w:eastAsia="微软雅黑" w:hAnsi="Times New Roman" w:cs="Times New Roman"/>
          <w:sz w:val="22"/>
          <w:szCs w:val="22"/>
        </w:rPr>
        <w:t>134</w:t>
      </w:r>
      <w:r w:rsidRPr="00820BD8">
        <w:rPr>
          <w:rFonts w:ascii="Times New Roman" w:eastAsia="微软雅黑" w:hAnsi="Times New Roman" w:cs="Times New Roman"/>
          <w:sz w:val="22"/>
          <w:szCs w:val="22"/>
        </w:rPr>
        <w:t>美元</w:t>
      </w:r>
    </w:p>
    <w:p w14:paraId="24255CC9"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当前股价：</w:t>
      </w:r>
      <w:r w:rsidRPr="00820BD8">
        <w:rPr>
          <w:rFonts w:ascii="Times New Roman" w:eastAsia="微软雅黑" w:hAnsi="Times New Roman" w:cs="Times New Roman"/>
          <w:sz w:val="22"/>
          <w:szCs w:val="22"/>
        </w:rPr>
        <w:t>126.79</w:t>
      </w:r>
      <w:r w:rsidRPr="00820BD8">
        <w:rPr>
          <w:rFonts w:ascii="Times New Roman" w:eastAsia="微软雅黑" w:hAnsi="Times New Roman" w:cs="Times New Roman"/>
          <w:sz w:val="22"/>
          <w:szCs w:val="22"/>
        </w:rPr>
        <w:t>美元</w:t>
      </w:r>
    </w:p>
    <w:p w14:paraId="48654850"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估值比率（</w:t>
      </w:r>
      <w:r w:rsidRPr="00820BD8">
        <w:rPr>
          <w:rFonts w:ascii="Times New Roman" w:eastAsia="微软雅黑" w:hAnsi="Times New Roman" w:cs="Times New Roman"/>
          <w:sz w:val="22"/>
          <w:szCs w:val="22"/>
        </w:rPr>
        <w:t>Price/FVE</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0.95</w:t>
      </w:r>
      <w:r w:rsidRPr="00820BD8">
        <w:rPr>
          <w:rFonts w:ascii="Times New Roman" w:eastAsia="微软雅黑" w:hAnsi="Times New Roman" w:cs="Times New Roman"/>
          <w:sz w:val="22"/>
          <w:szCs w:val="22"/>
        </w:rPr>
        <w:t>，表明股票当前略低于其内在价值。</w:t>
      </w:r>
    </w:p>
    <w:p w14:paraId="7093EEDD" w14:textId="77777777" w:rsidR="00820BD8" w:rsidRPr="00820BD8" w:rsidRDefault="00820BD8">
      <w:pPr>
        <w:numPr>
          <w:ilvl w:val="0"/>
          <w:numId w:val="16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分析师目标价</w:t>
      </w:r>
      <w:r w:rsidRPr="00820BD8">
        <w:rPr>
          <w:rFonts w:ascii="Times New Roman" w:eastAsia="微软雅黑" w:hAnsi="Times New Roman" w:cs="Times New Roman"/>
          <w:sz w:val="22"/>
          <w:szCs w:val="22"/>
        </w:rPr>
        <w:t>：</w:t>
      </w:r>
    </w:p>
    <w:p w14:paraId="763F9143"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综合分析师</w:t>
      </w:r>
      <w:r w:rsidRPr="00820BD8">
        <w:rPr>
          <w:rFonts w:ascii="Times New Roman" w:eastAsia="微软雅黑" w:hAnsi="Times New Roman" w:cs="Times New Roman"/>
          <w:sz w:val="22"/>
          <w:szCs w:val="22"/>
        </w:rPr>
        <w:t>12</w:t>
      </w:r>
      <w:r w:rsidRPr="00820BD8">
        <w:rPr>
          <w:rFonts w:ascii="Times New Roman" w:eastAsia="微软雅黑" w:hAnsi="Times New Roman" w:cs="Times New Roman"/>
          <w:sz w:val="22"/>
          <w:szCs w:val="22"/>
        </w:rPr>
        <w:t>个月目标价：</w:t>
      </w:r>
      <w:r w:rsidRPr="00820BD8">
        <w:rPr>
          <w:rFonts w:ascii="Times New Roman" w:eastAsia="微软雅黑" w:hAnsi="Times New Roman" w:cs="Times New Roman"/>
          <w:sz w:val="22"/>
          <w:szCs w:val="22"/>
        </w:rPr>
        <w:t>171.5</w:t>
      </w:r>
      <w:r w:rsidRPr="00820BD8">
        <w:rPr>
          <w:rFonts w:ascii="Times New Roman" w:eastAsia="微软雅黑" w:hAnsi="Times New Roman" w:cs="Times New Roman"/>
          <w:sz w:val="22"/>
          <w:szCs w:val="22"/>
        </w:rPr>
        <w:t>美元，较当前价格上涨空间约为</w:t>
      </w:r>
      <w:r w:rsidRPr="00820BD8">
        <w:rPr>
          <w:rFonts w:ascii="Times New Roman" w:eastAsia="微软雅黑" w:hAnsi="Times New Roman" w:cs="Times New Roman"/>
          <w:sz w:val="22"/>
          <w:szCs w:val="22"/>
        </w:rPr>
        <w:t>36%</w:t>
      </w:r>
      <w:r w:rsidRPr="00820BD8">
        <w:rPr>
          <w:rFonts w:ascii="Times New Roman" w:eastAsia="微软雅黑" w:hAnsi="Times New Roman" w:cs="Times New Roman"/>
          <w:sz w:val="22"/>
          <w:szCs w:val="22"/>
        </w:rPr>
        <w:t>。</w:t>
      </w:r>
    </w:p>
    <w:p w14:paraId="7FB4B6A4"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综合多种估值方式，</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目前处于略微低估状态，具备一定投资吸引力。</w:t>
      </w:r>
    </w:p>
    <w:p w14:paraId="52CFA2CB"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四、风险因素</w:t>
      </w:r>
    </w:p>
    <w:p w14:paraId="02A53146"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地缘政治及监管风险</w:t>
      </w:r>
      <w:r w:rsidRPr="00820BD8">
        <w:rPr>
          <w:rFonts w:ascii="Times New Roman" w:eastAsia="微软雅黑" w:hAnsi="Times New Roman" w:cs="Times New Roman"/>
          <w:sz w:val="22"/>
          <w:szCs w:val="22"/>
        </w:rPr>
        <w:t>：美国对来自中国的电商平台（如</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）的监管可能加强，若</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被禁止或征收更高的关税，对公司国际化布局会造成巨大冲击。</w:t>
      </w:r>
    </w:p>
    <w:p w14:paraId="165FF0A5"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竞争加剧风险</w:t>
      </w:r>
      <w:r w:rsidRPr="00820BD8">
        <w:rPr>
          <w:rFonts w:ascii="Times New Roman" w:eastAsia="微软雅黑" w:hAnsi="Times New Roman" w:cs="Times New Roman"/>
          <w:sz w:val="22"/>
          <w:szCs w:val="22"/>
        </w:rPr>
        <w:t>：除了阿里巴巴和京东，抖音、快手等平台也在迅速抢占电商市场，增加</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的市场竞争压力。</w:t>
      </w:r>
    </w:p>
    <w:p w14:paraId="799FB5D8"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经营成本上升风险</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的物流费用、补贴成本持续升高，可能挤压利润率。</w:t>
      </w:r>
    </w:p>
    <w:p w14:paraId="7F10106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五、与主要竞争对手的对比分析</w:t>
      </w:r>
    </w:p>
    <w:p w14:paraId="2651759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lastRenderedPageBreak/>
        <w:t>PDD</w:t>
      </w:r>
      <w:r w:rsidRPr="00820BD8">
        <w:rPr>
          <w:rFonts w:ascii="Times New Roman" w:eastAsia="微软雅黑" w:hAnsi="Times New Roman" w:cs="Times New Roman"/>
          <w:sz w:val="22"/>
          <w:szCs w:val="22"/>
        </w:rPr>
        <w:t>在过去一年</w:t>
      </w:r>
      <w:r w:rsidRPr="00820BD8">
        <w:rPr>
          <w:rFonts w:ascii="Times New Roman" w:eastAsia="微软雅黑" w:hAnsi="Times New Roman" w:cs="Times New Roman"/>
          <w:sz w:val="22"/>
          <w:szCs w:val="22"/>
        </w:rPr>
        <w:t>GMV</w:t>
      </w:r>
      <w:r w:rsidRPr="00820BD8">
        <w:rPr>
          <w:rFonts w:ascii="Times New Roman" w:eastAsia="微软雅黑" w:hAnsi="Times New Roman" w:cs="Times New Roman"/>
          <w:sz w:val="22"/>
          <w:szCs w:val="22"/>
        </w:rPr>
        <w:t>增长率高达</w:t>
      </w:r>
      <w:r w:rsidRPr="00820BD8">
        <w:rPr>
          <w:rFonts w:ascii="Times New Roman" w:eastAsia="微软雅黑" w:hAnsi="Times New Roman" w:cs="Times New Roman"/>
          <w:sz w:val="22"/>
          <w:szCs w:val="22"/>
        </w:rPr>
        <w:t>20%</w:t>
      </w:r>
      <w:r w:rsidRPr="00820BD8">
        <w:rPr>
          <w:rFonts w:ascii="Times New Roman" w:eastAsia="微软雅黑" w:hAnsi="Times New Roman" w:cs="Times New Roman"/>
          <w:sz w:val="22"/>
          <w:szCs w:val="22"/>
        </w:rPr>
        <w:t>左右，远高于京东的个位数增长和阿里巴巴的低个位数增长。相比之下，京东拥有完善的物流体系，而</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物流依赖第三方，长期来看效率和成本管控不及京东。</w:t>
      </w:r>
    </w:p>
    <w:p w14:paraId="1E19E52C"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六、宏观经济与政策影响</w:t>
      </w:r>
    </w:p>
    <w:p w14:paraId="62799A5B"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宏观经济环境对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影响显著。中国经济环境疲弱可能影响平台用户消费力。监管方面，美国可能针对</w:t>
      </w:r>
      <w:r w:rsidRPr="00820BD8">
        <w:rPr>
          <w:rFonts w:ascii="Times New Roman" w:eastAsia="微软雅黑" w:hAnsi="Times New Roman" w:cs="Times New Roman"/>
          <w:sz w:val="22"/>
          <w:szCs w:val="22"/>
        </w:rPr>
        <w:t>800</w:t>
      </w:r>
      <w:r w:rsidRPr="00820BD8">
        <w:rPr>
          <w:rFonts w:ascii="Times New Roman" w:eastAsia="微软雅黑" w:hAnsi="Times New Roman" w:cs="Times New Roman"/>
          <w:sz w:val="22"/>
          <w:szCs w:val="22"/>
        </w:rPr>
        <w:t>美元以下免税进口商品实施新政策，这将直接影响</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平台利润和竞争力。</w:t>
      </w:r>
    </w:p>
    <w:p w14:paraId="6E2378E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七、投资建议与操作策略</w:t>
      </w:r>
    </w:p>
    <w:p w14:paraId="61E36DE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具体买卖策略建议</w:t>
      </w:r>
    </w:p>
    <w:p w14:paraId="6CFBDACE" w14:textId="77777777" w:rsidR="00820BD8" w:rsidRPr="00820BD8" w:rsidRDefault="00820BD8">
      <w:pPr>
        <w:numPr>
          <w:ilvl w:val="0"/>
          <w:numId w:val="166"/>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目标价格与估值</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 xml:space="preserve"> </w:t>
      </w:r>
    </w:p>
    <w:p w14:paraId="15061144"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买入区间：</w:t>
      </w:r>
      <w:r w:rsidRPr="00820BD8">
        <w:rPr>
          <w:rFonts w:ascii="Times New Roman" w:eastAsia="微软雅黑" w:hAnsi="Times New Roman" w:cs="Times New Roman"/>
          <w:sz w:val="22"/>
          <w:szCs w:val="22"/>
        </w:rPr>
        <w:t>120-128</w:t>
      </w:r>
      <w:r w:rsidRPr="00820BD8">
        <w:rPr>
          <w:rFonts w:ascii="Times New Roman" w:eastAsia="微软雅黑" w:hAnsi="Times New Roman" w:cs="Times New Roman"/>
          <w:sz w:val="22"/>
          <w:szCs w:val="22"/>
        </w:rPr>
        <w:t>美元</w:t>
      </w:r>
    </w:p>
    <w:p w14:paraId="24D11E12"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短期目标价格：</w:t>
      </w:r>
      <w:r w:rsidRPr="00820BD8">
        <w:rPr>
          <w:rFonts w:ascii="Times New Roman" w:eastAsia="微软雅黑" w:hAnsi="Times New Roman" w:cs="Times New Roman"/>
          <w:sz w:val="22"/>
          <w:szCs w:val="22"/>
        </w:rPr>
        <w:t>150-170</w:t>
      </w:r>
      <w:r w:rsidRPr="00820BD8">
        <w:rPr>
          <w:rFonts w:ascii="Times New Roman" w:eastAsia="微软雅黑" w:hAnsi="Times New Roman" w:cs="Times New Roman"/>
          <w:sz w:val="22"/>
          <w:szCs w:val="22"/>
        </w:rPr>
        <w:t>美元（潜在上涨空间约</w:t>
      </w:r>
      <w:r w:rsidRPr="00820BD8">
        <w:rPr>
          <w:rFonts w:ascii="Times New Roman" w:eastAsia="微软雅黑" w:hAnsi="Times New Roman" w:cs="Times New Roman"/>
          <w:sz w:val="22"/>
          <w:szCs w:val="22"/>
        </w:rPr>
        <w:t>20%-34%</w:t>
      </w:r>
      <w:r w:rsidRPr="00820BD8">
        <w:rPr>
          <w:rFonts w:ascii="Times New Roman" w:eastAsia="微软雅黑" w:hAnsi="Times New Roman" w:cs="Times New Roman"/>
          <w:sz w:val="22"/>
          <w:szCs w:val="22"/>
        </w:rPr>
        <w:t>）</w:t>
      </w:r>
    </w:p>
    <w:p w14:paraId="057B4D25"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止损点设置：建议止损设置在</w:t>
      </w:r>
      <w:r w:rsidRPr="00820BD8">
        <w:rPr>
          <w:rFonts w:ascii="Times New Roman" w:eastAsia="微软雅黑" w:hAnsi="Times New Roman" w:cs="Times New Roman"/>
          <w:sz w:val="22"/>
          <w:szCs w:val="22"/>
        </w:rPr>
        <w:t>115</w:t>
      </w:r>
      <w:r w:rsidRPr="00820BD8">
        <w:rPr>
          <w:rFonts w:ascii="Times New Roman" w:eastAsia="微软雅黑" w:hAnsi="Times New Roman" w:cs="Times New Roman"/>
          <w:sz w:val="22"/>
          <w:szCs w:val="22"/>
        </w:rPr>
        <w:t>美元以下，以防范市场及监管突发风险。</w:t>
      </w:r>
    </w:p>
    <w:p w14:paraId="664B252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具体交易建议：</w:t>
      </w:r>
    </w:p>
    <w:p w14:paraId="6BDE645F" w14:textId="77777777" w:rsidR="00820BD8" w:rsidRPr="00820BD8" w:rsidRDefault="00820BD8">
      <w:pPr>
        <w:numPr>
          <w:ilvl w:val="0"/>
          <w:numId w:val="16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短线交易者</w:t>
      </w:r>
      <w:r w:rsidRPr="00820BD8">
        <w:rPr>
          <w:rFonts w:ascii="Times New Roman" w:eastAsia="微软雅黑" w:hAnsi="Times New Roman" w:cs="Times New Roman"/>
          <w:sz w:val="22"/>
          <w:szCs w:val="22"/>
        </w:rPr>
        <w:t>：关注股价突破近期阻力位</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美元后跟进，短线目标设定在</w:t>
      </w:r>
      <w:r w:rsidRPr="00820BD8">
        <w:rPr>
          <w:rFonts w:ascii="Times New Roman" w:eastAsia="微软雅黑" w:hAnsi="Times New Roman" w:cs="Times New Roman"/>
          <w:sz w:val="22"/>
          <w:szCs w:val="22"/>
        </w:rPr>
        <w:t>150</w:t>
      </w:r>
      <w:r w:rsidRPr="00820BD8">
        <w:rPr>
          <w:rFonts w:ascii="Times New Roman" w:eastAsia="微软雅黑" w:hAnsi="Times New Roman" w:cs="Times New Roman"/>
          <w:sz w:val="22"/>
          <w:szCs w:val="22"/>
        </w:rPr>
        <w:t>美元。</w:t>
      </w:r>
    </w:p>
    <w:p w14:paraId="4DBD8AB8" w14:textId="77777777" w:rsidR="00820BD8" w:rsidRPr="00820BD8" w:rsidRDefault="00820BD8">
      <w:pPr>
        <w:numPr>
          <w:ilvl w:val="0"/>
          <w:numId w:val="16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长期投资者</w:t>
      </w:r>
      <w:r w:rsidRPr="00820BD8">
        <w:rPr>
          <w:rFonts w:ascii="Times New Roman" w:eastAsia="微软雅黑" w:hAnsi="Times New Roman" w:cs="Times New Roman"/>
          <w:sz w:val="22"/>
          <w:szCs w:val="22"/>
        </w:rPr>
        <w:t>：建议以</w:t>
      </w:r>
      <w:r w:rsidRPr="00820BD8">
        <w:rPr>
          <w:rFonts w:ascii="Times New Roman" w:eastAsia="微软雅黑" w:hAnsi="Times New Roman" w:cs="Times New Roman"/>
          <w:sz w:val="22"/>
          <w:szCs w:val="22"/>
        </w:rPr>
        <w:t>DCF</w:t>
      </w:r>
      <w:r w:rsidRPr="00820BD8">
        <w:rPr>
          <w:rFonts w:ascii="Times New Roman" w:eastAsia="微软雅黑" w:hAnsi="Times New Roman" w:cs="Times New Roman"/>
          <w:sz w:val="22"/>
          <w:szCs w:val="22"/>
        </w:rPr>
        <w:t>估值和分析师目标价作为参考依据，在</w:t>
      </w:r>
      <w:r w:rsidRPr="00820BD8">
        <w:rPr>
          <w:rFonts w:ascii="Times New Roman" w:eastAsia="微软雅黑" w:hAnsi="Times New Roman" w:cs="Times New Roman"/>
          <w:sz w:val="22"/>
          <w:szCs w:val="22"/>
        </w:rPr>
        <w:t>120</w:t>
      </w:r>
      <w:r w:rsidRPr="00820BD8">
        <w:rPr>
          <w:rFonts w:ascii="Times New Roman" w:eastAsia="微软雅黑" w:hAnsi="Times New Roman" w:cs="Times New Roman"/>
          <w:sz w:val="22"/>
          <w:szCs w:val="22"/>
        </w:rPr>
        <w:t>美元至</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美元区间逐步建仓，长期持有，目标价格定位在</w:t>
      </w:r>
      <w:r w:rsidRPr="00820BD8">
        <w:rPr>
          <w:rFonts w:ascii="Times New Roman" w:eastAsia="微软雅黑" w:hAnsi="Times New Roman" w:cs="Times New Roman"/>
          <w:sz w:val="22"/>
          <w:szCs w:val="22"/>
        </w:rPr>
        <w:t>170</w:t>
      </w:r>
      <w:r w:rsidRPr="00820BD8">
        <w:rPr>
          <w:rFonts w:ascii="Times New Roman" w:eastAsia="微软雅黑" w:hAnsi="Times New Roman" w:cs="Times New Roman"/>
          <w:sz w:val="22"/>
          <w:szCs w:val="22"/>
        </w:rPr>
        <w:t>美元以上。</w:t>
      </w:r>
    </w:p>
    <w:p w14:paraId="7B7F98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技术指标建议：</w:t>
      </w:r>
    </w:p>
    <w:p w14:paraId="690D102C" w14:textId="77777777" w:rsidR="00820BD8" w:rsidRPr="00820BD8" w:rsidRDefault="00820BD8">
      <w:pPr>
        <w:numPr>
          <w:ilvl w:val="0"/>
          <w:numId w:val="168"/>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RSI</w:t>
      </w:r>
      <w:r w:rsidRPr="00820BD8">
        <w:rPr>
          <w:rFonts w:ascii="Times New Roman" w:eastAsia="微软雅黑" w:hAnsi="Times New Roman" w:cs="Times New Roman"/>
          <w:b/>
          <w:bCs/>
          <w:sz w:val="22"/>
          <w:szCs w:val="22"/>
        </w:rPr>
        <w:t>指标</w:t>
      </w:r>
      <w:r w:rsidRPr="00820BD8">
        <w:rPr>
          <w:rFonts w:ascii="Times New Roman" w:eastAsia="微软雅黑" w:hAnsi="Times New Roman" w:cs="Times New Roman"/>
          <w:sz w:val="22"/>
          <w:szCs w:val="22"/>
        </w:rPr>
        <w:t>（相对强弱指标）</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当前</w:t>
      </w:r>
      <w:r w:rsidRPr="00820BD8">
        <w:rPr>
          <w:rFonts w:ascii="Times New Roman" w:eastAsia="微软雅黑" w:hAnsi="Times New Roman" w:cs="Times New Roman"/>
          <w:sz w:val="22"/>
          <w:szCs w:val="22"/>
        </w:rPr>
        <w:t>RSI</w:t>
      </w:r>
      <w:r w:rsidRPr="00820BD8">
        <w:rPr>
          <w:rFonts w:ascii="Times New Roman" w:eastAsia="微软雅黑" w:hAnsi="Times New Roman" w:cs="Times New Roman"/>
          <w:sz w:val="22"/>
          <w:szCs w:val="22"/>
        </w:rPr>
        <w:t>为</w:t>
      </w:r>
      <w:r w:rsidRPr="00820BD8">
        <w:rPr>
          <w:rFonts w:ascii="Times New Roman" w:eastAsia="微软雅黑" w:hAnsi="Times New Roman" w:cs="Times New Roman"/>
          <w:sz w:val="22"/>
          <w:szCs w:val="22"/>
        </w:rPr>
        <w:t>68.43</w:t>
      </w:r>
      <w:r w:rsidRPr="00820BD8">
        <w:rPr>
          <w:rFonts w:ascii="Times New Roman" w:eastAsia="微软雅黑" w:hAnsi="Times New Roman" w:cs="Times New Roman"/>
          <w:sz w:val="22"/>
          <w:szCs w:val="22"/>
        </w:rPr>
        <w:t>，接近</w:t>
      </w:r>
      <w:r w:rsidRPr="00820BD8">
        <w:rPr>
          <w:rFonts w:ascii="Times New Roman" w:eastAsia="微软雅黑" w:hAnsi="Times New Roman" w:cs="Times New Roman"/>
          <w:sz w:val="22"/>
          <w:szCs w:val="22"/>
        </w:rPr>
        <w:t>70</w:t>
      </w:r>
      <w:r w:rsidRPr="00820BD8">
        <w:rPr>
          <w:rFonts w:ascii="Times New Roman" w:eastAsia="微软雅黑" w:hAnsi="Times New Roman" w:cs="Times New Roman"/>
          <w:sz w:val="22"/>
          <w:szCs w:val="22"/>
        </w:rPr>
        <w:t>的超买区间，表明短期可能会有调整，短线投资者需谨慎追高。</w:t>
      </w:r>
    </w:p>
    <w:p w14:paraId="353260F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八、如何识别早期投资机会的工具与信号</w:t>
      </w:r>
    </w:p>
    <w:p w14:paraId="68BFD786"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IBD</w:t>
      </w:r>
      <w:r w:rsidRPr="00820BD8">
        <w:rPr>
          <w:rFonts w:ascii="Times New Roman" w:eastAsia="微软雅黑" w:hAnsi="Times New Roman" w:cs="Times New Roman"/>
          <w:b/>
          <w:bCs/>
          <w:sz w:val="22"/>
          <w:szCs w:val="22"/>
        </w:rPr>
        <w:t>评级及</w:t>
      </w:r>
      <w:r w:rsidRPr="00820BD8">
        <w:rPr>
          <w:rFonts w:ascii="Times New Roman" w:eastAsia="微软雅黑" w:hAnsi="Times New Roman" w:cs="Times New Roman"/>
          <w:b/>
          <w:bCs/>
          <w:sz w:val="22"/>
          <w:szCs w:val="22"/>
        </w:rPr>
        <w:t>RS</w:t>
      </w:r>
      <w:r w:rsidRPr="00820BD8">
        <w:rPr>
          <w:rFonts w:ascii="Times New Roman" w:eastAsia="微软雅黑" w:hAnsi="Times New Roman" w:cs="Times New Roman"/>
          <w:b/>
          <w:bCs/>
          <w:sz w:val="22"/>
          <w:szCs w:val="22"/>
        </w:rPr>
        <w:t>评级</w:t>
      </w:r>
      <w:r w:rsidRPr="00820BD8">
        <w:rPr>
          <w:rFonts w:ascii="Times New Roman" w:eastAsia="微软雅黑" w:hAnsi="Times New Roman" w:cs="Times New Roman"/>
          <w:sz w:val="22"/>
          <w:szCs w:val="22"/>
        </w:rPr>
        <w:t>：关注综合评级达到</w:t>
      </w:r>
      <w:r w:rsidRPr="00820BD8">
        <w:rPr>
          <w:rFonts w:ascii="Times New Roman" w:eastAsia="微软雅黑" w:hAnsi="Times New Roman" w:cs="Times New Roman"/>
          <w:sz w:val="22"/>
          <w:szCs w:val="22"/>
        </w:rPr>
        <w:t>95</w:t>
      </w:r>
      <w:r w:rsidRPr="00820BD8">
        <w:rPr>
          <w:rFonts w:ascii="Times New Roman" w:eastAsia="微软雅黑" w:hAnsi="Times New Roman" w:cs="Times New Roman"/>
          <w:sz w:val="22"/>
          <w:szCs w:val="22"/>
        </w:rPr>
        <w:t>以上，</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以上的股票。</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当前的</w:t>
      </w:r>
      <w:r w:rsidRPr="00820BD8">
        <w:rPr>
          <w:rFonts w:ascii="Times New Roman" w:eastAsia="微软雅黑" w:hAnsi="Times New Roman" w:cs="Times New Roman"/>
          <w:sz w:val="22"/>
          <w:szCs w:val="22"/>
        </w:rPr>
        <w:t>IBD</w:t>
      </w:r>
      <w:r w:rsidRPr="00820BD8">
        <w:rPr>
          <w:rFonts w:ascii="Times New Roman" w:eastAsia="微软雅黑" w:hAnsi="Times New Roman" w:cs="Times New Roman"/>
          <w:sz w:val="22"/>
          <w:szCs w:val="22"/>
        </w:rPr>
        <w:t>综合评级为</w:t>
      </w:r>
      <w:r w:rsidRPr="00820BD8">
        <w:rPr>
          <w:rFonts w:ascii="Times New Roman" w:eastAsia="微软雅黑" w:hAnsi="Times New Roman" w:cs="Times New Roman"/>
          <w:sz w:val="22"/>
          <w:szCs w:val="22"/>
        </w:rPr>
        <w:t>97</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评分为</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，处于强劲买入信号。</w:t>
      </w:r>
    </w:p>
    <w:p w14:paraId="22BC150F"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lastRenderedPageBreak/>
        <w:t>关注</w:t>
      </w:r>
      <w:r w:rsidRPr="00820BD8">
        <w:rPr>
          <w:rFonts w:ascii="Times New Roman" w:eastAsia="微软雅黑" w:hAnsi="Times New Roman" w:cs="Times New Roman"/>
          <w:b/>
          <w:bCs/>
          <w:sz w:val="22"/>
          <w:szCs w:val="22"/>
        </w:rPr>
        <w:t>ATR</w:t>
      </w:r>
      <w:r w:rsidRPr="00820BD8">
        <w:rPr>
          <w:rFonts w:ascii="Times New Roman" w:eastAsia="微软雅黑" w:hAnsi="Times New Roman" w:cs="Times New Roman"/>
          <w:b/>
          <w:bCs/>
          <w:sz w:val="22"/>
          <w:szCs w:val="22"/>
        </w:rPr>
        <w:t>波动率大幅上升的个股</w:t>
      </w:r>
      <w:r w:rsidRPr="00820BD8">
        <w:rPr>
          <w:rFonts w:ascii="Times New Roman" w:eastAsia="微软雅黑" w:hAnsi="Times New Roman" w:cs="Times New Roman"/>
          <w:sz w:val="22"/>
          <w:szCs w:val="22"/>
        </w:rPr>
        <w:t>：例如</w:t>
      </w:r>
      <w:r w:rsidRPr="00820BD8">
        <w:rPr>
          <w:rFonts w:ascii="Times New Roman" w:eastAsia="微软雅黑" w:hAnsi="Times New Roman" w:cs="Times New Roman"/>
          <w:sz w:val="22"/>
          <w:szCs w:val="22"/>
        </w:rPr>
        <w:t>ATR</w:t>
      </w:r>
      <w:r w:rsidRPr="00820BD8">
        <w:rPr>
          <w:rFonts w:ascii="Times New Roman" w:eastAsia="微软雅黑" w:hAnsi="Times New Roman" w:cs="Times New Roman"/>
          <w:sz w:val="22"/>
          <w:szCs w:val="22"/>
        </w:rPr>
        <w:t>急速增加</w:t>
      </w:r>
      <w:r w:rsidRPr="00820BD8">
        <w:rPr>
          <w:rFonts w:ascii="Times New Roman" w:eastAsia="微软雅黑" w:hAnsi="Times New Roman" w:cs="Times New Roman"/>
          <w:sz w:val="22"/>
          <w:szCs w:val="22"/>
        </w:rPr>
        <w:t>50%</w:t>
      </w:r>
      <w:r w:rsidRPr="00820BD8">
        <w:rPr>
          <w:rFonts w:ascii="Times New Roman" w:eastAsia="微软雅黑" w:hAnsi="Times New Roman" w:cs="Times New Roman"/>
          <w:sz w:val="22"/>
          <w:szCs w:val="22"/>
        </w:rPr>
        <w:t>以上的股票，通常意味着市场情绪迅速被激活，可能是短期爆发的信号之一。</w:t>
      </w:r>
    </w:p>
    <w:p w14:paraId="2480B113"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分析师评级变化</w:t>
      </w:r>
      <w:r w:rsidRPr="00820BD8">
        <w:rPr>
          <w:rFonts w:ascii="Times New Roman" w:eastAsia="微软雅黑" w:hAnsi="Times New Roman" w:cs="Times New Roman"/>
          <w:sz w:val="22"/>
          <w:szCs w:val="22"/>
        </w:rPr>
        <w:t>：密切跟踪</w:t>
      </w:r>
      <w:r w:rsidRPr="00820BD8">
        <w:rPr>
          <w:rFonts w:ascii="Times New Roman" w:eastAsia="微软雅黑" w:hAnsi="Times New Roman" w:cs="Times New Roman"/>
          <w:sz w:val="22"/>
          <w:szCs w:val="22"/>
        </w:rPr>
        <w:t>Morningstar</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Investor's Business Daily</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Seeking Alpha</w:t>
      </w:r>
      <w:r w:rsidRPr="00820BD8">
        <w:rPr>
          <w:rFonts w:ascii="Times New Roman" w:eastAsia="微软雅黑" w:hAnsi="Times New Roman" w:cs="Times New Roman"/>
          <w:sz w:val="22"/>
          <w:szCs w:val="22"/>
        </w:rPr>
        <w:t>的评级调整和估值变动，尤其是在评级提升或估值大幅提高后及时跟进。</w:t>
      </w:r>
    </w:p>
    <w:p w14:paraId="7815EA7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九、总结与结论</w:t>
      </w:r>
    </w:p>
    <w:p w14:paraId="7BD0926C"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综合财务健康、估值合理性、竞争环境和监管政策风险评估，</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在当前价格具备一定投资价值。虽然面临短期监管和竞争风险，但从长期视角看，其盈利能力和增长潜力依然强劲，特别是</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业务的国际化进程将是未来增长重要推动力之一。</w:t>
      </w:r>
    </w:p>
    <w:p w14:paraId="0B8E2642"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因此建议：</w:t>
      </w:r>
    </w:p>
    <w:p w14:paraId="675E708A"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短期谨慎追高，中长期逢低布局。</w:t>
      </w:r>
    </w:p>
    <w:p w14:paraId="2D1051AC"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密切关注监管动态及宏观经济环境，灵活调整投资策略。</w:t>
      </w:r>
    </w:p>
    <w:p w14:paraId="661A10C5"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在建仓时设置严格止损线，控制投资风险。</w:t>
      </w:r>
    </w:p>
    <w:p w14:paraId="110234E1"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以上投资建议结合上传文件及权威分析工具数据进行综合分析整理得出，供投资者参考并据此制定具体的投资计划。</w:t>
      </w:r>
    </w:p>
    <w:p w14:paraId="5DF84B8E" w14:textId="77777777" w:rsidR="00D10BC5" w:rsidRDefault="00D10BC5" w:rsidP="00CB4AAC">
      <w:pPr>
        <w:rPr>
          <w:rFonts w:ascii="Times New Roman" w:eastAsia="微软雅黑" w:hAnsi="Times New Roman" w:cs="Times New Roman"/>
          <w:sz w:val="22"/>
          <w:szCs w:val="22"/>
        </w:rPr>
      </w:pPr>
    </w:p>
    <w:p w14:paraId="4BFFBBF4" w14:textId="77777777" w:rsidR="00053559" w:rsidRDefault="00053559" w:rsidP="00CB4AAC">
      <w:pPr>
        <w:rPr>
          <w:rFonts w:ascii="Times New Roman" w:eastAsia="微软雅黑" w:hAnsi="Times New Roman" w:cs="Times New Roman"/>
          <w:sz w:val="22"/>
          <w:szCs w:val="22"/>
        </w:rPr>
      </w:pPr>
    </w:p>
    <w:p w14:paraId="3EE8F411" w14:textId="60C78990" w:rsidR="00053559" w:rsidRPr="00053559" w:rsidRDefault="00053559" w:rsidP="00053559">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以下</w:t>
      </w:r>
      <w:r w:rsidRPr="00053559">
        <w:rPr>
          <w:rFonts w:ascii="Times New Roman" w:eastAsia="微软雅黑" w:hAnsi="Times New Roman" w:cs="Times New Roman"/>
          <w:sz w:val="22"/>
          <w:szCs w:val="22"/>
        </w:rPr>
        <w:t>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）估值分析</w:t>
      </w:r>
      <w:r>
        <w:rPr>
          <w:rFonts w:ascii="Times New Roman" w:eastAsia="微软雅黑" w:hAnsi="Times New Roman" w:cs="Times New Roman" w:hint="eastAsia"/>
          <w:sz w:val="22"/>
          <w:szCs w:val="22"/>
        </w:rPr>
        <w:t>，</w:t>
      </w:r>
      <w:r w:rsidRPr="00053559">
        <w:rPr>
          <w:rFonts w:ascii="Times New Roman" w:eastAsia="微软雅黑" w:hAnsi="Times New Roman" w:cs="Times New Roman"/>
          <w:sz w:val="22"/>
          <w:szCs w:val="22"/>
        </w:rPr>
        <w:t>基于</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月</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日的数据，综合使用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（基于历史实际现金流与未来预测现金流）、</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、格雷厄姆模型等估值方法进行建模与对比，并结合情景分析（保守、中性、乐观），同时</w:t>
      </w:r>
      <w:r>
        <w:rPr>
          <w:rFonts w:ascii="Times New Roman" w:eastAsia="微软雅黑" w:hAnsi="Times New Roman" w:cs="Times New Roman" w:hint="eastAsia"/>
          <w:sz w:val="22"/>
          <w:szCs w:val="22"/>
        </w:rPr>
        <w:t>提供</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格式的估值计算表格。</w:t>
      </w:r>
    </w:p>
    <w:p w14:paraId="09E8041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估值分析：</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本节采用折现现金流（</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）法、相对估值法和资产基础估值法对拼多多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当前股权价值进行评估，力求逻辑严谨、数据详实。我们基于</w:t>
      </w:r>
      <w:r w:rsidRPr="00053559">
        <w:rPr>
          <w:rFonts w:ascii="Times New Roman" w:eastAsia="微软雅黑" w:hAnsi="Times New Roman" w:cs="Times New Roman"/>
          <w:sz w:val="22"/>
          <w:szCs w:val="22"/>
        </w:rPr>
        <w:t>CFA</w:t>
      </w:r>
      <w:r w:rsidRPr="00053559">
        <w:rPr>
          <w:rFonts w:ascii="Times New Roman" w:eastAsia="微软雅黑" w:hAnsi="Times New Roman" w:cs="Times New Roman"/>
          <w:sz w:val="22"/>
          <w:szCs w:val="22"/>
        </w:rPr>
        <w:t>教材所述模型，分别从公司未来自由现金流、市场相对估值水平及资产负债表出发，多角度推导拼多多的合理估值水平，并提供估值模型明细（详见附表</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模型）。各方法结果相互印证，显示</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当前股价相对于其内在价值存在较大折让。</w:t>
      </w:r>
    </w:p>
    <w:p w14:paraId="24F1F758"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折现现金流估值（</w:t>
      </w:r>
      <w:r w:rsidRPr="00053559">
        <w:rPr>
          <w:rFonts w:ascii="Times New Roman" w:eastAsia="微软雅黑" w:hAnsi="Times New Roman" w:cs="Times New Roman"/>
          <w:b/>
          <w:bCs/>
          <w:sz w:val="22"/>
          <w:szCs w:val="22"/>
        </w:rPr>
        <w:t>DCF</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FCFE</w:t>
      </w:r>
      <w:r w:rsidRPr="00053559">
        <w:rPr>
          <w:rFonts w:ascii="Times New Roman" w:eastAsia="微软雅黑" w:hAnsi="Times New Roman" w:cs="Times New Roman"/>
          <w:b/>
          <w:bCs/>
          <w:sz w:val="22"/>
          <w:szCs w:val="22"/>
        </w:rPr>
        <w:t>模型）</w:t>
      </w:r>
    </w:p>
    <w:p w14:paraId="71AAB0A6" w14:textId="0B6886B8"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lastRenderedPageBreak/>
        <w:t>我们首先采用股权自由现金流（</w:t>
      </w:r>
      <w:r w:rsidRPr="00053559">
        <w:rPr>
          <w:rFonts w:ascii="Times New Roman" w:eastAsia="微软雅黑" w:hAnsi="Times New Roman" w:cs="Times New Roman"/>
          <w:sz w:val="22"/>
          <w:szCs w:val="22"/>
        </w:rPr>
        <w:t>Free Cash Flow to Equity, FCFE</w:t>
      </w:r>
      <w:r w:rsidRPr="00053559">
        <w:rPr>
          <w:rFonts w:ascii="Times New Roman" w:eastAsia="微软雅黑" w:hAnsi="Times New Roman" w:cs="Times New Roman"/>
          <w:sz w:val="22"/>
          <w:szCs w:val="22"/>
        </w:rPr>
        <w:t>）折现模型评估拼多多的内在价值。</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指公司在满足营运和再投资所需后可自由分配给股东的现金流，计算公式为：</w:t>
      </w:r>
      <w:r w:rsidRPr="00053559">
        <w:rPr>
          <w:rFonts w:ascii="Times New Roman" w:eastAsia="微软雅黑" w:hAnsi="Times New Roman" w:cs="Times New Roman"/>
          <w:b/>
          <w:bCs/>
          <w:sz w:val="22"/>
          <w:szCs w:val="22"/>
        </w:rPr>
        <w:t xml:space="preserve">FCFE = </w:t>
      </w:r>
      <w:r w:rsidRPr="00053559">
        <w:rPr>
          <w:rFonts w:ascii="Times New Roman" w:eastAsia="微软雅黑" w:hAnsi="Times New Roman" w:cs="Times New Roman"/>
          <w:b/>
          <w:bCs/>
          <w:sz w:val="22"/>
          <w:szCs w:val="22"/>
        </w:rPr>
        <w:t>净利润</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折旧摊销</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资本性支出</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营运资金增加</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债务本金偿还</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债务新增</w:t>
      </w:r>
      <w:r w:rsidRPr="00053559">
        <w:rPr>
          <w:rFonts w:ascii="Times New Roman" w:eastAsia="微软雅黑" w:hAnsi="Times New Roman" w:cs="Times New Roman"/>
          <w:sz w:val="22"/>
          <w:szCs w:val="22"/>
        </w:rPr>
        <w:t xml:space="preserve"> (</w:t>
      </w:r>
      <w:hyperlink r:id="rId415"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。这一指标反映企业自身造血能力，比股息折现模型能更准确衡量不同行业背景下公司的价值</w:t>
      </w:r>
      <w:r w:rsidRPr="00053559">
        <w:rPr>
          <w:rFonts w:ascii="Times New Roman" w:eastAsia="微软雅黑" w:hAnsi="Times New Roman" w:cs="Times New Roman"/>
          <w:sz w:val="22"/>
          <w:szCs w:val="22"/>
        </w:rPr>
        <w:t xml:space="preserve"> (</w:t>
      </w:r>
      <w:hyperlink r:id="rId416"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。根据年报数据，拼多多自</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年开始产生正向自由现金流，且增长迅猛：</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b/>
          <w:bCs/>
          <w:sz w:val="22"/>
          <w:szCs w:val="22"/>
        </w:rPr>
        <w:t>11.24</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2019</w:t>
      </w:r>
      <w:r w:rsidRPr="00053559">
        <w:rPr>
          <w:rFonts w:ascii="Times New Roman" w:eastAsia="微软雅黑" w:hAnsi="Times New Roman" w:cs="Times New Roman"/>
          <w:sz w:val="22"/>
          <w:szCs w:val="22"/>
        </w:rPr>
        <w:t>年增至</w:t>
      </w:r>
      <w:r w:rsidRPr="00053559">
        <w:rPr>
          <w:rFonts w:ascii="Times New Roman" w:eastAsia="微软雅黑" w:hAnsi="Times New Roman" w:cs="Times New Roman"/>
          <w:b/>
          <w:bCs/>
          <w:sz w:val="22"/>
          <w:szCs w:val="22"/>
        </w:rPr>
        <w:t>21.09</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2020</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增至</w:t>
      </w:r>
      <w:r w:rsidR="003432D2">
        <w:rPr>
          <w:rFonts w:ascii="Times New Roman" w:eastAsia="微软雅黑" w:hAnsi="Times New Roman" w:cs="Times New Roman" w:hint="eastAsia"/>
          <w:sz w:val="22"/>
          <w:szCs w:val="22"/>
        </w:rPr>
        <w:t>43.05</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，但</w:t>
      </w:r>
      <w:r w:rsidRPr="00053559">
        <w:rPr>
          <w:rFonts w:ascii="Times New Roman" w:eastAsia="微软雅黑" w:hAnsi="Times New Roman" w:cs="Times New Roman"/>
          <w:sz w:val="22"/>
          <w:szCs w:val="22"/>
        </w:rPr>
        <w:t>2021</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受疫情影响下降</w:t>
      </w:r>
      <w:r w:rsidRPr="00053559">
        <w:rPr>
          <w:rFonts w:ascii="Times New Roman" w:eastAsia="微软雅黑" w:hAnsi="Times New Roman" w:cs="Times New Roman"/>
          <w:sz w:val="22"/>
          <w:szCs w:val="22"/>
        </w:rPr>
        <w:t>到</w:t>
      </w:r>
      <w:r w:rsidR="003432D2">
        <w:rPr>
          <w:rFonts w:ascii="Times New Roman" w:eastAsia="微软雅黑" w:hAnsi="Times New Roman" w:cs="Times New Roman" w:hint="eastAsia"/>
          <w:b/>
          <w:bCs/>
          <w:sz w:val="22"/>
          <w:szCs w:val="22"/>
        </w:rPr>
        <w:t>40.03</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2022</w:t>
      </w:r>
      <w:r w:rsidRPr="00053559">
        <w:rPr>
          <w:rFonts w:ascii="Times New Roman" w:eastAsia="微软雅黑" w:hAnsi="Times New Roman" w:cs="Times New Roman"/>
          <w:sz w:val="22"/>
          <w:szCs w:val="22"/>
        </w:rPr>
        <w:t>年进一步增至</w:t>
      </w:r>
      <w:r w:rsidR="003432D2">
        <w:rPr>
          <w:rFonts w:ascii="Times New Roman" w:eastAsia="微软雅黑" w:hAnsi="Times New Roman" w:cs="Times New Roman" w:hint="eastAsia"/>
          <w:b/>
          <w:bCs/>
          <w:sz w:val="22"/>
          <w:szCs w:val="22"/>
        </w:rPr>
        <w:t>68.67</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2023</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sz w:val="22"/>
          <w:szCs w:val="22"/>
        </w:rPr>
        <w:t>约</w:t>
      </w:r>
      <w:r w:rsidR="003432D2">
        <w:rPr>
          <w:rFonts w:ascii="Times New Roman" w:eastAsia="微软雅黑" w:hAnsi="Times New Roman" w:cs="Times New Roman" w:hint="eastAsia"/>
          <w:b/>
          <w:bCs/>
          <w:sz w:val="22"/>
          <w:szCs w:val="22"/>
        </w:rPr>
        <w:t>131.06</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。截至</w:t>
      </w:r>
      <w:r w:rsidRPr="00053559">
        <w:rPr>
          <w:rFonts w:ascii="Times New Roman" w:eastAsia="微软雅黑" w:hAnsi="Times New Roman" w:cs="Times New Roman"/>
          <w:sz w:val="22"/>
          <w:szCs w:val="22"/>
        </w:rPr>
        <w:t>2024</w:t>
      </w:r>
      <w:r w:rsidRPr="00053559">
        <w:rPr>
          <w:rFonts w:ascii="Times New Roman" w:eastAsia="微软雅黑" w:hAnsi="Times New Roman" w:cs="Times New Roman"/>
          <w:sz w:val="22"/>
          <w:szCs w:val="22"/>
        </w:rPr>
        <w:t>年底（</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），拼多多自由现金流大幅跃升至</w:t>
      </w:r>
      <w:r w:rsidRPr="00053559">
        <w:rPr>
          <w:rFonts w:ascii="Times New Roman" w:eastAsia="微软雅黑" w:hAnsi="Times New Roman" w:cs="Times New Roman"/>
          <w:b/>
          <w:bCs/>
          <w:sz w:val="22"/>
          <w:szCs w:val="22"/>
        </w:rPr>
        <w:t>1</w:t>
      </w:r>
      <w:r w:rsidR="003432D2">
        <w:rPr>
          <w:rFonts w:ascii="Times New Roman" w:eastAsia="微软雅黑" w:hAnsi="Times New Roman" w:cs="Times New Roman" w:hint="eastAsia"/>
          <w:b/>
          <w:bCs/>
          <w:sz w:val="22"/>
          <w:szCs w:val="22"/>
        </w:rPr>
        <w:t>80.18</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。自由现金流的迅猛增长源于拼多多盈利能力和经营现金流的提升（</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年净利率</w:t>
      </w:r>
      <w:r w:rsidRPr="00053559">
        <w:rPr>
          <w:rFonts w:ascii="Times New Roman" w:eastAsia="微软雅黑" w:hAnsi="Times New Roman" w:cs="Times New Roman"/>
          <w:sz w:val="22"/>
          <w:szCs w:val="22"/>
        </w:rPr>
        <w:t>29.06%</w:t>
      </w:r>
      <w:r w:rsidRPr="00053559">
        <w:rPr>
          <w:rFonts w:ascii="Times New Roman" w:eastAsia="微软雅黑" w:hAnsi="Times New Roman" w:cs="Times New Roman"/>
          <w:sz w:val="22"/>
          <w:szCs w:val="22"/>
        </w:rPr>
        <w:t>，净利润同比增长</w:t>
      </w:r>
      <w:r w:rsidRPr="00053559">
        <w:rPr>
          <w:rFonts w:ascii="Times New Roman" w:eastAsia="微软雅黑" w:hAnsi="Times New Roman" w:cs="Times New Roman"/>
          <w:sz w:val="22"/>
          <w:szCs w:val="22"/>
        </w:rPr>
        <w:t>84.9%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），表明其商业模式正转化为强劲的现金回报。</w:t>
      </w:r>
    </w:p>
    <w:p w14:paraId="3C47CDA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基于历史现金流数据，我们对未来</w:t>
      </w:r>
      <w:r w:rsidRPr="00053559">
        <w:rPr>
          <w:rFonts w:ascii="Times New Roman" w:eastAsia="微软雅黑" w:hAnsi="Times New Roman" w:cs="Times New Roman"/>
          <w:sz w:val="22"/>
          <w:szCs w:val="22"/>
        </w:rPr>
        <w:t>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年）拼多多的</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进行了情景预测和折现。</w:t>
      </w:r>
      <w:r w:rsidRPr="00053559">
        <w:rPr>
          <w:rFonts w:ascii="Times New Roman" w:eastAsia="微软雅黑" w:hAnsi="Times New Roman" w:cs="Times New Roman"/>
          <w:b/>
          <w:bCs/>
          <w:sz w:val="22"/>
          <w:szCs w:val="22"/>
        </w:rPr>
        <w:t>保守情景</w:t>
      </w:r>
      <w:r w:rsidRPr="00053559">
        <w:rPr>
          <w:rFonts w:ascii="Times New Roman" w:eastAsia="微软雅黑" w:hAnsi="Times New Roman" w:cs="Times New Roman"/>
          <w:sz w:val="22"/>
          <w:szCs w:val="22"/>
        </w:rPr>
        <w:t>假设增长明显放缓：初始年度</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增长约</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，随后逐年放缓至个位数（如</w:t>
      </w:r>
      <w:r w:rsidRPr="00053559">
        <w:rPr>
          <w:rFonts w:ascii="Times New Roman" w:eastAsia="微软雅黑" w:hAnsi="Times New Roman" w:cs="Times New Roman"/>
          <w:sz w:val="22"/>
          <w:szCs w:val="22"/>
        </w:rPr>
        <w:t>2029</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6%</w:t>
      </w:r>
      <w:r w:rsidRPr="00053559">
        <w:rPr>
          <w:rFonts w:ascii="Times New Roman" w:eastAsia="微软雅黑" w:hAnsi="Times New Roman" w:cs="Times New Roman"/>
          <w:sz w:val="22"/>
          <w:szCs w:val="22"/>
        </w:rPr>
        <w:t>），体现电商行业进入成熟期后增速下滑的可能。</w:t>
      </w:r>
      <w:r w:rsidRPr="00053559">
        <w:rPr>
          <w:rFonts w:ascii="Times New Roman" w:eastAsia="微软雅黑" w:hAnsi="Times New Roman" w:cs="Times New Roman"/>
          <w:b/>
          <w:bCs/>
          <w:sz w:val="22"/>
          <w:szCs w:val="22"/>
        </w:rPr>
        <w:t>中性情景</w:t>
      </w:r>
      <w:r w:rsidRPr="00053559">
        <w:rPr>
          <w:rFonts w:ascii="Times New Roman" w:eastAsia="微软雅黑" w:hAnsi="Times New Roman" w:cs="Times New Roman"/>
          <w:sz w:val="22"/>
          <w:szCs w:val="22"/>
        </w:rPr>
        <w:t>基于适度乐观假设：考虑到国内下沉市场及海外业务（</w:t>
      </w:r>
      <w:r w:rsidRPr="00053559">
        <w:rPr>
          <w:rFonts w:ascii="Times New Roman" w:eastAsia="微软雅黑" w:hAnsi="Times New Roman" w:cs="Times New Roman"/>
          <w:sz w:val="22"/>
          <w:szCs w:val="22"/>
        </w:rPr>
        <w:t>Temu</w:t>
      </w:r>
      <w:r w:rsidRPr="00053559">
        <w:rPr>
          <w:rFonts w:ascii="Times New Roman" w:eastAsia="微软雅黑" w:hAnsi="Times New Roman" w:cs="Times New Roman"/>
          <w:sz w:val="22"/>
          <w:szCs w:val="22"/>
        </w:rPr>
        <w:t>等）的持续推动，</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增速约</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，此后逐步放缓至约</w:t>
      </w:r>
      <w:r w:rsidRPr="00053559">
        <w:rPr>
          <w:rFonts w:ascii="Times New Roman" w:eastAsia="微软雅黑" w:hAnsi="Times New Roman" w:cs="Times New Roman"/>
          <w:sz w:val="22"/>
          <w:szCs w:val="22"/>
        </w:rPr>
        <w:t>8%</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w:t>
      </w:r>
      <w:r w:rsidRPr="00053559">
        <w:rPr>
          <w:rFonts w:ascii="Times New Roman" w:eastAsia="微软雅黑" w:hAnsi="Times New Roman" w:cs="Times New Roman"/>
          <w:sz w:val="22"/>
          <w:szCs w:val="22"/>
        </w:rPr>
        <w:t>则假设拼多多维持更长时间的高增长：</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年增长</w:t>
      </w:r>
      <w:r w:rsidRPr="00053559">
        <w:rPr>
          <w:rFonts w:ascii="Times New Roman" w:eastAsia="微软雅黑" w:hAnsi="Times New Roman" w:cs="Times New Roman"/>
          <w:sz w:val="22"/>
          <w:szCs w:val="22"/>
        </w:rPr>
        <w:t>50%</w:t>
      </w:r>
      <w:r w:rsidRPr="00053559">
        <w:rPr>
          <w:rFonts w:ascii="Times New Roman" w:eastAsia="微软雅黑" w:hAnsi="Times New Roman" w:cs="Times New Roman"/>
          <w:sz w:val="22"/>
          <w:szCs w:val="22"/>
        </w:rPr>
        <w:t>，随后几年依次为</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，反映新业务成功和市场份额大幅提升的乐观预期。综合以上假设，我们取股权成本为</w:t>
      </w:r>
      <w:r w:rsidRPr="00053559">
        <w:rPr>
          <w:rFonts w:ascii="Times New Roman" w:eastAsia="微软雅黑" w:hAnsi="Times New Roman" w:cs="Times New Roman"/>
          <w:b/>
          <w:bCs/>
          <w:sz w:val="22"/>
          <w:szCs w:val="22"/>
        </w:rPr>
        <w:t>11%</w:t>
      </w:r>
      <w:r w:rsidRPr="00053559">
        <w:rPr>
          <w:rFonts w:ascii="Times New Roman" w:eastAsia="微软雅黑" w:hAnsi="Times New Roman" w:cs="Times New Roman"/>
          <w:sz w:val="22"/>
          <w:szCs w:val="22"/>
        </w:rPr>
        <w:t>（基于中国市场风险溢价和公司</w:t>
      </w:r>
      <w:r w:rsidRPr="00053559">
        <w:rPr>
          <w:rFonts w:ascii="Times New Roman" w:eastAsia="微软雅黑" w:hAnsi="Times New Roman" w:cs="Times New Roman"/>
          <w:sz w:val="22"/>
          <w:szCs w:val="22"/>
        </w:rPr>
        <w:t>Beta</w:t>
      </w:r>
      <w:r w:rsidRPr="00053559">
        <w:rPr>
          <w:rFonts w:ascii="Times New Roman" w:eastAsia="微软雅黑" w:hAnsi="Times New Roman" w:cs="Times New Roman"/>
          <w:sz w:val="22"/>
          <w:szCs w:val="22"/>
        </w:rPr>
        <w:t>估计）作为折现率，终端增长率假设为</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sz w:val="22"/>
          <w:szCs w:val="22"/>
        </w:rPr>
        <w:t>（反映长期通胀和经济增长背景下的成熟期增长）。在各情景下，将</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五年的预测</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和终端价值折现求和，可得对应的股权价值。计算结果显示：</w:t>
      </w:r>
      <w:r w:rsidRPr="00053559">
        <w:rPr>
          <w:rFonts w:ascii="Times New Roman" w:eastAsia="微软雅黑" w:hAnsi="Times New Roman" w:cs="Times New Roman"/>
          <w:b/>
          <w:bCs/>
          <w:sz w:val="22"/>
          <w:szCs w:val="22"/>
        </w:rPr>
        <w:t>保守情景估值约</w:t>
      </w:r>
      <w:r w:rsidRPr="00053559">
        <w:rPr>
          <w:rFonts w:ascii="Times New Roman" w:eastAsia="微软雅黑" w:hAnsi="Times New Roman" w:cs="Times New Roman"/>
          <w:b/>
          <w:bCs/>
          <w:sz w:val="22"/>
          <w:szCs w:val="22"/>
        </w:rPr>
        <w:t>$213/</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（对应股权总值约</w:t>
      </w:r>
      <w:r w:rsidRPr="00053559">
        <w:rPr>
          <w:rFonts w:ascii="Times New Roman" w:eastAsia="微软雅黑" w:hAnsi="Times New Roman" w:cs="Times New Roman"/>
          <w:sz w:val="22"/>
          <w:szCs w:val="22"/>
        </w:rPr>
        <w:t>**$3,149.7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中性情景估值约</w:t>
      </w:r>
      <w:r w:rsidRPr="00053559">
        <w:rPr>
          <w:rFonts w:ascii="Times New Roman" w:eastAsia="微软雅黑" w:hAnsi="Times New Roman" w:cs="Times New Roman"/>
          <w:b/>
          <w:bCs/>
          <w:sz w:val="22"/>
          <w:szCs w:val="22"/>
        </w:rPr>
        <w:t>$276/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**$4,071.7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乐观情景估值约</w:t>
      </w:r>
      <w:r w:rsidRPr="00053559">
        <w:rPr>
          <w:rFonts w:ascii="Times New Roman" w:eastAsia="微软雅黑" w:hAnsi="Times New Roman" w:cs="Times New Roman"/>
          <w:b/>
          <w:bCs/>
          <w:sz w:val="22"/>
          <w:szCs w:val="22"/>
        </w:rPr>
        <w:t>$376/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**$5,548.0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）。即使在保守假设下，</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模型得出的内在价值仍大幅高于当前股价</w:t>
      </w:r>
      <w:r w:rsidRPr="00053559">
        <w:rPr>
          <w:rFonts w:ascii="Times New Roman" w:eastAsia="微软雅黑" w:hAnsi="Times New Roman" w:cs="Times New Roman"/>
          <w:sz w:val="22"/>
          <w:szCs w:val="22"/>
        </w:rPr>
        <w:t>$126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。中性情景下内在价值较现价溢价约</w:t>
      </w:r>
      <w:r w:rsidRPr="00053559">
        <w:rPr>
          <w:rFonts w:ascii="Times New Roman" w:eastAsia="微软雅黑" w:hAnsi="Times New Roman" w:cs="Times New Roman"/>
          <w:sz w:val="22"/>
          <w:szCs w:val="22"/>
        </w:rPr>
        <w:t>119%</w:t>
      </w:r>
      <w:r w:rsidRPr="00053559">
        <w:rPr>
          <w:rFonts w:ascii="Times New Roman" w:eastAsia="微软雅黑" w:hAnsi="Times New Roman" w:cs="Times New Roman"/>
          <w:sz w:val="22"/>
          <w:szCs w:val="22"/>
        </w:rPr>
        <w:t>，乐观情景下溢价达近</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倍。这表明市场定价隐含的增长预期远低于我们的中性假设，即使考虑风险调整，拼多多当前股价在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角度下有较大安全边际。需要强调，</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估值对假设较敏感</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增长率或折现率的变化都会显著影响估值，但多情景分析增强了结果的稳健性：除非公司未来增长明显停滞或风险溢价显著上升，否则当前价格相对于其自由现金流创造能力偏低。</w:t>
      </w:r>
    </w:p>
    <w:p w14:paraId="29A9A1E4"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相对估值模型（</w:t>
      </w:r>
      <w:r w:rsidRPr="00053559">
        <w:rPr>
          <w:rFonts w:ascii="Times New Roman" w:eastAsia="微软雅黑" w:hAnsi="Times New Roman" w:cs="Times New Roman"/>
          <w:b/>
          <w:bCs/>
          <w:sz w:val="22"/>
          <w:szCs w:val="22"/>
        </w:rPr>
        <w:t>P/E</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 xml:space="preserve">P/S </w:t>
      </w:r>
      <w:r w:rsidRPr="00053559">
        <w:rPr>
          <w:rFonts w:ascii="Times New Roman" w:eastAsia="微软雅黑" w:hAnsi="Times New Roman" w:cs="Times New Roman"/>
          <w:b/>
          <w:bCs/>
          <w:sz w:val="22"/>
          <w:szCs w:val="22"/>
        </w:rPr>
        <w:t>等）</w:t>
      </w:r>
    </w:p>
    <w:p w14:paraId="6BB464F8"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lastRenderedPageBreak/>
        <w:t>相对估值通过将公司当前的估值倍数与可比公司或自身历史水平对比，评估股价的合理性</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。我们选取市盈率</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、市净率</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、市销率</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和股价</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w:t>
      </w:r>
      <w:r w:rsidRPr="00053559">
        <w:rPr>
          <w:rFonts w:ascii="Times New Roman" w:eastAsia="微软雅黑" w:hAnsi="Times New Roman" w:cs="Times New Roman"/>
          <w:sz w:val="22"/>
          <w:szCs w:val="22"/>
        </w:rPr>
        <w:t>(P/FCF)</w:t>
      </w:r>
      <w:r w:rsidRPr="00053559">
        <w:rPr>
          <w:rFonts w:ascii="Times New Roman" w:eastAsia="微软雅黑" w:hAnsi="Times New Roman" w:cs="Times New Roman"/>
          <w:sz w:val="22"/>
          <w:szCs w:val="22"/>
        </w:rPr>
        <w:t>等指标，与行业平均及公司历史均值进行比较。</w:t>
      </w:r>
      <w:r w:rsidRPr="00053559">
        <w:rPr>
          <w:rFonts w:ascii="Times New Roman" w:eastAsia="微软雅黑" w:hAnsi="Times New Roman" w:cs="Times New Roman"/>
          <w:b/>
          <w:bCs/>
          <w:sz w:val="22"/>
          <w:szCs w:val="22"/>
        </w:rPr>
        <w:t>截至</w:t>
      </w:r>
      <w:r w:rsidRPr="00053559">
        <w:rPr>
          <w:rFonts w:ascii="Times New Roman" w:eastAsia="微软雅黑" w:hAnsi="Times New Roman" w:cs="Times New Roman"/>
          <w:b/>
          <w:bCs/>
          <w:sz w:val="22"/>
          <w:szCs w:val="22"/>
        </w:rPr>
        <w:t>2025</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b/>
          <w:bCs/>
          <w:sz w:val="22"/>
          <w:szCs w:val="22"/>
        </w:rPr>
        <w:t>月</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日，拼多多</w:t>
      </w:r>
      <w:r w:rsidRPr="00053559">
        <w:rPr>
          <w:rFonts w:ascii="Times New Roman" w:eastAsia="微软雅黑" w:hAnsi="Times New Roman" w:cs="Times New Roman"/>
          <w:b/>
          <w:bCs/>
          <w:sz w:val="22"/>
          <w:szCs w:val="22"/>
        </w:rPr>
        <w:t>TTM</w:t>
      </w:r>
      <w:r w:rsidRPr="00053559">
        <w:rPr>
          <w:rFonts w:ascii="Times New Roman" w:eastAsia="微软雅黑" w:hAnsi="Times New Roman" w:cs="Times New Roman"/>
          <w:b/>
          <w:bCs/>
          <w:sz w:val="22"/>
          <w:szCs w:val="22"/>
        </w:rPr>
        <w:t>市盈率约为</w:t>
      </w:r>
      <w:r w:rsidRPr="00053559">
        <w:rPr>
          <w:rFonts w:ascii="Times New Roman" w:eastAsia="微软雅黑" w:hAnsi="Times New Roman" w:cs="Times New Roman"/>
          <w:b/>
          <w:bCs/>
          <w:sz w:val="22"/>
          <w:szCs w:val="22"/>
        </w:rPr>
        <w:t>12.4</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（股价</w:t>
      </w:r>
      <w:r w:rsidRPr="00053559">
        <w:rPr>
          <w:rFonts w:ascii="Times New Roman" w:eastAsia="微软雅黑" w:hAnsi="Times New Roman" w:cs="Times New Roman"/>
          <w:sz w:val="22"/>
          <w:szCs w:val="22"/>
        </w:rPr>
        <w:t>$126</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每股收益约</w:t>
      </w:r>
      <w:r w:rsidRPr="00053559">
        <w:rPr>
          <w:rFonts w:ascii="Times New Roman" w:eastAsia="微软雅黑" w:hAnsi="Times New Roman" w:cs="Times New Roman"/>
          <w:sz w:val="22"/>
          <w:szCs w:val="22"/>
        </w:rPr>
        <w:t>$10.22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远低于行业平均水平约</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，也低于公司过去的历史估值中枢（</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。这意味着以盈利倍数看，市场给予</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的估值折价明显。以当前每股收益估算，若按行业平均约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给予估值，对应股价约</w:t>
      </w:r>
      <w:r w:rsidRPr="00053559">
        <w:rPr>
          <w:rFonts w:ascii="Times New Roman" w:eastAsia="微软雅黑" w:hAnsi="Times New Roman" w:cs="Times New Roman"/>
          <w:sz w:val="22"/>
          <w:szCs w:val="22"/>
        </w:rPr>
        <w:t>**$214**</w:t>
      </w:r>
      <w:r w:rsidRPr="00053559">
        <w:rPr>
          <w:rFonts w:ascii="Times New Roman" w:eastAsia="微软雅黑" w:hAnsi="Times New Roman" w:cs="Times New Roman"/>
          <w:sz w:val="22"/>
          <w:szCs w:val="22"/>
        </w:rPr>
        <w:t>，按公司历史平均</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则股价可达</w:t>
      </w:r>
      <w:r w:rsidRPr="00053559">
        <w:rPr>
          <w:rFonts w:ascii="Times New Roman" w:eastAsia="微软雅黑" w:hAnsi="Times New Roman" w:cs="Times New Roman"/>
          <w:sz w:val="22"/>
          <w:szCs w:val="22"/>
        </w:rPr>
        <w:t>**$222**</w:t>
      </w:r>
      <w:r w:rsidRPr="00053559">
        <w:rPr>
          <w:rFonts w:ascii="Times New Roman" w:eastAsia="微软雅黑" w:hAnsi="Times New Roman" w:cs="Times New Roman"/>
          <w:sz w:val="22"/>
          <w:szCs w:val="22"/>
        </w:rPr>
        <w:t>左右，均比现价高出七成以上。即使考虑行业波动，将估值折算为略低于行业均值的水平（例如</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倍市盈率），对应价格约</w:t>
      </w:r>
      <w:r w:rsidRPr="00053559">
        <w:rPr>
          <w:rFonts w:ascii="Times New Roman" w:eastAsia="微软雅黑" w:hAnsi="Times New Roman" w:cs="Times New Roman"/>
          <w:sz w:val="22"/>
          <w:szCs w:val="22"/>
        </w:rPr>
        <w:t>$153</w:t>
      </w:r>
      <w:r w:rsidRPr="00053559">
        <w:rPr>
          <w:rFonts w:ascii="Times New Roman" w:eastAsia="微软雅黑" w:hAnsi="Times New Roman" w:cs="Times New Roman"/>
          <w:sz w:val="22"/>
          <w:szCs w:val="22"/>
        </w:rPr>
        <w:t>，仍高于现价约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w:t>
      </w:r>
    </w:p>
    <w:p w14:paraId="02926054"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其他相对指标同样印证低估判断：</w:t>
      </w:r>
      <w:r w:rsidRPr="00053559">
        <w:rPr>
          <w:rFonts w:ascii="Times New Roman" w:eastAsia="微软雅黑" w:hAnsi="Times New Roman" w:cs="Times New Roman"/>
          <w:b/>
          <w:bCs/>
          <w:sz w:val="22"/>
          <w:szCs w:val="22"/>
        </w:rPr>
        <w:t>PDD</w:t>
      </w:r>
      <w:r w:rsidRPr="00053559">
        <w:rPr>
          <w:rFonts w:ascii="Times New Roman" w:eastAsia="微软雅黑" w:hAnsi="Times New Roman" w:cs="Times New Roman"/>
          <w:b/>
          <w:bCs/>
          <w:sz w:val="22"/>
          <w:szCs w:val="22"/>
        </w:rPr>
        <w:t>当前</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4.7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，低于自身历史均值</w:t>
      </w:r>
      <w:r w:rsidRPr="00053559">
        <w:rPr>
          <w:rFonts w:ascii="Times New Roman" w:eastAsia="微软雅黑" w:hAnsi="Times New Roman" w:cs="Times New Roman"/>
          <w:sz w:val="22"/>
          <w:szCs w:val="22"/>
        </w:rPr>
        <w:t>7.2</w:t>
      </w:r>
      <w:r w:rsidRPr="00053559">
        <w:rPr>
          <w:rFonts w:ascii="Times New Roman" w:eastAsia="微软雅黑" w:hAnsi="Times New Roman" w:cs="Times New Roman"/>
          <w:sz w:val="22"/>
          <w:szCs w:val="22"/>
        </w:rPr>
        <w:t>倍，但高于行业中位数约</w:t>
      </w:r>
      <w:r w:rsidRPr="00053559">
        <w:rPr>
          <w:rFonts w:ascii="Times New Roman" w:eastAsia="微软雅黑" w:hAnsi="Times New Roman" w:cs="Times New Roman"/>
          <w:sz w:val="22"/>
          <w:szCs w:val="22"/>
        </w:rPr>
        <w:t>1.65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。需要注意，拼多多账面资产较轻且</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显著高于同行（</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达</w:t>
      </w:r>
      <w:r w:rsidRPr="00053559">
        <w:rPr>
          <w:rFonts w:ascii="Times New Roman" w:eastAsia="微软雅黑" w:hAnsi="Times New Roman" w:cs="Times New Roman"/>
          <w:sz w:val="22"/>
          <w:szCs w:val="22"/>
        </w:rPr>
        <w:t>49.3%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），合理的市净率理应高于行业平均，因此当前</w:t>
      </w:r>
      <w:r w:rsidRPr="00053559">
        <w:rPr>
          <w:rFonts w:ascii="Times New Roman" w:eastAsia="微软雅黑" w:hAnsi="Times New Roman" w:cs="Times New Roman"/>
          <w:sz w:val="22"/>
          <w:szCs w:val="22"/>
        </w:rPr>
        <w:t>4.7</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并不显著偏高，反而相对于其近年</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以上的净资产收益率属于偏低水平。</w:t>
      </w:r>
      <w:r w:rsidRPr="00053559">
        <w:rPr>
          <w:rFonts w:ascii="Times New Roman" w:eastAsia="微软雅黑" w:hAnsi="Times New Roman" w:cs="Times New Roman"/>
          <w:b/>
          <w:bCs/>
          <w:sz w:val="22"/>
          <w:szCs w:val="22"/>
        </w:rPr>
        <w:t>P/S</w:t>
      </w:r>
      <w:r w:rsidRPr="00053559">
        <w:rPr>
          <w:rFonts w:ascii="Times New Roman" w:eastAsia="微软雅黑" w:hAnsi="Times New Roman" w:cs="Times New Roman"/>
          <w:b/>
          <w:bCs/>
          <w:sz w:val="22"/>
          <w:szCs w:val="22"/>
        </w:rPr>
        <w:t>方面</w:t>
      </w:r>
      <w:r w:rsidRPr="00053559">
        <w:rPr>
          <w:rFonts w:ascii="Times New Roman" w:eastAsia="微软雅黑" w:hAnsi="Times New Roman" w:cs="Times New Roman"/>
          <w:sz w:val="22"/>
          <w:szCs w:val="22"/>
        </w:rPr>
        <w:t>，拼多多</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市销率约</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，低于自身历史平均水平</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倍，略高于行业平均约</w:t>
      </w:r>
      <w:r w:rsidRPr="00053559">
        <w:rPr>
          <w:rFonts w:ascii="Times New Roman" w:eastAsia="微软雅黑" w:hAnsi="Times New Roman" w:cs="Times New Roman"/>
          <w:sz w:val="22"/>
          <w:szCs w:val="22"/>
        </w:rPr>
        <w:t>0.83</w:t>
      </w:r>
      <w:r w:rsidRPr="00053559">
        <w:rPr>
          <w:rFonts w:ascii="Times New Roman" w:eastAsia="微软雅黑" w:hAnsi="Times New Roman" w:cs="Times New Roman"/>
          <w:sz w:val="22"/>
          <w:szCs w:val="22"/>
        </w:rPr>
        <w:t>倍。由于电商行业公司盈利能力差异大，用</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直接比较需谨慎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拼多多当前净利率接近</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，显著高于行业平均不到</w:t>
      </w:r>
      <w:r w:rsidRPr="00053559">
        <w:rPr>
          <w:rFonts w:ascii="Times New Roman" w:eastAsia="微软雅黑" w:hAnsi="Times New Roman" w:cs="Times New Roman"/>
          <w:sz w:val="22"/>
          <w:szCs w:val="22"/>
        </w:rPr>
        <w:t>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。高利润率支撑下，拼多多理应享有更高的市销率倍数。即便不考虑利润率差异，若按历史平均</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估值，对应市值约</w:t>
      </w:r>
      <w:r w:rsidRPr="00053559">
        <w:rPr>
          <w:rFonts w:ascii="Times New Roman" w:eastAsia="微软雅黑" w:hAnsi="Times New Roman" w:cs="Times New Roman"/>
          <w:sz w:val="22"/>
          <w:szCs w:val="22"/>
        </w:rPr>
        <w:t>**$3920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$267/</w:t>
      </w:r>
      <w:r w:rsidRPr="00053559">
        <w:rPr>
          <w:rFonts w:ascii="Times New Roman" w:eastAsia="微软雅黑" w:hAnsi="Times New Roman" w:cs="Times New Roman"/>
          <w:sz w:val="22"/>
          <w:szCs w:val="22"/>
        </w:rPr>
        <w:t>股），进一步表明当前估值偏低。当然，随着公司规模壮大，市销率相较初创时期理应收缩，但目前</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仍未完全反映其盈利改善。</w:t>
      </w:r>
      <w:r w:rsidRPr="00053559">
        <w:rPr>
          <w:rFonts w:ascii="Times New Roman" w:eastAsia="微软雅黑" w:hAnsi="Times New Roman" w:cs="Times New Roman"/>
          <w:b/>
          <w:bCs/>
          <w:sz w:val="22"/>
          <w:szCs w:val="22"/>
        </w:rPr>
        <w:t>股价</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自由现金流</w:t>
      </w:r>
      <w:r w:rsidRPr="00053559">
        <w:rPr>
          <w:rFonts w:ascii="Times New Roman" w:eastAsia="微软雅黑" w:hAnsi="Times New Roman" w:cs="Times New Roman"/>
          <w:sz w:val="22"/>
          <w:szCs w:val="22"/>
        </w:rPr>
        <w:t>方面，当前约</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倍，亦低于行业平均</w:t>
      </w:r>
      <w:del w:id="27" w:author="Unknown">
        <w:r w:rsidRPr="00053559">
          <w:rPr>
            <w:rFonts w:ascii="Times New Roman" w:eastAsia="微软雅黑" w:hAnsi="Times New Roman" w:cs="Times New Roman"/>
            <w:sz w:val="22"/>
            <w:szCs w:val="22"/>
          </w:rPr>
          <w:delText>12</w:delText>
        </w:r>
        <w:r w:rsidRPr="00053559">
          <w:rPr>
            <w:rFonts w:ascii="Times New Roman" w:eastAsia="微软雅黑" w:hAnsi="Times New Roman" w:cs="Times New Roman"/>
            <w:sz w:val="22"/>
            <w:szCs w:val="22"/>
          </w:rPr>
          <w:delText>倍及公司历史水平</w:delText>
        </w:r>
      </w:del>
      <w:r w:rsidRPr="00053559">
        <w:rPr>
          <w:rFonts w:ascii="Times New Roman" w:eastAsia="微软雅黑" w:hAnsi="Times New Roman" w:cs="Times New Roman"/>
          <w:sz w:val="22"/>
          <w:szCs w:val="22"/>
        </w:rPr>
        <w:t>18</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。这说明以现金流衡量，</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股价折价程度与</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结论一致。综合上述相对估值指标，我们判断拼多多合理的相对估值区间大致在</w:t>
      </w:r>
      <w:r w:rsidRPr="00053559">
        <w:rPr>
          <w:rFonts w:ascii="Times New Roman" w:eastAsia="微软雅黑" w:hAnsi="Times New Roman" w:cs="Times New Roman"/>
          <w:b/>
          <w:bCs/>
          <w:sz w:val="22"/>
          <w:szCs w:val="22"/>
        </w:rPr>
        <w:t>15~22</w:t>
      </w:r>
      <w:r w:rsidRPr="00053559">
        <w:rPr>
          <w:rFonts w:ascii="Times New Roman" w:eastAsia="微软雅黑" w:hAnsi="Times New Roman" w:cs="Times New Roman"/>
          <w:b/>
          <w:bCs/>
          <w:sz w:val="22"/>
          <w:szCs w:val="22"/>
        </w:rPr>
        <w:t>倍市盈率</w:t>
      </w:r>
      <w:r w:rsidRPr="00053559">
        <w:rPr>
          <w:rFonts w:ascii="Times New Roman" w:eastAsia="微软雅黑" w:hAnsi="Times New Roman" w:cs="Times New Roman"/>
          <w:sz w:val="22"/>
          <w:szCs w:val="22"/>
        </w:rPr>
        <w:t>对应的</w:t>
      </w:r>
      <w:r w:rsidRPr="00053559">
        <w:rPr>
          <w:rFonts w:ascii="Times New Roman" w:eastAsia="微软雅黑" w:hAnsi="Times New Roman" w:cs="Times New Roman"/>
          <w:sz w:val="22"/>
          <w:szCs w:val="22"/>
        </w:rPr>
        <w:t>$150-$220/</w:t>
      </w:r>
      <w:r w:rsidRPr="00053559">
        <w:rPr>
          <w:rFonts w:ascii="Times New Roman" w:eastAsia="微软雅黑" w:hAnsi="Times New Roman" w:cs="Times New Roman"/>
          <w:sz w:val="22"/>
          <w:szCs w:val="22"/>
        </w:rPr>
        <w:t>股左右；即使采用较保守的同行平均倍数，其估值中枢仍较现价有可观上行空间。</w:t>
      </w:r>
    </w:p>
    <w:p w14:paraId="44862F16"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资产基础估值模型（</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和格雷厄姆模型）</w:t>
      </w:r>
    </w:p>
    <w:p w14:paraId="6AC93E27"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从资产负债表角度，我们考察拼多多的净流动资产价值</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和格雷厄姆估值等静态指标。</w:t>
      </w:r>
      <w:r w:rsidRPr="00053559">
        <w:rPr>
          <w:rFonts w:ascii="Times New Roman" w:eastAsia="微软雅黑" w:hAnsi="Times New Roman" w:cs="Times New Roman"/>
          <w:b/>
          <w:bCs/>
          <w:sz w:val="22"/>
          <w:szCs w:val="22"/>
        </w:rPr>
        <w:t>净流动资产价值</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由价值投资先驱本杰明</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格雷厄姆提出，指流动资产减去总负债的剩余价值，即公司在极端清算情况下股东可获得的</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最低价值</w:t>
      </w:r>
      <w:r w:rsidRPr="00053559">
        <w:rPr>
          <w:rFonts w:ascii="Times New Roman" w:eastAsia="微软雅黑" w:hAnsi="Times New Roman" w:cs="Times New Roman"/>
          <w:b/>
          <w:bCs/>
          <w:sz w:val="22"/>
          <w:szCs w:val="22"/>
        </w:rPr>
        <w:t>” (</w:t>
      </w:r>
      <w:hyperlink r:id="rId417" w:anchor=":~:text=%2A%20%E5%87%80%E5%87%80%E8%82%A1%EF%BC%88Net%20,%E4%BB%B7%E5%80%BC%E6%8A%95%E8%B5%84%EF%BC%88Value%20Investing%EF%BC%89%EF%BC%9A%E4%B8%80%E7%A7%8D%E6%8A%95%E8%B5%84%E7%AD%96%E7%95%A5%EF%BC%8C%E6%8A%95%E8%B5%84%E8%80%85%E9%80%9A%E8%BF%87%E5%88%86%E6%9E%90%E5%85%AC%E5%8F%B8%E7%9A%84%E5%9F%BA%E6%9C%AC%E9%9D%A2%EF%BC%8C%E5%AF%BB%E6%89%BE%E8%A2%AB%E5%B8%82%E5%9C%BA%E4%BD%8E%E4%BC%B0%E7%9A%84%E8%82%A1%E7%A5%A8%EF%BC%8C%E4%BB%A5%E6%9C%9F%E6%9C%9B%E5%9C%A8%E6%9C%AA%E6%9D%A5%E8%82%A1%E7%A5%A8%E4%BB%B7%E6%A0%BC%E5%9B%9E%E5%BD%92%E5%85%B6%E5%86%85%E5%9C%A8%E4%BB%B7%E5%80%BC%E6%97%B6%E8%8E%B7%E5%BE%97%E6%94%B6%E7%9B%8A%E3%80%82" w:history="1">
        <w:r w:rsidRPr="00053559">
          <w:rPr>
            <w:rStyle w:val="af0"/>
            <w:rFonts w:ascii="Times New Roman" w:eastAsia="微软雅黑" w:hAnsi="Times New Roman" w:cs="Times New Roman"/>
            <w:b/>
            <w:bCs/>
            <w:sz w:val="22"/>
            <w:szCs w:val="22"/>
          </w:rPr>
          <w:t>格雷厄姆的净净股策略：在高科技股中寻找价值</w:t>
        </w:r>
        <w:r w:rsidRPr="00053559">
          <w:rPr>
            <w:rStyle w:val="af0"/>
            <w:rFonts w:ascii="Times New Roman" w:eastAsia="微软雅黑" w:hAnsi="Times New Roman" w:cs="Times New Roman"/>
            <w:b/>
            <w:bCs/>
            <w:sz w:val="22"/>
            <w:szCs w:val="22"/>
          </w:rPr>
          <w:t>-CSDN</w:t>
        </w:r>
        <w:r w:rsidRPr="00053559">
          <w:rPr>
            <w:rStyle w:val="af0"/>
            <w:rFonts w:ascii="Times New Roman" w:eastAsia="微软雅黑" w:hAnsi="Times New Roman" w:cs="Times New Roman"/>
            <w:b/>
            <w:bCs/>
            <w:sz w:val="22"/>
            <w:szCs w:val="22"/>
          </w:rPr>
          <w:t>博客</w:t>
        </w:r>
      </w:hyperlink>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。据年报，拼多多</w:t>
      </w:r>
      <w:r w:rsidRPr="00053559">
        <w:rPr>
          <w:rFonts w:ascii="Times New Roman" w:eastAsia="微软雅黑" w:hAnsi="Times New Roman" w:cs="Times New Roman"/>
          <w:b/>
          <w:bCs/>
          <w:sz w:val="22"/>
          <w:szCs w:val="22"/>
        </w:rPr>
        <w:t>2024</w:t>
      </w:r>
      <w:r w:rsidRPr="00053559">
        <w:rPr>
          <w:rFonts w:ascii="Times New Roman" w:eastAsia="微软雅黑" w:hAnsi="Times New Roman" w:cs="Times New Roman"/>
          <w:b/>
          <w:bCs/>
          <w:sz w:val="22"/>
          <w:szCs w:val="22"/>
        </w:rPr>
        <w:t>年末流动资产约</w:t>
      </w:r>
      <w:r w:rsidRPr="00053559">
        <w:rPr>
          <w:rFonts w:ascii="Times New Roman" w:eastAsia="微软雅黑" w:hAnsi="Times New Roman" w:cs="Times New Roman"/>
          <w:b/>
          <w:bCs/>
          <w:sz w:val="22"/>
          <w:szCs w:val="22"/>
        </w:rPr>
        <w:t>546.68</w:t>
      </w:r>
      <w:r w:rsidRPr="00053559">
        <w:rPr>
          <w:rFonts w:ascii="Times New Roman" w:eastAsia="微软雅黑" w:hAnsi="Times New Roman" w:cs="Times New Roman"/>
          <w:b/>
          <w:bCs/>
          <w:sz w:val="22"/>
          <w:szCs w:val="22"/>
        </w:rPr>
        <w:t>亿元，总负债约</w:t>
      </w:r>
      <w:r w:rsidRPr="00053559">
        <w:rPr>
          <w:rFonts w:ascii="Times New Roman" w:eastAsia="微软雅黑" w:hAnsi="Times New Roman" w:cs="Times New Roman"/>
          <w:b/>
          <w:bCs/>
          <w:sz w:val="22"/>
          <w:szCs w:val="22"/>
        </w:rPr>
        <w:t>266.29</w:t>
      </w:r>
      <w:r w:rsidRPr="00053559">
        <w:rPr>
          <w:rFonts w:ascii="Times New Roman" w:eastAsia="微软雅黑" w:hAnsi="Times New Roman" w:cs="Times New Roman"/>
          <w:b/>
          <w:bCs/>
          <w:sz w:val="22"/>
          <w:szCs w:val="22"/>
        </w:rPr>
        <w:t>亿元，计</w:t>
      </w:r>
      <w:r w:rsidRPr="00053559">
        <w:rPr>
          <w:rFonts w:ascii="Times New Roman" w:eastAsia="微软雅黑" w:hAnsi="Times New Roman" w:cs="Times New Roman"/>
          <w:b/>
          <w:bCs/>
          <w:sz w:val="22"/>
          <w:szCs w:val="22"/>
        </w:rPr>
        <w:lastRenderedPageBreak/>
        <w:t>算得</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280.39</w:t>
      </w:r>
      <w:r w:rsidRPr="00053559">
        <w:rPr>
          <w:rFonts w:ascii="Times New Roman" w:eastAsia="微软雅黑" w:hAnsi="Times New Roman" w:cs="Times New Roman"/>
          <w:b/>
          <w:bCs/>
          <w:sz w:val="22"/>
          <w:szCs w:val="22"/>
        </w:rPr>
        <w:t>亿元人民币</w:t>
      </w:r>
      <w:r w:rsidRPr="00053559">
        <w:rPr>
          <w:rFonts w:ascii="Times New Roman" w:eastAsia="微软雅黑" w:hAnsi="Times New Roman" w:cs="Times New Roman"/>
          <w:sz w:val="22"/>
          <w:szCs w:val="22"/>
        </w:rPr>
        <w:t>，折合每股约</w:t>
      </w:r>
      <w:r w:rsidRPr="00053559">
        <w:rPr>
          <w:rFonts w:ascii="Times New Roman" w:eastAsia="微软雅黑" w:hAnsi="Times New Roman" w:cs="Times New Roman"/>
          <w:sz w:val="22"/>
          <w:szCs w:val="22"/>
        </w:rPr>
        <w:t>**$18.99**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。格雷厄姆原则认为，当股价大幅低于每股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的股票才具有投资吸引力</w:t>
      </w:r>
      <w:r w:rsidRPr="00053559">
        <w:rPr>
          <w:rFonts w:ascii="Times New Roman" w:eastAsia="微软雅黑" w:hAnsi="Times New Roman" w:cs="Times New Roman"/>
          <w:sz w:val="22"/>
          <w:szCs w:val="22"/>
        </w:rPr>
        <w:t xml:space="preserve"> (</w:t>
      </w:r>
      <w:hyperlink r:id="rId418" w:anchor=":~:text=,%E5%AE%89%E5%85%A8%E8%BE%B9%E9%99%85%EF%BC%88Margin%20of%20Safety%EF%BC%89%EF%BC%9A%E4%BB%B7%E5%80%BC%E6%8A%95%E8%B5%84%E4%B8%AD%E7%9A%84%E4%B8%80%E4%B8%AA%E9%87%8D%E8%A6%81%E6%A6%82%E5%BF%B5%EF%BC%8C%E6%98%AF%E6%8C%87%E8%82%A1%E7%A5%A8%E7%9A%84%E5%86%85%E5%9C%A8%E4%BB%B7%E5%80%BC%E4%B8%8E%E5%B8%82%E5%9C%BA%E4%BB%B7%E6%A0%BC%E4%B9%8B%E9%97%B4%E7%9A%84%E5%B7%AE%E5%80%BC%E3%80%82%E5%AE%89%E5%85%A8%E8%BE%B9%E9%99%85%E8%B6%8A%E5%A4%A7%EF%BC%8C%E6%8A%95%E8%B5%84%E7%9A%84%E9%A3%8E%E9%99%A9%E8%B6%8A%E4%BD%8E%E3%80%82%E5%87%80%E5%87%80%E8%82%A1%E7%AD%96%E7%95%A5%E5%BC%BA%E8%B0%83%E5%AF%BB%E6%89%BE%E5%85%B7%E6%9C%89%E8%BE%83%E5%A4%A7%E5%AE%89%E5%85%A8%E8%BE%B9%E9%99%85%E7%9A%84%E8%82%A1%E7%A5%A8%E3%80%82" w:history="1">
        <w:r w:rsidRPr="00053559">
          <w:rPr>
            <w:rStyle w:val="af0"/>
            <w:rFonts w:ascii="Times New Roman" w:eastAsia="微软雅黑" w:hAnsi="Times New Roman" w:cs="Times New Roman"/>
            <w:sz w:val="22"/>
            <w:szCs w:val="22"/>
          </w:rPr>
          <w:t>格雷厄姆的净净股策略：在高科技股中寻找价值</w:t>
        </w:r>
        <w:r w:rsidRPr="00053559">
          <w:rPr>
            <w:rStyle w:val="af0"/>
            <w:rFonts w:ascii="Times New Roman" w:eastAsia="微软雅黑" w:hAnsi="Times New Roman" w:cs="Times New Roman"/>
            <w:sz w:val="22"/>
            <w:szCs w:val="22"/>
          </w:rPr>
          <w:t>-CSDN</w:t>
        </w:r>
        <w:r w:rsidRPr="00053559">
          <w:rPr>
            <w:rStyle w:val="af0"/>
            <w:rFonts w:ascii="Times New Roman" w:eastAsia="微软雅黑" w:hAnsi="Times New Roman" w:cs="Times New Roman"/>
            <w:sz w:val="22"/>
            <w:szCs w:val="22"/>
          </w:rPr>
          <w:t>博客</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。拼多多当前每股价格是每股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6.7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，显然不属于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净</w:t>
      </w:r>
      <w:r w:rsidRPr="00053559">
        <w:rPr>
          <w:rFonts w:ascii="Times New Roman" w:eastAsia="微软雅黑" w:hAnsi="Times New Roman" w:cs="Times New Roman"/>
          <w:sz w:val="22"/>
          <w:szCs w:val="22"/>
        </w:rPr>
        <w:t>-net”</w:t>
      </w:r>
      <w:r w:rsidRPr="00053559">
        <w:rPr>
          <w:rFonts w:ascii="Times New Roman" w:eastAsia="微软雅黑" w:hAnsi="Times New Roman" w:cs="Times New Roman"/>
          <w:sz w:val="22"/>
          <w:szCs w:val="22"/>
        </w:rPr>
        <w:t>安全边际范围。这一方面反映公司资产结构较轻（主要资产为现金等流动资产），另一方面说明市场对其估值主要基于盈利能力和成长性，而非账面资产支撑。</w:t>
      </w:r>
    </w:p>
    <w:p w14:paraId="456242DF"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我们进一步采用</w:t>
      </w:r>
      <w:r w:rsidRPr="00053559">
        <w:rPr>
          <w:rFonts w:ascii="Times New Roman" w:eastAsia="微软雅黑" w:hAnsi="Times New Roman" w:cs="Times New Roman"/>
          <w:b/>
          <w:bCs/>
          <w:sz w:val="22"/>
          <w:szCs w:val="22"/>
        </w:rPr>
        <w:t>格雷厄姆估值模型</w:t>
      </w:r>
      <w:r w:rsidRPr="00053559">
        <w:rPr>
          <w:rFonts w:ascii="Times New Roman" w:eastAsia="微软雅黑" w:hAnsi="Times New Roman" w:cs="Times New Roman"/>
          <w:sz w:val="22"/>
          <w:szCs w:val="22"/>
        </w:rPr>
        <w:t>进行验证。格雷厄姆给出的保守内在价值计算公式为每股价值</w:t>
      </w:r>
      <w:r w:rsidRPr="00053559">
        <w:rPr>
          <w:rFonts w:ascii="Times New Roman" w:eastAsia="微软雅黑" w:hAnsi="Times New Roman" w:cs="Times New Roman"/>
          <w:sz w:val="22"/>
          <w:szCs w:val="22"/>
        </w:rPr>
        <w:t xml:space="preserve">≈√(22.5 × </w:t>
      </w:r>
      <w:r w:rsidRPr="00053559">
        <w:rPr>
          <w:rFonts w:ascii="Times New Roman" w:eastAsia="微软雅黑" w:hAnsi="Times New Roman" w:cs="Times New Roman"/>
          <w:sz w:val="22"/>
          <w:szCs w:val="22"/>
        </w:rPr>
        <w:t>每股盈利</w:t>
      </w:r>
      <w:r w:rsidRPr="00053559">
        <w:rPr>
          <w:rFonts w:ascii="Times New Roman" w:eastAsia="微软雅黑" w:hAnsi="Times New Roman" w:cs="Times New Roman"/>
          <w:sz w:val="22"/>
          <w:szCs w:val="22"/>
        </w:rPr>
        <w:t xml:space="preserve"> × </w:t>
      </w:r>
      <w:r w:rsidRPr="00053559">
        <w:rPr>
          <w:rFonts w:ascii="Times New Roman" w:eastAsia="微软雅黑" w:hAnsi="Times New Roman" w:cs="Times New Roman"/>
          <w:sz w:val="22"/>
          <w:szCs w:val="22"/>
        </w:rPr>
        <w:t>每股账面价值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。以拼多多</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年末每股盈余和账面价值代入，该模型得出</w:t>
      </w:r>
      <w:r w:rsidRPr="00053559">
        <w:rPr>
          <w:rFonts w:ascii="Times New Roman" w:eastAsia="微软雅黑" w:hAnsi="Times New Roman" w:cs="Times New Roman"/>
          <w:b/>
          <w:bCs/>
          <w:sz w:val="22"/>
          <w:szCs w:val="22"/>
        </w:rPr>
        <w:t>每股约</w:t>
      </w:r>
      <w:r w:rsidRPr="00053559">
        <w:rPr>
          <w:rFonts w:ascii="Times New Roman" w:eastAsia="微软雅黑" w:hAnsi="Times New Roman" w:cs="Times New Roman"/>
          <w:b/>
          <w:bCs/>
          <w:sz w:val="22"/>
          <w:szCs w:val="22"/>
        </w:rPr>
        <w:t>$81~82</w:t>
      </w:r>
      <w:r w:rsidRPr="00053559">
        <w:rPr>
          <w:rFonts w:ascii="Times New Roman" w:eastAsia="微软雅黑" w:hAnsi="Times New Roman" w:cs="Times New Roman"/>
          <w:sz w:val="22"/>
          <w:szCs w:val="22"/>
        </w:rPr>
        <w:t>的估值</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GuruFocus</w:t>
      </w:r>
      <w:r w:rsidRPr="00053559">
        <w:rPr>
          <w:rFonts w:ascii="Times New Roman" w:eastAsia="微软雅黑" w:hAnsi="Times New Roman" w:cs="Times New Roman"/>
          <w:sz w:val="22"/>
          <w:szCs w:val="22"/>
        </w:rPr>
        <w:t>数据亦显示拼多多的</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格雷厄姆估值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sz w:val="22"/>
          <w:szCs w:val="22"/>
        </w:rPr>
        <w:t>$81.69/</w:t>
      </w:r>
      <w:r w:rsidRPr="00053559">
        <w:rPr>
          <w:rFonts w:ascii="Times New Roman" w:eastAsia="微软雅黑" w:hAnsi="Times New Roman" w:cs="Times New Roman"/>
          <w:sz w:val="22"/>
          <w:szCs w:val="22"/>
        </w:rPr>
        <w:t>股，仅相当于当前股价的</w:t>
      </w:r>
      <w:r w:rsidRPr="00053559">
        <w:rPr>
          <w:rFonts w:ascii="Times New Roman" w:eastAsia="微软雅黑" w:hAnsi="Times New Roman" w:cs="Times New Roman"/>
          <w:b/>
          <w:bCs/>
          <w:sz w:val="22"/>
          <w:szCs w:val="22"/>
        </w:rPr>
        <w:t>65%</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。此外，拼多多每股有形账面价值约</w:t>
      </w:r>
      <w:r w:rsidRPr="00053559">
        <w:rPr>
          <w:rFonts w:ascii="Times New Roman" w:eastAsia="微软雅黑" w:hAnsi="Times New Roman" w:cs="Times New Roman"/>
          <w:sz w:val="22"/>
          <w:szCs w:val="22"/>
        </w:rPr>
        <w:t>$26.64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（扣除无形资产后的每股净资产），仅为市价的</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。这些资产基础指标均显著低于市场价格，表明从清算价值或静态账面价值看，拼多多股价并不</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便宜</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。然而，这在高速成长的互联网企业中是普遍现象</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投资者更多依据未来盈利潜力而非现有资产定价。因此，</w:t>
      </w:r>
      <w:r w:rsidRPr="00053559">
        <w:rPr>
          <w:rFonts w:ascii="Times New Roman" w:eastAsia="微软雅黑" w:hAnsi="Times New Roman" w:cs="Times New Roman"/>
          <w:b/>
          <w:bCs/>
          <w:sz w:val="22"/>
          <w:szCs w:val="22"/>
        </w:rPr>
        <w:t>资产基础估值提供了股价下行的理论底线</w:t>
      </w:r>
      <w:r w:rsidRPr="00053559">
        <w:rPr>
          <w:rFonts w:ascii="Times New Roman" w:eastAsia="微软雅黑" w:hAnsi="Times New Roman" w:cs="Times New Roman"/>
          <w:sz w:val="22"/>
          <w:szCs w:val="22"/>
        </w:rPr>
        <w:t>：拼多多拥有充裕的净流动资产（约占市值</w:t>
      </w:r>
      <w:r w:rsidRPr="00053559">
        <w:rPr>
          <w:rFonts w:ascii="Times New Roman" w:eastAsia="微软雅黑" w:hAnsi="Times New Roman" w:cs="Times New Roman"/>
          <w:sz w:val="22"/>
          <w:szCs w:val="22"/>
        </w:rPr>
        <w:t>15%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），即便最悲观情形公司按账面清算，每股也有接近</w:t>
      </w:r>
      <w:r w:rsidRPr="00053559">
        <w:rPr>
          <w:rFonts w:ascii="Times New Roman" w:eastAsia="微软雅黑" w:hAnsi="Times New Roman" w:cs="Times New Roman"/>
          <w:sz w:val="22"/>
          <w:szCs w:val="22"/>
        </w:rPr>
        <w:t>$19</w:t>
      </w:r>
      <w:r w:rsidRPr="00053559">
        <w:rPr>
          <w:rFonts w:ascii="Times New Roman" w:eastAsia="微软雅黑" w:hAnsi="Times New Roman" w:cs="Times New Roman"/>
          <w:sz w:val="22"/>
          <w:szCs w:val="22"/>
        </w:rPr>
        <w:t>的保障价值。但同时，当前股价远高于静态资产价值，意味着市场赋予的溢价主要源自公司卓越的盈利能力和成长前景，而非账面资产。本方法提示我们，应持续关注拼多多的资产负债表健康度，但其估值高低最终还需结合收益法和相对法综合判断。</w:t>
      </w:r>
    </w:p>
    <w:p w14:paraId="65AC43A5"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b/>
          <w:bCs/>
          <w:sz w:val="22"/>
          <w:szCs w:val="22"/>
        </w:rPr>
        <w:t>综合来看</w:t>
      </w:r>
      <w:r w:rsidRPr="00053559">
        <w:rPr>
          <w:rFonts w:ascii="Times New Roman" w:eastAsia="微软雅黑" w:hAnsi="Times New Roman" w:cs="Times New Roman"/>
          <w:sz w:val="22"/>
          <w:szCs w:val="22"/>
        </w:rPr>
        <w:t>，折现现金流法和相对估值法均显示拼多多股票目前被低估：</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在合理假设下给出显著高于市价的内在价值，中位情景估值较现价高出约一倍以上；相对估值的各项倍数亦支持更高的股价水平。而资产基础法虽然得出的静态价值低于现价，但这更多反映拼多多轻资产、高回报的商业模式特征，并不否定其投资价值。整体而言，</w:t>
      </w:r>
      <w:r w:rsidRPr="00053559">
        <w:rPr>
          <w:rFonts w:ascii="Times New Roman" w:eastAsia="微软雅黑" w:hAnsi="Times New Roman" w:cs="Times New Roman"/>
          <w:b/>
          <w:bCs/>
          <w:sz w:val="22"/>
          <w:szCs w:val="22"/>
        </w:rPr>
        <w:t>拼多多当前股价相对于其增长潜力具有吸引力</w:t>
      </w:r>
      <w:r w:rsidRPr="00053559">
        <w:rPr>
          <w:rFonts w:ascii="Times New Roman" w:eastAsia="微软雅黑" w:hAnsi="Times New Roman" w:cs="Times New Roman"/>
          <w:sz w:val="22"/>
          <w:szCs w:val="22"/>
        </w:rPr>
        <w:t>，在多种估值方法下均呈现一定的安全边际。当然，投资者也需考虑中国互联网行业的监管和竞争风险，以及宏观环境对估值折现率的影响。在附带的</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估值模型中，我们提供了以上三种方法的详细估算过程和参数，可供进一步复核和根据新数据动态调整。</w:t>
      </w:r>
    </w:p>
    <w:p w14:paraId="4F377A66" w14:textId="77777777" w:rsidR="00053559" w:rsidRDefault="00053559" w:rsidP="00CB4AAC">
      <w:pPr>
        <w:rPr>
          <w:rFonts w:ascii="Times New Roman" w:eastAsia="微软雅黑" w:hAnsi="Times New Roman" w:cs="Times New Roman"/>
          <w:sz w:val="22"/>
          <w:szCs w:val="22"/>
        </w:rPr>
      </w:pPr>
    </w:p>
    <w:p w14:paraId="58434160" w14:textId="77777777" w:rsidR="000C4693" w:rsidRDefault="000C4693" w:rsidP="00CB4AAC">
      <w:pPr>
        <w:rPr>
          <w:rFonts w:ascii="Times New Roman" w:eastAsia="微软雅黑" w:hAnsi="Times New Roman" w:cs="Times New Roman"/>
          <w:sz w:val="22"/>
          <w:szCs w:val="22"/>
        </w:rPr>
      </w:pPr>
    </w:p>
    <w:p w14:paraId="759A06CA" w14:textId="77777777" w:rsidR="000C4693" w:rsidRDefault="000C4693" w:rsidP="00CB4AAC">
      <w:pPr>
        <w:rPr>
          <w:rFonts w:ascii="Times New Roman" w:eastAsia="微软雅黑" w:hAnsi="Times New Roman" w:cs="Times New Roman"/>
          <w:sz w:val="22"/>
          <w:szCs w:val="22"/>
        </w:rPr>
      </w:pPr>
    </w:p>
    <w:p w14:paraId="6D47E9B9" w14:textId="77777777" w:rsidR="000C4693" w:rsidRDefault="000C4693" w:rsidP="00CB4AAC">
      <w:pPr>
        <w:rPr>
          <w:rFonts w:ascii="Times New Roman" w:eastAsia="微软雅黑" w:hAnsi="Times New Roman" w:cs="Times New Roman"/>
          <w:sz w:val="22"/>
          <w:szCs w:val="22"/>
        </w:rPr>
      </w:pPr>
    </w:p>
    <w:p w14:paraId="5BFBA801" w14:textId="7ED92002" w:rsidR="00F43D65" w:rsidRPr="00F43D65" w:rsidRDefault="00F43D65" w:rsidP="00F43D65">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lastRenderedPageBreak/>
        <w:t>以下内容是</w:t>
      </w:r>
      <w:r w:rsidRPr="00F43D65">
        <w:rPr>
          <w:rFonts w:ascii="Times New Roman" w:eastAsia="微软雅黑" w:hAnsi="Times New Roman" w:cs="Times New Roman"/>
          <w:sz w:val="22"/>
          <w:szCs w:val="22"/>
        </w:rPr>
        <w:t>估值分析中经常用到的关键财务缩写指标，并结合真实财报数据，解释它们的含义、计算方式及投资意义。以</w:t>
      </w:r>
      <w:r w:rsidRPr="00F43D65">
        <w:rPr>
          <w:rFonts w:ascii="Times New Roman" w:eastAsia="微软雅黑" w:hAnsi="Times New Roman" w:cs="Times New Roman"/>
          <w:sz w:val="22"/>
          <w:szCs w:val="22"/>
        </w:rPr>
        <w:t>PDD Holdings Inc.</w:t>
      </w:r>
      <w:r w:rsidRPr="00F43D65">
        <w:rPr>
          <w:rFonts w:ascii="Times New Roman" w:eastAsia="微软雅黑" w:hAnsi="Times New Roman" w:cs="Times New Roman"/>
          <w:sz w:val="22"/>
          <w:szCs w:val="22"/>
        </w:rPr>
        <w:t>的年报和季度报表为数据来源展开说明。</w:t>
      </w:r>
    </w:p>
    <w:p w14:paraId="6069110B"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16E46A">
          <v:rect id="_x0000_i1128" style="width:0;height:1.5pt" o:hralign="center" o:hrstd="t" o:hr="t" fillcolor="#a0a0a0" stroked="f"/>
        </w:pict>
      </w:r>
    </w:p>
    <w:p w14:paraId="39BFB54D"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估值分析常见财务指标详解（含</w:t>
      </w: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例子）</w:t>
      </w:r>
    </w:p>
    <w:p w14:paraId="0A9B30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5A181">
          <v:rect id="_x0000_i1129" style="width:0;height:1.5pt" o:hralign="center" o:hrstd="t" o:hr="t" fillcolor="#a0a0a0" stroked="f"/>
        </w:pict>
      </w:r>
    </w:p>
    <w:p w14:paraId="7EABFC8A"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1. ROIC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Return on Invested Capital </w:t>
      </w:r>
      <w:r w:rsidRPr="00F43D65">
        <w:rPr>
          <w:rFonts w:ascii="Times New Roman" w:eastAsia="微软雅黑" w:hAnsi="Times New Roman" w:cs="Times New Roman"/>
          <w:b/>
          <w:bCs/>
          <w:sz w:val="22"/>
          <w:szCs w:val="22"/>
        </w:rPr>
        <w:t>投资资本回报率</w:t>
      </w:r>
    </w:p>
    <w:p w14:paraId="270432B2"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衡量公司使用投入资本获得的回报能力。</w:t>
      </w:r>
    </w:p>
    <w:p w14:paraId="6719942E"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5B56876B" w14:textId="557DAB83" w:rsidR="00F43D65" w:rsidRPr="00F43D65" w:rsidRDefault="00F43D65" w:rsidP="00F43D65">
      <w:pPr>
        <w:rPr>
          <w:rFonts w:ascii="Times New Roman" w:eastAsia="微软雅黑" w:hAnsi="Times New Roman" w:cs="Times New Roman"/>
          <w:sz w:val="22"/>
          <w:szCs w:val="22"/>
        </w:rPr>
      </w:pPr>
      <m:oMathPara>
        <m:oMath>
          <m:r>
            <m:rPr>
              <m:sty m:val="p"/>
            </m:rPr>
            <w:rPr>
              <w:rFonts w:ascii="Cambria Math" w:eastAsia="微软雅黑" w:hAnsi="Cambria Math" w:cs="Times New Roman"/>
              <w:sz w:val="22"/>
              <w:szCs w:val="22"/>
            </w:rPr>
            <m:t>ROIC</m:t>
          </m:r>
          <m:r>
            <w:rPr>
              <w:rFonts w:ascii="Cambria Math" w:eastAsia="微软雅黑" w:hAnsi="Cambria Math" w:cs="Times New Roman"/>
              <w:sz w:val="22"/>
              <w:szCs w:val="22"/>
            </w:rPr>
            <m:t>=</m:t>
          </m:r>
          <m:f>
            <m:fPr>
              <m:ctrlPr>
                <w:rPr>
                  <w:rFonts w:ascii="Cambria Math" w:eastAsia="微软雅黑" w:hAnsi="Cambria Math" w:cs="Times New Roman"/>
                  <w:iCs/>
                  <w:sz w:val="22"/>
                  <w:szCs w:val="22"/>
                </w:rPr>
              </m:ctrlPr>
            </m:fPr>
            <m:num>
              <m:r>
                <m:rPr>
                  <m:nor/>
                </m:rPr>
                <w:rPr>
                  <w:rFonts w:ascii="Cambria Math" w:eastAsia="微软雅黑" w:hAnsi="Cambria Math" w:cs="Times New Roman"/>
                  <w:iCs/>
                  <w:sz w:val="22"/>
                  <w:szCs w:val="22"/>
                </w:rPr>
                <m:t>NOPAT</m:t>
              </m:r>
              <m:ctrlPr>
                <w:rPr>
                  <w:rFonts w:ascii="Cambria Math" w:eastAsia="微软雅黑" w:hAnsi="Cambria Math" w:cs="Times New Roman"/>
                  <w:i/>
                  <w:iCs/>
                  <w:sz w:val="22"/>
                  <w:szCs w:val="22"/>
                </w:rPr>
              </m:ctrlPr>
            </m:num>
            <m:den>
              <m:r>
                <m:rPr>
                  <m:nor/>
                </m:rPr>
                <w:rPr>
                  <w:rFonts w:ascii="Cambria Math" w:eastAsia="微软雅黑" w:hAnsi="Cambria Math" w:cs="Times New Roman"/>
                  <w:iCs/>
                  <w:sz w:val="22"/>
                  <w:szCs w:val="22"/>
                </w:rPr>
                <m:t>Invested Capital</m:t>
              </m:r>
              <m:ctrlPr>
                <w:rPr>
                  <w:rFonts w:ascii="Cambria Math" w:eastAsia="微软雅黑" w:hAnsi="Cambria Math" w:cs="Times New Roman"/>
                  <w:i/>
                  <w:iCs/>
                  <w:sz w:val="22"/>
                  <w:szCs w:val="22"/>
                </w:rPr>
              </m:ctrlPr>
            </m:den>
          </m:f>
        </m:oMath>
      </m:oMathPara>
    </w:p>
    <w:p w14:paraId="2196047E"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w:t>
      </w:r>
      <w:r w:rsidRPr="00F43D65">
        <w:rPr>
          <w:rFonts w:ascii="Times New Roman" w:eastAsia="微软雅黑" w:hAnsi="Times New Roman" w:cs="Times New Roman"/>
          <w:sz w:val="22"/>
          <w:szCs w:val="22"/>
        </w:rPr>
        <w:t>（税后营业利润）</w:t>
      </w:r>
      <w:r w:rsidRPr="00F43D65">
        <w:rPr>
          <w:rFonts w:ascii="Times New Roman" w:eastAsia="微软雅黑" w:hAnsi="Times New Roman" w:cs="Times New Roman"/>
          <w:sz w:val="22"/>
          <w:szCs w:val="22"/>
        </w:rPr>
        <w:t xml:space="preserve">= EBIT × (1 -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p>
    <w:p w14:paraId="1337097A"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 xml:space="preserve">Invested Capital = </w:t>
      </w:r>
      <w:r w:rsidRPr="00F43D65">
        <w:rPr>
          <w:rFonts w:ascii="Times New Roman" w:eastAsia="微软雅黑" w:hAnsi="Times New Roman" w:cs="Times New Roman"/>
          <w:sz w:val="22"/>
          <w:szCs w:val="22"/>
        </w:rPr>
        <w:t>总债务</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股东权益</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非经营性资产</w:t>
      </w:r>
    </w:p>
    <w:p w14:paraId="41734D89"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例子（</w:t>
      </w:r>
      <w:r w:rsidRPr="00F43D65">
        <w:rPr>
          <w:rFonts w:ascii="Times New Roman" w:eastAsia="微软雅黑" w:hAnsi="Times New Roman" w:cs="Times New Roman"/>
          <w:b/>
          <w:bCs/>
          <w:sz w:val="22"/>
          <w:szCs w:val="22"/>
        </w:rPr>
        <w:t>FY2023</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sz w:val="22"/>
          <w:szCs w:val="22"/>
        </w:rPr>
        <w:t>：</w:t>
      </w:r>
    </w:p>
    <w:p w14:paraId="7F724DCB"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 ≈ RMB 60.4B</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p>
    <w:p w14:paraId="5F1F5A75"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税率假设为</w:t>
      </w:r>
      <w:r w:rsidRPr="00F43D65">
        <w:rPr>
          <w:rFonts w:ascii="Times New Roman" w:eastAsia="微软雅黑" w:hAnsi="Times New Roman" w:cs="Times New Roman"/>
          <w:sz w:val="22"/>
          <w:szCs w:val="22"/>
        </w:rPr>
        <w:t>15%</w:t>
      </w:r>
    </w:p>
    <w:p w14:paraId="50DE2221"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 ≈ 60.4B × (1 - 0.15) = RMB 51.3B</w:t>
      </w:r>
    </w:p>
    <w:p w14:paraId="74D02DD7"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Invested Capital = Total Assets - Excess Cash ≈ 269B - 149B = RMB 120B</w:t>
      </w:r>
      <w:r w:rsidRPr="00F43D65">
        <w:rPr>
          <w:rFonts w:ascii="Times New Roman" w:eastAsia="微软雅黑" w:hAnsi="Times New Roman" w:cs="Times New Roman"/>
          <w:sz w:val="22"/>
          <w:szCs w:val="22"/>
        </w:rPr>
        <w:t>（近似）</w:t>
      </w:r>
    </w:p>
    <w:p w14:paraId="717B99D9"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ROIC ≈ 51.3 / 120 = 42.8%</w:t>
      </w:r>
    </w:p>
    <w:p w14:paraId="2DCA06B4"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高</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（远高于</w:t>
      </w:r>
      <w:r w:rsidRPr="00F43D65">
        <w:rPr>
          <w:rFonts w:ascii="Times New Roman" w:eastAsia="微软雅黑" w:hAnsi="Times New Roman" w:cs="Times New Roman"/>
          <w:sz w:val="22"/>
          <w:szCs w:val="22"/>
        </w:rPr>
        <w:t>WACC</w:t>
      </w:r>
      <w:r w:rsidRPr="00F43D65">
        <w:rPr>
          <w:rFonts w:ascii="Times New Roman" w:eastAsia="微软雅黑" w:hAnsi="Times New Roman" w:cs="Times New Roman"/>
          <w:sz w:val="22"/>
          <w:szCs w:val="22"/>
        </w:rPr>
        <w:t>）说明</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资本使用效率极高，是增长型公司的重要标志。</w:t>
      </w:r>
    </w:p>
    <w:p w14:paraId="3A6FFE6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51BA64">
          <v:rect id="_x0000_i1130" style="width:0;height:1.5pt" o:hralign="center" o:hrstd="t" o:hr="t" fillcolor="#a0a0a0" stroked="f"/>
        </w:pict>
      </w:r>
    </w:p>
    <w:p w14:paraId="757ECB04"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2. WACC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Weighted Average Cost of Capital </w:t>
      </w:r>
      <w:r w:rsidRPr="00F43D65">
        <w:rPr>
          <w:rFonts w:ascii="Times New Roman" w:eastAsia="微软雅黑" w:hAnsi="Times New Roman" w:cs="Times New Roman"/>
          <w:b/>
          <w:bCs/>
          <w:sz w:val="22"/>
          <w:szCs w:val="22"/>
        </w:rPr>
        <w:t>加权平均资本成本</w:t>
      </w:r>
    </w:p>
    <w:p w14:paraId="1C3F5B5B"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公司融资的综合成本，包括股权和债务。</w:t>
      </w:r>
    </w:p>
    <w:p w14:paraId="45A0721F"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3746F4B7" w14:textId="283E4B72" w:rsidR="00F43D65" w:rsidRPr="00F43D65" w:rsidRDefault="00F43D65" w:rsidP="00F43D65">
      <w:pPr>
        <w:rPr>
          <w:rFonts w:ascii="Times New Roman" w:eastAsia="微软雅黑" w:hAnsi="Times New Roman" w:cs="Times New Roman"/>
          <w:sz w:val="22"/>
          <w:szCs w:val="22"/>
        </w:rPr>
      </w:pPr>
      <m:oMathPara>
        <m:oMath>
          <m:r>
            <m:rPr>
              <m:nor/>
            </m:rPr>
            <w:rPr>
              <w:rFonts w:ascii="Cambria Math" w:eastAsia="微软雅黑" w:hAnsi="Cambria Math" w:cs="Times New Roman"/>
              <w:iCs/>
              <w:sz w:val="22"/>
              <w:szCs w:val="22"/>
            </w:rPr>
            <w:lastRenderedPageBreak/>
            <m:t>WACC</m:t>
          </m:r>
          <m:r>
            <w:rPr>
              <w:rFonts w:ascii="Cambria Math" w:eastAsia="微软雅黑" w:hAnsi="Cambria Math" w:cs="Times New Roman"/>
              <w:sz w:val="22"/>
              <w:szCs w:val="22"/>
            </w:rPr>
            <m:t>=E</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e</m:t>
              </m:r>
            </m:sub>
          </m:sSub>
          <m:r>
            <w:rPr>
              <w:rFonts w:ascii="Cambria Math" w:eastAsia="微软雅黑" w:hAnsi="Cambria Math" w:cs="Times New Roman"/>
              <w:sz w:val="22"/>
              <w:szCs w:val="22"/>
            </w:rPr>
            <m:t>+D</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d</m:t>
              </m:r>
            </m:sub>
          </m:sSub>
          <m:r>
            <m:rPr>
              <m:sty m:val="p"/>
            </m:rPr>
            <w:rPr>
              <w:rFonts w:ascii="Cambria Math" w:eastAsia="微软雅黑" w:hAnsi="Cambria Math" w:cs="Times New Roman"/>
              <w:sz w:val="22"/>
              <w:szCs w:val="22"/>
            </w:rPr>
            <m:t>×</m:t>
          </m:r>
          <m:d>
            <m:dPr>
              <m:ctrlPr>
                <w:rPr>
                  <w:rFonts w:ascii="Cambria Math" w:eastAsia="微软雅黑" w:hAnsi="Cambria Math" w:cs="Times New Roman"/>
                  <w:i/>
                  <w:iCs/>
                  <w:sz w:val="22"/>
                  <w:szCs w:val="22"/>
                </w:rPr>
              </m:ctrlPr>
            </m:dPr>
            <m:e>
              <m:r>
                <w:rPr>
                  <w:rFonts w:ascii="Cambria Math" w:eastAsia="微软雅黑" w:hAnsi="Cambria Math" w:cs="Times New Roman"/>
                  <w:sz w:val="22"/>
                  <w:szCs w:val="22"/>
                </w:rPr>
                <m:t>1-T</m:t>
              </m:r>
            </m:e>
          </m:d>
        </m:oMath>
      </m:oMathPara>
    </w:p>
    <w:p w14:paraId="3826E813"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估算参数（假设）</w:t>
      </w:r>
      <w:r w:rsidRPr="00F43D65">
        <w:rPr>
          <w:rFonts w:ascii="Times New Roman" w:eastAsia="微软雅黑" w:hAnsi="Times New Roman" w:cs="Times New Roman"/>
          <w:sz w:val="22"/>
          <w:szCs w:val="22"/>
        </w:rPr>
        <w:t>：</w:t>
      </w:r>
    </w:p>
    <w:p w14:paraId="47A1E157"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股权成本</w:t>
      </w:r>
      <w:r w:rsidRPr="00F43D65">
        <w:rPr>
          <w:rFonts w:ascii="Times New Roman" w:eastAsia="微软雅黑" w:hAnsi="Times New Roman" w:cs="Times New Roman"/>
          <w:sz w:val="22"/>
          <w:szCs w:val="22"/>
        </w:rPr>
        <w:t xml:space="preserve"> rer_e = 10%</w:t>
      </w:r>
    </w:p>
    <w:p w14:paraId="284EA88A"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净负债接近于</w:t>
      </w:r>
      <w:r w:rsidRPr="00F43D65">
        <w:rPr>
          <w:rFonts w:ascii="Times New Roman" w:eastAsia="微软雅黑" w:hAnsi="Times New Roman" w:cs="Times New Roman"/>
          <w:sz w:val="22"/>
          <w:szCs w:val="22"/>
        </w:rPr>
        <w:t>0</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几乎无债）</w:t>
      </w:r>
    </w:p>
    <w:p w14:paraId="6CA4791E"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所以</w:t>
      </w:r>
      <w:r w:rsidRPr="00F43D65">
        <w:rPr>
          <w:rFonts w:ascii="Times New Roman" w:eastAsia="微软雅黑" w:hAnsi="Times New Roman" w:cs="Times New Roman"/>
          <w:sz w:val="22"/>
          <w:szCs w:val="22"/>
        </w:rPr>
        <w:t xml:space="preserve"> WACC ≈ 10%</w:t>
      </w:r>
    </w:p>
    <w:p w14:paraId="7CC75C9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如果</w:t>
      </w:r>
      <w:r w:rsidRPr="00F43D65">
        <w:rPr>
          <w:rFonts w:ascii="Times New Roman" w:eastAsia="微软雅黑" w:hAnsi="Times New Roman" w:cs="Times New Roman"/>
          <w:sz w:val="22"/>
          <w:szCs w:val="22"/>
        </w:rPr>
        <w:t xml:space="preserve"> ROIC &gt; WACC</w:t>
      </w:r>
      <w:r w:rsidRPr="00F43D65">
        <w:rPr>
          <w:rFonts w:ascii="Times New Roman" w:eastAsia="微软雅黑" w:hAnsi="Times New Roman" w:cs="Times New Roman"/>
          <w:sz w:val="22"/>
          <w:szCs w:val="22"/>
        </w:rPr>
        <w:t>，公司是价值创造者，增长越快，价值增长越快。</w:t>
      </w:r>
    </w:p>
    <w:p w14:paraId="073743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36850B8">
          <v:rect id="_x0000_i1131" style="width:0;height:1.5pt" o:hralign="center" o:hrstd="t" o:hr="t" fillcolor="#a0a0a0" stroked="f"/>
        </w:pict>
      </w:r>
    </w:p>
    <w:p w14:paraId="6E30E590"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3. FCF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Free Cash Flow </w:t>
      </w:r>
      <w:r w:rsidRPr="00F43D65">
        <w:rPr>
          <w:rFonts w:ascii="Times New Roman" w:eastAsia="微软雅黑" w:hAnsi="Times New Roman" w:cs="Times New Roman"/>
          <w:b/>
          <w:bCs/>
          <w:sz w:val="22"/>
          <w:szCs w:val="22"/>
        </w:rPr>
        <w:t>自由现金流</w:t>
      </w:r>
    </w:p>
    <w:p w14:paraId="64E3BA33"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a) FCFF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Firm</w:t>
      </w:r>
      <w:r w:rsidRPr="00F43D65">
        <w:rPr>
          <w:rFonts w:ascii="Times New Roman" w:eastAsia="微软雅黑" w:hAnsi="Times New Roman" w:cs="Times New Roman"/>
          <w:b/>
          <w:bCs/>
          <w:sz w:val="22"/>
          <w:szCs w:val="22"/>
        </w:rPr>
        <w:t>）</w:t>
      </w:r>
    </w:p>
    <w:p w14:paraId="0F6B1E28" w14:textId="77777777" w:rsidR="00F43D65" w:rsidRPr="00F43D65" w:rsidRDefault="00F43D65">
      <w:pPr>
        <w:numPr>
          <w:ilvl w:val="0"/>
          <w:numId w:val="20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归属于所有资本提供者的自由现金流。</w:t>
      </w:r>
    </w:p>
    <w:p w14:paraId="1B70A007" w14:textId="2F26AE88" w:rsidR="00F43D65" w:rsidRPr="00F43D65" w:rsidRDefault="00F43D65">
      <w:pPr>
        <w:numPr>
          <w:ilvl w:val="0"/>
          <w:numId w:val="20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计算方式：</w:t>
      </w:r>
      <w:r w:rsidRPr="00F43D65">
        <w:rPr>
          <w:rFonts w:ascii="Times New Roman" w:eastAsia="微软雅黑" w:hAnsi="Times New Roman" w:cs="Times New Roman"/>
          <w:sz w:val="22"/>
          <w:szCs w:val="22"/>
        </w:rPr>
        <w:t xml:space="preserve"> </w:t>
      </w:r>
      <m:oMath>
        <m:r>
          <m:rPr>
            <m:nor/>
          </m:rPr>
          <w:rPr>
            <w:rFonts w:ascii="Cambria Math" w:eastAsia="微软雅黑" w:hAnsi="Cambria Math" w:cs="Times New Roman"/>
            <w:iCs/>
            <w:sz w:val="22"/>
            <w:szCs w:val="22"/>
          </w:rPr>
          <m:t>FCFF</m:t>
        </m:r>
        <m:r>
          <w:rPr>
            <w:rFonts w:ascii="Cambria Math" w:eastAsia="微软雅黑" w:hAnsi="Cambria Math" w:cs="Times New Roman"/>
            <w:sz w:val="22"/>
            <w:szCs w:val="22"/>
          </w:rPr>
          <m:t>=NOPAT+</m:t>
        </m:r>
        <m:r>
          <w:rPr>
            <w:rFonts w:ascii="Cambria Math" w:eastAsia="微软雅黑" w:hAnsi="Cambria Math" w:cs="Times New Roman"/>
            <w:sz w:val="22"/>
            <w:szCs w:val="22"/>
          </w:rPr>
          <m:t>非现金项</m:t>
        </m:r>
        <m:r>
          <w:rPr>
            <w:rFonts w:ascii="Cambria Math" w:eastAsia="微软雅黑" w:hAnsi="Cambria Math" w:cs="Times New Roman"/>
            <w:sz w:val="22"/>
            <w:szCs w:val="22"/>
          </w:rPr>
          <m:t>-</m:t>
        </m:r>
        <m:r>
          <w:rPr>
            <w:rFonts w:ascii="Cambria Math" w:eastAsia="微软雅黑" w:hAnsi="Cambria Math" w:cs="Times New Roman"/>
            <w:sz w:val="22"/>
            <w:szCs w:val="22"/>
          </w:rPr>
          <m:t>营运资本增加</m:t>
        </m:r>
        <m:r>
          <w:rPr>
            <w:rFonts w:ascii="Cambria Math" w:eastAsia="微软雅黑" w:hAnsi="Cambria Math" w:cs="Times New Roman"/>
            <w:sz w:val="22"/>
            <w:szCs w:val="22"/>
          </w:rPr>
          <m:t>-</m:t>
        </m:r>
        <m:r>
          <w:rPr>
            <w:rFonts w:ascii="Cambria Math" w:eastAsia="微软雅黑" w:hAnsi="Cambria Math" w:cs="Times New Roman"/>
            <w:sz w:val="22"/>
            <w:szCs w:val="22"/>
          </w:rPr>
          <m:t>资本支出</m:t>
        </m:r>
      </m:oMath>
    </w:p>
    <w:p w14:paraId="4AB7E88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b) FCFE</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Equity</w:t>
      </w:r>
      <w:r w:rsidRPr="00F43D65">
        <w:rPr>
          <w:rFonts w:ascii="Times New Roman" w:eastAsia="微软雅黑" w:hAnsi="Times New Roman" w:cs="Times New Roman"/>
          <w:b/>
          <w:bCs/>
          <w:sz w:val="22"/>
          <w:szCs w:val="22"/>
        </w:rPr>
        <w:t>）</w:t>
      </w:r>
    </w:p>
    <w:p w14:paraId="0C61A2C0"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归属于股东的自由现金流。</w:t>
      </w:r>
    </w:p>
    <w:p w14:paraId="18AD4957"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计算方式：</w:t>
      </w:r>
    </w:p>
    <w:p w14:paraId="4AE33AD0" w14:textId="77777777" w:rsidR="00F43D65" w:rsidRPr="00F43D65" w:rsidRDefault="00F43D65" w:rsidP="00F43D65">
      <w:p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FCFE=FCFF−</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(1−</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\text{FCFE} = FCFF - </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 xml:space="preserve">(1 -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 </w:t>
      </w:r>
    </w:p>
    <w:p w14:paraId="0A541DD9"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FY2023</w:t>
      </w:r>
      <w:r w:rsidRPr="00F43D65">
        <w:rPr>
          <w:rFonts w:ascii="Times New Roman" w:eastAsia="微软雅黑" w:hAnsi="Times New Roman" w:cs="Times New Roman"/>
          <w:b/>
          <w:bCs/>
          <w:sz w:val="22"/>
          <w:szCs w:val="22"/>
        </w:rPr>
        <w:t>数据简化估算（基于年报）</w:t>
      </w:r>
      <w:r w:rsidRPr="00F43D65">
        <w:rPr>
          <w:rFonts w:ascii="Times New Roman" w:eastAsia="微软雅黑" w:hAnsi="Times New Roman" w:cs="Times New Roman"/>
          <w:sz w:val="22"/>
          <w:szCs w:val="22"/>
        </w:rPr>
        <w:t>：</w:t>
      </w:r>
    </w:p>
    <w:p w14:paraId="5809D0F7"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经营现金流</w:t>
      </w:r>
      <w:r w:rsidRPr="00F43D65">
        <w:rPr>
          <w:rFonts w:ascii="Times New Roman" w:eastAsia="微软雅黑" w:hAnsi="Times New Roman" w:cs="Times New Roman"/>
          <w:sz w:val="22"/>
          <w:szCs w:val="22"/>
        </w:rPr>
        <w:t xml:space="preserve"> ≈ RMB 88B</w:t>
      </w:r>
    </w:p>
    <w:p w14:paraId="0BA28A58"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资本支出</w:t>
      </w:r>
      <w:r w:rsidRPr="00F43D65">
        <w:rPr>
          <w:rFonts w:ascii="Times New Roman" w:eastAsia="微软雅黑" w:hAnsi="Times New Roman" w:cs="Times New Roman"/>
          <w:sz w:val="22"/>
          <w:szCs w:val="22"/>
        </w:rPr>
        <w:t xml:space="preserve"> ≈ RMB 4.7B</w:t>
      </w:r>
    </w:p>
    <w:p w14:paraId="75A21A0C"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FCFE ≈ 88 - 4.7 = RMB 83.3B</w:t>
      </w:r>
    </w:p>
    <w:p w14:paraId="66CE3485"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FCF</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估值的核心输入，增长稳定的</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说明企业具备可持续内生增长能力。</w:t>
      </w:r>
    </w:p>
    <w:p w14:paraId="0FC1BD64"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D53C6">
          <v:rect id="_x0000_i1132" style="width:0;height:1.5pt" o:hralign="center" o:hrstd="t" o:hr="t" fillcolor="#a0a0a0" stroked="f"/>
        </w:pict>
      </w:r>
    </w:p>
    <w:p w14:paraId="168B6E76"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4. NOPLAT</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Net Operating Profit Less Adjusted Taxes </w:t>
      </w:r>
      <w:r w:rsidRPr="00F43D65">
        <w:rPr>
          <w:rFonts w:ascii="Times New Roman" w:eastAsia="微软雅黑" w:hAnsi="Times New Roman" w:cs="Times New Roman"/>
          <w:b/>
          <w:bCs/>
          <w:sz w:val="22"/>
          <w:szCs w:val="22"/>
        </w:rPr>
        <w:t>税后营业利润</w:t>
      </w:r>
    </w:p>
    <w:p w14:paraId="7E196321" w14:textId="77777777" w:rsidR="00F43D65" w:rsidRPr="00F43D65" w:rsidRDefault="00F43D65">
      <w:pPr>
        <w:numPr>
          <w:ilvl w:val="0"/>
          <w:numId w:val="203"/>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排除财务费用和税务影响后的净营业收益。</w:t>
      </w:r>
    </w:p>
    <w:p w14:paraId="2EFCE705" w14:textId="77777777" w:rsidR="00F43D65" w:rsidRPr="00F43D65" w:rsidRDefault="00F43D65">
      <w:pPr>
        <w:numPr>
          <w:ilvl w:val="0"/>
          <w:numId w:val="203"/>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sz w:val="22"/>
          <w:szCs w:val="22"/>
        </w:rPr>
        <w:t xml:space="preserve"> EBIT × (1 - Tax Rate) ≈ 60.4B × 0.85 ≈ 51.3B</w:t>
      </w:r>
    </w:p>
    <w:p w14:paraId="37377260"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NOPLAT</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估算的基础，用于衡量企业真正创造的运营利润。</w:t>
      </w:r>
    </w:p>
    <w:p w14:paraId="652B924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2B39DDB">
          <v:rect id="_x0000_i1133" style="width:0;height:1.5pt" o:hralign="center" o:hrstd="t" o:hr="t" fillcolor="#a0a0a0" stroked="f"/>
        </w:pict>
      </w:r>
    </w:p>
    <w:p w14:paraId="5396CF75"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5. EBITDA</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Earnings Before Interest, Taxes, Depreciation, and Amortization</w:t>
      </w:r>
    </w:p>
    <w:p w14:paraId="5BA1A168" w14:textId="77777777" w:rsidR="00F43D65" w:rsidRPr="00F43D65" w:rsidRDefault="00F43D65">
      <w:pPr>
        <w:numPr>
          <w:ilvl w:val="0"/>
          <w:numId w:val="20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税息折旧摊销前利润，衡量企业核心业务盈利能力。</w:t>
      </w:r>
    </w:p>
    <w:p w14:paraId="62B9EDD1" w14:textId="77777777" w:rsidR="00F43D65" w:rsidRPr="00F43D65" w:rsidRDefault="00F43D65">
      <w:pPr>
        <w:numPr>
          <w:ilvl w:val="0"/>
          <w:numId w:val="20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Q4 2024</w:t>
      </w:r>
      <w:r w:rsidRPr="00F43D65">
        <w:rPr>
          <w:rFonts w:ascii="Times New Roman" w:eastAsia="微软雅黑" w:hAnsi="Times New Roman" w:cs="Times New Roman"/>
          <w:b/>
          <w:bCs/>
          <w:sz w:val="22"/>
          <w:szCs w:val="22"/>
        </w:rPr>
        <w:t>数据：</w:t>
      </w:r>
      <w:r w:rsidRPr="00F43D65">
        <w:rPr>
          <w:rFonts w:ascii="Times New Roman" w:eastAsia="微软雅黑" w:hAnsi="Times New Roman" w:cs="Times New Roman"/>
          <w:sz w:val="22"/>
          <w:szCs w:val="22"/>
        </w:rPr>
        <w:t xml:space="preserve"> </w:t>
      </w:r>
    </w:p>
    <w:p w14:paraId="11E55F5E"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EBIT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60.4B</w:t>
      </w:r>
    </w:p>
    <w:p w14:paraId="278856F7"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折旧与摊销约为</w:t>
      </w:r>
      <w:r w:rsidRPr="00F43D65">
        <w:rPr>
          <w:rFonts w:ascii="Times New Roman" w:eastAsia="微软雅黑" w:hAnsi="Times New Roman" w:cs="Times New Roman"/>
          <w:sz w:val="22"/>
          <w:szCs w:val="22"/>
        </w:rPr>
        <w:t xml:space="preserve"> 7.3B</w:t>
      </w:r>
    </w:p>
    <w:p w14:paraId="347D15F3"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 ≈ 67.7B</w:t>
      </w:r>
    </w:p>
    <w:p w14:paraId="3DBFEB69"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适用于</w:t>
      </w: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等估值模型，避免不同会计政策的干扰。</w:t>
      </w:r>
    </w:p>
    <w:p w14:paraId="06B6F6B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BBCCFA">
          <v:rect id="_x0000_i1134" style="width:0;height:1.5pt" o:hralign="center" o:hrstd="t" o:hr="t" fillcolor="#a0a0a0" stroked="f"/>
        </w:pict>
      </w:r>
    </w:p>
    <w:p w14:paraId="3423563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6. EV</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Enterprise Value </w:t>
      </w:r>
      <w:r w:rsidRPr="00F43D65">
        <w:rPr>
          <w:rFonts w:ascii="Times New Roman" w:eastAsia="微软雅黑" w:hAnsi="Times New Roman" w:cs="Times New Roman"/>
          <w:b/>
          <w:bCs/>
          <w:sz w:val="22"/>
          <w:szCs w:val="22"/>
        </w:rPr>
        <w:t>企业价值</w:t>
      </w:r>
    </w:p>
    <w:p w14:paraId="4AB07638" w14:textId="77777777" w:rsidR="00F43D65" w:rsidRPr="00F43D65" w:rsidRDefault="00F43D65">
      <w:pPr>
        <w:numPr>
          <w:ilvl w:val="0"/>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企业的全部价值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股权市值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净债务</w:t>
      </w:r>
    </w:p>
    <w:p w14:paraId="6EB4192F" w14:textId="77777777" w:rsidR="00F43D65" w:rsidRPr="00F43D65" w:rsidRDefault="00F43D65">
      <w:pPr>
        <w:numPr>
          <w:ilvl w:val="0"/>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2025</w:t>
      </w:r>
      <w:r w:rsidRPr="00F43D65">
        <w:rPr>
          <w:rFonts w:ascii="Times New Roman" w:eastAsia="微软雅黑" w:hAnsi="Times New Roman" w:cs="Times New Roman"/>
          <w:b/>
          <w:bCs/>
          <w:sz w:val="22"/>
          <w:szCs w:val="22"/>
        </w:rPr>
        <w:t>年</w:t>
      </w:r>
      <w:r w:rsidRPr="00F43D65">
        <w:rPr>
          <w:rFonts w:ascii="Times New Roman" w:eastAsia="微软雅黑" w:hAnsi="Times New Roman" w:cs="Times New Roman"/>
          <w:b/>
          <w:bCs/>
          <w:sz w:val="22"/>
          <w:szCs w:val="22"/>
        </w:rPr>
        <w:t>3</w:t>
      </w:r>
      <w:r w:rsidRPr="00F43D65">
        <w:rPr>
          <w:rFonts w:ascii="Times New Roman" w:eastAsia="微软雅黑" w:hAnsi="Times New Roman" w:cs="Times New Roman"/>
          <w:b/>
          <w:bCs/>
          <w:sz w:val="22"/>
          <w:szCs w:val="22"/>
        </w:rPr>
        <w:t>月）</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xml:space="preserve"> </w:t>
      </w:r>
    </w:p>
    <w:p w14:paraId="0E370DEC"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股价</w:t>
      </w:r>
      <w:r w:rsidRPr="00F43D65">
        <w:rPr>
          <w:rFonts w:ascii="Times New Roman" w:eastAsia="微软雅黑" w:hAnsi="Times New Roman" w:cs="Times New Roman"/>
          <w:sz w:val="22"/>
          <w:szCs w:val="22"/>
        </w:rPr>
        <w:t xml:space="preserve"> ≈ $130</w:t>
      </w:r>
    </w:p>
    <w:p w14:paraId="711DD54C"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股本</w:t>
      </w:r>
      <w:r w:rsidRPr="00F43D65">
        <w:rPr>
          <w:rFonts w:ascii="Times New Roman" w:eastAsia="微软雅黑" w:hAnsi="Times New Roman" w:cs="Times New Roman"/>
          <w:sz w:val="22"/>
          <w:szCs w:val="22"/>
        </w:rPr>
        <w:t xml:space="preserve"> ≈ 1.26B </w:t>
      </w:r>
      <w:r w:rsidRPr="00F43D65">
        <w:rPr>
          <w:rFonts w:ascii="Times New Roman" w:eastAsia="微软雅黑" w:hAnsi="Times New Roman" w:cs="Times New Roman"/>
          <w:sz w:val="22"/>
          <w:szCs w:val="22"/>
        </w:rPr>
        <w:t>股</w:t>
      </w:r>
    </w:p>
    <w:p w14:paraId="208CB827"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市值</w:t>
      </w:r>
      <w:r w:rsidRPr="00F43D65">
        <w:rPr>
          <w:rFonts w:ascii="Times New Roman" w:eastAsia="微软雅黑" w:hAnsi="Times New Roman" w:cs="Times New Roman"/>
          <w:sz w:val="22"/>
          <w:szCs w:val="22"/>
        </w:rPr>
        <w:t xml:space="preserve"> ≈ $164B</w:t>
      </w:r>
    </w:p>
    <w:p w14:paraId="5181673D"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净现金</w:t>
      </w:r>
      <w:r w:rsidRPr="00F43D65">
        <w:rPr>
          <w:rFonts w:ascii="Times New Roman" w:eastAsia="微软雅黑" w:hAnsi="Times New Roman" w:cs="Times New Roman"/>
          <w:sz w:val="22"/>
          <w:szCs w:val="22"/>
        </w:rPr>
        <w:t xml:space="preserve"> ≈ $18B</w:t>
      </w:r>
    </w:p>
    <w:p w14:paraId="6C627C67"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EV ≈ $146B</w:t>
      </w:r>
    </w:p>
    <w:p w14:paraId="194B752E"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是市场估值模型（如</w:t>
      </w:r>
      <w:r w:rsidRPr="00F43D65">
        <w:rPr>
          <w:rFonts w:ascii="Times New Roman" w:eastAsia="微软雅黑" w:hAnsi="Times New Roman" w:cs="Times New Roman"/>
          <w:sz w:val="22"/>
          <w:szCs w:val="22"/>
        </w:rPr>
        <w:t xml:space="preserve"> EV/EBITDA</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EV/Sales</w:t>
      </w:r>
      <w:r w:rsidRPr="00F43D65">
        <w:rPr>
          <w:rFonts w:ascii="Times New Roman" w:eastAsia="微软雅黑" w:hAnsi="Times New Roman" w:cs="Times New Roman"/>
          <w:sz w:val="22"/>
          <w:szCs w:val="22"/>
        </w:rPr>
        <w:t>）的基准。</w:t>
      </w:r>
    </w:p>
    <w:p w14:paraId="7EDB1FA1"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B35450">
          <v:rect id="_x0000_i1135" style="width:0;height:1.5pt" o:hralign="center" o:hrstd="t" o:hr="t" fillcolor="#a0a0a0" stroked="f"/>
        </w:pict>
      </w:r>
    </w:p>
    <w:p w14:paraId="37594CFD"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7. PEG</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PE/Growth </w:t>
      </w:r>
      <w:r w:rsidRPr="00F43D65">
        <w:rPr>
          <w:rFonts w:ascii="Times New Roman" w:eastAsia="微软雅黑" w:hAnsi="Times New Roman" w:cs="Times New Roman"/>
          <w:b/>
          <w:bCs/>
          <w:sz w:val="22"/>
          <w:szCs w:val="22"/>
        </w:rPr>
        <w:t>估值相对增长比率</w:t>
      </w:r>
    </w:p>
    <w:p w14:paraId="77EB5628" w14:textId="77777777" w:rsidR="00F43D65" w:rsidRPr="00F43D65" w:rsidRDefault="00F43D65">
      <w:pPr>
        <w:numPr>
          <w:ilvl w:val="0"/>
          <w:numId w:val="20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定义：</w:t>
      </w:r>
      <w:r w:rsidRPr="00F43D65">
        <w:rPr>
          <w:rFonts w:ascii="Times New Roman" w:eastAsia="微软雅黑" w:hAnsi="Times New Roman" w:cs="Times New Roman"/>
          <w:sz w:val="22"/>
          <w:szCs w:val="22"/>
        </w:rPr>
        <w:t xml:space="preserve"> PE </w:t>
      </w:r>
      <w:r w:rsidRPr="00F43D65">
        <w:rPr>
          <w:rFonts w:ascii="Times New Roman" w:eastAsia="微软雅黑" w:hAnsi="Times New Roman" w:cs="Times New Roman"/>
          <w:sz w:val="22"/>
          <w:szCs w:val="22"/>
        </w:rPr>
        <w:t>相对于盈利增长率的比值，</w:t>
      </w:r>
      <w:r w:rsidRPr="00F43D65">
        <w:rPr>
          <w:rFonts w:ascii="Times New Roman" w:eastAsia="微软雅黑" w:hAnsi="Times New Roman" w:cs="Times New Roman"/>
          <w:sz w:val="22"/>
          <w:szCs w:val="22"/>
        </w:rPr>
        <w:t xml:space="preserve">&lt;1 </w:t>
      </w:r>
      <w:r w:rsidRPr="00F43D65">
        <w:rPr>
          <w:rFonts w:ascii="Times New Roman" w:eastAsia="微软雅黑" w:hAnsi="Times New Roman" w:cs="Times New Roman"/>
          <w:sz w:val="22"/>
          <w:szCs w:val="22"/>
        </w:rPr>
        <w:t>表示</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估值合理</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甚至低估。</w:t>
      </w:r>
    </w:p>
    <w:p w14:paraId="1A552AFA" w14:textId="77777777" w:rsidR="00F43D65" w:rsidRPr="00F43D65" w:rsidRDefault="00F43D65">
      <w:pPr>
        <w:numPr>
          <w:ilvl w:val="0"/>
          <w:numId w:val="20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举例：</w:t>
      </w:r>
      <w:r w:rsidRPr="00F43D65">
        <w:rPr>
          <w:rFonts w:ascii="Times New Roman" w:eastAsia="微软雅黑" w:hAnsi="Times New Roman" w:cs="Times New Roman"/>
          <w:sz w:val="22"/>
          <w:szCs w:val="22"/>
        </w:rPr>
        <w:t xml:space="preserve"> </w:t>
      </w:r>
    </w:p>
    <w:p w14:paraId="505E88C5"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 ≈ 19</w:t>
      </w:r>
      <w:r w:rsidRPr="00F43D65">
        <w:rPr>
          <w:rFonts w:ascii="Times New Roman" w:eastAsia="微软雅黑" w:hAnsi="Times New Roman" w:cs="Times New Roman"/>
          <w:sz w:val="22"/>
          <w:szCs w:val="22"/>
        </w:rPr>
        <w:t>倍（基于</w:t>
      </w:r>
      <w:r w:rsidRPr="00F43D65">
        <w:rPr>
          <w:rFonts w:ascii="Times New Roman" w:eastAsia="微软雅黑" w:hAnsi="Times New Roman" w:cs="Times New Roman"/>
          <w:sz w:val="22"/>
          <w:szCs w:val="22"/>
        </w:rPr>
        <w:t>FY2024 EPS</w:t>
      </w:r>
      <w:r w:rsidRPr="00F43D65">
        <w:rPr>
          <w:rFonts w:ascii="Times New Roman" w:eastAsia="微软雅黑" w:hAnsi="Times New Roman" w:cs="Times New Roman"/>
          <w:sz w:val="22"/>
          <w:szCs w:val="22"/>
        </w:rPr>
        <w:t>）</w:t>
      </w:r>
    </w:p>
    <w:p w14:paraId="55B1C023"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盈利增长</w:t>
      </w:r>
      <w:r w:rsidRPr="00F43D65">
        <w:rPr>
          <w:rFonts w:ascii="Times New Roman" w:eastAsia="微软雅黑" w:hAnsi="Times New Roman" w:cs="Times New Roman"/>
          <w:sz w:val="22"/>
          <w:szCs w:val="22"/>
        </w:rPr>
        <w:t xml:space="preserve"> ≈ 40%</w:t>
      </w:r>
    </w:p>
    <w:p w14:paraId="1F24DF00"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 ≈ 19 / 40 = 0.475</w:t>
      </w:r>
    </w:p>
    <w:p w14:paraId="648BC62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PEG </w:t>
      </w:r>
      <w:r w:rsidRPr="00F43D65">
        <w:rPr>
          <w:rFonts w:ascii="Times New Roman" w:eastAsia="微软雅黑" w:hAnsi="Times New Roman" w:cs="Times New Roman"/>
          <w:sz w:val="22"/>
          <w:szCs w:val="22"/>
        </w:rPr>
        <w:t>远小于</w:t>
      </w:r>
      <w:r w:rsidRPr="00F43D65">
        <w:rPr>
          <w:rFonts w:ascii="Times New Roman" w:eastAsia="微软雅黑" w:hAnsi="Times New Roman" w:cs="Times New Roman"/>
          <w:sz w:val="22"/>
          <w:szCs w:val="22"/>
        </w:rPr>
        <w:t xml:space="preserve">1 </w:t>
      </w:r>
      <w:r w:rsidRPr="00F43D65">
        <w:rPr>
          <w:rFonts w:ascii="Times New Roman" w:eastAsia="微软雅黑" w:hAnsi="Times New Roman" w:cs="Times New Roman"/>
          <w:sz w:val="22"/>
          <w:szCs w:val="22"/>
        </w:rPr>
        <w:t>是成长价值兼具型公司的优质信号。</w:t>
      </w:r>
    </w:p>
    <w:p w14:paraId="613CFCF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B62B19">
          <v:rect id="_x0000_i1136" style="width:0;height:1.5pt" o:hralign="center" o:hrstd="t" o:hr="t" fillcolor="#a0a0a0" stroked="f"/>
        </w:pict>
      </w:r>
    </w:p>
    <w:p w14:paraId="7BC157CF"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总结表（指标</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投资意义）</w:t>
      </w:r>
    </w:p>
    <w:tbl>
      <w:tblPr>
        <w:tblStyle w:val="41"/>
        <w:tblW w:w="0" w:type="auto"/>
        <w:tblLook w:val="04A0" w:firstRow="1" w:lastRow="0" w:firstColumn="1" w:lastColumn="0" w:noHBand="0" w:noVBand="1"/>
      </w:tblPr>
      <w:tblGrid>
        <w:gridCol w:w="1117"/>
        <w:gridCol w:w="1756"/>
        <w:gridCol w:w="1156"/>
        <w:gridCol w:w="1976"/>
      </w:tblGrid>
      <w:tr w:rsidR="00F43D65" w:rsidRPr="00F43D65" w14:paraId="48CE488B" w14:textId="77777777" w:rsidTr="00F43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2965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缩写</w:t>
            </w:r>
          </w:p>
        </w:tc>
        <w:tc>
          <w:tcPr>
            <w:tcW w:w="0" w:type="auto"/>
            <w:hideMark/>
          </w:tcPr>
          <w:p w14:paraId="525F327E"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含义</w:t>
            </w:r>
          </w:p>
        </w:tc>
        <w:tc>
          <w:tcPr>
            <w:tcW w:w="0" w:type="auto"/>
            <w:hideMark/>
          </w:tcPr>
          <w:p w14:paraId="2920FB45"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估算</w:t>
            </w:r>
          </w:p>
        </w:tc>
        <w:tc>
          <w:tcPr>
            <w:tcW w:w="0" w:type="auto"/>
            <w:hideMark/>
          </w:tcPr>
          <w:p w14:paraId="71544454"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投资意义</w:t>
            </w:r>
          </w:p>
        </w:tc>
      </w:tr>
      <w:tr w:rsidR="00F43D65" w:rsidRPr="00F43D65" w14:paraId="1DF25BCD"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1EA6B"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ROIC</w:t>
            </w:r>
          </w:p>
        </w:tc>
        <w:tc>
          <w:tcPr>
            <w:tcW w:w="0" w:type="auto"/>
            <w:hideMark/>
          </w:tcPr>
          <w:p w14:paraId="264AD042"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投资回报率</w:t>
            </w:r>
          </w:p>
        </w:tc>
        <w:tc>
          <w:tcPr>
            <w:tcW w:w="0" w:type="auto"/>
            <w:hideMark/>
          </w:tcPr>
          <w:p w14:paraId="1F242F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42.8%</w:t>
            </w:r>
          </w:p>
        </w:tc>
        <w:tc>
          <w:tcPr>
            <w:tcW w:w="0" w:type="auto"/>
            <w:hideMark/>
          </w:tcPr>
          <w:p w14:paraId="4A2F919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高资本效率</w:t>
            </w:r>
          </w:p>
        </w:tc>
      </w:tr>
      <w:tr w:rsidR="00F43D65" w:rsidRPr="00F43D65" w14:paraId="349985F8"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75B8958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WACC</w:t>
            </w:r>
          </w:p>
        </w:tc>
        <w:tc>
          <w:tcPr>
            <w:tcW w:w="0" w:type="auto"/>
            <w:hideMark/>
          </w:tcPr>
          <w:p w14:paraId="454E000A"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资本成本</w:t>
            </w:r>
          </w:p>
        </w:tc>
        <w:tc>
          <w:tcPr>
            <w:tcW w:w="0" w:type="auto"/>
            <w:hideMark/>
          </w:tcPr>
          <w:p w14:paraId="5C6453E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约</w:t>
            </w:r>
            <w:r w:rsidRPr="00F43D65">
              <w:rPr>
                <w:rFonts w:ascii="Times New Roman" w:eastAsia="微软雅黑" w:hAnsi="Times New Roman" w:cs="Times New Roman"/>
                <w:sz w:val="22"/>
                <w:szCs w:val="22"/>
              </w:rPr>
              <w:t>10%</w:t>
            </w:r>
          </w:p>
        </w:tc>
        <w:tc>
          <w:tcPr>
            <w:tcW w:w="0" w:type="auto"/>
            <w:hideMark/>
          </w:tcPr>
          <w:p w14:paraId="0FF49234"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判断是否创造价值</w:t>
            </w:r>
          </w:p>
        </w:tc>
      </w:tr>
      <w:tr w:rsidR="00F43D65" w:rsidRPr="00F43D65" w14:paraId="5277AB3C"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553F7"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w:t>
            </w:r>
          </w:p>
        </w:tc>
        <w:tc>
          <w:tcPr>
            <w:tcW w:w="0" w:type="auto"/>
            <w:hideMark/>
          </w:tcPr>
          <w:p w14:paraId="4762C82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股东自由现金流</w:t>
            </w:r>
          </w:p>
        </w:tc>
        <w:tc>
          <w:tcPr>
            <w:tcW w:w="0" w:type="auto"/>
            <w:hideMark/>
          </w:tcPr>
          <w:p w14:paraId="33A64EF3"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83B</w:t>
            </w:r>
          </w:p>
        </w:tc>
        <w:tc>
          <w:tcPr>
            <w:tcW w:w="0" w:type="auto"/>
            <w:hideMark/>
          </w:tcPr>
          <w:p w14:paraId="0E2F95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估值基础</w:t>
            </w:r>
          </w:p>
        </w:tc>
      </w:tr>
      <w:tr w:rsidR="00F43D65" w:rsidRPr="00F43D65" w14:paraId="7ED92AD3"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53F0FDC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NOPLAT</w:t>
            </w:r>
          </w:p>
        </w:tc>
        <w:tc>
          <w:tcPr>
            <w:tcW w:w="0" w:type="auto"/>
            <w:hideMark/>
          </w:tcPr>
          <w:p w14:paraId="5F43B099"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税后营业利润</w:t>
            </w:r>
          </w:p>
        </w:tc>
        <w:tc>
          <w:tcPr>
            <w:tcW w:w="0" w:type="auto"/>
            <w:hideMark/>
          </w:tcPr>
          <w:p w14:paraId="42DAD5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51B</w:t>
            </w:r>
          </w:p>
        </w:tc>
        <w:tc>
          <w:tcPr>
            <w:tcW w:w="0" w:type="auto"/>
            <w:hideMark/>
          </w:tcPr>
          <w:p w14:paraId="603C280B"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ROIC</w:t>
            </w:r>
          </w:p>
        </w:tc>
      </w:tr>
      <w:tr w:rsidR="00F43D65" w:rsidRPr="00F43D65" w14:paraId="5B9C2586"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CD204"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w:t>
            </w:r>
          </w:p>
        </w:tc>
        <w:tc>
          <w:tcPr>
            <w:tcW w:w="0" w:type="auto"/>
            <w:hideMark/>
          </w:tcPr>
          <w:p w14:paraId="5A21DCE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核心运营现金流</w:t>
            </w:r>
          </w:p>
        </w:tc>
        <w:tc>
          <w:tcPr>
            <w:tcW w:w="0" w:type="auto"/>
            <w:hideMark/>
          </w:tcPr>
          <w:p w14:paraId="6024C16A"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67B</w:t>
            </w:r>
          </w:p>
        </w:tc>
        <w:tc>
          <w:tcPr>
            <w:tcW w:w="0" w:type="auto"/>
            <w:hideMark/>
          </w:tcPr>
          <w:p w14:paraId="7D1CF97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使用</w:t>
            </w:r>
          </w:p>
        </w:tc>
      </w:tr>
      <w:tr w:rsidR="00F43D65" w:rsidRPr="00F43D65" w14:paraId="73E06B91"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10585BED"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w:t>
            </w:r>
          </w:p>
        </w:tc>
        <w:tc>
          <w:tcPr>
            <w:tcW w:w="0" w:type="auto"/>
            <w:hideMark/>
          </w:tcPr>
          <w:p w14:paraId="28CB4933"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企业价值</w:t>
            </w:r>
          </w:p>
        </w:tc>
        <w:tc>
          <w:tcPr>
            <w:tcW w:w="0" w:type="auto"/>
            <w:hideMark/>
          </w:tcPr>
          <w:p w14:paraId="19C3E28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$146B</w:t>
            </w:r>
          </w:p>
        </w:tc>
        <w:tc>
          <w:tcPr>
            <w:tcW w:w="0" w:type="auto"/>
            <w:hideMark/>
          </w:tcPr>
          <w:p w14:paraId="0AD6F7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用于倍数估值</w:t>
            </w:r>
          </w:p>
        </w:tc>
      </w:tr>
      <w:tr w:rsidR="00F43D65" w:rsidRPr="00F43D65" w14:paraId="4AD53A47"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B83A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w:t>
            </w:r>
          </w:p>
        </w:tc>
        <w:tc>
          <w:tcPr>
            <w:tcW w:w="0" w:type="auto"/>
            <w:hideMark/>
          </w:tcPr>
          <w:p w14:paraId="1A4564F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估值</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增长比</w:t>
            </w:r>
          </w:p>
        </w:tc>
        <w:tc>
          <w:tcPr>
            <w:tcW w:w="0" w:type="auto"/>
            <w:hideMark/>
          </w:tcPr>
          <w:p w14:paraId="733F61B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0.475</w:t>
            </w:r>
          </w:p>
        </w:tc>
        <w:tc>
          <w:tcPr>
            <w:tcW w:w="0" w:type="auto"/>
            <w:hideMark/>
          </w:tcPr>
          <w:p w14:paraId="6195CC8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成长价值双优</w:t>
            </w:r>
          </w:p>
        </w:tc>
      </w:tr>
    </w:tbl>
    <w:p w14:paraId="3AF08C7B" w14:textId="77777777" w:rsidR="000C4693" w:rsidRPr="00134146" w:rsidRDefault="000C4693" w:rsidP="00CB4AAC">
      <w:pPr>
        <w:rPr>
          <w:rFonts w:ascii="Times New Roman" w:eastAsia="微软雅黑" w:hAnsi="Times New Roman" w:cs="Times New Roman"/>
          <w:sz w:val="22"/>
          <w:szCs w:val="22"/>
        </w:rPr>
      </w:pPr>
    </w:p>
    <w:sectPr w:rsidR="000C4693" w:rsidRPr="00134146" w:rsidSect="0012318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4F284" w14:textId="77777777" w:rsidR="00511717" w:rsidRDefault="00511717" w:rsidP="000B1D73">
      <w:pPr>
        <w:spacing w:after="0" w:line="240" w:lineRule="auto"/>
      </w:pPr>
      <w:r>
        <w:separator/>
      </w:r>
    </w:p>
  </w:endnote>
  <w:endnote w:type="continuationSeparator" w:id="0">
    <w:p w14:paraId="7E7DCD06" w14:textId="77777777" w:rsidR="00511717" w:rsidRDefault="00511717" w:rsidP="000B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99349"/>
      <w:docPartObj>
        <w:docPartGallery w:val="Page Numbers (Bottom of Page)"/>
        <w:docPartUnique/>
      </w:docPartObj>
    </w:sdtPr>
    <w:sdtContent>
      <w:p w14:paraId="7243B3A4" w14:textId="6D055C2C" w:rsidR="00A24A6F" w:rsidRDefault="00A24A6F">
        <w:pPr>
          <w:pStyle w:val="af4"/>
          <w:jc w:val="right"/>
        </w:pPr>
        <w:r>
          <w:fldChar w:fldCharType="begin"/>
        </w:r>
        <w:r>
          <w:instrText>PAGE   \* MERGEFORMAT</w:instrText>
        </w:r>
        <w:r>
          <w:fldChar w:fldCharType="separate"/>
        </w:r>
        <w:r>
          <w:rPr>
            <w:lang w:val="zh-CN"/>
          </w:rPr>
          <w:t>2</w:t>
        </w:r>
        <w:r>
          <w:fldChar w:fldCharType="end"/>
        </w:r>
      </w:p>
    </w:sdtContent>
  </w:sdt>
  <w:p w14:paraId="6CD815E6" w14:textId="0282CD73" w:rsidR="00A24A6F" w:rsidRDefault="00A24A6F" w:rsidP="00A24A6F">
    <w:pPr>
      <w:pStyle w:val="af4"/>
      <w:tabs>
        <w:tab w:val="clear" w:pos="4320"/>
        <w:tab w:val="clear" w:pos="8640"/>
        <w:tab w:val="left" w:pos="69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40BBC" w14:textId="7F7ECB6F" w:rsidR="003E0761" w:rsidRDefault="003E0761">
    <w:pPr>
      <w:pStyle w:val="af4"/>
      <w:jc w:val="right"/>
    </w:pPr>
  </w:p>
  <w:p w14:paraId="573328E5" w14:textId="77777777" w:rsidR="003E0761" w:rsidRDefault="003E076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17437" w14:textId="77777777" w:rsidR="00511717" w:rsidRDefault="00511717" w:rsidP="000B1D73">
      <w:pPr>
        <w:spacing w:after="0" w:line="240" w:lineRule="auto"/>
      </w:pPr>
      <w:r>
        <w:separator/>
      </w:r>
    </w:p>
  </w:footnote>
  <w:footnote w:type="continuationSeparator" w:id="0">
    <w:p w14:paraId="5F78A310" w14:textId="77777777" w:rsidR="00511717" w:rsidRDefault="00511717" w:rsidP="000B1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3AA"/>
    <w:multiLevelType w:val="multilevel"/>
    <w:tmpl w:val="6306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F2DA3"/>
    <w:multiLevelType w:val="multilevel"/>
    <w:tmpl w:val="247C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81F46"/>
    <w:multiLevelType w:val="multilevel"/>
    <w:tmpl w:val="058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46A83"/>
    <w:multiLevelType w:val="multilevel"/>
    <w:tmpl w:val="E58E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C1946"/>
    <w:multiLevelType w:val="multilevel"/>
    <w:tmpl w:val="9F9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6284A"/>
    <w:multiLevelType w:val="multilevel"/>
    <w:tmpl w:val="D53A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C50D4"/>
    <w:multiLevelType w:val="multilevel"/>
    <w:tmpl w:val="4F22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B5767"/>
    <w:multiLevelType w:val="multilevel"/>
    <w:tmpl w:val="A63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20BD2"/>
    <w:multiLevelType w:val="multilevel"/>
    <w:tmpl w:val="3BE8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E1D5A"/>
    <w:multiLevelType w:val="multilevel"/>
    <w:tmpl w:val="91D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A01B67"/>
    <w:multiLevelType w:val="multilevel"/>
    <w:tmpl w:val="EF08A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A3543"/>
    <w:multiLevelType w:val="multilevel"/>
    <w:tmpl w:val="020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BC233A"/>
    <w:multiLevelType w:val="multilevel"/>
    <w:tmpl w:val="35C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74C99"/>
    <w:multiLevelType w:val="multilevel"/>
    <w:tmpl w:val="7C86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657B4"/>
    <w:multiLevelType w:val="multilevel"/>
    <w:tmpl w:val="A318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6B70CF"/>
    <w:multiLevelType w:val="multilevel"/>
    <w:tmpl w:val="F25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C01212"/>
    <w:multiLevelType w:val="multilevel"/>
    <w:tmpl w:val="CDC2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1B341E"/>
    <w:multiLevelType w:val="multilevel"/>
    <w:tmpl w:val="48A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C5507C"/>
    <w:multiLevelType w:val="multilevel"/>
    <w:tmpl w:val="EC1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E1B59"/>
    <w:multiLevelType w:val="multilevel"/>
    <w:tmpl w:val="B9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324F4"/>
    <w:multiLevelType w:val="multilevel"/>
    <w:tmpl w:val="CD2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112654"/>
    <w:multiLevelType w:val="multilevel"/>
    <w:tmpl w:val="1E3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670416"/>
    <w:multiLevelType w:val="multilevel"/>
    <w:tmpl w:val="FD9A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052B7D"/>
    <w:multiLevelType w:val="multilevel"/>
    <w:tmpl w:val="4158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510B5A"/>
    <w:multiLevelType w:val="multilevel"/>
    <w:tmpl w:val="793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583789"/>
    <w:multiLevelType w:val="multilevel"/>
    <w:tmpl w:val="7C4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38061C"/>
    <w:multiLevelType w:val="multilevel"/>
    <w:tmpl w:val="41B8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8D43E7"/>
    <w:multiLevelType w:val="multilevel"/>
    <w:tmpl w:val="8B4E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E155B2"/>
    <w:multiLevelType w:val="multilevel"/>
    <w:tmpl w:val="9EA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635122"/>
    <w:multiLevelType w:val="multilevel"/>
    <w:tmpl w:val="792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A54C59"/>
    <w:multiLevelType w:val="multilevel"/>
    <w:tmpl w:val="87A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A5272"/>
    <w:multiLevelType w:val="multilevel"/>
    <w:tmpl w:val="285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9719BE"/>
    <w:multiLevelType w:val="multilevel"/>
    <w:tmpl w:val="812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C454A1"/>
    <w:multiLevelType w:val="multilevel"/>
    <w:tmpl w:val="C23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C759CD"/>
    <w:multiLevelType w:val="multilevel"/>
    <w:tmpl w:val="C6E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2841BB"/>
    <w:multiLevelType w:val="multilevel"/>
    <w:tmpl w:val="A9AE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65084B"/>
    <w:multiLevelType w:val="multilevel"/>
    <w:tmpl w:val="8FFC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A31C90"/>
    <w:multiLevelType w:val="multilevel"/>
    <w:tmpl w:val="105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7D3B56"/>
    <w:multiLevelType w:val="multilevel"/>
    <w:tmpl w:val="07B2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F233A4"/>
    <w:multiLevelType w:val="multilevel"/>
    <w:tmpl w:val="B9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114438"/>
    <w:multiLevelType w:val="multilevel"/>
    <w:tmpl w:val="C98EC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F3221C"/>
    <w:multiLevelType w:val="multilevel"/>
    <w:tmpl w:val="90E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F408A1"/>
    <w:multiLevelType w:val="multilevel"/>
    <w:tmpl w:val="69A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561258"/>
    <w:multiLevelType w:val="multilevel"/>
    <w:tmpl w:val="D15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6C7702"/>
    <w:multiLevelType w:val="multilevel"/>
    <w:tmpl w:val="CBE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9C2F06"/>
    <w:multiLevelType w:val="multilevel"/>
    <w:tmpl w:val="88E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6B3917"/>
    <w:multiLevelType w:val="multilevel"/>
    <w:tmpl w:val="E27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E862A5"/>
    <w:multiLevelType w:val="multilevel"/>
    <w:tmpl w:val="361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430FFE"/>
    <w:multiLevelType w:val="multilevel"/>
    <w:tmpl w:val="4838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325934"/>
    <w:multiLevelType w:val="multilevel"/>
    <w:tmpl w:val="C25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E93409"/>
    <w:multiLevelType w:val="multilevel"/>
    <w:tmpl w:val="E9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192F65"/>
    <w:multiLevelType w:val="multilevel"/>
    <w:tmpl w:val="086A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D96D03"/>
    <w:multiLevelType w:val="multilevel"/>
    <w:tmpl w:val="A1F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F93271"/>
    <w:multiLevelType w:val="multilevel"/>
    <w:tmpl w:val="A2C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132CAE"/>
    <w:multiLevelType w:val="multilevel"/>
    <w:tmpl w:val="A75C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130254"/>
    <w:multiLevelType w:val="multilevel"/>
    <w:tmpl w:val="1CA8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A85F47"/>
    <w:multiLevelType w:val="multilevel"/>
    <w:tmpl w:val="E40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567DC5"/>
    <w:multiLevelType w:val="multilevel"/>
    <w:tmpl w:val="A2EC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925DBA"/>
    <w:multiLevelType w:val="multilevel"/>
    <w:tmpl w:val="DE7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DA4324"/>
    <w:multiLevelType w:val="multilevel"/>
    <w:tmpl w:val="DE5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E35724"/>
    <w:multiLevelType w:val="multilevel"/>
    <w:tmpl w:val="8A3A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F103F9"/>
    <w:multiLevelType w:val="multilevel"/>
    <w:tmpl w:val="303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FD796C"/>
    <w:multiLevelType w:val="multilevel"/>
    <w:tmpl w:val="0E7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93784D"/>
    <w:multiLevelType w:val="multilevel"/>
    <w:tmpl w:val="0BD2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1A513F"/>
    <w:multiLevelType w:val="multilevel"/>
    <w:tmpl w:val="5BE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4E0B00"/>
    <w:multiLevelType w:val="multilevel"/>
    <w:tmpl w:val="3C9E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0B5249"/>
    <w:multiLevelType w:val="multilevel"/>
    <w:tmpl w:val="00D2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BC6E78"/>
    <w:multiLevelType w:val="multilevel"/>
    <w:tmpl w:val="971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991075"/>
    <w:multiLevelType w:val="multilevel"/>
    <w:tmpl w:val="121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BE115C"/>
    <w:multiLevelType w:val="multilevel"/>
    <w:tmpl w:val="4F0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6F0779"/>
    <w:multiLevelType w:val="multilevel"/>
    <w:tmpl w:val="B28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3A00D9"/>
    <w:multiLevelType w:val="multilevel"/>
    <w:tmpl w:val="7FE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880DF4"/>
    <w:multiLevelType w:val="multilevel"/>
    <w:tmpl w:val="FB826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BF5D56"/>
    <w:multiLevelType w:val="multilevel"/>
    <w:tmpl w:val="F0F0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942AE7"/>
    <w:multiLevelType w:val="multilevel"/>
    <w:tmpl w:val="2078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E56E3C"/>
    <w:multiLevelType w:val="multilevel"/>
    <w:tmpl w:val="816E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034B13"/>
    <w:multiLevelType w:val="multilevel"/>
    <w:tmpl w:val="BEC0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4C19FE"/>
    <w:multiLevelType w:val="multilevel"/>
    <w:tmpl w:val="B12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A165CA"/>
    <w:multiLevelType w:val="multilevel"/>
    <w:tmpl w:val="90D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CE208E"/>
    <w:multiLevelType w:val="multilevel"/>
    <w:tmpl w:val="5C7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945E7"/>
    <w:multiLevelType w:val="multilevel"/>
    <w:tmpl w:val="C13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B10095"/>
    <w:multiLevelType w:val="multilevel"/>
    <w:tmpl w:val="13E8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C3337F"/>
    <w:multiLevelType w:val="multilevel"/>
    <w:tmpl w:val="9C0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F10F40"/>
    <w:multiLevelType w:val="multilevel"/>
    <w:tmpl w:val="779C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F5272A"/>
    <w:multiLevelType w:val="multilevel"/>
    <w:tmpl w:val="50AC4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FE7DC9"/>
    <w:multiLevelType w:val="multilevel"/>
    <w:tmpl w:val="DAD2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5775D8"/>
    <w:multiLevelType w:val="multilevel"/>
    <w:tmpl w:val="824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BA3A7A"/>
    <w:multiLevelType w:val="multilevel"/>
    <w:tmpl w:val="1A78D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253A0A"/>
    <w:multiLevelType w:val="multilevel"/>
    <w:tmpl w:val="A0A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376888"/>
    <w:multiLevelType w:val="multilevel"/>
    <w:tmpl w:val="E0A4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F61117"/>
    <w:multiLevelType w:val="multilevel"/>
    <w:tmpl w:val="8BA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154F93"/>
    <w:multiLevelType w:val="multilevel"/>
    <w:tmpl w:val="1B864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567528"/>
    <w:multiLevelType w:val="multilevel"/>
    <w:tmpl w:val="C0A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90412D2"/>
    <w:multiLevelType w:val="multilevel"/>
    <w:tmpl w:val="49D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076FDA"/>
    <w:multiLevelType w:val="multilevel"/>
    <w:tmpl w:val="B3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180D58"/>
    <w:multiLevelType w:val="multilevel"/>
    <w:tmpl w:val="2AF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6A482B"/>
    <w:multiLevelType w:val="multilevel"/>
    <w:tmpl w:val="B12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9A41565"/>
    <w:multiLevelType w:val="multilevel"/>
    <w:tmpl w:val="0BB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C261C9"/>
    <w:multiLevelType w:val="multilevel"/>
    <w:tmpl w:val="708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CA1351"/>
    <w:multiLevelType w:val="multilevel"/>
    <w:tmpl w:val="864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B0B4D0C"/>
    <w:multiLevelType w:val="multilevel"/>
    <w:tmpl w:val="18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8E69D7"/>
    <w:multiLevelType w:val="multilevel"/>
    <w:tmpl w:val="7414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BB13035"/>
    <w:multiLevelType w:val="multilevel"/>
    <w:tmpl w:val="541C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361B1B"/>
    <w:multiLevelType w:val="multilevel"/>
    <w:tmpl w:val="0C0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4555A7"/>
    <w:multiLevelType w:val="multilevel"/>
    <w:tmpl w:val="491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AE2F16"/>
    <w:multiLevelType w:val="multilevel"/>
    <w:tmpl w:val="36D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B8279A"/>
    <w:multiLevelType w:val="multilevel"/>
    <w:tmpl w:val="01BC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E30682F"/>
    <w:multiLevelType w:val="multilevel"/>
    <w:tmpl w:val="2C66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AE2FE3"/>
    <w:multiLevelType w:val="multilevel"/>
    <w:tmpl w:val="952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2E7391"/>
    <w:multiLevelType w:val="multilevel"/>
    <w:tmpl w:val="846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6235CF"/>
    <w:multiLevelType w:val="multilevel"/>
    <w:tmpl w:val="F27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762AE5"/>
    <w:multiLevelType w:val="multilevel"/>
    <w:tmpl w:val="7B2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0B77385"/>
    <w:multiLevelType w:val="multilevel"/>
    <w:tmpl w:val="307A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DE2297"/>
    <w:multiLevelType w:val="multilevel"/>
    <w:tmpl w:val="5F8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EA5FA1"/>
    <w:multiLevelType w:val="multilevel"/>
    <w:tmpl w:val="E0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FA0C60"/>
    <w:multiLevelType w:val="multilevel"/>
    <w:tmpl w:val="F086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646E2B"/>
    <w:multiLevelType w:val="multilevel"/>
    <w:tmpl w:val="58A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7C62FE"/>
    <w:multiLevelType w:val="multilevel"/>
    <w:tmpl w:val="F6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527D8D"/>
    <w:multiLevelType w:val="multilevel"/>
    <w:tmpl w:val="CA98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CA7897"/>
    <w:multiLevelType w:val="multilevel"/>
    <w:tmpl w:val="1E7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7B65392"/>
    <w:multiLevelType w:val="multilevel"/>
    <w:tmpl w:val="905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117702"/>
    <w:multiLevelType w:val="multilevel"/>
    <w:tmpl w:val="CB1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327B19"/>
    <w:multiLevelType w:val="multilevel"/>
    <w:tmpl w:val="72E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436CC5"/>
    <w:multiLevelType w:val="multilevel"/>
    <w:tmpl w:val="402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D1436A"/>
    <w:multiLevelType w:val="multilevel"/>
    <w:tmpl w:val="F19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EA6A20"/>
    <w:multiLevelType w:val="multilevel"/>
    <w:tmpl w:val="1C9C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5B5DB8"/>
    <w:multiLevelType w:val="multilevel"/>
    <w:tmpl w:val="4D2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19696A"/>
    <w:multiLevelType w:val="multilevel"/>
    <w:tmpl w:val="9AA2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33435B"/>
    <w:multiLevelType w:val="multilevel"/>
    <w:tmpl w:val="5FA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C70A78"/>
    <w:multiLevelType w:val="multilevel"/>
    <w:tmpl w:val="9B3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151ECD"/>
    <w:multiLevelType w:val="multilevel"/>
    <w:tmpl w:val="B23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B745D5"/>
    <w:multiLevelType w:val="multilevel"/>
    <w:tmpl w:val="8D5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ED6676"/>
    <w:multiLevelType w:val="multilevel"/>
    <w:tmpl w:val="3204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CF22D32"/>
    <w:multiLevelType w:val="multilevel"/>
    <w:tmpl w:val="461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56301D"/>
    <w:multiLevelType w:val="multilevel"/>
    <w:tmpl w:val="27B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E025F4A"/>
    <w:multiLevelType w:val="multilevel"/>
    <w:tmpl w:val="E8E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22322F"/>
    <w:multiLevelType w:val="multilevel"/>
    <w:tmpl w:val="EA9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E4C7AFE"/>
    <w:multiLevelType w:val="multilevel"/>
    <w:tmpl w:val="83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611CBE"/>
    <w:multiLevelType w:val="multilevel"/>
    <w:tmpl w:val="96DC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F3733B4"/>
    <w:multiLevelType w:val="multilevel"/>
    <w:tmpl w:val="5ACC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E97478"/>
    <w:multiLevelType w:val="multilevel"/>
    <w:tmpl w:val="D856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067458F"/>
    <w:multiLevelType w:val="multilevel"/>
    <w:tmpl w:val="A13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1CF34F4"/>
    <w:multiLevelType w:val="multilevel"/>
    <w:tmpl w:val="73BE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2430F3D"/>
    <w:multiLevelType w:val="multilevel"/>
    <w:tmpl w:val="90A8F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26545F1"/>
    <w:multiLevelType w:val="multilevel"/>
    <w:tmpl w:val="FC2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C35396"/>
    <w:multiLevelType w:val="multilevel"/>
    <w:tmpl w:val="CF9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32038E8"/>
    <w:multiLevelType w:val="multilevel"/>
    <w:tmpl w:val="97B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3C45FC"/>
    <w:multiLevelType w:val="multilevel"/>
    <w:tmpl w:val="1B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45329AB"/>
    <w:multiLevelType w:val="multilevel"/>
    <w:tmpl w:val="62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46A2753"/>
    <w:multiLevelType w:val="multilevel"/>
    <w:tmpl w:val="9E0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51552AA"/>
    <w:multiLevelType w:val="multilevel"/>
    <w:tmpl w:val="328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E9028C"/>
    <w:multiLevelType w:val="multilevel"/>
    <w:tmpl w:val="D150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7348E4"/>
    <w:multiLevelType w:val="multilevel"/>
    <w:tmpl w:val="1FF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F40CC4"/>
    <w:multiLevelType w:val="multilevel"/>
    <w:tmpl w:val="B7F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70C3534"/>
    <w:multiLevelType w:val="multilevel"/>
    <w:tmpl w:val="ACE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73E3DE6"/>
    <w:multiLevelType w:val="multilevel"/>
    <w:tmpl w:val="C8F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794076D"/>
    <w:multiLevelType w:val="multilevel"/>
    <w:tmpl w:val="0E7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6140C8"/>
    <w:multiLevelType w:val="multilevel"/>
    <w:tmpl w:val="077C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DC4329"/>
    <w:multiLevelType w:val="multilevel"/>
    <w:tmpl w:val="56C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97E6FBB"/>
    <w:multiLevelType w:val="multilevel"/>
    <w:tmpl w:val="589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AB4BE4"/>
    <w:multiLevelType w:val="multilevel"/>
    <w:tmpl w:val="47A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9BD6DC9"/>
    <w:multiLevelType w:val="multilevel"/>
    <w:tmpl w:val="283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F712E6"/>
    <w:multiLevelType w:val="multilevel"/>
    <w:tmpl w:val="68A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5B13CD"/>
    <w:multiLevelType w:val="multilevel"/>
    <w:tmpl w:val="BA6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AD618CF"/>
    <w:multiLevelType w:val="multilevel"/>
    <w:tmpl w:val="D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B8F4407"/>
    <w:multiLevelType w:val="multilevel"/>
    <w:tmpl w:val="F032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CAF6A85"/>
    <w:multiLevelType w:val="multilevel"/>
    <w:tmpl w:val="9282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CBF6777"/>
    <w:multiLevelType w:val="multilevel"/>
    <w:tmpl w:val="14C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CC94C2E"/>
    <w:multiLevelType w:val="multilevel"/>
    <w:tmpl w:val="7FD2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E140104"/>
    <w:multiLevelType w:val="multilevel"/>
    <w:tmpl w:val="606C9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E204948"/>
    <w:multiLevelType w:val="multilevel"/>
    <w:tmpl w:val="0C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E261E9C"/>
    <w:multiLevelType w:val="multilevel"/>
    <w:tmpl w:val="EED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463F8A"/>
    <w:multiLevelType w:val="multilevel"/>
    <w:tmpl w:val="83F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FBB47E7"/>
    <w:multiLevelType w:val="multilevel"/>
    <w:tmpl w:val="79E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FC14352"/>
    <w:multiLevelType w:val="multilevel"/>
    <w:tmpl w:val="C9C2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00600FC"/>
    <w:multiLevelType w:val="multilevel"/>
    <w:tmpl w:val="F31C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011285B"/>
    <w:multiLevelType w:val="multilevel"/>
    <w:tmpl w:val="B80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06A197E"/>
    <w:multiLevelType w:val="multilevel"/>
    <w:tmpl w:val="3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0782DA0"/>
    <w:multiLevelType w:val="multilevel"/>
    <w:tmpl w:val="2A5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07B1FEA"/>
    <w:multiLevelType w:val="multilevel"/>
    <w:tmpl w:val="218C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12335BD"/>
    <w:multiLevelType w:val="multilevel"/>
    <w:tmpl w:val="C90A0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14F69E0"/>
    <w:multiLevelType w:val="multilevel"/>
    <w:tmpl w:val="02B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18F0771"/>
    <w:multiLevelType w:val="multilevel"/>
    <w:tmpl w:val="3AA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1F71998"/>
    <w:multiLevelType w:val="multilevel"/>
    <w:tmpl w:val="033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5118EB"/>
    <w:multiLevelType w:val="multilevel"/>
    <w:tmpl w:val="5E5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7E3B41"/>
    <w:multiLevelType w:val="multilevel"/>
    <w:tmpl w:val="F2B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2D42897"/>
    <w:multiLevelType w:val="multilevel"/>
    <w:tmpl w:val="ABDC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2DB45E6"/>
    <w:multiLevelType w:val="multilevel"/>
    <w:tmpl w:val="7D4C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32835A1"/>
    <w:multiLevelType w:val="multilevel"/>
    <w:tmpl w:val="4B78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33D546E"/>
    <w:multiLevelType w:val="multilevel"/>
    <w:tmpl w:val="A4F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4316723"/>
    <w:multiLevelType w:val="multilevel"/>
    <w:tmpl w:val="F84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47B0107"/>
    <w:multiLevelType w:val="multilevel"/>
    <w:tmpl w:val="541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495D32"/>
    <w:multiLevelType w:val="multilevel"/>
    <w:tmpl w:val="038A4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5720335"/>
    <w:multiLevelType w:val="multilevel"/>
    <w:tmpl w:val="89E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58C0600"/>
    <w:multiLevelType w:val="multilevel"/>
    <w:tmpl w:val="B8DC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5E146A8"/>
    <w:multiLevelType w:val="multilevel"/>
    <w:tmpl w:val="D3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ED7894"/>
    <w:multiLevelType w:val="multilevel"/>
    <w:tmpl w:val="263C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695385E"/>
    <w:multiLevelType w:val="multilevel"/>
    <w:tmpl w:val="66460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8CB7BD7"/>
    <w:multiLevelType w:val="multilevel"/>
    <w:tmpl w:val="72E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0073C3"/>
    <w:multiLevelType w:val="multilevel"/>
    <w:tmpl w:val="806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ACE350B"/>
    <w:multiLevelType w:val="multilevel"/>
    <w:tmpl w:val="6A7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AE52C84"/>
    <w:multiLevelType w:val="multilevel"/>
    <w:tmpl w:val="EB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D7625B"/>
    <w:multiLevelType w:val="multilevel"/>
    <w:tmpl w:val="329E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F85507"/>
    <w:multiLevelType w:val="multilevel"/>
    <w:tmpl w:val="46F6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F1310C"/>
    <w:multiLevelType w:val="multilevel"/>
    <w:tmpl w:val="A8E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D4947B3"/>
    <w:multiLevelType w:val="multilevel"/>
    <w:tmpl w:val="D556B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E3008F2"/>
    <w:multiLevelType w:val="multilevel"/>
    <w:tmpl w:val="BF2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3A7F31"/>
    <w:multiLevelType w:val="multilevel"/>
    <w:tmpl w:val="887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4637AD"/>
    <w:multiLevelType w:val="multilevel"/>
    <w:tmpl w:val="2C565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E79667C"/>
    <w:multiLevelType w:val="multilevel"/>
    <w:tmpl w:val="C1A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710EC3"/>
    <w:multiLevelType w:val="multilevel"/>
    <w:tmpl w:val="E3E2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0146C86"/>
    <w:multiLevelType w:val="multilevel"/>
    <w:tmpl w:val="2502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1A6241"/>
    <w:multiLevelType w:val="multilevel"/>
    <w:tmpl w:val="2C4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02171C5"/>
    <w:multiLevelType w:val="multilevel"/>
    <w:tmpl w:val="A56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0BB752E"/>
    <w:multiLevelType w:val="multilevel"/>
    <w:tmpl w:val="83A6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16621E9"/>
    <w:multiLevelType w:val="multilevel"/>
    <w:tmpl w:val="2152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09255B"/>
    <w:multiLevelType w:val="multilevel"/>
    <w:tmpl w:val="76E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31379D7"/>
    <w:multiLevelType w:val="multilevel"/>
    <w:tmpl w:val="01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3FA7C01"/>
    <w:multiLevelType w:val="multilevel"/>
    <w:tmpl w:val="FAB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65037AD"/>
    <w:multiLevelType w:val="multilevel"/>
    <w:tmpl w:val="2A4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AF7772"/>
    <w:multiLevelType w:val="multilevel"/>
    <w:tmpl w:val="20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6E6160B"/>
    <w:multiLevelType w:val="multilevel"/>
    <w:tmpl w:val="B76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7331FCF"/>
    <w:multiLevelType w:val="multilevel"/>
    <w:tmpl w:val="05E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73341CF"/>
    <w:multiLevelType w:val="multilevel"/>
    <w:tmpl w:val="D4A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8121B33"/>
    <w:multiLevelType w:val="multilevel"/>
    <w:tmpl w:val="4E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BBB119B"/>
    <w:multiLevelType w:val="multilevel"/>
    <w:tmpl w:val="5B7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BF07DFD"/>
    <w:multiLevelType w:val="multilevel"/>
    <w:tmpl w:val="547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C547F68"/>
    <w:multiLevelType w:val="multilevel"/>
    <w:tmpl w:val="373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C6D415D"/>
    <w:multiLevelType w:val="multilevel"/>
    <w:tmpl w:val="B78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CBE4DAE"/>
    <w:multiLevelType w:val="multilevel"/>
    <w:tmpl w:val="82849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D502AA9"/>
    <w:multiLevelType w:val="multilevel"/>
    <w:tmpl w:val="BD0E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DB975FA"/>
    <w:multiLevelType w:val="multilevel"/>
    <w:tmpl w:val="827A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E445684"/>
    <w:multiLevelType w:val="multilevel"/>
    <w:tmpl w:val="B692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E5136DA"/>
    <w:multiLevelType w:val="multilevel"/>
    <w:tmpl w:val="35D22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FBE031B"/>
    <w:multiLevelType w:val="multilevel"/>
    <w:tmpl w:val="9E48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765145">
    <w:abstractNumId w:val="59"/>
  </w:num>
  <w:num w:numId="2" w16cid:durableId="1515224084">
    <w:abstractNumId w:val="32"/>
  </w:num>
  <w:num w:numId="3" w16cid:durableId="1377853794">
    <w:abstractNumId w:val="191"/>
  </w:num>
  <w:num w:numId="4" w16cid:durableId="1839924958">
    <w:abstractNumId w:val="96"/>
  </w:num>
  <w:num w:numId="5" w16cid:durableId="974944664">
    <w:abstractNumId w:val="67"/>
  </w:num>
  <w:num w:numId="6" w16cid:durableId="149903721">
    <w:abstractNumId w:val="228"/>
  </w:num>
  <w:num w:numId="7" w16cid:durableId="2105102176">
    <w:abstractNumId w:val="141"/>
  </w:num>
  <w:num w:numId="8" w16cid:durableId="2030520219">
    <w:abstractNumId w:val="155"/>
  </w:num>
  <w:num w:numId="9" w16cid:durableId="466554959">
    <w:abstractNumId w:val="111"/>
  </w:num>
  <w:num w:numId="10" w16cid:durableId="732049222">
    <w:abstractNumId w:val="187"/>
  </w:num>
  <w:num w:numId="11" w16cid:durableId="284435140">
    <w:abstractNumId w:val="140"/>
  </w:num>
  <w:num w:numId="12" w16cid:durableId="1768429015">
    <w:abstractNumId w:val="4"/>
  </w:num>
  <w:num w:numId="13" w16cid:durableId="357705976">
    <w:abstractNumId w:val="229"/>
  </w:num>
  <w:num w:numId="14" w16cid:durableId="563179259">
    <w:abstractNumId w:val="205"/>
  </w:num>
  <w:num w:numId="15" w16cid:durableId="2110463540">
    <w:abstractNumId w:val="193"/>
  </w:num>
  <w:num w:numId="16" w16cid:durableId="823089616">
    <w:abstractNumId w:val="68"/>
  </w:num>
  <w:num w:numId="17" w16cid:durableId="461650728">
    <w:abstractNumId w:val="161"/>
  </w:num>
  <w:num w:numId="18" w16cid:durableId="748842744">
    <w:abstractNumId w:val="78"/>
  </w:num>
  <w:num w:numId="19" w16cid:durableId="1774013818">
    <w:abstractNumId w:val="177"/>
  </w:num>
  <w:num w:numId="20" w16cid:durableId="1633250237">
    <w:abstractNumId w:val="28"/>
  </w:num>
  <w:num w:numId="21" w16cid:durableId="1771655514">
    <w:abstractNumId w:val="19"/>
  </w:num>
  <w:num w:numId="22" w16cid:durableId="932203383">
    <w:abstractNumId w:val="104"/>
  </w:num>
  <w:num w:numId="23" w16cid:durableId="647592945">
    <w:abstractNumId w:val="129"/>
  </w:num>
  <w:num w:numId="24" w16cid:durableId="218368793">
    <w:abstractNumId w:val="53"/>
  </w:num>
  <w:num w:numId="25" w16cid:durableId="1405567321">
    <w:abstractNumId w:val="216"/>
  </w:num>
  <w:num w:numId="26" w16cid:durableId="1964462980">
    <w:abstractNumId w:val="94"/>
  </w:num>
  <w:num w:numId="27" w16cid:durableId="1362709985">
    <w:abstractNumId w:val="71"/>
  </w:num>
  <w:num w:numId="28" w16cid:durableId="1290938919">
    <w:abstractNumId w:val="222"/>
  </w:num>
  <w:num w:numId="29" w16cid:durableId="1699162866">
    <w:abstractNumId w:val="148"/>
  </w:num>
  <w:num w:numId="30" w16cid:durableId="962003489">
    <w:abstractNumId w:val="98"/>
  </w:num>
  <w:num w:numId="31" w16cid:durableId="1335910863">
    <w:abstractNumId w:val="133"/>
  </w:num>
  <w:num w:numId="32" w16cid:durableId="965039629">
    <w:abstractNumId w:val="7"/>
  </w:num>
  <w:num w:numId="33" w16cid:durableId="1509058594">
    <w:abstractNumId w:val="209"/>
  </w:num>
  <w:num w:numId="34" w16cid:durableId="578952295">
    <w:abstractNumId w:val="107"/>
  </w:num>
  <w:num w:numId="35" w16cid:durableId="665595062">
    <w:abstractNumId w:val="182"/>
  </w:num>
  <w:num w:numId="36" w16cid:durableId="248393684">
    <w:abstractNumId w:val="2"/>
  </w:num>
  <w:num w:numId="37" w16cid:durableId="1568954981">
    <w:abstractNumId w:val="20"/>
  </w:num>
  <w:num w:numId="38" w16cid:durableId="255016592">
    <w:abstractNumId w:val="197"/>
  </w:num>
  <w:num w:numId="39" w16cid:durableId="156264212">
    <w:abstractNumId w:val="160"/>
  </w:num>
  <w:num w:numId="40" w16cid:durableId="35812170">
    <w:abstractNumId w:val="77"/>
  </w:num>
  <w:num w:numId="41" w16cid:durableId="1887522615">
    <w:abstractNumId w:val="208"/>
  </w:num>
  <w:num w:numId="42" w16cid:durableId="1376740103">
    <w:abstractNumId w:val="84"/>
  </w:num>
  <w:num w:numId="43" w16cid:durableId="1380280448">
    <w:abstractNumId w:val="105"/>
  </w:num>
  <w:num w:numId="44" w16cid:durableId="2091270020">
    <w:abstractNumId w:val="89"/>
  </w:num>
  <w:num w:numId="45" w16cid:durableId="949360437">
    <w:abstractNumId w:val="179"/>
  </w:num>
  <w:num w:numId="46" w16cid:durableId="1929995611">
    <w:abstractNumId w:val="213"/>
  </w:num>
  <w:num w:numId="47" w16cid:durableId="1249845828">
    <w:abstractNumId w:val="198"/>
  </w:num>
  <w:num w:numId="48" w16cid:durableId="1418559021">
    <w:abstractNumId w:val="99"/>
  </w:num>
  <w:num w:numId="49" w16cid:durableId="1190216614">
    <w:abstractNumId w:val="157"/>
  </w:num>
  <w:num w:numId="50" w16cid:durableId="1667826676">
    <w:abstractNumId w:val="217"/>
  </w:num>
  <w:num w:numId="51" w16cid:durableId="914555541">
    <w:abstractNumId w:val="142"/>
  </w:num>
  <w:num w:numId="52" w16cid:durableId="734400107">
    <w:abstractNumId w:val="108"/>
  </w:num>
  <w:num w:numId="53" w16cid:durableId="215514748">
    <w:abstractNumId w:val="132"/>
  </w:num>
  <w:num w:numId="54" w16cid:durableId="1525288193">
    <w:abstractNumId w:val="86"/>
  </w:num>
  <w:num w:numId="55" w16cid:durableId="586579769">
    <w:abstractNumId w:val="37"/>
  </w:num>
  <w:num w:numId="56" w16cid:durableId="1485469557">
    <w:abstractNumId w:val="223"/>
  </w:num>
  <w:num w:numId="57" w16cid:durableId="818614627">
    <w:abstractNumId w:val="15"/>
  </w:num>
  <w:num w:numId="58" w16cid:durableId="34472448">
    <w:abstractNumId w:val="109"/>
  </w:num>
  <w:num w:numId="59" w16cid:durableId="1509442403">
    <w:abstractNumId w:val="227"/>
  </w:num>
  <w:num w:numId="60" w16cid:durableId="2058504914">
    <w:abstractNumId w:val="206"/>
  </w:num>
  <w:num w:numId="61" w16cid:durableId="301158400">
    <w:abstractNumId w:val="38"/>
  </w:num>
  <w:num w:numId="62" w16cid:durableId="1126394568">
    <w:abstractNumId w:val="127"/>
  </w:num>
  <w:num w:numId="63" w16cid:durableId="358629971">
    <w:abstractNumId w:val="128"/>
  </w:num>
  <w:num w:numId="64" w16cid:durableId="594746233">
    <w:abstractNumId w:val="115"/>
  </w:num>
  <w:num w:numId="65" w16cid:durableId="1202593041">
    <w:abstractNumId w:val="75"/>
  </w:num>
  <w:num w:numId="66" w16cid:durableId="151262431">
    <w:abstractNumId w:val="26"/>
  </w:num>
  <w:num w:numId="67" w16cid:durableId="839390505">
    <w:abstractNumId w:val="152"/>
  </w:num>
  <w:num w:numId="68" w16cid:durableId="1982805992">
    <w:abstractNumId w:val="210"/>
  </w:num>
  <w:num w:numId="69" w16cid:durableId="2020615128">
    <w:abstractNumId w:val="24"/>
  </w:num>
  <w:num w:numId="70" w16cid:durableId="1724057428">
    <w:abstractNumId w:val="224"/>
  </w:num>
  <w:num w:numId="71" w16cid:durableId="2050763951">
    <w:abstractNumId w:val="178"/>
  </w:num>
  <w:num w:numId="72" w16cid:durableId="1811745748">
    <w:abstractNumId w:val="123"/>
  </w:num>
  <w:num w:numId="73" w16cid:durableId="1551772208">
    <w:abstractNumId w:val="203"/>
  </w:num>
  <w:num w:numId="74" w16cid:durableId="537669546">
    <w:abstractNumId w:val="45"/>
  </w:num>
  <w:num w:numId="75" w16cid:durableId="1135953849">
    <w:abstractNumId w:val="137"/>
  </w:num>
  <w:num w:numId="76" w16cid:durableId="40131303">
    <w:abstractNumId w:val="125"/>
  </w:num>
  <w:num w:numId="77" w16cid:durableId="1618677355">
    <w:abstractNumId w:val="56"/>
  </w:num>
  <w:num w:numId="78" w16cid:durableId="156894446">
    <w:abstractNumId w:val="110"/>
  </w:num>
  <w:num w:numId="79" w16cid:durableId="1668247367">
    <w:abstractNumId w:val="114"/>
  </w:num>
  <w:num w:numId="80" w16cid:durableId="710307660">
    <w:abstractNumId w:val="122"/>
  </w:num>
  <w:num w:numId="81" w16cid:durableId="1581674782">
    <w:abstractNumId w:val="231"/>
  </w:num>
  <w:num w:numId="82" w16cid:durableId="1474524269">
    <w:abstractNumId w:val="233"/>
  </w:num>
  <w:num w:numId="83" w16cid:durableId="1086999182">
    <w:abstractNumId w:val="6"/>
  </w:num>
  <w:num w:numId="84" w16cid:durableId="1362394985">
    <w:abstractNumId w:val="189"/>
  </w:num>
  <w:num w:numId="85" w16cid:durableId="375085348">
    <w:abstractNumId w:val="88"/>
  </w:num>
  <w:num w:numId="86" w16cid:durableId="516651850">
    <w:abstractNumId w:val="9"/>
  </w:num>
  <w:num w:numId="87" w16cid:durableId="43605724">
    <w:abstractNumId w:val="30"/>
  </w:num>
  <w:num w:numId="88" w16cid:durableId="1990478928">
    <w:abstractNumId w:val="220"/>
  </w:num>
  <w:num w:numId="89" w16cid:durableId="546840097">
    <w:abstractNumId w:val="159"/>
  </w:num>
  <w:num w:numId="90" w16cid:durableId="108474445">
    <w:abstractNumId w:val="52"/>
  </w:num>
  <w:num w:numId="91" w16cid:durableId="1970624449">
    <w:abstractNumId w:val="62"/>
  </w:num>
  <w:num w:numId="92" w16cid:durableId="1503743317">
    <w:abstractNumId w:val="121"/>
  </w:num>
  <w:num w:numId="93" w16cid:durableId="1688142862">
    <w:abstractNumId w:val="150"/>
  </w:num>
  <w:num w:numId="94" w16cid:durableId="333188712">
    <w:abstractNumId w:val="87"/>
  </w:num>
  <w:num w:numId="95" w16cid:durableId="1716468481">
    <w:abstractNumId w:val="167"/>
  </w:num>
  <w:num w:numId="96" w16cid:durableId="48068746">
    <w:abstractNumId w:val="168"/>
  </w:num>
  <w:num w:numId="97" w16cid:durableId="184949526">
    <w:abstractNumId w:val="25"/>
  </w:num>
  <w:num w:numId="98" w16cid:durableId="584530275">
    <w:abstractNumId w:val="153"/>
  </w:num>
  <w:num w:numId="99" w16cid:durableId="459305958">
    <w:abstractNumId w:val="147"/>
  </w:num>
  <w:num w:numId="100" w16cid:durableId="981888202">
    <w:abstractNumId w:val="44"/>
  </w:num>
  <w:num w:numId="101" w16cid:durableId="978337657">
    <w:abstractNumId w:val="163"/>
  </w:num>
  <w:num w:numId="102" w16cid:durableId="846670533">
    <w:abstractNumId w:val="82"/>
  </w:num>
  <w:num w:numId="103" w16cid:durableId="580217007">
    <w:abstractNumId w:val="34"/>
  </w:num>
  <w:num w:numId="104" w16cid:durableId="1590626151">
    <w:abstractNumId w:val="145"/>
  </w:num>
  <w:num w:numId="105" w16cid:durableId="1482188283">
    <w:abstractNumId w:val="41"/>
  </w:num>
  <w:num w:numId="106" w16cid:durableId="1588611779">
    <w:abstractNumId w:val="100"/>
  </w:num>
  <w:num w:numId="107" w16cid:durableId="1344894168">
    <w:abstractNumId w:val="173"/>
  </w:num>
  <w:num w:numId="108" w16cid:durableId="145587373">
    <w:abstractNumId w:val="112"/>
  </w:num>
  <w:num w:numId="109" w16cid:durableId="2139642691">
    <w:abstractNumId w:val="118"/>
  </w:num>
  <w:num w:numId="110" w16cid:durableId="1385256186">
    <w:abstractNumId w:val="185"/>
  </w:num>
  <w:num w:numId="111" w16cid:durableId="1110317193">
    <w:abstractNumId w:val="144"/>
  </w:num>
  <w:num w:numId="112" w16cid:durableId="1526941061">
    <w:abstractNumId w:val="201"/>
  </w:num>
  <w:num w:numId="113" w16cid:durableId="712583110">
    <w:abstractNumId w:val="101"/>
  </w:num>
  <w:num w:numId="114" w16cid:durableId="347831084">
    <w:abstractNumId w:val="39"/>
  </w:num>
  <w:num w:numId="115" w16cid:durableId="1236359942">
    <w:abstractNumId w:val="64"/>
  </w:num>
  <w:num w:numId="116" w16cid:durableId="602498343">
    <w:abstractNumId w:val="95"/>
  </w:num>
  <w:num w:numId="117" w16cid:durableId="2082632920">
    <w:abstractNumId w:val="162"/>
  </w:num>
  <w:num w:numId="118" w16cid:durableId="1646816054">
    <w:abstractNumId w:val="164"/>
  </w:num>
  <w:num w:numId="119" w16cid:durableId="294339935">
    <w:abstractNumId w:val="135"/>
  </w:num>
  <w:num w:numId="120" w16cid:durableId="1513645038">
    <w:abstractNumId w:val="21"/>
  </w:num>
  <w:num w:numId="121" w16cid:durableId="1524052556">
    <w:abstractNumId w:val="218"/>
  </w:num>
  <w:num w:numId="122" w16cid:durableId="1727754449">
    <w:abstractNumId w:val="170"/>
  </w:num>
  <w:num w:numId="123" w16cid:durableId="418716015">
    <w:abstractNumId w:val="172"/>
  </w:num>
  <w:num w:numId="124" w16cid:durableId="1975207437">
    <w:abstractNumId w:val="221"/>
  </w:num>
  <w:num w:numId="125" w16cid:durableId="1005716845">
    <w:abstractNumId w:val="124"/>
  </w:num>
  <w:num w:numId="126" w16cid:durableId="182323209">
    <w:abstractNumId w:val="117"/>
  </w:num>
  <w:num w:numId="127" w16cid:durableId="2143573818">
    <w:abstractNumId w:val="195"/>
  </w:num>
  <w:num w:numId="128" w16cid:durableId="159781403">
    <w:abstractNumId w:val="58"/>
  </w:num>
  <w:num w:numId="129" w16cid:durableId="1090546198">
    <w:abstractNumId w:val="113"/>
  </w:num>
  <w:num w:numId="130" w16cid:durableId="384717081">
    <w:abstractNumId w:val="70"/>
  </w:num>
  <w:num w:numId="131" w16cid:durableId="1127971141">
    <w:abstractNumId w:val="120"/>
  </w:num>
  <w:num w:numId="132" w16cid:durableId="1340426826">
    <w:abstractNumId w:val="33"/>
  </w:num>
  <w:num w:numId="133" w16cid:durableId="150803332">
    <w:abstractNumId w:val="90"/>
  </w:num>
  <w:num w:numId="134" w16cid:durableId="157159922">
    <w:abstractNumId w:val="156"/>
  </w:num>
  <w:num w:numId="135" w16cid:durableId="67271895">
    <w:abstractNumId w:val="79"/>
  </w:num>
  <w:num w:numId="136" w16cid:durableId="385877976">
    <w:abstractNumId w:val="18"/>
  </w:num>
  <w:num w:numId="137" w16cid:durableId="1943027816">
    <w:abstractNumId w:val="49"/>
  </w:num>
  <w:num w:numId="138" w16cid:durableId="1818065092">
    <w:abstractNumId w:val="48"/>
  </w:num>
  <w:num w:numId="139" w16cid:durableId="946081552">
    <w:abstractNumId w:val="166"/>
  </w:num>
  <w:num w:numId="140" w16cid:durableId="1151142884">
    <w:abstractNumId w:val="225"/>
  </w:num>
  <w:num w:numId="141" w16cid:durableId="1301614135">
    <w:abstractNumId w:val="204"/>
  </w:num>
  <w:num w:numId="142" w16cid:durableId="1653636739">
    <w:abstractNumId w:val="103"/>
  </w:num>
  <w:num w:numId="143" w16cid:durableId="2032341377">
    <w:abstractNumId w:val="92"/>
  </w:num>
  <w:num w:numId="144" w16cid:durableId="1620184249">
    <w:abstractNumId w:val="119"/>
  </w:num>
  <w:num w:numId="145" w16cid:durableId="19161441">
    <w:abstractNumId w:val="93"/>
  </w:num>
  <w:num w:numId="146" w16cid:durableId="576866999">
    <w:abstractNumId w:val="31"/>
  </w:num>
  <w:num w:numId="147" w16cid:durableId="2043555412">
    <w:abstractNumId w:val="17"/>
  </w:num>
  <w:num w:numId="148" w16cid:durableId="2144539729">
    <w:abstractNumId w:val="190"/>
  </w:num>
  <w:num w:numId="149" w16cid:durableId="638339558">
    <w:abstractNumId w:val="50"/>
  </w:num>
  <w:num w:numId="150" w16cid:durableId="801726806">
    <w:abstractNumId w:val="91"/>
  </w:num>
  <w:num w:numId="151" w16cid:durableId="2027056952">
    <w:abstractNumId w:val="136"/>
  </w:num>
  <w:num w:numId="152" w16cid:durableId="526261941">
    <w:abstractNumId w:val="8"/>
  </w:num>
  <w:num w:numId="153" w16cid:durableId="795828062">
    <w:abstractNumId w:val="5"/>
  </w:num>
  <w:num w:numId="154" w16cid:durableId="991448290">
    <w:abstractNumId w:val="151"/>
  </w:num>
  <w:num w:numId="155" w16cid:durableId="253125468">
    <w:abstractNumId w:val="116"/>
  </w:num>
  <w:num w:numId="156" w16cid:durableId="1818187585">
    <w:abstractNumId w:val="234"/>
  </w:num>
  <w:num w:numId="157" w16cid:durableId="637959756">
    <w:abstractNumId w:val="66"/>
  </w:num>
  <w:num w:numId="158" w16cid:durableId="672538860">
    <w:abstractNumId w:val="211"/>
  </w:num>
  <w:num w:numId="159" w16cid:durableId="1052925897">
    <w:abstractNumId w:val="76"/>
  </w:num>
  <w:num w:numId="160" w16cid:durableId="220480584">
    <w:abstractNumId w:val="43"/>
  </w:num>
  <w:num w:numId="161" w16cid:durableId="1630041933">
    <w:abstractNumId w:val="74"/>
  </w:num>
  <w:num w:numId="162" w16cid:durableId="2135099618">
    <w:abstractNumId w:val="214"/>
  </w:num>
  <w:num w:numId="163" w16cid:durableId="1460613945">
    <w:abstractNumId w:val="207"/>
  </w:num>
  <w:num w:numId="164" w16cid:durableId="1246258806">
    <w:abstractNumId w:val="138"/>
  </w:num>
  <w:num w:numId="165" w16cid:durableId="588006209">
    <w:abstractNumId w:val="42"/>
  </w:num>
  <w:num w:numId="166" w16cid:durableId="1934705530">
    <w:abstractNumId w:val="169"/>
  </w:num>
  <w:num w:numId="167" w16cid:durableId="715277409">
    <w:abstractNumId w:val="146"/>
  </w:num>
  <w:num w:numId="168" w16cid:durableId="1162887813">
    <w:abstractNumId w:val="226"/>
  </w:num>
  <w:num w:numId="169" w16cid:durableId="1260482847">
    <w:abstractNumId w:val="97"/>
  </w:num>
  <w:num w:numId="170" w16cid:durableId="1514223541">
    <w:abstractNumId w:val="23"/>
  </w:num>
  <w:num w:numId="171" w16cid:durableId="573468577">
    <w:abstractNumId w:val="186"/>
  </w:num>
  <w:num w:numId="172" w16cid:durableId="1253778153">
    <w:abstractNumId w:val="73"/>
  </w:num>
  <w:num w:numId="173" w16cid:durableId="1882086692">
    <w:abstractNumId w:val="202"/>
  </w:num>
  <w:num w:numId="174" w16cid:durableId="1601330207">
    <w:abstractNumId w:val="13"/>
  </w:num>
  <w:num w:numId="175" w16cid:durableId="1070732647">
    <w:abstractNumId w:val="199"/>
  </w:num>
  <w:num w:numId="176" w16cid:durableId="1781413359">
    <w:abstractNumId w:val="81"/>
  </w:num>
  <w:num w:numId="177" w16cid:durableId="259146963">
    <w:abstractNumId w:val="131"/>
  </w:num>
  <w:num w:numId="178" w16cid:durableId="16657782">
    <w:abstractNumId w:val="29"/>
  </w:num>
  <w:num w:numId="179" w16cid:durableId="2142574226">
    <w:abstractNumId w:val="130"/>
  </w:num>
  <w:num w:numId="180" w16cid:durableId="1435856270">
    <w:abstractNumId w:val="10"/>
  </w:num>
  <w:num w:numId="181" w16cid:durableId="1047488004">
    <w:abstractNumId w:val="72"/>
  </w:num>
  <w:num w:numId="182" w16cid:durableId="1126000018">
    <w:abstractNumId w:val="184"/>
  </w:num>
  <w:num w:numId="183" w16cid:durableId="1559047952">
    <w:abstractNumId w:val="212"/>
  </w:num>
  <w:num w:numId="184" w16cid:durableId="465437581">
    <w:abstractNumId w:val="54"/>
  </w:num>
  <w:num w:numId="185" w16cid:durableId="902257483">
    <w:abstractNumId w:val="183"/>
  </w:num>
  <w:num w:numId="186" w16cid:durableId="1476335481">
    <w:abstractNumId w:val="46"/>
  </w:num>
  <w:num w:numId="187" w16cid:durableId="835463092">
    <w:abstractNumId w:val="83"/>
  </w:num>
  <w:num w:numId="188" w16cid:durableId="1809516865">
    <w:abstractNumId w:val="158"/>
  </w:num>
  <w:num w:numId="189" w16cid:durableId="691145649">
    <w:abstractNumId w:val="61"/>
  </w:num>
  <w:num w:numId="190" w16cid:durableId="2135247812">
    <w:abstractNumId w:val="85"/>
  </w:num>
  <w:num w:numId="191" w16cid:durableId="599799108">
    <w:abstractNumId w:val="196"/>
  </w:num>
  <w:num w:numId="192" w16cid:durableId="794178256">
    <w:abstractNumId w:val="69"/>
  </w:num>
  <w:num w:numId="193" w16cid:durableId="1443452770">
    <w:abstractNumId w:val="47"/>
  </w:num>
  <w:num w:numId="194" w16cid:durableId="1194269266">
    <w:abstractNumId w:val="55"/>
  </w:num>
  <w:num w:numId="195" w16cid:durableId="1952977035">
    <w:abstractNumId w:val="174"/>
  </w:num>
  <w:num w:numId="196" w16cid:durableId="2005543640">
    <w:abstractNumId w:val="149"/>
  </w:num>
  <w:num w:numId="197" w16cid:durableId="740905578">
    <w:abstractNumId w:val="154"/>
  </w:num>
  <w:num w:numId="198" w16cid:durableId="1090126882">
    <w:abstractNumId w:val="219"/>
  </w:num>
  <w:num w:numId="199" w16cid:durableId="227810063">
    <w:abstractNumId w:val="102"/>
  </w:num>
  <w:num w:numId="200" w16cid:durableId="58552243">
    <w:abstractNumId w:val="139"/>
  </w:num>
  <w:num w:numId="201" w16cid:durableId="1165704248">
    <w:abstractNumId w:val="200"/>
  </w:num>
  <w:num w:numId="202" w16cid:durableId="1804228206">
    <w:abstractNumId w:val="175"/>
  </w:num>
  <w:num w:numId="203" w16cid:durableId="1610118732">
    <w:abstractNumId w:val="3"/>
  </w:num>
  <w:num w:numId="204" w16cid:durableId="1389037758">
    <w:abstractNumId w:val="35"/>
  </w:num>
  <w:num w:numId="205" w16cid:durableId="1380781117">
    <w:abstractNumId w:val="14"/>
  </w:num>
  <w:num w:numId="206" w16cid:durableId="193658891">
    <w:abstractNumId w:val="51"/>
  </w:num>
  <w:num w:numId="207" w16cid:durableId="1150756853">
    <w:abstractNumId w:val="165"/>
  </w:num>
  <w:num w:numId="208" w16cid:durableId="2065637528">
    <w:abstractNumId w:val="65"/>
  </w:num>
  <w:num w:numId="209" w16cid:durableId="775640806">
    <w:abstractNumId w:val="63"/>
  </w:num>
  <w:num w:numId="210" w16cid:durableId="220603038">
    <w:abstractNumId w:val="1"/>
  </w:num>
  <w:num w:numId="211" w16cid:durableId="1147939215">
    <w:abstractNumId w:val="60"/>
  </w:num>
  <w:num w:numId="212" w16cid:durableId="1314094691">
    <w:abstractNumId w:val="12"/>
  </w:num>
  <w:num w:numId="213" w16cid:durableId="731196604">
    <w:abstractNumId w:val="188"/>
  </w:num>
  <w:num w:numId="214" w16cid:durableId="758871875">
    <w:abstractNumId w:val="192"/>
  </w:num>
  <w:num w:numId="215" w16cid:durableId="1339894254">
    <w:abstractNumId w:val="40"/>
  </w:num>
  <w:num w:numId="216" w16cid:durableId="308169881">
    <w:abstractNumId w:val="143"/>
  </w:num>
  <w:num w:numId="217" w16cid:durableId="1947809845">
    <w:abstractNumId w:val="180"/>
  </w:num>
  <w:num w:numId="218" w16cid:durableId="1430808001">
    <w:abstractNumId w:val="27"/>
  </w:num>
  <w:num w:numId="219" w16cid:durableId="676425423">
    <w:abstractNumId w:val="171"/>
  </w:num>
  <w:num w:numId="220" w16cid:durableId="1971473309">
    <w:abstractNumId w:val="176"/>
  </w:num>
  <w:num w:numId="221" w16cid:durableId="1605074092">
    <w:abstractNumId w:val="230"/>
  </w:num>
  <w:num w:numId="222" w16cid:durableId="711417083">
    <w:abstractNumId w:val="80"/>
  </w:num>
  <w:num w:numId="223" w16cid:durableId="999189153">
    <w:abstractNumId w:val="134"/>
  </w:num>
  <w:num w:numId="224" w16cid:durableId="1879273893">
    <w:abstractNumId w:val="194"/>
  </w:num>
  <w:num w:numId="225" w16cid:durableId="1969778925">
    <w:abstractNumId w:val="57"/>
  </w:num>
  <w:num w:numId="226" w16cid:durableId="1777557047">
    <w:abstractNumId w:val="16"/>
  </w:num>
  <w:num w:numId="227" w16cid:durableId="746268687">
    <w:abstractNumId w:val="106"/>
  </w:num>
  <w:num w:numId="228" w16cid:durableId="77798283">
    <w:abstractNumId w:val="232"/>
  </w:num>
  <w:num w:numId="229" w16cid:durableId="413868100">
    <w:abstractNumId w:val="36"/>
  </w:num>
  <w:num w:numId="230" w16cid:durableId="7221012">
    <w:abstractNumId w:val="0"/>
  </w:num>
  <w:num w:numId="231" w16cid:durableId="1076636329">
    <w:abstractNumId w:val="181"/>
  </w:num>
  <w:num w:numId="232" w16cid:durableId="1533376602">
    <w:abstractNumId w:val="126"/>
  </w:num>
  <w:num w:numId="233" w16cid:durableId="1372025626">
    <w:abstractNumId w:val="215"/>
  </w:num>
  <w:num w:numId="234" w16cid:durableId="1830368332">
    <w:abstractNumId w:val="22"/>
  </w:num>
  <w:num w:numId="235" w16cid:durableId="870269343">
    <w:abstractNumId w:val="11"/>
  </w:num>
  <w:numIdMacAtCleanup w:val="2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efaultTableStyle w:val="4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D7"/>
    <w:rsid w:val="000026B6"/>
    <w:rsid w:val="00005422"/>
    <w:rsid w:val="0000590A"/>
    <w:rsid w:val="00005D7F"/>
    <w:rsid w:val="00010EDB"/>
    <w:rsid w:val="00010F5B"/>
    <w:rsid w:val="00024D8B"/>
    <w:rsid w:val="00027F94"/>
    <w:rsid w:val="00035F87"/>
    <w:rsid w:val="00040A0C"/>
    <w:rsid w:val="00040D73"/>
    <w:rsid w:val="00051672"/>
    <w:rsid w:val="00051CB6"/>
    <w:rsid w:val="00053559"/>
    <w:rsid w:val="00054599"/>
    <w:rsid w:val="000632E0"/>
    <w:rsid w:val="00066FD3"/>
    <w:rsid w:val="000672DE"/>
    <w:rsid w:val="0007279E"/>
    <w:rsid w:val="00074E35"/>
    <w:rsid w:val="000754BC"/>
    <w:rsid w:val="00077477"/>
    <w:rsid w:val="0009085C"/>
    <w:rsid w:val="00091506"/>
    <w:rsid w:val="000927C5"/>
    <w:rsid w:val="000951FE"/>
    <w:rsid w:val="000B1D73"/>
    <w:rsid w:val="000B35D5"/>
    <w:rsid w:val="000B6189"/>
    <w:rsid w:val="000C2248"/>
    <w:rsid w:val="000C353C"/>
    <w:rsid w:val="000C4693"/>
    <w:rsid w:val="000D088A"/>
    <w:rsid w:val="000D2778"/>
    <w:rsid w:val="000D5362"/>
    <w:rsid w:val="000E2710"/>
    <w:rsid w:val="000E28E9"/>
    <w:rsid w:val="000E34BF"/>
    <w:rsid w:val="000F197A"/>
    <w:rsid w:val="000F1A53"/>
    <w:rsid w:val="000F1BB3"/>
    <w:rsid w:val="000F6C85"/>
    <w:rsid w:val="000F7EEF"/>
    <w:rsid w:val="00107A2C"/>
    <w:rsid w:val="0011164C"/>
    <w:rsid w:val="00112F51"/>
    <w:rsid w:val="001152BF"/>
    <w:rsid w:val="00116453"/>
    <w:rsid w:val="00123184"/>
    <w:rsid w:val="00123914"/>
    <w:rsid w:val="0012460E"/>
    <w:rsid w:val="00124DB9"/>
    <w:rsid w:val="00127787"/>
    <w:rsid w:val="0012778B"/>
    <w:rsid w:val="00131F0B"/>
    <w:rsid w:val="0013304C"/>
    <w:rsid w:val="00134146"/>
    <w:rsid w:val="00134678"/>
    <w:rsid w:val="00142D3F"/>
    <w:rsid w:val="001432F7"/>
    <w:rsid w:val="001448E1"/>
    <w:rsid w:val="00145A24"/>
    <w:rsid w:val="001463D3"/>
    <w:rsid w:val="00153AD7"/>
    <w:rsid w:val="00163955"/>
    <w:rsid w:val="00166D26"/>
    <w:rsid w:val="00174EDD"/>
    <w:rsid w:val="00177DA4"/>
    <w:rsid w:val="00177F4E"/>
    <w:rsid w:val="00180966"/>
    <w:rsid w:val="001860F3"/>
    <w:rsid w:val="00187009"/>
    <w:rsid w:val="00193A38"/>
    <w:rsid w:val="001A1934"/>
    <w:rsid w:val="001A252C"/>
    <w:rsid w:val="001A5557"/>
    <w:rsid w:val="001B6A08"/>
    <w:rsid w:val="001B7AD5"/>
    <w:rsid w:val="001C0452"/>
    <w:rsid w:val="001C6432"/>
    <w:rsid w:val="001D37DB"/>
    <w:rsid w:val="001D45FA"/>
    <w:rsid w:val="001E532E"/>
    <w:rsid w:val="001E56C0"/>
    <w:rsid w:val="001F0089"/>
    <w:rsid w:val="001F01B1"/>
    <w:rsid w:val="001F03A6"/>
    <w:rsid w:val="001F39E6"/>
    <w:rsid w:val="00205410"/>
    <w:rsid w:val="002108AD"/>
    <w:rsid w:val="00210BA3"/>
    <w:rsid w:val="00211D79"/>
    <w:rsid w:val="00213D0A"/>
    <w:rsid w:val="0021470F"/>
    <w:rsid w:val="002207E0"/>
    <w:rsid w:val="00225DEA"/>
    <w:rsid w:val="00227F80"/>
    <w:rsid w:val="00240238"/>
    <w:rsid w:val="002438DD"/>
    <w:rsid w:val="00244706"/>
    <w:rsid w:val="00244D3F"/>
    <w:rsid w:val="00253138"/>
    <w:rsid w:val="00253F02"/>
    <w:rsid w:val="00255403"/>
    <w:rsid w:val="00264C25"/>
    <w:rsid w:val="0027456F"/>
    <w:rsid w:val="00274680"/>
    <w:rsid w:val="00274996"/>
    <w:rsid w:val="0027686B"/>
    <w:rsid w:val="002803CC"/>
    <w:rsid w:val="00281C18"/>
    <w:rsid w:val="0028509A"/>
    <w:rsid w:val="0028525A"/>
    <w:rsid w:val="00294729"/>
    <w:rsid w:val="002A055B"/>
    <w:rsid w:val="002A3F2B"/>
    <w:rsid w:val="002A53E4"/>
    <w:rsid w:val="002B03DE"/>
    <w:rsid w:val="002B2154"/>
    <w:rsid w:val="002C2502"/>
    <w:rsid w:val="002D37AC"/>
    <w:rsid w:val="002D5A7D"/>
    <w:rsid w:val="002D6786"/>
    <w:rsid w:val="002D6D91"/>
    <w:rsid w:val="002E1C5C"/>
    <w:rsid w:val="002E4FBF"/>
    <w:rsid w:val="002E5174"/>
    <w:rsid w:val="002F3B8A"/>
    <w:rsid w:val="002F6B88"/>
    <w:rsid w:val="00306086"/>
    <w:rsid w:val="00317AD9"/>
    <w:rsid w:val="00322DFF"/>
    <w:rsid w:val="00324B9A"/>
    <w:rsid w:val="003250A4"/>
    <w:rsid w:val="00331D14"/>
    <w:rsid w:val="00333E38"/>
    <w:rsid w:val="00341582"/>
    <w:rsid w:val="003432D2"/>
    <w:rsid w:val="00347226"/>
    <w:rsid w:val="003476F5"/>
    <w:rsid w:val="00355E18"/>
    <w:rsid w:val="0035670E"/>
    <w:rsid w:val="0036127F"/>
    <w:rsid w:val="00361898"/>
    <w:rsid w:val="00365918"/>
    <w:rsid w:val="003726F3"/>
    <w:rsid w:val="003759A5"/>
    <w:rsid w:val="00377B80"/>
    <w:rsid w:val="00384F24"/>
    <w:rsid w:val="0039545D"/>
    <w:rsid w:val="003B0283"/>
    <w:rsid w:val="003B0286"/>
    <w:rsid w:val="003B27D2"/>
    <w:rsid w:val="003B3413"/>
    <w:rsid w:val="003C2F70"/>
    <w:rsid w:val="003C7FAE"/>
    <w:rsid w:val="003D1641"/>
    <w:rsid w:val="003D253C"/>
    <w:rsid w:val="003D3C4F"/>
    <w:rsid w:val="003E0761"/>
    <w:rsid w:val="003E7068"/>
    <w:rsid w:val="003F175B"/>
    <w:rsid w:val="003F6D2E"/>
    <w:rsid w:val="0040113A"/>
    <w:rsid w:val="0040137F"/>
    <w:rsid w:val="0040619C"/>
    <w:rsid w:val="004065CF"/>
    <w:rsid w:val="00413016"/>
    <w:rsid w:val="00414082"/>
    <w:rsid w:val="00414D06"/>
    <w:rsid w:val="00434CEE"/>
    <w:rsid w:val="004424E9"/>
    <w:rsid w:val="004442DD"/>
    <w:rsid w:val="00462742"/>
    <w:rsid w:val="004665A6"/>
    <w:rsid w:val="00466CE9"/>
    <w:rsid w:val="0047383F"/>
    <w:rsid w:val="004753DB"/>
    <w:rsid w:val="004755FF"/>
    <w:rsid w:val="00477638"/>
    <w:rsid w:val="004841AD"/>
    <w:rsid w:val="004865B1"/>
    <w:rsid w:val="00490A4D"/>
    <w:rsid w:val="00492348"/>
    <w:rsid w:val="00492B6C"/>
    <w:rsid w:val="0049563F"/>
    <w:rsid w:val="00496607"/>
    <w:rsid w:val="00497B6B"/>
    <w:rsid w:val="004A3882"/>
    <w:rsid w:val="004B0925"/>
    <w:rsid w:val="004C2F0A"/>
    <w:rsid w:val="004C33BC"/>
    <w:rsid w:val="004D2719"/>
    <w:rsid w:val="004D7138"/>
    <w:rsid w:val="004E0334"/>
    <w:rsid w:val="004E084F"/>
    <w:rsid w:val="004E1741"/>
    <w:rsid w:val="004E57E4"/>
    <w:rsid w:val="004F4674"/>
    <w:rsid w:val="004F53FB"/>
    <w:rsid w:val="004F7043"/>
    <w:rsid w:val="00502ED8"/>
    <w:rsid w:val="00503AD7"/>
    <w:rsid w:val="00505D50"/>
    <w:rsid w:val="00507965"/>
    <w:rsid w:val="00511717"/>
    <w:rsid w:val="00520D52"/>
    <w:rsid w:val="00526E69"/>
    <w:rsid w:val="00526EE0"/>
    <w:rsid w:val="00527283"/>
    <w:rsid w:val="00527DDF"/>
    <w:rsid w:val="00530908"/>
    <w:rsid w:val="00531D95"/>
    <w:rsid w:val="005328A0"/>
    <w:rsid w:val="00541BBB"/>
    <w:rsid w:val="00546A29"/>
    <w:rsid w:val="00553277"/>
    <w:rsid w:val="00553634"/>
    <w:rsid w:val="00553B36"/>
    <w:rsid w:val="005547CD"/>
    <w:rsid w:val="00565EF6"/>
    <w:rsid w:val="005722C9"/>
    <w:rsid w:val="0057714F"/>
    <w:rsid w:val="0058590F"/>
    <w:rsid w:val="00585DB3"/>
    <w:rsid w:val="0059061A"/>
    <w:rsid w:val="00590A6D"/>
    <w:rsid w:val="00590AFC"/>
    <w:rsid w:val="00590CC4"/>
    <w:rsid w:val="005928FF"/>
    <w:rsid w:val="00597E99"/>
    <w:rsid w:val="005A2C1B"/>
    <w:rsid w:val="005A3841"/>
    <w:rsid w:val="005B48B8"/>
    <w:rsid w:val="005C2237"/>
    <w:rsid w:val="005C5B16"/>
    <w:rsid w:val="005E0370"/>
    <w:rsid w:val="005E06A3"/>
    <w:rsid w:val="005E0ABC"/>
    <w:rsid w:val="005E7625"/>
    <w:rsid w:val="005E7F36"/>
    <w:rsid w:val="005F2F0C"/>
    <w:rsid w:val="005F76BE"/>
    <w:rsid w:val="006001D4"/>
    <w:rsid w:val="00603C7A"/>
    <w:rsid w:val="006056CA"/>
    <w:rsid w:val="00611AA6"/>
    <w:rsid w:val="00611B59"/>
    <w:rsid w:val="00630727"/>
    <w:rsid w:val="00640E7E"/>
    <w:rsid w:val="00643146"/>
    <w:rsid w:val="00645625"/>
    <w:rsid w:val="00646086"/>
    <w:rsid w:val="006508A4"/>
    <w:rsid w:val="00653882"/>
    <w:rsid w:val="0065479C"/>
    <w:rsid w:val="00656C60"/>
    <w:rsid w:val="00666125"/>
    <w:rsid w:val="00667A83"/>
    <w:rsid w:val="00667B61"/>
    <w:rsid w:val="00667C73"/>
    <w:rsid w:val="006812A5"/>
    <w:rsid w:val="006834CC"/>
    <w:rsid w:val="00683E7B"/>
    <w:rsid w:val="0069215A"/>
    <w:rsid w:val="00697612"/>
    <w:rsid w:val="006A1BD7"/>
    <w:rsid w:val="006B6556"/>
    <w:rsid w:val="006B7DB2"/>
    <w:rsid w:val="006C3F54"/>
    <w:rsid w:val="006C4C44"/>
    <w:rsid w:val="006C4CA5"/>
    <w:rsid w:val="006D00E0"/>
    <w:rsid w:val="006D281E"/>
    <w:rsid w:val="006D4CAA"/>
    <w:rsid w:val="006D659B"/>
    <w:rsid w:val="006E641B"/>
    <w:rsid w:val="00700CD2"/>
    <w:rsid w:val="0070167C"/>
    <w:rsid w:val="00704581"/>
    <w:rsid w:val="00713B1C"/>
    <w:rsid w:val="0072746B"/>
    <w:rsid w:val="00732A72"/>
    <w:rsid w:val="00733588"/>
    <w:rsid w:val="00737BC4"/>
    <w:rsid w:val="007409FE"/>
    <w:rsid w:val="00746331"/>
    <w:rsid w:val="00755D11"/>
    <w:rsid w:val="00756E3E"/>
    <w:rsid w:val="00757686"/>
    <w:rsid w:val="00763F6C"/>
    <w:rsid w:val="007652E1"/>
    <w:rsid w:val="00766D80"/>
    <w:rsid w:val="007671E6"/>
    <w:rsid w:val="007751C6"/>
    <w:rsid w:val="00775C4B"/>
    <w:rsid w:val="00782A1C"/>
    <w:rsid w:val="00782E02"/>
    <w:rsid w:val="00784486"/>
    <w:rsid w:val="00785EC9"/>
    <w:rsid w:val="0079418C"/>
    <w:rsid w:val="00797958"/>
    <w:rsid w:val="007A1387"/>
    <w:rsid w:val="007A5F70"/>
    <w:rsid w:val="007B6C91"/>
    <w:rsid w:val="007B78D7"/>
    <w:rsid w:val="007C3C77"/>
    <w:rsid w:val="007D6761"/>
    <w:rsid w:val="007D6A49"/>
    <w:rsid w:val="007E0067"/>
    <w:rsid w:val="007E332E"/>
    <w:rsid w:val="007E495F"/>
    <w:rsid w:val="007E7E9E"/>
    <w:rsid w:val="007F0DF7"/>
    <w:rsid w:val="007F3A26"/>
    <w:rsid w:val="007F6C08"/>
    <w:rsid w:val="007F76AE"/>
    <w:rsid w:val="00804F60"/>
    <w:rsid w:val="00820A5C"/>
    <w:rsid w:val="00820BD8"/>
    <w:rsid w:val="008257CC"/>
    <w:rsid w:val="00825D80"/>
    <w:rsid w:val="00827991"/>
    <w:rsid w:val="00830CDF"/>
    <w:rsid w:val="00832CE4"/>
    <w:rsid w:val="0083486C"/>
    <w:rsid w:val="008365A7"/>
    <w:rsid w:val="00842BA1"/>
    <w:rsid w:val="00843BA5"/>
    <w:rsid w:val="008508BE"/>
    <w:rsid w:val="00856D11"/>
    <w:rsid w:val="00860AD1"/>
    <w:rsid w:val="008616AB"/>
    <w:rsid w:val="00861E4F"/>
    <w:rsid w:val="0087447C"/>
    <w:rsid w:val="00884D97"/>
    <w:rsid w:val="0089326A"/>
    <w:rsid w:val="008A199E"/>
    <w:rsid w:val="008A26FE"/>
    <w:rsid w:val="008A48F4"/>
    <w:rsid w:val="008A53B4"/>
    <w:rsid w:val="008B0132"/>
    <w:rsid w:val="008B0968"/>
    <w:rsid w:val="008B673D"/>
    <w:rsid w:val="008C1276"/>
    <w:rsid w:val="008C2628"/>
    <w:rsid w:val="008C325D"/>
    <w:rsid w:val="008C4211"/>
    <w:rsid w:val="008D090A"/>
    <w:rsid w:val="008D687E"/>
    <w:rsid w:val="008F0656"/>
    <w:rsid w:val="008F160B"/>
    <w:rsid w:val="00902FB7"/>
    <w:rsid w:val="00904E55"/>
    <w:rsid w:val="00910E7A"/>
    <w:rsid w:val="00911542"/>
    <w:rsid w:val="00913A9F"/>
    <w:rsid w:val="00921519"/>
    <w:rsid w:val="00927DFB"/>
    <w:rsid w:val="00933C3A"/>
    <w:rsid w:val="00940BFF"/>
    <w:rsid w:val="00941475"/>
    <w:rsid w:val="009435B0"/>
    <w:rsid w:val="00946F67"/>
    <w:rsid w:val="00955430"/>
    <w:rsid w:val="00962461"/>
    <w:rsid w:val="00980BB9"/>
    <w:rsid w:val="009932DE"/>
    <w:rsid w:val="00993A16"/>
    <w:rsid w:val="00997276"/>
    <w:rsid w:val="009A37E7"/>
    <w:rsid w:val="009A4C4E"/>
    <w:rsid w:val="009A65DB"/>
    <w:rsid w:val="009A7EF4"/>
    <w:rsid w:val="009B3E77"/>
    <w:rsid w:val="009B5D22"/>
    <w:rsid w:val="009C0AC9"/>
    <w:rsid w:val="009C2812"/>
    <w:rsid w:val="009C7C60"/>
    <w:rsid w:val="009D0161"/>
    <w:rsid w:val="009D209A"/>
    <w:rsid w:val="009D4AD4"/>
    <w:rsid w:val="009D4BBB"/>
    <w:rsid w:val="009D6168"/>
    <w:rsid w:val="009E1A17"/>
    <w:rsid w:val="009E27B1"/>
    <w:rsid w:val="009E4E2B"/>
    <w:rsid w:val="009E501D"/>
    <w:rsid w:val="00A04D49"/>
    <w:rsid w:val="00A21546"/>
    <w:rsid w:val="00A245D8"/>
    <w:rsid w:val="00A24A6F"/>
    <w:rsid w:val="00A313E5"/>
    <w:rsid w:val="00A339F8"/>
    <w:rsid w:val="00A33D73"/>
    <w:rsid w:val="00A33DE4"/>
    <w:rsid w:val="00A34FE2"/>
    <w:rsid w:val="00A4222B"/>
    <w:rsid w:val="00A52CF5"/>
    <w:rsid w:val="00A65A98"/>
    <w:rsid w:val="00A6612A"/>
    <w:rsid w:val="00A67C6D"/>
    <w:rsid w:val="00A73D76"/>
    <w:rsid w:val="00A74318"/>
    <w:rsid w:val="00A75B8C"/>
    <w:rsid w:val="00A75F82"/>
    <w:rsid w:val="00A80F85"/>
    <w:rsid w:val="00A85329"/>
    <w:rsid w:val="00AA659A"/>
    <w:rsid w:val="00AB0F5B"/>
    <w:rsid w:val="00AB3355"/>
    <w:rsid w:val="00AB580F"/>
    <w:rsid w:val="00AB5DA9"/>
    <w:rsid w:val="00AC0C77"/>
    <w:rsid w:val="00AC2730"/>
    <w:rsid w:val="00AD5D97"/>
    <w:rsid w:val="00AE0AFD"/>
    <w:rsid w:val="00AE4AB9"/>
    <w:rsid w:val="00AE4D0C"/>
    <w:rsid w:val="00AF7548"/>
    <w:rsid w:val="00B025BD"/>
    <w:rsid w:val="00B04A5D"/>
    <w:rsid w:val="00B06C72"/>
    <w:rsid w:val="00B122A8"/>
    <w:rsid w:val="00B123C1"/>
    <w:rsid w:val="00B140B6"/>
    <w:rsid w:val="00B17A6D"/>
    <w:rsid w:val="00B20429"/>
    <w:rsid w:val="00B246CF"/>
    <w:rsid w:val="00B340B3"/>
    <w:rsid w:val="00B343BB"/>
    <w:rsid w:val="00B36CC9"/>
    <w:rsid w:val="00B42E55"/>
    <w:rsid w:val="00B431E7"/>
    <w:rsid w:val="00B60983"/>
    <w:rsid w:val="00B73A37"/>
    <w:rsid w:val="00B84179"/>
    <w:rsid w:val="00B84451"/>
    <w:rsid w:val="00B94BB3"/>
    <w:rsid w:val="00B95A9F"/>
    <w:rsid w:val="00B96871"/>
    <w:rsid w:val="00BA20F7"/>
    <w:rsid w:val="00BB73B9"/>
    <w:rsid w:val="00BC0032"/>
    <w:rsid w:val="00BC17F8"/>
    <w:rsid w:val="00BC5008"/>
    <w:rsid w:val="00BC76DB"/>
    <w:rsid w:val="00BD54E7"/>
    <w:rsid w:val="00BD75DE"/>
    <w:rsid w:val="00BE2C98"/>
    <w:rsid w:val="00BE5846"/>
    <w:rsid w:val="00BE748B"/>
    <w:rsid w:val="00BF27D9"/>
    <w:rsid w:val="00BF3A92"/>
    <w:rsid w:val="00BF4063"/>
    <w:rsid w:val="00BF7F1E"/>
    <w:rsid w:val="00C02394"/>
    <w:rsid w:val="00C054CF"/>
    <w:rsid w:val="00C1019B"/>
    <w:rsid w:val="00C14BB7"/>
    <w:rsid w:val="00C171A7"/>
    <w:rsid w:val="00C218D8"/>
    <w:rsid w:val="00C23D69"/>
    <w:rsid w:val="00C33928"/>
    <w:rsid w:val="00C34A47"/>
    <w:rsid w:val="00C35488"/>
    <w:rsid w:val="00C42C16"/>
    <w:rsid w:val="00C441D3"/>
    <w:rsid w:val="00C50E36"/>
    <w:rsid w:val="00C54DFB"/>
    <w:rsid w:val="00C640FA"/>
    <w:rsid w:val="00C70150"/>
    <w:rsid w:val="00C710B6"/>
    <w:rsid w:val="00C7133D"/>
    <w:rsid w:val="00C72799"/>
    <w:rsid w:val="00C72F5E"/>
    <w:rsid w:val="00C76FB3"/>
    <w:rsid w:val="00C80BB3"/>
    <w:rsid w:val="00C8276F"/>
    <w:rsid w:val="00C83F60"/>
    <w:rsid w:val="00C876FD"/>
    <w:rsid w:val="00C9256F"/>
    <w:rsid w:val="00C93C65"/>
    <w:rsid w:val="00C978DE"/>
    <w:rsid w:val="00CB1216"/>
    <w:rsid w:val="00CB4AAC"/>
    <w:rsid w:val="00CB4DDF"/>
    <w:rsid w:val="00CE4930"/>
    <w:rsid w:val="00CE6B94"/>
    <w:rsid w:val="00CE796C"/>
    <w:rsid w:val="00CF3EE3"/>
    <w:rsid w:val="00CF52B1"/>
    <w:rsid w:val="00D02BDB"/>
    <w:rsid w:val="00D061F8"/>
    <w:rsid w:val="00D10BC5"/>
    <w:rsid w:val="00D118D1"/>
    <w:rsid w:val="00D17E98"/>
    <w:rsid w:val="00D20DEF"/>
    <w:rsid w:val="00D2392A"/>
    <w:rsid w:val="00D25049"/>
    <w:rsid w:val="00D25C01"/>
    <w:rsid w:val="00D323E4"/>
    <w:rsid w:val="00D40D13"/>
    <w:rsid w:val="00D46B3B"/>
    <w:rsid w:val="00D64057"/>
    <w:rsid w:val="00D70B28"/>
    <w:rsid w:val="00D73D06"/>
    <w:rsid w:val="00D8672E"/>
    <w:rsid w:val="00D93141"/>
    <w:rsid w:val="00D953E4"/>
    <w:rsid w:val="00D97BE8"/>
    <w:rsid w:val="00DA067D"/>
    <w:rsid w:val="00DA1A38"/>
    <w:rsid w:val="00DB3E94"/>
    <w:rsid w:val="00DB7B82"/>
    <w:rsid w:val="00DC7258"/>
    <w:rsid w:val="00DC785F"/>
    <w:rsid w:val="00DD4725"/>
    <w:rsid w:val="00DE0981"/>
    <w:rsid w:val="00DE1BEE"/>
    <w:rsid w:val="00DE5E1B"/>
    <w:rsid w:val="00DF6119"/>
    <w:rsid w:val="00E022BC"/>
    <w:rsid w:val="00E07960"/>
    <w:rsid w:val="00E10C8E"/>
    <w:rsid w:val="00E178B4"/>
    <w:rsid w:val="00E2121B"/>
    <w:rsid w:val="00E21AA3"/>
    <w:rsid w:val="00E22108"/>
    <w:rsid w:val="00E24F37"/>
    <w:rsid w:val="00E3328D"/>
    <w:rsid w:val="00E34480"/>
    <w:rsid w:val="00E36F09"/>
    <w:rsid w:val="00E450B0"/>
    <w:rsid w:val="00E45E64"/>
    <w:rsid w:val="00E511DB"/>
    <w:rsid w:val="00E57799"/>
    <w:rsid w:val="00E60073"/>
    <w:rsid w:val="00E64729"/>
    <w:rsid w:val="00E66A55"/>
    <w:rsid w:val="00E67FA4"/>
    <w:rsid w:val="00E7073A"/>
    <w:rsid w:val="00E72692"/>
    <w:rsid w:val="00E77F96"/>
    <w:rsid w:val="00E85907"/>
    <w:rsid w:val="00E907E1"/>
    <w:rsid w:val="00E9305D"/>
    <w:rsid w:val="00EA5549"/>
    <w:rsid w:val="00EB4BBB"/>
    <w:rsid w:val="00EB6DC1"/>
    <w:rsid w:val="00EC3BAA"/>
    <w:rsid w:val="00EC6483"/>
    <w:rsid w:val="00ED0EA7"/>
    <w:rsid w:val="00ED7004"/>
    <w:rsid w:val="00EE27A9"/>
    <w:rsid w:val="00EE3463"/>
    <w:rsid w:val="00EE5EAD"/>
    <w:rsid w:val="00EE5F26"/>
    <w:rsid w:val="00EE658E"/>
    <w:rsid w:val="00F00EF4"/>
    <w:rsid w:val="00F0364E"/>
    <w:rsid w:val="00F110D7"/>
    <w:rsid w:val="00F13067"/>
    <w:rsid w:val="00F2398F"/>
    <w:rsid w:val="00F35EC2"/>
    <w:rsid w:val="00F36BB6"/>
    <w:rsid w:val="00F41B1A"/>
    <w:rsid w:val="00F4253F"/>
    <w:rsid w:val="00F43D65"/>
    <w:rsid w:val="00F4503E"/>
    <w:rsid w:val="00F4668E"/>
    <w:rsid w:val="00F526B7"/>
    <w:rsid w:val="00F61DFB"/>
    <w:rsid w:val="00F626E3"/>
    <w:rsid w:val="00F64585"/>
    <w:rsid w:val="00F71CA0"/>
    <w:rsid w:val="00F80AD9"/>
    <w:rsid w:val="00F8353B"/>
    <w:rsid w:val="00F9486B"/>
    <w:rsid w:val="00FA1356"/>
    <w:rsid w:val="00FA1C59"/>
    <w:rsid w:val="00FC394B"/>
    <w:rsid w:val="00FC456C"/>
    <w:rsid w:val="00FC6173"/>
    <w:rsid w:val="00FC713B"/>
    <w:rsid w:val="00FE0D78"/>
    <w:rsid w:val="00FF2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29CA9"/>
  <w15:chartTrackingRefBased/>
  <w15:docId w15:val="{E948211C-5C3A-4909-8075-20CAA959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B7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7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78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B78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B78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78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78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78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78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78D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7B78D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7B78D7"/>
    <w:rPr>
      <w:rFonts w:eastAsiaTheme="majorEastAsia" w:cstheme="majorBidi"/>
      <w:color w:val="0F4761" w:themeColor="accent1" w:themeShade="BF"/>
      <w:sz w:val="28"/>
      <w:szCs w:val="28"/>
    </w:rPr>
  </w:style>
  <w:style w:type="character" w:customStyle="1" w:styleId="40">
    <w:name w:val="标题 4 字符"/>
    <w:basedOn w:val="a0"/>
    <w:link w:val="4"/>
    <w:uiPriority w:val="9"/>
    <w:rsid w:val="007B78D7"/>
    <w:rPr>
      <w:rFonts w:eastAsiaTheme="majorEastAsia" w:cstheme="majorBidi"/>
      <w:i/>
      <w:iCs/>
      <w:color w:val="0F4761" w:themeColor="accent1" w:themeShade="BF"/>
    </w:rPr>
  </w:style>
  <w:style w:type="character" w:customStyle="1" w:styleId="50">
    <w:name w:val="标题 5 字符"/>
    <w:basedOn w:val="a0"/>
    <w:link w:val="5"/>
    <w:uiPriority w:val="9"/>
    <w:rsid w:val="007B78D7"/>
    <w:rPr>
      <w:rFonts w:eastAsiaTheme="majorEastAsia" w:cstheme="majorBidi"/>
      <w:color w:val="0F4761" w:themeColor="accent1" w:themeShade="BF"/>
    </w:rPr>
  </w:style>
  <w:style w:type="character" w:customStyle="1" w:styleId="60">
    <w:name w:val="标题 6 字符"/>
    <w:basedOn w:val="a0"/>
    <w:link w:val="6"/>
    <w:uiPriority w:val="9"/>
    <w:semiHidden/>
    <w:rsid w:val="007B78D7"/>
    <w:rPr>
      <w:rFonts w:eastAsiaTheme="majorEastAsia" w:cstheme="majorBidi"/>
      <w:i/>
      <w:iCs/>
      <w:color w:val="595959" w:themeColor="text1" w:themeTint="A6"/>
    </w:rPr>
  </w:style>
  <w:style w:type="character" w:customStyle="1" w:styleId="70">
    <w:name w:val="标题 7 字符"/>
    <w:basedOn w:val="a0"/>
    <w:link w:val="7"/>
    <w:uiPriority w:val="9"/>
    <w:semiHidden/>
    <w:rsid w:val="007B78D7"/>
    <w:rPr>
      <w:rFonts w:eastAsiaTheme="majorEastAsia" w:cstheme="majorBidi"/>
      <w:color w:val="595959" w:themeColor="text1" w:themeTint="A6"/>
    </w:rPr>
  </w:style>
  <w:style w:type="character" w:customStyle="1" w:styleId="80">
    <w:name w:val="标题 8 字符"/>
    <w:basedOn w:val="a0"/>
    <w:link w:val="8"/>
    <w:uiPriority w:val="9"/>
    <w:semiHidden/>
    <w:rsid w:val="007B78D7"/>
    <w:rPr>
      <w:rFonts w:eastAsiaTheme="majorEastAsia" w:cstheme="majorBidi"/>
      <w:i/>
      <w:iCs/>
      <w:color w:val="272727" w:themeColor="text1" w:themeTint="D8"/>
    </w:rPr>
  </w:style>
  <w:style w:type="character" w:customStyle="1" w:styleId="90">
    <w:name w:val="标题 9 字符"/>
    <w:basedOn w:val="a0"/>
    <w:link w:val="9"/>
    <w:uiPriority w:val="9"/>
    <w:semiHidden/>
    <w:rsid w:val="007B78D7"/>
    <w:rPr>
      <w:rFonts w:eastAsiaTheme="majorEastAsia" w:cstheme="majorBidi"/>
      <w:color w:val="272727" w:themeColor="text1" w:themeTint="D8"/>
    </w:rPr>
  </w:style>
  <w:style w:type="paragraph" w:styleId="a3">
    <w:name w:val="Title"/>
    <w:basedOn w:val="a"/>
    <w:next w:val="a"/>
    <w:link w:val="a4"/>
    <w:uiPriority w:val="10"/>
    <w:qFormat/>
    <w:rsid w:val="007B7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78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78D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B78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B78D7"/>
    <w:pPr>
      <w:spacing w:before="160"/>
      <w:jc w:val="center"/>
    </w:pPr>
    <w:rPr>
      <w:i/>
      <w:iCs/>
      <w:color w:val="404040" w:themeColor="text1" w:themeTint="BF"/>
    </w:rPr>
  </w:style>
  <w:style w:type="character" w:customStyle="1" w:styleId="a8">
    <w:name w:val="引用 字符"/>
    <w:basedOn w:val="a0"/>
    <w:link w:val="a7"/>
    <w:uiPriority w:val="29"/>
    <w:rsid w:val="007B78D7"/>
    <w:rPr>
      <w:i/>
      <w:iCs/>
      <w:color w:val="404040" w:themeColor="text1" w:themeTint="BF"/>
    </w:rPr>
  </w:style>
  <w:style w:type="paragraph" w:styleId="a9">
    <w:name w:val="List Paragraph"/>
    <w:basedOn w:val="a"/>
    <w:uiPriority w:val="34"/>
    <w:qFormat/>
    <w:rsid w:val="007B78D7"/>
    <w:pPr>
      <w:ind w:left="720"/>
      <w:contextualSpacing/>
    </w:pPr>
  </w:style>
  <w:style w:type="character" w:styleId="aa">
    <w:name w:val="Intense Emphasis"/>
    <w:basedOn w:val="a0"/>
    <w:uiPriority w:val="21"/>
    <w:qFormat/>
    <w:rsid w:val="007B78D7"/>
    <w:rPr>
      <w:i/>
      <w:iCs/>
      <w:color w:val="0F4761" w:themeColor="accent1" w:themeShade="BF"/>
    </w:rPr>
  </w:style>
  <w:style w:type="paragraph" w:styleId="ab">
    <w:name w:val="Intense Quote"/>
    <w:basedOn w:val="a"/>
    <w:next w:val="a"/>
    <w:link w:val="ac"/>
    <w:uiPriority w:val="30"/>
    <w:qFormat/>
    <w:rsid w:val="007B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78D7"/>
    <w:rPr>
      <w:i/>
      <w:iCs/>
      <w:color w:val="0F4761" w:themeColor="accent1" w:themeShade="BF"/>
    </w:rPr>
  </w:style>
  <w:style w:type="character" w:styleId="ad">
    <w:name w:val="Intense Reference"/>
    <w:basedOn w:val="a0"/>
    <w:uiPriority w:val="32"/>
    <w:qFormat/>
    <w:rsid w:val="007B78D7"/>
    <w:rPr>
      <w:b/>
      <w:bCs/>
      <w:smallCaps/>
      <w:color w:val="0F4761" w:themeColor="accent1" w:themeShade="BF"/>
      <w:spacing w:val="5"/>
    </w:rPr>
  </w:style>
  <w:style w:type="paragraph" w:styleId="ae">
    <w:name w:val="Normal (Web)"/>
    <w:basedOn w:val="a"/>
    <w:uiPriority w:val="99"/>
    <w:unhideWhenUsed/>
    <w:rsid w:val="007B7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
    <w:name w:val="Strong"/>
    <w:basedOn w:val="a0"/>
    <w:uiPriority w:val="22"/>
    <w:qFormat/>
    <w:rsid w:val="007B78D7"/>
    <w:rPr>
      <w:b/>
      <w:bCs/>
    </w:rPr>
  </w:style>
  <w:style w:type="character" w:customStyle="1" w:styleId="katex-mathml">
    <w:name w:val="katex-mathml"/>
    <w:basedOn w:val="a0"/>
    <w:rsid w:val="00B20429"/>
  </w:style>
  <w:style w:type="character" w:customStyle="1" w:styleId="mord">
    <w:name w:val="mord"/>
    <w:basedOn w:val="a0"/>
    <w:rsid w:val="00B20429"/>
  </w:style>
  <w:style w:type="character" w:customStyle="1" w:styleId="mrel">
    <w:name w:val="mrel"/>
    <w:basedOn w:val="a0"/>
    <w:rsid w:val="00B20429"/>
  </w:style>
  <w:style w:type="character" w:customStyle="1" w:styleId="vlist-s">
    <w:name w:val="vlist-s"/>
    <w:basedOn w:val="a0"/>
    <w:rsid w:val="00B20429"/>
  </w:style>
  <w:style w:type="character" w:styleId="af0">
    <w:name w:val="Hyperlink"/>
    <w:basedOn w:val="a0"/>
    <w:uiPriority w:val="99"/>
    <w:unhideWhenUsed/>
    <w:rsid w:val="00913A9F"/>
    <w:rPr>
      <w:color w:val="0000FF"/>
      <w:u w:val="single"/>
    </w:rPr>
  </w:style>
  <w:style w:type="character" w:customStyle="1" w:styleId="ml-1">
    <w:name w:val="ml-1"/>
    <w:basedOn w:val="a0"/>
    <w:rsid w:val="00F61DFB"/>
  </w:style>
  <w:style w:type="table" w:styleId="af1">
    <w:name w:val="Table Grid"/>
    <w:basedOn w:val="a1"/>
    <w:uiPriority w:val="39"/>
    <w:rsid w:val="00F6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F61D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header"/>
    <w:basedOn w:val="a"/>
    <w:link w:val="af3"/>
    <w:uiPriority w:val="99"/>
    <w:unhideWhenUsed/>
    <w:rsid w:val="000B1D73"/>
    <w:pPr>
      <w:tabs>
        <w:tab w:val="center" w:pos="4320"/>
        <w:tab w:val="right" w:pos="8640"/>
      </w:tabs>
      <w:spacing w:after="0" w:line="240" w:lineRule="auto"/>
    </w:pPr>
  </w:style>
  <w:style w:type="character" w:customStyle="1" w:styleId="af3">
    <w:name w:val="页眉 字符"/>
    <w:basedOn w:val="a0"/>
    <w:link w:val="af2"/>
    <w:uiPriority w:val="99"/>
    <w:rsid w:val="000B1D73"/>
  </w:style>
  <w:style w:type="paragraph" w:styleId="af4">
    <w:name w:val="footer"/>
    <w:basedOn w:val="a"/>
    <w:link w:val="af5"/>
    <w:uiPriority w:val="99"/>
    <w:unhideWhenUsed/>
    <w:rsid w:val="000B1D73"/>
    <w:pPr>
      <w:tabs>
        <w:tab w:val="center" w:pos="4320"/>
        <w:tab w:val="right" w:pos="8640"/>
      </w:tabs>
      <w:spacing w:after="0" w:line="240" w:lineRule="auto"/>
    </w:pPr>
  </w:style>
  <w:style w:type="character" w:customStyle="1" w:styleId="af5">
    <w:name w:val="页脚 字符"/>
    <w:basedOn w:val="a0"/>
    <w:link w:val="af4"/>
    <w:uiPriority w:val="99"/>
    <w:rsid w:val="000B1D73"/>
  </w:style>
  <w:style w:type="character" w:styleId="af6">
    <w:name w:val="Unresolved Mention"/>
    <w:basedOn w:val="a0"/>
    <w:uiPriority w:val="99"/>
    <w:semiHidden/>
    <w:unhideWhenUsed/>
    <w:rsid w:val="00D64057"/>
    <w:rPr>
      <w:color w:val="605E5C"/>
      <w:shd w:val="clear" w:color="auto" w:fill="E1DFDD"/>
    </w:rPr>
  </w:style>
  <w:style w:type="table" w:styleId="51">
    <w:name w:val="Grid Table 5 Dark"/>
    <w:basedOn w:val="a1"/>
    <w:uiPriority w:val="50"/>
    <w:rsid w:val="005E0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f7">
    <w:name w:val="Date"/>
    <w:basedOn w:val="a"/>
    <w:next w:val="a"/>
    <w:link w:val="af8"/>
    <w:uiPriority w:val="99"/>
    <w:semiHidden/>
    <w:unhideWhenUsed/>
    <w:rsid w:val="0059061A"/>
  </w:style>
  <w:style w:type="character" w:customStyle="1" w:styleId="af8">
    <w:name w:val="日期 字符"/>
    <w:basedOn w:val="a0"/>
    <w:link w:val="af7"/>
    <w:uiPriority w:val="99"/>
    <w:semiHidden/>
    <w:rsid w:val="0059061A"/>
  </w:style>
  <w:style w:type="paragraph" w:styleId="TOC">
    <w:name w:val="TOC Heading"/>
    <w:basedOn w:val="1"/>
    <w:next w:val="a"/>
    <w:uiPriority w:val="39"/>
    <w:unhideWhenUsed/>
    <w:qFormat/>
    <w:rsid w:val="0059061A"/>
    <w:pPr>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59061A"/>
    <w:pPr>
      <w:spacing w:after="0"/>
      <w:ind w:left="480"/>
    </w:pPr>
    <w:rPr>
      <w:i/>
      <w:iCs/>
      <w:sz w:val="20"/>
      <w:szCs w:val="20"/>
    </w:rPr>
  </w:style>
  <w:style w:type="paragraph" w:styleId="TOC2">
    <w:name w:val="toc 2"/>
    <w:basedOn w:val="a"/>
    <w:next w:val="a"/>
    <w:autoRedefine/>
    <w:uiPriority w:val="39"/>
    <w:unhideWhenUsed/>
    <w:rsid w:val="0059061A"/>
    <w:pPr>
      <w:spacing w:after="0"/>
      <w:ind w:left="240"/>
    </w:pPr>
    <w:rPr>
      <w:smallCaps/>
      <w:sz w:val="20"/>
      <w:szCs w:val="20"/>
    </w:rPr>
  </w:style>
  <w:style w:type="character" w:styleId="af9">
    <w:name w:val="Placeholder Text"/>
    <w:basedOn w:val="a0"/>
    <w:uiPriority w:val="99"/>
    <w:semiHidden/>
    <w:rsid w:val="00210BA3"/>
    <w:rPr>
      <w:color w:val="666666"/>
    </w:rPr>
  </w:style>
  <w:style w:type="paragraph" w:styleId="afa">
    <w:name w:val="No Spacing"/>
    <w:link w:val="afb"/>
    <w:uiPriority w:val="1"/>
    <w:qFormat/>
    <w:rsid w:val="00775C4B"/>
    <w:pPr>
      <w:spacing w:after="0" w:line="240" w:lineRule="auto"/>
    </w:pPr>
    <w:rPr>
      <w:kern w:val="0"/>
      <w:sz w:val="22"/>
      <w:szCs w:val="22"/>
      <w:lang w:eastAsia="en-US"/>
      <w14:ligatures w14:val="none"/>
    </w:rPr>
  </w:style>
  <w:style w:type="character" w:customStyle="1" w:styleId="afb">
    <w:name w:val="无间隔 字符"/>
    <w:basedOn w:val="a0"/>
    <w:link w:val="afa"/>
    <w:uiPriority w:val="1"/>
    <w:rsid w:val="00775C4B"/>
    <w:rPr>
      <w:kern w:val="0"/>
      <w:sz w:val="22"/>
      <w:szCs w:val="22"/>
      <w:lang w:eastAsia="en-US"/>
      <w14:ligatures w14:val="none"/>
    </w:rPr>
  </w:style>
  <w:style w:type="paragraph" w:styleId="TOC1">
    <w:name w:val="toc 1"/>
    <w:basedOn w:val="a"/>
    <w:next w:val="a"/>
    <w:autoRedefine/>
    <w:uiPriority w:val="39"/>
    <w:unhideWhenUsed/>
    <w:rsid w:val="00A6612A"/>
    <w:pPr>
      <w:tabs>
        <w:tab w:val="right" w:leader="dot" w:pos="9350"/>
      </w:tabs>
      <w:spacing w:before="120" w:after="120"/>
      <w:jc w:val="center"/>
    </w:pPr>
    <w:rPr>
      <w:b/>
      <w:bCs/>
      <w:caps/>
      <w:sz w:val="20"/>
      <w:szCs w:val="20"/>
    </w:rPr>
  </w:style>
  <w:style w:type="character" w:styleId="afc">
    <w:name w:val="Emphasis"/>
    <w:basedOn w:val="a0"/>
    <w:uiPriority w:val="20"/>
    <w:qFormat/>
    <w:rsid w:val="00123914"/>
    <w:rPr>
      <w:i/>
      <w:iCs/>
    </w:rPr>
  </w:style>
  <w:style w:type="paragraph" w:styleId="TOC4">
    <w:name w:val="toc 4"/>
    <w:basedOn w:val="a"/>
    <w:next w:val="a"/>
    <w:autoRedefine/>
    <w:uiPriority w:val="39"/>
    <w:unhideWhenUsed/>
    <w:rsid w:val="004A3882"/>
    <w:pPr>
      <w:spacing w:after="0"/>
      <w:ind w:left="720"/>
    </w:pPr>
    <w:rPr>
      <w:sz w:val="18"/>
      <w:szCs w:val="18"/>
    </w:rPr>
  </w:style>
  <w:style w:type="paragraph" w:styleId="TOC5">
    <w:name w:val="toc 5"/>
    <w:basedOn w:val="a"/>
    <w:next w:val="a"/>
    <w:autoRedefine/>
    <w:uiPriority w:val="39"/>
    <w:unhideWhenUsed/>
    <w:rsid w:val="004A3882"/>
    <w:pPr>
      <w:spacing w:after="0"/>
      <w:ind w:left="960"/>
    </w:pPr>
    <w:rPr>
      <w:sz w:val="18"/>
      <w:szCs w:val="18"/>
    </w:rPr>
  </w:style>
  <w:style w:type="paragraph" w:styleId="TOC6">
    <w:name w:val="toc 6"/>
    <w:basedOn w:val="a"/>
    <w:next w:val="a"/>
    <w:autoRedefine/>
    <w:uiPriority w:val="39"/>
    <w:unhideWhenUsed/>
    <w:rsid w:val="004A3882"/>
    <w:pPr>
      <w:spacing w:after="0"/>
      <w:ind w:left="1200"/>
    </w:pPr>
    <w:rPr>
      <w:sz w:val="18"/>
      <w:szCs w:val="18"/>
    </w:rPr>
  </w:style>
  <w:style w:type="paragraph" w:styleId="TOC7">
    <w:name w:val="toc 7"/>
    <w:basedOn w:val="a"/>
    <w:next w:val="a"/>
    <w:autoRedefine/>
    <w:uiPriority w:val="39"/>
    <w:unhideWhenUsed/>
    <w:rsid w:val="004A3882"/>
    <w:pPr>
      <w:spacing w:after="0"/>
      <w:ind w:left="1440"/>
    </w:pPr>
    <w:rPr>
      <w:sz w:val="18"/>
      <w:szCs w:val="18"/>
    </w:rPr>
  </w:style>
  <w:style w:type="paragraph" w:styleId="TOC8">
    <w:name w:val="toc 8"/>
    <w:basedOn w:val="a"/>
    <w:next w:val="a"/>
    <w:autoRedefine/>
    <w:uiPriority w:val="39"/>
    <w:unhideWhenUsed/>
    <w:rsid w:val="004A3882"/>
    <w:pPr>
      <w:spacing w:after="0"/>
      <w:ind w:left="1680"/>
    </w:pPr>
    <w:rPr>
      <w:sz w:val="18"/>
      <w:szCs w:val="18"/>
    </w:rPr>
  </w:style>
  <w:style w:type="paragraph" w:styleId="TOC9">
    <w:name w:val="toc 9"/>
    <w:basedOn w:val="a"/>
    <w:next w:val="a"/>
    <w:autoRedefine/>
    <w:uiPriority w:val="39"/>
    <w:unhideWhenUsed/>
    <w:rsid w:val="004A3882"/>
    <w:pPr>
      <w:spacing w:after="0"/>
      <w:ind w:left="1920"/>
    </w:pPr>
    <w:rPr>
      <w:sz w:val="18"/>
      <w:szCs w:val="18"/>
    </w:rPr>
  </w:style>
  <w:style w:type="character" w:styleId="afd">
    <w:name w:val="FollowedHyperlink"/>
    <w:basedOn w:val="a0"/>
    <w:uiPriority w:val="99"/>
    <w:semiHidden/>
    <w:unhideWhenUsed/>
    <w:rsid w:val="00365918"/>
    <w:rPr>
      <w:color w:val="96607D" w:themeColor="followedHyperlink"/>
      <w:u w:val="single"/>
    </w:rPr>
  </w:style>
  <w:style w:type="table" w:styleId="4-1">
    <w:name w:val="Grid Table 4 Accent 1"/>
    <w:basedOn w:val="a1"/>
    <w:uiPriority w:val="49"/>
    <w:rsid w:val="007274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44">
      <w:bodyDiv w:val="1"/>
      <w:marLeft w:val="0"/>
      <w:marRight w:val="0"/>
      <w:marTop w:val="0"/>
      <w:marBottom w:val="0"/>
      <w:divBdr>
        <w:top w:val="none" w:sz="0" w:space="0" w:color="auto"/>
        <w:left w:val="none" w:sz="0" w:space="0" w:color="auto"/>
        <w:bottom w:val="none" w:sz="0" w:space="0" w:color="auto"/>
        <w:right w:val="none" w:sz="0" w:space="0" w:color="auto"/>
      </w:divBdr>
    </w:div>
    <w:div w:id="11686367">
      <w:bodyDiv w:val="1"/>
      <w:marLeft w:val="0"/>
      <w:marRight w:val="0"/>
      <w:marTop w:val="0"/>
      <w:marBottom w:val="0"/>
      <w:divBdr>
        <w:top w:val="none" w:sz="0" w:space="0" w:color="auto"/>
        <w:left w:val="none" w:sz="0" w:space="0" w:color="auto"/>
        <w:bottom w:val="none" w:sz="0" w:space="0" w:color="auto"/>
        <w:right w:val="none" w:sz="0" w:space="0" w:color="auto"/>
      </w:divBdr>
    </w:div>
    <w:div w:id="12809259">
      <w:bodyDiv w:val="1"/>
      <w:marLeft w:val="0"/>
      <w:marRight w:val="0"/>
      <w:marTop w:val="0"/>
      <w:marBottom w:val="0"/>
      <w:divBdr>
        <w:top w:val="none" w:sz="0" w:space="0" w:color="auto"/>
        <w:left w:val="none" w:sz="0" w:space="0" w:color="auto"/>
        <w:bottom w:val="none" w:sz="0" w:space="0" w:color="auto"/>
        <w:right w:val="none" w:sz="0" w:space="0" w:color="auto"/>
      </w:divBdr>
    </w:div>
    <w:div w:id="17968682">
      <w:bodyDiv w:val="1"/>
      <w:marLeft w:val="0"/>
      <w:marRight w:val="0"/>
      <w:marTop w:val="0"/>
      <w:marBottom w:val="0"/>
      <w:divBdr>
        <w:top w:val="none" w:sz="0" w:space="0" w:color="auto"/>
        <w:left w:val="none" w:sz="0" w:space="0" w:color="auto"/>
        <w:bottom w:val="none" w:sz="0" w:space="0" w:color="auto"/>
        <w:right w:val="none" w:sz="0" w:space="0" w:color="auto"/>
      </w:divBdr>
    </w:div>
    <w:div w:id="21515010">
      <w:bodyDiv w:val="1"/>
      <w:marLeft w:val="0"/>
      <w:marRight w:val="0"/>
      <w:marTop w:val="0"/>
      <w:marBottom w:val="0"/>
      <w:divBdr>
        <w:top w:val="none" w:sz="0" w:space="0" w:color="auto"/>
        <w:left w:val="none" w:sz="0" w:space="0" w:color="auto"/>
        <w:bottom w:val="none" w:sz="0" w:space="0" w:color="auto"/>
        <w:right w:val="none" w:sz="0" w:space="0" w:color="auto"/>
      </w:divBdr>
    </w:div>
    <w:div w:id="23871501">
      <w:bodyDiv w:val="1"/>
      <w:marLeft w:val="0"/>
      <w:marRight w:val="0"/>
      <w:marTop w:val="0"/>
      <w:marBottom w:val="0"/>
      <w:divBdr>
        <w:top w:val="none" w:sz="0" w:space="0" w:color="auto"/>
        <w:left w:val="none" w:sz="0" w:space="0" w:color="auto"/>
        <w:bottom w:val="none" w:sz="0" w:space="0" w:color="auto"/>
        <w:right w:val="none" w:sz="0" w:space="0" w:color="auto"/>
      </w:divBdr>
    </w:div>
    <w:div w:id="31469271">
      <w:bodyDiv w:val="1"/>
      <w:marLeft w:val="0"/>
      <w:marRight w:val="0"/>
      <w:marTop w:val="0"/>
      <w:marBottom w:val="0"/>
      <w:divBdr>
        <w:top w:val="none" w:sz="0" w:space="0" w:color="auto"/>
        <w:left w:val="none" w:sz="0" w:space="0" w:color="auto"/>
        <w:bottom w:val="none" w:sz="0" w:space="0" w:color="auto"/>
        <w:right w:val="none" w:sz="0" w:space="0" w:color="auto"/>
      </w:divBdr>
    </w:div>
    <w:div w:id="35548594">
      <w:bodyDiv w:val="1"/>
      <w:marLeft w:val="0"/>
      <w:marRight w:val="0"/>
      <w:marTop w:val="0"/>
      <w:marBottom w:val="0"/>
      <w:divBdr>
        <w:top w:val="none" w:sz="0" w:space="0" w:color="auto"/>
        <w:left w:val="none" w:sz="0" w:space="0" w:color="auto"/>
        <w:bottom w:val="none" w:sz="0" w:space="0" w:color="auto"/>
        <w:right w:val="none" w:sz="0" w:space="0" w:color="auto"/>
      </w:divBdr>
    </w:div>
    <w:div w:id="46801595">
      <w:bodyDiv w:val="1"/>
      <w:marLeft w:val="0"/>
      <w:marRight w:val="0"/>
      <w:marTop w:val="0"/>
      <w:marBottom w:val="0"/>
      <w:divBdr>
        <w:top w:val="none" w:sz="0" w:space="0" w:color="auto"/>
        <w:left w:val="none" w:sz="0" w:space="0" w:color="auto"/>
        <w:bottom w:val="none" w:sz="0" w:space="0" w:color="auto"/>
        <w:right w:val="none" w:sz="0" w:space="0" w:color="auto"/>
      </w:divBdr>
    </w:div>
    <w:div w:id="51735050">
      <w:bodyDiv w:val="1"/>
      <w:marLeft w:val="0"/>
      <w:marRight w:val="0"/>
      <w:marTop w:val="0"/>
      <w:marBottom w:val="0"/>
      <w:divBdr>
        <w:top w:val="none" w:sz="0" w:space="0" w:color="auto"/>
        <w:left w:val="none" w:sz="0" w:space="0" w:color="auto"/>
        <w:bottom w:val="none" w:sz="0" w:space="0" w:color="auto"/>
        <w:right w:val="none" w:sz="0" w:space="0" w:color="auto"/>
      </w:divBdr>
    </w:div>
    <w:div w:id="53551738">
      <w:bodyDiv w:val="1"/>
      <w:marLeft w:val="0"/>
      <w:marRight w:val="0"/>
      <w:marTop w:val="0"/>
      <w:marBottom w:val="0"/>
      <w:divBdr>
        <w:top w:val="none" w:sz="0" w:space="0" w:color="auto"/>
        <w:left w:val="none" w:sz="0" w:space="0" w:color="auto"/>
        <w:bottom w:val="none" w:sz="0" w:space="0" w:color="auto"/>
        <w:right w:val="none" w:sz="0" w:space="0" w:color="auto"/>
      </w:divBdr>
    </w:div>
    <w:div w:id="53742956">
      <w:bodyDiv w:val="1"/>
      <w:marLeft w:val="0"/>
      <w:marRight w:val="0"/>
      <w:marTop w:val="0"/>
      <w:marBottom w:val="0"/>
      <w:divBdr>
        <w:top w:val="none" w:sz="0" w:space="0" w:color="auto"/>
        <w:left w:val="none" w:sz="0" w:space="0" w:color="auto"/>
        <w:bottom w:val="none" w:sz="0" w:space="0" w:color="auto"/>
        <w:right w:val="none" w:sz="0" w:space="0" w:color="auto"/>
      </w:divBdr>
    </w:div>
    <w:div w:id="61998252">
      <w:bodyDiv w:val="1"/>
      <w:marLeft w:val="0"/>
      <w:marRight w:val="0"/>
      <w:marTop w:val="0"/>
      <w:marBottom w:val="0"/>
      <w:divBdr>
        <w:top w:val="none" w:sz="0" w:space="0" w:color="auto"/>
        <w:left w:val="none" w:sz="0" w:space="0" w:color="auto"/>
        <w:bottom w:val="none" w:sz="0" w:space="0" w:color="auto"/>
        <w:right w:val="none" w:sz="0" w:space="0" w:color="auto"/>
      </w:divBdr>
    </w:div>
    <w:div w:id="62990776">
      <w:bodyDiv w:val="1"/>
      <w:marLeft w:val="0"/>
      <w:marRight w:val="0"/>
      <w:marTop w:val="0"/>
      <w:marBottom w:val="0"/>
      <w:divBdr>
        <w:top w:val="none" w:sz="0" w:space="0" w:color="auto"/>
        <w:left w:val="none" w:sz="0" w:space="0" w:color="auto"/>
        <w:bottom w:val="none" w:sz="0" w:space="0" w:color="auto"/>
        <w:right w:val="none" w:sz="0" w:space="0" w:color="auto"/>
      </w:divBdr>
    </w:div>
    <w:div w:id="68506268">
      <w:bodyDiv w:val="1"/>
      <w:marLeft w:val="0"/>
      <w:marRight w:val="0"/>
      <w:marTop w:val="0"/>
      <w:marBottom w:val="0"/>
      <w:divBdr>
        <w:top w:val="none" w:sz="0" w:space="0" w:color="auto"/>
        <w:left w:val="none" w:sz="0" w:space="0" w:color="auto"/>
        <w:bottom w:val="none" w:sz="0" w:space="0" w:color="auto"/>
        <w:right w:val="none" w:sz="0" w:space="0" w:color="auto"/>
      </w:divBdr>
    </w:div>
    <w:div w:id="80569308">
      <w:bodyDiv w:val="1"/>
      <w:marLeft w:val="0"/>
      <w:marRight w:val="0"/>
      <w:marTop w:val="0"/>
      <w:marBottom w:val="0"/>
      <w:divBdr>
        <w:top w:val="none" w:sz="0" w:space="0" w:color="auto"/>
        <w:left w:val="none" w:sz="0" w:space="0" w:color="auto"/>
        <w:bottom w:val="none" w:sz="0" w:space="0" w:color="auto"/>
        <w:right w:val="none" w:sz="0" w:space="0" w:color="auto"/>
      </w:divBdr>
    </w:div>
    <w:div w:id="81336852">
      <w:bodyDiv w:val="1"/>
      <w:marLeft w:val="0"/>
      <w:marRight w:val="0"/>
      <w:marTop w:val="0"/>
      <w:marBottom w:val="0"/>
      <w:divBdr>
        <w:top w:val="none" w:sz="0" w:space="0" w:color="auto"/>
        <w:left w:val="none" w:sz="0" w:space="0" w:color="auto"/>
        <w:bottom w:val="none" w:sz="0" w:space="0" w:color="auto"/>
        <w:right w:val="none" w:sz="0" w:space="0" w:color="auto"/>
      </w:divBdr>
    </w:div>
    <w:div w:id="91434463">
      <w:bodyDiv w:val="1"/>
      <w:marLeft w:val="0"/>
      <w:marRight w:val="0"/>
      <w:marTop w:val="0"/>
      <w:marBottom w:val="0"/>
      <w:divBdr>
        <w:top w:val="none" w:sz="0" w:space="0" w:color="auto"/>
        <w:left w:val="none" w:sz="0" w:space="0" w:color="auto"/>
        <w:bottom w:val="none" w:sz="0" w:space="0" w:color="auto"/>
        <w:right w:val="none" w:sz="0" w:space="0" w:color="auto"/>
      </w:divBdr>
      <w:divsChild>
        <w:div w:id="1473718318">
          <w:marLeft w:val="0"/>
          <w:marRight w:val="0"/>
          <w:marTop w:val="0"/>
          <w:marBottom w:val="0"/>
          <w:divBdr>
            <w:top w:val="none" w:sz="0" w:space="0" w:color="auto"/>
            <w:left w:val="none" w:sz="0" w:space="0" w:color="auto"/>
            <w:bottom w:val="none" w:sz="0" w:space="0" w:color="auto"/>
            <w:right w:val="none" w:sz="0" w:space="0" w:color="auto"/>
          </w:divBdr>
          <w:divsChild>
            <w:div w:id="565720420">
              <w:marLeft w:val="0"/>
              <w:marRight w:val="0"/>
              <w:marTop w:val="0"/>
              <w:marBottom w:val="0"/>
              <w:divBdr>
                <w:top w:val="none" w:sz="0" w:space="0" w:color="auto"/>
                <w:left w:val="none" w:sz="0" w:space="0" w:color="auto"/>
                <w:bottom w:val="none" w:sz="0" w:space="0" w:color="auto"/>
                <w:right w:val="none" w:sz="0" w:space="0" w:color="auto"/>
              </w:divBdr>
              <w:divsChild>
                <w:div w:id="1624118778">
                  <w:marLeft w:val="0"/>
                  <w:marRight w:val="0"/>
                  <w:marTop w:val="0"/>
                  <w:marBottom w:val="0"/>
                  <w:divBdr>
                    <w:top w:val="none" w:sz="0" w:space="0" w:color="auto"/>
                    <w:left w:val="none" w:sz="0" w:space="0" w:color="auto"/>
                    <w:bottom w:val="none" w:sz="0" w:space="0" w:color="auto"/>
                    <w:right w:val="none" w:sz="0" w:space="0" w:color="auto"/>
                  </w:divBdr>
                  <w:divsChild>
                    <w:div w:id="841817162">
                      <w:marLeft w:val="0"/>
                      <w:marRight w:val="0"/>
                      <w:marTop w:val="0"/>
                      <w:marBottom w:val="0"/>
                      <w:divBdr>
                        <w:top w:val="none" w:sz="0" w:space="0" w:color="auto"/>
                        <w:left w:val="none" w:sz="0" w:space="0" w:color="auto"/>
                        <w:bottom w:val="none" w:sz="0" w:space="0" w:color="auto"/>
                        <w:right w:val="none" w:sz="0" w:space="0" w:color="auto"/>
                      </w:divBdr>
                      <w:divsChild>
                        <w:div w:id="1944847722">
                          <w:marLeft w:val="0"/>
                          <w:marRight w:val="0"/>
                          <w:marTop w:val="0"/>
                          <w:marBottom w:val="0"/>
                          <w:divBdr>
                            <w:top w:val="none" w:sz="0" w:space="0" w:color="auto"/>
                            <w:left w:val="none" w:sz="0" w:space="0" w:color="auto"/>
                            <w:bottom w:val="none" w:sz="0" w:space="0" w:color="auto"/>
                            <w:right w:val="none" w:sz="0" w:space="0" w:color="auto"/>
                          </w:divBdr>
                          <w:divsChild>
                            <w:div w:id="85929717">
                              <w:marLeft w:val="0"/>
                              <w:marRight w:val="0"/>
                              <w:marTop w:val="0"/>
                              <w:marBottom w:val="0"/>
                              <w:divBdr>
                                <w:top w:val="none" w:sz="0" w:space="0" w:color="auto"/>
                                <w:left w:val="none" w:sz="0" w:space="0" w:color="auto"/>
                                <w:bottom w:val="none" w:sz="0" w:space="0" w:color="auto"/>
                                <w:right w:val="none" w:sz="0" w:space="0" w:color="auto"/>
                              </w:divBdr>
                              <w:divsChild>
                                <w:div w:id="1388337095">
                                  <w:marLeft w:val="0"/>
                                  <w:marRight w:val="0"/>
                                  <w:marTop w:val="0"/>
                                  <w:marBottom w:val="0"/>
                                  <w:divBdr>
                                    <w:top w:val="none" w:sz="0" w:space="0" w:color="auto"/>
                                    <w:left w:val="none" w:sz="0" w:space="0" w:color="auto"/>
                                    <w:bottom w:val="none" w:sz="0" w:space="0" w:color="auto"/>
                                    <w:right w:val="none" w:sz="0" w:space="0" w:color="auto"/>
                                  </w:divBdr>
                                  <w:divsChild>
                                    <w:div w:id="53621265">
                                      <w:marLeft w:val="0"/>
                                      <w:marRight w:val="0"/>
                                      <w:marTop w:val="0"/>
                                      <w:marBottom w:val="0"/>
                                      <w:divBdr>
                                        <w:top w:val="none" w:sz="0" w:space="0" w:color="auto"/>
                                        <w:left w:val="none" w:sz="0" w:space="0" w:color="auto"/>
                                        <w:bottom w:val="none" w:sz="0" w:space="0" w:color="auto"/>
                                        <w:right w:val="none" w:sz="0" w:space="0" w:color="auto"/>
                                      </w:divBdr>
                                      <w:divsChild>
                                        <w:div w:id="643585250">
                                          <w:marLeft w:val="0"/>
                                          <w:marRight w:val="0"/>
                                          <w:marTop w:val="0"/>
                                          <w:marBottom w:val="0"/>
                                          <w:divBdr>
                                            <w:top w:val="none" w:sz="0" w:space="0" w:color="auto"/>
                                            <w:left w:val="none" w:sz="0" w:space="0" w:color="auto"/>
                                            <w:bottom w:val="none" w:sz="0" w:space="0" w:color="auto"/>
                                            <w:right w:val="none" w:sz="0" w:space="0" w:color="auto"/>
                                          </w:divBdr>
                                          <w:divsChild>
                                            <w:div w:id="282033228">
                                              <w:marLeft w:val="0"/>
                                              <w:marRight w:val="0"/>
                                              <w:marTop w:val="0"/>
                                              <w:marBottom w:val="0"/>
                                              <w:divBdr>
                                                <w:top w:val="none" w:sz="0" w:space="0" w:color="auto"/>
                                                <w:left w:val="none" w:sz="0" w:space="0" w:color="auto"/>
                                                <w:bottom w:val="none" w:sz="0" w:space="0" w:color="auto"/>
                                                <w:right w:val="none" w:sz="0" w:space="0" w:color="auto"/>
                                              </w:divBdr>
                                              <w:divsChild>
                                                <w:div w:id="771241454">
                                                  <w:marLeft w:val="0"/>
                                                  <w:marRight w:val="0"/>
                                                  <w:marTop w:val="0"/>
                                                  <w:marBottom w:val="0"/>
                                                  <w:divBdr>
                                                    <w:top w:val="none" w:sz="0" w:space="0" w:color="auto"/>
                                                    <w:left w:val="none" w:sz="0" w:space="0" w:color="auto"/>
                                                    <w:bottom w:val="none" w:sz="0" w:space="0" w:color="auto"/>
                                                    <w:right w:val="none" w:sz="0" w:space="0" w:color="auto"/>
                                                  </w:divBdr>
                                                  <w:divsChild>
                                                    <w:div w:id="1704208785">
                                                      <w:marLeft w:val="0"/>
                                                      <w:marRight w:val="0"/>
                                                      <w:marTop w:val="0"/>
                                                      <w:marBottom w:val="0"/>
                                                      <w:divBdr>
                                                        <w:top w:val="none" w:sz="0" w:space="0" w:color="auto"/>
                                                        <w:left w:val="none" w:sz="0" w:space="0" w:color="auto"/>
                                                        <w:bottom w:val="none" w:sz="0" w:space="0" w:color="auto"/>
                                                        <w:right w:val="none" w:sz="0" w:space="0" w:color="auto"/>
                                                      </w:divBdr>
                                                      <w:divsChild>
                                                        <w:div w:id="196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275963">
      <w:bodyDiv w:val="1"/>
      <w:marLeft w:val="0"/>
      <w:marRight w:val="0"/>
      <w:marTop w:val="0"/>
      <w:marBottom w:val="0"/>
      <w:divBdr>
        <w:top w:val="none" w:sz="0" w:space="0" w:color="auto"/>
        <w:left w:val="none" w:sz="0" w:space="0" w:color="auto"/>
        <w:bottom w:val="none" w:sz="0" w:space="0" w:color="auto"/>
        <w:right w:val="none" w:sz="0" w:space="0" w:color="auto"/>
      </w:divBdr>
    </w:div>
    <w:div w:id="106656890">
      <w:bodyDiv w:val="1"/>
      <w:marLeft w:val="0"/>
      <w:marRight w:val="0"/>
      <w:marTop w:val="0"/>
      <w:marBottom w:val="0"/>
      <w:divBdr>
        <w:top w:val="none" w:sz="0" w:space="0" w:color="auto"/>
        <w:left w:val="none" w:sz="0" w:space="0" w:color="auto"/>
        <w:bottom w:val="none" w:sz="0" w:space="0" w:color="auto"/>
        <w:right w:val="none" w:sz="0" w:space="0" w:color="auto"/>
      </w:divBdr>
    </w:div>
    <w:div w:id="108280434">
      <w:bodyDiv w:val="1"/>
      <w:marLeft w:val="0"/>
      <w:marRight w:val="0"/>
      <w:marTop w:val="0"/>
      <w:marBottom w:val="0"/>
      <w:divBdr>
        <w:top w:val="none" w:sz="0" w:space="0" w:color="auto"/>
        <w:left w:val="none" w:sz="0" w:space="0" w:color="auto"/>
        <w:bottom w:val="none" w:sz="0" w:space="0" w:color="auto"/>
        <w:right w:val="none" w:sz="0" w:space="0" w:color="auto"/>
      </w:divBdr>
    </w:div>
    <w:div w:id="108670204">
      <w:bodyDiv w:val="1"/>
      <w:marLeft w:val="0"/>
      <w:marRight w:val="0"/>
      <w:marTop w:val="0"/>
      <w:marBottom w:val="0"/>
      <w:divBdr>
        <w:top w:val="none" w:sz="0" w:space="0" w:color="auto"/>
        <w:left w:val="none" w:sz="0" w:space="0" w:color="auto"/>
        <w:bottom w:val="none" w:sz="0" w:space="0" w:color="auto"/>
        <w:right w:val="none" w:sz="0" w:space="0" w:color="auto"/>
      </w:divBdr>
    </w:div>
    <w:div w:id="112674840">
      <w:bodyDiv w:val="1"/>
      <w:marLeft w:val="0"/>
      <w:marRight w:val="0"/>
      <w:marTop w:val="0"/>
      <w:marBottom w:val="0"/>
      <w:divBdr>
        <w:top w:val="none" w:sz="0" w:space="0" w:color="auto"/>
        <w:left w:val="none" w:sz="0" w:space="0" w:color="auto"/>
        <w:bottom w:val="none" w:sz="0" w:space="0" w:color="auto"/>
        <w:right w:val="none" w:sz="0" w:space="0" w:color="auto"/>
      </w:divBdr>
    </w:div>
    <w:div w:id="114561372">
      <w:bodyDiv w:val="1"/>
      <w:marLeft w:val="0"/>
      <w:marRight w:val="0"/>
      <w:marTop w:val="0"/>
      <w:marBottom w:val="0"/>
      <w:divBdr>
        <w:top w:val="none" w:sz="0" w:space="0" w:color="auto"/>
        <w:left w:val="none" w:sz="0" w:space="0" w:color="auto"/>
        <w:bottom w:val="none" w:sz="0" w:space="0" w:color="auto"/>
        <w:right w:val="none" w:sz="0" w:space="0" w:color="auto"/>
      </w:divBdr>
    </w:div>
    <w:div w:id="117380815">
      <w:bodyDiv w:val="1"/>
      <w:marLeft w:val="0"/>
      <w:marRight w:val="0"/>
      <w:marTop w:val="0"/>
      <w:marBottom w:val="0"/>
      <w:divBdr>
        <w:top w:val="none" w:sz="0" w:space="0" w:color="auto"/>
        <w:left w:val="none" w:sz="0" w:space="0" w:color="auto"/>
        <w:bottom w:val="none" w:sz="0" w:space="0" w:color="auto"/>
        <w:right w:val="none" w:sz="0" w:space="0" w:color="auto"/>
      </w:divBdr>
    </w:div>
    <w:div w:id="131947594">
      <w:bodyDiv w:val="1"/>
      <w:marLeft w:val="0"/>
      <w:marRight w:val="0"/>
      <w:marTop w:val="0"/>
      <w:marBottom w:val="0"/>
      <w:divBdr>
        <w:top w:val="none" w:sz="0" w:space="0" w:color="auto"/>
        <w:left w:val="none" w:sz="0" w:space="0" w:color="auto"/>
        <w:bottom w:val="none" w:sz="0" w:space="0" w:color="auto"/>
        <w:right w:val="none" w:sz="0" w:space="0" w:color="auto"/>
      </w:divBdr>
    </w:div>
    <w:div w:id="144321117">
      <w:bodyDiv w:val="1"/>
      <w:marLeft w:val="0"/>
      <w:marRight w:val="0"/>
      <w:marTop w:val="0"/>
      <w:marBottom w:val="0"/>
      <w:divBdr>
        <w:top w:val="none" w:sz="0" w:space="0" w:color="auto"/>
        <w:left w:val="none" w:sz="0" w:space="0" w:color="auto"/>
        <w:bottom w:val="none" w:sz="0" w:space="0" w:color="auto"/>
        <w:right w:val="none" w:sz="0" w:space="0" w:color="auto"/>
      </w:divBdr>
      <w:divsChild>
        <w:div w:id="683820440">
          <w:marLeft w:val="0"/>
          <w:marRight w:val="0"/>
          <w:marTop w:val="0"/>
          <w:marBottom w:val="0"/>
          <w:divBdr>
            <w:top w:val="none" w:sz="0" w:space="0" w:color="auto"/>
            <w:left w:val="none" w:sz="0" w:space="0" w:color="auto"/>
            <w:bottom w:val="none" w:sz="0" w:space="0" w:color="auto"/>
            <w:right w:val="none" w:sz="0" w:space="0" w:color="auto"/>
          </w:divBdr>
        </w:div>
        <w:div w:id="730230888">
          <w:marLeft w:val="0"/>
          <w:marRight w:val="0"/>
          <w:marTop w:val="0"/>
          <w:marBottom w:val="0"/>
          <w:divBdr>
            <w:top w:val="none" w:sz="0" w:space="0" w:color="auto"/>
            <w:left w:val="none" w:sz="0" w:space="0" w:color="auto"/>
            <w:bottom w:val="none" w:sz="0" w:space="0" w:color="auto"/>
            <w:right w:val="none" w:sz="0" w:space="0" w:color="auto"/>
          </w:divBdr>
        </w:div>
        <w:div w:id="1307780661">
          <w:marLeft w:val="0"/>
          <w:marRight w:val="0"/>
          <w:marTop w:val="0"/>
          <w:marBottom w:val="0"/>
          <w:divBdr>
            <w:top w:val="none" w:sz="0" w:space="0" w:color="auto"/>
            <w:left w:val="none" w:sz="0" w:space="0" w:color="auto"/>
            <w:bottom w:val="none" w:sz="0" w:space="0" w:color="auto"/>
            <w:right w:val="none" w:sz="0" w:space="0" w:color="auto"/>
          </w:divBdr>
        </w:div>
        <w:div w:id="1538855614">
          <w:marLeft w:val="0"/>
          <w:marRight w:val="0"/>
          <w:marTop w:val="0"/>
          <w:marBottom w:val="0"/>
          <w:divBdr>
            <w:top w:val="none" w:sz="0" w:space="0" w:color="auto"/>
            <w:left w:val="none" w:sz="0" w:space="0" w:color="auto"/>
            <w:bottom w:val="none" w:sz="0" w:space="0" w:color="auto"/>
            <w:right w:val="none" w:sz="0" w:space="0" w:color="auto"/>
          </w:divBdr>
        </w:div>
        <w:div w:id="2028869781">
          <w:marLeft w:val="0"/>
          <w:marRight w:val="0"/>
          <w:marTop w:val="0"/>
          <w:marBottom w:val="0"/>
          <w:divBdr>
            <w:top w:val="none" w:sz="0" w:space="0" w:color="auto"/>
            <w:left w:val="none" w:sz="0" w:space="0" w:color="auto"/>
            <w:bottom w:val="none" w:sz="0" w:space="0" w:color="auto"/>
            <w:right w:val="none" w:sz="0" w:space="0" w:color="auto"/>
          </w:divBdr>
        </w:div>
      </w:divsChild>
    </w:div>
    <w:div w:id="147940827">
      <w:bodyDiv w:val="1"/>
      <w:marLeft w:val="0"/>
      <w:marRight w:val="0"/>
      <w:marTop w:val="0"/>
      <w:marBottom w:val="0"/>
      <w:divBdr>
        <w:top w:val="none" w:sz="0" w:space="0" w:color="auto"/>
        <w:left w:val="none" w:sz="0" w:space="0" w:color="auto"/>
        <w:bottom w:val="none" w:sz="0" w:space="0" w:color="auto"/>
        <w:right w:val="none" w:sz="0" w:space="0" w:color="auto"/>
      </w:divBdr>
    </w:div>
    <w:div w:id="149252043">
      <w:bodyDiv w:val="1"/>
      <w:marLeft w:val="0"/>
      <w:marRight w:val="0"/>
      <w:marTop w:val="0"/>
      <w:marBottom w:val="0"/>
      <w:divBdr>
        <w:top w:val="none" w:sz="0" w:space="0" w:color="auto"/>
        <w:left w:val="none" w:sz="0" w:space="0" w:color="auto"/>
        <w:bottom w:val="none" w:sz="0" w:space="0" w:color="auto"/>
        <w:right w:val="none" w:sz="0" w:space="0" w:color="auto"/>
      </w:divBdr>
    </w:div>
    <w:div w:id="157775534">
      <w:bodyDiv w:val="1"/>
      <w:marLeft w:val="0"/>
      <w:marRight w:val="0"/>
      <w:marTop w:val="0"/>
      <w:marBottom w:val="0"/>
      <w:divBdr>
        <w:top w:val="none" w:sz="0" w:space="0" w:color="auto"/>
        <w:left w:val="none" w:sz="0" w:space="0" w:color="auto"/>
        <w:bottom w:val="none" w:sz="0" w:space="0" w:color="auto"/>
        <w:right w:val="none" w:sz="0" w:space="0" w:color="auto"/>
      </w:divBdr>
    </w:div>
    <w:div w:id="159735396">
      <w:bodyDiv w:val="1"/>
      <w:marLeft w:val="0"/>
      <w:marRight w:val="0"/>
      <w:marTop w:val="0"/>
      <w:marBottom w:val="0"/>
      <w:divBdr>
        <w:top w:val="none" w:sz="0" w:space="0" w:color="auto"/>
        <w:left w:val="none" w:sz="0" w:space="0" w:color="auto"/>
        <w:bottom w:val="none" w:sz="0" w:space="0" w:color="auto"/>
        <w:right w:val="none" w:sz="0" w:space="0" w:color="auto"/>
      </w:divBdr>
    </w:div>
    <w:div w:id="163980886">
      <w:bodyDiv w:val="1"/>
      <w:marLeft w:val="0"/>
      <w:marRight w:val="0"/>
      <w:marTop w:val="0"/>
      <w:marBottom w:val="0"/>
      <w:divBdr>
        <w:top w:val="none" w:sz="0" w:space="0" w:color="auto"/>
        <w:left w:val="none" w:sz="0" w:space="0" w:color="auto"/>
        <w:bottom w:val="none" w:sz="0" w:space="0" w:color="auto"/>
        <w:right w:val="none" w:sz="0" w:space="0" w:color="auto"/>
      </w:divBdr>
    </w:div>
    <w:div w:id="168761455">
      <w:bodyDiv w:val="1"/>
      <w:marLeft w:val="0"/>
      <w:marRight w:val="0"/>
      <w:marTop w:val="0"/>
      <w:marBottom w:val="0"/>
      <w:divBdr>
        <w:top w:val="none" w:sz="0" w:space="0" w:color="auto"/>
        <w:left w:val="none" w:sz="0" w:space="0" w:color="auto"/>
        <w:bottom w:val="none" w:sz="0" w:space="0" w:color="auto"/>
        <w:right w:val="none" w:sz="0" w:space="0" w:color="auto"/>
      </w:divBdr>
    </w:div>
    <w:div w:id="176964211">
      <w:bodyDiv w:val="1"/>
      <w:marLeft w:val="0"/>
      <w:marRight w:val="0"/>
      <w:marTop w:val="0"/>
      <w:marBottom w:val="0"/>
      <w:divBdr>
        <w:top w:val="none" w:sz="0" w:space="0" w:color="auto"/>
        <w:left w:val="none" w:sz="0" w:space="0" w:color="auto"/>
        <w:bottom w:val="none" w:sz="0" w:space="0" w:color="auto"/>
        <w:right w:val="none" w:sz="0" w:space="0" w:color="auto"/>
      </w:divBdr>
    </w:div>
    <w:div w:id="183906776">
      <w:bodyDiv w:val="1"/>
      <w:marLeft w:val="0"/>
      <w:marRight w:val="0"/>
      <w:marTop w:val="0"/>
      <w:marBottom w:val="0"/>
      <w:divBdr>
        <w:top w:val="none" w:sz="0" w:space="0" w:color="auto"/>
        <w:left w:val="none" w:sz="0" w:space="0" w:color="auto"/>
        <w:bottom w:val="none" w:sz="0" w:space="0" w:color="auto"/>
        <w:right w:val="none" w:sz="0" w:space="0" w:color="auto"/>
      </w:divBdr>
    </w:div>
    <w:div w:id="183910973">
      <w:bodyDiv w:val="1"/>
      <w:marLeft w:val="0"/>
      <w:marRight w:val="0"/>
      <w:marTop w:val="0"/>
      <w:marBottom w:val="0"/>
      <w:divBdr>
        <w:top w:val="none" w:sz="0" w:space="0" w:color="auto"/>
        <w:left w:val="none" w:sz="0" w:space="0" w:color="auto"/>
        <w:bottom w:val="none" w:sz="0" w:space="0" w:color="auto"/>
        <w:right w:val="none" w:sz="0" w:space="0" w:color="auto"/>
      </w:divBdr>
    </w:div>
    <w:div w:id="184367216">
      <w:bodyDiv w:val="1"/>
      <w:marLeft w:val="0"/>
      <w:marRight w:val="0"/>
      <w:marTop w:val="0"/>
      <w:marBottom w:val="0"/>
      <w:divBdr>
        <w:top w:val="none" w:sz="0" w:space="0" w:color="auto"/>
        <w:left w:val="none" w:sz="0" w:space="0" w:color="auto"/>
        <w:bottom w:val="none" w:sz="0" w:space="0" w:color="auto"/>
        <w:right w:val="none" w:sz="0" w:space="0" w:color="auto"/>
      </w:divBdr>
    </w:div>
    <w:div w:id="185217588">
      <w:bodyDiv w:val="1"/>
      <w:marLeft w:val="0"/>
      <w:marRight w:val="0"/>
      <w:marTop w:val="0"/>
      <w:marBottom w:val="0"/>
      <w:divBdr>
        <w:top w:val="none" w:sz="0" w:space="0" w:color="auto"/>
        <w:left w:val="none" w:sz="0" w:space="0" w:color="auto"/>
        <w:bottom w:val="none" w:sz="0" w:space="0" w:color="auto"/>
        <w:right w:val="none" w:sz="0" w:space="0" w:color="auto"/>
      </w:divBdr>
    </w:div>
    <w:div w:id="188033658">
      <w:bodyDiv w:val="1"/>
      <w:marLeft w:val="0"/>
      <w:marRight w:val="0"/>
      <w:marTop w:val="0"/>
      <w:marBottom w:val="0"/>
      <w:divBdr>
        <w:top w:val="none" w:sz="0" w:space="0" w:color="auto"/>
        <w:left w:val="none" w:sz="0" w:space="0" w:color="auto"/>
        <w:bottom w:val="none" w:sz="0" w:space="0" w:color="auto"/>
        <w:right w:val="none" w:sz="0" w:space="0" w:color="auto"/>
      </w:divBdr>
    </w:div>
    <w:div w:id="194736703">
      <w:bodyDiv w:val="1"/>
      <w:marLeft w:val="0"/>
      <w:marRight w:val="0"/>
      <w:marTop w:val="0"/>
      <w:marBottom w:val="0"/>
      <w:divBdr>
        <w:top w:val="none" w:sz="0" w:space="0" w:color="auto"/>
        <w:left w:val="none" w:sz="0" w:space="0" w:color="auto"/>
        <w:bottom w:val="none" w:sz="0" w:space="0" w:color="auto"/>
        <w:right w:val="none" w:sz="0" w:space="0" w:color="auto"/>
      </w:divBdr>
      <w:divsChild>
        <w:div w:id="1605917326">
          <w:marLeft w:val="0"/>
          <w:marRight w:val="0"/>
          <w:marTop w:val="0"/>
          <w:marBottom w:val="0"/>
          <w:divBdr>
            <w:top w:val="none" w:sz="0" w:space="0" w:color="auto"/>
            <w:left w:val="none" w:sz="0" w:space="0" w:color="auto"/>
            <w:bottom w:val="none" w:sz="0" w:space="0" w:color="auto"/>
            <w:right w:val="none" w:sz="0" w:space="0" w:color="auto"/>
          </w:divBdr>
          <w:divsChild>
            <w:div w:id="871724653">
              <w:marLeft w:val="0"/>
              <w:marRight w:val="0"/>
              <w:marTop w:val="0"/>
              <w:marBottom w:val="0"/>
              <w:divBdr>
                <w:top w:val="none" w:sz="0" w:space="0" w:color="auto"/>
                <w:left w:val="none" w:sz="0" w:space="0" w:color="auto"/>
                <w:bottom w:val="none" w:sz="0" w:space="0" w:color="auto"/>
                <w:right w:val="none" w:sz="0" w:space="0" w:color="auto"/>
              </w:divBdr>
              <w:divsChild>
                <w:div w:id="563445203">
                  <w:marLeft w:val="0"/>
                  <w:marRight w:val="0"/>
                  <w:marTop w:val="0"/>
                  <w:marBottom w:val="0"/>
                  <w:divBdr>
                    <w:top w:val="none" w:sz="0" w:space="0" w:color="auto"/>
                    <w:left w:val="none" w:sz="0" w:space="0" w:color="auto"/>
                    <w:bottom w:val="none" w:sz="0" w:space="0" w:color="auto"/>
                    <w:right w:val="none" w:sz="0" w:space="0" w:color="auto"/>
                  </w:divBdr>
                  <w:divsChild>
                    <w:div w:id="1893693019">
                      <w:marLeft w:val="0"/>
                      <w:marRight w:val="0"/>
                      <w:marTop w:val="0"/>
                      <w:marBottom w:val="0"/>
                      <w:divBdr>
                        <w:top w:val="none" w:sz="0" w:space="0" w:color="auto"/>
                        <w:left w:val="none" w:sz="0" w:space="0" w:color="auto"/>
                        <w:bottom w:val="none" w:sz="0" w:space="0" w:color="auto"/>
                        <w:right w:val="none" w:sz="0" w:space="0" w:color="auto"/>
                      </w:divBdr>
                      <w:divsChild>
                        <w:div w:id="1412657943">
                          <w:marLeft w:val="0"/>
                          <w:marRight w:val="0"/>
                          <w:marTop w:val="0"/>
                          <w:marBottom w:val="0"/>
                          <w:divBdr>
                            <w:top w:val="none" w:sz="0" w:space="0" w:color="auto"/>
                            <w:left w:val="none" w:sz="0" w:space="0" w:color="auto"/>
                            <w:bottom w:val="none" w:sz="0" w:space="0" w:color="auto"/>
                            <w:right w:val="none" w:sz="0" w:space="0" w:color="auto"/>
                          </w:divBdr>
                          <w:divsChild>
                            <w:div w:id="18409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38925">
      <w:bodyDiv w:val="1"/>
      <w:marLeft w:val="0"/>
      <w:marRight w:val="0"/>
      <w:marTop w:val="0"/>
      <w:marBottom w:val="0"/>
      <w:divBdr>
        <w:top w:val="none" w:sz="0" w:space="0" w:color="auto"/>
        <w:left w:val="none" w:sz="0" w:space="0" w:color="auto"/>
        <w:bottom w:val="none" w:sz="0" w:space="0" w:color="auto"/>
        <w:right w:val="none" w:sz="0" w:space="0" w:color="auto"/>
      </w:divBdr>
    </w:div>
    <w:div w:id="228001226">
      <w:bodyDiv w:val="1"/>
      <w:marLeft w:val="0"/>
      <w:marRight w:val="0"/>
      <w:marTop w:val="0"/>
      <w:marBottom w:val="0"/>
      <w:divBdr>
        <w:top w:val="none" w:sz="0" w:space="0" w:color="auto"/>
        <w:left w:val="none" w:sz="0" w:space="0" w:color="auto"/>
        <w:bottom w:val="none" w:sz="0" w:space="0" w:color="auto"/>
        <w:right w:val="none" w:sz="0" w:space="0" w:color="auto"/>
      </w:divBdr>
    </w:div>
    <w:div w:id="229972413">
      <w:bodyDiv w:val="1"/>
      <w:marLeft w:val="0"/>
      <w:marRight w:val="0"/>
      <w:marTop w:val="0"/>
      <w:marBottom w:val="0"/>
      <w:divBdr>
        <w:top w:val="none" w:sz="0" w:space="0" w:color="auto"/>
        <w:left w:val="none" w:sz="0" w:space="0" w:color="auto"/>
        <w:bottom w:val="none" w:sz="0" w:space="0" w:color="auto"/>
        <w:right w:val="none" w:sz="0" w:space="0" w:color="auto"/>
      </w:divBdr>
    </w:div>
    <w:div w:id="233273541">
      <w:bodyDiv w:val="1"/>
      <w:marLeft w:val="0"/>
      <w:marRight w:val="0"/>
      <w:marTop w:val="0"/>
      <w:marBottom w:val="0"/>
      <w:divBdr>
        <w:top w:val="none" w:sz="0" w:space="0" w:color="auto"/>
        <w:left w:val="none" w:sz="0" w:space="0" w:color="auto"/>
        <w:bottom w:val="none" w:sz="0" w:space="0" w:color="auto"/>
        <w:right w:val="none" w:sz="0" w:space="0" w:color="auto"/>
      </w:divBdr>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34975025">
      <w:bodyDiv w:val="1"/>
      <w:marLeft w:val="0"/>
      <w:marRight w:val="0"/>
      <w:marTop w:val="0"/>
      <w:marBottom w:val="0"/>
      <w:divBdr>
        <w:top w:val="none" w:sz="0" w:space="0" w:color="auto"/>
        <w:left w:val="none" w:sz="0" w:space="0" w:color="auto"/>
        <w:bottom w:val="none" w:sz="0" w:space="0" w:color="auto"/>
        <w:right w:val="none" w:sz="0" w:space="0" w:color="auto"/>
      </w:divBdr>
    </w:div>
    <w:div w:id="238907980">
      <w:bodyDiv w:val="1"/>
      <w:marLeft w:val="0"/>
      <w:marRight w:val="0"/>
      <w:marTop w:val="0"/>
      <w:marBottom w:val="0"/>
      <w:divBdr>
        <w:top w:val="none" w:sz="0" w:space="0" w:color="auto"/>
        <w:left w:val="none" w:sz="0" w:space="0" w:color="auto"/>
        <w:bottom w:val="none" w:sz="0" w:space="0" w:color="auto"/>
        <w:right w:val="none" w:sz="0" w:space="0" w:color="auto"/>
      </w:divBdr>
    </w:div>
    <w:div w:id="239288311">
      <w:bodyDiv w:val="1"/>
      <w:marLeft w:val="0"/>
      <w:marRight w:val="0"/>
      <w:marTop w:val="0"/>
      <w:marBottom w:val="0"/>
      <w:divBdr>
        <w:top w:val="none" w:sz="0" w:space="0" w:color="auto"/>
        <w:left w:val="none" w:sz="0" w:space="0" w:color="auto"/>
        <w:bottom w:val="none" w:sz="0" w:space="0" w:color="auto"/>
        <w:right w:val="none" w:sz="0" w:space="0" w:color="auto"/>
      </w:divBdr>
    </w:div>
    <w:div w:id="239683841">
      <w:bodyDiv w:val="1"/>
      <w:marLeft w:val="0"/>
      <w:marRight w:val="0"/>
      <w:marTop w:val="0"/>
      <w:marBottom w:val="0"/>
      <w:divBdr>
        <w:top w:val="none" w:sz="0" w:space="0" w:color="auto"/>
        <w:left w:val="none" w:sz="0" w:space="0" w:color="auto"/>
        <w:bottom w:val="none" w:sz="0" w:space="0" w:color="auto"/>
        <w:right w:val="none" w:sz="0" w:space="0" w:color="auto"/>
      </w:divBdr>
    </w:div>
    <w:div w:id="250241962">
      <w:bodyDiv w:val="1"/>
      <w:marLeft w:val="0"/>
      <w:marRight w:val="0"/>
      <w:marTop w:val="0"/>
      <w:marBottom w:val="0"/>
      <w:divBdr>
        <w:top w:val="none" w:sz="0" w:space="0" w:color="auto"/>
        <w:left w:val="none" w:sz="0" w:space="0" w:color="auto"/>
        <w:bottom w:val="none" w:sz="0" w:space="0" w:color="auto"/>
        <w:right w:val="none" w:sz="0" w:space="0" w:color="auto"/>
      </w:divBdr>
    </w:div>
    <w:div w:id="254558541">
      <w:bodyDiv w:val="1"/>
      <w:marLeft w:val="0"/>
      <w:marRight w:val="0"/>
      <w:marTop w:val="0"/>
      <w:marBottom w:val="0"/>
      <w:divBdr>
        <w:top w:val="none" w:sz="0" w:space="0" w:color="auto"/>
        <w:left w:val="none" w:sz="0" w:space="0" w:color="auto"/>
        <w:bottom w:val="none" w:sz="0" w:space="0" w:color="auto"/>
        <w:right w:val="none" w:sz="0" w:space="0" w:color="auto"/>
      </w:divBdr>
    </w:div>
    <w:div w:id="257834513">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66616534">
      <w:bodyDiv w:val="1"/>
      <w:marLeft w:val="0"/>
      <w:marRight w:val="0"/>
      <w:marTop w:val="0"/>
      <w:marBottom w:val="0"/>
      <w:divBdr>
        <w:top w:val="none" w:sz="0" w:space="0" w:color="auto"/>
        <w:left w:val="none" w:sz="0" w:space="0" w:color="auto"/>
        <w:bottom w:val="none" w:sz="0" w:space="0" w:color="auto"/>
        <w:right w:val="none" w:sz="0" w:space="0" w:color="auto"/>
      </w:divBdr>
    </w:div>
    <w:div w:id="267590270">
      <w:bodyDiv w:val="1"/>
      <w:marLeft w:val="0"/>
      <w:marRight w:val="0"/>
      <w:marTop w:val="0"/>
      <w:marBottom w:val="0"/>
      <w:divBdr>
        <w:top w:val="none" w:sz="0" w:space="0" w:color="auto"/>
        <w:left w:val="none" w:sz="0" w:space="0" w:color="auto"/>
        <w:bottom w:val="none" w:sz="0" w:space="0" w:color="auto"/>
        <w:right w:val="none" w:sz="0" w:space="0" w:color="auto"/>
      </w:divBdr>
    </w:div>
    <w:div w:id="269119863">
      <w:bodyDiv w:val="1"/>
      <w:marLeft w:val="0"/>
      <w:marRight w:val="0"/>
      <w:marTop w:val="0"/>
      <w:marBottom w:val="0"/>
      <w:divBdr>
        <w:top w:val="none" w:sz="0" w:space="0" w:color="auto"/>
        <w:left w:val="none" w:sz="0" w:space="0" w:color="auto"/>
        <w:bottom w:val="none" w:sz="0" w:space="0" w:color="auto"/>
        <w:right w:val="none" w:sz="0" w:space="0" w:color="auto"/>
      </w:divBdr>
    </w:div>
    <w:div w:id="276914872">
      <w:bodyDiv w:val="1"/>
      <w:marLeft w:val="0"/>
      <w:marRight w:val="0"/>
      <w:marTop w:val="0"/>
      <w:marBottom w:val="0"/>
      <w:divBdr>
        <w:top w:val="none" w:sz="0" w:space="0" w:color="auto"/>
        <w:left w:val="none" w:sz="0" w:space="0" w:color="auto"/>
        <w:bottom w:val="none" w:sz="0" w:space="0" w:color="auto"/>
        <w:right w:val="none" w:sz="0" w:space="0" w:color="auto"/>
      </w:divBdr>
    </w:div>
    <w:div w:id="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6907559">
          <w:marLeft w:val="0"/>
          <w:marRight w:val="0"/>
          <w:marTop w:val="0"/>
          <w:marBottom w:val="0"/>
          <w:divBdr>
            <w:top w:val="none" w:sz="0" w:space="0" w:color="auto"/>
            <w:left w:val="none" w:sz="0" w:space="0" w:color="auto"/>
            <w:bottom w:val="none" w:sz="0" w:space="0" w:color="auto"/>
            <w:right w:val="none" w:sz="0" w:space="0" w:color="auto"/>
          </w:divBdr>
          <w:divsChild>
            <w:div w:id="818764250">
              <w:marLeft w:val="0"/>
              <w:marRight w:val="0"/>
              <w:marTop w:val="0"/>
              <w:marBottom w:val="0"/>
              <w:divBdr>
                <w:top w:val="none" w:sz="0" w:space="0" w:color="auto"/>
                <w:left w:val="none" w:sz="0" w:space="0" w:color="auto"/>
                <w:bottom w:val="none" w:sz="0" w:space="0" w:color="auto"/>
                <w:right w:val="none" w:sz="0" w:space="0" w:color="auto"/>
              </w:divBdr>
              <w:divsChild>
                <w:div w:id="1645155681">
                  <w:marLeft w:val="0"/>
                  <w:marRight w:val="0"/>
                  <w:marTop w:val="0"/>
                  <w:marBottom w:val="0"/>
                  <w:divBdr>
                    <w:top w:val="none" w:sz="0" w:space="0" w:color="auto"/>
                    <w:left w:val="none" w:sz="0" w:space="0" w:color="auto"/>
                    <w:bottom w:val="none" w:sz="0" w:space="0" w:color="auto"/>
                    <w:right w:val="none" w:sz="0" w:space="0" w:color="auto"/>
                  </w:divBdr>
                  <w:divsChild>
                    <w:div w:id="1546868901">
                      <w:marLeft w:val="0"/>
                      <w:marRight w:val="0"/>
                      <w:marTop w:val="0"/>
                      <w:marBottom w:val="0"/>
                      <w:divBdr>
                        <w:top w:val="none" w:sz="0" w:space="0" w:color="auto"/>
                        <w:left w:val="none" w:sz="0" w:space="0" w:color="auto"/>
                        <w:bottom w:val="none" w:sz="0" w:space="0" w:color="auto"/>
                        <w:right w:val="none" w:sz="0" w:space="0" w:color="auto"/>
                      </w:divBdr>
                      <w:divsChild>
                        <w:div w:id="218984642">
                          <w:marLeft w:val="0"/>
                          <w:marRight w:val="0"/>
                          <w:marTop w:val="0"/>
                          <w:marBottom w:val="0"/>
                          <w:divBdr>
                            <w:top w:val="none" w:sz="0" w:space="0" w:color="auto"/>
                            <w:left w:val="none" w:sz="0" w:space="0" w:color="auto"/>
                            <w:bottom w:val="none" w:sz="0" w:space="0" w:color="auto"/>
                            <w:right w:val="none" w:sz="0" w:space="0" w:color="auto"/>
                          </w:divBdr>
                          <w:divsChild>
                            <w:div w:id="1035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938119">
      <w:bodyDiv w:val="1"/>
      <w:marLeft w:val="0"/>
      <w:marRight w:val="0"/>
      <w:marTop w:val="0"/>
      <w:marBottom w:val="0"/>
      <w:divBdr>
        <w:top w:val="none" w:sz="0" w:space="0" w:color="auto"/>
        <w:left w:val="none" w:sz="0" w:space="0" w:color="auto"/>
        <w:bottom w:val="none" w:sz="0" w:space="0" w:color="auto"/>
        <w:right w:val="none" w:sz="0" w:space="0" w:color="auto"/>
      </w:divBdr>
    </w:div>
    <w:div w:id="307631841">
      <w:bodyDiv w:val="1"/>
      <w:marLeft w:val="0"/>
      <w:marRight w:val="0"/>
      <w:marTop w:val="0"/>
      <w:marBottom w:val="0"/>
      <w:divBdr>
        <w:top w:val="none" w:sz="0" w:space="0" w:color="auto"/>
        <w:left w:val="none" w:sz="0" w:space="0" w:color="auto"/>
        <w:bottom w:val="none" w:sz="0" w:space="0" w:color="auto"/>
        <w:right w:val="none" w:sz="0" w:space="0" w:color="auto"/>
      </w:divBdr>
    </w:div>
    <w:div w:id="329261965">
      <w:bodyDiv w:val="1"/>
      <w:marLeft w:val="0"/>
      <w:marRight w:val="0"/>
      <w:marTop w:val="0"/>
      <w:marBottom w:val="0"/>
      <w:divBdr>
        <w:top w:val="none" w:sz="0" w:space="0" w:color="auto"/>
        <w:left w:val="none" w:sz="0" w:space="0" w:color="auto"/>
        <w:bottom w:val="none" w:sz="0" w:space="0" w:color="auto"/>
        <w:right w:val="none" w:sz="0" w:space="0" w:color="auto"/>
      </w:divBdr>
      <w:divsChild>
        <w:div w:id="254703855">
          <w:marLeft w:val="0"/>
          <w:marRight w:val="0"/>
          <w:marTop w:val="0"/>
          <w:marBottom w:val="0"/>
          <w:divBdr>
            <w:top w:val="none" w:sz="0" w:space="0" w:color="auto"/>
            <w:left w:val="none" w:sz="0" w:space="0" w:color="auto"/>
            <w:bottom w:val="none" w:sz="0" w:space="0" w:color="auto"/>
            <w:right w:val="none" w:sz="0" w:space="0" w:color="auto"/>
          </w:divBdr>
        </w:div>
        <w:div w:id="482619155">
          <w:marLeft w:val="0"/>
          <w:marRight w:val="0"/>
          <w:marTop w:val="0"/>
          <w:marBottom w:val="0"/>
          <w:divBdr>
            <w:top w:val="none" w:sz="0" w:space="0" w:color="auto"/>
            <w:left w:val="none" w:sz="0" w:space="0" w:color="auto"/>
            <w:bottom w:val="none" w:sz="0" w:space="0" w:color="auto"/>
            <w:right w:val="none" w:sz="0" w:space="0" w:color="auto"/>
          </w:divBdr>
        </w:div>
        <w:div w:id="1126198261">
          <w:marLeft w:val="0"/>
          <w:marRight w:val="0"/>
          <w:marTop w:val="0"/>
          <w:marBottom w:val="0"/>
          <w:divBdr>
            <w:top w:val="none" w:sz="0" w:space="0" w:color="auto"/>
            <w:left w:val="none" w:sz="0" w:space="0" w:color="auto"/>
            <w:bottom w:val="none" w:sz="0" w:space="0" w:color="auto"/>
            <w:right w:val="none" w:sz="0" w:space="0" w:color="auto"/>
          </w:divBdr>
        </w:div>
        <w:div w:id="1278638790">
          <w:marLeft w:val="0"/>
          <w:marRight w:val="0"/>
          <w:marTop w:val="0"/>
          <w:marBottom w:val="0"/>
          <w:divBdr>
            <w:top w:val="none" w:sz="0" w:space="0" w:color="auto"/>
            <w:left w:val="none" w:sz="0" w:space="0" w:color="auto"/>
            <w:bottom w:val="none" w:sz="0" w:space="0" w:color="auto"/>
            <w:right w:val="none" w:sz="0" w:space="0" w:color="auto"/>
          </w:divBdr>
        </w:div>
      </w:divsChild>
    </w:div>
    <w:div w:id="349064918">
      <w:bodyDiv w:val="1"/>
      <w:marLeft w:val="0"/>
      <w:marRight w:val="0"/>
      <w:marTop w:val="0"/>
      <w:marBottom w:val="0"/>
      <w:divBdr>
        <w:top w:val="none" w:sz="0" w:space="0" w:color="auto"/>
        <w:left w:val="none" w:sz="0" w:space="0" w:color="auto"/>
        <w:bottom w:val="none" w:sz="0" w:space="0" w:color="auto"/>
        <w:right w:val="none" w:sz="0" w:space="0" w:color="auto"/>
      </w:divBdr>
    </w:div>
    <w:div w:id="349450719">
      <w:bodyDiv w:val="1"/>
      <w:marLeft w:val="0"/>
      <w:marRight w:val="0"/>
      <w:marTop w:val="0"/>
      <w:marBottom w:val="0"/>
      <w:divBdr>
        <w:top w:val="none" w:sz="0" w:space="0" w:color="auto"/>
        <w:left w:val="none" w:sz="0" w:space="0" w:color="auto"/>
        <w:bottom w:val="none" w:sz="0" w:space="0" w:color="auto"/>
        <w:right w:val="none" w:sz="0" w:space="0" w:color="auto"/>
      </w:divBdr>
    </w:div>
    <w:div w:id="360478244">
      <w:bodyDiv w:val="1"/>
      <w:marLeft w:val="0"/>
      <w:marRight w:val="0"/>
      <w:marTop w:val="0"/>
      <w:marBottom w:val="0"/>
      <w:divBdr>
        <w:top w:val="none" w:sz="0" w:space="0" w:color="auto"/>
        <w:left w:val="none" w:sz="0" w:space="0" w:color="auto"/>
        <w:bottom w:val="none" w:sz="0" w:space="0" w:color="auto"/>
        <w:right w:val="none" w:sz="0" w:space="0" w:color="auto"/>
      </w:divBdr>
      <w:divsChild>
        <w:div w:id="578903443">
          <w:marLeft w:val="0"/>
          <w:marRight w:val="0"/>
          <w:marTop w:val="0"/>
          <w:marBottom w:val="0"/>
          <w:divBdr>
            <w:top w:val="none" w:sz="0" w:space="0" w:color="auto"/>
            <w:left w:val="none" w:sz="0" w:space="0" w:color="auto"/>
            <w:bottom w:val="none" w:sz="0" w:space="0" w:color="auto"/>
            <w:right w:val="none" w:sz="0" w:space="0" w:color="auto"/>
          </w:divBdr>
          <w:divsChild>
            <w:div w:id="710032559">
              <w:marLeft w:val="0"/>
              <w:marRight w:val="0"/>
              <w:marTop w:val="0"/>
              <w:marBottom w:val="0"/>
              <w:divBdr>
                <w:top w:val="none" w:sz="0" w:space="0" w:color="auto"/>
                <w:left w:val="none" w:sz="0" w:space="0" w:color="auto"/>
                <w:bottom w:val="none" w:sz="0" w:space="0" w:color="auto"/>
                <w:right w:val="none" w:sz="0" w:space="0" w:color="auto"/>
              </w:divBdr>
              <w:divsChild>
                <w:div w:id="325279455">
                  <w:marLeft w:val="0"/>
                  <w:marRight w:val="0"/>
                  <w:marTop w:val="0"/>
                  <w:marBottom w:val="0"/>
                  <w:divBdr>
                    <w:top w:val="none" w:sz="0" w:space="0" w:color="auto"/>
                    <w:left w:val="none" w:sz="0" w:space="0" w:color="auto"/>
                    <w:bottom w:val="none" w:sz="0" w:space="0" w:color="auto"/>
                    <w:right w:val="none" w:sz="0" w:space="0" w:color="auto"/>
                  </w:divBdr>
                  <w:divsChild>
                    <w:div w:id="1227914546">
                      <w:marLeft w:val="0"/>
                      <w:marRight w:val="0"/>
                      <w:marTop w:val="0"/>
                      <w:marBottom w:val="0"/>
                      <w:divBdr>
                        <w:top w:val="none" w:sz="0" w:space="0" w:color="auto"/>
                        <w:left w:val="none" w:sz="0" w:space="0" w:color="auto"/>
                        <w:bottom w:val="none" w:sz="0" w:space="0" w:color="auto"/>
                        <w:right w:val="none" w:sz="0" w:space="0" w:color="auto"/>
                      </w:divBdr>
                      <w:divsChild>
                        <w:div w:id="944924714">
                          <w:marLeft w:val="0"/>
                          <w:marRight w:val="0"/>
                          <w:marTop w:val="0"/>
                          <w:marBottom w:val="0"/>
                          <w:divBdr>
                            <w:top w:val="none" w:sz="0" w:space="0" w:color="auto"/>
                            <w:left w:val="none" w:sz="0" w:space="0" w:color="auto"/>
                            <w:bottom w:val="none" w:sz="0" w:space="0" w:color="auto"/>
                            <w:right w:val="none" w:sz="0" w:space="0" w:color="auto"/>
                          </w:divBdr>
                          <w:divsChild>
                            <w:div w:id="1495729624">
                              <w:marLeft w:val="0"/>
                              <w:marRight w:val="0"/>
                              <w:marTop w:val="0"/>
                              <w:marBottom w:val="0"/>
                              <w:divBdr>
                                <w:top w:val="none" w:sz="0" w:space="0" w:color="auto"/>
                                <w:left w:val="none" w:sz="0" w:space="0" w:color="auto"/>
                                <w:bottom w:val="none" w:sz="0" w:space="0" w:color="auto"/>
                                <w:right w:val="none" w:sz="0" w:space="0" w:color="auto"/>
                              </w:divBdr>
                              <w:divsChild>
                                <w:div w:id="1324429875">
                                  <w:marLeft w:val="0"/>
                                  <w:marRight w:val="0"/>
                                  <w:marTop w:val="0"/>
                                  <w:marBottom w:val="0"/>
                                  <w:divBdr>
                                    <w:top w:val="none" w:sz="0" w:space="0" w:color="auto"/>
                                    <w:left w:val="none" w:sz="0" w:space="0" w:color="auto"/>
                                    <w:bottom w:val="none" w:sz="0" w:space="0" w:color="auto"/>
                                    <w:right w:val="none" w:sz="0" w:space="0" w:color="auto"/>
                                  </w:divBdr>
                                  <w:divsChild>
                                    <w:div w:id="337123492">
                                      <w:marLeft w:val="0"/>
                                      <w:marRight w:val="0"/>
                                      <w:marTop w:val="0"/>
                                      <w:marBottom w:val="0"/>
                                      <w:divBdr>
                                        <w:top w:val="none" w:sz="0" w:space="0" w:color="auto"/>
                                        <w:left w:val="none" w:sz="0" w:space="0" w:color="auto"/>
                                        <w:bottom w:val="none" w:sz="0" w:space="0" w:color="auto"/>
                                        <w:right w:val="none" w:sz="0" w:space="0" w:color="auto"/>
                                      </w:divBdr>
                                      <w:divsChild>
                                        <w:div w:id="778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724597">
          <w:marLeft w:val="0"/>
          <w:marRight w:val="0"/>
          <w:marTop w:val="0"/>
          <w:marBottom w:val="0"/>
          <w:divBdr>
            <w:top w:val="none" w:sz="0" w:space="0" w:color="auto"/>
            <w:left w:val="none" w:sz="0" w:space="0" w:color="auto"/>
            <w:bottom w:val="none" w:sz="0" w:space="0" w:color="auto"/>
            <w:right w:val="none" w:sz="0" w:space="0" w:color="auto"/>
          </w:divBdr>
          <w:divsChild>
            <w:div w:id="1891921126">
              <w:marLeft w:val="0"/>
              <w:marRight w:val="0"/>
              <w:marTop w:val="0"/>
              <w:marBottom w:val="0"/>
              <w:divBdr>
                <w:top w:val="none" w:sz="0" w:space="0" w:color="auto"/>
                <w:left w:val="none" w:sz="0" w:space="0" w:color="auto"/>
                <w:bottom w:val="none" w:sz="0" w:space="0" w:color="auto"/>
                <w:right w:val="none" w:sz="0" w:space="0" w:color="auto"/>
              </w:divBdr>
              <w:divsChild>
                <w:div w:id="792747478">
                  <w:marLeft w:val="0"/>
                  <w:marRight w:val="0"/>
                  <w:marTop w:val="0"/>
                  <w:marBottom w:val="0"/>
                  <w:divBdr>
                    <w:top w:val="none" w:sz="0" w:space="0" w:color="auto"/>
                    <w:left w:val="none" w:sz="0" w:space="0" w:color="auto"/>
                    <w:bottom w:val="none" w:sz="0" w:space="0" w:color="auto"/>
                    <w:right w:val="none" w:sz="0" w:space="0" w:color="auto"/>
                  </w:divBdr>
                  <w:divsChild>
                    <w:div w:id="815806736">
                      <w:marLeft w:val="0"/>
                      <w:marRight w:val="0"/>
                      <w:marTop w:val="0"/>
                      <w:marBottom w:val="0"/>
                      <w:divBdr>
                        <w:top w:val="none" w:sz="0" w:space="0" w:color="auto"/>
                        <w:left w:val="none" w:sz="0" w:space="0" w:color="auto"/>
                        <w:bottom w:val="none" w:sz="0" w:space="0" w:color="auto"/>
                        <w:right w:val="none" w:sz="0" w:space="0" w:color="auto"/>
                      </w:divBdr>
                      <w:divsChild>
                        <w:div w:id="2127038963">
                          <w:marLeft w:val="0"/>
                          <w:marRight w:val="0"/>
                          <w:marTop w:val="0"/>
                          <w:marBottom w:val="0"/>
                          <w:divBdr>
                            <w:top w:val="none" w:sz="0" w:space="0" w:color="auto"/>
                            <w:left w:val="none" w:sz="0" w:space="0" w:color="auto"/>
                            <w:bottom w:val="none" w:sz="0" w:space="0" w:color="auto"/>
                            <w:right w:val="none" w:sz="0" w:space="0" w:color="auto"/>
                          </w:divBdr>
                          <w:divsChild>
                            <w:div w:id="2051873917">
                              <w:marLeft w:val="0"/>
                              <w:marRight w:val="0"/>
                              <w:marTop w:val="0"/>
                              <w:marBottom w:val="0"/>
                              <w:divBdr>
                                <w:top w:val="none" w:sz="0" w:space="0" w:color="auto"/>
                                <w:left w:val="none" w:sz="0" w:space="0" w:color="auto"/>
                                <w:bottom w:val="none" w:sz="0" w:space="0" w:color="auto"/>
                                <w:right w:val="none" w:sz="0" w:space="0" w:color="auto"/>
                              </w:divBdr>
                              <w:divsChild>
                                <w:div w:id="206141969">
                                  <w:marLeft w:val="0"/>
                                  <w:marRight w:val="0"/>
                                  <w:marTop w:val="0"/>
                                  <w:marBottom w:val="0"/>
                                  <w:divBdr>
                                    <w:top w:val="none" w:sz="0" w:space="0" w:color="auto"/>
                                    <w:left w:val="none" w:sz="0" w:space="0" w:color="auto"/>
                                    <w:bottom w:val="none" w:sz="0" w:space="0" w:color="auto"/>
                                    <w:right w:val="none" w:sz="0" w:space="0" w:color="auto"/>
                                  </w:divBdr>
                                  <w:divsChild>
                                    <w:div w:id="15077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9991">
          <w:marLeft w:val="0"/>
          <w:marRight w:val="0"/>
          <w:marTop w:val="0"/>
          <w:marBottom w:val="0"/>
          <w:divBdr>
            <w:top w:val="none" w:sz="0" w:space="0" w:color="auto"/>
            <w:left w:val="none" w:sz="0" w:space="0" w:color="auto"/>
            <w:bottom w:val="none" w:sz="0" w:space="0" w:color="auto"/>
            <w:right w:val="none" w:sz="0" w:space="0" w:color="auto"/>
          </w:divBdr>
          <w:divsChild>
            <w:div w:id="1984774979">
              <w:marLeft w:val="0"/>
              <w:marRight w:val="0"/>
              <w:marTop w:val="0"/>
              <w:marBottom w:val="0"/>
              <w:divBdr>
                <w:top w:val="none" w:sz="0" w:space="0" w:color="auto"/>
                <w:left w:val="none" w:sz="0" w:space="0" w:color="auto"/>
                <w:bottom w:val="none" w:sz="0" w:space="0" w:color="auto"/>
                <w:right w:val="none" w:sz="0" w:space="0" w:color="auto"/>
              </w:divBdr>
              <w:divsChild>
                <w:div w:id="996302774">
                  <w:marLeft w:val="0"/>
                  <w:marRight w:val="0"/>
                  <w:marTop w:val="0"/>
                  <w:marBottom w:val="0"/>
                  <w:divBdr>
                    <w:top w:val="none" w:sz="0" w:space="0" w:color="auto"/>
                    <w:left w:val="none" w:sz="0" w:space="0" w:color="auto"/>
                    <w:bottom w:val="none" w:sz="0" w:space="0" w:color="auto"/>
                    <w:right w:val="none" w:sz="0" w:space="0" w:color="auto"/>
                  </w:divBdr>
                  <w:divsChild>
                    <w:div w:id="1618876636">
                      <w:marLeft w:val="0"/>
                      <w:marRight w:val="0"/>
                      <w:marTop w:val="0"/>
                      <w:marBottom w:val="0"/>
                      <w:divBdr>
                        <w:top w:val="none" w:sz="0" w:space="0" w:color="auto"/>
                        <w:left w:val="none" w:sz="0" w:space="0" w:color="auto"/>
                        <w:bottom w:val="none" w:sz="0" w:space="0" w:color="auto"/>
                        <w:right w:val="none" w:sz="0" w:space="0" w:color="auto"/>
                      </w:divBdr>
                      <w:divsChild>
                        <w:div w:id="564343567">
                          <w:marLeft w:val="0"/>
                          <w:marRight w:val="0"/>
                          <w:marTop w:val="0"/>
                          <w:marBottom w:val="0"/>
                          <w:divBdr>
                            <w:top w:val="none" w:sz="0" w:space="0" w:color="auto"/>
                            <w:left w:val="none" w:sz="0" w:space="0" w:color="auto"/>
                            <w:bottom w:val="none" w:sz="0" w:space="0" w:color="auto"/>
                            <w:right w:val="none" w:sz="0" w:space="0" w:color="auto"/>
                          </w:divBdr>
                          <w:divsChild>
                            <w:div w:id="1102216618">
                              <w:marLeft w:val="0"/>
                              <w:marRight w:val="0"/>
                              <w:marTop w:val="0"/>
                              <w:marBottom w:val="0"/>
                              <w:divBdr>
                                <w:top w:val="none" w:sz="0" w:space="0" w:color="auto"/>
                                <w:left w:val="none" w:sz="0" w:space="0" w:color="auto"/>
                                <w:bottom w:val="none" w:sz="0" w:space="0" w:color="auto"/>
                                <w:right w:val="none" w:sz="0" w:space="0" w:color="auto"/>
                              </w:divBdr>
                              <w:divsChild>
                                <w:div w:id="990598605">
                                  <w:marLeft w:val="0"/>
                                  <w:marRight w:val="0"/>
                                  <w:marTop w:val="0"/>
                                  <w:marBottom w:val="0"/>
                                  <w:divBdr>
                                    <w:top w:val="none" w:sz="0" w:space="0" w:color="auto"/>
                                    <w:left w:val="none" w:sz="0" w:space="0" w:color="auto"/>
                                    <w:bottom w:val="none" w:sz="0" w:space="0" w:color="auto"/>
                                    <w:right w:val="none" w:sz="0" w:space="0" w:color="auto"/>
                                  </w:divBdr>
                                  <w:divsChild>
                                    <w:div w:id="76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3498">
                  <w:marLeft w:val="0"/>
                  <w:marRight w:val="0"/>
                  <w:marTop w:val="0"/>
                  <w:marBottom w:val="0"/>
                  <w:divBdr>
                    <w:top w:val="none" w:sz="0" w:space="0" w:color="auto"/>
                    <w:left w:val="none" w:sz="0" w:space="0" w:color="auto"/>
                    <w:bottom w:val="none" w:sz="0" w:space="0" w:color="auto"/>
                    <w:right w:val="none" w:sz="0" w:space="0" w:color="auto"/>
                  </w:divBdr>
                  <w:divsChild>
                    <w:div w:id="89397342">
                      <w:marLeft w:val="0"/>
                      <w:marRight w:val="0"/>
                      <w:marTop w:val="0"/>
                      <w:marBottom w:val="0"/>
                      <w:divBdr>
                        <w:top w:val="none" w:sz="0" w:space="0" w:color="auto"/>
                        <w:left w:val="none" w:sz="0" w:space="0" w:color="auto"/>
                        <w:bottom w:val="none" w:sz="0" w:space="0" w:color="auto"/>
                        <w:right w:val="none" w:sz="0" w:space="0" w:color="auto"/>
                      </w:divBdr>
                      <w:divsChild>
                        <w:div w:id="121071386">
                          <w:marLeft w:val="0"/>
                          <w:marRight w:val="0"/>
                          <w:marTop w:val="0"/>
                          <w:marBottom w:val="0"/>
                          <w:divBdr>
                            <w:top w:val="none" w:sz="0" w:space="0" w:color="auto"/>
                            <w:left w:val="none" w:sz="0" w:space="0" w:color="auto"/>
                            <w:bottom w:val="none" w:sz="0" w:space="0" w:color="auto"/>
                            <w:right w:val="none" w:sz="0" w:space="0" w:color="auto"/>
                          </w:divBdr>
                          <w:divsChild>
                            <w:div w:id="1262445435">
                              <w:marLeft w:val="0"/>
                              <w:marRight w:val="0"/>
                              <w:marTop w:val="0"/>
                              <w:marBottom w:val="0"/>
                              <w:divBdr>
                                <w:top w:val="none" w:sz="0" w:space="0" w:color="auto"/>
                                <w:left w:val="none" w:sz="0" w:space="0" w:color="auto"/>
                                <w:bottom w:val="none" w:sz="0" w:space="0" w:color="auto"/>
                                <w:right w:val="none" w:sz="0" w:space="0" w:color="auto"/>
                              </w:divBdr>
                              <w:divsChild>
                                <w:div w:id="203570">
                                  <w:marLeft w:val="0"/>
                                  <w:marRight w:val="0"/>
                                  <w:marTop w:val="0"/>
                                  <w:marBottom w:val="0"/>
                                  <w:divBdr>
                                    <w:top w:val="none" w:sz="0" w:space="0" w:color="auto"/>
                                    <w:left w:val="none" w:sz="0" w:space="0" w:color="auto"/>
                                    <w:bottom w:val="none" w:sz="0" w:space="0" w:color="auto"/>
                                    <w:right w:val="none" w:sz="0" w:space="0" w:color="auto"/>
                                  </w:divBdr>
                                  <w:divsChild>
                                    <w:div w:id="1738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337798">
      <w:bodyDiv w:val="1"/>
      <w:marLeft w:val="0"/>
      <w:marRight w:val="0"/>
      <w:marTop w:val="0"/>
      <w:marBottom w:val="0"/>
      <w:divBdr>
        <w:top w:val="none" w:sz="0" w:space="0" w:color="auto"/>
        <w:left w:val="none" w:sz="0" w:space="0" w:color="auto"/>
        <w:bottom w:val="none" w:sz="0" w:space="0" w:color="auto"/>
        <w:right w:val="none" w:sz="0" w:space="0" w:color="auto"/>
      </w:divBdr>
    </w:div>
    <w:div w:id="367410504">
      <w:bodyDiv w:val="1"/>
      <w:marLeft w:val="0"/>
      <w:marRight w:val="0"/>
      <w:marTop w:val="0"/>
      <w:marBottom w:val="0"/>
      <w:divBdr>
        <w:top w:val="none" w:sz="0" w:space="0" w:color="auto"/>
        <w:left w:val="none" w:sz="0" w:space="0" w:color="auto"/>
        <w:bottom w:val="none" w:sz="0" w:space="0" w:color="auto"/>
        <w:right w:val="none" w:sz="0" w:space="0" w:color="auto"/>
      </w:divBdr>
    </w:div>
    <w:div w:id="371077237">
      <w:bodyDiv w:val="1"/>
      <w:marLeft w:val="0"/>
      <w:marRight w:val="0"/>
      <w:marTop w:val="0"/>
      <w:marBottom w:val="0"/>
      <w:divBdr>
        <w:top w:val="none" w:sz="0" w:space="0" w:color="auto"/>
        <w:left w:val="none" w:sz="0" w:space="0" w:color="auto"/>
        <w:bottom w:val="none" w:sz="0" w:space="0" w:color="auto"/>
        <w:right w:val="none" w:sz="0" w:space="0" w:color="auto"/>
      </w:divBdr>
    </w:div>
    <w:div w:id="371812435">
      <w:bodyDiv w:val="1"/>
      <w:marLeft w:val="0"/>
      <w:marRight w:val="0"/>
      <w:marTop w:val="0"/>
      <w:marBottom w:val="0"/>
      <w:divBdr>
        <w:top w:val="none" w:sz="0" w:space="0" w:color="auto"/>
        <w:left w:val="none" w:sz="0" w:space="0" w:color="auto"/>
        <w:bottom w:val="none" w:sz="0" w:space="0" w:color="auto"/>
        <w:right w:val="none" w:sz="0" w:space="0" w:color="auto"/>
      </w:divBdr>
    </w:div>
    <w:div w:id="372116203">
      <w:bodyDiv w:val="1"/>
      <w:marLeft w:val="0"/>
      <w:marRight w:val="0"/>
      <w:marTop w:val="0"/>
      <w:marBottom w:val="0"/>
      <w:divBdr>
        <w:top w:val="none" w:sz="0" w:space="0" w:color="auto"/>
        <w:left w:val="none" w:sz="0" w:space="0" w:color="auto"/>
        <w:bottom w:val="none" w:sz="0" w:space="0" w:color="auto"/>
        <w:right w:val="none" w:sz="0" w:space="0" w:color="auto"/>
      </w:divBdr>
    </w:div>
    <w:div w:id="374669391">
      <w:bodyDiv w:val="1"/>
      <w:marLeft w:val="0"/>
      <w:marRight w:val="0"/>
      <w:marTop w:val="0"/>
      <w:marBottom w:val="0"/>
      <w:divBdr>
        <w:top w:val="none" w:sz="0" w:space="0" w:color="auto"/>
        <w:left w:val="none" w:sz="0" w:space="0" w:color="auto"/>
        <w:bottom w:val="none" w:sz="0" w:space="0" w:color="auto"/>
        <w:right w:val="none" w:sz="0" w:space="0" w:color="auto"/>
      </w:divBdr>
    </w:div>
    <w:div w:id="375666105">
      <w:bodyDiv w:val="1"/>
      <w:marLeft w:val="0"/>
      <w:marRight w:val="0"/>
      <w:marTop w:val="0"/>
      <w:marBottom w:val="0"/>
      <w:divBdr>
        <w:top w:val="none" w:sz="0" w:space="0" w:color="auto"/>
        <w:left w:val="none" w:sz="0" w:space="0" w:color="auto"/>
        <w:bottom w:val="none" w:sz="0" w:space="0" w:color="auto"/>
        <w:right w:val="none" w:sz="0" w:space="0" w:color="auto"/>
      </w:divBdr>
    </w:div>
    <w:div w:id="377583201">
      <w:bodyDiv w:val="1"/>
      <w:marLeft w:val="0"/>
      <w:marRight w:val="0"/>
      <w:marTop w:val="0"/>
      <w:marBottom w:val="0"/>
      <w:divBdr>
        <w:top w:val="none" w:sz="0" w:space="0" w:color="auto"/>
        <w:left w:val="none" w:sz="0" w:space="0" w:color="auto"/>
        <w:bottom w:val="none" w:sz="0" w:space="0" w:color="auto"/>
        <w:right w:val="none" w:sz="0" w:space="0" w:color="auto"/>
      </w:divBdr>
    </w:div>
    <w:div w:id="377710451">
      <w:bodyDiv w:val="1"/>
      <w:marLeft w:val="0"/>
      <w:marRight w:val="0"/>
      <w:marTop w:val="0"/>
      <w:marBottom w:val="0"/>
      <w:divBdr>
        <w:top w:val="none" w:sz="0" w:space="0" w:color="auto"/>
        <w:left w:val="none" w:sz="0" w:space="0" w:color="auto"/>
        <w:bottom w:val="none" w:sz="0" w:space="0" w:color="auto"/>
        <w:right w:val="none" w:sz="0" w:space="0" w:color="auto"/>
      </w:divBdr>
    </w:div>
    <w:div w:id="380444856">
      <w:bodyDiv w:val="1"/>
      <w:marLeft w:val="0"/>
      <w:marRight w:val="0"/>
      <w:marTop w:val="0"/>
      <w:marBottom w:val="0"/>
      <w:divBdr>
        <w:top w:val="none" w:sz="0" w:space="0" w:color="auto"/>
        <w:left w:val="none" w:sz="0" w:space="0" w:color="auto"/>
        <w:bottom w:val="none" w:sz="0" w:space="0" w:color="auto"/>
        <w:right w:val="none" w:sz="0" w:space="0" w:color="auto"/>
      </w:divBdr>
    </w:div>
    <w:div w:id="382680986">
      <w:bodyDiv w:val="1"/>
      <w:marLeft w:val="0"/>
      <w:marRight w:val="0"/>
      <w:marTop w:val="0"/>
      <w:marBottom w:val="0"/>
      <w:divBdr>
        <w:top w:val="none" w:sz="0" w:space="0" w:color="auto"/>
        <w:left w:val="none" w:sz="0" w:space="0" w:color="auto"/>
        <w:bottom w:val="none" w:sz="0" w:space="0" w:color="auto"/>
        <w:right w:val="none" w:sz="0" w:space="0" w:color="auto"/>
      </w:divBdr>
    </w:div>
    <w:div w:id="385105354">
      <w:bodyDiv w:val="1"/>
      <w:marLeft w:val="0"/>
      <w:marRight w:val="0"/>
      <w:marTop w:val="0"/>
      <w:marBottom w:val="0"/>
      <w:divBdr>
        <w:top w:val="none" w:sz="0" w:space="0" w:color="auto"/>
        <w:left w:val="none" w:sz="0" w:space="0" w:color="auto"/>
        <w:bottom w:val="none" w:sz="0" w:space="0" w:color="auto"/>
        <w:right w:val="none" w:sz="0" w:space="0" w:color="auto"/>
      </w:divBdr>
    </w:div>
    <w:div w:id="389233631">
      <w:bodyDiv w:val="1"/>
      <w:marLeft w:val="0"/>
      <w:marRight w:val="0"/>
      <w:marTop w:val="0"/>
      <w:marBottom w:val="0"/>
      <w:divBdr>
        <w:top w:val="none" w:sz="0" w:space="0" w:color="auto"/>
        <w:left w:val="none" w:sz="0" w:space="0" w:color="auto"/>
        <w:bottom w:val="none" w:sz="0" w:space="0" w:color="auto"/>
        <w:right w:val="none" w:sz="0" w:space="0" w:color="auto"/>
      </w:divBdr>
    </w:div>
    <w:div w:id="390203043">
      <w:bodyDiv w:val="1"/>
      <w:marLeft w:val="0"/>
      <w:marRight w:val="0"/>
      <w:marTop w:val="0"/>
      <w:marBottom w:val="0"/>
      <w:divBdr>
        <w:top w:val="none" w:sz="0" w:space="0" w:color="auto"/>
        <w:left w:val="none" w:sz="0" w:space="0" w:color="auto"/>
        <w:bottom w:val="none" w:sz="0" w:space="0" w:color="auto"/>
        <w:right w:val="none" w:sz="0" w:space="0" w:color="auto"/>
      </w:divBdr>
    </w:div>
    <w:div w:id="399983995">
      <w:bodyDiv w:val="1"/>
      <w:marLeft w:val="0"/>
      <w:marRight w:val="0"/>
      <w:marTop w:val="0"/>
      <w:marBottom w:val="0"/>
      <w:divBdr>
        <w:top w:val="none" w:sz="0" w:space="0" w:color="auto"/>
        <w:left w:val="none" w:sz="0" w:space="0" w:color="auto"/>
        <w:bottom w:val="none" w:sz="0" w:space="0" w:color="auto"/>
        <w:right w:val="none" w:sz="0" w:space="0" w:color="auto"/>
      </w:divBdr>
    </w:div>
    <w:div w:id="404958084">
      <w:bodyDiv w:val="1"/>
      <w:marLeft w:val="0"/>
      <w:marRight w:val="0"/>
      <w:marTop w:val="0"/>
      <w:marBottom w:val="0"/>
      <w:divBdr>
        <w:top w:val="none" w:sz="0" w:space="0" w:color="auto"/>
        <w:left w:val="none" w:sz="0" w:space="0" w:color="auto"/>
        <w:bottom w:val="none" w:sz="0" w:space="0" w:color="auto"/>
        <w:right w:val="none" w:sz="0" w:space="0" w:color="auto"/>
      </w:divBdr>
    </w:div>
    <w:div w:id="405078665">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
    <w:div w:id="405762531">
      <w:bodyDiv w:val="1"/>
      <w:marLeft w:val="0"/>
      <w:marRight w:val="0"/>
      <w:marTop w:val="0"/>
      <w:marBottom w:val="0"/>
      <w:divBdr>
        <w:top w:val="none" w:sz="0" w:space="0" w:color="auto"/>
        <w:left w:val="none" w:sz="0" w:space="0" w:color="auto"/>
        <w:bottom w:val="none" w:sz="0" w:space="0" w:color="auto"/>
        <w:right w:val="none" w:sz="0" w:space="0" w:color="auto"/>
      </w:divBdr>
    </w:div>
    <w:div w:id="408382164">
      <w:bodyDiv w:val="1"/>
      <w:marLeft w:val="0"/>
      <w:marRight w:val="0"/>
      <w:marTop w:val="0"/>
      <w:marBottom w:val="0"/>
      <w:divBdr>
        <w:top w:val="none" w:sz="0" w:space="0" w:color="auto"/>
        <w:left w:val="none" w:sz="0" w:space="0" w:color="auto"/>
        <w:bottom w:val="none" w:sz="0" w:space="0" w:color="auto"/>
        <w:right w:val="none" w:sz="0" w:space="0" w:color="auto"/>
      </w:divBdr>
    </w:div>
    <w:div w:id="411972911">
      <w:bodyDiv w:val="1"/>
      <w:marLeft w:val="0"/>
      <w:marRight w:val="0"/>
      <w:marTop w:val="0"/>
      <w:marBottom w:val="0"/>
      <w:divBdr>
        <w:top w:val="none" w:sz="0" w:space="0" w:color="auto"/>
        <w:left w:val="none" w:sz="0" w:space="0" w:color="auto"/>
        <w:bottom w:val="none" w:sz="0" w:space="0" w:color="auto"/>
        <w:right w:val="none" w:sz="0" w:space="0" w:color="auto"/>
      </w:divBdr>
    </w:div>
    <w:div w:id="412171056">
      <w:bodyDiv w:val="1"/>
      <w:marLeft w:val="0"/>
      <w:marRight w:val="0"/>
      <w:marTop w:val="0"/>
      <w:marBottom w:val="0"/>
      <w:divBdr>
        <w:top w:val="none" w:sz="0" w:space="0" w:color="auto"/>
        <w:left w:val="none" w:sz="0" w:space="0" w:color="auto"/>
        <w:bottom w:val="none" w:sz="0" w:space="0" w:color="auto"/>
        <w:right w:val="none" w:sz="0" w:space="0" w:color="auto"/>
      </w:divBdr>
    </w:div>
    <w:div w:id="421682013">
      <w:bodyDiv w:val="1"/>
      <w:marLeft w:val="0"/>
      <w:marRight w:val="0"/>
      <w:marTop w:val="0"/>
      <w:marBottom w:val="0"/>
      <w:divBdr>
        <w:top w:val="none" w:sz="0" w:space="0" w:color="auto"/>
        <w:left w:val="none" w:sz="0" w:space="0" w:color="auto"/>
        <w:bottom w:val="none" w:sz="0" w:space="0" w:color="auto"/>
        <w:right w:val="none" w:sz="0" w:space="0" w:color="auto"/>
      </w:divBdr>
    </w:div>
    <w:div w:id="427116534">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441921045">
      <w:bodyDiv w:val="1"/>
      <w:marLeft w:val="0"/>
      <w:marRight w:val="0"/>
      <w:marTop w:val="0"/>
      <w:marBottom w:val="0"/>
      <w:divBdr>
        <w:top w:val="none" w:sz="0" w:space="0" w:color="auto"/>
        <w:left w:val="none" w:sz="0" w:space="0" w:color="auto"/>
        <w:bottom w:val="none" w:sz="0" w:space="0" w:color="auto"/>
        <w:right w:val="none" w:sz="0" w:space="0" w:color="auto"/>
      </w:divBdr>
    </w:div>
    <w:div w:id="441924206">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47047670">
      <w:bodyDiv w:val="1"/>
      <w:marLeft w:val="0"/>
      <w:marRight w:val="0"/>
      <w:marTop w:val="0"/>
      <w:marBottom w:val="0"/>
      <w:divBdr>
        <w:top w:val="none" w:sz="0" w:space="0" w:color="auto"/>
        <w:left w:val="none" w:sz="0" w:space="0" w:color="auto"/>
        <w:bottom w:val="none" w:sz="0" w:space="0" w:color="auto"/>
        <w:right w:val="none" w:sz="0" w:space="0" w:color="auto"/>
      </w:divBdr>
    </w:div>
    <w:div w:id="454638414">
      <w:bodyDiv w:val="1"/>
      <w:marLeft w:val="0"/>
      <w:marRight w:val="0"/>
      <w:marTop w:val="0"/>
      <w:marBottom w:val="0"/>
      <w:divBdr>
        <w:top w:val="none" w:sz="0" w:space="0" w:color="auto"/>
        <w:left w:val="none" w:sz="0" w:space="0" w:color="auto"/>
        <w:bottom w:val="none" w:sz="0" w:space="0" w:color="auto"/>
        <w:right w:val="none" w:sz="0" w:space="0" w:color="auto"/>
      </w:divBdr>
      <w:divsChild>
        <w:div w:id="1971090104">
          <w:marLeft w:val="0"/>
          <w:marRight w:val="0"/>
          <w:marTop w:val="0"/>
          <w:marBottom w:val="0"/>
          <w:divBdr>
            <w:top w:val="none" w:sz="0" w:space="0" w:color="auto"/>
            <w:left w:val="none" w:sz="0" w:space="0" w:color="auto"/>
            <w:bottom w:val="none" w:sz="0" w:space="0" w:color="auto"/>
            <w:right w:val="none" w:sz="0" w:space="0" w:color="auto"/>
          </w:divBdr>
          <w:divsChild>
            <w:div w:id="1362508180">
              <w:marLeft w:val="0"/>
              <w:marRight w:val="0"/>
              <w:marTop w:val="0"/>
              <w:marBottom w:val="0"/>
              <w:divBdr>
                <w:top w:val="none" w:sz="0" w:space="0" w:color="auto"/>
                <w:left w:val="none" w:sz="0" w:space="0" w:color="auto"/>
                <w:bottom w:val="none" w:sz="0" w:space="0" w:color="auto"/>
                <w:right w:val="none" w:sz="0" w:space="0" w:color="auto"/>
              </w:divBdr>
              <w:divsChild>
                <w:div w:id="740177525">
                  <w:marLeft w:val="0"/>
                  <w:marRight w:val="0"/>
                  <w:marTop w:val="0"/>
                  <w:marBottom w:val="0"/>
                  <w:divBdr>
                    <w:top w:val="none" w:sz="0" w:space="0" w:color="auto"/>
                    <w:left w:val="none" w:sz="0" w:space="0" w:color="auto"/>
                    <w:bottom w:val="none" w:sz="0" w:space="0" w:color="auto"/>
                    <w:right w:val="none" w:sz="0" w:space="0" w:color="auto"/>
                  </w:divBdr>
                  <w:divsChild>
                    <w:div w:id="947280149">
                      <w:marLeft w:val="0"/>
                      <w:marRight w:val="0"/>
                      <w:marTop w:val="0"/>
                      <w:marBottom w:val="0"/>
                      <w:divBdr>
                        <w:top w:val="none" w:sz="0" w:space="0" w:color="auto"/>
                        <w:left w:val="none" w:sz="0" w:space="0" w:color="auto"/>
                        <w:bottom w:val="none" w:sz="0" w:space="0" w:color="auto"/>
                        <w:right w:val="none" w:sz="0" w:space="0" w:color="auto"/>
                      </w:divBdr>
                      <w:divsChild>
                        <w:div w:id="518668117">
                          <w:marLeft w:val="0"/>
                          <w:marRight w:val="0"/>
                          <w:marTop w:val="0"/>
                          <w:marBottom w:val="0"/>
                          <w:divBdr>
                            <w:top w:val="none" w:sz="0" w:space="0" w:color="auto"/>
                            <w:left w:val="none" w:sz="0" w:space="0" w:color="auto"/>
                            <w:bottom w:val="none" w:sz="0" w:space="0" w:color="auto"/>
                            <w:right w:val="none" w:sz="0" w:space="0" w:color="auto"/>
                          </w:divBdr>
                          <w:divsChild>
                            <w:div w:id="488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0621">
      <w:bodyDiv w:val="1"/>
      <w:marLeft w:val="0"/>
      <w:marRight w:val="0"/>
      <w:marTop w:val="0"/>
      <w:marBottom w:val="0"/>
      <w:divBdr>
        <w:top w:val="none" w:sz="0" w:space="0" w:color="auto"/>
        <w:left w:val="none" w:sz="0" w:space="0" w:color="auto"/>
        <w:bottom w:val="none" w:sz="0" w:space="0" w:color="auto"/>
        <w:right w:val="none" w:sz="0" w:space="0" w:color="auto"/>
      </w:divBdr>
    </w:div>
    <w:div w:id="461465389">
      <w:bodyDiv w:val="1"/>
      <w:marLeft w:val="0"/>
      <w:marRight w:val="0"/>
      <w:marTop w:val="0"/>
      <w:marBottom w:val="0"/>
      <w:divBdr>
        <w:top w:val="none" w:sz="0" w:space="0" w:color="auto"/>
        <w:left w:val="none" w:sz="0" w:space="0" w:color="auto"/>
        <w:bottom w:val="none" w:sz="0" w:space="0" w:color="auto"/>
        <w:right w:val="none" w:sz="0" w:space="0" w:color="auto"/>
      </w:divBdr>
    </w:div>
    <w:div w:id="463080104">
      <w:bodyDiv w:val="1"/>
      <w:marLeft w:val="0"/>
      <w:marRight w:val="0"/>
      <w:marTop w:val="0"/>
      <w:marBottom w:val="0"/>
      <w:divBdr>
        <w:top w:val="none" w:sz="0" w:space="0" w:color="auto"/>
        <w:left w:val="none" w:sz="0" w:space="0" w:color="auto"/>
        <w:bottom w:val="none" w:sz="0" w:space="0" w:color="auto"/>
        <w:right w:val="none" w:sz="0" w:space="0" w:color="auto"/>
      </w:divBdr>
    </w:div>
    <w:div w:id="468323049">
      <w:bodyDiv w:val="1"/>
      <w:marLeft w:val="0"/>
      <w:marRight w:val="0"/>
      <w:marTop w:val="0"/>
      <w:marBottom w:val="0"/>
      <w:divBdr>
        <w:top w:val="none" w:sz="0" w:space="0" w:color="auto"/>
        <w:left w:val="none" w:sz="0" w:space="0" w:color="auto"/>
        <w:bottom w:val="none" w:sz="0" w:space="0" w:color="auto"/>
        <w:right w:val="none" w:sz="0" w:space="0" w:color="auto"/>
      </w:divBdr>
    </w:div>
    <w:div w:id="474034921">
      <w:bodyDiv w:val="1"/>
      <w:marLeft w:val="0"/>
      <w:marRight w:val="0"/>
      <w:marTop w:val="0"/>
      <w:marBottom w:val="0"/>
      <w:divBdr>
        <w:top w:val="none" w:sz="0" w:space="0" w:color="auto"/>
        <w:left w:val="none" w:sz="0" w:space="0" w:color="auto"/>
        <w:bottom w:val="none" w:sz="0" w:space="0" w:color="auto"/>
        <w:right w:val="none" w:sz="0" w:space="0" w:color="auto"/>
      </w:divBdr>
    </w:div>
    <w:div w:id="474296758">
      <w:bodyDiv w:val="1"/>
      <w:marLeft w:val="0"/>
      <w:marRight w:val="0"/>
      <w:marTop w:val="0"/>
      <w:marBottom w:val="0"/>
      <w:divBdr>
        <w:top w:val="none" w:sz="0" w:space="0" w:color="auto"/>
        <w:left w:val="none" w:sz="0" w:space="0" w:color="auto"/>
        <w:bottom w:val="none" w:sz="0" w:space="0" w:color="auto"/>
        <w:right w:val="none" w:sz="0" w:space="0" w:color="auto"/>
      </w:divBdr>
    </w:div>
    <w:div w:id="488445279">
      <w:bodyDiv w:val="1"/>
      <w:marLeft w:val="0"/>
      <w:marRight w:val="0"/>
      <w:marTop w:val="0"/>
      <w:marBottom w:val="0"/>
      <w:divBdr>
        <w:top w:val="none" w:sz="0" w:space="0" w:color="auto"/>
        <w:left w:val="none" w:sz="0" w:space="0" w:color="auto"/>
        <w:bottom w:val="none" w:sz="0" w:space="0" w:color="auto"/>
        <w:right w:val="none" w:sz="0" w:space="0" w:color="auto"/>
      </w:divBdr>
    </w:div>
    <w:div w:id="491874887">
      <w:bodyDiv w:val="1"/>
      <w:marLeft w:val="0"/>
      <w:marRight w:val="0"/>
      <w:marTop w:val="0"/>
      <w:marBottom w:val="0"/>
      <w:divBdr>
        <w:top w:val="none" w:sz="0" w:space="0" w:color="auto"/>
        <w:left w:val="none" w:sz="0" w:space="0" w:color="auto"/>
        <w:bottom w:val="none" w:sz="0" w:space="0" w:color="auto"/>
        <w:right w:val="none" w:sz="0" w:space="0" w:color="auto"/>
      </w:divBdr>
    </w:div>
    <w:div w:id="498741390">
      <w:bodyDiv w:val="1"/>
      <w:marLeft w:val="0"/>
      <w:marRight w:val="0"/>
      <w:marTop w:val="0"/>
      <w:marBottom w:val="0"/>
      <w:divBdr>
        <w:top w:val="none" w:sz="0" w:space="0" w:color="auto"/>
        <w:left w:val="none" w:sz="0" w:space="0" w:color="auto"/>
        <w:bottom w:val="none" w:sz="0" w:space="0" w:color="auto"/>
        <w:right w:val="none" w:sz="0" w:space="0" w:color="auto"/>
      </w:divBdr>
    </w:div>
    <w:div w:id="499154242">
      <w:bodyDiv w:val="1"/>
      <w:marLeft w:val="0"/>
      <w:marRight w:val="0"/>
      <w:marTop w:val="0"/>
      <w:marBottom w:val="0"/>
      <w:divBdr>
        <w:top w:val="none" w:sz="0" w:space="0" w:color="auto"/>
        <w:left w:val="none" w:sz="0" w:space="0" w:color="auto"/>
        <w:bottom w:val="none" w:sz="0" w:space="0" w:color="auto"/>
        <w:right w:val="none" w:sz="0" w:space="0" w:color="auto"/>
      </w:divBdr>
    </w:div>
    <w:div w:id="499586145">
      <w:bodyDiv w:val="1"/>
      <w:marLeft w:val="0"/>
      <w:marRight w:val="0"/>
      <w:marTop w:val="0"/>
      <w:marBottom w:val="0"/>
      <w:divBdr>
        <w:top w:val="none" w:sz="0" w:space="0" w:color="auto"/>
        <w:left w:val="none" w:sz="0" w:space="0" w:color="auto"/>
        <w:bottom w:val="none" w:sz="0" w:space="0" w:color="auto"/>
        <w:right w:val="none" w:sz="0" w:space="0" w:color="auto"/>
      </w:divBdr>
    </w:div>
    <w:div w:id="502091355">
      <w:bodyDiv w:val="1"/>
      <w:marLeft w:val="0"/>
      <w:marRight w:val="0"/>
      <w:marTop w:val="0"/>
      <w:marBottom w:val="0"/>
      <w:divBdr>
        <w:top w:val="none" w:sz="0" w:space="0" w:color="auto"/>
        <w:left w:val="none" w:sz="0" w:space="0" w:color="auto"/>
        <w:bottom w:val="none" w:sz="0" w:space="0" w:color="auto"/>
        <w:right w:val="none" w:sz="0" w:space="0" w:color="auto"/>
      </w:divBdr>
    </w:div>
    <w:div w:id="503479338">
      <w:bodyDiv w:val="1"/>
      <w:marLeft w:val="0"/>
      <w:marRight w:val="0"/>
      <w:marTop w:val="0"/>
      <w:marBottom w:val="0"/>
      <w:divBdr>
        <w:top w:val="none" w:sz="0" w:space="0" w:color="auto"/>
        <w:left w:val="none" w:sz="0" w:space="0" w:color="auto"/>
        <w:bottom w:val="none" w:sz="0" w:space="0" w:color="auto"/>
        <w:right w:val="none" w:sz="0" w:space="0" w:color="auto"/>
      </w:divBdr>
    </w:div>
    <w:div w:id="506671018">
      <w:bodyDiv w:val="1"/>
      <w:marLeft w:val="0"/>
      <w:marRight w:val="0"/>
      <w:marTop w:val="0"/>
      <w:marBottom w:val="0"/>
      <w:divBdr>
        <w:top w:val="none" w:sz="0" w:space="0" w:color="auto"/>
        <w:left w:val="none" w:sz="0" w:space="0" w:color="auto"/>
        <w:bottom w:val="none" w:sz="0" w:space="0" w:color="auto"/>
        <w:right w:val="none" w:sz="0" w:space="0" w:color="auto"/>
      </w:divBdr>
    </w:div>
    <w:div w:id="512229838">
      <w:bodyDiv w:val="1"/>
      <w:marLeft w:val="0"/>
      <w:marRight w:val="0"/>
      <w:marTop w:val="0"/>
      <w:marBottom w:val="0"/>
      <w:divBdr>
        <w:top w:val="none" w:sz="0" w:space="0" w:color="auto"/>
        <w:left w:val="none" w:sz="0" w:space="0" w:color="auto"/>
        <w:bottom w:val="none" w:sz="0" w:space="0" w:color="auto"/>
        <w:right w:val="none" w:sz="0" w:space="0" w:color="auto"/>
      </w:divBdr>
    </w:div>
    <w:div w:id="522979481">
      <w:bodyDiv w:val="1"/>
      <w:marLeft w:val="0"/>
      <w:marRight w:val="0"/>
      <w:marTop w:val="0"/>
      <w:marBottom w:val="0"/>
      <w:divBdr>
        <w:top w:val="none" w:sz="0" w:space="0" w:color="auto"/>
        <w:left w:val="none" w:sz="0" w:space="0" w:color="auto"/>
        <w:bottom w:val="none" w:sz="0" w:space="0" w:color="auto"/>
        <w:right w:val="none" w:sz="0" w:space="0" w:color="auto"/>
      </w:divBdr>
    </w:div>
    <w:div w:id="524639464">
      <w:bodyDiv w:val="1"/>
      <w:marLeft w:val="0"/>
      <w:marRight w:val="0"/>
      <w:marTop w:val="0"/>
      <w:marBottom w:val="0"/>
      <w:divBdr>
        <w:top w:val="none" w:sz="0" w:space="0" w:color="auto"/>
        <w:left w:val="none" w:sz="0" w:space="0" w:color="auto"/>
        <w:bottom w:val="none" w:sz="0" w:space="0" w:color="auto"/>
        <w:right w:val="none" w:sz="0" w:space="0" w:color="auto"/>
      </w:divBdr>
    </w:div>
    <w:div w:id="527648949">
      <w:bodyDiv w:val="1"/>
      <w:marLeft w:val="0"/>
      <w:marRight w:val="0"/>
      <w:marTop w:val="0"/>
      <w:marBottom w:val="0"/>
      <w:divBdr>
        <w:top w:val="none" w:sz="0" w:space="0" w:color="auto"/>
        <w:left w:val="none" w:sz="0" w:space="0" w:color="auto"/>
        <w:bottom w:val="none" w:sz="0" w:space="0" w:color="auto"/>
        <w:right w:val="none" w:sz="0" w:space="0" w:color="auto"/>
      </w:divBdr>
    </w:div>
    <w:div w:id="528689741">
      <w:bodyDiv w:val="1"/>
      <w:marLeft w:val="0"/>
      <w:marRight w:val="0"/>
      <w:marTop w:val="0"/>
      <w:marBottom w:val="0"/>
      <w:divBdr>
        <w:top w:val="none" w:sz="0" w:space="0" w:color="auto"/>
        <w:left w:val="none" w:sz="0" w:space="0" w:color="auto"/>
        <w:bottom w:val="none" w:sz="0" w:space="0" w:color="auto"/>
        <w:right w:val="none" w:sz="0" w:space="0" w:color="auto"/>
      </w:divBdr>
    </w:div>
    <w:div w:id="532111600">
      <w:bodyDiv w:val="1"/>
      <w:marLeft w:val="0"/>
      <w:marRight w:val="0"/>
      <w:marTop w:val="0"/>
      <w:marBottom w:val="0"/>
      <w:divBdr>
        <w:top w:val="none" w:sz="0" w:space="0" w:color="auto"/>
        <w:left w:val="none" w:sz="0" w:space="0" w:color="auto"/>
        <w:bottom w:val="none" w:sz="0" w:space="0" w:color="auto"/>
        <w:right w:val="none" w:sz="0" w:space="0" w:color="auto"/>
      </w:divBdr>
    </w:div>
    <w:div w:id="533005681">
      <w:bodyDiv w:val="1"/>
      <w:marLeft w:val="0"/>
      <w:marRight w:val="0"/>
      <w:marTop w:val="0"/>
      <w:marBottom w:val="0"/>
      <w:divBdr>
        <w:top w:val="none" w:sz="0" w:space="0" w:color="auto"/>
        <w:left w:val="none" w:sz="0" w:space="0" w:color="auto"/>
        <w:bottom w:val="none" w:sz="0" w:space="0" w:color="auto"/>
        <w:right w:val="none" w:sz="0" w:space="0" w:color="auto"/>
      </w:divBdr>
    </w:div>
    <w:div w:id="535048933">
      <w:bodyDiv w:val="1"/>
      <w:marLeft w:val="0"/>
      <w:marRight w:val="0"/>
      <w:marTop w:val="0"/>
      <w:marBottom w:val="0"/>
      <w:divBdr>
        <w:top w:val="none" w:sz="0" w:space="0" w:color="auto"/>
        <w:left w:val="none" w:sz="0" w:space="0" w:color="auto"/>
        <w:bottom w:val="none" w:sz="0" w:space="0" w:color="auto"/>
        <w:right w:val="none" w:sz="0" w:space="0" w:color="auto"/>
      </w:divBdr>
    </w:div>
    <w:div w:id="537745257">
      <w:bodyDiv w:val="1"/>
      <w:marLeft w:val="0"/>
      <w:marRight w:val="0"/>
      <w:marTop w:val="0"/>
      <w:marBottom w:val="0"/>
      <w:divBdr>
        <w:top w:val="none" w:sz="0" w:space="0" w:color="auto"/>
        <w:left w:val="none" w:sz="0" w:space="0" w:color="auto"/>
        <w:bottom w:val="none" w:sz="0" w:space="0" w:color="auto"/>
        <w:right w:val="none" w:sz="0" w:space="0" w:color="auto"/>
      </w:divBdr>
    </w:div>
    <w:div w:id="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373581311">
          <w:marLeft w:val="0"/>
          <w:marRight w:val="0"/>
          <w:marTop w:val="0"/>
          <w:marBottom w:val="0"/>
          <w:divBdr>
            <w:top w:val="none" w:sz="0" w:space="0" w:color="auto"/>
            <w:left w:val="none" w:sz="0" w:space="0" w:color="auto"/>
            <w:bottom w:val="none" w:sz="0" w:space="0" w:color="auto"/>
            <w:right w:val="none" w:sz="0" w:space="0" w:color="auto"/>
          </w:divBdr>
          <w:divsChild>
            <w:div w:id="2019385635">
              <w:marLeft w:val="0"/>
              <w:marRight w:val="0"/>
              <w:marTop w:val="0"/>
              <w:marBottom w:val="0"/>
              <w:divBdr>
                <w:top w:val="none" w:sz="0" w:space="0" w:color="auto"/>
                <w:left w:val="none" w:sz="0" w:space="0" w:color="auto"/>
                <w:bottom w:val="none" w:sz="0" w:space="0" w:color="auto"/>
                <w:right w:val="none" w:sz="0" w:space="0" w:color="auto"/>
              </w:divBdr>
              <w:divsChild>
                <w:div w:id="1523518962">
                  <w:marLeft w:val="0"/>
                  <w:marRight w:val="0"/>
                  <w:marTop w:val="0"/>
                  <w:marBottom w:val="0"/>
                  <w:divBdr>
                    <w:top w:val="none" w:sz="0" w:space="0" w:color="auto"/>
                    <w:left w:val="none" w:sz="0" w:space="0" w:color="auto"/>
                    <w:bottom w:val="none" w:sz="0" w:space="0" w:color="auto"/>
                    <w:right w:val="none" w:sz="0" w:space="0" w:color="auto"/>
                  </w:divBdr>
                  <w:divsChild>
                    <w:div w:id="468861362">
                      <w:marLeft w:val="0"/>
                      <w:marRight w:val="0"/>
                      <w:marTop w:val="0"/>
                      <w:marBottom w:val="0"/>
                      <w:divBdr>
                        <w:top w:val="none" w:sz="0" w:space="0" w:color="auto"/>
                        <w:left w:val="none" w:sz="0" w:space="0" w:color="auto"/>
                        <w:bottom w:val="none" w:sz="0" w:space="0" w:color="auto"/>
                        <w:right w:val="none" w:sz="0" w:space="0" w:color="auto"/>
                      </w:divBdr>
                      <w:divsChild>
                        <w:div w:id="728000016">
                          <w:marLeft w:val="0"/>
                          <w:marRight w:val="0"/>
                          <w:marTop w:val="0"/>
                          <w:marBottom w:val="0"/>
                          <w:divBdr>
                            <w:top w:val="none" w:sz="0" w:space="0" w:color="auto"/>
                            <w:left w:val="none" w:sz="0" w:space="0" w:color="auto"/>
                            <w:bottom w:val="none" w:sz="0" w:space="0" w:color="auto"/>
                            <w:right w:val="none" w:sz="0" w:space="0" w:color="auto"/>
                          </w:divBdr>
                          <w:divsChild>
                            <w:div w:id="1944191824">
                              <w:marLeft w:val="0"/>
                              <w:marRight w:val="0"/>
                              <w:marTop w:val="0"/>
                              <w:marBottom w:val="0"/>
                              <w:divBdr>
                                <w:top w:val="none" w:sz="0" w:space="0" w:color="auto"/>
                                <w:left w:val="none" w:sz="0" w:space="0" w:color="auto"/>
                                <w:bottom w:val="none" w:sz="0" w:space="0" w:color="auto"/>
                                <w:right w:val="none" w:sz="0" w:space="0" w:color="auto"/>
                              </w:divBdr>
                              <w:divsChild>
                                <w:div w:id="845049233">
                                  <w:marLeft w:val="0"/>
                                  <w:marRight w:val="0"/>
                                  <w:marTop w:val="0"/>
                                  <w:marBottom w:val="0"/>
                                  <w:divBdr>
                                    <w:top w:val="none" w:sz="0" w:space="0" w:color="auto"/>
                                    <w:left w:val="none" w:sz="0" w:space="0" w:color="auto"/>
                                    <w:bottom w:val="none" w:sz="0" w:space="0" w:color="auto"/>
                                    <w:right w:val="none" w:sz="0" w:space="0" w:color="auto"/>
                                  </w:divBdr>
                                  <w:divsChild>
                                    <w:div w:id="1776513010">
                                      <w:marLeft w:val="0"/>
                                      <w:marRight w:val="0"/>
                                      <w:marTop w:val="0"/>
                                      <w:marBottom w:val="0"/>
                                      <w:divBdr>
                                        <w:top w:val="none" w:sz="0" w:space="0" w:color="auto"/>
                                        <w:left w:val="none" w:sz="0" w:space="0" w:color="auto"/>
                                        <w:bottom w:val="none" w:sz="0" w:space="0" w:color="auto"/>
                                        <w:right w:val="none" w:sz="0" w:space="0" w:color="auto"/>
                                      </w:divBdr>
                                      <w:divsChild>
                                        <w:div w:id="786386822">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sChild>
                                                <w:div w:id="1796482058">
                                                  <w:marLeft w:val="0"/>
                                                  <w:marRight w:val="0"/>
                                                  <w:marTop w:val="0"/>
                                                  <w:marBottom w:val="0"/>
                                                  <w:divBdr>
                                                    <w:top w:val="none" w:sz="0" w:space="0" w:color="auto"/>
                                                    <w:left w:val="none" w:sz="0" w:space="0" w:color="auto"/>
                                                    <w:bottom w:val="none" w:sz="0" w:space="0" w:color="auto"/>
                                                    <w:right w:val="none" w:sz="0" w:space="0" w:color="auto"/>
                                                  </w:divBdr>
                                                  <w:divsChild>
                                                    <w:div w:id="2122989952">
                                                      <w:marLeft w:val="0"/>
                                                      <w:marRight w:val="0"/>
                                                      <w:marTop w:val="0"/>
                                                      <w:marBottom w:val="0"/>
                                                      <w:divBdr>
                                                        <w:top w:val="none" w:sz="0" w:space="0" w:color="auto"/>
                                                        <w:left w:val="none" w:sz="0" w:space="0" w:color="auto"/>
                                                        <w:bottom w:val="none" w:sz="0" w:space="0" w:color="auto"/>
                                                        <w:right w:val="none" w:sz="0" w:space="0" w:color="auto"/>
                                                      </w:divBdr>
                                                      <w:divsChild>
                                                        <w:div w:id="15103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715215">
      <w:bodyDiv w:val="1"/>
      <w:marLeft w:val="0"/>
      <w:marRight w:val="0"/>
      <w:marTop w:val="0"/>
      <w:marBottom w:val="0"/>
      <w:divBdr>
        <w:top w:val="none" w:sz="0" w:space="0" w:color="auto"/>
        <w:left w:val="none" w:sz="0" w:space="0" w:color="auto"/>
        <w:bottom w:val="none" w:sz="0" w:space="0" w:color="auto"/>
        <w:right w:val="none" w:sz="0" w:space="0" w:color="auto"/>
      </w:divBdr>
    </w:div>
    <w:div w:id="543179481">
      <w:bodyDiv w:val="1"/>
      <w:marLeft w:val="0"/>
      <w:marRight w:val="0"/>
      <w:marTop w:val="0"/>
      <w:marBottom w:val="0"/>
      <w:divBdr>
        <w:top w:val="none" w:sz="0" w:space="0" w:color="auto"/>
        <w:left w:val="none" w:sz="0" w:space="0" w:color="auto"/>
        <w:bottom w:val="none" w:sz="0" w:space="0" w:color="auto"/>
        <w:right w:val="none" w:sz="0" w:space="0" w:color="auto"/>
      </w:divBdr>
    </w:div>
    <w:div w:id="554463057">
      <w:bodyDiv w:val="1"/>
      <w:marLeft w:val="0"/>
      <w:marRight w:val="0"/>
      <w:marTop w:val="0"/>
      <w:marBottom w:val="0"/>
      <w:divBdr>
        <w:top w:val="none" w:sz="0" w:space="0" w:color="auto"/>
        <w:left w:val="none" w:sz="0" w:space="0" w:color="auto"/>
        <w:bottom w:val="none" w:sz="0" w:space="0" w:color="auto"/>
        <w:right w:val="none" w:sz="0" w:space="0" w:color="auto"/>
      </w:divBdr>
    </w:div>
    <w:div w:id="559941826">
      <w:bodyDiv w:val="1"/>
      <w:marLeft w:val="0"/>
      <w:marRight w:val="0"/>
      <w:marTop w:val="0"/>
      <w:marBottom w:val="0"/>
      <w:divBdr>
        <w:top w:val="none" w:sz="0" w:space="0" w:color="auto"/>
        <w:left w:val="none" w:sz="0" w:space="0" w:color="auto"/>
        <w:bottom w:val="none" w:sz="0" w:space="0" w:color="auto"/>
        <w:right w:val="none" w:sz="0" w:space="0" w:color="auto"/>
      </w:divBdr>
    </w:div>
    <w:div w:id="562107779">
      <w:bodyDiv w:val="1"/>
      <w:marLeft w:val="0"/>
      <w:marRight w:val="0"/>
      <w:marTop w:val="0"/>
      <w:marBottom w:val="0"/>
      <w:divBdr>
        <w:top w:val="none" w:sz="0" w:space="0" w:color="auto"/>
        <w:left w:val="none" w:sz="0" w:space="0" w:color="auto"/>
        <w:bottom w:val="none" w:sz="0" w:space="0" w:color="auto"/>
        <w:right w:val="none" w:sz="0" w:space="0" w:color="auto"/>
      </w:divBdr>
    </w:div>
    <w:div w:id="564881178">
      <w:bodyDiv w:val="1"/>
      <w:marLeft w:val="0"/>
      <w:marRight w:val="0"/>
      <w:marTop w:val="0"/>
      <w:marBottom w:val="0"/>
      <w:divBdr>
        <w:top w:val="none" w:sz="0" w:space="0" w:color="auto"/>
        <w:left w:val="none" w:sz="0" w:space="0" w:color="auto"/>
        <w:bottom w:val="none" w:sz="0" w:space="0" w:color="auto"/>
        <w:right w:val="none" w:sz="0" w:space="0" w:color="auto"/>
      </w:divBdr>
    </w:div>
    <w:div w:id="566454955">
      <w:bodyDiv w:val="1"/>
      <w:marLeft w:val="0"/>
      <w:marRight w:val="0"/>
      <w:marTop w:val="0"/>
      <w:marBottom w:val="0"/>
      <w:divBdr>
        <w:top w:val="none" w:sz="0" w:space="0" w:color="auto"/>
        <w:left w:val="none" w:sz="0" w:space="0" w:color="auto"/>
        <w:bottom w:val="none" w:sz="0" w:space="0" w:color="auto"/>
        <w:right w:val="none" w:sz="0" w:space="0" w:color="auto"/>
      </w:divBdr>
    </w:div>
    <w:div w:id="566648023">
      <w:bodyDiv w:val="1"/>
      <w:marLeft w:val="0"/>
      <w:marRight w:val="0"/>
      <w:marTop w:val="0"/>
      <w:marBottom w:val="0"/>
      <w:divBdr>
        <w:top w:val="none" w:sz="0" w:space="0" w:color="auto"/>
        <w:left w:val="none" w:sz="0" w:space="0" w:color="auto"/>
        <w:bottom w:val="none" w:sz="0" w:space="0" w:color="auto"/>
        <w:right w:val="none" w:sz="0" w:space="0" w:color="auto"/>
      </w:divBdr>
    </w:div>
    <w:div w:id="582841240">
      <w:bodyDiv w:val="1"/>
      <w:marLeft w:val="0"/>
      <w:marRight w:val="0"/>
      <w:marTop w:val="0"/>
      <w:marBottom w:val="0"/>
      <w:divBdr>
        <w:top w:val="none" w:sz="0" w:space="0" w:color="auto"/>
        <w:left w:val="none" w:sz="0" w:space="0" w:color="auto"/>
        <w:bottom w:val="none" w:sz="0" w:space="0" w:color="auto"/>
        <w:right w:val="none" w:sz="0" w:space="0" w:color="auto"/>
      </w:divBdr>
      <w:divsChild>
        <w:div w:id="200485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895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231046">
      <w:bodyDiv w:val="1"/>
      <w:marLeft w:val="0"/>
      <w:marRight w:val="0"/>
      <w:marTop w:val="0"/>
      <w:marBottom w:val="0"/>
      <w:divBdr>
        <w:top w:val="none" w:sz="0" w:space="0" w:color="auto"/>
        <w:left w:val="none" w:sz="0" w:space="0" w:color="auto"/>
        <w:bottom w:val="none" w:sz="0" w:space="0" w:color="auto"/>
        <w:right w:val="none" w:sz="0" w:space="0" w:color="auto"/>
      </w:divBdr>
    </w:div>
    <w:div w:id="594629442">
      <w:bodyDiv w:val="1"/>
      <w:marLeft w:val="0"/>
      <w:marRight w:val="0"/>
      <w:marTop w:val="0"/>
      <w:marBottom w:val="0"/>
      <w:divBdr>
        <w:top w:val="none" w:sz="0" w:space="0" w:color="auto"/>
        <w:left w:val="none" w:sz="0" w:space="0" w:color="auto"/>
        <w:bottom w:val="none" w:sz="0" w:space="0" w:color="auto"/>
        <w:right w:val="none" w:sz="0" w:space="0" w:color="auto"/>
      </w:divBdr>
    </w:div>
    <w:div w:id="596332506">
      <w:bodyDiv w:val="1"/>
      <w:marLeft w:val="0"/>
      <w:marRight w:val="0"/>
      <w:marTop w:val="0"/>
      <w:marBottom w:val="0"/>
      <w:divBdr>
        <w:top w:val="none" w:sz="0" w:space="0" w:color="auto"/>
        <w:left w:val="none" w:sz="0" w:space="0" w:color="auto"/>
        <w:bottom w:val="none" w:sz="0" w:space="0" w:color="auto"/>
        <w:right w:val="none" w:sz="0" w:space="0" w:color="auto"/>
      </w:divBdr>
    </w:div>
    <w:div w:id="604384373">
      <w:bodyDiv w:val="1"/>
      <w:marLeft w:val="0"/>
      <w:marRight w:val="0"/>
      <w:marTop w:val="0"/>
      <w:marBottom w:val="0"/>
      <w:divBdr>
        <w:top w:val="none" w:sz="0" w:space="0" w:color="auto"/>
        <w:left w:val="none" w:sz="0" w:space="0" w:color="auto"/>
        <w:bottom w:val="none" w:sz="0" w:space="0" w:color="auto"/>
        <w:right w:val="none" w:sz="0" w:space="0" w:color="auto"/>
      </w:divBdr>
    </w:div>
    <w:div w:id="613951011">
      <w:bodyDiv w:val="1"/>
      <w:marLeft w:val="0"/>
      <w:marRight w:val="0"/>
      <w:marTop w:val="0"/>
      <w:marBottom w:val="0"/>
      <w:divBdr>
        <w:top w:val="none" w:sz="0" w:space="0" w:color="auto"/>
        <w:left w:val="none" w:sz="0" w:space="0" w:color="auto"/>
        <w:bottom w:val="none" w:sz="0" w:space="0" w:color="auto"/>
        <w:right w:val="none" w:sz="0" w:space="0" w:color="auto"/>
      </w:divBdr>
    </w:div>
    <w:div w:id="614093985">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22032315">
      <w:bodyDiv w:val="1"/>
      <w:marLeft w:val="0"/>
      <w:marRight w:val="0"/>
      <w:marTop w:val="0"/>
      <w:marBottom w:val="0"/>
      <w:divBdr>
        <w:top w:val="none" w:sz="0" w:space="0" w:color="auto"/>
        <w:left w:val="none" w:sz="0" w:space="0" w:color="auto"/>
        <w:bottom w:val="none" w:sz="0" w:space="0" w:color="auto"/>
        <w:right w:val="none" w:sz="0" w:space="0" w:color="auto"/>
      </w:divBdr>
      <w:divsChild>
        <w:div w:id="191191511">
          <w:marLeft w:val="0"/>
          <w:marRight w:val="0"/>
          <w:marTop w:val="0"/>
          <w:marBottom w:val="0"/>
          <w:divBdr>
            <w:top w:val="none" w:sz="0" w:space="0" w:color="auto"/>
            <w:left w:val="none" w:sz="0" w:space="0" w:color="auto"/>
            <w:bottom w:val="none" w:sz="0" w:space="0" w:color="auto"/>
            <w:right w:val="none" w:sz="0" w:space="0" w:color="auto"/>
          </w:divBdr>
          <w:divsChild>
            <w:div w:id="1993363558">
              <w:marLeft w:val="0"/>
              <w:marRight w:val="0"/>
              <w:marTop w:val="0"/>
              <w:marBottom w:val="0"/>
              <w:divBdr>
                <w:top w:val="none" w:sz="0" w:space="0" w:color="auto"/>
                <w:left w:val="none" w:sz="0" w:space="0" w:color="auto"/>
                <w:bottom w:val="none" w:sz="0" w:space="0" w:color="auto"/>
                <w:right w:val="none" w:sz="0" w:space="0" w:color="auto"/>
              </w:divBdr>
              <w:divsChild>
                <w:div w:id="564530583">
                  <w:marLeft w:val="0"/>
                  <w:marRight w:val="0"/>
                  <w:marTop w:val="0"/>
                  <w:marBottom w:val="0"/>
                  <w:divBdr>
                    <w:top w:val="none" w:sz="0" w:space="0" w:color="auto"/>
                    <w:left w:val="none" w:sz="0" w:space="0" w:color="auto"/>
                    <w:bottom w:val="none" w:sz="0" w:space="0" w:color="auto"/>
                    <w:right w:val="none" w:sz="0" w:space="0" w:color="auto"/>
                  </w:divBdr>
                  <w:divsChild>
                    <w:div w:id="2033724573">
                      <w:marLeft w:val="0"/>
                      <w:marRight w:val="0"/>
                      <w:marTop w:val="0"/>
                      <w:marBottom w:val="0"/>
                      <w:divBdr>
                        <w:top w:val="none" w:sz="0" w:space="0" w:color="auto"/>
                        <w:left w:val="none" w:sz="0" w:space="0" w:color="auto"/>
                        <w:bottom w:val="none" w:sz="0" w:space="0" w:color="auto"/>
                        <w:right w:val="none" w:sz="0" w:space="0" w:color="auto"/>
                      </w:divBdr>
                      <w:divsChild>
                        <w:div w:id="1765031737">
                          <w:marLeft w:val="0"/>
                          <w:marRight w:val="0"/>
                          <w:marTop w:val="0"/>
                          <w:marBottom w:val="0"/>
                          <w:divBdr>
                            <w:top w:val="none" w:sz="0" w:space="0" w:color="auto"/>
                            <w:left w:val="none" w:sz="0" w:space="0" w:color="auto"/>
                            <w:bottom w:val="none" w:sz="0" w:space="0" w:color="auto"/>
                            <w:right w:val="none" w:sz="0" w:space="0" w:color="auto"/>
                          </w:divBdr>
                          <w:divsChild>
                            <w:div w:id="1585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322238">
      <w:bodyDiv w:val="1"/>
      <w:marLeft w:val="0"/>
      <w:marRight w:val="0"/>
      <w:marTop w:val="0"/>
      <w:marBottom w:val="0"/>
      <w:divBdr>
        <w:top w:val="none" w:sz="0" w:space="0" w:color="auto"/>
        <w:left w:val="none" w:sz="0" w:space="0" w:color="auto"/>
        <w:bottom w:val="none" w:sz="0" w:space="0" w:color="auto"/>
        <w:right w:val="none" w:sz="0" w:space="0" w:color="auto"/>
      </w:divBdr>
    </w:div>
    <w:div w:id="632948854">
      <w:bodyDiv w:val="1"/>
      <w:marLeft w:val="0"/>
      <w:marRight w:val="0"/>
      <w:marTop w:val="0"/>
      <w:marBottom w:val="0"/>
      <w:divBdr>
        <w:top w:val="none" w:sz="0" w:space="0" w:color="auto"/>
        <w:left w:val="none" w:sz="0" w:space="0" w:color="auto"/>
        <w:bottom w:val="none" w:sz="0" w:space="0" w:color="auto"/>
        <w:right w:val="none" w:sz="0" w:space="0" w:color="auto"/>
      </w:divBdr>
    </w:div>
    <w:div w:id="634414229">
      <w:bodyDiv w:val="1"/>
      <w:marLeft w:val="0"/>
      <w:marRight w:val="0"/>
      <w:marTop w:val="0"/>
      <w:marBottom w:val="0"/>
      <w:divBdr>
        <w:top w:val="none" w:sz="0" w:space="0" w:color="auto"/>
        <w:left w:val="none" w:sz="0" w:space="0" w:color="auto"/>
        <w:bottom w:val="none" w:sz="0" w:space="0" w:color="auto"/>
        <w:right w:val="none" w:sz="0" w:space="0" w:color="auto"/>
      </w:divBdr>
    </w:div>
    <w:div w:id="641422677">
      <w:bodyDiv w:val="1"/>
      <w:marLeft w:val="0"/>
      <w:marRight w:val="0"/>
      <w:marTop w:val="0"/>
      <w:marBottom w:val="0"/>
      <w:divBdr>
        <w:top w:val="none" w:sz="0" w:space="0" w:color="auto"/>
        <w:left w:val="none" w:sz="0" w:space="0" w:color="auto"/>
        <w:bottom w:val="none" w:sz="0" w:space="0" w:color="auto"/>
        <w:right w:val="none" w:sz="0" w:space="0" w:color="auto"/>
      </w:divBdr>
    </w:div>
    <w:div w:id="650601593">
      <w:bodyDiv w:val="1"/>
      <w:marLeft w:val="0"/>
      <w:marRight w:val="0"/>
      <w:marTop w:val="0"/>
      <w:marBottom w:val="0"/>
      <w:divBdr>
        <w:top w:val="none" w:sz="0" w:space="0" w:color="auto"/>
        <w:left w:val="none" w:sz="0" w:space="0" w:color="auto"/>
        <w:bottom w:val="none" w:sz="0" w:space="0" w:color="auto"/>
        <w:right w:val="none" w:sz="0" w:space="0" w:color="auto"/>
      </w:divBdr>
    </w:div>
    <w:div w:id="650643776">
      <w:bodyDiv w:val="1"/>
      <w:marLeft w:val="0"/>
      <w:marRight w:val="0"/>
      <w:marTop w:val="0"/>
      <w:marBottom w:val="0"/>
      <w:divBdr>
        <w:top w:val="none" w:sz="0" w:space="0" w:color="auto"/>
        <w:left w:val="none" w:sz="0" w:space="0" w:color="auto"/>
        <w:bottom w:val="none" w:sz="0" w:space="0" w:color="auto"/>
        <w:right w:val="none" w:sz="0" w:space="0" w:color="auto"/>
      </w:divBdr>
    </w:div>
    <w:div w:id="655962897">
      <w:bodyDiv w:val="1"/>
      <w:marLeft w:val="0"/>
      <w:marRight w:val="0"/>
      <w:marTop w:val="0"/>
      <w:marBottom w:val="0"/>
      <w:divBdr>
        <w:top w:val="none" w:sz="0" w:space="0" w:color="auto"/>
        <w:left w:val="none" w:sz="0" w:space="0" w:color="auto"/>
        <w:bottom w:val="none" w:sz="0" w:space="0" w:color="auto"/>
        <w:right w:val="none" w:sz="0" w:space="0" w:color="auto"/>
      </w:divBdr>
    </w:div>
    <w:div w:id="656108719">
      <w:bodyDiv w:val="1"/>
      <w:marLeft w:val="0"/>
      <w:marRight w:val="0"/>
      <w:marTop w:val="0"/>
      <w:marBottom w:val="0"/>
      <w:divBdr>
        <w:top w:val="none" w:sz="0" w:space="0" w:color="auto"/>
        <w:left w:val="none" w:sz="0" w:space="0" w:color="auto"/>
        <w:bottom w:val="none" w:sz="0" w:space="0" w:color="auto"/>
        <w:right w:val="none" w:sz="0" w:space="0" w:color="auto"/>
      </w:divBdr>
    </w:div>
    <w:div w:id="657920773">
      <w:bodyDiv w:val="1"/>
      <w:marLeft w:val="0"/>
      <w:marRight w:val="0"/>
      <w:marTop w:val="0"/>
      <w:marBottom w:val="0"/>
      <w:divBdr>
        <w:top w:val="none" w:sz="0" w:space="0" w:color="auto"/>
        <w:left w:val="none" w:sz="0" w:space="0" w:color="auto"/>
        <w:bottom w:val="none" w:sz="0" w:space="0" w:color="auto"/>
        <w:right w:val="none" w:sz="0" w:space="0" w:color="auto"/>
      </w:divBdr>
    </w:div>
    <w:div w:id="664744728">
      <w:bodyDiv w:val="1"/>
      <w:marLeft w:val="0"/>
      <w:marRight w:val="0"/>
      <w:marTop w:val="0"/>
      <w:marBottom w:val="0"/>
      <w:divBdr>
        <w:top w:val="none" w:sz="0" w:space="0" w:color="auto"/>
        <w:left w:val="none" w:sz="0" w:space="0" w:color="auto"/>
        <w:bottom w:val="none" w:sz="0" w:space="0" w:color="auto"/>
        <w:right w:val="none" w:sz="0" w:space="0" w:color="auto"/>
      </w:divBdr>
    </w:div>
    <w:div w:id="665548710">
      <w:bodyDiv w:val="1"/>
      <w:marLeft w:val="0"/>
      <w:marRight w:val="0"/>
      <w:marTop w:val="0"/>
      <w:marBottom w:val="0"/>
      <w:divBdr>
        <w:top w:val="none" w:sz="0" w:space="0" w:color="auto"/>
        <w:left w:val="none" w:sz="0" w:space="0" w:color="auto"/>
        <w:bottom w:val="none" w:sz="0" w:space="0" w:color="auto"/>
        <w:right w:val="none" w:sz="0" w:space="0" w:color="auto"/>
      </w:divBdr>
    </w:div>
    <w:div w:id="668800660">
      <w:bodyDiv w:val="1"/>
      <w:marLeft w:val="0"/>
      <w:marRight w:val="0"/>
      <w:marTop w:val="0"/>
      <w:marBottom w:val="0"/>
      <w:divBdr>
        <w:top w:val="none" w:sz="0" w:space="0" w:color="auto"/>
        <w:left w:val="none" w:sz="0" w:space="0" w:color="auto"/>
        <w:bottom w:val="none" w:sz="0" w:space="0" w:color="auto"/>
        <w:right w:val="none" w:sz="0" w:space="0" w:color="auto"/>
      </w:divBdr>
    </w:div>
    <w:div w:id="669333774">
      <w:bodyDiv w:val="1"/>
      <w:marLeft w:val="0"/>
      <w:marRight w:val="0"/>
      <w:marTop w:val="0"/>
      <w:marBottom w:val="0"/>
      <w:divBdr>
        <w:top w:val="none" w:sz="0" w:space="0" w:color="auto"/>
        <w:left w:val="none" w:sz="0" w:space="0" w:color="auto"/>
        <w:bottom w:val="none" w:sz="0" w:space="0" w:color="auto"/>
        <w:right w:val="none" w:sz="0" w:space="0" w:color="auto"/>
      </w:divBdr>
    </w:div>
    <w:div w:id="678240581">
      <w:bodyDiv w:val="1"/>
      <w:marLeft w:val="0"/>
      <w:marRight w:val="0"/>
      <w:marTop w:val="0"/>
      <w:marBottom w:val="0"/>
      <w:divBdr>
        <w:top w:val="none" w:sz="0" w:space="0" w:color="auto"/>
        <w:left w:val="none" w:sz="0" w:space="0" w:color="auto"/>
        <w:bottom w:val="none" w:sz="0" w:space="0" w:color="auto"/>
        <w:right w:val="none" w:sz="0" w:space="0" w:color="auto"/>
      </w:divBdr>
    </w:div>
    <w:div w:id="697779176">
      <w:bodyDiv w:val="1"/>
      <w:marLeft w:val="0"/>
      <w:marRight w:val="0"/>
      <w:marTop w:val="0"/>
      <w:marBottom w:val="0"/>
      <w:divBdr>
        <w:top w:val="none" w:sz="0" w:space="0" w:color="auto"/>
        <w:left w:val="none" w:sz="0" w:space="0" w:color="auto"/>
        <w:bottom w:val="none" w:sz="0" w:space="0" w:color="auto"/>
        <w:right w:val="none" w:sz="0" w:space="0" w:color="auto"/>
      </w:divBdr>
    </w:div>
    <w:div w:id="698311992">
      <w:bodyDiv w:val="1"/>
      <w:marLeft w:val="0"/>
      <w:marRight w:val="0"/>
      <w:marTop w:val="0"/>
      <w:marBottom w:val="0"/>
      <w:divBdr>
        <w:top w:val="none" w:sz="0" w:space="0" w:color="auto"/>
        <w:left w:val="none" w:sz="0" w:space="0" w:color="auto"/>
        <w:bottom w:val="none" w:sz="0" w:space="0" w:color="auto"/>
        <w:right w:val="none" w:sz="0" w:space="0" w:color="auto"/>
      </w:divBdr>
    </w:div>
    <w:div w:id="699234718">
      <w:bodyDiv w:val="1"/>
      <w:marLeft w:val="0"/>
      <w:marRight w:val="0"/>
      <w:marTop w:val="0"/>
      <w:marBottom w:val="0"/>
      <w:divBdr>
        <w:top w:val="none" w:sz="0" w:space="0" w:color="auto"/>
        <w:left w:val="none" w:sz="0" w:space="0" w:color="auto"/>
        <w:bottom w:val="none" w:sz="0" w:space="0" w:color="auto"/>
        <w:right w:val="none" w:sz="0" w:space="0" w:color="auto"/>
      </w:divBdr>
      <w:divsChild>
        <w:div w:id="1222640598">
          <w:marLeft w:val="0"/>
          <w:marRight w:val="0"/>
          <w:marTop w:val="0"/>
          <w:marBottom w:val="0"/>
          <w:divBdr>
            <w:top w:val="none" w:sz="0" w:space="0" w:color="auto"/>
            <w:left w:val="none" w:sz="0" w:space="0" w:color="auto"/>
            <w:bottom w:val="none" w:sz="0" w:space="0" w:color="auto"/>
            <w:right w:val="none" w:sz="0" w:space="0" w:color="auto"/>
          </w:divBdr>
        </w:div>
      </w:divsChild>
    </w:div>
    <w:div w:id="6998614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708527670">
      <w:bodyDiv w:val="1"/>
      <w:marLeft w:val="0"/>
      <w:marRight w:val="0"/>
      <w:marTop w:val="0"/>
      <w:marBottom w:val="0"/>
      <w:divBdr>
        <w:top w:val="none" w:sz="0" w:space="0" w:color="auto"/>
        <w:left w:val="none" w:sz="0" w:space="0" w:color="auto"/>
        <w:bottom w:val="none" w:sz="0" w:space="0" w:color="auto"/>
        <w:right w:val="none" w:sz="0" w:space="0" w:color="auto"/>
      </w:divBdr>
    </w:div>
    <w:div w:id="716011713">
      <w:bodyDiv w:val="1"/>
      <w:marLeft w:val="0"/>
      <w:marRight w:val="0"/>
      <w:marTop w:val="0"/>
      <w:marBottom w:val="0"/>
      <w:divBdr>
        <w:top w:val="none" w:sz="0" w:space="0" w:color="auto"/>
        <w:left w:val="none" w:sz="0" w:space="0" w:color="auto"/>
        <w:bottom w:val="none" w:sz="0" w:space="0" w:color="auto"/>
        <w:right w:val="none" w:sz="0" w:space="0" w:color="auto"/>
      </w:divBdr>
    </w:div>
    <w:div w:id="722601333">
      <w:bodyDiv w:val="1"/>
      <w:marLeft w:val="0"/>
      <w:marRight w:val="0"/>
      <w:marTop w:val="0"/>
      <w:marBottom w:val="0"/>
      <w:divBdr>
        <w:top w:val="none" w:sz="0" w:space="0" w:color="auto"/>
        <w:left w:val="none" w:sz="0" w:space="0" w:color="auto"/>
        <w:bottom w:val="none" w:sz="0" w:space="0" w:color="auto"/>
        <w:right w:val="none" w:sz="0" w:space="0" w:color="auto"/>
      </w:divBdr>
    </w:div>
    <w:div w:id="734162017">
      <w:bodyDiv w:val="1"/>
      <w:marLeft w:val="0"/>
      <w:marRight w:val="0"/>
      <w:marTop w:val="0"/>
      <w:marBottom w:val="0"/>
      <w:divBdr>
        <w:top w:val="none" w:sz="0" w:space="0" w:color="auto"/>
        <w:left w:val="none" w:sz="0" w:space="0" w:color="auto"/>
        <w:bottom w:val="none" w:sz="0" w:space="0" w:color="auto"/>
        <w:right w:val="none" w:sz="0" w:space="0" w:color="auto"/>
      </w:divBdr>
    </w:div>
    <w:div w:id="734401704">
      <w:bodyDiv w:val="1"/>
      <w:marLeft w:val="0"/>
      <w:marRight w:val="0"/>
      <w:marTop w:val="0"/>
      <w:marBottom w:val="0"/>
      <w:divBdr>
        <w:top w:val="none" w:sz="0" w:space="0" w:color="auto"/>
        <w:left w:val="none" w:sz="0" w:space="0" w:color="auto"/>
        <w:bottom w:val="none" w:sz="0" w:space="0" w:color="auto"/>
        <w:right w:val="none" w:sz="0" w:space="0" w:color="auto"/>
      </w:divBdr>
    </w:div>
    <w:div w:id="734814610">
      <w:bodyDiv w:val="1"/>
      <w:marLeft w:val="0"/>
      <w:marRight w:val="0"/>
      <w:marTop w:val="0"/>
      <w:marBottom w:val="0"/>
      <w:divBdr>
        <w:top w:val="none" w:sz="0" w:space="0" w:color="auto"/>
        <w:left w:val="none" w:sz="0" w:space="0" w:color="auto"/>
        <w:bottom w:val="none" w:sz="0" w:space="0" w:color="auto"/>
        <w:right w:val="none" w:sz="0" w:space="0" w:color="auto"/>
      </w:divBdr>
    </w:div>
    <w:div w:id="740517467">
      <w:bodyDiv w:val="1"/>
      <w:marLeft w:val="0"/>
      <w:marRight w:val="0"/>
      <w:marTop w:val="0"/>
      <w:marBottom w:val="0"/>
      <w:divBdr>
        <w:top w:val="none" w:sz="0" w:space="0" w:color="auto"/>
        <w:left w:val="none" w:sz="0" w:space="0" w:color="auto"/>
        <w:bottom w:val="none" w:sz="0" w:space="0" w:color="auto"/>
        <w:right w:val="none" w:sz="0" w:space="0" w:color="auto"/>
      </w:divBdr>
    </w:div>
    <w:div w:id="745617032">
      <w:bodyDiv w:val="1"/>
      <w:marLeft w:val="0"/>
      <w:marRight w:val="0"/>
      <w:marTop w:val="0"/>
      <w:marBottom w:val="0"/>
      <w:divBdr>
        <w:top w:val="none" w:sz="0" w:space="0" w:color="auto"/>
        <w:left w:val="none" w:sz="0" w:space="0" w:color="auto"/>
        <w:bottom w:val="none" w:sz="0" w:space="0" w:color="auto"/>
        <w:right w:val="none" w:sz="0" w:space="0" w:color="auto"/>
      </w:divBdr>
    </w:div>
    <w:div w:id="748773280">
      <w:bodyDiv w:val="1"/>
      <w:marLeft w:val="0"/>
      <w:marRight w:val="0"/>
      <w:marTop w:val="0"/>
      <w:marBottom w:val="0"/>
      <w:divBdr>
        <w:top w:val="none" w:sz="0" w:space="0" w:color="auto"/>
        <w:left w:val="none" w:sz="0" w:space="0" w:color="auto"/>
        <w:bottom w:val="none" w:sz="0" w:space="0" w:color="auto"/>
        <w:right w:val="none" w:sz="0" w:space="0" w:color="auto"/>
      </w:divBdr>
    </w:div>
    <w:div w:id="752819543">
      <w:bodyDiv w:val="1"/>
      <w:marLeft w:val="0"/>
      <w:marRight w:val="0"/>
      <w:marTop w:val="0"/>
      <w:marBottom w:val="0"/>
      <w:divBdr>
        <w:top w:val="none" w:sz="0" w:space="0" w:color="auto"/>
        <w:left w:val="none" w:sz="0" w:space="0" w:color="auto"/>
        <w:bottom w:val="none" w:sz="0" w:space="0" w:color="auto"/>
        <w:right w:val="none" w:sz="0" w:space="0" w:color="auto"/>
      </w:divBdr>
    </w:div>
    <w:div w:id="755634738">
      <w:bodyDiv w:val="1"/>
      <w:marLeft w:val="0"/>
      <w:marRight w:val="0"/>
      <w:marTop w:val="0"/>
      <w:marBottom w:val="0"/>
      <w:divBdr>
        <w:top w:val="none" w:sz="0" w:space="0" w:color="auto"/>
        <w:left w:val="none" w:sz="0" w:space="0" w:color="auto"/>
        <w:bottom w:val="none" w:sz="0" w:space="0" w:color="auto"/>
        <w:right w:val="none" w:sz="0" w:space="0" w:color="auto"/>
      </w:divBdr>
    </w:div>
    <w:div w:id="758720526">
      <w:bodyDiv w:val="1"/>
      <w:marLeft w:val="0"/>
      <w:marRight w:val="0"/>
      <w:marTop w:val="0"/>
      <w:marBottom w:val="0"/>
      <w:divBdr>
        <w:top w:val="none" w:sz="0" w:space="0" w:color="auto"/>
        <w:left w:val="none" w:sz="0" w:space="0" w:color="auto"/>
        <w:bottom w:val="none" w:sz="0" w:space="0" w:color="auto"/>
        <w:right w:val="none" w:sz="0" w:space="0" w:color="auto"/>
      </w:divBdr>
    </w:div>
    <w:div w:id="760952308">
      <w:bodyDiv w:val="1"/>
      <w:marLeft w:val="0"/>
      <w:marRight w:val="0"/>
      <w:marTop w:val="0"/>
      <w:marBottom w:val="0"/>
      <w:divBdr>
        <w:top w:val="none" w:sz="0" w:space="0" w:color="auto"/>
        <w:left w:val="none" w:sz="0" w:space="0" w:color="auto"/>
        <w:bottom w:val="none" w:sz="0" w:space="0" w:color="auto"/>
        <w:right w:val="none" w:sz="0" w:space="0" w:color="auto"/>
      </w:divBdr>
    </w:div>
    <w:div w:id="763957478">
      <w:bodyDiv w:val="1"/>
      <w:marLeft w:val="0"/>
      <w:marRight w:val="0"/>
      <w:marTop w:val="0"/>
      <w:marBottom w:val="0"/>
      <w:divBdr>
        <w:top w:val="none" w:sz="0" w:space="0" w:color="auto"/>
        <w:left w:val="none" w:sz="0" w:space="0" w:color="auto"/>
        <w:bottom w:val="none" w:sz="0" w:space="0" w:color="auto"/>
        <w:right w:val="none" w:sz="0" w:space="0" w:color="auto"/>
      </w:divBdr>
    </w:div>
    <w:div w:id="770930271">
      <w:bodyDiv w:val="1"/>
      <w:marLeft w:val="0"/>
      <w:marRight w:val="0"/>
      <w:marTop w:val="0"/>
      <w:marBottom w:val="0"/>
      <w:divBdr>
        <w:top w:val="none" w:sz="0" w:space="0" w:color="auto"/>
        <w:left w:val="none" w:sz="0" w:space="0" w:color="auto"/>
        <w:bottom w:val="none" w:sz="0" w:space="0" w:color="auto"/>
        <w:right w:val="none" w:sz="0" w:space="0" w:color="auto"/>
      </w:divBdr>
    </w:div>
    <w:div w:id="775516657">
      <w:bodyDiv w:val="1"/>
      <w:marLeft w:val="0"/>
      <w:marRight w:val="0"/>
      <w:marTop w:val="0"/>
      <w:marBottom w:val="0"/>
      <w:divBdr>
        <w:top w:val="none" w:sz="0" w:space="0" w:color="auto"/>
        <w:left w:val="none" w:sz="0" w:space="0" w:color="auto"/>
        <w:bottom w:val="none" w:sz="0" w:space="0" w:color="auto"/>
        <w:right w:val="none" w:sz="0" w:space="0" w:color="auto"/>
      </w:divBdr>
    </w:div>
    <w:div w:id="782647193">
      <w:bodyDiv w:val="1"/>
      <w:marLeft w:val="0"/>
      <w:marRight w:val="0"/>
      <w:marTop w:val="0"/>
      <w:marBottom w:val="0"/>
      <w:divBdr>
        <w:top w:val="none" w:sz="0" w:space="0" w:color="auto"/>
        <w:left w:val="none" w:sz="0" w:space="0" w:color="auto"/>
        <w:bottom w:val="none" w:sz="0" w:space="0" w:color="auto"/>
        <w:right w:val="none" w:sz="0" w:space="0" w:color="auto"/>
      </w:divBdr>
    </w:div>
    <w:div w:id="799374627">
      <w:bodyDiv w:val="1"/>
      <w:marLeft w:val="0"/>
      <w:marRight w:val="0"/>
      <w:marTop w:val="0"/>
      <w:marBottom w:val="0"/>
      <w:divBdr>
        <w:top w:val="none" w:sz="0" w:space="0" w:color="auto"/>
        <w:left w:val="none" w:sz="0" w:space="0" w:color="auto"/>
        <w:bottom w:val="none" w:sz="0" w:space="0" w:color="auto"/>
        <w:right w:val="none" w:sz="0" w:space="0" w:color="auto"/>
      </w:divBdr>
    </w:div>
    <w:div w:id="800728585">
      <w:bodyDiv w:val="1"/>
      <w:marLeft w:val="0"/>
      <w:marRight w:val="0"/>
      <w:marTop w:val="0"/>
      <w:marBottom w:val="0"/>
      <w:divBdr>
        <w:top w:val="none" w:sz="0" w:space="0" w:color="auto"/>
        <w:left w:val="none" w:sz="0" w:space="0" w:color="auto"/>
        <w:bottom w:val="none" w:sz="0" w:space="0" w:color="auto"/>
        <w:right w:val="none" w:sz="0" w:space="0" w:color="auto"/>
      </w:divBdr>
    </w:div>
    <w:div w:id="802120037">
      <w:bodyDiv w:val="1"/>
      <w:marLeft w:val="0"/>
      <w:marRight w:val="0"/>
      <w:marTop w:val="0"/>
      <w:marBottom w:val="0"/>
      <w:divBdr>
        <w:top w:val="none" w:sz="0" w:space="0" w:color="auto"/>
        <w:left w:val="none" w:sz="0" w:space="0" w:color="auto"/>
        <w:bottom w:val="none" w:sz="0" w:space="0" w:color="auto"/>
        <w:right w:val="none" w:sz="0" w:space="0" w:color="auto"/>
      </w:divBdr>
    </w:div>
    <w:div w:id="802504460">
      <w:bodyDiv w:val="1"/>
      <w:marLeft w:val="0"/>
      <w:marRight w:val="0"/>
      <w:marTop w:val="0"/>
      <w:marBottom w:val="0"/>
      <w:divBdr>
        <w:top w:val="none" w:sz="0" w:space="0" w:color="auto"/>
        <w:left w:val="none" w:sz="0" w:space="0" w:color="auto"/>
        <w:bottom w:val="none" w:sz="0" w:space="0" w:color="auto"/>
        <w:right w:val="none" w:sz="0" w:space="0" w:color="auto"/>
      </w:divBdr>
    </w:div>
    <w:div w:id="809252663">
      <w:bodyDiv w:val="1"/>
      <w:marLeft w:val="0"/>
      <w:marRight w:val="0"/>
      <w:marTop w:val="0"/>
      <w:marBottom w:val="0"/>
      <w:divBdr>
        <w:top w:val="none" w:sz="0" w:space="0" w:color="auto"/>
        <w:left w:val="none" w:sz="0" w:space="0" w:color="auto"/>
        <w:bottom w:val="none" w:sz="0" w:space="0" w:color="auto"/>
        <w:right w:val="none" w:sz="0" w:space="0" w:color="auto"/>
      </w:divBdr>
    </w:div>
    <w:div w:id="809664328">
      <w:bodyDiv w:val="1"/>
      <w:marLeft w:val="0"/>
      <w:marRight w:val="0"/>
      <w:marTop w:val="0"/>
      <w:marBottom w:val="0"/>
      <w:divBdr>
        <w:top w:val="none" w:sz="0" w:space="0" w:color="auto"/>
        <w:left w:val="none" w:sz="0" w:space="0" w:color="auto"/>
        <w:bottom w:val="none" w:sz="0" w:space="0" w:color="auto"/>
        <w:right w:val="none" w:sz="0" w:space="0" w:color="auto"/>
      </w:divBdr>
    </w:div>
    <w:div w:id="814838267">
      <w:bodyDiv w:val="1"/>
      <w:marLeft w:val="0"/>
      <w:marRight w:val="0"/>
      <w:marTop w:val="0"/>
      <w:marBottom w:val="0"/>
      <w:divBdr>
        <w:top w:val="none" w:sz="0" w:space="0" w:color="auto"/>
        <w:left w:val="none" w:sz="0" w:space="0" w:color="auto"/>
        <w:bottom w:val="none" w:sz="0" w:space="0" w:color="auto"/>
        <w:right w:val="none" w:sz="0" w:space="0" w:color="auto"/>
      </w:divBdr>
    </w:div>
    <w:div w:id="816537309">
      <w:bodyDiv w:val="1"/>
      <w:marLeft w:val="0"/>
      <w:marRight w:val="0"/>
      <w:marTop w:val="0"/>
      <w:marBottom w:val="0"/>
      <w:divBdr>
        <w:top w:val="none" w:sz="0" w:space="0" w:color="auto"/>
        <w:left w:val="none" w:sz="0" w:space="0" w:color="auto"/>
        <w:bottom w:val="none" w:sz="0" w:space="0" w:color="auto"/>
        <w:right w:val="none" w:sz="0" w:space="0" w:color="auto"/>
      </w:divBdr>
    </w:div>
    <w:div w:id="823742418">
      <w:bodyDiv w:val="1"/>
      <w:marLeft w:val="0"/>
      <w:marRight w:val="0"/>
      <w:marTop w:val="0"/>
      <w:marBottom w:val="0"/>
      <w:divBdr>
        <w:top w:val="none" w:sz="0" w:space="0" w:color="auto"/>
        <w:left w:val="none" w:sz="0" w:space="0" w:color="auto"/>
        <w:bottom w:val="none" w:sz="0" w:space="0" w:color="auto"/>
        <w:right w:val="none" w:sz="0" w:space="0" w:color="auto"/>
      </w:divBdr>
    </w:div>
    <w:div w:id="823815641">
      <w:bodyDiv w:val="1"/>
      <w:marLeft w:val="0"/>
      <w:marRight w:val="0"/>
      <w:marTop w:val="0"/>
      <w:marBottom w:val="0"/>
      <w:divBdr>
        <w:top w:val="none" w:sz="0" w:space="0" w:color="auto"/>
        <w:left w:val="none" w:sz="0" w:space="0" w:color="auto"/>
        <w:bottom w:val="none" w:sz="0" w:space="0" w:color="auto"/>
        <w:right w:val="none" w:sz="0" w:space="0" w:color="auto"/>
      </w:divBdr>
    </w:div>
    <w:div w:id="827599075">
      <w:bodyDiv w:val="1"/>
      <w:marLeft w:val="0"/>
      <w:marRight w:val="0"/>
      <w:marTop w:val="0"/>
      <w:marBottom w:val="0"/>
      <w:divBdr>
        <w:top w:val="none" w:sz="0" w:space="0" w:color="auto"/>
        <w:left w:val="none" w:sz="0" w:space="0" w:color="auto"/>
        <w:bottom w:val="none" w:sz="0" w:space="0" w:color="auto"/>
        <w:right w:val="none" w:sz="0" w:space="0" w:color="auto"/>
      </w:divBdr>
    </w:div>
    <w:div w:id="829638680">
      <w:bodyDiv w:val="1"/>
      <w:marLeft w:val="0"/>
      <w:marRight w:val="0"/>
      <w:marTop w:val="0"/>
      <w:marBottom w:val="0"/>
      <w:divBdr>
        <w:top w:val="none" w:sz="0" w:space="0" w:color="auto"/>
        <w:left w:val="none" w:sz="0" w:space="0" w:color="auto"/>
        <w:bottom w:val="none" w:sz="0" w:space="0" w:color="auto"/>
        <w:right w:val="none" w:sz="0" w:space="0" w:color="auto"/>
      </w:divBdr>
    </w:div>
    <w:div w:id="830608981">
      <w:bodyDiv w:val="1"/>
      <w:marLeft w:val="0"/>
      <w:marRight w:val="0"/>
      <w:marTop w:val="0"/>
      <w:marBottom w:val="0"/>
      <w:divBdr>
        <w:top w:val="none" w:sz="0" w:space="0" w:color="auto"/>
        <w:left w:val="none" w:sz="0" w:space="0" w:color="auto"/>
        <w:bottom w:val="none" w:sz="0" w:space="0" w:color="auto"/>
        <w:right w:val="none" w:sz="0" w:space="0" w:color="auto"/>
      </w:divBdr>
    </w:div>
    <w:div w:id="831720461">
      <w:bodyDiv w:val="1"/>
      <w:marLeft w:val="0"/>
      <w:marRight w:val="0"/>
      <w:marTop w:val="0"/>
      <w:marBottom w:val="0"/>
      <w:divBdr>
        <w:top w:val="none" w:sz="0" w:space="0" w:color="auto"/>
        <w:left w:val="none" w:sz="0" w:space="0" w:color="auto"/>
        <w:bottom w:val="none" w:sz="0" w:space="0" w:color="auto"/>
        <w:right w:val="none" w:sz="0" w:space="0" w:color="auto"/>
      </w:divBdr>
    </w:div>
    <w:div w:id="838885296">
      <w:bodyDiv w:val="1"/>
      <w:marLeft w:val="0"/>
      <w:marRight w:val="0"/>
      <w:marTop w:val="0"/>
      <w:marBottom w:val="0"/>
      <w:divBdr>
        <w:top w:val="none" w:sz="0" w:space="0" w:color="auto"/>
        <w:left w:val="none" w:sz="0" w:space="0" w:color="auto"/>
        <w:bottom w:val="none" w:sz="0" w:space="0" w:color="auto"/>
        <w:right w:val="none" w:sz="0" w:space="0" w:color="auto"/>
      </w:divBdr>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45562417">
      <w:bodyDiv w:val="1"/>
      <w:marLeft w:val="0"/>
      <w:marRight w:val="0"/>
      <w:marTop w:val="0"/>
      <w:marBottom w:val="0"/>
      <w:divBdr>
        <w:top w:val="none" w:sz="0" w:space="0" w:color="auto"/>
        <w:left w:val="none" w:sz="0" w:space="0" w:color="auto"/>
        <w:bottom w:val="none" w:sz="0" w:space="0" w:color="auto"/>
        <w:right w:val="none" w:sz="0" w:space="0" w:color="auto"/>
      </w:divBdr>
    </w:div>
    <w:div w:id="851409306">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59853576">
      <w:bodyDiv w:val="1"/>
      <w:marLeft w:val="0"/>
      <w:marRight w:val="0"/>
      <w:marTop w:val="0"/>
      <w:marBottom w:val="0"/>
      <w:divBdr>
        <w:top w:val="none" w:sz="0" w:space="0" w:color="auto"/>
        <w:left w:val="none" w:sz="0" w:space="0" w:color="auto"/>
        <w:bottom w:val="none" w:sz="0" w:space="0" w:color="auto"/>
        <w:right w:val="none" w:sz="0" w:space="0" w:color="auto"/>
      </w:divBdr>
    </w:div>
    <w:div w:id="861865026">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3442419">
      <w:bodyDiv w:val="1"/>
      <w:marLeft w:val="0"/>
      <w:marRight w:val="0"/>
      <w:marTop w:val="0"/>
      <w:marBottom w:val="0"/>
      <w:divBdr>
        <w:top w:val="none" w:sz="0" w:space="0" w:color="auto"/>
        <w:left w:val="none" w:sz="0" w:space="0" w:color="auto"/>
        <w:bottom w:val="none" w:sz="0" w:space="0" w:color="auto"/>
        <w:right w:val="none" w:sz="0" w:space="0" w:color="auto"/>
      </w:divBdr>
      <w:divsChild>
        <w:div w:id="206994769">
          <w:marLeft w:val="0"/>
          <w:marRight w:val="0"/>
          <w:marTop w:val="0"/>
          <w:marBottom w:val="0"/>
          <w:divBdr>
            <w:top w:val="none" w:sz="0" w:space="0" w:color="auto"/>
            <w:left w:val="none" w:sz="0" w:space="0" w:color="auto"/>
            <w:bottom w:val="none" w:sz="0" w:space="0" w:color="auto"/>
            <w:right w:val="none" w:sz="0" w:space="0" w:color="auto"/>
          </w:divBdr>
          <w:divsChild>
            <w:div w:id="1029768323">
              <w:marLeft w:val="0"/>
              <w:marRight w:val="0"/>
              <w:marTop w:val="0"/>
              <w:marBottom w:val="0"/>
              <w:divBdr>
                <w:top w:val="none" w:sz="0" w:space="0" w:color="auto"/>
                <w:left w:val="none" w:sz="0" w:space="0" w:color="auto"/>
                <w:bottom w:val="none" w:sz="0" w:space="0" w:color="auto"/>
                <w:right w:val="none" w:sz="0" w:space="0" w:color="auto"/>
              </w:divBdr>
              <w:divsChild>
                <w:div w:id="24454465">
                  <w:marLeft w:val="0"/>
                  <w:marRight w:val="0"/>
                  <w:marTop w:val="0"/>
                  <w:marBottom w:val="0"/>
                  <w:divBdr>
                    <w:top w:val="none" w:sz="0" w:space="0" w:color="auto"/>
                    <w:left w:val="none" w:sz="0" w:space="0" w:color="auto"/>
                    <w:bottom w:val="none" w:sz="0" w:space="0" w:color="auto"/>
                    <w:right w:val="none" w:sz="0" w:space="0" w:color="auto"/>
                  </w:divBdr>
                  <w:divsChild>
                    <w:div w:id="527988187">
                      <w:marLeft w:val="0"/>
                      <w:marRight w:val="0"/>
                      <w:marTop w:val="0"/>
                      <w:marBottom w:val="0"/>
                      <w:divBdr>
                        <w:top w:val="none" w:sz="0" w:space="0" w:color="auto"/>
                        <w:left w:val="none" w:sz="0" w:space="0" w:color="auto"/>
                        <w:bottom w:val="none" w:sz="0" w:space="0" w:color="auto"/>
                        <w:right w:val="none" w:sz="0" w:space="0" w:color="auto"/>
                      </w:divBdr>
                      <w:divsChild>
                        <w:div w:id="1629119182">
                          <w:marLeft w:val="0"/>
                          <w:marRight w:val="0"/>
                          <w:marTop w:val="0"/>
                          <w:marBottom w:val="0"/>
                          <w:divBdr>
                            <w:top w:val="none" w:sz="0" w:space="0" w:color="auto"/>
                            <w:left w:val="none" w:sz="0" w:space="0" w:color="auto"/>
                            <w:bottom w:val="none" w:sz="0" w:space="0" w:color="auto"/>
                            <w:right w:val="none" w:sz="0" w:space="0" w:color="auto"/>
                          </w:divBdr>
                          <w:divsChild>
                            <w:div w:id="1860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95194">
      <w:bodyDiv w:val="1"/>
      <w:marLeft w:val="0"/>
      <w:marRight w:val="0"/>
      <w:marTop w:val="0"/>
      <w:marBottom w:val="0"/>
      <w:divBdr>
        <w:top w:val="none" w:sz="0" w:space="0" w:color="auto"/>
        <w:left w:val="none" w:sz="0" w:space="0" w:color="auto"/>
        <w:bottom w:val="none" w:sz="0" w:space="0" w:color="auto"/>
        <w:right w:val="none" w:sz="0" w:space="0" w:color="auto"/>
      </w:divBdr>
    </w:div>
    <w:div w:id="866480479">
      <w:bodyDiv w:val="1"/>
      <w:marLeft w:val="0"/>
      <w:marRight w:val="0"/>
      <w:marTop w:val="0"/>
      <w:marBottom w:val="0"/>
      <w:divBdr>
        <w:top w:val="none" w:sz="0" w:space="0" w:color="auto"/>
        <w:left w:val="none" w:sz="0" w:space="0" w:color="auto"/>
        <w:bottom w:val="none" w:sz="0" w:space="0" w:color="auto"/>
        <w:right w:val="none" w:sz="0" w:space="0" w:color="auto"/>
      </w:divBdr>
    </w:div>
    <w:div w:id="866910489">
      <w:bodyDiv w:val="1"/>
      <w:marLeft w:val="0"/>
      <w:marRight w:val="0"/>
      <w:marTop w:val="0"/>
      <w:marBottom w:val="0"/>
      <w:divBdr>
        <w:top w:val="none" w:sz="0" w:space="0" w:color="auto"/>
        <w:left w:val="none" w:sz="0" w:space="0" w:color="auto"/>
        <w:bottom w:val="none" w:sz="0" w:space="0" w:color="auto"/>
        <w:right w:val="none" w:sz="0" w:space="0" w:color="auto"/>
      </w:divBdr>
    </w:div>
    <w:div w:id="875390767">
      <w:bodyDiv w:val="1"/>
      <w:marLeft w:val="0"/>
      <w:marRight w:val="0"/>
      <w:marTop w:val="0"/>
      <w:marBottom w:val="0"/>
      <w:divBdr>
        <w:top w:val="none" w:sz="0" w:space="0" w:color="auto"/>
        <w:left w:val="none" w:sz="0" w:space="0" w:color="auto"/>
        <w:bottom w:val="none" w:sz="0" w:space="0" w:color="auto"/>
        <w:right w:val="none" w:sz="0" w:space="0" w:color="auto"/>
      </w:divBdr>
    </w:div>
    <w:div w:id="877158462">
      <w:bodyDiv w:val="1"/>
      <w:marLeft w:val="0"/>
      <w:marRight w:val="0"/>
      <w:marTop w:val="0"/>
      <w:marBottom w:val="0"/>
      <w:divBdr>
        <w:top w:val="none" w:sz="0" w:space="0" w:color="auto"/>
        <w:left w:val="none" w:sz="0" w:space="0" w:color="auto"/>
        <w:bottom w:val="none" w:sz="0" w:space="0" w:color="auto"/>
        <w:right w:val="none" w:sz="0" w:space="0" w:color="auto"/>
      </w:divBdr>
    </w:div>
    <w:div w:id="879709181">
      <w:bodyDiv w:val="1"/>
      <w:marLeft w:val="0"/>
      <w:marRight w:val="0"/>
      <w:marTop w:val="0"/>
      <w:marBottom w:val="0"/>
      <w:divBdr>
        <w:top w:val="none" w:sz="0" w:space="0" w:color="auto"/>
        <w:left w:val="none" w:sz="0" w:space="0" w:color="auto"/>
        <w:bottom w:val="none" w:sz="0" w:space="0" w:color="auto"/>
        <w:right w:val="none" w:sz="0" w:space="0" w:color="auto"/>
      </w:divBdr>
    </w:div>
    <w:div w:id="884682171">
      <w:bodyDiv w:val="1"/>
      <w:marLeft w:val="0"/>
      <w:marRight w:val="0"/>
      <w:marTop w:val="0"/>
      <w:marBottom w:val="0"/>
      <w:divBdr>
        <w:top w:val="none" w:sz="0" w:space="0" w:color="auto"/>
        <w:left w:val="none" w:sz="0" w:space="0" w:color="auto"/>
        <w:bottom w:val="none" w:sz="0" w:space="0" w:color="auto"/>
        <w:right w:val="none" w:sz="0" w:space="0" w:color="auto"/>
      </w:divBdr>
    </w:div>
    <w:div w:id="888762147">
      <w:bodyDiv w:val="1"/>
      <w:marLeft w:val="0"/>
      <w:marRight w:val="0"/>
      <w:marTop w:val="0"/>
      <w:marBottom w:val="0"/>
      <w:divBdr>
        <w:top w:val="none" w:sz="0" w:space="0" w:color="auto"/>
        <w:left w:val="none" w:sz="0" w:space="0" w:color="auto"/>
        <w:bottom w:val="none" w:sz="0" w:space="0" w:color="auto"/>
        <w:right w:val="none" w:sz="0" w:space="0" w:color="auto"/>
      </w:divBdr>
    </w:div>
    <w:div w:id="899168214">
      <w:bodyDiv w:val="1"/>
      <w:marLeft w:val="0"/>
      <w:marRight w:val="0"/>
      <w:marTop w:val="0"/>
      <w:marBottom w:val="0"/>
      <w:divBdr>
        <w:top w:val="none" w:sz="0" w:space="0" w:color="auto"/>
        <w:left w:val="none" w:sz="0" w:space="0" w:color="auto"/>
        <w:bottom w:val="none" w:sz="0" w:space="0" w:color="auto"/>
        <w:right w:val="none" w:sz="0" w:space="0" w:color="auto"/>
      </w:divBdr>
    </w:div>
    <w:div w:id="903564338">
      <w:bodyDiv w:val="1"/>
      <w:marLeft w:val="0"/>
      <w:marRight w:val="0"/>
      <w:marTop w:val="0"/>
      <w:marBottom w:val="0"/>
      <w:divBdr>
        <w:top w:val="none" w:sz="0" w:space="0" w:color="auto"/>
        <w:left w:val="none" w:sz="0" w:space="0" w:color="auto"/>
        <w:bottom w:val="none" w:sz="0" w:space="0" w:color="auto"/>
        <w:right w:val="none" w:sz="0" w:space="0" w:color="auto"/>
      </w:divBdr>
    </w:div>
    <w:div w:id="905578597">
      <w:bodyDiv w:val="1"/>
      <w:marLeft w:val="0"/>
      <w:marRight w:val="0"/>
      <w:marTop w:val="0"/>
      <w:marBottom w:val="0"/>
      <w:divBdr>
        <w:top w:val="none" w:sz="0" w:space="0" w:color="auto"/>
        <w:left w:val="none" w:sz="0" w:space="0" w:color="auto"/>
        <w:bottom w:val="none" w:sz="0" w:space="0" w:color="auto"/>
        <w:right w:val="none" w:sz="0" w:space="0" w:color="auto"/>
      </w:divBdr>
    </w:div>
    <w:div w:id="906183428">
      <w:bodyDiv w:val="1"/>
      <w:marLeft w:val="0"/>
      <w:marRight w:val="0"/>
      <w:marTop w:val="0"/>
      <w:marBottom w:val="0"/>
      <w:divBdr>
        <w:top w:val="none" w:sz="0" w:space="0" w:color="auto"/>
        <w:left w:val="none" w:sz="0" w:space="0" w:color="auto"/>
        <w:bottom w:val="none" w:sz="0" w:space="0" w:color="auto"/>
        <w:right w:val="none" w:sz="0" w:space="0" w:color="auto"/>
      </w:divBdr>
      <w:divsChild>
        <w:div w:id="2054887203">
          <w:marLeft w:val="0"/>
          <w:marRight w:val="0"/>
          <w:marTop w:val="0"/>
          <w:marBottom w:val="0"/>
          <w:divBdr>
            <w:top w:val="none" w:sz="0" w:space="0" w:color="auto"/>
            <w:left w:val="none" w:sz="0" w:space="0" w:color="auto"/>
            <w:bottom w:val="none" w:sz="0" w:space="0" w:color="auto"/>
            <w:right w:val="none" w:sz="0" w:space="0" w:color="auto"/>
          </w:divBdr>
          <w:divsChild>
            <w:div w:id="366565178">
              <w:marLeft w:val="0"/>
              <w:marRight w:val="0"/>
              <w:marTop w:val="0"/>
              <w:marBottom w:val="0"/>
              <w:divBdr>
                <w:top w:val="none" w:sz="0" w:space="0" w:color="auto"/>
                <w:left w:val="none" w:sz="0" w:space="0" w:color="auto"/>
                <w:bottom w:val="none" w:sz="0" w:space="0" w:color="auto"/>
                <w:right w:val="none" w:sz="0" w:space="0" w:color="auto"/>
              </w:divBdr>
              <w:divsChild>
                <w:div w:id="554464278">
                  <w:marLeft w:val="0"/>
                  <w:marRight w:val="0"/>
                  <w:marTop w:val="0"/>
                  <w:marBottom w:val="0"/>
                  <w:divBdr>
                    <w:top w:val="none" w:sz="0" w:space="0" w:color="auto"/>
                    <w:left w:val="none" w:sz="0" w:space="0" w:color="auto"/>
                    <w:bottom w:val="none" w:sz="0" w:space="0" w:color="auto"/>
                    <w:right w:val="none" w:sz="0" w:space="0" w:color="auto"/>
                  </w:divBdr>
                  <w:divsChild>
                    <w:div w:id="1184516616">
                      <w:marLeft w:val="0"/>
                      <w:marRight w:val="0"/>
                      <w:marTop w:val="0"/>
                      <w:marBottom w:val="0"/>
                      <w:divBdr>
                        <w:top w:val="none" w:sz="0" w:space="0" w:color="auto"/>
                        <w:left w:val="none" w:sz="0" w:space="0" w:color="auto"/>
                        <w:bottom w:val="none" w:sz="0" w:space="0" w:color="auto"/>
                        <w:right w:val="none" w:sz="0" w:space="0" w:color="auto"/>
                      </w:divBdr>
                      <w:divsChild>
                        <w:div w:id="33310056">
                          <w:marLeft w:val="0"/>
                          <w:marRight w:val="0"/>
                          <w:marTop w:val="0"/>
                          <w:marBottom w:val="0"/>
                          <w:divBdr>
                            <w:top w:val="none" w:sz="0" w:space="0" w:color="auto"/>
                            <w:left w:val="none" w:sz="0" w:space="0" w:color="auto"/>
                            <w:bottom w:val="none" w:sz="0" w:space="0" w:color="auto"/>
                            <w:right w:val="none" w:sz="0" w:space="0" w:color="auto"/>
                          </w:divBdr>
                          <w:divsChild>
                            <w:div w:id="1080758630">
                              <w:marLeft w:val="0"/>
                              <w:marRight w:val="0"/>
                              <w:marTop w:val="0"/>
                              <w:marBottom w:val="0"/>
                              <w:divBdr>
                                <w:top w:val="none" w:sz="0" w:space="0" w:color="auto"/>
                                <w:left w:val="none" w:sz="0" w:space="0" w:color="auto"/>
                                <w:bottom w:val="none" w:sz="0" w:space="0" w:color="auto"/>
                                <w:right w:val="none" w:sz="0" w:space="0" w:color="auto"/>
                              </w:divBdr>
                              <w:divsChild>
                                <w:div w:id="1240678002">
                                  <w:marLeft w:val="0"/>
                                  <w:marRight w:val="0"/>
                                  <w:marTop w:val="0"/>
                                  <w:marBottom w:val="0"/>
                                  <w:divBdr>
                                    <w:top w:val="none" w:sz="0" w:space="0" w:color="auto"/>
                                    <w:left w:val="none" w:sz="0" w:space="0" w:color="auto"/>
                                    <w:bottom w:val="none" w:sz="0" w:space="0" w:color="auto"/>
                                    <w:right w:val="none" w:sz="0" w:space="0" w:color="auto"/>
                                  </w:divBdr>
                                  <w:divsChild>
                                    <w:div w:id="483544425">
                                      <w:marLeft w:val="0"/>
                                      <w:marRight w:val="0"/>
                                      <w:marTop w:val="0"/>
                                      <w:marBottom w:val="0"/>
                                      <w:divBdr>
                                        <w:top w:val="none" w:sz="0" w:space="0" w:color="auto"/>
                                        <w:left w:val="none" w:sz="0" w:space="0" w:color="auto"/>
                                        <w:bottom w:val="none" w:sz="0" w:space="0" w:color="auto"/>
                                        <w:right w:val="none" w:sz="0" w:space="0" w:color="auto"/>
                                      </w:divBdr>
                                      <w:divsChild>
                                        <w:div w:id="846291792">
                                          <w:marLeft w:val="0"/>
                                          <w:marRight w:val="0"/>
                                          <w:marTop w:val="0"/>
                                          <w:marBottom w:val="0"/>
                                          <w:divBdr>
                                            <w:top w:val="none" w:sz="0" w:space="0" w:color="auto"/>
                                            <w:left w:val="none" w:sz="0" w:space="0" w:color="auto"/>
                                            <w:bottom w:val="none" w:sz="0" w:space="0" w:color="auto"/>
                                            <w:right w:val="none" w:sz="0" w:space="0" w:color="auto"/>
                                          </w:divBdr>
                                          <w:divsChild>
                                            <w:div w:id="681203726">
                                              <w:marLeft w:val="0"/>
                                              <w:marRight w:val="0"/>
                                              <w:marTop w:val="0"/>
                                              <w:marBottom w:val="0"/>
                                              <w:divBdr>
                                                <w:top w:val="none" w:sz="0" w:space="0" w:color="auto"/>
                                                <w:left w:val="none" w:sz="0" w:space="0" w:color="auto"/>
                                                <w:bottom w:val="none" w:sz="0" w:space="0" w:color="auto"/>
                                                <w:right w:val="none" w:sz="0" w:space="0" w:color="auto"/>
                                              </w:divBdr>
                                              <w:divsChild>
                                                <w:div w:id="88502314">
                                                  <w:marLeft w:val="0"/>
                                                  <w:marRight w:val="0"/>
                                                  <w:marTop w:val="0"/>
                                                  <w:marBottom w:val="0"/>
                                                  <w:divBdr>
                                                    <w:top w:val="none" w:sz="0" w:space="0" w:color="auto"/>
                                                    <w:left w:val="none" w:sz="0" w:space="0" w:color="auto"/>
                                                    <w:bottom w:val="none" w:sz="0" w:space="0" w:color="auto"/>
                                                    <w:right w:val="none" w:sz="0" w:space="0" w:color="auto"/>
                                                  </w:divBdr>
                                                  <w:divsChild>
                                                    <w:div w:id="1008214552">
                                                      <w:marLeft w:val="0"/>
                                                      <w:marRight w:val="0"/>
                                                      <w:marTop w:val="0"/>
                                                      <w:marBottom w:val="0"/>
                                                      <w:divBdr>
                                                        <w:top w:val="none" w:sz="0" w:space="0" w:color="auto"/>
                                                        <w:left w:val="none" w:sz="0" w:space="0" w:color="auto"/>
                                                        <w:bottom w:val="none" w:sz="0" w:space="0" w:color="auto"/>
                                                        <w:right w:val="none" w:sz="0" w:space="0" w:color="auto"/>
                                                      </w:divBdr>
                                                      <w:divsChild>
                                                        <w:div w:id="3001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4424">
      <w:bodyDiv w:val="1"/>
      <w:marLeft w:val="0"/>
      <w:marRight w:val="0"/>
      <w:marTop w:val="0"/>
      <w:marBottom w:val="0"/>
      <w:divBdr>
        <w:top w:val="none" w:sz="0" w:space="0" w:color="auto"/>
        <w:left w:val="none" w:sz="0" w:space="0" w:color="auto"/>
        <w:bottom w:val="none" w:sz="0" w:space="0" w:color="auto"/>
        <w:right w:val="none" w:sz="0" w:space="0" w:color="auto"/>
      </w:divBdr>
    </w:div>
    <w:div w:id="914558836">
      <w:bodyDiv w:val="1"/>
      <w:marLeft w:val="0"/>
      <w:marRight w:val="0"/>
      <w:marTop w:val="0"/>
      <w:marBottom w:val="0"/>
      <w:divBdr>
        <w:top w:val="none" w:sz="0" w:space="0" w:color="auto"/>
        <w:left w:val="none" w:sz="0" w:space="0" w:color="auto"/>
        <w:bottom w:val="none" w:sz="0" w:space="0" w:color="auto"/>
        <w:right w:val="none" w:sz="0" w:space="0" w:color="auto"/>
      </w:divBdr>
    </w:div>
    <w:div w:id="924845436">
      <w:bodyDiv w:val="1"/>
      <w:marLeft w:val="0"/>
      <w:marRight w:val="0"/>
      <w:marTop w:val="0"/>
      <w:marBottom w:val="0"/>
      <w:divBdr>
        <w:top w:val="none" w:sz="0" w:space="0" w:color="auto"/>
        <w:left w:val="none" w:sz="0" w:space="0" w:color="auto"/>
        <w:bottom w:val="none" w:sz="0" w:space="0" w:color="auto"/>
        <w:right w:val="none" w:sz="0" w:space="0" w:color="auto"/>
      </w:divBdr>
    </w:div>
    <w:div w:id="930118011">
      <w:bodyDiv w:val="1"/>
      <w:marLeft w:val="0"/>
      <w:marRight w:val="0"/>
      <w:marTop w:val="0"/>
      <w:marBottom w:val="0"/>
      <w:divBdr>
        <w:top w:val="none" w:sz="0" w:space="0" w:color="auto"/>
        <w:left w:val="none" w:sz="0" w:space="0" w:color="auto"/>
        <w:bottom w:val="none" w:sz="0" w:space="0" w:color="auto"/>
        <w:right w:val="none" w:sz="0" w:space="0" w:color="auto"/>
      </w:divBdr>
    </w:div>
    <w:div w:id="938835320">
      <w:bodyDiv w:val="1"/>
      <w:marLeft w:val="0"/>
      <w:marRight w:val="0"/>
      <w:marTop w:val="0"/>
      <w:marBottom w:val="0"/>
      <w:divBdr>
        <w:top w:val="none" w:sz="0" w:space="0" w:color="auto"/>
        <w:left w:val="none" w:sz="0" w:space="0" w:color="auto"/>
        <w:bottom w:val="none" w:sz="0" w:space="0" w:color="auto"/>
        <w:right w:val="none" w:sz="0" w:space="0" w:color="auto"/>
      </w:divBdr>
    </w:div>
    <w:div w:id="942802608">
      <w:bodyDiv w:val="1"/>
      <w:marLeft w:val="0"/>
      <w:marRight w:val="0"/>
      <w:marTop w:val="0"/>
      <w:marBottom w:val="0"/>
      <w:divBdr>
        <w:top w:val="none" w:sz="0" w:space="0" w:color="auto"/>
        <w:left w:val="none" w:sz="0" w:space="0" w:color="auto"/>
        <w:bottom w:val="none" w:sz="0" w:space="0" w:color="auto"/>
        <w:right w:val="none" w:sz="0" w:space="0" w:color="auto"/>
      </w:divBdr>
      <w:divsChild>
        <w:div w:id="1490975454">
          <w:marLeft w:val="0"/>
          <w:marRight w:val="0"/>
          <w:marTop w:val="0"/>
          <w:marBottom w:val="0"/>
          <w:divBdr>
            <w:top w:val="none" w:sz="0" w:space="0" w:color="auto"/>
            <w:left w:val="none" w:sz="0" w:space="0" w:color="auto"/>
            <w:bottom w:val="none" w:sz="0" w:space="0" w:color="auto"/>
            <w:right w:val="none" w:sz="0" w:space="0" w:color="auto"/>
          </w:divBdr>
        </w:div>
      </w:divsChild>
    </w:div>
    <w:div w:id="959185662">
      <w:bodyDiv w:val="1"/>
      <w:marLeft w:val="0"/>
      <w:marRight w:val="0"/>
      <w:marTop w:val="0"/>
      <w:marBottom w:val="0"/>
      <w:divBdr>
        <w:top w:val="none" w:sz="0" w:space="0" w:color="auto"/>
        <w:left w:val="none" w:sz="0" w:space="0" w:color="auto"/>
        <w:bottom w:val="none" w:sz="0" w:space="0" w:color="auto"/>
        <w:right w:val="none" w:sz="0" w:space="0" w:color="auto"/>
      </w:divBdr>
    </w:div>
    <w:div w:id="962661006">
      <w:bodyDiv w:val="1"/>
      <w:marLeft w:val="0"/>
      <w:marRight w:val="0"/>
      <w:marTop w:val="0"/>
      <w:marBottom w:val="0"/>
      <w:divBdr>
        <w:top w:val="none" w:sz="0" w:space="0" w:color="auto"/>
        <w:left w:val="none" w:sz="0" w:space="0" w:color="auto"/>
        <w:bottom w:val="none" w:sz="0" w:space="0" w:color="auto"/>
        <w:right w:val="none" w:sz="0" w:space="0" w:color="auto"/>
      </w:divBdr>
    </w:div>
    <w:div w:id="968583369">
      <w:bodyDiv w:val="1"/>
      <w:marLeft w:val="0"/>
      <w:marRight w:val="0"/>
      <w:marTop w:val="0"/>
      <w:marBottom w:val="0"/>
      <w:divBdr>
        <w:top w:val="none" w:sz="0" w:space="0" w:color="auto"/>
        <w:left w:val="none" w:sz="0" w:space="0" w:color="auto"/>
        <w:bottom w:val="none" w:sz="0" w:space="0" w:color="auto"/>
        <w:right w:val="none" w:sz="0" w:space="0" w:color="auto"/>
      </w:divBdr>
    </w:div>
    <w:div w:id="968828061">
      <w:bodyDiv w:val="1"/>
      <w:marLeft w:val="0"/>
      <w:marRight w:val="0"/>
      <w:marTop w:val="0"/>
      <w:marBottom w:val="0"/>
      <w:divBdr>
        <w:top w:val="none" w:sz="0" w:space="0" w:color="auto"/>
        <w:left w:val="none" w:sz="0" w:space="0" w:color="auto"/>
        <w:bottom w:val="none" w:sz="0" w:space="0" w:color="auto"/>
        <w:right w:val="none" w:sz="0" w:space="0" w:color="auto"/>
      </w:divBdr>
    </w:div>
    <w:div w:id="977757928">
      <w:bodyDiv w:val="1"/>
      <w:marLeft w:val="0"/>
      <w:marRight w:val="0"/>
      <w:marTop w:val="0"/>
      <w:marBottom w:val="0"/>
      <w:divBdr>
        <w:top w:val="none" w:sz="0" w:space="0" w:color="auto"/>
        <w:left w:val="none" w:sz="0" w:space="0" w:color="auto"/>
        <w:bottom w:val="none" w:sz="0" w:space="0" w:color="auto"/>
        <w:right w:val="none" w:sz="0" w:space="0" w:color="auto"/>
      </w:divBdr>
    </w:div>
    <w:div w:id="977802025">
      <w:bodyDiv w:val="1"/>
      <w:marLeft w:val="0"/>
      <w:marRight w:val="0"/>
      <w:marTop w:val="0"/>
      <w:marBottom w:val="0"/>
      <w:divBdr>
        <w:top w:val="none" w:sz="0" w:space="0" w:color="auto"/>
        <w:left w:val="none" w:sz="0" w:space="0" w:color="auto"/>
        <w:bottom w:val="none" w:sz="0" w:space="0" w:color="auto"/>
        <w:right w:val="none" w:sz="0" w:space="0" w:color="auto"/>
      </w:divBdr>
    </w:div>
    <w:div w:id="984967040">
      <w:bodyDiv w:val="1"/>
      <w:marLeft w:val="0"/>
      <w:marRight w:val="0"/>
      <w:marTop w:val="0"/>
      <w:marBottom w:val="0"/>
      <w:divBdr>
        <w:top w:val="none" w:sz="0" w:space="0" w:color="auto"/>
        <w:left w:val="none" w:sz="0" w:space="0" w:color="auto"/>
        <w:bottom w:val="none" w:sz="0" w:space="0" w:color="auto"/>
        <w:right w:val="none" w:sz="0" w:space="0" w:color="auto"/>
      </w:divBdr>
    </w:div>
    <w:div w:id="986472355">
      <w:bodyDiv w:val="1"/>
      <w:marLeft w:val="0"/>
      <w:marRight w:val="0"/>
      <w:marTop w:val="0"/>
      <w:marBottom w:val="0"/>
      <w:divBdr>
        <w:top w:val="none" w:sz="0" w:space="0" w:color="auto"/>
        <w:left w:val="none" w:sz="0" w:space="0" w:color="auto"/>
        <w:bottom w:val="none" w:sz="0" w:space="0" w:color="auto"/>
        <w:right w:val="none" w:sz="0" w:space="0" w:color="auto"/>
      </w:divBdr>
    </w:div>
    <w:div w:id="989093581">
      <w:bodyDiv w:val="1"/>
      <w:marLeft w:val="0"/>
      <w:marRight w:val="0"/>
      <w:marTop w:val="0"/>
      <w:marBottom w:val="0"/>
      <w:divBdr>
        <w:top w:val="none" w:sz="0" w:space="0" w:color="auto"/>
        <w:left w:val="none" w:sz="0" w:space="0" w:color="auto"/>
        <w:bottom w:val="none" w:sz="0" w:space="0" w:color="auto"/>
        <w:right w:val="none" w:sz="0" w:space="0" w:color="auto"/>
      </w:divBdr>
      <w:divsChild>
        <w:div w:id="358090733">
          <w:marLeft w:val="0"/>
          <w:marRight w:val="0"/>
          <w:marTop w:val="0"/>
          <w:marBottom w:val="0"/>
          <w:divBdr>
            <w:top w:val="none" w:sz="0" w:space="0" w:color="auto"/>
            <w:left w:val="none" w:sz="0" w:space="0" w:color="auto"/>
            <w:bottom w:val="none" w:sz="0" w:space="0" w:color="auto"/>
            <w:right w:val="none" w:sz="0" w:space="0" w:color="auto"/>
          </w:divBdr>
        </w:div>
        <w:div w:id="395124599">
          <w:marLeft w:val="0"/>
          <w:marRight w:val="0"/>
          <w:marTop w:val="0"/>
          <w:marBottom w:val="0"/>
          <w:divBdr>
            <w:top w:val="none" w:sz="0" w:space="0" w:color="auto"/>
            <w:left w:val="none" w:sz="0" w:space="0" w:color="auto"/>
            <w:bottom w:val="none" w:sz="0" w:space="0" w:color="auto"/>
            <w:right w:val="none" w:sz="0" w:space="0" w:color="auto"/>
          </w:divBdr>
        </w:div>
        <w:div w:id="1093476152">
          <w:marLeft w:val="0"/>
          <w:marRight w:val="0"/>
          <w:marTop w:val="0"/>
          <w:marBottom w:val="0"/>
          <w:divBdr>
            <w:top w:val="none" w:sz="0" w:space="0" w:color="auto"/>
            <w:left w:val="none" w:sz="0" w:space="0" w:color="auto"/>
            <w:bottom w:val="none" w:sz="0" w:space="0" w:color="auto"/>
            <w:right w:val="none" w:sz="0" w:space="0" w:color="auto"/>
          </w:divBdr>
        </w:div>
        <w:div w:id="1861042486">
          <w:marLeft w:val="0"/>
          <w:marRight w:val="0"/>
          <w:marTop w:val="0"/>
          <w:marBottom w:val="0"/>
          <w:divBdr>
            <w:top w:val="none" w:sz="0" w:space="0" w:color="auto"/>
            <w:left w:val="none" w:sz="0" w:space="0" w:color="auto"/>
            <w:bottom w:val="none" w:sz="0" w:space="0" w:color="auto"/>
            <w:right w:val="none" w:sz="0" w:space="0" w:color="auto"/>
          </w:divBdr>
        </w:div>
      </w:divsChild>
    </w:div>
    <w:div w:id="990789283">
      <w:bodyDiv w:val="1"/>
      <w:marLeft w:val="0"/>
      <w:marRight w:val="0"/>
      <w:marTop w:val="0"/>
      <w:marBottom w:val="0"/>
      <w:divBdr>
        <w:top w:val="none" w:sz="0" w:space="0" w:color="auto"/>
        <w:left w:val="none" w:sz="0" w:space="0" w:color="auto"/>
        <w:bottom w:val="none" w:sz="0" w:space="0" w:color="auto"/>
        <w:right w:val="none" w:sz="0" w:space="0" w:color="auto"/>
      </w:divBdr>
    </w:div>
    <w:div w:id="992608649">
      <w:bodyDiv w:val="1"/>
      <w:marLeft w:val="0"/>
      <w:marRight w:val="0"/>
      <w:marTop w:val="0"/>
      <w:marBottom w:val="0"/>
      <w:divBdr>
        <w:top w:val="none" w:sz="0" w:space="0" w:color="auto"/>
        <w:left w:val="none" w:sz="0" w:space="0" w:color="auto"/>
        <w:bottom w:val="none" w:sz="0" w:space="0" w:color="auto"/>
        <w:right w:val="none" w:sz="0" w:space="0" w:color="auto"/>
      </w:divBdr>
    </w:div>
    <w:div w:id="993340126">
      <w:bodyDiv w:val="1"/>
      <w:marLeft w:val="0"/>
      <w:marRight w:val="0"/>
      <w:marTop w:val="0"/>
      <w:marBottom w:val="0"/>
      <w:divBdr>
        <w:top w:val="none" w:sz="0" w:space="0" w:color="auto"/>
        <w:left w:val="none" w:sz="0" w:space="0" w:color="auto"/>
        <w:bottom w:val="none" w:sz="0" w:space="0" w:color="auto"/>
        <w:right w:val="none" w:sz="0" w:space="0" w:color="auto"/>
      </w:divBdr>
    </w:div>
    <w:div w:id="995036710">
      <w:bodyDiv w:val="1"/>
      <w:marLeft w:val="0"/>
      <w:marRight w:val="0"/>
      <w:marTop w:val="0"/>
      <w:marBottom w:val="0"/>
      <w:divBdr>
        <w:top w:val="none" w:sz="0" w:space="0" w:color="auto"/>
        <w:left w:val="none" w:sz="0" w:space="0" w:color="auto"/>
        <w:bottom w:val="none" w:sz="0" w:space="0" w:color="auto"/>
        <w:right w:val="none" w:sz="0" w:space="0" w:color="auto"/>
      </w:divBdr>
      <w:divsChild>
        <w:div w:id="215170466">
          <w:marLeft w:val="0"/>
          <w:marRight w:val="0"/>
          <w:marTop w:val="0"/>
          <w:marBottom w:val="0"/>
          <w:divBdr>
            <w:top w:val="none" w:sz="0" w:space="0" w:color="auto"/>
            <w:left w:val="none" w:sz="0" w:space="0" w:color="auto"/>
            <w:bottom w:val="none" w:sz="0" w:space="0" w:color="auto"/>
            <w:right w:val="none" w:sz="0" w:space="0" w:color="auto"/>
          </w:divBdr>
          <w:divsChild>
            <w:div w:id="915092057">
              <w:marLeft w:val="0"/>
              <w:marRight w:val="0"/>
              <w:marTop w:val="0"/>
              <w:marBottom w:val="0"/>
              <w:divBdr>
                <w:top w:val="none" w:sz="0" w:space="0" w:color="auto"/>
                <w:left w:val="none" w:sz="0" w:space="0" w:color="auto"/>
                <w:bottom w:val="none" w:sz="0" w:space="0" w:color="auto"/>
                <w:right w:val="none" w:sz="0" w:space="0" w:color="auto"/>
              </w:divBdr>
              <w:divsChild>
                <w:div w:id="823090277">
                  <w:marLeft w:val="0"/>
                  <w:marRight w:val="0"/>
                  <w:marTop w:val="0"/>
                  <w:marBottom w:val="0"/>
                  <w:divBdr>
                    <w:top w:val="none" w:sz="0" w:space="0" w:color="auto"/>
                    <w:left w:val="none" w:sz="0" w:space="0" w:color="auto"/>
                    <w:bottom w:val="none" w:sz="0" w:space="0" w:color="auto"/>
                    <w:right w:val="none" w:sz="0" w:space="0" w:color="auto"/>
                  </w:divBdr>
                  <w:divsChild>
                    <w:div w:id="1870603801">
                      <w:marLeft w:val="0"/>
                      <w:marRight w:val="0"/>
                      <w:marTop w:val="0"/>
                      <w:marBottom w:val="0"/>
                      <w:divBdr>
                        <w:top w:val="none" w:sz="0" w:space="0" w:color="auto"/>
                        <w:left w:val="none" w:sz="0" w:space="0" w:color="auto"/>
                        <w:bottom w:val="none" w:sz="0" w:space="0" w:color="auto"/>
                        <w:right w:val="none" w:sz="0" w:space="0" w:color="auto"/>
                      </w:divBdr>
                      <w:divsChild>
                        <w:div w:id="956569624">
                          <w:marLeft w:val="0"/>
                          <w:marRight w:val="0"/>
                          <w:marTop w:val="0"/>
                          <w:marBottom w:val="0"/>
                          <w:divBdr>
                            <w:top w:val="none" w:sz="0" w:space="0" w:color="auto"/>
                            <w:left w:val="none" w:sz="0" w:space="0" w:color="auto"/>
                            <w:bottom w:val="none" w:sz="0" w:space="0" w:color="auto"/>
                            <w:right w:val="none" w:sz="0" w:space="0" w:color="auto"/>
                          </w:divBdr>
                          <w:divsChild>
                            <w:div w:id="957370325">
                              <w:marLeft w:val="0"/>
                              <w:marRight w:val="0"/>
                              <w:marTop w:val="0"/>
                              <w:marBottom w:val="0"/>
                              <w:divBdr>
                                <w:top w:val="none" w:sz="0" w:space="0" w:color="auto"/>
                                <w:left w:val="none" w:sz="0" w:space="0" w:color="auto"/>
                                <w:bottom w:val="none" w:sz="0" w:space="0" w:color="auto"/>
                                <w:right w:val="none" w:sz="0" w:space="0" w:color="auto"/>
                              </w:divBdr>
                              <w:divsChild>
                                <w:div w:id="1999339183">
                                  <w:marLeft w:val="0"/>
                                  <w:marRight w:val="0"/>
                                  <w:marTop w:val="0"/>
                                  <w:marBottom w:val="0"/>
                                  <w:divBdr>
                                    <w:top w:val="none" w:sz="0" w:space="0" w:color="auto"/>
                                    <w:left w:val="none" w:sz="0" w:space="0" w:color="auto"/>
                                    <w:bottom w:val="none" w:sz="0" w:space="0" w:color="auto"/>
                                    <w:right w:val="none" w:sz="0" w:space="0" w:color="auto"/>
                                  </w:divBdr>
                                  <w:divsChild>
                                    <w:div w:id="21382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78630">
          <w:marLeft w:val="0"/>
          <w:marRight w:val="0"/>
          <w:marTop w:val="0"/>
          <w:marBottom w:val="0"/>
          <w:divBdr>
            <w:top w:val="none" w:sz="0" w:space="0" w:color="auto"/>
            <w:left w:val="none" w:sz="0" w:space="0" w:color="auto"/>
            <w:bottom w:val="none" w:sz="0" w:space="0" w:color="auto"/>
            <w:right w:val="none" w:sz="0" w:space="0" w:color="auto"/>
          </w:divBdr>
          <w:divsChild>
            <w:div w:id="1641611547">
              <w:marLeft w:val="0"/>
              <w:marRight w:val="0"/>
              <w:marTop w:val="0"/>
              <w:marBottom w:val="0"/>
              <w:divBdr>
                <w:top w:val="none" w:sz="0" w:space="0" w:color="auto"/>
                <w:left w:val="none" w:sz="0" w:space="0" w:color="auto"/>
                <w:bottom w:val="none" w:sz="0" w:space="0" w:color="auto"/>
                <w:right w:val="none" w:sz="0" w:space="0" w:color="auto"/>
              </w:divBdr>
              <w:divsChild>
                <w:div w:id="1246498934">
                  <w:marLeft w:val="0"/>
                  <w:marRight w:val="0"/>
                  <w:marTop w:val="0"/>
                  <w:marBottom w:val="0"/>
                  <w:divBdr>
                    <w:top w:val="none" w:sz="0" w:space="0" w:color="auto"/>
                    <w:left w:val="none" w:sz="0" w:space="0" w:color="auto"/>
                    <w:bottom w:val="none" w:sz="0" w:space="0" w:color="auto"/>
                    <w:right w:val="none" w:sz="0" w:space="0" w:color="auto"/>
                  </w:divBdr>
                  <w:divsChild>
                    <w:div w:id="1228491079">
                      <w:marLeft w:val="0"/>
                      <w:marRight w:val="0"/>
                      <w:marTop w:val="0"/>
                      <w:marBottom w:val="0"/>
                      <w:divBdr>
                        <w:top w:val="none" w:sz="0" w:space="0" w:color="auto"/>
                        <w:left w:val="none" w:sz="0" w:space="0" w:color="auto"/>
                        <w:bottom w:val="none" w:sz="0" w:space="0" w:color="auto"/>
                        <w:right w:val="none" w:sz="0" w:space="0" w:color="auto"/>
                      </w:divBdr>
                      <w:divsChild>
                        <w:div w:id="850416808">
                          <w:marLeft w:val="0"/>
                          <w:marRight w:val="0"/>
                          <w:marTop w:val="0"/>
                          <w:marBottom w:val="0"/>
                          <w:divBdr>
                            <w:top w:val="none" w:sz="0" w:space="0" w:color="auto"/>
                            <w:left w:val="none" w:sz="0" w:space="0" w:color="auto"/>
                            <w:bottom w:val="none" w:sz="0" w:space="0" w:color="auto"/>
                            <w:right w:val="none" w:sz="0" w:space="0" w:color="auto"/>
                          </w:divBdr>
                          <w:divsChild>
                            <w:div w:id="1600022903">
                              <w:marLeft w:val="0"/>
                              <w:marRight w:val="0"/>
                              <w:marTop w:val="0"/>
                              <w:marBottom w:val="0"/>
                              <w:divBdr>
                                <w:top w:val="none" w:sz="0" w:space="0" w:color="auto"/>
                                <w:left w:val="none" w:sz="0" w:space="0" w:color="auto"/>
                                <w:bottom w:val="none" w:sz="0" w:space="0" w:color="auto"/>
                                <w:right w:val="none" w:sz="0" w:space="0" w:color="auto"/>
                              </w:divBdr>
                              <w:divsChild>
                                <w:div w:id="1439059279">
                                  <w:marLeft w:val="0"/>
                                  <w:marRight w:val="0"/>
                                  <w:marTop w:val="0"/>
                                  <w:marBottom w:val="0"/>
                                  <w:divBdr>
                                    <w:top w:val="none" w:sz="0" w:space="0" w:color="auto"/>
                                    <w:left w:val="none" w:sz="0" w:space="0" w:color="auto"/>
                                    <w:bottom w:val="none" w:sz="0" w:space="0" w:color="auto"/>
                                    <w:right w:val="none" w:sz="0" w:space="0" w:color="auto"/>
                                  </w:divBdr>
                                  <w:divsChild>
                                    <w:div w:id="12775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13173">
                  <w:marLeft w:val="0"/>
                  <w:marRight w:val="0"/>
                  <w:marTop w:val="0"/>
                  <w:marBottom w:val="0"/>
                  <w:divBdr>
                    <w:top w:val="none" w:sz="0" w:space="0" w:color="auto"/>
                    <w:left w:val="none" w:sz="0" w:space="0" w:color="auto"/>
                    <w:bottom w:val="none" w:sz="0" w:space="0" w:color="auto"/>
                    <w:right w:val="none" w:sz="0" w:space="0" w:color="auto"/>
                  </w:divBdr>
                  <w:divsChild>
                    <w:div w:id="1181091680">
                      <w:marLeft w:val="0"/>
                      <w:marRight w:val="0"/>
                      <w:marTop w:val="0"/>
                      <w:marBottom w:val="0"/>
                      <w:divBdr>
                        <w:top w:val="none" w:sz="0" w:space="0" w:color="auto"/>
                        <w:left w:val="none" w:sz="0" w:space="0" w:color="auto"/>
                        <w:bottom w:val="none" w:sz="0" w:space="0" w:color="auto"/>
                        <w:right w:val="none" w:sz="0" w:space="0" w:color="auto"/>
                      </w:divBdr>
                      <w:divsChild>
                        <w:div w:id="355236167">
                          <w:marLeft w:val="0"/>
                          <w:marRight w:val="0"/>
                          <w:marTop w:val="0"/>
                          <w:marBottom w:val="0"/>
                          <w:divBdr>
                            <w:top w:val="none" w:sz="0" w:space="0" w:color="auto"/>
                            <w:left w:val="none" w:sz="0" w:space="0" w:color="auto"/>
                            <w:bottom w:val="none" w:sz="0" w:space="0" w:color="auto"/>
                            <w:right w:val="none" w:sz="0" w:space="0" w:color="auto"/>
                          </w:divBdr>
                          <w:divsChild>
                            <w:div w:id="1646617461">
                              <w:marLeft w:val="0"/>
                              <w:marRight w:val="0"/>
                              <w:marTop w:val="0"/>
                              <w:marBottom w:val="0"/>
                              <w:divBdr>
                                <w:top w:val="none" w:sz="0" w:space="0" w:color="auto"/>
                                <w:left w:val="none" w:sz="0" w:space="0" w:color="auto"/>
                                <w:bottom w:val="none" w:sz="0" w:space="0" w:color="auto"/>
                                <w:right w:val="none" w:sz="0" w:space="0" w:color="auto"/>
                              </w:divBdr>
                              <w:divsChild>
                                <w:div w:id="1587763432">
                                  <w:marLeft w:val="0"/>
                                  <w:marRight w:val="0"/>
                                  <w:marTop w:val="0"/>
                                  <w:marBottom w:val="0"/>
                                  <w:divBdr>
                                    <w:top w:val="none" w:sz="0" w:space="0" w:color="auto"/>
                                    <w:left w:val="none" w:sz="0" w:space="0" w:color="auto"/>
                                    <w:bottom w:val="none" w:sz="0" w:space="0" w:color="auto"/>
                                    <w:right w:val="none" w:sz="0" w:space="0" w:color="auto"/>
                                  </w:divBdr>
                                  <w:divsChild>
                                    <w:div w:id="1558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38309">
          <w:marLeft w:val="0"/>
          <w:marRight w:val="0"/>
          <w:marTop w:val="0"/>
          <w:marBottom w:val="0"/>
          <w:divBdr>
            <w:top w:val="none" w:sz="0" w:space="0" w:color="auto"/>
            <w:left w:val="none" w:sz="0" w:space="0" w:color="auto"/>
            <w:bottom w:val="none" w:sz="0" w:space="0" w:color="auto"/>
            <w:right w:val="none" w:sz="0" w:space="0" w:color="auto"/>
          </w:divBdr>
          <w:divsChild>
            <w:div w:id="22635877">
              <w:marLeft w:val="0"/>
              <w:marRight w:val="0"/>
              <w:marTop w:val="0"/>
              <w:marBottom w:val="0"/>
              <w:divBdr>
                <w:top w:val="none" w:sz="0" w:space="0" w:color="auto"/>
                <w:left w:val="none" w:sz="0" w:space="0" w:color="auto"/>
                <w:bottom w:val="none" w:sz="0" w:space="0" w:color="auto"/>
                <w:right w:val="none" w:sz="0" w:space="0" w:color="auto"/>
              </w:divBdr>
              <w:divsChild>
                <w:div w:id="288823478">
                  <w:marLeft w:val="0"/>
                  <w:marRight w:val="0"/>
                  <w:marTop w:val="0"/>
                  <w:marBottom w:val="0"/>
                  <w:divBdr>
                    <w:top w:val="none" w:sz="0" w:space="0" w:color="auto"/>
                    <w:left w:val="none" w:sz="0" w:space="0" w:color="auto"/>
                    <w:bottom w:val="none" w:sz="0" w:space="0" w:color="auto"/>
                    <w:right w:val="none" w:sz="0" w:space="0" w:color="auto"/>
                  </w:divBdr>
                  <w:divsChild>
                    <w:div w:id="1251428130">
                      <w:marLeft w:val="0"/>
                      <w:marRight w:val="0"/>
                      <w:marTop w:val="0"/>
                      <w:marBottom w:val="0"/>
                      <w:divBdr>
                        <w:top w:val="none" w:sz="0" w:space="0" w:color="auto"/>
                        <w:left w:val="none" w:sz="0" w:space="0" w:color="auto"/>
                        <w:bottom w:val="none" w:sz="0" w:space="0" w:color="auto"/>
                        <w:right w:val="none" w:sz="0" w:space="0" w:color="auto"/>
                      </w:divBdr>
                      <w:divsChild>
                        <w:div w:id="2120636444">
                          <w:marLeft w:val="0"/>
                          <w:marRight w:val="0"/>
                          <w:marTop w:val="0"/>
                          <w:marBottom w:val="0"/>
                          <w:divBdr>
                            <w:top w:val="none" w:sz="0" w:space="0" w:color="auto"/>
                            <w:left w:val="none" w:sz="0" w:space="0" w:color="auto"/>
                            <w:bottom w:val="none" w:sz="0" w:space="0" w:color="auto"/>
                            <w:right w:val="none" w:sz="0" w:space="0" w:color="auto"/>
                          </w:divBdr>
                          <w:divsChild>
                            <w:div w:id="1433429496">
                              <w:marLeft w:val="0"/>
                              <w:marRight w:val="0"/>
                              <w:marTop w:val="0"/>
                              <w:marBottom w:val="0"/>
                              <w:divBdr>
                                <w:top w:val="none" w:sz="0" w:space="0" w:color="auto"/>
                                <w:left w:val="none" w:sz="0" w:space="0" w:color="auto"/>
                                <w:bottom w:val="none" w:sz="0" w:space="0" w:color="auto"/>
                                <w:right w:val="none" w:sz="0" w:space="0" w:color="auto"/>
                              </w:divBdr>
                              <w:divsChild>
                                <w:div w:id="1577132143">
                                  <w:marLeft w:val="0"/>
                                  <w:marRight w:val="0"/>
                                  <w:marTop w:val="0"/>
                                  <w:marBottom w:val="0"/>
                                  <w:divBdr>
                                    <w:top w:val="none" w:sz="0" w:space="0" w:color="auto"/>
                                    <w:left w:val="none" w:sz="0" w:space="0" w:color="auto"/>
                                    <w:bottom w:val="none" w:sz="0" w:space="0" w:color="auto"/>
                                    <w:right w:val="none" w:sz="0" w:space="0" w:color="auto"/>
                                  </w:divBdr>
                                  <w:divsChild>
                                    <w:div w:id="80807595">
                                      <w:marLeft w:val="0"/>
                                      <w:marRight w:val="0"/>
                                      <w:marTop w:val="0"/>
                                      <w:marBottom w:val="0"/>
                                      <w:divBdr>
                                        <w:top w:val="none" w:sz="0" w:space="0" w:color="auto"/>
                                        <w:left w:val="none" w:sz="0" w:space="0" w:color="auto"/>
                                        <w:bottom w:val="none" w:sz="0" w:space="0" w:color="auto"/>
                                        <w:right w:val="none" w:sz="0" w:space="0" w:color="auto"/>
                                      </w:divBdr>
                                      <w:divsChild>
                                        <w:div w:id="247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354074">
      <w:bodyDiv w:val="1"/>
      <w:marLeft w:val="0"/>
      <w:marRight w:val="0"/>
      <w:marTop w:val="0"/>
      <w:marBottom w:val="0"/>
      <w:divBdr>
        <w:top w:val="none" w:sz="0" w:space="0" w:color="auto"/>
        <w:left w:val="none" w:sz="0" w:space="0" w:color="auto"/>
        <w:bottom w:val="none" w:sz="0" w:space="0" w:color="auto"/>
        <w:right w:val="none" w:sz="0" w:space="0" w:color="auto"/>
      </w:divBdr>
    </w:div>
    <w:div w:id="1001198265">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08944142">
      <w:bodyDiv w:val="1"/>
      <w:marLeft w:val="0"/>
      <w:marRight w:val="0"/>
      <w:marTop w:val="0"/>
      <w:marBottom w:val="0"/>
      <w:divBdr>
        <w:top w:val="none" w:sz="0" w:space="0" w:color="auto"/>
        <w:left w:val="none" w:sz="0" w:space="0" w:color="auto"/>
        <w:bottom w:val="none" w:sz="0" w:space="0" w:color="auto"/>
        <w:right w:val="none" w:sz="0" w:space="0" w:color="auto"/>
      </w:divBdr>
    </w:div>
    <w:div w:id="1012028004">
      <w:bodyDiv w:val="1"/>
      <w:marLeft w:val="0"/>
      <w:marRight w:val="0"/>
      <w:marTop w:val="0"/>
      <w:marBottom w:val="0"/>
      <w:divBdr>
        <w:top w:val="none" w:sz="0" w:space="0" w:color="auto"/>
        <w:left w:val="none" w:sz="0" w:space="0" w:color="auto"/>
        <w:bottom w:val="none" w:sz="0" w:space="0" w:color="auto"/>
        <w:right w:val="none" w:sz="0" w:space="0" w:color="auto"/>
      </w:divBdr>
    </w:div>
    <w:div w:id="1016031270">
      <w:bodyDiv w:val="1"/>
      <w:marLeft w:val="0"/>
      <w:marRight w:val="0"/>
      <w:marTop w:val="0"/>
      <w:marBottom w:val="0"/>
      <w:divBdr>
        <w:top w:val="none" w:sz="0" w:space="0" w:color="auto"/>
        <w:left w:val="none" w:sz="0" w:space="0" w:color="auto"/>
        <w:bottom w:val="none" w:sz="0" w:space="0" w:color="auto"/>
        <w:right w:val="none" w:sz="0" w:space="0" w:color="auto"/>
      </w:divBdr>
    </w:div>
    <w:div w:id="1017197415">
      <w:bodyDiv w:val="1"/>
      <w:marLeft w:val="0"/>
      <w:marRight w:val="0"/>
      <w:marTop w:val="0"/>
      <w:marBottom w:val="0"/>
      <w:divBdr>
        <w:top w:val="none" w:sz="0" w:space="0" w:color="auto"/>
        <w:left w:val="none" w:sz="0" w:space="0" w:color="auto"/>
        <w:bottom w:val="none" w:sz="0" w:space="0" w:color="auto"/>
        <w:right w:val="none" w:sz="0" w:space="0" w:color="auto"/>
      </w:divBdr>
      <w:divsChild>
        <w:div w:id="330985558">
          <w:marLeft w:val="0"/>
          <w:marRight w:val="0"/>
          <w:marTop w:val="0"/>
          <w:marBottom w:val="0"/>
          <w:divBdr>
            <w:top w:val="none" w:sz="0" w:space="0" w:color="auto"/>
            <w:left w:val="none" w:sz="0" w:space="0" w:color="auto"/>
            <w:bottom w:val="none" w:sz="0" w:space="0" w:color="auto"/>
            <w:right w:val="none" w:sz="0" w:space="0" w:color="auto"/>
          </w:divBdr>
          <w:divsChild>
            <w:div w:id="393048102">
              <w:marLeft w:val="0"/>
              <w:marRight w:val="0"/>
              <w:marTop w:val="0"/>
              <w:marBottom w:val="0"/>
              <w:divBdr>
                <w:top w:val="none" w:sz="0" w:space="0" w:color="auto"/>
                <w:left w:val="none" w:sz="0" w:space="0" w:color="auto"/>
                <w:bottom w:val="none" w:sz="0" w:space="0" w:color="auto"/>
                <w:right w:val="none" w:sz="0" w:space="0" w:color="auto"/>
              </w:divBdr>
              <w:divsChild>
                <w:div w:id="1015574780">
                  <w:marLeft w:val="0"/>
                  <w:marRight w:val="0"/>
                  <w:marTop w:val="0"/>
                  <w:marBottom w:val="0"/>
                  <w:divBdr>
                    <w:top w:val="none" w:sz="0" w:space="0" w:color="auto"/>
                    <w:left w:val="none" w:sz="0" w:space="0" w:color="auto"/>
                    <w:bottom w:val="none" w:sz="0" w:space="0" w:color="auto"/>
                    <w:right w:val="none" w:sz="0" w:space="0" w:color="auto"/>
                  </w:divBdr>
                  <w:divsChild>
                    <w:div w:id="13504668">
                      <w:marLeft w:val="0"/>
                      <w:marRight w:val="0"/>
                      <w:marTop w:val="0"/>
                      <w:marBottom w:val="0"/>
                      <w:divBdr>
                        <w:top w:val="none" w:sz="0" w:space="0" w:color="auto"/>
                        <w:left w:val="none" w:sz="0" w:space="0" w:color="auto"/>
                        <w:bottom w:val="none" w:sz="0" w:space="0" w:color="auto"/>
                        <w:right w:val="none" w:sz="0" w:space="0" w:color="auto"/>
                      </w:divBdr>
                      <w:divsChild>
                        <w:div w:id="477846367">
                          <w:marLeft w:val="0"/>
                          <w:marRight w:val="0"/>
                          <w:marTop w:val="0"/>
                          <w:marBottom w:val="0"/>
                          <w:divBdr>
                            <w:top w:val="none" w:sz="0" w:space="0" w:color="auto"/>
                            <w:left w:val="none" w:sz="0" w:space="0" w:color="auto"/>
                            <w:bottom w:val="none" w:sz="0" w:space="0" w:color="auto"/>
                            <w:right w:val="none" w:sz="0" w:space="0" w:color="auto"/>
                          </w:divBdr>
                          <w:divsChild>
                            <w:div w:id="2098552572">
                              <w:marLeft w:val="0"/>
                              <w:marRight w:val="0"/>
                              <w:marTop w:val="0"/>
                              <w:marBottom w:val="0"/>
                              <w:divBdr>
                                <w:top w:val="none" w:sz="0" w:space="0" w:color="auto"/>
                                <w:left w:val="none" w:sz="0" w:space="0" w:color="auto"/>
                                <w:bottom w:val="none" w:sz="0" w:space="0" w:color="auto"/>
                                <w:right w:val="none" w:sz="0" w:space="0" w:color="auto"/>
                              </w:divBdr>
                              <w:divsChild>
                                <w:div w:id="743646040">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sChild>
                                        <w:div w:id="504788283">
                                          <w:marLeft w:val="0"/>
                                          <w:marRight w:val="0"/>
                                          <w:marTop w:val="0"/>
                                          <w:marBottom w:val="0"/>
                                          <w:divBdr>
                                            <w:top w:val="none" w:sz="0" w:space="0" w:color="auto"/>
                                            <w:left w:val="none" w:sz="0" w:space="0" w:color="auto"/>
                                            <w:bottom w:val="none" w:sz="0" w:space="0" w:color="auto"/>
                                            <w:right w:val="none" w:sz="0" w:space="0" w:color="auto"/>
                                          </w:divBdr>
                                          <w:divsChild>
                                            <w:div w:id="605430223">
                                              <w:marLeft w:val="0"/>
                                              <w:marRight w:val="0"/>
                                              <w:marTop w:val="0"/>
                                              <w:marBottom w:val="0"/>
                                              <w:divBdr>
                                                <w:top w:val="none" w:sz="0" w:space="0" w:color="auto"/>
                                                <w:left w:val="none" w:sz="0" w:space="0" w:color="auto"/>
                                                <w:bottom w:val="none" w:sz="0" w:space="0" w:color="auto"/>
                                                <w:right w:val="none" w:sz="0" w:space="0" w:color="auto"/>
                                              </w:divBdr>
                                              <w:divsChild>
                                                <w:div w:id="1509447567">
                                                  <w:marLeft w:val="0"/>
                                                  <w:marRight w:val="0"/>
                                                  <w:marTop w:val="0"/>
                                                  <w:marBottom w:val="0"/>
                                                  <w:divBdr>
                                                    <w:top w:val="none" w:sz="0" w:space="0" w:color="auto"/>
                                                    <w:left w:val="none" w:sz="0" w:space="0" w:color="auto"/>
                                                    <w:bottom w:val="none" w:sz="0" w:space="0" w:color="auto"/>
                                                    <w:right w:val="none" w:sz="0" w:space="0" w:color="auto"/>
                                                  </w:divBdr>
                                                  <w:divsChild>
                                                    <w:div w:id="881091450">
                                                      <w:marLeft w:val="0"/>
                                                      <w:marRight w:val="0"/>
                                                      <w:marTop w:val="0"/>
                                                      <w:marBottom w:val="0"/>
                                                      <w:divBdr>
                                                        <w:top w:val="none" w:sz="0" w:space="0" w:color="auto"/>
                                                        <w:left w:val="none" w:sz="0" w:space="0" w:color="auto"/>
                                                        <w:bottom w:val="none" w:sz="0" w:space="0" w:color="auto"/>
                                                        <w:right w:val="none" w:sz="0" w:space="0" w:color="auto"/>
                                                      </w:divBdr>
                                                      <w:divsChild>
                                                        <w:div w:id="1498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0282362">
      <w:bodyDiv w:val="1"/>
      <w:marLeft w:val="0"/>
      <w:marRight w:val="0"/>
      <w:marTop w:val="0"/>
      <w:marBottom w:val="0"/>
      <w:divBdr>
        <w:top w:val="none" w:sz="0" w:space="0" w:color="auto"/>
        <w:left w:val="none" w:sz="0" w:space="0" w:color="auto"/>
        <w:bottom w:val="none" w:sz="0" w:space="0" w:color="auto"/>
        <w:right w:val="none" w:sz="0" w:space="0" w:color="auto"/>
      </w:divBdr>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
    <w:div w:id="1022852879">
      <w:bodyDiv w:val="1"/>
      <w:marLeft w:val="0"/>
      <w:marRight w:val="0"/>
      <w:marTop w:val="0"/>
      <w:marBottom w:val="0"/>
      <w:divBdr>
        <w:top w:val="none" w:sz="0" w:space="0" w:color="auto"/>
        <w:left w:val="none" w:sz="0" w:space="0" w:color="auto"/>
        <w:bottom w:val="none" w:sz="0" w:space="0" w:color="auto"/>
        <w:right w:val="none" w:sz="0" w:space="0" w:color="auto"/>
      </w:divBdr>
    </w:div>
    <w:div w:id="1023288216">
      <w:bodyDiv w:val="1"/>
      <w:marLeft w:val="0"/>
      <w:marRight w:val="0"/>
      <w:marTop w:val="0"/>
      <w:marBottom w:val="0"/>
      <w:divBdr>
        <w:top w:val="none" w:sz="0" w:space="0" w:color="auto"/>
        <w:left w:val="none" w:sz="0" w:space="0" w:color="auto"/>
        <w:bottom w:val="none" w:sz="0" w:space="0" w:color="auto"/>
        <w:right w:val="none" w:sz="0" w:space="0" w:color="auto"/>
      </w:divBdr>
    </w:div>
    <w:div w:id="1029723262">
      <w:bodyDiv w:val="1"/>
      <w:marLeft w:val="0"/>
      <w:marRight w:val="0"/>
      <w:marTop w:val="0"/>
      <w:marBottom w:val="0"/>
      <w:divBdr>
        <w:top w:val="none" w:sz="0" w:space="0" w:color="auto"/>
        <w:left w:val="none" w:sz="0" w:space="0" w:color="auto"/>
        <w:bottom w:val="none" w:sz="0" w:space="0" w:color="auto"/>
        <w:right w:val="none" w:sz="0" w:space="0" w:color="auto"/>
      </w:divBdr>
    </w:div>
    <w:div w:id="1030762993">
      <w:bodyDiv w:val="1"/>
      <w:marLeft w:val="0"/>
      <w:marRight w:val="0"/>
      <w:marTop w:val="0"/>
      <w:marBottom w:val="0"/>
      <w:divBdr>
        <w:top w:val="none" w:sz="0" w:space="0" w:color="auto"/>
        <w:left w:val="none" w:sz="0" w:space="0" w:color="auto"/>
        <w:bottom w:val="none" w:sz="0" w:space="0" w:color="auto"/>
        <w:right w:val="none" w:sz="0" w:space="0" w:color="auto"/>
      </w:divBdr>
    </w:div>
    <w:div w:id="1034845515">
      <w:bodyDiv w:val="1"/>
      <w:marLeft w:val="0"/>
      <w:marRight w:val="0"/>
      <w:marTop w:val="0"/>
      <w:marBottom w:val="0"/>
      <w:divBdr>
        <w:top w:val="none" w:sz="0" w:space="0" w:color="auto"/>
        <w:left w:val="none" w:sz="0" w:space="0" w:color="auto"/>
        <w:bottom w:val="none" w:sz="0" w:space="0" w:color="auto"/>
        <w:right w:val="none" w:sz="0" w:space="0" w:color="auto"/>
      </w:divBdr>
    </w:div>
    <w:div w:id="1042444245">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48341579">
      <w:bodyDiv w:val="1"/>
      <w:marLeft w:val="0"/>
      <w:marRight w:val="0"/>
      <w:marTop w:val="0"/>
      <w:marBottom w:val="0"/>
      <w:divBdr>
        <w:top w:val="none" w:sz="0" w:space="0" w:color="auto"/>
        <w:left w:val="none" w:sz="0" w:space="0" w:color="auto"/>
        <w:bottom w:val="none" w:sz="0" w:space="0" w:color="auto"/>
        <w:right w:val="none" w:sz="0" w:space="0" w:color="auto"/>
      </w:divBdr>
    </w:div>
    <w:div w:id="1053776128">
      <w:bodyDiv w:val="1"/>
      <w:marLeft w:val="0"/>
      <w:marRight w:val="0"/>
      <w:marTop w:val="0"/>
      <w:marBottom w:val="0"/>
      <w:divBdr>
        <w:top w:val="none" w:sz="0" w:space="0" w:color="auto"/>
        <w:left w:val="none" w:sz="0" w:space="0" w:color="auto"/>
        <w:bottom w:val="none" w:sz="0" w:space="0" w:color="auto"/>
        <w:right w:val="none" w:sz="0" w:space="0" w:color="auto"/>
      </w:divBdr>
    </w:div>
    <w:div w:id="1059861274">
      <w:bodyDiv w:val="1"/>
      <w:marLeft w:val="0"/>
      <w:marRight w:val="0"/>
      <w:marTop w:val="0"/>
      <w:marBottom w:val="0"/>
      <w:divBdr>
        <w:top w:val="none" w:sz="0" w:space="0" w:color="auto"/>
        <w:left w:val="none" w:sz="0" w:space="0" w:color="auto"/>
        <w:bottom w:val="none" w:sz="0" w:space="0" w:color="auto"/>
        <w:right w:val="none" w:sz="0" w:space="0" w:color="auto"/>
      </w:divBdr>
    </w:div>
    <w:div w:id="1064179298">
      <w:bodyDiv w:val="1"/>
      <w:marLeft w:val="0"/>
      <w:marRight w:val="0"/>
      <w:marTop w:val="0"/>
      <w:marBottom w:val="0"/>
      <w:divBdr>
        <w:top w:val="none" w:sz="0" w:space="0" w:color="auto"/>
        <w:left w:val="none" w:sz="0" w:space="0" w:color="auto"/>
        <w:bottom w:val="none" w:sz="0" w:space="0" w:color="auto"/>
        <w:right w:val="none" w:sz="0" w:space="0" w:color="auto"/>
      </w:divBdr>
    </w:div>
    <w:div w:id="1068455319">
      <w:bodyDiv w:val="1"/>
      <w:marLeft w:val="0"/>
      <w:marRight w:val="0"/>
      <w:marTop w:val="0"/>
      <w:marBottom w:val="0"/>
      <w:divBdr>
        <w:top w:val="none" w:sz="0" w:space="0" w:color="auto"/>
        <w:left w:val="none" w:sz="0" w:space="0" w:color="auto"/>
        <w:bottom w:val="none" w:sz="0" w:space="0" w:color="auto"/>
        <w:right w:val="none" w:sz="0" w:space="0" w:color="auto"/>
      </w:divBdr>
    </w:div>
    <w:div w:id="1074090491">
      <w:bodyDiv w:val="1"/>
      <w:marLeft w:val="0"/>
      <w:marRight w:val="0"/>
      <w:marTop w:val="0"/>
      <w:marBottom w:val="0"/>
      <w:divBdr>
        <w:top w:val="none" w:sz="0" w:space="0" w:color="auto"/>
        <w:left w:val="none" w:sz="0" w:space="0" w:color="auto"/>
        <w:bottom w:val="none" w:sz="0" w:space="0" w:color="auto"/>
        <w:right w:val="none" w:sz="0" w:space="0" w:color="auto"/>
      </w:divBdr>
    </w:div>
    <w:div w:id="1077558966">
      <w:bodyDiv w:val="1"/>
      <w:marLeft w:val="0"/>
      <w:marRight w:val="0"/>
      <w:marTop w:val="0"/>
      <w:marBottom w:val="0"/>
      <w:divBdr>
        <w:top w:val="none" w:sz="0" w:space="0" w:color="auto"/>
        <w:left w:val="none" w:sz="0" w:space="0" w:color="auto"/>
        <w:bottom w:val="none" w:sz="0" w:space="0" w:color="auto"/>
        <w:right w:val="none" w:sz="0" w:space="0" w:color="auto"/>
      </w:divBdr>
    </w:div>
    <w:div w:id="1082264144">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9041645">
      <w:bodyDiv w:val="1"/>
      <w:marLeft w:val="0"/>
      <w:marRight w:val="0"/>
      <w:marTop w:val="0"/>
      <w:marBottom w:val="0"/>
      <w:divBdr>
        <w:top w:val="none" w:sz="0" w:space="0" w:color="auto"/>
        <w:left w:val="none" w:sz="0" w:space="0" w:color="auto"/>
        <w:bottom w:val="none" w:sz="0" w:space="0" w:color="auto"/>
        <w:right w:val="none" w:sz="0" w:space="0" w:color="auto"/>
      </w:divBdr>
    </w:div>
    <w:div w:id="1104689879">
      <w:bodyDiv w:val="1"/>
      <w:marLeft w:val="0"/>
      <w:marRight w:val="0"/>
      <w:marTop w:val="0"/>
      <w:marBottom w:val="0"/>
      <w:divBdr>
        <w:top w:val="none" w:sz="0" w:space="0" w:color="auto"/>
        <w:left w:val="none" w:sz="0" w:space="0" w:color="auto"/>
        <w:bottom w:val="none" w:sz="0" w:space="0" w:color="auto"/>
        <w:right w:val="none" w:sz="0" w:space="0" w:color="auto"/>
      </w:divBdr>
    </w:div>
    <w:div w:id="1104883195">
      <w:bodyDiv w:val="1"/>
      <w:marLeft w:val="0"/>
      <w:marRight w:val="0"/>
      <w:marTop w:val="0"/>
      <w:marBottom w:val="0"/>
      <w:divBdr>
        <w:top w:val="none" w:sz="0" w:space="0" w:color="auto"/>
        <w:left w:val="none" w:sz="0" w:space="0" w:color="auto"/>
        <w:bottom w:val="none" w:sz="0" w:space="0" w:color="auto"/>
        <w:right w:val="none" w:sz="0" w:space="0" w:color="auto"/>
      </w:divBdr>
    </w:div>
    <w:div w:id="1106997678">
      <w:bodyDiv w:val="1"/>
      <w:marLeft w:val="0"/>
      <w:marRight w:val="0"/>
      <w:marTop w:val="0"/>
      <w:marBottom w:val="0"/>
      <w:divBdr>
        <w:top w:val="none" w:sz="0" w:space="0" w:color="auto"/>
        <w:left w:val="none" w:sz="0" w:space="0" w:color="auto"/>
        <w:bottom w:val="none" w:sz="0" w:space="0" w:color="auto"/>
        <w:right w:val="none" w:sz="0" w:space="0" w:color="auto"/>
      </w:divBdr>
    </w:div>
    <w:div w:id="1110198915">
      <w:bodyDiv w:val="1"/>
      <w:marLeft w:val="0"/>
      <w:marRight w:val="0"/>
      <w:marTop w:val="0"/>
      <w:marBottom w:val="0"/>
      <w:divBdr>
        <w:top w:val="none" w:sz="0" w:space="0" w:color="auto"/>
        <w:left w:val="none" w:sz="0" w:space="0" w:color="auto"/>
        <w:bottom w:val="none" w:sz="0" w:space="0" w:color="auto"/>
        <w:right w:val="none" w:sz="0" w:space="0" w:color="auto"/>
      </w:divBdr>
    </w:div>
    <w:div w:id="1111123502">
      <w:bodyDiv w:val="1"/>
      <w:marLeft w:val="0"/>
      <w:marRight w:val="0"/>
      <w:marTop w:val="0"/>
      <w:marBottom w:val="0"/>
      <w:divBdr>
        <w:top w:val="none" w:sz="0" w:space="0" w:color="auto"/>
        <w:left w:val="none" w:sz="0" w:space="0" w:color="auto"/>
        <w:bottom w:val="none" w:sz="0" w:space="0" w:color="auto"/>
        <w:right w:val="none" w:sz="0" w:space="0" w:color="auto"/>
      </w:divBdr>
    </w:div>
    <w:div w:id="1117259666">
      <w:bodyDiv w:val="1"/>
      <w:marLeft w:val="0"/>
      <w:marRight w:val="0"/>
      <w:marTop w:val="0"/>
      <w:marBottom w:val="0"/>
      <w:divBdr>
        <w:top w:val="none" w:sz="0" w:space="0" w:color="auto"/>
        <w:left w:val="none" w:sz="0" w:space="0" w:color="auto"/>
        <w:bottom w:val="none" w:sz="0" w:space="0" w:color="auto"/>
        <w:right w:val="none" w:sz="0" w:space="0" w:color="auto"/>
      </w:divBdr>
    </w:div>
    <w:div w:id="1121729878">
      <w:bodyDiv w:val="1"/>
      <w:marLeft w:val="0"/>
      <w:marRight w:val="0"/>
      <w:marTop w:val="0"/>
      <w:marBottom w:val="0"/>
      <w:divBdr>
        <w:top w:val="none" w:sz="0" w:space="0" w:color="auto"/>
        <w:left w:val="none" w:sz="0" w:space="0" w:color="auto"/>
        <w:bottom w:val="none" w:sz="0" w:space="0" w:color="auto"/>
        <w:right w:val="none" w:sz="0" w:space="0" w:color="auto"/>
      </w:divBdr>
    </w:div>
    <w:div w:id="1123033962">
      <w:bodyDiv w:val="1"/>
      <w:marLeft w:val="0"/>
      <w:marRight w:val="0"/>
      <w:marTop w:val="0"/>
      <w:marBottom w:val="0"/>
      <w:divBdr>
        <w:top w:val="none" w:sz="0" w:space="0" w:color="auto"/>
        <w:left w:val="none" w:sz="0" w:space="0" w:color="auto"/>
        <w:bottom w:val="none" w:sz="0" w:space="0" w:color="auto"/>
        <w:right w:val="none" w:sz="0" w:space="0" w:color="auto"/>
      </w:divBdr>
    </w:div>
    <w:div w:id="1130586702">
      <w:bodyDiv w:val="1"/>
      <w:marLeft w:val="0"/>
      <w:marRight w:val="0"/>
      <w:marTop w:val="0"/>
      <w:marBottom w:val="0"/>
      <w:divBdr>
        <w:top w:val="none" w:sz="0" w:space="0" w:color="auto"/>
        <w:left w:val="none" w:sz="0" w:space="0" w:color="auto"/>
        <w:bottom w:val="none" w:sz="0" w:space="0" w:color="auto"/>
        <w:right w:val="none" w:sz="0" w:space="0" w:color="auto"/>
      </w:divBdr>
    </w:div>
    <w:div w:id="1137333361">
      <w:bodyDiv w:val="1"/>
      <w:marLeft w:val="0"/>
      <w:marRight w:val="0"/>
      <w:marTop w:val="0"/>
      <w:marBottom w:val="0"/>
      <w:divBdr>
        <w:top w:val="none" w:sz="0" w:space="0" w:color="auto"/>
        <w:left w:val="none" w:sz="0" w:space="0" w:color="auto"/>
        <w:bottom w:val="none" w:sz="0" w:space="0" w:color="auto"/>
        <w:right w:val="none" w:sz="0" w:space="0" w:color="auto"/>
      </w:divBdr>
    </w:div>
    <w:div w:id="1139106307">
      <w:bodyDiv w:val="1"/>
      <w:marLeft w:val="0"/>
      <w:marRight w:val="0"/>
      <w:marTop w:val="0"/>
      <w:marBottom w:val="0"/>
      <w:divBdr>
        <w:top w:val="none" w:sz="0" w:space="0" w:color="auto"/>
        <w:left w:val="none" w:sz="0" w:space="0" w:color="auto"/>
        <w:bottom w:val="none" w:sz="0" w:space="0" w:color="auto"/>
        <w:right w:val="none" w:sz="0" w:space="0" w:color="auto"/>
      </w:divBdr>
    </w:div>
    <w:div w:id="1139225123">
      <w:bodyDiv w:val="1"/>
      <w:marLeft w:val="0"/>
      <w:marRight w:val="0"/>
      <w:marTop w:val="0"/>
      <w:marBottom w:val="0"/>
      <w:divBdr>
        <w:top w:val="none" w:sz="0" w:space="0" w:color="auto"/>
        <w:left w:val="none" w:sz="0" w:space="0" w:color="auto"/>
        <w:bottom w:val="none" w:sz="0" w:space="0" w:color="auto"/>
        <w:right w:val="none" w:sz="0" w:space="0" w:color="auto"/>
      </w:divBdr>
    </w:div>
    <w:div w:id="1142116146">
      <w:bodyDiv w:val="1"/>
      <w:marLeft w:val="0"/>
      <w:marRight w:val="0"/>
      <w:marTop w:val="0"/>
      <w:marBottom w:val="0"/>
      <w:divBdr>
        <w:top w:val="none" w:sz="0" w:space="0" w:color="auto"/>
        <w:left w:val="none" w:sz="0" w:space="0" w:color="auto"/>
        <w:bottom w:val="none" w:sz="0" w:space="0" w:color="auto"/>
        <w:right w:val="none" w:sz="0" w:space="0" w:color="auto"/>
      </w:divBdr>
    </w:div>
    <w:div w:id="1146555402">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51752703">
      <w:bodyDiv w:val="1"/>
      <w:marLeft w:val="0"/>
      <w:marRight w:val="0"/>
      <w:marTop w:val="0"/>
      <w:marBottom w:val="0"/>
      <w:divBdr>
        <w:top w:val="none" w:sz="0" w:space="0" w:color="auto"/>
        <w:left w:val="none" w:sz="0" w:space="0" w:color="auto"/>
        <w:bottom w:val="none" w:sz="0" w:space="0" w:color="auto"/>
        <w:right w:val="none" w:sz="0" w:space="0" w:color="auto"/>
      </w:divBdr>
    </w:div>
    <w:div w:id="1169977701">
      <w:bodyDiv w:val="1"/>
      <w:marLeft w:val="0"/>
      <w:marRight w:val="0"/>
      <w:marTop w:val="0"/>
      <w:marBottom w:val="0"/>
      <w:divBdr>
        <w:top w:val="none" w:sz="0" w:space="0" w:color="auto"/>
        <w:left w:val="none" w:sz="0" w:space="0" w:color="auto"/>
        <w:bottom w:val="none" w:sz="0" w:space="0" w:color="auto"/>
        <w:right w:val="none" w:sz="0" w:space="0" w:color="auto"/>
      </w:divBdr>
    </w:div>
    <w:div w:id="1173256085">
      <w:bodyDiv w:val="1"/>
      <w:marLeft w:val="0"/>
      <w:marRight w:val="0"/>
      <w:marTop w:val="0"/>
      <w:marBottom w:val="0"/>
      <w:divBdr>
        <w:top w:val="none" w:sz="0" w:space="0" w:color="auto"/>
        <w:left w:val="none" w:sz="0" w:space="0" w:color="auto"/>
        <w:bottom w:val="none" w:sz="0" w:space="0" w:color="auto"/>
        <w:right w:val="none" w:sz="0" w:space="0" w:color="auto"/>
      </w:divBdr>
    </w:div>
    <w:div w:id="1186137999">
      <w:bodyDiv w:val="1"/>
      <w:marLeft w:val="0"/>
      <w:marRight w:val="0"/>
      <w:marTop w:val="0"/>
      <w:marBottom w:val="0"/>
      <w:divBdr>
        <w:top w:val="none" w:sz="0" w:space="0" w:color="auto"/>
        <w:left w:val="none" w:sz="0" w:space="0" w:color="auto"/>
        <w:bottom w:val="none" w:sz="0" w:space="0" w:color="auto"/>
        <w:right w:val="none" w:sz="0" w:space="0" w:color="auto"/>
      </w:divBdr>
    </w:div>
    <w:div w:id="1188063152">
      <w:bodyDiv w:val="1"/>
      <w:marLeft w:val="0"/>
      <w:marRight w:val="0"/>
      <w:marTop w:val="0"/>
      <w:marBottom w:val="0"/>
      <w:divBdr>
        <w:top w:val="none" w:sz="0" w:space="0" w:color="auto"/>
        <w:left w:val="none" w:sz="0" w:space="0" w:color="auto"/>
        <w:bottom w:val="none" w:sz="0" w:space="0" w:color="auto"/>
        <w:right w:val="none" w:sz="0" w:space="0" w:color="auto"/>
      </w:divBdr>
    </w:div>
    <w:div w:id="1192499768">
      <w:bodyDiv w:val="1"/>
      <w:marLeft w:val="0"/>
      <w:marRight w:val="0"/>
      <w:marTop w:val="0"/>
      <w:marBottom w:val="0"/>
      <w:divBdr>
        <w:top w:val="none" w:sz="0" w:space="0" w:color="auto"/>
        <w:left w:val="none" w:sz="0" w:space="0" w:color="auto"/>
        <w:bottom w:val="none" w:sz="0" w:space="0" w:color="auto"/>
        <w:right w:val="none" w:sz="0" w:space="0" w:color="auto"/>
      </w:divBdr>
    </w:div>
    <w:div w:id="1193417900">
      <w:bodyDiv w:val="1"/>
      <w:marLeft w:val="0"/>
      <w:marRight w:val="0"/>
      <w:marTop w:val="0"/>
      <w:marBottom w:val="0"/>
      <w:divBdr>
        <w:top w:val="none" w:sz="0" w:space="0" w:color="auto"/>
        <w:left w:val="none" w:sz="0" w:space="0" w:color="auto"/>
        <w:bottom w:val="none" w:sz="0" w:space="0" w:color="auto"/>
        <w:right w:val="none" w:sz="0" w:space="0" w:color="auto"/>
      </w:divBdr>
    </w:div>
    <w:div w:id="1193690645">
      <w:bodyDiv w:val="1"/>
      <w:marLeft w:val="0"/>
      <w:marRight w:val="0"/>
      <w:marTop w:val="0"/>
      <w:marBottom w:val="0"/>
      <w:divBdr>
        <w:top w:val="none" w:sz="0" w:space="0" w:color="auto"/>
        <w:left w:val="none" w:sz="0" w:space="0" w:color="auto"/>
        <w:bottom w:val="none" w:sz="0" w:space="0" w:color="auto"/>
        <w:right w:val="none" w:sz="0" w:space="0" w:color="auto"/>
      </w:divBdr>
    </w:div>
    <w:div w:id="1194464188">
      <w:bodyDiv w:val="1"/>
      <w:marLeft w:val="0"/>
      <w:marRight w:val="0"/>
      <w:marTop w:val="0"/>
      <w:marBottom w:val="0"/>
      <w:divBdr>
        <w:top w:val="none" w:sz="0" w:space="0" w:color="auto"/>
        <w:left w:val="none" w:sz="0" w:space="0" w:color="auto"/>
        <w:bottom w:val="none" w:sz="0" w:space="0" w:color="auto"/>
        <w:right w:val="none" w:sz="0" w:space="0" w:color="auto"/>
      </w:divBdr>
    </w:div>
    <w:div w:id="1203860931">
      <w:bodyDiv w:val="1"/>
      <w:marLeft w:val="0"/>
      <w:marRight w:val="0"/>
      <w:marTop w:val="0"/>
      <w:marBottom w:val="0"/>
      <w:divBdr>
        <w:top w:val="none" w:sz="0" w:space="0" w:color="auto"/>
        <w:left w:val="none" w:sz="0" w:space="0" w:color="auto"/>
        <w:bottom w:val="none" w:sz="0" w:space="0" w:color="auto"/>
        <w:right w:val="none" w:sz="0" w:space="0" w:color="auto"/>
      </w:divBdr>
    </w:div>
    <w:div w:id="1223366689">
      <w:bodyDiv w:val="1"/>
      <w:marLeft w:val="0"/>
      <w:marRight w:val="0"/>
      <w:marTop w:val="0"/>
      <w:marBottom w:val="0"/>
      <w:divBdr>
        <w:top w:val="none" w:sz="0" w:space="0" w:color="auto"/>
        <w:left w:val="none" w:sz="0" w:space="0" w:color="auto"/>
        <w:bottom w:val="none" w:sz="0" w:space="0" w:color="auto"/>
        <w:right w:val="none" w:sz="0" w:space="0" w:color="auto"/>
      </w:divBdr>
      <w:divsChild>
        <w:div w:id="1441796236">
          <w:marLeft w:val="0"/>
          <w:marRight w:val="0"/>
          <w:marTop w:val="0"/>
          <w:marBottom w:val="0"/>
          <w:divBdr>
            <w:top w:val="none" w:sz="0" w:space="0" w:color="auto"/>
            <w:left w:val="none" w:sz="0" w:space="0" w:color="auto"/>
            <w:bottom w:val="none" w:sz="0" w:space="0" w:color="auto"/>
            <w:right w:val="none" w:sz="0" w:space="0" w:color="auto"/>
          </w:divBdr>
          <w:divsChild>
            <w:div w:id="1336763885">
              <w:marLeft w:val="0"/>
              <w:marRight w:val="0"/>
              <w:marTop w:val="0"/>
              <w:marBottom w:val="0"/>
              <w:divBdr>
                <w:top w:val="none" w:sz="0" w:space="0" w:color="auto"/>
                <w:left w:val="none" w:sz="0" w:space="0" w:color="auto"/>
                <w:bottom w:val="none" w:sz="0" w:space="0" w:color="auto"/>
                <w:right w:val="none" w:sz="0" w:space="0" w:color="auto"/>
              </w:divBdr>
              <w:divsChild>
                <w:div w:id="63995645">
                  <w:marLeft w:val="0"/>
                  <w:marRight w:val="0"/>
                  <w:marTop w:val="0"/>
                  <w:marBottom w:val="0"/>
                  <w:divBdr>
                    <w:top w:val="none" w:sz="0" w:space="0" w:color="auto"/>
                    <w:left w:val="none" w:sz="0" w:space="0" w:color="auto"/>
                    <w:bottom w:val="none" w:sz="0" w:space="0" w:color="auto"/>
                    <w:right w:val="none" w:sz="0" w:space="0" w:color="auto"/>
                  </w:divBdr>
                  <w:divsChild>
                    <w:div w:id="2067869296">
                      <w:marLeft w:val="0"/>
                      <w:marRight w:val="0"/>
                      <w:marTop w:val="0"/>
                      <w:marBottom w:val="0"/>
                      <w:divBdr>
                        <w:top w:val="none" w:sz="0" w:space="0" w:color="auto"/>
                        <w:left w:val="none" w:sz="0" w:space="0" w:color="auto"/>
                        <w:bottom w:val="none" w:sz="0" w:space="0" w:color="auto"/>
                        <w:right w:val="none" w:sz="0" w:space="0" w:color="auto"/>
                      </w:divBdr>
                      <w:divsChild>
                        <w:div w:id="1659963416">
                          <w:marLeft w:val="0"/>
                          <w:marRight w:val="0"/>
                          <w:marTop w:val="0"/>
                          <w:marBottom w:val="0"/>
                          <w:divBdr>
                            <w:top w:val="none" w:sz="0" w:space="0" w:color="auto"/>
                            <w:left w:val="none" w:sz="0" w:space="0" w:color="auto"/>
                            <w:bottom w:val="none" w:sz="0" w:space="0" w:color="auto"/>
                            <w:right w:val="none" w:sz="0" w:space="0" w:color="auto"/>
                          </w:divBdr>
                          <w:divsChild>
                            <w:div w:id="1856963076">
                              <w:marLeft w:val="0"/>
                              <w:marRight w:val="0"/>
                              <w:marTop w:val="0"/>
                              <w:marBottom w:val="0"/>
                              <w:divBdr>
                                <w:top w:val="none" w:sz="0" w:space="0" w:color="auto"/>
                                <w:left w:val="none" w:sz="0" w:space="0" w:color="auto"/>
                                <w:bottom w:val="none" w:sz="0" w:space="0" w:color="auto"/>
                                <w:right w:val="none" w:sz="0" w:space="0" w:color="auto"/>
                              </w:divBdr>
                              <w:divsChild>
                                <w:div w:id="527259483">
                                  <w:marLeft w:val="0"/>
                                  <w:marRight w:val="0"/>
                                  <w:marTop w:val="0"/>
                                  <w:marBottom w:val="0"/>
                                  <w:divBdr>
                                    <w:top w:val="none" w:sz="0" w:space="0" w:color="auto"/>
                                    <w:left w:val="none" w:sz="0" w:space="0" w:color="auto"/>
                                    <w:bottom w:val="none" w:sz="0" w:space="0" w:color="auto"/>
                                    <w:right w:val="none" w:sz="0" w:space="0" w:color="auto"/>
                                  </w:divBdr>
                                  <w:divsChild>
                                    <w:div w:id="1016883652">
                                      <w:marLeft w:val="0"/>
                                      <w:marRight w:val="0"/>
                                      <w:marTop w:val="0"/>
                                      <w:marBottom w:val="0"/>
                                      <w:divBdr>
                                        <w:top w:val="none" w:sz="0" w:space="0" w:color="auto"/>
                                        <w:left w:val="none" w:sz="0" w:space="0" w:color="auto"/>
                                        <w:bottom w:val="none" w:sz="0" w:space="0" w:color="auto"/>
                                        <w:right w:val="none" w:sz="0" w:space="0" w:color="auto"/>
                                      </w:divBdr>
                                      <w:divsChild>
                                        <w:div w:id="1453282999">
                                          <w:marLeft w:val="0"/>
                                          <w:marRight w:val="0"/>
                                          <w:marTop w:val="0"/>
                                          <w:marBottom w:val="0"/>
                                          <w:divBdr>
                                            <w:top w:val="none" w:sz="0" w:space="0" w:color="auto"/>
                                            <w:left w:val="none" w:sz="0" w:space="0" w:color="auto"/>
                                            <w:bottom w:val="none" w:sz="0" w:space="0" w:color="auto"/>
                                            <w:right w:val="none" w:sz="0" w:space="0" w:color="auto"/>
                                          </w:divBdr>
                                          <w:divsChild>
                                            <w:div w:id="2029478391">
                                              <w:marLeft w:val="0"/>
                                              <w:marRight w:val="0"/>
                                              <w:marTop w:val="0"/>
                                              <w:marBottom w:val="0"/>
                                              <w:divBdr>
                                                <w:top w:val="none" w:sz="0" w:space="0" w:color="auto"/>
                                                <w:left w:val="none" w:sz="0" w:space="0" w:color="auto"/>
                                                <w:bottom w:val="none" w:sz="0" w:space="0" w:color="auto"/>
                                                <w:right w:val="none" w:sz="0" w:space="0" w:color="auto"/>
                                              </w:divBdr>
                                              <w:divsChild>
                                                <w:div w:id="1317804354">
                                                  <w:marLeft w:val="0"/>
                                                  <w:marRight w:val="0"/>
                                                  <w:marTop w:val="0"/>
                                                  <w:marBottom w:val="0"/>
                                                  <w:divBdr>
                                                    <w:top w:val="none" w:sz="0" w:space="0" w:color="auto"/>
                                                    <w:left w:val="none" w:sz="0" w:space="0" w:color="auto"/>
                                                    <w:bottom w:val="none" w:sz="0" w:space="0" w:color="auto"/>
                                                    <w:right w:val="none" w:sz="0" w:space="0" w:color="auto"/>
                                                  </w:divBdr>
                                                  <w:divsChild>
                                                    <w:div w:id="956912147">
                                                      <w:marLeft w:val="0"/>
                                                      <w:marRight w:val="0"/>
                                                      <w:marTop w:val="0"/>
                                                      <w:marBottom w:val="0"/>
                                                      <w:divBdr>
                                                        <w:top w:val="none" w:sz="0" w:space="0" w:color="auto"/>
                                                        <w:left w:val="none" w:sz="0" w:space="0" w:color="auto"/>
                                                        <w:bottom w:val="none" w:sz="0" w:space="0" w:color="auto"/>
                                                        <w:right w:val="none" w:sz="0" w:space="0" w:color="auto"/>
                                                      </w:divBdr>
                                                      <w:divsChild>
                                                        <w:div w:id="18840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4195914">
      <w:bodyDiv w:val="1"/>
      <w:marLeft w:val="0"/>
      <w:marRight w:val="0"/>
      <w:marTop w:val="0"/>
      <w:marBottom w:val="0"/>
      <w:divBdr>
        <w:top w:val="none" w:sz="0" w:space="0" w:color="auto"/>
        <w:left w:val="none" w:sz="0" w:space="0" w:color="auto"/>
        <w:bottom w:val="none" w:sz="0" w:space="0" w:color="auto"/>
        <w:right w:val="none" w:sz="0" w:space="0" w:color="auto"/>
      </w:divBdr>
    </w:div>
    <w:div w:id="1234583139">
      <w:bodyDiv w:val="1"/>
      <w:marLeft w:val="0"/>
      <w:marRight w:val="0"/>
      <w:marTop w:val="0"/>
      <w:marBottom w:val="0"/>
      <w:divBdr>
        <w:top w:val="none" w:sz="0" w:space="0" w:color="auto"/>
        <w:left w:val="none" w:sz="0" w:space="0" w:color="auto"/>
        <w:bottom w:val="none" w:sz="0" w:space="0" w:color="auto"/>
        <w:right w:val="none" w:sz="0" w:space="0" w:color="auto"/>
      </w:divBdr>
    </w:div>
    <w:div w:id="1237741361">
      <w:bodyDiv w:val="1"/>
      <w:marLeft w:val="0"/>
      <w:marRight w:val="0"/>
      <w:marTop w:val="0"/>
      <w:marBottom w:val="0"/>
      <w:divBdr>
        <w:top w:val="none" w:sz="0" w:space="0" w:color="auto"/>
        <w:left w:val="none" w:sz="0" w:space="0" w:color="auto"/>
        <w:bottom w:val="none" w:sz="0" w:space="0" w:color="auto"/>
        <w:right w:val="none" w:sz="0" w:space="0" w:color="auto"/>
      </w:divBdr>
    </w:div>
    <w:div w:id="1240290116">
      <w:bodyDiv w:val="1"/>
      <w:marLeft w:val="0"/>
      <w:marRight w:val="0"/>
      <w:marTop w:val="0"/>
      <w:marBottom w:val="0"/>
      <w:divBdr>
        <w:top w:val="none" w:sz="0" w:space="0" w:color="auto"/>
        <w:left w:val="none" w:sz="0" w:space="0" w:color="auto"/>
        <w:bottom w:val="none" w:sz="0" w:space="0" w:color="auto"/>
        <w:right w:val="none" w:sz="0" w:space="0" w:color="auto"/>
      </w:divBdr>
    </w:div>
    <w:div w:id="1250963244">
      <w:bodyDiv w:val="1"/>
      <w:marLeft w:val="0"/>
      <w:marRight w:val="0"/>
      <w:marTop w:val="0"/>
      <w:marBottom w:val="0"/>
      <w:divBdr>
        <w:top w:val="none" w:sz="0" w:space="0" w:color="auto"/>
        <w:left w:val="none" w:sz="0" w:space="0" w:color="auto"/>
        <w:bottom w:val="none" w:sz="0" w:space="0" w:color="auto"/>
        <w:right w:val="none" w:sz="0" w:space="0" w:color="auto"/>
      </w:divBdr>
    </w:div>
    <w:div w:id="1251430145">
      <w:bodyDiv w:val="1"/>
      <w:marLeft w:val="0"/>
      <w:marRight w:val="0"/>
      <w:marTop w:val="0"/>
      <w:marBottom w:val="0"/>
      <w:divBdr>
        <w:top w:val="none" w:sz="0" w:space="0" w:color="auto"/>
        <w:left w:val="none" w:sz="0" w:space="0" w:color="auto"/>
        <w:bottom w:val="none" w:sz="0" w:space="0" w:color="auto"/>
        <w:right w:val="none" w:sz="0" w:space="0" w:color="auto"/>
      </w:divBdr>
    </w:div>
    <w:div w:id="1256089930">
      <w:bodyDiv w:val="1"/>
      <w:marLeft w:val="0"/>
      <w:marRight w:val="0"/>
      <w:marTop w:val="0"/>
      <w:marBottom w:val="0"/>
      <w:divBdr>
        <w:top w:val="none" w:sz="0" w:space="0" w:color="auto"/>
        <w:left w:val="none" w:sz="0" w:space="0" w:color="auto"/>
        <w:bottom w:val="none" w:sz="0" w:space="0" w:color="auto"/>
        <w:right w:val="none" w:sz="0" w:space="0" w:color="auto"/>
      </w:divBdr>
    </w:div>
    <w:div w:id="1257716272">
      <w:bodyDiv w:val="1"/>
      <w:marLeft w:val="0"/>
      <w:marRight w:val="0"/>
      <w:marTop w:val="0"/>
      <w:marBottom w:val="0"/>
      <w:divBdr>
        <w:top w:val="none" w:sz="0" w:space="0" w:color="auto"/>
        <w:left w:val="none" w:sz="0" w:space="0" w:color="auto"/>
        <w:bottom w:val="none" w:sz="0" w:space="0" w:color="auto"/>
        <w:right w:val="none" w:sz="0" w:space="0" w:color="auto"/>
      </w:divBdr>
    </w:div>
    <w:div w:id="1262572294">
      <w:bodyDiv w:val="1"/>
      <w:marLeft w:val="0"/>
      <w:marRight w:val="0"/>
      <w:marTop w:val="0"/>
      <w:marBottom w:val="0"/>
      <w:divBdr>
        <w:top w:val="none" w:sz="0" w:space="0" w:color="auto"/>
        <w:left w:val="none" w:sz="0" w:space="0" w:color="auto"/>
        <w:bottom w:val="none" w:sz="0" w:space="0" w:color="auto"/>
        <w:right w:val="none" w:sz="0" w:space="0" w:color="auto"/>
      </w:divBdr>
    </w:div>
    <w:div w:id="1266501940">
      <w:bodyDiv w:val="1"/>
      <w:marLeft w:val="0"/>
      <w:marRight w:val="0"/>
      <w:marTop w:val="0"/>
      <w:marBottom w:val="0"/>
      <w:divBdr>
        <w:top w:val="none" w:sz="0" w:space="0" w:color="auto"/>
        <w:left w:val="none" w:sz="0" w:space="0" w:color="auto"/>
        <w:bottom w:val="none" w:sz="0" w:space="0" w:color="auto"/>
        <w:right w:val="none" w:sz="0" w:space="0" w:color="auto"/>
      </w:divBdr>
    </w:div>
    <w:div w:id="1266646475">
      <w:bodyDiv w:val="1"/>
      <w:marLeft w:val="0"/>
      <w:marRight w:val="0"/>
      <w:marTop w:val="0"/>
      <w:marBottom w:val="0"/>
      <w:divBdr>
        <w:top w:val="none" w:sz="0" w:space="0" w:color="auto"/>
        <w:left w:val="none" w:sz="0" w:space="0" w:color="auto"/>
        <w:bottom w:val="none" w:sz="0" w:space="0" w:color="auto"/>
        <w:right w:val="none" w:sz="0" w:space="0" w:color="auto"/>
      </w:divBdr>
    </w:div>
    <w:div w:id="1268344257">
      <w:bodyDiv w:val="1"/>
      <w:marLeft w:val="0"/>
      <w:marRight w:val="0"/>
      <w:marTop w:val="0"/>
      <w:marBottom w:val="0"/>
      <w:divBdr>
        <w:top w:val="none" w:sz="0" w:space="0" w:color="auto"/>
        <w:left w:val="none" w:sz="0" w:space="0" w:color="auto"/>
        <w:bottom w:val="none" w:sz="0" w:space="0" w:color="auto"/>
        <w:right w:val="none" w:sz="0" w:space="0" w:color="auto"/>
      </w:divBdr>
    </w:div>
    <w:div w:id="1268469223">
      <w:bodyDiv w:val="1"/>
      <w:marLeft w:val="0"/>
      <w:marRight w:val="0"/>
      <w:marTop w:val="0"/>
      <w:marBottom w:val="0"/>
      <w:divBdr>
        <w:top w:val="none" w:sz="0" w:space="0" w:color="auto"/>
        <w:left w:val="none" w:sz="0" w:space="0" w:color="auto"/>
        <w:bottom w:val="none" w:sz="0" w:space="0" w:color="auto"/>
        <w:right w:val="none" w:sz="0" w:space="0" w:color="auto"/>
      </w:divBdr>
    </w:div>
    <w:div w:id="1274287347">
      <w:bodyDiv w:val="1"/>
      <w:marLeft w:val="0"/>
      <w:marRight w:val="0"/>
      <w:marTop w:val="0"/>
      <w:marBottom w:val="0"/>
      <w:divBdr>
        <w:top w:val="none" w:sz="0" w:space="0" w:color="auto"/>
        <w:left w:val="none" w:sz="0" w:space="0" w:color="auto"/>
        <w:bottom w:val="none" w:sz="0" w:space="0" w:color="auto"/>
        <w:right w:val="none" w:sz="0" w:space="0" w:color="auto"/>
      </w:divBdr>
    </w:div>
    <w:div w:id="1274365507">
      <w:bodyDiv w:val="1"/>
      <w:marLeft w:val="0"/>
      <w:marRight w:val="0"/>
      <w:marTop w:val="0"/>
      <w:marBottom w:val="0"/>
      <w:divBdr>
        <w:top w:val="none" w:sz="0" w:space="0" w:color="auto"/>
        <w:left w:val="none" w:sz="0" w:space="0" w:color="auto"/>
        <w:bottom w:val="none" w:sz="0" w:space="0" w:color="auto"/>
        <w:right w:val="none" w:sz="0" w:space="0" w:color="auto"/>
      </w:divBdr>
    </w:div>
    <w:div w:id="1276018020">
      <w:bodyDiv w:val="1"/>
      <w:marLeft w:val="0"/>
      <w:marRight w:val="0"/>
      <w:marTop w:val="0"/>
      <w:marBottom w:val="0"/>
      <w:divBdr>
        <w:top w:val="none" w:sz="0" w:space="0" w:color="auto"/>
        <w:left w:val="none" w:sz="0" w:space="0" w:color="auto"/>
        <w:bottom w:val="none" w:sz="0" w:space="0" w:color="auto"/>
        <w:right w:val="none" w:sz="0" w:space="0" w:color="auto"/>
      </w:divBdr>
    </w:div>
    <w:div w:id="1286623458">
      <w:bodyDiv w:val="1"/>
      <w:marLeft w:val="0"/>
      <w:marRight w:val="0"/>
      <w:marTop w:val="0"/>
      <w:marBottom w:val="0"/>
      <w:divBdr>
        <w:top w:val="none" w:sz="0" w:space="0" w:color="auto"/>
        <w:left w:val="none" w:sz="0" w:space="0" w:color="auto"/>
        <w:bottom w:val="none" w:sz="0" w:space="0" w:color="auto"/>
        <w:right w:val="none" w:sz="0" w:space="0" w:color="auto"/>
      </w:divBdr>
    </w:div>
    <w:div w:id="1293174366">
      <w:bodyDiv w:val="1"/>
      <w:marLeft w:val="0"/>
      <w:marRight w:val="0"/>
      <w:marTop w:val="0"/>
      <w:marBottom w:val="0"/>
      <w:divBdr>
        <w:top w:val="none" w:sz="0" w:space="0" w:color="auto"/>
        <w:left w:val="none" w:sz="0" w:space="0" w:color="auto"/>
        <w:bottom w:val="none" w:sz="0" w:space="0" w:color="auto"/>
        <w:right w:val="none" w:sz="0" w:space="0" w:color="auto"/>
      </w:divBdr>
    </w:div>
    <w:div w:id="1295602628">
      <w:bodyDiv w:val="1"/>
      <w:marLeft w:val="0"/>
      <w:marRight w:val="0"/>
      <w:marTop w:val="0"/>
      <w:marBottom w:val="0"/>
      <w:divBdr>
        <w:top w:val="none" w:sz="0" w:space="0" w:color="auto"/>
        <w:left w:val="none" w:sz="0" w:space="0" w:color="auto"/>
        <w:bottom w:val="none" w:sz="0" w:space="0" w:color="auto"/>
        <w:right w:val="none" w:sz="0" w:space="0" w:color="auto"/>
      </w:divBdr>
      <w:divsChild>
        <w:div w:id="61016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612096">
      <w:bodyDiv w:val="1"/>
      <w:marLeft w:val="0"/>
      <w:marRight w:val="0"/>
      <w:marTop w:val="0"/>
      <w:marBottom w:val="0"/>
      <w:divBdr>
        <w:top w:val="none" w:sz="0" w:space="0" w:color="auto"/>
        <w:left w:val="none" w:sz="0" w:space="0" w:color="auto"/>
        <w:bottom w:val="none" w:sz="0" w:space="0" w:color="auto"/>
        <w:right w:val="none" w:sz="0" w:space="0" w:color="auto"/>
      </w:divBdr>
      <w:divsChild>
        <w:div w:id="878933703">
          <w:marLeft w:val="0"/>
          <w:marRight w:val="0"/>
          <w:marTop w:val="0"/>
          <w:marBottom w:val="0"/>
          <w:divBdr>
            <w:top w:val="none" w:sz="0" w:space="0" w:color="auto"/>
            <w:left w:val="none" w:sz="0" w:space="0" w:color="auto"/>
            <w:bottom w:val="none" w:sz="0" w:space="0" w:color="auto"/>
            <w:right w:val="none" w:sz="0" w:space="0" w:color="auto"/>
          </w:divBdr>
          <w:divsChild>
            <w:div w:id="860826144">
              <w:marLeft w:val="0"/>
              <w:marRight w:val="0"/>
              <w:marTop w:val="0"/>
              <w:marBottom w:val="0"/>
              <w:divBdr>
                <w:top w:val="none" w:sz="0" w:space="0" w:color="auto"/>
                <w:left w:val="none" w:sz="0" w:space="0" w:color="auto"/>
                <w:bottom w:val="none" w:sz="0" w:space="0" w:color="auto"/>
                <w:right w:val="none" w:sz="0" w:space="0" w:color="auto"/>
              </w:divBdr>
              <w:divsChild>
                <w:div w:id="1041370167">
                  <w:marLeft w:val="0"/>
                  <w:marRight w:val="0"/>
                  <w:marTop w:val="0"/>
                  <w:marBottom w:val="0"/>
                  <w:divBdr>
                    <w:top w:val="none" w:sz="0" w:space="0" w:color="auto"/>
                    <w:left w:val="none" w:sz="0" w:space="0" w:color="auto"/>
                    <w:bottom w:val="none" w:sz="0" w:space="0" w:color="auto"/>
                    <w:right w:val="none" w:sz="0" w:space="0" w:color="auto"/>
                  </w:divBdr>
                  <w:divsChild>
                    <w:div w:id="1901749974">
                      <w:marLeft w:val="0"/>
                      <w:marRight w:val="0"/>
                      <w:marTop w:val="0"/>
                      <w:marBottom w:val="0"/>
                      <w:divBdr>
                        <w:top w:val="none" w:sz="0" w:space="0" w:color="auto"/>
                        <w:left w:val="none" w:sz="0" w:space="0" w:color="auto"/>
                        <w:bottom w:val="none" w:sz="0" w:space="0" w:color="auto"/>
                        <w:right w:val="none" w:sz="0" w:space="0" w:color="auto"/>
                      </w:divBdr>
                      <w:divsChild>
                        <w:div w:id="1981569854">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1421678246">
                                  <w:marLeft w:val="0"/>
                                  <w:marRight w:val="0"/>
                                  <w:marTop w:val="0"/>
                                  <w:marBottom w:val="0"/>
                                  <w:divBdr>
                                    <w:top w:val="none" w:sz="0" w:space="0" w:color="auto"/>
                                    <w:left w:val="none" w:sz="0" w:space="0" w:color="auto"/>
                                    <w:bottom w:val="none" w:sz="0" w:space="0" w:color="auto"/>
                                    <w:right w:val="none" w:sz="0" w:space="0" w:color="auto"/>
                                  </w:divBdr>
                                  <w:divsChild>
                                    <w:div w:id="392895432">
                                      <w:marLeft w:val="0"/>
                                      <w:marRight w:val="0"/>
                                      <w:marTop w:val="0"/>
                                      <w:marBottom w:val="0"/>
                                      <w:divBdr>
                                        <w:top w:val="none" w:sz="0" w:space="0" w:color="auto"/>
                                        <w:left w:val="none" w:sz="0" w:space="0" w:color="auto"/>
                                        <w:bottom w:val="none" w:sz="0" w:space="0" w:color="auto"/>
                                        <w:right w:val="none" w:sz="0" w:space="0" w:color="auto"/>
                                      </w:divBdr>
                                      <w:divsChild>
                                        <w:div w:id="230624908">
                                          <w:marLeft w:val="0"/>
                                          <w:marRight w:val="0"/>
                                          <w:marTop w:val="0"/>
                                          <w:marBottom w:val="0"/>
                                          <w:divBdr>
                                            <w:top w:val="none" w:sz="0" w:space="0" w:color="auto"/>
                                            <w:left w:val="none" w:sz="0" w:space="0" w:color="auto"/>
                                            <w:bottom w:val="none" w:sz="0" w:space="0" w:color="auto"/>
                                            <w:right w:val="none" w:sz="0" w:space="0" w:color="auto"/>
                                          </w:divBdr>
                                          <w:divsChild>
                                            <w:div w:id="1966615425">
                                              <w:marLeft w:val="0"/>
                                              <w:marRight w:val="0"/>
                                              <w:marTop w:val="0"/>
                                              <w:marBottom w:val="0"/>
                                              <w:divBdr>
                                                <w:top w:val="none" w:sz="0" w:space="0" w:color="auto"/>
                                                <w:left w:val="none" w:sz="0" w:space="0" w:color="auto"/>
                                                <w:bottom w:val="none" w:sz="0" w:space="0" w:color="auto"/>
                                                <w:right w:val="none" w:sz="0" w:space="0" w:color="auto"/>
                                              </w:divBdr>
                                              <w:divsChild>
                                                <w:div w:id="1666858862">
                                                  <w:marLeft w:val="0"/>
                                                  <w:marRight w:val="0"/>
                                                  <w:marTop w:val="0"/>
                                                  <w:marBottom w:val="0"/>
                                                  <w:divBdr>
                                                    <w:top w:val="none" w:sz="0" w:space="0" w:color="auto"/>
                                                    <w:left w:val="none" w:sz="0" w:space="0" w:color="auto"/>
                                                    <w:bottom w:val="none" w:sz="0" w:space="0" w:color="auto"/>
                                                    <w:right w:val="none" w:sz="0" w:space="0" w:color="auto"/>
                                                  </w:divBdr>
                                                  <w:divsChild>
                                                    <w:div w:id="985665820">
                                                      <w:marLeft w:val="0"/>
                                                      <w:marRight w:val="0"/>
                                                      <w:marTop w:val="0"/>
                                                      <w:marBottom w:val="0"/>
                                                      <w:divBdr>
                                                        <w:top w:val="none" w:sz="0" w:space="0" w:color="auto"/>
                                                        <w:left w:val="none" w:sz="0" w:space="0" w:color="auto"/>
                                                        <w:bottom w:val="none" w:sz="0" w:space="0" w:color="auto"/>
                                                        <w:right w:val="none" w:sz="0" w:space="0" w:color="auto"/>
                                                      </w:divBdr>
                                                      <w:divsChild>
                                                        <w:div w:id="18642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157169">
      <w:bodyDiv w:val="1"/>
      <w:marLeft w:val="0"/>
      <w:marRight w:val="0"/>
      <w:marTop w:val="0"/>
      <w:marBottom w:val="0"/>
      <w:divBdr>
        <w:top w:val="none" w:sz="0" w:space="0" w:color="auto"/>
        <w:left w:val="none" w:sz="0" w:space="0" w:color="auto"/>
        <w:bottom w:val="none" w:sz="0" w:space="0" w:color="auto"/>
        <w:right w:val="none" w:sz="0" w:space="0" w:color="auto"/>
      </w:divBdr>
    </w:div>
    <w:div w:id="1310090775">
      <w:bodyDiv w:val="1"/>
      <w:marLeft w:val="0"/>
      <w:marRight w:val="0"/>
      <w:marTop w:val="0"/>
      <w:marBottom w:val="0"/>
      <w:divBdr>
        <w:top w:val="none" w:sz="0" w:space="0" w:color="auto"/>
        <w:left w:val="none" w:sz="0" w:space="0" w:color="auto"/>
        <w:bottom w:val="none" w:sz="0" w:space="0" w:color="auto"/>
        <w:right w:val="none" w:sz="0" w:space="0" w:color="auto"/>
      </w:divBdr>
    </w:div>
    <w:div w:id="1310134059">
      <w:bodyDiv w:val="1"/>
      <w:marLeft w:val="0"/>
      <w:marRight w:val="0"/>
      <w:marTop w:val="0"/>
      <w:marBottom w:val="0"/>
      <w:divBdr>
        <w:top w:val="none" w:sz="0" w:space="0" w:color="auto"/>
        <w:left w:val="none" w:sz="0" w:space="0" w:color="auto"/>
        <w:bottom w:val="none" w:sz="0" w:space="0" w:color="auto"/>
        <w:right w:val="none" w:sz="0" w:space="0" w:color="auto"/>
      </w:divBdr>
    </w:div>
    <w:div w:id="1315450885">
      <w:bodyDiv w:val="1"/>
      <w:marLeft w:val="0"/>
      <w:marRight w:val="0"/>
      <w:marTop w:val="0"/>
      <w:marBottom w:val="0"/>
      <w:divBdr>
        <w:top w:val="none" w:sz="0" w:space="0" w:color="auto"/>
        <w:left w:val="none" w:sz="0" w:space="0" w:color="auto"/>
        <w:bottom w:val="none" w:sz="0" w:space="0" w:color="auto"/>
        <w:right w:val="none" w:sz="0" w:space="0" w:color="auto"/>
      </w:divBdr>
    </w:div>
    <w:div w:id="1322927281">
      <w:bodyDiv w:val="1"/>
      <w:marLeft w:val="0"/>
      <w:marRight w:val="0"/>
      <w:marTop w:val="0"/>
      <w:marBottom w:val="0"/>
      <w:divBdr>
        <w:top w:val="none" w:sz="0" w:space="0" w:color="auto"/>
        <w:left w:val="none" w:sz="0" w:space="0" w:color="auto"/>
        <w:bottom w:val="none" w:sz="0" w:space="0" w:color="auto"/>
        <w:right w:val="none" w:sz="0" w:space="0" w:color="auto"/>
      </w:divBdr>
    </w:div>
    <w:div w:id="1326667561">
      <w:bodyDiv w:val="1"/>
      <w:marLeft w:val="0"/>
      <w:marRight w:val="0"/>
      <w:marTop w:val="0"/>
      <w:marBottom w:val="0"/>
      <w:divBdr>
        <w:top w:val="none" w:sz="0" w:space="0" w:color="auto"/>
        <w:left w:val="none" w:sz="0" w:space="0" w:color="auto"/>
        <w:bottom w:val="none" w:sz="0" w:space="0" w:color="auto"/>
        <w:right w:val="none" w:sz="0" w:space="0" w:color="auto"/>
      </w:divBdr>
    </w:div>
    <w:div w:id="1326973626">
      <w:bodyDiv w:val="1"/>
      <w:marLeft w:val="0"/>
      <w:marRight w:val="0"/>
      <w:marTop w:val="0"/>
      <w:marBottom w:val="0"/>
      <w:divBdr>
        <w:top w:val="none" w:sz="0" w:space="0" w:color="auto"/>
        <w:left w:val="none" w:sz="0" w:space="0" w:color="auto"/>
        <w:bottom w:val="none" w:sz="0" w:space="0" w:color="auto"/>
        <w:right w:val="none" w:sz="0" w:space="0" w:color="auto"/>
      </w:divBdr>
    </w:div>
    <w:div w:id="1329554621">
      <w:bodyDiv w:val="1"/>
      <w:marLeft w:val="0"/>
      <w:marRight w:val="0"/>
      <w:marTop w:val="0"/>
      <w:marBottom w:val="0"/>
      <w:divBdr>
        <w:top w:val="none" w:sz="0" w:space="0" w:color="auto"/>
        <w:left w:val="none" w:sz="0" w:space="0" w:color="auto"/>
        <w:bottom w:val="none" w:sz="0" w:space="0" w:color="auto"/>
        <w:right w:val="none" w:sz="0" w:space="0" w:color="auto"/>
      </w:divBdr>
    </w:div>
    <w:div w:id="1341354321">
      <w:bodyDiv w:val="1"/>
      <w:marLeft w:val="0"/>
      <w:marRight w:val="0"/>
      <w:marTop w:val="0"/>
      <w:marBottom w:val="0"/>
      <w:divBdr>
        <w:top w:val="none" w:sz="0" w:space="0" w:color="auto"/>
        <w:left w:val="none" w:sz="0" w:space="0" w:color="auto"/>
        <w:bottom w:val="none" w:sz="0" w:space="0" w:color="auto"/>
        <w:right w:val="none" w:sz="0" w:space="0" w:color="auto"/>
      </w:divBdr>
    </w:div>
    <w:div w:id="1349335916">
      <w:bodyDiv w:val="1"/>
      <w:marLeft w:val="0"/>
      <w:marRight w:val="0"/>
      <w:marTop w:val="0"/>
      <w:marBottom w:val="0"/>
      <w:divBdr>
        <w:top w:val="none" w:sz="0" w:space="0" w:color="auto"/>
        <w:left w:val="none" w:sz="0" w:space="0" w:color="auto"/>
        <w:bottom w:val="none" w:sz="0" w:space="0" w:color="auto"/>
        <w:right w:val="none" w:sz="0" w:space="0" w:color="auto"/>
      </w:divBdr>
    </w:div>
    <w:div w:id="1349722025">
      <w:bodyDiv w:val="1"/>
      <w:marLeft w:val="0"/>
      <w:marRight w:val="0"/>
      <w:marTop w:val="0"/>
      <w:marBottom w:val="0"/>
      <w:divBdr>
        <w:top w:val="none" w:sz="0" w:space="0" w:color="auto"/>
        <w:left w:val="none" w:sz="0" w:space="0" w:color="auto"/>
        <w:bottom w:val="none" w:sz="0" w:space="0" w:color="auto"/>
        <w:right w:val="none" w:sz="0" w:space="0" w:color="auto"/>
      </w:divBdr>
    </w:div>
    <w:div w:id="1356931142">
      <w:bodyDiv w:val="1"/>
      <w:marLeft w:val="0"/>
      <w:marRight w:val="0"/>
      <w:marTop w:val="0"/>
      <w:marBottom w:val="0"/>
      <w:divBdr>
        <w:top w:val="none" w:sz="0" w:space="0" w:color="auto"/>
        <w:left w:val="none" w:sz="0" w:space="0" w:color="auto"/>
        <w:bottom w:val="none" w:sz="0" w:space="0" w:color="auto"/>
        <w:right w:val="none" w:sz="0" w:space="0" w:color="auto"/>
      </w:divBdr>
    </w:div>
    <w:div w:id="1364096006">
      <w:bodyDiv w:val="1"/>
      <w:marLeft w:val="0"/>
      <w:marRight w:val="0"/>
      <w:marTop w:val="0"/>
      <w:marBottom w:val="0"/>
      <w:divBdr>
        <w:top w:val="none" w:sz="0" w:space="0" w:color="auto"/>
        <w:left w:val="none" w:sz="0" w:space="0" w:color="auto"/>
        <w:bottom w:val="none" w:sz="0" w:space="0" w:color="auto"/>
        <w:right w:val="none" w:sz="0" w:space="0" w:color="auto"/>
      </w:divBdr>
    </w:div>
    <w:div w:id="1365251838">
      <w:bodyDiv w:val="1"/>
      <w:marLeft w:val="0"/>
      <w:marRight w:val="0"/>
      <w:marTop w:val="0"/>
      <w:marBottom w:val="0"/>
      <w:divBdr>
        <w:top w:val="none" w:sz="0" w:space="0" w:color="auto"/>
        <w:left w:val="none" w:sz="0" w:space="0" w:color="auto"/>
        <w:bottom w:val="none" w:sz="0" w:space="0" w:color="auto"/>
        <w:right w:val="none" w:sz="0" w:space="0" w:color="auto"/>
      </w:divBdr>
    </w:div>
    <w:div w:id="1365714483">
      <w:bodyDiv w:val="1"/>
      <w:marLeft w:val="0"/>
      <w:marRight w:val="0"/>
      <w:marTop w:val="0"/>
      <w:marBottom w:val="0"/>
      <w:divBdr>
        <w:top w:val="none" w:sz="0" w:space="0" w:color="auto"/>
        <w:left w:val="none" w:sz="0" w:space="0" w:color="auto"/>
        <w:bottom w:val="none" w:sz="0" w:space="0" w:color="auto"/>
        <w:right w:val="none" w:sz="0" w:space="0" w:color="auto"/>
      </w:divBdr>
    </w:div>
    <w:div w:id="1369449127">
      <w:bodyDiv w:val="1"/>
      <w:marLeft w:val="0"/>
      <w:marRight w:val="0"/>
      <w:marTop w:val="0"/>
      <w:marBottom w:val="0"/>
      <w:divBdr>
        <w:top w:val="none" w:sz="0" w:space="0" w:color="auto"/>
        <w:left w:val="none" w:sz="0" w:space="0" w:color="auto"/>
        <w:bottom w:val="none" w:sz="0" w:space="0" w:color="auto"/>
        <w:right w:val="none" w:sz="0" w:space="0" w:color="auto"/>
      </w:divBdr>
    </w:div>
    <w:div w:id="1370298694">
      <w:bodyDiv w:val="1"/>
      <w:marLeft w:val="0"/>
      <w:marRight w:val="0"/>
      <w:marTop w:val="0"/>
      <w:marBottom w:val="0"/>
      <w:divBdr>
        <w:top w:val="none" w:sz="0" w:space="0" w:color="auto"/>
        <w:left w:val="none" w:sz="0" w:space="0" w:color="auto"/>
        <w:bottom w:val="none" w:sz="0" w:space="0" w:color="auto"/>
        <w:right w:val="none" w:sz="0" w:space="0" w:color="auto"/>
      </w:divBdr>
    </w:div>
    <w:div w:id="1373530825">
      <w:bodyDiv w:val="1"/>
      <w:marLeft w:val="0"/>
      <w:marRight w:val="0"/>
      <w:marTop w:val="0"/>
      <w:marBottom w:val="0"/>
      <w:divBdr>
        <w:top w:val="none" w:sz="0" w:space="0" w:color="auto"/>
        <w:left w:val="none" w:sz="0" w:space="0" w:color="auto"/>
        <w:bottom w:val="none" w:sz="0" w:space="0" w:color="auto"/>
        <w:right w:val="none" w:sz="0" w:space="0" w:color="auto"/>
      </w:divBdr>
    </w:div>
    <w:div w:id="1374384913">
      <w:bodyDiv w:val="1"/>
      <w:marLeft w:val="0"/>
      <w:marRight w:val="0"/>
      <w:marTop w:val="0"/>
      <w:marBottom w:val="0"/>
      <w:divBdr>
        <w:top w:val="none" w:sz="0" w:space="0" w:color="auto"/>
        <w:left w:val="none" w:sz="0" w:space="0" w:color="auto"/>
        <w:bottom w:val="none" w:sz="0" w:space="0" w:color="auto"/>
        <w:right w:val="none" w:sz="0" w:space="0" w:color="auto"/>
      </w:divBdr>
    </w:div>
    <w:div w:id="1385831474">
      <w:bodyDiv w:val="1"/>
      <w:marLeft w:val="0"/>
      <w:marRight w:val="0"/>
      <w:marTop w:val="0"/>
      <w:marBottom w:val="0"/>
      <w:divBdr>
        <w:top w:val="none" w:sz="0" w:space="0" w:color="auto"/>
        <w:left w:val="none" w:sz="0" w:space="0" w:color="auto"/>
        <w:bottom w:val="none" w:sz="0" w:space="0" w:color="auto"/>
        <w:right w:val="none" w:sz="0" w:space="0" w:color="auto"/>
      </w:divBdr>
    </w:div>
    <w:div w:id="1387953600">
      <w:bodyDiv w:val="1"/>
      <w:marLeft w:val="0"/>
      <w:marRight w:val="0"/>
      <w:marTop w:val="0"/>
      <w:marBottom w:val="0"/>
      <w:divBdr>
        <w:top w:val="none" w:sz="0" w:space="0" w:color="auto"/>
        <w:left w:val="none" w:sz="0" w:space="0" w:color="auto"/>
        <w:bottom w:val="none" w:sz="0" w:space="0" w:color="auto"/>
        <w:right w:val="none" w:sz="0" w:space="0" w:color="auto"/>
      </w:divBdr>
    </w:div>
    <w:div w:id="1390107293">
      <w:bodyDiv w:val="1"/>
      <w:marLeft w:val="0"/>
      <w:marRight w:val="0"/>
      <w:marTop w:val="0"/>
      <w:marBottom w:val="0"/>
      <w:divBdr>
        <w:top w:val="none" w:sz="0" w:space="0" w:color="auto"/>
        <w:left w:val="none" w:sz="0" w:space="0" w:color="auto"/>
        <w:bottom w:val="none" w:sz="0" w:space="0" w:color="auto"/>
        <w:right w:val="none" w:sz="0" w:space="0" w:color="auto"/>
      </w:divBdr>
    </w:div>
    <w:div w:id="1393574675">
      <w:bodyDiv w:val="1"/>
      <w:marLeft w:val="0"/>
      <w:marRight w:val="0"/>
      <w:marTop w:val="0"/>
      <w:marBottom w:val="0"/>
      <w:divBdr>
        <w:top w:val="none" w:sz="0" w:space="0" w:color="auto"/>
        <w:left w:val="none" w:sz="0" w:space="0" w:color="auto"/>
        <w:bottom w:val="none" w:sz="0" w:space="0" w:color="auto"/>
        <w:right w:val="none" w:sz="0" w:space="0" w:color="auto"/>
      </w:divBdr>
    </w:div>
    <w:div w:id="1397165814">
      <w:bodyDiv w:val="1"/>
      <w:marLeft w:val="0"/>
      <w:marRight w:val="0"/>
      <w:marTop w:val="0"/>
      <w:marBottom w:val="0"/>
      <w:divBdr>
        <w:top w:val="none" w:sz="0" w:space="0" w:color="auto"/>
        <w:left w:val="none" w:sz="0" w:space="0" w:color="auto"/>
        <w:bottom w:val="none" w:sz="0" w:space="0" w:color="auto"/>
        <w:right w:val="none" w:sz="0" w:space="0" w:color="auto"/>
      </w:divBdr>
    </w:div>
    <w:div w:id="1397822667">
      <w:bodyDiv w:val="1"/>
      <w:marLeft w:val="0"/>
      <w:marRight w:val="0"/>
      <w:marTop w:val="0"/>
      <w:marBottom w:val="0"/>
      <w:divBdr>
        <w:top w:val="none" w:sz="0" w:space="0" w:color="auto"/>
        <w:left w:val="none" w:sz="0" w:space="0" w:color="auto"/>
        <w:bottom w:val="none" w:sz="0" w:space="0" w:color="auto"/>
        <w:right w:val="none" w:sz="0" w:space="0" w:color="auto"/>
      </w:divBdr>
    </w:div>
    <w:div w:id="1405030508">
      <w:bodyDiv w:val="1"/>
      <w:marLeft w:val="0"/>
      <w:marRight w:val="0"/>
      <w:marTop w:val="0"/>
      <w:marBottom w:val="0"/>
      <w:divBdr>
        <w:top w:val="none" w:sz="0" w:space="0" w:color="auto"/>
        <w:left w:val="none" w:sz="0" w:space="0" w:color="auto"/>
        <w:bottom w:val="none" w:sz="0" w:space="0" w:color="auto"/>
        <w:right w:val="none" w:sz="0" w:space="0" w:color="auto"/>
      </w:divBdr>
    </w:div>
    <w:div w:id="1405031938">
      <w:bodyDiv w:val="1"/>
      <w:marLeft w:val="0"/>
      <w:marRight w:val="0"/>
      <w:marTop w:val="0"/>
      <w:marBottom w:val="0"/>
      <w:divBdr>
        <w:top w:val="none" w:sz="0" w:space="0" w:color="auto"/>
        <w:left w:val="none" w:sz="0" w:space="0" w:color="auto"/>
        <w:bottom w:val="none" w:sz="0" w:space="0" w:color="auto"/>
        <w:right w:val="none" w:sz="0" w:space="0" w:color="auto"/>
      </w:divBdr>
    </w:div>
    <w:div w:id="1413237570">
      <w:bodyDiv w:val="1"/>
      <w:marLeft w:val="0"/>
      <w:marRight w:val="0"/>
      <w:marTop w:val="0"/>
      <w:marBottom w:val="0"/>
      <w:divBdr>
        <w:top w:val="none" w:sz="0" w:space="0" w:color="auto"/>
        <w:left w:val="none" w:sz="0" w:space="0" w:color="auto"/>
        <w:bottom w:val="none" w:sz="0" w:space="0" w:color="auto"/>
        <w:right w:val="none" w:sz="0" w:space="0" w:color="auto"/>
      </w:divBdr>
    </w:div>
    <w:div w:id="1414471738">
      <w:bodyDiv w:val="1"/>
      <w:marLeft w:val="0"/>
      <w:marRight w:val="0"/>
      <w:marTop w:val="0"/>
      <w:marBottom w:val="0"/>
      <w:divBdr>
        <w:top w:val="none" w:sz="0" w:space="0" w:color="auto"/>
        <w:left w:val="none" w:sz="0" w:space="0" w:color="auto"/>
        <w:bottom w:val="none" w:sz="0" w:space="0" w:color="auto"/>
        <w:right w:val="none" w:sz="0" w:space="0" w:color="auto"/>
      </w:divBdr>
    </w:div>
    <w:div w:id="1423331580">
      <w:bodyDiv w:val="1"/>
      <w:marLeft w:val="0"/>
      <w:marRight w:val="0"/>
      <w:marTop w:val="0"/>
      <w:marBottom w:val="0"/>
      <w:divBdr>
        <w:top w:val="none" w:sz="0" w:space="0" w:color="auto"/>
        <w:left w:val="none" w:sz="0" w:space="0" w:color="auto"/>
        <w:bottom w:val="none" w:sz="0" w:space="0" w:color="auto"/>
        <w:right w:val="none" w:sz="0" w:space="0" w:color="auto"/>
      </w:divBdr>
    </w:div>
    <w:div w:id="1424447714">
      <w:bodyDiv w:val="1"/>
      <w:marLeft w:val="0"/>
      <w:marRight w:val="0"/>
      <w:marTop w:val="0"/>
      <w:marBottom w:val="0"/>
      <w:divBdr>
        <w:top w:val="none" w:sz="0" w:space="0" w:color="auto"/>
        <w:left w:val="none" w:sz="0" w:space="0" w:color="auto"/>
        <w:bottom w:val="none" w:sz="0" w:space="0" w:color="auto"/>
        <w:right w:val="none" w:sz="0" w:space="0" w:color="auto"/>
      </w:divBdr>
    </w:div>
    <w:div w:id="14369036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099">
          <w:marLeft w:val="0"/>
          <w:marRight w:val="0"/>
          <w:marTop w:val="0"/>
          <w:marBottom w:val="0"/>
          <w:divBdr>
            <w:top w:val="none" w:sz="0" w:space="0" w:color="auto"/>
            <w:left w:val="none" w:sz="0" w:space="0" w:color="auto"/>
            <w:bottom w:val="none" w:sz="0" w:space="0" w:color="auto"/>
            <w:right w:val="none" w:sz="0" w:space="0" w:color="auto"/>
          </w:divBdr>
          <w:divsChild>
            <w:div w:id="1764376123">
              <w:marLeft w:val="0"/>
              <w:marRight w:val="0"/>
              <w:marTop w:val="0"/>
              <w:marBottom w:val="0"/>
              <w:divBdr>
                <w:top w:val="none" w:sz="0" w:space="0" w:color="auto"/>
                <w:left w:val="none" w:sz="0" w:space="0" w:color="auto"/>
                <w:bottom w:val="none" w:sz="0" w:space="0" w:color="auto"/>
                <w:right w:val="none" w:sz="0" w:space="0" w:color="auto"/>
              </w:divBdr>
              <w:divsChild>
                <w:div w:id="1806434363">
                  <w:marLeft w:val="0"/>
                  <w:marRight w:val="0"/>
                  <w:marTop w:val="0"/>
                  <w:marBottom w:val="0"/>
                  <w:divBdr>
                    <w:top w:val="none" w:sz="0" w:space="0" w:color="auto"/>
                    <w:left w:val="none" w:sz="0" w:space="0" w:color="auto"/>
                    <w:bottom w:val="none" w:sz="0" w:space="0" w:color="auto"/>
                    <w:right w:val="none" w:sz="0" w:space="0" w:color="auto"/>
                  </w:divBdr>
                  <w:divsChild>
                    <w:div w:id="161433811">
                      <w:marLeft w:val="0"/>
                      <w:marRight w:val="0"/>
                      <w:marTop w:val="0"/>
                      <w:marBottom w:val="0"/>
                      <w:divBdr>
                        <w:top w:val="none" w:sz="0" w:space="0" w:color="auto"/>
                        <w:left w:val="none" w:sz="0" w:space="0" w:color="auto"/>
                        <w:bottom w:val="none" w:sz="0" w:space="0" w:color="auto"/>
                        <w:right w:val="none" w:sz="0" w:space="0" w:color="auto"/>
                      </w:divBdr>
                      <w:divsChild>
                        <w:div w:id="321467085">
                          <w:marLeft w:val="0"/>
                          <w:marRight w:val="0"/>
                          <w:marTop w:val="0"/>
                          <w:marBottom w:val="0"/>
                          <w:divBdr>
                            <w:top w:val="none" w:sz="0" w:space="0" w:color="auto"/>
                            <w:left w:val="none" w:sz="0" w:space="0" w:color="auto"/>
                            <w:bottom w:val="none" w:sz="0" w:space="0" w:color="auto"/>
                            <w:right w:val="none" w:sz="0" w:space="0" w:color="auto"/>
                          </w:divBdr>
                          <w:divsChild>
                            <w:div w:id="249239457">
                              <w:marLeft w:val="0"/>
                              <w:marRight w:val="0"/>
                              <w:marTop w:val="0"/>
                              <w:marBottom w:val="0"/>
                              <w:divBdr>
                                <w:top w:val="none" w:sz="0" w:space="0" w:color="auto"/>
                                <w:left w:val="none" w:sz="0" w:space="0" w:color="auto"/>
                                <w:bottom w:val="none" w:sz="0" w:space="0" w:color="auto"/>
                                <w:right w:val="none" w:sz="0" w:space="0" w:color="auto"/>
                              </w:divBdr>
                              <w:divsChild>
                                <w:div w:id="1814905317">
                                  <w:marLeft w:val="0"/>
                                  <w:marRight w:val="0"/>
                                  <w:marTop w:val="0"/>
                                  <w:marBottom w:val="0"/>
                                  <w:divBdr>
                                    <w:top w:val="none" w:sz="0" w:space="0" w:color="auto"/>
                                    <w:left w:val="none" w:sz="0" w:space="0" w:color="auto"/>
                                    <w:bottom w:val="none" w:sz="0" w:space="0" w:color="auto"/>
                                    <w:right w:val="none" w:sz="0" w:space="0" w:color="auto"/>
                                  </w:divBdr>
                                  <w:divsChild>
                                    <w:div w:id="781418054">
                                      <w:marLeft w:val="0"/>
                                      <w:marRight w:val="0"/>
                                      <w:marTop w:val="0"/>
                                      <w:marBottom w:val="0"/>
                                      <w:divBdr>
                                        <w:top w:val="none" w:sz="0" w:space="0" w:color="auto"/>
                                        <w:left w:val="none" w:sz="0" w:space="0" w:color="auto"/>
                                        <w:bottom w:val="none" w:sz="0" w:space="0" w:color="auto"/>
                                        <w:right w:val="none" w:sz="0" w:space="0" w:color="auto"/>
                                      </w:divBdr>
                                      <w:divsChild>
                                        <w:div w:id="234359346">
                                          <w:marLeft w:val="0"/>
                                          <w:marRight w:val="0"/>
                                          <w:marTop w:val="0"/>
                                          <w:marBottom w:val="0"/>
                                          <w:divBdr>
                                            <w:top w:val="none" w:sz="0" w:space="0" w:color="auto"/>
                                            <w:left w:val="none" w:sz="0" w:space="0" w:color="auto"/>
                                            <w:bottom w:val="none" w:sz="0" w:space="0" w:color="auto"/>
                                            <w:right w:val="none" w:sz="0" w:space="0" w:color="auto"/>
                                          </w:divBdr>
                                          <w:divsChild>
                                            <w:div w:id="757100545">
                                              <w:marLeft w:val="0"/>
                                              <w:marRight w:val="0"/>
                                              <w:marTop w:val="0"/>
                                              <w:marBottom w:val="0"/>
                                              <w:divBdr>
                                                <w:top w:val="none" w:sz="0" w:space="0" w:color="auto"/>
                                                <w:left w:val="none" w:sz="0" w:space="0" w:color="auto"/>
                                                <w:bottom w:val="none" w:sz="0" w:space="0" w:color="auto"/>
                                                <w:right w:val="none" w:sz="0" w:space="0" w:color="auto"/>
                                              </w:divBdr>
                                              <w:divsChild>
                                                <w:div w:id="827093375">
                                                  <w:marLeft w:val="0"/>
                                                  <w:marRight w:val="0"/>
                                                  <w:marTop w:val="0"/>
                                                  <w:marBottom w:val="0"/>
                                                  <w:divBdr>
                                                    <w:top w:val="none" w:sz="0" w:space="0" w:color="auto"/>
                                                    <w:left w:val="none" w:sz="0" w:space="0" w:color="auto"/>
                                                    <w:bottom w:val="none" w:sz="0" w:space="0" w:color="auto"/>
                                                    <w:right w:val="none" w:sz="0" w:space="0" w:color="auto"/>
                                                  </w:divBdr>
                                                  <w:divsChild>
                                                    <w:div w:id="832179903">
                                                      <w:marLeft w:val="0"/>
                                                      <w:marRight w:val="0"/>
                                                      <w:marTop w:val="0"/>
                                                      <w:marBottom w:val="0"/>
                                                      <w:divBdr>
                                                        <w:top w:val="none" w:sz="0" w:space="0" w:color="auto"/>
                                                        <w:left w:val="none" w:sz="0" w:space="0" w:color="auto"/>
                                                        <w:bottom w:val="none" w:sz="0" w:space="0" w:color="auto"/>
                                                        <w:right w:val="none" w:sz="0" w:space="0" w:color="auto"/>
                                                      </w:divBdr>
                                                      <w:divsChild>
                                                        <w:div w:id="2010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140417">
      <w:bodyDiv w:val="1"/>
      <w:marLeft w:val="0"/>
      <w:marRight w:val="0"/>
      <w:marTop w:val="0"/>
      <w:marBottom w:val="0"/>
      <w:divBdr>
        <w:top w:val="none" w:sz="0" w:space="0" w:color="auto"/>
        <w:left w:val="none" w:sz="0" w:space="0" w:color="auto"/>
        <w:bottom w:val="none" w:sz="0" w:space="0" w:color="auto"/>
        <w:right w:val="none" w:sz="0" w:space="0" w:color="auto"/>
      </w:divBdr>
    </w:div>
    <w:div w:id="1451625548">
      <w:bodyDiv w:val="1"/>
      <w:marLeft w:val="0"/>
      <w:marRight w:val="0"/>
      <w:marTop w:val="0"/>
      <w:marBottom w:val="0"/>
      <w:divBdr>
        <w:top w:val="none" w:sz="0" w:space="0" w:color="auto"/>
        <w:left w:val="none" w:sz="0" w:space="0" w:color="auto"/>
        <w:bottom w:val="none" w:sz="0" w:space="0" w:color="auto"/>
        <w:right w:val="none" w:sz="0" w:space="0" w:color="auto"/>
      </w:divBdr>
    </w:div>
    <w:div w:id="1453404457">
      <w:bodyDiv w:val="1"/>
      <w:marLeft w:val="0"/>
      <w:marRight w:val="0"/>
      <w:marTop w:val="0"/>
      <w:marBottom w:val="0"/>
      <w:divBdr>
        <w:top w:val="none" w:sz="0" w:space="0" w:color="auto"/>
        <w:left w:val="none" w:sz="0" w:space="0" w:color="auto"/>
        <w:bottom w:val="none" w:sz="0" w:space="0" w:color="auto"/>
        <w:right w:val="none" w:sz="0" w:space="0" w:color="auto"/>
      </w:divBdr>
    </w:div>
    <w:div w:id="1455824719">
      <w:bodyDiv w:val="1"/>
      <w:marLeft w:val="0"/>
      <w:marRight w:val="0"/>
      <w:marTop w:val="0"/>
      <w:marBottom w:val="0"/>
      <w:divBdr>
        <w:top w:val="none" w:sz="0" w:space="0" w:color="auto"/>
        <w:left w:val="none" w:sz="0" w:space="0" w:color="auto"/>
        <w:bottom w:val="none" w:sz="0" w:space="0" w:color="auto"/>
        <w:right w:val="none" w:sz="0" w:space="0" w:color="auto"/>
      </w:divBdr>
    </w:div>
    <w:div w:id="1458136682">
      <w:bodyDiv w:val="1"/>
      <w:marLeft w:val="0"/>
      <w:marRight w:val="0"/>
      <w:marTop w:val="0"/>
      <w:marBottom w:val="0"/>
      <w:divBdr>
        <w:top w:val="none" w:sz="0" w:space="0" w:color="auto"/>
        <w:left w:val="none" w:sz="0" w:space="0" w:color="auto"/>
        <w:bottom w:val="none" w:sz="0" w:space="0" w:color="auto"/>
        <w:right w:val="none" w:sz="0" w:space="0" w:color="auto"/>
      </w:divBdr>
    </w:div>
    <w:div w:id="1462532740">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63887219">
      <w:bodyDiv w:val="1"/>
      <w:marLeft w:val="0"/>
      <w:marRight w:val="0"/>
      <w:marTop w:val="0"/>
      <w:marBottom w:val="0"/>
      <w:divBdr>
        <w:top w:val="none" w:sz="0" w:space="0" w:color="auto"/>
        <w:left w:val="none" w:sz="0" w:space="0" w:color="auto"/>
        <w:bottom w:val="none" w:sz="0" w:space="0" w:color="auto"/>
        <w:right w:val="none" w:sz="0" w:space="0" w:color="auto"/>
      </w:divBdr>
    </w:div>
    <w:div w:id="1464427125">
      <w:bodyDiv w:val="1"/>
      <w:marLeft w:val="0"/>
      <w:marRight w:val="0"/>
      <w:marTop w:val="0"/>
      <w:marBottom w:val="0"/>
      <w:divBdr>
        <w:top w:val="none" w:sz="0" w:space="0" w:color="auto"/>
        <w:left w:val="none" w:sz="0" w:space="0" w:color="auto"/>
        <w:bottom w:val="none" w:sz="0" w:space="0" w:color="auto"/>
        <w:right w:val="none" w:sz="0" w:space="0" w:color="auto"/>
      </w:divBdr>
    </w:div>
    <w:div w:id="1467702581">
      <w:bodyDiv w:val="1"/>
      <w:marLeft w:val="0"/>
      <w:marRight w:val="0"/>
      <w:marTop w:val="0"/>
      <w:marBottom w:val="0"/>
      <w:divBdr>
        <w:top w:val="none" w:sz="0" w:space="0" w:color="auto"/>
        <w:left w:val="none" w:sz="0" w:space="0" w:color="auto"/>
        <w:bottom w:val="none" w:sz="0" w:space="0" w:color="auto"/>
        <w:right w:val="none" w:sz="0" w:space="0" w:color="auto"/>
      </w:divBdr>
    </w:div>
    <w:div w:id="1468812576">
      <w:bodyDiv w:val="1"/>
      <w:marLeft w:val="0"/>
      <w:marRight w:val="0"/>
      <w:marTop w:val="0"/>
      <w:marBottom w:val="0"/>
      <w:divBdr>
        <w:top w:val="none" w:sz="0" w:space="0" w:color="auto"/>
        <w:left w:val="none" w:sz="0" w:space="0" w:color="auto"/>
        <w:bottom w:val="none" w:sz="0" w:space="0" w:color="auto"/>
        <w:right w:val="none" w:sz="0" w:space="0" w:color="auto"/>
      </w:divBdr>
    </w:div>
    <w:div w:id="1478456179">
      <w:bodyDiv w:val="1"/>
      <w:marLeft w:val="0"/>
      <w:marRight w:val="0"/>
      <w:marTop w:val="0"/>
      <w:marBottom w:val="0"/>
      <w:divBdr>
        <w:top w:val="none" w:sz="0" w:space="0" w:color="auto"/>
        <w:left w:val="none" w:sz="0" w:space="0" w:color="auto"/>
        <w:bottom w:val="none" w:sz="0" w:space="0" w:color="auto"/>
        <w:right w:val="none" w:sz="0" w:space="0" w:color="auto"/>
      </w:divBdr>
    </w:div>
    <w:div w:id="1488596444">
      <w:bodyDiv w:val="1"/>
      <w:marLeft w:val="0"/>
      <w:marRight w:val="0"/>
      <w:marTop w:val="0"/>
      <w:marBottom w:val="0"/>
      <w:divBdr>
        <w:top w:val="none" w:sz="0" w:space="0" w:color="auto"/>
        <w:left w:val="none" w:sz="0" w:space="0" w:color="auto"/>
        <w:bottom w:val="none" w:sz="0" w:space="0" w:color="auto"/>
        <w:right w:val="none" w:sz="0" w:space="0" w:color="auto"/>
      </w:divBdr>
    </w:div>
    <w:div w:id="1493793064">
      <w:bodyDiv w:val="1"/>
      <w:marLeft w:val="0"/>
      <w:marRight w:val="0"/>
      <w:marTop w:val="0"/>
      <w:marBottom w:val="0"/>
      <w:divBdr>
        <w:top w:val="none" w:sz="0" w:space="0" w:color="auto"/>
        <w:left w:val="none" w:sz="0" w:space="0" w:color="auto"/>
        <w:bottom w:val="none" w:sz="0" w:space="0" w:color="auto"/>
        <w:right w:val="none" w:sz="0" w:space="0" w:color="auto"/>
      </w:divBdr>
    </w:div>
    <w:div w:id="1500120833">
      <w:bodyDiv w:val="1"/>
      <w:marLeft w:val="0"/>
      <w:marRight w:val="0"/>
      <w:marTop w:val="0"/>
      <w:marBottom w:val="0"/>
      <w:divBdr>
        <w:top w:val="none" w:sz="0" w:space="0" w:color="auto"/>
        <w:left w:val="none" w:sz="0" w:space="0" w:color="auto"/>
        <w:bottom w:val="none" w:sz="0" w:space="0" w:color="auto"/>
        <w:right w:val="none" w:sz="0" w:space="0" w:color="auto"/>
      </w:divBdr>
    </w:div>
    <w:div w:id="1503855860">
      <w:bodyDiv w:val="1"/>
      <w:marLeft w:val="0"/>
      <w:marRight w:val="0"/>
      <w:marTop w:val="0"/>
      <w:marBottom w:val="0"/>
      <w:divBdr>
        <w:top w:val="none" w:sz="0" w:space="0" w:color="auto"/>
        <w:left w:val="none" w:sz="0" w:space="0" w:color="auto"/>
        <w:bottom w:val="none" w:sz="0" w:space="0" w:color="auto"/>
        <w:right w:val="none" w:sz="0" w:space="0" w:color="auto"/>
      </w:divBdr>
    </w:div>
    <w:div w:id="1511335070">
      <w:bodyDiv w:val="1"/>
      <w:marLeft w:val="0"/>
      <w:marRight w:val="0"/>
      <w:marTop w:val="0"/>
      <w:marBottom w:val="0"/>
      <w:divBdr>
        <w:top w:val="none" w:sz="0" w:space="0" w:color="auto"/>
        <w:left w:val="none" w:sz="0" w:space="0" w:color="auto"/>
        <w:bottom w:val="none" w:sz="0" w:space="0" w:color="auto"/>
        <w:right w:val="none" w:sz="0" w:space="0" w:color="auto"/>
      </w:divBdr>
    </w:div>
    <w:div w:id="1517841851">
      <w:bodyDiv w:val="1"/>
      <w:marLeft w:val="0"/>
      <w:marRight w:val="0"/>
      <w:marTop w:val="0"/>
      <w:marBottom w:val="0"/>
      <w:divBdr>
        <w:top w:val="none" w:sz="0" w:space="0" w:color="auto"/>
        <w:left w:val="none" w:sz="0" w:space="0" w:color="auto"/>
        <w:bottom w:val="none" w:sz="0" w:space="0" w:color="auto"/>
        <w:right w:val="none" w:sz="0" w:space="0" w:color="auto"/>
      </w:divBdr>
    </w:div>
    <w:div w:id="1518158364">
      <w:bodyDiv w:val="1"/>
      <w:marLeft w:val="0"/>
      <w:marRight w:val="0"/>
      <w:marTop w:val="0"/>
      <w:marBottom w:val="0"/>
      <w:divBdr>
        <w:top w:val="none" w:sz="0" w:space="0" w:color="auto"/>
        <w:left w:val="none" w:sz="0" w:space="0" w:color="auto"/>
        <w:bottom w:val="none" w:sz="0" w:space="0" w:color="auto"/>
        <w:right w:val="none" w:sz="0" w:space="0" w:color="auto"/>
      </w:divBdr>
    </w:div>
    <w:div w:id="1519002136">
      <w:bodyDiv w:val="1"/>
      <w:marLeft w:val="0"/>
      <w:marRight w:val="0"/>
      <w:marTop w:val="0"/>
      <w:marBottom w:val="0"/>
      <w:divBdr>
        <w:top w:val="none" w:sz="0" w:space="0" w:color="auto"/>
        <w:left w:val="none" w:sz="0" w:space="0" w:color="auto"/>
        <w:bottom w:val="none" w:sz="0" w:space="0" w:color="auto"/>
        <w:right w:val="none" w:sz="0" w:space="0" w:color="auto"/>
      </w:divBdr>
    </w:div>
    <w:div w:id="1544830165">
      <w:bodyDiv w:val="1"/>
      <w:marLeft w:val="0"/>
      <w:marRight w:val="0"/>
      <w:marTop w:val="0"/>
      <w:marBottom w:val="0"/>
      <w:divBdr>
        <w:top w:val="none" w:sz="0" w:space="0" w:color="auto"/>
        <w:left w:val="none" w:sz="0" w:space="0" w:color="auto"/>
        <w:bottom w:val="none" w:sz="0" w:space="0" w:color="auto"/>
        <w:right w:val="none" w:sz="0" w:space="0" w:color="auto"/>
      </w:divBdr>
    </w:div>
    <w:div w:id="1548370058">
      <w:bodyDiv w:val="1"/>
      <w:marLeft w:val="0"/>
      <w:marRight w:val="0"/>
      <w:marTop w:val="0"/>
      <w:marBottom w:val="0"/>
      <w:divBdr>
        <w:top w:val="none" w:sz="0" w:space="0" w:color="auto"/>
        <w:left w:val="none" w:sz="0" w:space="0" w:color="auto"/>
        <w:bottom w:val="none" w:sz="0" w:space="0" w:color="auto"/>
        <w:right w:val="none" w:sz="0" w:space="0" w:color="auto"/>
      </w:divBdr>
    </w:div>
    <w:div w:id="1549564096">
      <w:bodyDiv w:val="1"/>
      <w:marLeft w:val="0"/>
      <w:marRight w:val="0"/>
      <w:marTop w:val="0"/>
      <w:marBottom w:val="0"/>
      <w:divBdr>
        <w:top w:val="none" w:sz="0" w:space="0" w:color="auto"/>
        <w:left w:val="none" w:sz="0" w:space="0" w:color="auto"/>
        <w:bottom w:val="none" w:sz="0" w:space="0" w:color="auto"/>
        <w:right w:val="none" w:sz="0" w:space="0" w:color="auto"/>
      </w:divBdr>
    </w:div>
    <w:div w:id="1551526806">
      <w:bodyDiv w:val="1"/>
      <w:marLeft w:val="0"/>
      <w:marRight w:val="0"/>
      <w:marTop w:val="0"/>
      <w:marBottom w:val="0"/>
      <w:divBdr>
        <w:top w:val="none" w:sz="0" w:space="0" w:color="auto"/>
        <w:left w:val="none" w:sz="0" w:space="0" w:color="auto"/>
        <w:bottom w:val="none" w:sz="0" w:space="0" w:color="auto"/>
        <w:right w:val="none" w:sz="0" w:space="0" w:color="auto"/>
      </w:divBdr>
    </w:div>
    <w:div w:id="1553148727">
      <w:bodyDiv w:val="1"/>
      <w:marLeft w:val="0"/>
      <w:marRight w:val="0"/>
      <w:marTop w:val="0"/>
      <w:marBottom w:val="0"/>
      <w:divBdr>
        <w:top w:val="none" w:sz="0" w:space="0" w:color="auto"/>
        <w:left w:val="none" w:sz="0" w:space="0" w:color="auto"/>
        <w:bottom w:val="none" w:sz="0" w:space="0" w:color="auto"/>
        <w:right w:val="none" w:sz="0" w:space="0" w:color="auto"/>
      </w:divBdr>
    </w:div>
    <w:div w:id="1558778565">
      <w:bodyDiv w:val="1"/>
      <w:marLeft w:val="0"/>
      <w:marRight w:val="0"/>
      <w:marTop w:val="0"/>
      <w:marBottom w:val="0"/>
      <w:divBdr>
        <w:top w:val="none" w:sz="0" w:space="0" w:color="auto"/>
        <w:left w:val="none" w:sz="0" w:space="0" w:color="auto"/>
        <w:bottom w:val="none" w:sz="0" w:space="0" w:color="auto"/>
        <w:right w:val="none" w:sz="0" w:space="0" w:color="auto"/>
      </w:divBdr>
    </w:div>
    <w:div w:id="1562868691">
      <w:bodyDiv w:val="1"/>
      <w:marLeft w:val="0"/>
      <w:marRight w:val="0"/>
      <w:marTop w:val="0"/>
      <w:marBottom w:val="0"/>
      <w:divBdr>
        <w:top w:val="none" w:sz="0" w:space="0" w:color="auto"/>
        <w:left w:val="none" w:sz="0" w:space="0" w:color="auto"/>
        <w:bottom w:val="none" w:sz="0" w:space="0" w:color="auto"/>
        <w:right w:val="none" w:sz="0" w:space="0" w:color="auto"/>
      </w:divBdr>
    </w:div>
    <w:div w:id="1565605359">
      <w:bodyDiv w:val="1"/>
      <w:marLeft w:val="0"/>
      <w:marRight w:val="0"/>
      <w:marTop w:val="0"/>
      <w:marBottom w:val="0"/>
      <w:divBdr>
        <w:top w:val="none" w:sz="0" w:space="0" w:color="auto"/>
        <w:left w:val="none" w:sz="0" w:space="0" w:color="auto"/>
        <w:bottom w:val="none" w:sz="0" w:space="0" w:color="auto"/>
        <w:right w:val="none" w:sz="0" w:space="0" w:color="auto"/>
      </w:divBdr>
    </w:div>
    <w:div w:id="1569732563">
      <w:bodyDiv w:val="1"/>
      <w:marLeft w:val="0"/>
      <w:marRight w:val="0"/>
      <w:marTop w:val="0"/>
      <w:marBottom w:val="0"/>
      <w:divBdr>
        <w:top w:val="none" w:sz="0" w:space="0" w:color="auto"/>
        <w:left w:val="none" w:sz="0" w:space="0" w:color="auto"/>
        <w:bottom w:val="none" w:sz="0" w:space="0" w:color="auto"/>
        <w:right w:val="none" w:sz="0" w:space="0" w:color="auto"/>
      </w:divBdr>
    </w:div>
    <w:div w:id="1590700897">
      <w:bodyDiv w:val="1"/>
      <w:marLeft w:val="0"/>
      <w:marRight w:val="0"/>
      <w:marTop w:val="0"/>
      <w:marBottom w:val="0"/>
      <w:divBdr>
        <w:top w:val="none" w:sz="0" w:space="0" w:color="auto"/>
        <w:left w:val="none" w:sz="0" w:space="0" w:color="auto"/>
        <w:bottom w:val="none" w:sz="0" w:space="0" w:color="auto"/>
        <w:right w:val="none" w:sz="0" w:space="0" w:color="auto"/>
      </w:divBdr>
    </w:div>
    <w:div w:id="1594361550">
      <w:bodyDiv w:val="1"/>
      <w:marLeft w:val="0"/>
      <w:marRight w:val="0"/>
      <w:marTop w:val="0"/>
      <w:marBottom w:val="0"/>
      <w:divBdr>
        <w:top w:val="none" w:sz="0" w:space="0" w:color="auto"/>
        <w:left w:val="none" w:sz="0" w:space="0" w:color="auto"/>
        <w:bottom w:val="none" w:sz="0" w:space="0" w:color="auto"/>
        <w:right w:val="none" w:sz="0" w:space="0" w:color="auto"/>
      </w:divBdr>
    </w:div>
    <w:div w:id="1595747693">
      <w:bodyDiv w:val="1"/>
      <w:marLeft w:val="0"/>
      <w:marRight w:val="0"/>
      <w:marTop w:val="0"/>
      <w:marBottom w:val="0"/>
      <w:divBdr>
        <w:top w:val="none" w:sz="0" w:space="0" w:color="auto"/>
        <w:left w:val="none" w:sz="0" w:space="0" w:color="auto"/>
        <w:bottom w:val="none" w:sz="0" w:space="0" w:color="auto"/>
        <w:right w:val="none" w:sz="0" w:space="0" w:color="auto"/>
      </w:divBdr>
    </w:div>
    <w:div w:id="1598058434">
      <w:bodyDiv w:val="1"/>
      <w:marLeft w:val="0"/>
      <w:marRight w:val="0"/>
      <w:marTop w:val="0"/>
      <w:marBottom w:val="0"/>
      <w:divBdr>
        <w:top w:val="none" w:sz="0" w:space="0" w:color="auto"/>
        <w:left w:val="none" w:sz="0" w:space="0" w:color="auto"/>
        <w:bottom w:val="none" w:sz="0" w:space="0" w:color="auto"/>
        <w:right w:val="none" w:sz="0" w:space="0" w:color="auto"/>
      </w:divBdr>
    </w:div>
    <w:div w:id="1607807259">
      <w:bodyDiv w:val="1"/>
      <w:marLeft w:val="0"/>
      <w:marRight w:val="0"/>
      <w:marTop w:val="0"/>
      <w:marBottom w:val="0"/>
      <w:divBdr>
        <w:top w:val="none" w:sz="0" w:space="0" w:color="auto"/>
        <w:left w:val="none" w:sz="0" w:space="0" w:color="auto"/>
        <w:bottom w:val="none" w:sz="0" w:space="0" w:color="auto"/>
        <w:right w:val="none" w:sz="0" w:space="0" w:color="auto"/>
      </w:divBdr>
    </w:div>
    <w:div w:id="1613584952">
      <w:bodyDiv w:val="1"/>
      <w:marLeft w:val="0"/>
      <w:marRight w:val="0"/>
      <w:marTop w:val="0"/>
      <w:marBottom w:val="0"/>
      <w:divBdr>
        <w:top w:val="none" w:sz="0" w:space="0" w:color="auto"/>
        <w:left w:val="none" w:sz="0" w:space="0" w:color="auto"/>
        <w:bottom w:val="none" w:sz="0" w:space="0" w:color="auto"/>
        <w:right w:val="none" w:sz="0" w:space="0" w:color="auto"/>
      </w:divBdr>
    </w:div>
    <w:div w:id="1614633438">
      <w:bodyDiv w:val="1"/>
      <w:marLeft w:val="0"/>
      <w:marRight w:val="0"/>
      <w:marTop w:val="0"/>
      <w:marBottom w:val="0"/>
      <w:divBdr>
        <w:top w:val="none" w:sz="0" w:space="0" w:color="auto"/>
        <w:left w:val="none" w:sz="0" w:space="0" w:color="auto"/>
        <w:bottom w:val="none" w:sz="0" w:space="0" w:color="auto"/>
        <w:right w:val="none" w:sz="0" w:space="0" w:color="auto"/>
      </w:divBdr>
    </w:div>
    <w:div w:id="1617560593">
      <w:bodyDiv w:val="1"/>
      <w:marLeft w:val="0"/>
      <w:marRight w:val="0"/>
      <w:marTop w:val="0"/>
      <w:marBottom w:val="0"/>
      <w:divBdr>
        <w:top w:val="none" w:sz="0" w:space="0" w:color="auto"/>
        <w:left w:val="none" w:sz="0" w:space="0" w:color="auto"/>
        <w:bottom w:val="none" w:sz="0" w:space="0" w:color="auto"/>
        <w:right w:val="none" w:sz="0" w:space="0" w:color="auto"/>
      </w:divBdr>
    </w:div>
    <w:div w:id="1622804128">
      <w:bodyDiv w:val="1"/>
      <w:marLeft w:val="0"/>
      <w:marRight w:val="0"/>
      <w:marTop w:val="0"/>
      <w:marBottom w:val="0"/>
      <w:divBdr>
        <w:top w:val="none" w:sz="0" w:space="0" w:color="auto"/>
        <w:left w:val="none" w:sz="0" w:space="0" w:color="auto"/>
        <w:bottom w:val="none" w:sz="0" w:space="0" w:color="auto"/>
        <w:right w:val="none" w:sz="0" w:space="0" w:color="auto"/>
      </w:divBdr>
    </w:div>
    <w:div w:id="1623920109">
      <w:bodyDiv w:val="1"/>
      <w:marLeft w:val="0"/>
      <w:marRight w:val="0"/>
      <w:marTop w:val="0"/>
      <w:marBottom w:val="0"/>
      <w:divBdr>
        <w:top w:val="none" w:sz="0" w:space="0" w:color="auto"/>
        <w:left w:val="none" w:sz="0" w:space="0" w:color="auto"/>
        <w:bottom w:val="none" w:sz="0" w:space="0" w:color="auto"/>
        <w:right w:val="none" w:sz="0" w:space="0" w:color="auto"/>
      </w:divBdr>
      <w:divsChild>
        <w:div w:id="844786381">
          <w:marLeft w:val="0"/>
          <w:marRight w:val="0"/>
          <w:marTop w:val="0"/>
          <w:marBottom w:val="0"/>
          <w:divBdr>
            <w:top w:val="none" w:sz="0" w:space="0" w:color="auto"/>
            <w:left w:val="none" w:sz="0" w:space="0" w:color="auto"/>
            <w:bottom w:val="none" w:sz="0" w:space="0" w:color="auto"/>
            <w:right w:val="none" w:sz="0" w:space="0" w:color="auto"/>
          </w:divBdr>
          <w:divsChild>
            <w:div w:id="528223151">
              <w:marLeft w:val="0"/>
              <w:marRight w:val="0"/>
              <w:marTop w:val="0"/>
              <w:marBottom w:val="0"/>
              <w:divBdr>
                <w:top w:val="none" w:sz="0" w:space="0" w:color="auto"/>
                <w:left w:val="none" w:sz="0" w:space="0" w:color="auto"/>
                <w:bottom w:val="none" w:sz="0" w:space="0" w:color="auto"/>
                <w:right w:val="none" w:sz="0" w:space="0" w:color="auto"/>
              </w:divBdr>
              <w:divsChild>
                <w:div w:id="1391608594">
                  <w:marLeft w:val="0"/>
                  <w:marRight w:val="0"/>
                  <w:marTop w:val="0"/>
                  <w:marBottom w:val="0"/>
                  <w:divBdr>
                    <w:top w:val="none" w:sz="0" w:space="0" w:color="auto"/>
                    <w:left w:val="none" w:sz="0" w:space="0" w:color="auto"/>
                    <w:bottom w:val="none" w:sz="0" w:space="0" w:color="auto"/>
                    <w:right w:val="none" w:sz="0" w:space="0" w:color="auto"/>
                  </w:divBdr>
                  <w:divsChild>
                    <w:div w:id="1971131629">
                      <w:marLeft w:val="0"/>
                      <w:marRight w:val="0"/>
                      <w:marTop w:val="0"/>
                      <w:marBottom w:val="0"/>
                      <w:divBdr>
                        <w:top w:val="none" w:sz="0" w:space="0" w:color="auto"/>
                        <w:left w:val="none" w:sz="0" w:space="0" w:color="auto"/>
                        <w:bottom w:val="none" w:sz="0" w:space="0" w:color="auto"/>
                        <w:right w:val="none" w:sz="0" w:space="0" w:color="auto"/>
                      </w:divBdr>
                      <w:divsChild>
                        <w:div w:id="1800612053">
                          <w:marLeft w:val="0"/>
                          <w:marRight w:val="0"/>
                          <w:marTop w:val="0"/>
                          <w:marBottom w:val="0"/>
                          <w:divBdr>
                            <w:top w:val="none" w:sz="0" w:space="0" w:color="auto"/>
                            <w:left w:val="none" w:sz="0" w:space="0" w:color="auto"/>
                            <w:bottom w:val="none" w:sz="0" w:space="0" w:color="auto"/>
                            <w:right w:val="none" w:sz="0" w:space="0" w:color="auto"/>
                          </w:divBdr>
                          <w:divsChild>
                            <w:div w:id="1347825113">
                              <w:marLeft w:val="0"/>
                              <w:marRight w:val="0"/>
                              <w:marTop w:val="0"/>
                              <w:marBottom w:val="0"/>
                              <w:divBdr>
                                <w:top w:val="none" w:sz="0" w:space="0" w:color="auto"/>
                                <w:left w:val="none" w:sz="0" w:space="0" w:color="auto"/>
                                <w:bottom w:val="none" w:sz="0" w:space="0" w:color="auto"/>
                                <w:right w:val="none" w:sz="0" w:space="0" w:color="auto"/>
                              </w:divBdr>
                              <w:divsChild>
                                <w:div w:id="126245206">
                                  <w:marLeft w:val="0"/>
                                  <w:marRight w:val="0"/>
                                  <w:marTop w:val="0"/>
                                  <w:marBottom w:val="0"/>
                                  <w:divBdr>
                                    <w:top w:val="none" w:sz="0" w:space="0" w:color="auto"/>
                                    <w:left w:val="none" w:sz="0" w:space="0" w:color="auto"/>
                                    <w:bottom w:val="none" w:sz="0" w:space="0" w:color="auto"/>
                                    <w:right w:val="none" w:sz="0" w:space="0" w:color="auto"/>
                                  </w:divBdr>
                                  <w:divsChild>
                                    <w:div w:id="824861576">
                                      <w:marLeft w:val="0"/>
                                      <w:marRight w:val="0"/>
                                      <w:marTop w:val="0"/>
                                      <w:marBottom w:val="0"/>
                                      <w:divBdr>
                                        <w:top w:val="none" w:sz="0" w:space="0" w:color="auto"/>
                                        <w:left w:val="none" w:sz="0" w:space="0" w:color="auto"/>
                                        <w:bottom w:val="none" w:sz="0" w:space="0" w:color="auto"/>
                                        <w:right w:val="none" w:sz="0" w:space="0" w:color="auto"/>
                                      </w:divBdr>
                                      <w:divsChild>
                                        <w:div w:id="464080462">
                                          <w:marLeft w:val="0"/>
                                          <w:marRight w:val="0"/>
                                          <w:marTop w:val="0"/>
                                          <w:marBottom w:val="0"/>
                                          <w:divBdr>
                                            <w:top w:val="none" w:sz="0" w:space="0" w:color="auto"/>
                                            <w:left w:val="none" w:sz="0" w:space="0" w:color="auto"/>
                                            <w:bottom w:val="none" w:sz="0" w:space="0" w:color="auto"/>
                                            <w:right w:val="none" w:sz="0" w:space="0" w:color="auto"/>
                                          </w:divBdr>
                                          <w:divsChild>
                                            <w:div w:id="210002761">
                                              <w:marLeft w:val="0"/>
                                              <w:marRight w:val="0"/>
                                              <w:marTop w:val="0"/>
                                              <w:marBottom w:val="0"/>
                                              <w:divBdr>
                                                <w:top w:val="none" w:sz="0" w:space="0" w:color="auto"/>
                                                <w:left w:val="none" w:sz="0" w:space="0" w:color="auto"/>
                                                <w:bottom w:val="none" w:sz="0" w:space="0" w:color="auto"/>
                                                <w:right w:val="none" w:sz="0" w:space="0" w:color="auto"/>
                                              </w:divBdr>
                                              <w:divsChild>
                                                <w:div w:id="1072510296">
                                                  <w:marLeft w:val="0"/>
                                                  <w:marRight w:val="0"/>
                                                  <w:marTop w:val="0"/>
                                                  <w:marBottom w:val="0"/>
                                                  <w:divBdr>
                                                    <w:top w:val="none" w:sz="0" w:space="0" w:color="auto"/>
                                                    <w:left w:val="none" w:sz="0" w:space="0" w:color="auto"/>
                                                    <w:bottom w:val="none" w:sz="0" w:space="0" w:color="auto"/>
                                                    <w:right w:val="none" w:sz="0" w:space="0" w:color="auto"/>
                                                  </w:divBdr>
                                                  <w:divsChild>
                                                    <w:div w:id="1634168161">
                                                      <w:marLeft w:val="0"/>
                                                      <w:marRight w:val="0"/>
                                                      <w:marTop w:val="0"/>
                                                      <w:marBottom w:val="0"/>
                                                      <w:divBdr>
                                                        <w:top w:val="none" w:sz="0" w:space="0" w:color="auto"/>
                                                        <w:left w:val="none" w:sz="0" w:space="0" w:color="auto"/>
                                                        <w:bottom w:val="none" w:sz="0" w:space="0" w:color="auto"/>
                                                        <w:right w:val="none" w:sz="0" w:space="0" w:color="auto"/>
                                                      </w:divBdr>
                                                      <w:divsChild>
                                                        <w:div w:id="467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5579407">
      <w:bodyDiv w:val="1"/>
      <w:marLeft w:val="0"/>
      <w:marRight w:val="0"/>
      <w:marTop w:val="0"/>
      <w:marBottom w:val="0"/>
      <w:divBdr>
        <w:top w:val="none" w:sz="0" w:space="0" w:color="auto"/>
        <w:left w:val="none" w:sz="0" w:space="0" w:color="auto"/>
        <w:bottom w:val="none" w:sz="0" w:space="0" w:color="auto"/>
        <w:right w:val="none" w:sz="0" w:space="0" w:color="auto"/>
      </w:divBdr>
    </w:div>
    <w:div w:id="1626539768">
      <w:bodyDiv w:val="1"/>
      <w:marLeft w:val="0"/>
      <w:marRight w:val="0"/>
      <w:marTop w:val="0"/>
      <w:marBottom w:val="0"/>
      <w:divBdr>
        <w:top w:val="none" w:sz="0" w:space="0" w:color="auto"/>
        <w:left w:val="none" w:sz="0" w:space="0" w:color="auto"/>
        <w:bottom w:val="none" w:sz="0" w:space="0" w:color="auto"/>
        <w:right w:val="none" w:sz="0" w:space="0" w:color="auto"/>
      </w:divBdr>
    </w:div>
    <w:div w:id="1626931866">
      <w:bodyDiv w:val="1"/>
      <w:marLeft w:val="0"/>
      <w:marRight w:val="0"/>
      <w:marTop w:val="0"/>
      <w:marBottom w:val="0"/>
      <w:divBdr>
        <w:top w:val="none" w:sz="0" w:space="0" w:color="auto"/>
        <w:left w:val="none" w:sz="0" w:space="0" w:color="auto"/>
        <w:bottom w:val="none" w:sz="0" w:space="0" w:color="auto"/>
        <w:right w:val="none" w:sz="0" w:space="0" w:color="auto"/>
      </w:divBdr>
    </w:div>
    <w:div w:id="1628243754">
      <w:bodyDiv w:val="1"/>
      <w:marLeft w:val="0"/>
      <w:marRight w:val="0"/>
      <w:marTop w:val="0"/>
      <w:marBottom w:val="0"/>
      <w:divBdr>
        <w:top w:val="none" w:sz="0" w:space="0" w:color="auto"/>
        <w:left w:val="none" w:sz="0" w:space="0" w:color="auto"/>
        <w:bottom w:val="none" w:sz="0" w:space="0" w:color="auto"/>
        <w:right w:val="none" w:sz="0" w:space="0" w:color="auto"/>
      </w:divBdr>
      <w:divsChild>
        <w:div w:id="1431464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623879">
      <w:bodyDiv w:val="1"/>
      <w:marLeft w:val="0"/>
      <w:marRight w:val="0"/>
      <w:marTop w:val="0"/>
      <w:marBottom w:val="0"/>
      <w:divBdr>
        <w:top w:val="none" w:sz="0" w:space="0" w:color="auto"/>
        <w:left w:val="none" w:sz="0" w:space="0" w:color="auto"/>
        <w:bottom w:val="none" w:sz="0" w:space="0" w:color="auto"/>
        <w:right w:val="none" w:sz="0" w:space="0" w:color="auto"/>
      </w:divBdr>
    </w:div>
    <w:div w:id="1644969225">
      <w:bodyDiv w:val="1"/>
      <w:marLeft w:val="0"/>
      <w:marRight w:val="0"/>
      <w:marTop w:val="0"/>
      <w:marBottom w:val="0"/>
      <w:divBdr>
        <w:top w:val="none" w:sz="0" w:space="0" w:color="auto"/>
        <w:left w:val="none" w:sz="0" w:space="0" w:color="auto"/>
        <w:bottom w:val="none" w:sz="0" w:space="0" w:color="auto"/>
        <w:right w:val="none" w:sz="0" w:space="0" w:color="auto"/>
      </w:divBdr>
    </w:div>
    <w:div w:id="1648045056">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sChild>
        <w:div w:id="503588115">
          <w:marLeft w:val="0"/>
          <w:marRight w:val="0"/>
          <w:marTop w:val="0"/>
          <w:marBottom w:val="0"/>
          <w:divBdr>
            <w:top w:val="none" w:sz="0" w:space="0" w:color="auto"/>
            <w:left w:val="none" w:sz="0" w:space="0" w:color="auto"/>
            <w:bottom w:val="none" w:sz="0" w:space="0" w:color="auto"/>
            <w:right w:val="none" w:sz="0" w:space="0" w:color="auto"/>
          </w:divBdr>
        </w:div>
      </w:divsChild>
    </w:div>
    <w:div w:id="1654991668">
      <w:bodyDiv w:val="1"/>
      <w:marLeft w:val="0"/>
      <w:marRight w:val="0"/>
      <w:marTop w:val="0"/>
      <w:marBottom w:val="0"/>
      <w:divBdr>
        <w:top w:val="none" w:sz="0" w:space="0" w:color="auto"/>
        <w:left w:val="none" w:sz="0" w:space="0" w:color="auto"/>
        <w:bottom w:val="none" w:sz="0" w:space="0" w:color="auto"/>
        <w:right w:val="none" w:sz="0" w:space="0" w:color="auto"/>
      </w:divBdr>
    </w:div>
    <w:div w:id="1661813159">
      <w:bodyDiv w:val="1"/>
      <w:marLeft w:val="0"/>
      <w:marRight w:val="0"/>
      <w:marTop w:val="0"/>
      <w:marBottom w:val="0"/>
      <w:divBdr>
        <w:top w:val="none" w:sz="0" w:space="0" w:color="auto"/>
        <w:left w:val="none" w:sz="0" w:space="0" w:color="auto"/>
        <w:bottom w:val="none" w:sz="0" w:space="0" w:color="auto"/>
        <w:right w:val="none" w:sz="0" w:space="0" w:color="auto"/>
      </w:divBdr>
    </w:div>
    <w:div w:id="1664774986">
      <w:bodyDiv w:val="1"/>
      <w:marLeft w:val="0"/>
      <w:marRight w:val="0"/>
      <w:marTop w:val="0"/>
      <w:marBottom w:val="0"/>
      <w:divBdr>
        <w:top w:val="none" w:sz="0" w:space="0" w:color="auto"/>
        <w:left w:val="none" w:sz="0" w:space="0" w:color="auto"/>
        <w:bottom w:val="none" w:sz="0" w:space="0" w:color="auto"/>
        <w:right w:val="none" w:sz="0" w:space="0" w:color="auto"/>
      </w:divBdr>
    </w:div>
    <w:div w:id="1670251284">
      <w:bodyDiv w:val="1"/>
      <w:marLeft w:val="0"/>
      <w:marRight w:val="0"/>
      <w:marTop w:val="0"/>
      <w:marBottom w:val="0"/>
      <w:divBdr>
        <w:top w:val="none" w:sz="0" w:space="0" w:color="auto"/>
        <w:left w:val="none" w:sz="0" w:space="0" w:color="auto"/>
        <w:bottom w:val="none" w:sz="0" w:space="0" w:color="auto"/>
        <w:right w:val="none" w:sz="0" w:space="0" w:color="auto"/>
      </w:divBdr>
    </w:div>
    <w:div w:id="1674065640">
      <w:bodyDiv w:val="1"/>
      <w:marLeft w:val="0"/>
      <w:marRight w:val="0"/>
      <w:marTop w:val="0"/>
      <w:marBottom w:val="0"/>
      <w:divBdr>
        <w:top w:val="none" w:sz="0" w:space="0" w:color="auto"/>
        <w:left w:val="none" w:sz="0" w:space="0" w:color="auto"/>
        <w:bottom w:val="none" w:sz="0" w:space="0" w:color="auto"/>
        <w:right w:val="none" w:sz="0" w:space="0" w:color="auto"/>
      </w:divBdr>
    </w:div>
    <w:div w:id="1676153044">
      <w:bodyDiv w:val="1"/>
      <w:marLeft w:val="0"/>
      <w:marRight w:val="0"/>
      <w:marTop w:val="0"/>
      <w:marBottom w:val="0"/>
      <w:divBdr>
        <w:top w:val="none" w:sz="0" w:space="0" w:color="auto"/>
        <w:left w:val="none" w:sz="0" w:space="0" w:color="auto"/>
        <w:bottom w:val="none" w:sz="0" w:space="0" w:color="auto"/>
        <w:right w:val="none" w:sz="0" w:space="0" w:color="auto"/>
      </w:divBdr>
    </w:div>
    <w:div w:id="1677146865">
      <w:bodyDiv w:val="1"/>
      <w:marLeft w:val="0"/>
      <w:marRight w:val="0"/>
      <w:marTop w:val="0"/>
      <w:marBottom w:val="0"/>
      <w:divBdr>
        <w:top w:val="none" w:sz="0" w:space="0" w:color="auto"/>
        <w:left w:val="none" w:sz="0" w:space="0" w:color="auto"/>
        <w:bottom w:val="none" w:sz="0" w:space="0" w:color="auto"/>
        <w:right w:val="none" w:sz="0" w:space="0" w:color="auto"/>
      </w:divBdr>
    </w:div>
    <w:div w:id="1678799829">
      <w:bodyDiv w:val="1"/>
      <w:marLeft w:val="0"/>
      <w:marRight w:val="0"/>
      <w:marTop w:val="0"/>
      <w:marBottom w:val="0"/>
      <w:divBdr>
        <w:top w:val="none" w:sz="0" w:space="0" w:color="auto"/>
        <w:left w:val="none" w:sz="0" w:space="0" w:color="auto"/>
        <w:bottom w:val="none" w:sz="0" w:space="0" w:color="auto"/>
        <w:right w:val="none" w:sz="0" w:space="0" w:color="auto"/>
      </w:divBdr>
    </w:div>
    <w:div w:id="1688362462">
      <w:bodyDiv w:val="1"/>
      <w:marLeft w:val="0"/>
      <w:marRight w:val="0"/>
      <w:marTop w:val="0"/>
      <w:marBottom w:val="0"/>
      <w:divBdr>
        <w:top w:val="none" w:sz="0" w:space="0" w:color="auto"/>
        <w:left w:val="none" w:sz="0" w:space="0" w:color="auto"/>
        <w:bottom w:val="none" w:sz="0" w:space="0" w:color="auto"/>
        <w:right w:val="none" w:sz="0" w:space="0" w:color="auto"/>
      </w:divBdr>
    </w:div>
    <w:div w:id="1695225378">
      <w:bodyDiv w:val="1"/>
      <w:marLeft w:val="0"/>
      <w:marRight w:val="0"/>
      <w:marTop w:val="0"/>
      <w:marBottom w:val="0"/>
      <w:divBdr>
        <w:top w:val="none" w:sz="0" w:space="0" w:color="auto"/>
        <w:left w:val="none" w:sz="0" w:space="0" w:color="auto"/>
        <w:bottom w:val="none" w:sz="0" w:space="0" w:color="auto"/>
        <w:right w:val="none" w:sz="0" w:space="0" w:color="auto"/>
      </w:divBdr>
    </w:div>
    <w:div w:id="1698651416">
      <w:bodyDiv w:val="1"/>
      <w:marLeft w:val="0"/>
      <w:marRight w:val="0"/>
      <w:marTop w:val="0"/>
      <w:marBottom w:val="0"/>
      <w:divBdr>
        <w:top w:val="none" w:sz="0" w:space="0" w:color="auto"/>
        <w:left w:val="none" w:sz="0" w:space="0" w:color="auto"/>
        <w:bottom w:val="none" w:sz="0" w:space="0" w:color="auto"/>
        <w:right w:val="none" w:sz="0" w:space="0" w:color="auto"/>
      </w:divBdr>
    </w:div>
    <w:div w:id="1700155985">
      <w:bodyDiv w:val="1"/>
      <w:marLeft w:val="0"/>
      <w:marRight w:val="0"/>
      <w:marTop w:val="0"/>
      <w:marBottom w:val="0"/>
      <w:divBdr>
        <w:top w:val="none" w:sz="0" w:space="0" w:color="auto"/>
        <w:left w:val="none" w:sz="0" w:space="0" w:color="auto"/>
        <w:bottom w:val="none" w:sz="0" w:space="0" w:color="auto"/>
        <w:right w:val="none" w:sz="0" w:space="0" w:color="auto"/>
      </w:divBdr>
    </w:div>
    <w:div w:id="1701080363">
      <w:bodyDiv w:val="1"/>
      <w:marLeft w:val="0"/>
      <w:marRight w:val="0"/>
      <w:marTop w:val="0"/>
      <w:marBottom w:val="0"/>
      <w:divBdr>
        <w:top w:val="none" w:sz="0" w:space="0" w:color="auto"/>
        <w:left w:val="none" w:sz="0" w:space="0" w:color="auto"/>
        <w:bottom w:val="none" w:sz="0" w:space="0" w:color="auto"/>
        <w:right w:val="none" w:sz="0" w:space="0" w:color="auto"/>
      </w:divBdr>
    </w:div>
    <w:div w:id="1703479960">
      <w:bodyDiv w:val="1"/>
      <w:marLeft w:val="0"/>
      <w:marRight w:val="0"/>
      <w:marTop w:val="0"/>
      <w:marBottom w:val="0"/>
      <w:divBdr>
        <w:top w:val="none" w:sz="0" w:space="0" w:color="auto"/>
        <w:left w:val="none" w:sz="0" w:space="0" w:color="auto"/>
        <w:bottom w:val="none" w:sz="0" w:space="0" w:color="auto"/>
        <w:right w:val="none" w:sz="0" w:space="0" w:color="auto"/>
      </w:divBdr>
    </w:div>
    <w:div w:id="1704935647">
      <w:bodyDiv w:val="1"/>
      <w:marLeft w:val="0"/>
      <w:marRight w:val="0"/>
      <w:marTop w:val="0"/>
      <w:marBottom w:val="0"/>
      <w:divBdr>
        <w:top w:val="none" w:sz="0" w:space="0" w:color="auto"/>
        <w:left w:val="none" w:sz="0" w:space="0" w:color="auto"/>
        <w:bottom w:val="none" w:sz="0" w:space="0" w:color="auto"/>
        <w:right w:val="none" w:sz="0" w:space="0" w:color="auto"/>
      </w:divBdr>
    </w:div>
    <w:div w:id="1713921987">
      <w:bodyDiv w:val="1"/>
      <w:marLeft w:val="0"/>
      <w:marRight w:val="0"/>
      <w:marTop w:val="0"/>
      <w:marBottom w:val="0"/>
      <w:divBdr>
        <w:top w:val="none" w:sz="0" w:space="0" w:color="auto"/>
        <w:left w:val="none" w:sz="0" w:space="0" w:color="auto"/>
        <w:bottom w:val="none" w:sz="0" w:space="0" w:color="auto"/>
        <w:right w:val="none" w:sz="0" w:space="0" w:color="auto"/>
      </w:divBdr>
    </w:div>
    <w:div w:id="1714307804">
      <w:bodyDiv w:val="1"/>
      <w:marLeft w:val="0"/>
      <w:marRight w:val="0"/>
      <w:marTop w:val="0"/>
      <w:marBottom w:val="0"/>
      <w:divBdr>
        <w:top w:val="none" w:sz="0" w:space="0" w:color="auto"/>
        <w:left w:val="none" w:sz="0" w:space="0" w:color="auto"/>
        <w:bottom w:val="none" w:sz="0" w:space="0" w:color="auto"/>
        <w:right w:val="none" w:sz="0" w:space="0" w:color="auto"/>
      </w:divBdr>
    </w:div>
    <w:div w:id="1716080145">
      <w:bodyDiv w:val="1"/>
      <w:marLeft w:val="0"/>
      <w:marRight w:val="0"/>
      <w:marTop w:val="0"/>
      <w:marBottom w:val="0"/>
      <w:divBdr>
        <w:top w:val="none" w:sz="0" w:space="0" w:color="auto"/>
        <w:left w:val="none" w:sz="0" w:space="0" w:color="auto"/>
        <w:bottom w:val="none" w:sz="0" w:space="0" w:color="auto"/>
        <w:right w:val="none" w:sz="0" w:space="0" w:color="auto"/>
      </w:divBdr>
    </w:div>
    <w:div w:id="1721125764">
      <w:bodyDiv w:val="1"/>
      <w:marLeft w:val="0"/>
      <w:marRight w:val="0"/>
      <w:marTop w:val="0"/>
      <w:marBottom w:val="0"/>
      <w:divBdr>
        <w:top w:val="none" w:sz="0" w:space="0" w:color="auto"/>
        <w:left w:val="none" w:sz="0" w:space="0" w:color="auto"/>
        <w:bottom w:val="none" w:sz="0" w:space="0" w:color="auto"/>
        <w:right w:val="none" w:sz="0" w:space="0" w:color="auto"/>
      </w:divBdr>
    </w:div>
    <w:div w:id="1721241545">
      <w:bodyDiv w:val="1"/>
      <w:marLeft w:val="0"/>
      <w:marRight w:val="0"/>
      <w:marTop w:val="0"/>
      <w:marBottom w:val="0"/>
      <w:divBdr>
        <w:top w:val="none" w:sz="0" w:space="0" w:color="auto"/>
        <w:left w:val="none" w:sz="0" w:space="0" w:color="auto"/>
        <w:bottom w:val="none" w:sz="0" w:space="0" w:color="auto"/>
        <w:right w:val="none" w:sz="0" w:space="0" w:color="auto"/>
      </w:divBdr>
    </w:div>
    <w:div w:id="1725367351">
      <w:bodyDiv w:val="1"/>
      <w:marLeft w:val="0"/>
      <w:marRight w:val="0"/>
      <w:marTop w:val="0"/>
      <w:marBottom w:val="0"/>
      <w:divBdr>
        <w:top w:val="none" w:sz="0" w:space="0" w:color="auto"/>
        <w:left w:val="none" w:sz="0" w:space="0" w:color="auto"/>
        <w:bottom w:val="none" w:sz="0" w:space="0" w:color="auto"/>
        <w:right w:val="none" w:sz="0" w:space="0" w:color="auto"/>
      </w:divBdr>
    </w:div>
    <w:div w:id="1730838384">
      <w:bodyDiv w:val="1"/>
      <w:marLeft w:val="0"/>
      <w:marRight w:val="0"/>
      <w:marTop w:val="0"/>
      <w:marBottom w:val="0"/>
      <w:divBdr>
        <w:top w:val="none" w:sz="0" w:space="0" w:color="auto"/>
        <w:left w:val="none" w:sz="0" w:space="0" w:color="auto"/>
        <w:bottom w:val="none" w:sz="0" w:space="0" w:color="auto"/>
        <w:right w:val="none" w:sz="0" w:space="0" w:color="auto"/>
      </w:divBdr>
    </w:div>
    <w:div w:id="1750887518">
      <w:bodyDiv w:val="1"/>
      <w:marLeft w:val="0"/>
      <w:marRight w:val="0"/>
      <w:marTop w:val="0"/>
      <w:marBottom w:val="0"/>
      <w:divBdr>
        <w:top w:val="none" w:sz="0" w:space="0" w:color="auto"/>
        <w:left w:val="none" w:sz="0" w:space="0" w:color="auto"/>
        <w:bottom w:val="none" w:sz="0" w:space="0" w:color="auto"/>
        <w:right w:val="none" w:sz="0" w:space="0" w:color="auto"/>
      </w:divBdr>
    </w:div>
    <w:div w:id="1752118939">
      <w:bodyDiv w:val="1"/>
      <w:marLeft w:val="0"/>
      <w:marRight w:val="0"/>
      <w:marTop w:val="0"/>
      <w:marBottom w:val="0"/>
      <w:divBdr>
        <w:top w:val="none" w:sz="0" w:space="0" w:color="auto"/>
        <w:left w:val="none" w:sz="0" w:space="0" w:color="auto"/>
        <w:bottom w:val="none" w:sz="0" w:space="0" w:color="auto"/>
        <w:right w:val="none" w:sz="0" w:space="0" w:color="auto"/>
      </w:divBdr>
    </w:div>
    <w:div w:id="1759907873">
      <w:bodyDiv w:val="1"/>
      <w:marLeft w:val="0"/>
      <w:marRight w:val="0"/>
      <w:marTop w:val="0"/>
      <w:marBottom w:val="0"/>
      <w:divBdr>
        <w:top w:val="none" w:sz="0" w:space="0" w:color="auto"/>
        <w:left w:val="none" w:sz="0" w:space="0" w:color="auto"/>
        <w:bottom w:val="none" w:sz="0" w:space="0" w:color="auto"/>
        <w:right w:val="none" w:sz="0" w:space="0" w:color="auto"/>
      </w:divBdr>
      <w:divsChild>
        <w:div w:id="321126976">
          <w:marLeft w:val="0"/>
          <w:marRight w:val="0"/>
          <w:marTop w:val="0"/>
          <w:marBottom w:val="0"/>
          <w:divBdr>
            <w:top w:val="none" w:sz="0" w:space="0" w:color="auto"/>
            <w:left w:val="none" w:sz="0" w:space="0" w:color="auto"/>
            <w:bottom w:val="none" w:sz="0" w:space="0" w:color="auto"/>
            <w:right w:val="none" w:sz="0" w:space="0" w:color="auto"/>
          </w:divBdr>
          <w:divsChild>
            <w:div w:id="1713767118">
              <w:marLeft w:val="0"/>
              <w:marRight w:val="0"/>
              <w:marTop w:val="0"/>
              <w:marBottom w:val="0"/>
              <w:divBdr>
                <w:top w:val="none" w:sz="0" w:space="0" w:color="auto"/>
                <w:left w:val="none" w:sz="0" w:space="0" w:color="auto"/>
                <w:bottom w:val="none" w:sz="0" w:space="0" w:color="auto"/>
                <w:right w:val="none" w:sz="0" w:space="0" w:color="auto"/>
              </w:divBdr>
              <w:divsChild>
                <w:div w:id="41172218">
                  <w:marLeft w:val="0"/>
                  <w:marRight w:val="0"/>
                  <w:marTop w:val="0"/>
                  <w:marBottom w:val="0"/>
                  <w:divBdr>
                    <w:top w:val="none" w:sz="0" w:space="0" w:color="auto"/>
                    <w:left w:val="none" w:sz="0" w:space="0" w:color="auto"/>
                    <w:bottom w:val="none" w:sz="0" w:space="0" w:color="auto"/>
                    <w:right w:val="none" w:sz="0" w:space="0" w:color="auto"/>
                  </w:divBdr>
                  <w:divsChild>
                    <w:div w:id="825240159">
                      <w:marLeft w:val="0"/>
                      <w:marRight w:val="0"/>
                      <w:marTop w:val="0"/>
                      <w:marBottom w:val="0"/>
                      <w:divBdr>
                        <w:top w:val="none" w:sz="0" w:space="0" w:color="auto"/>
                        <w:left w:val="none" w:sz="0" w:space="0" w:color="auto"/>
                        <w:bottom w:val="none" w:sz="0" w:space="0" w:color="auto"/>
                        <w:right w:val="none" w:sz="0" w:space="0" w:color="auto"/>
                      </w:divBdr>
                      <w:divsChild>
                        <w:div w:id="775754634">
                          <w:marLeft w:val="0"/>
                          <w:marRight w:val="0"/>
                          <w:marTop w:val="0"/>
                          <w:marBottom w:val="0"/>
                          <w:divBdr>
                            <w:top w:val="none" w:sz="0" w:space="0" w:color="auto"/>
                            <w:left w:val="none" w:sz="0" w:space="0" w:color="auto"/>
                            <w:bottom w:val="none" w:sz="0" w:space="0" w:color="auto"/>
                            <w:right w:val="none" w:sz="0" w:space="0" w:color="auto"/>
                          </w:divBdr>
                          <w:divsChild>
                            <w:div w:id="226038056">
                              <w:marLeft w:val="0"/>
                              <w:marRight w:val="0"/>
                              <w:marTop w:val="0"/>
                              <w:marBottom w:val="0"/>
                              <w:divBdr>
                                <w:top w:val="none" w:sz="0" w:space="0" w:color="auto"/>
                                <w:left w:val="none" w:sz="0" w:space="0" w:color="auto"/>
                                <w:bottom w:val="none" w:sz="0" w:space="0" w:color="auto"/>
                                <w:right w:val="none" w:sz="0" w:space="0" w:color="auto"/>
                              </w:divBdr>
                              <w:divsChild>
                                <w:div w:id="1534418130">
                                  <w:marLeft w:val="0"/>
                                  <w:marRight w:val="0"/>
                                  <w:marTop w:val="0"/>
                                  <w:marBottom w:val="0"/>
                                  <w:divBdr>
                                    <w:top w:val="none" w:sz="0" w:space="0" w:color="auto"/>
                                    <w:left w:val="none" w:sz="0" w:space="0" w:color="auto"/>
                                    <w:bottom w:val="none" w:sz="0" w:space="0" w:color="auto"/>
                                    <w:right w:val="none" w:sz="0" w:space="0" w:color="auto"/>
                                  </w:divBdr>
                                  <w:divsChild>
                                    <w:div w:id="305932530">
                                      <w:marLeft w:val="0"/>
                                      <w:marRight w:val="0"/>
                                      <w:marTop w:val="0"/>
                                      <w:marBottom w:val="0"/>
                                      <w:divBdr>
                                        <w:top w:val="none" w:sz="0" w:space="0" w:color="auto"/>
                                        <w:left w:val="none" w:sz="0" w:space="0" w:color="auto"/>
                                        <w:bottom w:val="none" w:sz="0" w:space="0" w:color="auto"/>
                                        <w:right w:val="none" w:sz="0" w:space="0" w:color="auto"/>
                                      </w:divBdr>
                                      <w:divsChild>
                                        <w:div w:id="1553031716">
                                          <w:marLeft w:val="0"/>
                                          <w:marRight w:val="0"/>
                                          <w:marTop w:val="0"/>
                                          <w:marBottom w:val="0"/>
                                          <w:divBdr>
                                            <w:top w:val="none" w:sz="0" w:space="0" w:color="auto"/>
                                            <w:left w:val="none" w:sz="0" w:space="0" w:color="auto"/>
                                            <w:bottom w:val="none" w:sz="0" w:space="0" w:color="auto"/>
                                            <w:right w:val="none" w:sz="0" w:space="0" w:color="auto"/>
                                          </w:divBdr>
                                          <w:divsChild>
                                            <w:div w:id="1674259578">
                                              <w:marLeft w:val="0"/>
                                              <w:marRight w:val="0"/>
                                              <w:marTop w:val="0"/>
                                              <w:marBottom w:val="0"/>
                                              <w:divBdr>
                                                <w:top w:val="none" w:sz="0" w:space="0" w:color="auto"/>
                                                <w:left w:val="none" w:sz="0" w:space="0" w:color="auto"/>
                                                <w:bottom w:val="none" w:sz="0" w:space="0" w:color="auto"/>
                                                <w:right w:val="none" w:sz="0" w:space="0" w:color="auto"/>
                                              </w:divBdr>
                                              <w:divsChild>
                                                <w:div w:id="1636566586">
                                                  <w:marLeft w:val="0"/>
                                                  <w:marRight w:val="0"/>
                                                  <w:marTop w:val="0"/>
                                                  <w:marBottom w:val="0"/>
                                                  <w:divBdr>
                                                    <w:top w:val="none" w:sz="0" w:space="0" w:color="auto"/>
                                                    <w:left w:val="none" w:sz="0" w:space="0" w:color="auto"/>
                                                    <w:bottom w:val="none" w:sz="0" w:space="0" w:color="auto"/>
                                                    <w:right w:val="none" w:sz="0" w:space="0" w:color="auto"/>
                                                  </w:divBdr>
                                                  <w:divsChild>
                                                    <w:div w:id="793451000">
                                                      <w:marLeft w:val="0"/>
                                                      <w:marRight w:val="0"/>
                                                      <w:marTop w:val="0"/>
                                                      <w:marBottom w:val="0"/>
                                                      <w:divBdr>
                                                        <w:top w:val="none" w:sz="0" w:space="0" w:color="auto"/>
                                                        <w:left w:val="none" w:sz="0" w:space="0" w:color="auto"/>
                                                        <w:bottom w:val="none" w:sz="0" w:space="0" w:color="auto"/>
                                                        <w:right w:val="none" w:sz="0" w:space="0" w:color="auto"/>
                                                      </w:divBdr>
                                                      <w:divsChild>
                                                        <w:div w:id="827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0250125">
      <w:bodyDiv w:val="1"/>
      <w:marLeft w:val="0"/>
      <w:marRight w:val="0"/>
      <w:marTop w:val="0"/>
      <w:marBottom w:val="0"/>
      <w:divBdr>
        <w:top w:val="none" w:sz="0" w:space="0" w:color="auto"/>
        <w:left w:val="none" w:sz="0" w:space="0" w:color="auto"/>
        <w:bottom w:val="none" w:sz="0" w:space="0" w:color="auto"/>
        <w:right w:val="none" w:sz="0" w:space="0" w:color="auto"/>
      </w:divBdr>
    </w:div>
    <w:div w:id="1762605352">
      <w:bodyDiv w:val="1"/>
      <w:marLeft w:val="0"/>
      <w:marRight w:val="0"/>
      <w:marTop w:val="0"/>
      <w:marBottom w:val="0"/>
      <w:divBdr>
        <w:top w:val="none" w:sz="0" w:space="0" w:color="auto"/>
        <w:left w:val="none" w:sz="0" w:space="0" w:color="auto"/>
        <w:bottom w:val="none" w:sz="0" w:space="0" w:color="auto"/>
        <w:right w:val="none" w:sz="0" w:space="0" w:color="auto"/>
      </w:divBdr>
    </w:div>
    <w:div w:id="1763526072">
      <w:bodyDiv w:val="1"/>
      <w:marLeft w:val="0"/>
      <w:marRight w:val="0"/>
      <w:marTop w:val="0"/>
      <w:marBottom w:val="0"/>
      <w:divBdr>
        <w:top w:val="none" w:sz="0" w:space="0" w:color="auto"/>
        <w:left w:val="none" w:sz="0" w:space="0" w:color="auto"/>
        <w:bottom w:val="none" w:sz="0" w:space="0" w:color="auto"/>
        <w:right w:val="none" w:sz="0" w:space="0" w:color="auto"/>
      </w:divBdr>
    </w:div>
    <w:div w:id="1769808450">
      <w:bodyDiv w:val="1"/>
      <w:marLeft w:val="0"/>
      <w:marRight w:val="0"/>
      <w:marTop w:val="0"/>
      <w:marBottom w:val="0"/>
      <w:divBdr>
        <w:top w:val="none" w:sz="0" w:space="0" w:color="auto"/>
        <w:left w:val="none" w:sz="0" w:space="0" w:color="auto"/>
        <w:bottom w:val="none" w:sz="0" w:space="0" w:color="auto"/>
        <w:right w:val="none" w:sz="0" w:space="0" w:color="auto"/>
      </w:divBdr>
    </w:div>
    <w:div w:id="1771393257">
      <w:bodyDiv w:val="1"/>
      <w:marLeft w:val="0"/>
      <w:marRight w:val="0"/>
      <w:marTop w:val="0"/>
      <w:marBottom w:val="0"/>
      <w:divBdr>
        <w:top w:val="none" w:sz="0" w:space="0" w:color="auto"/>
        <w:left w:val="none" w:sz="0" w:space="0" w:color="auto"/>
        <w:bottom w:val="none" w:sz="0" w:space="0" w:color="auto"/>
        <w:right w:val="none" w:sz="0" w:space="0" w:color="auto"/>
      </w:divBdr>
      <w:divsChild>
        <w:div w:id="1205605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362093">
      <w:bodyDiv w:val="1"/>
      <w:marLeft w:val="0"/>
      <w:marRight w:val="0"/>
      <w:marTop w:val="0"/>
      <w:marBottom w:val="0"/>
      <w:divBdr>
        <w:top w:val="none" w:sz="0" w:space="0" w:color="auto"/>
        <w:left w:val="none" w:sz="0" w:space="0" w:color="auto"/>
        <w:bottom w:val="none" w:sz="0" w:space="0" w:color="auto"/>
        <w:right w:val="none" w:sz="0" w:space="0" w:color="auto"/>
      </w:divBdr>
    </w:div>
    <w:div w:id="1781072187">
      <w:bodyDiv w:val="1"/>
      <w:marLeft w:val="0"/>
      <w:marRight w:val="0"/>
      <w:marTop w:val="0"/>
      <w:marBottom w:val="0"/>
      <w:divBdr>
        <w:top w:val="none" w:sz="0" w:space="0" w:color="auto"/>
        <w:left w:val="none" w:sz="0" w:space="0" w:color="auto"/>
        <w:bottom w:val="none" w:sz="0" w:space="0" w:color="auto"/>
        <w:right w:val="none" w:sz="0" w:space="0" w:color="auto"/>
      </w:divBdr>
    </w:div>
    <w:div w:id="1787499047">
      <w:bodyDiv w:val="1"/>
      <w:marLeft w:val="0"/>
      <w:marRight w:val="0"/>
      <w:marTop w:val="0"/>
      <w:marBottom w:val="0"/>
      <w:divBdr>
        <w:top w:val="none" w:sz="0" w:space="0" w:color="auto"/>
        <w:left w:val="none" w:sz="0" w:space="0" w:color="auto"/>
        <w:bottom w:val="none" w:sz="0" w:space="0" w:color="auto"/>
        <w:right w:val="none" w:sz="0" w:space="0" w:color="auto"/>
      </w:divBdr>
    </w:div>
    <w:div w:id="1796872014">
      <w:bodyDiv w:val="1"/>
      <w:marLeft w:val="0"/>
      <w:marRight w:val="0"/>
      <w:marTop w:val="0"/>
      <w:marBottom w:val="0"/>
      <w:divBdr>
        <w:top w:val="none" w:sz="0" w:space="0" w:color="auto"/>
        <w:left w:val="none" w:sz="0" w:space="0" w:color="auto"/>
        <w:bottom w:val="none" w:sz="0" w:space="0" w:color="auto"/>
        <w:right w:val="none" w:sz="0" w:space="0" w:color="auto"/>
      </w:divBdr>
    </w:div>
    <w:div w:id="1796944947">
      <w:bodyDiv w:val="1"/>
      <w:marLeft w:val="0"/>
      <w:marRight w:val="0"/>
      <w:marTop w:val="0"/>
      <w:marBottom w:val="0"/>
      <w:divBdr>
        <w:top w:val="none" w:sz="0" w:space="0" w:color="auto"/>
        <w:left w:val="none" w:sz="0" w:space="0" w:color="auto"/>
        <w:bottom w:val="none" w:sz="0" w:space="0" w:color="auto"/>
        <w:right w:val="none" w:sz="0" w:space="0" w:color="auto"/>
      </w:divBdr>
    </w:div>
    <w:div w:id="1799109745">
      <w:bodyDiv w:val="1"/>
      <w:marLeft w:val="0"/>
      <w:marRight w:val="0"/>
      <w:marTop w:val="0"/>
      <w:marBottom w:val="0"/>
      <w:divBdr>
        <w:top w:val="none" w:sz="0" w:space="0" w:color="auto"/>
        <w:left w:val="none" w:sz="0" w:space="0" w:color="auto"/>
        <w:bottom w:val="none" w:sz="0" w:space="0" w:color="auto"/>
        <w:right w:val="none" w:sz="0" w:space="0" w:color="auto"/>
      </w:divBdr>
    </w:div>
    <w:div w:id="1800150354">
      <w:bodyDiv w:val="1"/>
      <w:marLeft w:val="0"/>
      <w:marRight w:val="0"/>
      <w:marTop w:val="0"/>
      <w:marBottom w:val="0"/>
      <w:divBdr>
        <w:top w:val="none" w:sz="0" w:space="0" w:color="auto"/>
        <w:left w:val="none" w:sz="0" w:space="0" w:color="auto"/>
        <w:bottom w:val="none" w:sz="0" w:space="0" w:color="auto"/>
        <w:right w:val="none" w:sz="0" w:space="0" w:color="auto"/>
      </w:divBdr>
    </w:div>
    <w:div w:id="1800493335">
      <w:bodyDiv w:val="1"/>
      <w:marLeft w:val="0"/>
      <w:marRight w:val="0"/>
      <w:marTop w:val="0"/>
      <w:marBottom w:val="0"/>
      <w:divBdr>
        <w:top w:val="none" w:sz="0" w:space="0" w:color="auto"/>
        <w:left w:val="none" w:sz="0" w:space="0" w:color="auto"/>
        <w:bottom w:val="none" w:sz="0" w:space="0" w:color="auto"/>
        <w:right w:val="none" w:sz="0" w:space="0" w:color="auto"/>
      </w:divBdr>
    </w:div>
    <w:div w:id="1802260636">
      <w:bodyDiv w:val="1"/>
      <w:marLeft w:val="0"/>
      <w:marRight w:val="0"/>
      <w:marTop w:val="0"/>
      <w:marBottom w:val="0"/>
      <w:divBdr>
        <w:top w:val="none" w:sz="0" w:space="0" w:color="auto"/>
        <w:left w:val="none" w:sz="0" w:space="0" w:color="auto"/>
        <w:bottom w:val="none" w:sz="0" w:space="0" w:color="auto"/>
        <w:right w:val="none" w:sz="0" w:space="0" w:color="auto"/>
      </w:divBdr>
    </w:div>
    <w:div w:id="1813979073">
      <w:bodyDiv w:val="1"/>
      <w:marLeft w:val="0"/>
      <w:marRight w:val="0"/>
      <w:marTop w:val="0"/>
      <w:marBottom w:val="0"/>
      <w:divBdr>
        <w:top w:val="none" w:sz="0" w:space="0" w:color="auto"/>
        <w:left w:val="none" w:sz="0" w:space="0" w:color="auto"/>
        <w:bottom w:val="none" w:sz="0" w:space="0" w:color="auto"/>
        <w:right w:val="none" w:sz="0" w:space="0" w:color="auto"/>
      </w:divBdr>
    </w:div>
    <w:div w:id="1818493511">
      <w:bodyDiv w:val="1"/>
      <w:marLeft w:val="0"/>
      <w:marRight w:val="0"/>
      <w:marTop w:val="0"/>
      <w:marBottom w:val="0"/>
      <w:divBdr>
        <w:top w:val="none" w:sz="0" w:space="0" w:color="auto"/>
        <w:left w:val="none" w:sz="0" w:space="0" w:color="auto"/>
        <w:bottom w:val="none" w:sz="0" w:space="0" w:color="auto"/>
        <w:right w:val="none" w:sz="0" w:space="0" w:color="auto"/>
      </w:divBdr>
    </w:div>
    <w:div w:id="1818918057">
      <w:bodyDiv w:val="1"/>
      <w:marLeft w:val="0"/>
      <w:marRight w:val="0"/>
      <w:marTop w:val="0"/>
      <w:marBottom w:val="0"/>
      <w:divBdr>
        <w:top w:val="none" w:sz="0" w:space="0" w:color="auto"/>
        <w:left w:val="none" w:sz="0" w:space="0" w:color="auto"/>
        <w:bottom w:val="none" w:sz="0" w:space="0" w:color="auto"/>
        <w:right w:val="none" w:sz="0" w:space="0" w:color="auto"/>
      </w:divBdr>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23234381">
      <w:bodyDiv w:val="1"/>
      <w:marLeft w:val="0"/>
      <w:marRight w:val="0"/>
      <w:marTop w:val="0"/>
      <w:marBottom w:val="0"/>
      <w:divBdr>
        <w:top w:val="none" w:sz="0" w:space="0" w:color="auto"/>
        <w:left w:val="none" w:sz="0" w:space="0" w:color="auto"/>
        <w:bottom w:val="none" w:sz="0" w:space="0" w:color="auto"/>
        <w:right w:val="none" w:sz="0" w:space="0" w:color="auto"/>
      </w:divBdr>
    </w:div>
    <w:div w:id="1833791019">
      <w:bodyDiv w:val="1"/>
      <w:marLeft w:val="0"/>
      <w:marRight w:val="0"/>
      <w:marTop w:val="0"/>
      <w:marBottom w:val="0"/>
      <w:divBdr>
        <w:top w:val="none" w:sz="0" w:space="0" w:color="auto"/>
        <w:left w:val="none" w:sz="0" w:space="0" w:color="auto"/>
        <w:bottom w:val="none" w:sz="0" w:space="0" w:color="auto"/>
        <w:right w:val="none" w:sz="0" w:space="0" w:color="auto"/>
      </w:divBdr>
    </w:div>
    <w:div w:id="1836070543">
      <w:bodyDiv w:val="1"/>
      <w:marLeft w:val="0"/>
      <w:marRight w:val="0"/>
      <w:marTop w:val="0"/>
      <w:marBottom w:val="0"/>
      <w:divBdr>
        <w:top w:val="none" w:sz="0" w:space="0" w:color="auto"/>
        <w:left w:val="none" w:sz="0" w:space="0" w:color="auto"/>
        <w:bottom w:val="none" w:sz="0" w:space="0" w:color="auto"/>
        <w:right w:val="none" w:sz="0" w:space="0" w:color="auto"/>
      </w:divBdr>
    </w:div>
    <w:div w:id="1839037335">
      <w:bodyDiv w:val="1"/>
      <w:marLeft w:val="0"/>
      <w:marRight w:val="0"/>
      <w:marTop w:val="0"/>
      <w:marBottom w:val="0"/>
      <w:divBdr>
        <w:top w:val="none" w:sz="0" w:space="0" w:color="auto"/>
        <w:left w:val="none" w:sz="0" w:space="0" w:color="auto"/>
        <w:bottom w:val="none" w:sz="0" w:space="0" w:color="auto"/>
        <w:right w:val="none" w:sz="0" w:space="0" w:color="auto"/>
      </w:divBdr>
    </w:div>
    <w:div w:id="1842576277">
      <w:bodyDiv w:val="1"/>
      <w:marLeft w:val="0"/>
      <w:marRight w:val="0"/>
      <w:marTop w:val="0"/>
      <w:marBottom w:val="0"/>
      <w:divBdr>
        <w:top w:val="none" w:sz="0" w:space="0" w:color="auto"/>
        <w:left w:val="none" w:sz="0" w:space="0" w:color="auto"/>
        <w:bottom w:val="none" w:sz="0" w:space="0" w:color="auto"/>
        <w:right w:val="none" w:sz="0" w:space="0" w:color="auto"/>
      </w:divBdr>
    </w:div>
    <w:div w:id="1850677652">
      <w:bodyDiv w:val="1"/>
      <w:marLeft w:val="0"/>
      <w:marRight w:val="0"/>
      <w:marTop w:val="0"/>
      <w:marBottom w:val="0"/>
      <w:divBdr>
        <w:top w:val="none" w:sz="0" w:space="0" w:color="auto"/>
        <w:left w:val="none" w:sz="0" w:space="0" w:color="auto"/>
        <w:bottom w:val="none" w:sz="0" w:space="0" w:color="auto"/>
        <w:right w:val="none" w:sz="0" w:space="0" w:color="auto"/>
      </w:divBdr>
    </w:div>
    <w:div w:id="1853180016">
      <w:bodyDiv w:val="1"/>
      <w:marLeft w:val="0"/>
      <w:marRight w:val="0"/>
      <w:marTop w:val="0"/>
      <w:marBottom w:val="0"/>
      <w:divBdr>
        <w:top w:val="none" w:sz="0" w:space="0" w:color="auto"/>
        <w:left w:val="none" w:sz="0" w:space="0" w:color="auto"/>
        <w:bottom w:val="none" w:sz="0" w:space="0" w:color="auto"/>
        <w:right w:val="none" w:sz="0" w:space="0" w:color="auto"/>
      </w:divBdr>
    </w:div>
    <w:div w:id="1854411907">
      <w:bodyDiv w:val="1"/>
      <w:marLeft w:val="0"/>
      <w:marRight w:val="0"/>
      <w:marTop w:val="0"/>
      <w:marBottom w:val="0"/>
      <w:divBdr>
        <w:top w:val="none" w:sz="0" w:space="0" w:color="auto"/>
        <w:left w:val="none" w:sz="0" w:space="0" w:color="auto"/>
        <w:bottom w:val="none" w:sz="0" w:space="0" w:color="auto"/>
        <w:right w:val="none" w:sz="0" w:space="0" w:color="auto"/>
      </w:divBdr>
    </w:div>
    <w:div w:id="1858348481">
      <w:bodyDiv w:val="1"/>
      <w:marLeft w:val="0"/>
      <w:marRight w:val="0"/>
      <w:marTop w:val="0"/>
      <w:marBottom w:val="0"/>
      <w:divBdr>
        <w:top w:val="none" w:sz="0" w:space="0" w:color="auto"/>
        <w:left w:val="none" w:sz="0" w:space="0" w:color="auto"/>
        <w:bottom w:val="none" w:sz="0" w:space="0" w:color="auto"/>
        <w:right w:val="none" w:sz="0" w:space="0" w:color="auto"/>
      </w:divBdr>
    </w:div>
    <w:div w:id="1863129803">
      <w:bodyDiv w:val="1"/>
      <w:marLeft w:val="0"/>
      <w:marRight w:val="0"/>
      <w:marTop w:val="0"/>
      <w:marBottom w:val="0"/>
      <w:divBdr>
        <w:top w:val="none" w:sz="0" w:space="0" w:color="auto"/>
        <w:left w:val="none" w:sz="0" w:space="0" w:color="auto"/>
        <w:bottom w:val="none" w:sz="0" w:space="0" w:color="auto"/>
        <w:right w:val="none" w:sz="0" w:space="0" w:color="auto"/>
      </w:divBdr>
    </w:div>
    <w:div w:id="1867404050">
      <w:bodyDiv w:val="1"/>
      <w:marLeft w:val="0"/>
      <w:marRight w:val="0"/>
      <w:marTop w:val="0"/>
      <w:marBottom w:val="0"/>
      <w:divBdr>
        <w:top w:val="none" w:sz="0" w:space="0" w:color="auto"/>
        <w:left w:val="none" w:sz="0" w:space="0" w:color="auto"/>
        <w:bottom w:val="none" w:sz="0" w:space="0" w:color="auto"/>
        <w:right w:val="none" w:sz="0" w:space="0" w:color="auto"/>
      </w:divBdr>
    </w:div>
    <w:div w:id="1885172108">
      <w:bodyDiv w:val="1"/>
      <w:marLeft w:val="0"/>
      <w:marRight w:val="0"/>
      <w:marTop w:val="0"/>
      <w:marBottom w:val="0"/>
      <w:divBdr>
        <w:top w:val="none" w:sz="0" w:space="0" w:color="auto"/>
        <w:left w:val="none" w:sz="0" w:space="0" w:color="auto"/>
        <w:bottom w:val="none" w:sz="0" w:space="0" w:color="auto"/>
        <w:right w:val="none" w:sz="0" w:space="0" w:color="auto"/>
      </w:divBdr>
    </w:div>
    <w:div w:id="1888640690">
      <w:bodyDiv w:val="1"/>
      <w:marLeft w:val="0"/>
      <w:marRight w:val="0"/>
      <w:marTop w:val="0"/>
      <w:marBottom w:val="0"/>
      <w:divBdr>
        <w:top w:val="none" w:sz="0" w:space="0" w:color="auto"/>
        <w:left w:val="none" w:sz="0" w:space="0" w:color="auto"/>
        <w:bottom w:val="none" w:sz="0" w:space="0" w:color="auto"/>
        <w:right w:val="none" w:sz="0" w:space="0" w:color="auto"/>
      </w:divBdr>
    </w:div>
    <w:div w:id="1890919958">
      <w:bodyDiv w:val="1"/>
      <w:marLeft w:val="0"/>
      <w:marRight w:val="0"/>
      <w:marTop w:val="0"/>
      <w:marBottom w:val="0"/>
      <w:divBdr>
        <w:top w:val="none" w:sz="0" w:space="0" w:color="auto"/>
        <w:left w:val="none" w:sz="0" w:space="0" w:color="auto"/>
        <w:bottom w:val="none" w:sz="0" w:space="0" w:color="auto"/>
        <w:right w:val="none" w:sz="0" w:space="0" w:color="auto"/>
      </w:divBdr>
    </w:div>
    <w:div w:id="1894466548">
      <w:bodyDiv w:val="1"/>
      <w:marLeft w:val="0"/>
      <w:marRight w:val="0"/>
      <w:marTop w:val="0"/>
      <w:marBottom w:val="0"/>
      <w:divBdr>
        <w:top w:val="none" w:sz="0" w:space="0" w:color="auto"/>
        <w:left w:val="none" w:sz="0" w:space="0" w:color="auto"/>
        <w:bottom w:val="none" w:sz="0" w:space="0" w:color="auto"/>
        <w:right w:val="none" w:sz="0" w:space="0" w:color="auto"/>
      </w:divBdr>
    </w:div>
    <w:div w:id="1897013422">
      <w:bodyDiv w:val="1"/>
      <w:marLeft w:val="0"/>
      <w:marRight w:val="0"/>
      <w:marTop w:val="0"/>
      <w:marBottom w:val="0"/>
      <w:divBdr>
        <w:top w:val="none" w:sz="0" w:space="0" w:color="auto"/>
        <w:left w:val="none" w:sz="0" w:space="0" w:color="auto"/>
        <w:bottom w:val="none" w:sz="0" w:space="0" w:color="auto"/>
        <w:right w:val="none" w:sz="0" w:space="0" w:color="auto"/>
      </w:divBdr>
    </w:div>
    <w:div w:id="1898007736">
      <w:bodyDiv w:val="1"/>
      <w:marLeft w:val="0"/>
      <w:marRight w:val="0"/>
      <w:marTop w:val="0"/>
      <w:marBottom w:val="0"/>
      <w:divBdr>
        <w:top w:val="none" w:sz="0" w:space="0" w:color="auto"/>
        <w:left w:val="none" w:sz="0" w:space="0" w:color="auto"/>
        <w:bottom w:val="none" w:sz="0" w:space="0" w:color="auto"/>
        <w:right w:val="none" w:sz="0" w:space="0" w:color="auto"/>
      </w:divBdr>
    </w:div>
    <w:div w:id="1905680783">
      <w:bodyDiv w:val="1"/>
      <w:marLeft w:val="0"/>
      <w:marRight w:val="0"/>
      <w:marTop w:val="0"/>
      <w:marBottom w:val="0"/>
      <w:divBdr>
        <w:top w:val="none" w:sz="0" w:space="0" w:color="auto"/>
        <w:left w:val="none" w:sz="0" w:space="0" w:color="auto"/>
        <w:bottom w:val="none" w:sz="0" w:space="0" w:color="auto"/>
        <w:right w:val="none" w:sz="0" w:space="0" w:color="auto"/>
      </w:divBdr>
    </w:div>
    <w:div w:id="1910453863">
      <w:bodyDiv w:val="1"/>
      <w:marLeft w:val="0"/>
      <w:marRight w:val="0"/>
      <w:marTop w:val="0"/>
      <w:marBottom w:val="0"/>
      <w:divBdr>
        <w:top w:val="none" w:sz="0" w:space="0" w:color="auto"/>
        <w:left w:val="none" w:sz="0" w:space="0" w:color="auto"/>
        <w:bottom w:val="none" w:sz="0" w:space="0" w:color="auto"/>
        <w:right w:val="none" w:sz="0" w:space="0" w:color="auto"/>
      </w:divBdr>
    </w:div>
    <w:div w:id="1915580345">
      <w:bodyDiv w:val="1"/>
      <w:marLeft w:val="0"/>
      <w:marRight w:val="0"/>
      <w:marTop w:val="0"/>
      <w:marBottom w:val="0"/>
      <w:divBdr>
        <w:top w:val="none" w:sz="0" w:space="0" w:color="auto"/>
        <w:left w:val="none" w:sz="0" w:space="0" w:color="auto"/>
        <w:bottom w:val="none" w:sz="0" w:space="0" w:color="auto"/>
        <w:right w:val="none" w:sz="0" w:space="0" w:color="auto"/>
      </w:divBdr>
    </w:div>
    <w:div w:id="1916815400">
      <w:bodyDiv w:val="1"/>
      <w:marLeft w:val="0"/>
      <w:marRight w:val="0"/>
      <w:marTop w:val="0"/>
      <w:marBottom w:val="0"/>
      <w:divBdr>
        <w:top w:val="none" w:sz="0" w:space="0" w:color="auto"/>
        <w:left w:val="none" w:sz="0" w:space="0" w:color="auto"/>
        <w:bottom w:val="none" w:sz="0" w:space="0" w:color="auto"/>
        <w:right w:val="none" w:sz="0" w:space="0" w:color="auto"/>
      </w:divBdr>
    </w:div>
    <w:div w:id="1919947509">
      <w:bodyDiv w:val="1"/>
      <w:marLeft w:val="0"/>
      <w:marRight w:val="0"/>
      <w:marTop w:val="0"/>
      <w:marBottom w:val="0"/>
      <w:divBdr>
        <w:top w:val="none" w:sz="0" w:space="0" w:color="auto"/>
        <w:left w:val="none" w:sz="0" w:space="0" w:color="auto"/>
        <w:bottom w:val="none" w:sz="0" w:space="0" w:color="auto"/>
        <w:right w:val="none" w:sz="0" w:space="0" w:color="auto"/>
      </w:divBdr>
    </w:div>
    <w:div w:id="1927299948">
      <w:bodyDiv w:val="1"/>
      <w:marLeft w:val="0"/>
      <w:marRight w:val="0"/>
      <w:marTop w:val="0"/>
      <w:marBottom w:val="0"/>
      <w:divBdr>
        <w:top w:val="none" w:sz="0" w:space="0" w:color="auto"/>
        <w:left w:val="none" w:sz="0" w:space="0" w:color="auto"/>
        <w:bottom w:val="none" w:sz="0" w:space="0" w:color="auto"/>
        <w:right w:val="none" w:sz="0" w:space="0" w:color="auto"/>
      </w:divBdr>
    </w:div>
    <w:div w:id="1938559604">
      <w:bodyDiv w:val="1"/>
      <w:marLeft w:val="0"/>
      <w:marRight w:val="0"/>
      <w:marTop w:val="0"/>
      <w:marBottom w:val="0"/>
      <w:divBdr>
        <w:top w:val="none" w:sz="0" w:space="0" w:color="auto"/>
        <w:left w:val="none" w:sz="0" w:space="0" w:color="auto"/>
        <w:bottom w:val="none" w:sz="0" w:space="0" w:color="auto"/>
        <w:right w:val="none" w:sz="0" w:space="0" w:color="auto"/>
      </w:divBdr>
    </w:div>
    <w:div w:id="1940480321">
      <w:bodyDiv w:val="1"/>
      <w:marLeft w:val="0"/>
      <w:marRight w:val="0"/>
      <w:marTop w:val="0"/>
      <w:marBottom w:val="0"/>
      <w:divBdr>
        <w:top w:val="none" w:sz="0" w:space="0" w:color="auto"/>
        <w:left w:val="none" w:sz="0" w:space="0" w:color="auto"/>
        <w:bottom w:val="none" w:sz="0" w:space="0" w:color="auto"/>
        <w:right w:val="none" w:sz="0" w:space="0" w:color="auto"/>
      </w:divBdr>
    </w:div>
    <w:div w:id="1942298724">
      <w:bodyDiv w:val="1"/>
      <w:marLeft w:val="0"/>
      <w:marRight w:val="0"/>
      <w:marTop w:val="0"/>
      <w:marBottom w:val="0"/>
      <w:divBdr>
        <w:top w:val="none" w:sz="0" w:space="0" w:color="auto"/>
        <w:left w:val="none" w:sz="0" w:space="0" w:color="auto"/>
        <w:bottom w:val="none" w:sz="0" w:space="0" w:color="auto"/>
        <w:right w:val="none" w:sz="0" w:space="0" w:color="auto"/>
      </w:divBdr>
    </w:div>
    <w:div w:id="1943683125">
      <w:bodyDiv w:val="1"/>
      <w:marLeft w:val="0"/>
      <w:marRight w:val="0"/>
      <w:marTop w:val="0"/>
      <w:marBottom w:val="0"/>
      <w:divBdr>
        <w:top w:val="none" w:sz="0" w:space="0" w:color="auto"/>
        <w:left w:val="none" w:sz="0" w:space="0" w:color="auto"/>
        <w:bottom w:val="none" w:sz="0" w:space="0" w:color="auto"/>
        <w:right w:val="none" w:sz="0" w:space="0" w:color="auto"/>
      </w:divBdr>
      <w:divsChild>
        <w:div w:id="51852898">
          <w:marLeft w:val="0"/>
          <w:marRight w:val="0"/>
          <w:marTop w:val="0"/>
          <w:marBottom w:val="0"/>
          <w:divBdr>
            <w:top w:val="none" w:sz="0" w:space="0" w:color="auto"/>
            <w:left w:val="none" w:sz="0" w:space="0" w:color="auto"/>
            <w:bottom w:val="none" w:sz="0" w:space="0" w:color="auto"/>
            <w:right w:val="none" w:sz="0" w:space="0" w:color="auto"/>
          </w:divBdr>
        </w:div>
      </w:divsChild>
    </w:div>
    <w:div w:id="1952980261">
      <w:bodyDiv w:val="1"/>
      <w:marLeft w:val="0"/>
      <w:marRight w:val="0"/>
      <w:marTop w:val="0"/>
      <w:marBottom w:val="0"/>
      <w:divBdr>
        <w:top w:val="none" w:sz="0" w:space="0" w:color="auto"/>
        <w:left w:val="none" w:sz="0" w:space="0" w:color="auto"/>
        <w:bottom w:val="none" w:sz="0" w:space="0" w:color="auto"/>
        <w:right w:val="none" w:sz="0" w:space="0" w:color="auto"/>
      </w:divBdr>
    </w:div>
    <w:div w:id="1964730259">
      <w:bodyDiv w:val="1"/>
      <w:marLeft w:val="0"/>
      <w:marRight w:val="0"/>
      <w:marTop w:val="0"/>
      <w:marBottom w:val="0"/>
      <w:divBdr>
        <w:top w:val="none" w:sz="0" w:space="0" w:color="auto"/>
        <w:left w:val="none" w:sz="0" w:space="0" w:color="auto"/>
        <w:bottom w:val="none" w:sz="0" w:space="0" w:color="auto"/>
        <w:right w:val="none" w:sz="0" w:space="0" w:color="auto"/>
      </w:divBdr>
    </w:div>
    <w:div w:id="1964772750">
      <w:bodyDiv w:val="1"/>
      <w:marLeft w:val="0"/>
      <w:marRight w:val="0"/>
      <w:marTop w:val="0"/>
      <w:marBottom w:val="0"/>
      <w:divBdr>
        <w:top w:val="none" w:sz="0" w:space="0" w:color="auto"/>
        <w:left w:val="none" w:sz="0" w:space="0" w:color="auto"/>
        <w:bottom w:val="none" w:sz="0" w:space="0" w:color="auto"/>
        <w:right w:val="none" w:sz="0" w:space="0" w:color="auto"/>
      </w:divBdr>
    </w:div>
    <w:div w:id="1965500737">
      <w:bodyDiv w:val="1"/>
      <w:marLeft w:val="0"/>
      <w:marRight w:val="0"/>
      <w:marTop w:val="0"/>
      <w:marBottom w:val="0"/>
      <w:divBdr>
        <w:top w:val="none" w:sz="0" w:space="0" w:color="auto"/>
        <w:left w:val="none" w:sz="0" w:space="0" w:color="auto"/>
        <w:bottom w:val="none" w:sz="0" w:space="0" w:color="auto"/>
        <w:right w:val="none" w:sz="0" w:space="0" w:color="auto"/>
      </w:divBdr>
    </w:div>
    <w:div w:id="1976062807">
      <w:bodyDiv w:val="1"/>
      <w:marLeft w:val="0"/>
      <w:marRight w:val="0"/>
      <w:marTop w:val="0"/>
      <w:marBottom w:val="0"/>
      <w:divBdr>
        <w:top w:val="none" w:sz="0" w:space="0" w:color="auto"/>
        <w:left w:val="none" w:sz="0" w:space="0" w:color="auto"/>
        <w:bottom w:val="none" w:sz="0" w:space="0" w:color="auto"/>
        <w:right w:val="none" w:sz="0" w:space="0" w:color="auto"/>
      </w:divBdr>
    </w:div>
    <w:div w:id="1986466536">
      <w:bodyDiv w:val="1"/>
      <w:marLeft w:val="0"/>
      <w:marRight w:val="0"/>
      <w:marTop w:val="0"/>
      <w:marBottom w:val="0"/>
      <w:divBdr>
        <w:top w:val="none" w:sz="0" w:space="0" w:color="auto"/>
        <w:left w:val="none" w:sz="0" w:space="0" w:color="auto"/>
        <w:bottom w:val="none" w:sz="0" w:space="0" w:color="auto"/>
        <w:right w:val="none" w:sz="0" w:space="0" w:color="auto"/>
      </w:divBdr>
    </w:div>
    <w:div w:id="1986546635">
      <w:bodyDiv w:val="1"/>
      <w:marLeft w:val="0"/>
      <w:marRight w:val="0"/>
      <w:marTop w:val="0"/>
      <w:marBottom w:val="0"/>
      <w:divBdr>
        <w:top w:val="none" w:sz="0" w:space="0" w:color="auto"/>
        <w:left w:val="none" w:sz="0" w:space="0" w:color="auto"/>
        <w:bottom w:val="none" w:sz="0" w:space="0" w:color="auto"/>
        <w:right w:val="none" w:sz="0" w:space="0" w:color="auto"/>
      </w:divBdr>
    </w:div>
    <w:div w:id="1987316545">
      <w:bodyDiv w:val="1"/>
      <w:marLeft w:val="0"/>
      <w:marRight w:val="0"/>
      <w:marTop w:val="0"/>
      <w:marBottom w:val="0"/>
      <w:divBdr>
        <w:top w:val="none" w:sz="0" w:space="0" w:color="auto"/>
        <w:left w:val="none" w:sz="0" w:space="0" w:color="auto"/>
        <w:bottom w:val="none" w:sz="0" w:space="0" w:color="auto"/>
        <w:right w:val="none" w:sz="0" w:space="0" w:color="auto"/>
      </w:divBdr>
    </w:div>
    <w:div w:id="2000502556">
      <w:bodyDiv w:val="1"/>
      <w:marLeft w:val="0"/>
      <w:marRight w:val="0"/>
      <w:marTop w:val="0"/>
      <w:marBottom w:val="0"/>
      <w:divBdr>
        <w:top w:val="none" w:sz="0" w:space="0" w:color="auto"/>
        <w:left w:val="none" w:sz="0" w:space="0" w:color="auto"/>
        <w:bottom w:val="none" w:sz="0" w:space="0" w:color="auto"/>
        <w:right w:val="none" w:sz="0" w:space="0" w:color="auto"/>
      </w:divBdr>
    </w:div>
    <w:div w:id="2001695894">
      <w:bodyDiv w:val="1"/>
      <w:marLeft w:val="0"/>
      <w:marRight w:val="0"/>
      <w:marTop w:val="0"/>
      <w:marBottom w:val="0"/>
      <w:divBdr>
        <w:top w:val="none" w:sz="0" w:space="0" w:color="auto"/>
        <w:left w:val="none" w:sz="0" w:space="0" w:color="auto"/>
        <w:bottom w:val="none" w:sz="0" w:space="0" w:color="auto"/>
        <w:right w:val="none" w:sz="0" w:space="0" w:color="auto"/>
      </w:divBdr>
    </w:div>
    <w:div w:id="2001881314">
      <w:bodyDiv w:val="1"/>
      <w:marLeft w:val="0"/>
      <w:marRight w:val="0"/>
      <w:marTop w:val="0"/>
      <w:marBottom w:val="0"/>
      <w:divBdr>
        <w:top w:val="none" w:sz="0" w:space="0" w:color="auto"/>
        <w:left w:val="none" w:sz="0" w:space="0" w:color="auto"/>
        <w:bottom w:val="none" w:sz="0" w:space="0" w:color="auto"/>
        <w:right w:val="none" w:sz="0" w:space="0" w:color="auto"/>
      </w:divBdr>
    </w:div>
    <w:div w:id="2003269649">
      <w:bodyDiv w:val="1"/>
      <w:marLeft w:val="0"/>
      <w:marRight w:val="0"/>
      <w:marTop w:val="0"/>
      <w:marBottom w:val="0"/>
      <w:divBdr>
        <w:top w:val="none" w:sz="0" w:space="0" w:color="auto"/>
        <w:left w:val="none" w:sz="0" w:space="0" w:color="auto"/>
        <w:bottom w:val="none" w:sz="0" w:space="0" w:color="auto"/>
        <w:right w:val="none" w:sz="0" w:space="0" w:color="auto"/>
      </w:divBdr>
    </w:div>
    <w:div w:id="2016491045">
      <w:bodyDiv w:val="1"/>
      <w:marLeft w:val="0"/>
      <w:marRight w:val="0"/>
      <w:marTop w:val="0"/>
      <w:marBottom w:val="0"/>
      <w:divBdr>
        <w:top w:val="none" w:sz="0" w:space="0" w:color="auto"/>
        <w:left w:val="none" w:sz="0" w:space="0" w:color="auto"/>
        <w:bottom w:val="none" w:sz="0" w:space="0" w:color="auto"/>
        <w:right w:val="none" w:sz="0" w:space="0" w:color="auto"/>
      </w:divBdr>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022971555">
      <w:bodyDiv w:val="1"/>
      <w:marLeft w:val="0"/>
      <w:marRight w:val="0"/>
      <w:marTop w:val="0"/>
      <w:marBottom w:val="0"/>
      <w:divBdr>
        <w:top w:val="none" w:sz="0" w:space="0" w:color="auto"/>
        <w:left w:val="none" w:sz="0" w:space="0" w:color="auto"/>
        <w:bottom w:val="none" w:sz="0" w:space="0" w:color="auto"/>
        <w:right w:val="none" w:sz="0" w:space="0" w:color="auto"/>
      </w:divBdr>
    </w:div>
    <w:div w:id="2023966699">
      <w:bodyDiv w:val="1"/>
      <w:marLeft w:val="0"/>
      <w:marRight w:val="0"/>
      <w:marTop w:val="0"/>
      <w:marBottom w:val="0"/>
      <w:divBdr>
        <w:top w:val="none" w:sz="0" w:space="0" w:color="auto"/>
        <w:left w:val="none" w:sz="0" w:space="0" w:color="auto"/>
        <w:bottom w:val="none" w:sz="0" w:space="0" w:color="auto"/>
        <w:right w:val="none" w:sz="0" w:space="0" w:color="auto"/>
      </w:divBdr>
    </w:div>
    <w:div w:id="2024934903">
      <w:bodyDiv w:val="1"/>
      <w:marLeft w:val="0"/>
      <w:marRight w:val="0"/>
      <w:marTop w:val="0"/>
      <w:marBottom w:val="0"/>
      <w:divBdr>
        <w:top w:val="none" w:sz="0" w:space="0" w:color="auto"/>
        <w:left w:val="none" w:sz="0" w:space="0" w:color="auto"/>
        <w:bottom w:val="none" w:sz="0" w:space="0" w:color="auto"/>
        <w:right w:val="none" w:sz="0" w:space="0" w:color="auto"/>
      </w:divBdr>
    </w:div>
    <w:div w:id="2027976616">
      <w:bodyDiv w:val="1"/>
      <w:marLeft w:val="0"/>
      <w:marRight w:val="0"/>
      <w:marTop w:val="0"/>
      <w:marBottom w:val="0"/>
      <w:divBdr>
        <w:top w:val="none" w:sz="0" w:space="0" w:color="auto"/>
        <w:left w:val="none" w:sz="0" w:space="0" w:color="auto"/>
        <w:bottom w:val="none" w:sz="0" w:space="0" w:color="auto"/>
        <w:right w:val="none" w:sz="0" w:space="0" w:color="auto"/>
      </w:divBdr>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32559723">
      <w:bodyDiv w:val="1"/>
      <w:marLeft w:val="0"/>
      <w:marRight w:val="0"/>
      <w:marTop w:val="0"/>
      <w:marBottom w:val="0"/>
      <w:divBdr>
        <w:top w:val="none" w:sz="0" w:space="0" w:color="auto"/>
        <w:left w:val="none" w:sz="0" w:space="0" w:color="auto"/>
        <w:bottom w:val="none" w:sz="0" w:space="0" w:color="auto"/>
        <w:right w:val="none" w:sz="0" w:space="0" w:color="auto"/>
      </w:divBdr>
    </w:div>
    <w:div w:id="2034576142">
      <w:bodyDiv w:val="1"/>
      <w:marLeft w:val="0"/>
      <w:marRight w:val="0"/>
      <w:marTop w:val="0"/>
      <w:marBottom w:val="0"/>
      <w:divBdr>
        <w:top w:val="none" w:sz="0" w:space="0" w:color="auto"/>
        <w:left w:val="none" w:sz="0" w:space="0" w:color="auto"/>
        <w:bottom w:val="none" w:sz="0" w:space="0" w:color="auto"/>
        <w:right w:val="none" w:sz="0" w:space="0" w:color="auto"/>
      </w:divBdr>
    </w:div>
    <w:div w:id="2035155372">
      <w:bodyDiv w:val="1"/>
      <w:marLeft w:val="0"/>
      <w:marRight w:val="0"/>
      <w:marTop w:val="0"/>
      <w:marBottom w:val="0"/>
      <w:divBdr>
        <w:top w:val="none" w:sz="0" w:space="0" w:color="auto"/>
        <w:left w:val="none" w:sz="0" w:space="0" w:color="auto"/>
        <w:bottom w:val="none" w:sz="0" w:space="0" w:color="auto"/>
        <w:right w:val="none" w:sz="0" w:space="0" w:color="auto"/>
      </w:divBdr>
    </w:div>
    <w:div w:id="2035643030">
      <w:bodyDiv w:val="1"/>
      <w:marLeft w:val="0"/>
      <w:marRight w:val="0"/>
      <w:marTop w:val="0"/>
      <w:marBottom w:val="0"/>
      <w:divBdr>
        <w:top w:val="none" w:sz="0" w:space="0" w:color="auto"/>
        <w:left w:val="none" w:sz="0" w:space="0" w:color="auto"/>
        <w:bottom w:val="none" w:sz="0" w:space="0" w:color="auto"/>
        <w:right w:val="none" w:sz="0" w:space="0" w:color="auto"/>
      </w:divBdr>
    </w:div>
    <w:div w:id="2037585342">
      <w:bodyDiv w:val="1"/>
      <w:marLeft w:val="0"/>
      <w:marRight w:val="0"/>
      <w:marTop w:val="0"/>
      <w:marBottom w:val="0"/>
      <w:divBdr>
        <w:top w:val="none" w:sz="0" w:space="0" w:color="auto"/>
        <w:left w:val="none" w:sz="0" w:space="0" w:color="auto"/>
        <w:bottom w:val="none" w:sz="0" w:space="0" w:color="auto"/>
        <w:right w:val="none" w:sz="0" w:space="0" w:color="auto"/>
      </w:divBdr>
      <w:divsChild>
        <w:div w:id="53698099">
          <w:marLeft w:val="0"/>
          <w:marRight w:val="0"/>
          <w:marTop w:val="0"/>
          <w:marBottom w:val="0"/>
          <w:divBdr>
            <w:top w:val="none" w:sz="0" w:space="0" w:color="auto"/>
            <w:left w:val="none" w:sz="0" w:space="0" w:color="auto"/>
            <w:bottom w:val="none" w:sz="0" w:space="0" w:color="auto"/>
            <w:right w:val="none" w:sz="0" w:space="0" w:color="auto"/>
          </w:divBdr>
          <w:divsChild>
            <w:div w:id="1159270688">
              <w:marLeft w:val="0"/>
              <w:marRight w:val="0"/>
              <w:marTop w:val="0"/>
              <w:marBottom w:val="0"/>
              <w:divBdr>
                <w:top w:val="none" w:sz="0" w:space="0" w:color="auto"/>
                <w:left w:val="none" w:sz="0" w:space="0" w:color="auto"/>
                <w:bottom w:val="none" w:sz="0" w:space="0" w:color="auto"/>
                <w:right w:val="none" w:sz="0" w:space="0" w:color="auto"/>
              </w:divBdr>
              <w:divsChild>
                <w:div w:id="173036588">
                  <w:marLeft w:val="0"/>
                  <w:marRight w:val="0"/>
                  <w:marTop w:val="0"/>
                  <w:marBottom w:val="0"/>
                  <w:divBdr>
                    <w:top w:val="none" w:sz="0" w:space="0" w:color="auto"/>
                    <w:left w:val="none" w:sz="0" w:space="0" w:color="auto"/>
                    <w:bottom w:val="none" w:sz="0" w:space="0" w:color="auto"/>
                    <w:right w:val="none" w:sz="0" w:space="0" w:color="auto"/>
                  </w:divBdr>
                  <w:divsChild>
                    <w:div w:id="2032606867">
                      <w:marLeft w:val="0"/>
                      <w:marRight w:val="0"/>
                      <w:marTop w:val="0"/>
                      <w:marBottom w:val="0"/>
                      <w:divBdr>
                        <w:top w:val="none" w:sz="0" w:space="0" w:color="auto"/>
                        <w:left w:val="none" w:sz="0" w:space="0" w:color="auto"/>
                        <w:bottom w:val="none" w:sz="0" w:space="0" w:color="auto"/>
                        <w:right w:val="none" w:sz="0" w:space="0" w:color="auto"/>
                      </w:divBdr>
                      <w:divsChild>
                        <w:div w:id="163522075">
                          <w:marLeft w:val="0"/>
                          <w:marRight w:val="0"/>
                          <w:marTop w:val="0"/>
                          <w:marBottom w:val="0"/>
                          <w:divBdr>
                            <w:top w:val="none" w:sz="0" w:space="0" w:color="auto"/>
                            <w:left w:val="none" w:sz="0" w:space="0" w:color="auto"/>
                            <w:bottom w:val="none" w:sz="0" w:space="0" w:color="auto"/>
                            <w:right w:val="none" w:sz="0" w:space="0" w:color="auto"/>
                          </w:divBdr>
                          <w:divsChild>
                            <w:div w:id="2139182847">
                              <w:marLeft w:val="0"/>
                              <w:marRight w:val="0"/>
                              <w:marTop w:val="0"/>
                              <w:marBottom w:val="0"/>
                              <w:divBdr>
                                <w:top w:val="none" w:sz="0" w:space="0" w:color="auto"/>
                                <w:left w:val="none" w:sz="0" w:space="0" w:color="auto"/>
                                <w:bottom w:val="none" w:sz="0" w:space="0" w:color="auto"/>
                                <w:right w:val="none" w:sz="0" w:space="0" w:color="auto"/>
                              </w:divBdr>
                              <w:divsChild>
                                <w:div w:id="1057895117">
                                  <w:marLeft w:val="0"/>
                                  <w:marRight w:val="0"/>
                                  <w:marTop w:val="0"/>
                                  <w:marBottom w:val="0"/>
                                  <w:divBdr>
                                    <w:top w:val="none" w:sz="0" w:space="0" w:color="auto"/>
                                    <w:left w:val="none" w:sz="0" w:space="0" w:color="auto"/>
                                    <w:bottom w:val="none" w:sz="0" w:space="0" w:color="auto"/>
                                    <w:right w:val="none" w:sz="0" w:space="0" w:color="auto"/>
                                  </w:divBdr>
                                  <w:divsChild>
                                    <w:div w:id="183834787">
                                      <w:marLeft w:val="0"/>
                                      <w:marRight w:val="0"/>
                                      <w:marTop w:val="0"/>
                                      <w:marBottom w:val="0"/>
                                      <w:divBdr>
                                        <w:top w:val="none" w:sz="0" w:space="0" w:color="auto"/>
                                        <w:left w:val="none" w:sz="0" w:space="0" w:color="auto"/>
                                        <w:bottom w:val="none" w:sz="0" w:space="0" w:color="auto"/>
                                        <w:right w:val="none" w:sz="0" w:space="0" w:color="auto"/>
                                      </w:divBdr>
                                      <w:divsChild>
                                        <w:div w:id="37975615">
                                          <w:marLeft w:val="0"/>
                                          <w:marRight w:val="0"/>
                                          <w:marTop w:val="0"/>
                                          <w:marBottom w:val="0"/>
                                          <w:divBdr>
                                            <w:top w:val="none" w:sz="0" w:space="0" w:color="auto"/>
                                            <w:left w:val="none" w:sz="0" w:space="0" w:color="auto"/>
                                            <w:bottom w:val="none" w:sz="0" w:space="0" w:color="auto"/>
                                            <w:right w:val="none" w:sz="0" w:space="0" w:color="auto"/>
                                          </w:divBdr>
                                          <w:divsChild>
                                            <w:div w:id="338310731">
                                              <w:marLeft w:val="0"/>
                                              <w:marRight w:val="0"/>
                                              <w:marTop w:val="0"/>
                                              <w:marBottom w:val="0"/>
                                              <w:divBdr>
                                                <w:top w:val="none" w:sz="0" w:space="0" w:color="auto"/>
                                                <w:left w:val="none" w:sz="0" w:space="0" w:color="auto"/>
                                                <w:bottom w:val="none" w:sz="0" w:space="0" w:color="auto"/>
                                                <w:right w:val="none" w:sz="0" w:space="0" w:color="auto"/>
                                              </w:divBdr>
                                              <w:divsChild>
                                                <w:div w:id="885796971">
                                                  <w:marLeft w:val="0"/>
                                                  <w:marRight w:val="0"/>
                                                  <w:marTop w:val="0"/>
                                                  <w:marBottom w:val="0"/>
                                                  <w:divBdr>
                                                    <w:top w:val="none" w:sz="0" w:space="0" w:color="auto"/>
                                                    <w:left w:val="none" w:sz="0" w:space="0" w:color="auto"/>
                                                    <w:bottom w:val="none" w:sz="0" w:space="0" w:color="auto"/>
                                                    <w:right w:val="none" w:sz="0" w:space="0" w:color="auto"/>
                                                  </w:divBdr>
                                                  <w:divsChild>
                                                    <w:div w:id="546526595">
                                                      <w:marLeft w:val="0"/>
                                                      <w:marRight w:val="0"/>
                                                      <w:marTop w:val="0"/>
                                                      <w:marBottom w:val="0"/>
                                                      <w:divBdr>
                                                        <w:top w:val="none" w:sz="0" w:space="0" w:color="auto"/>
                                                        <w:left w:val="none" w:sz="0" w:space="0" w:color="auto"/>
                                                        <w:bottom w:val="none" w:sz="0" w:space="0" w:color="auto"/>
                                                        <w:right w:val="none" w:sz="0" w:space="0" w:color="auto"/>
                                                      </w:divBdr>
                                                      <w:divsChild>
                                                        <w:div w:id="368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733814">
      <w:bodyDiv w:val="1"/>
      <w:marLeft w:val="0"/>
      <w:marRight w:val="0"/>
      <w:marTop w:val="0"/>
      <w:marBottom w:val="0"/>
      <w:divBdr>
        <w:top w:val="none" w:sz="0" w:space="0" w:color="auto"/>
        <w:left w:val="none" w:sz="0" w:space="0" w:color="auto"/>
        <w:bottom w:val="none" w:sz="0" w:space="0" w:color="auto"/>
        <w:right w:val="none" w:sz="0" w:space="0" w:color="auto"/>
      </w:divBdr>
    </w:div>
    <w:div w:id="2042127987">
      <w:bodyDiv w:val="1"/>
      <w:marLeft w:val="0"/>
      <w:marRight w:val="0"/>
      <w:marTop w:val="0"/>
      <w:marBottom w:val="0"/>
      <w:divBdr>
        <w:top w:val="none" w:sz="0" w:space="0" w:color="auto"/>
        <w:left w:val="none" w:sz="0" w:space="0" w:color="auto"/>
        <w:bottom w:val="none" w:sz="0" w:space="0" w:color="auto"/>
        <w:right w:val="none" w:sz="0" w:space="0" w:color="auto"/>
      </w:divBdr>
    </w:div>
    <w:div w:id="2042973003">
      <w:bodyDiv w:val="1"/>
      <w:marLeft w:val="0"/>
      <w:marRight w:val="0"/>
      <w:marTop w:val="0"/>
      <w:marBottom w:val="0"/>
      <w:divBdr>
        <w:top w:val="none" w:sz="0" w:space="0" w:color="auto"/>
        <w:left w:val="none" w:sz="0" w:space="0" w:color="auto"/>
        <w:bottom w:val="none" w:sz="0" w:space="0" w:color="auto"/>
        <w:right w:val="none" w:sz="0" w:space="0" w:color="auto"/>
      </w:divBdr>
    </w:div>
    <w:div w:id="2043095289">
      <w:bodyDiv w:val="1"/>
      <w:marLeft w:val="0"/>
      <w:marRight w:val="0"/>
      <w:marTop w:val="0"/>
      <w:marBottom w:val="0"/>
      <w:divBdr>
        <w:top w:val="none" w:sz="0" w:space="0" w:color="auto"/>
        <w:left w:val="none" w:sz="0" w:space="0" w:color="auto"/>
        <w:bottom w:val="none" w:sz="0" w:space="0" w:color="auto"/>
        <w:right w:val="none" w:sz="0" w:space="0" w:color="auto"/>
      </w:divBdr>
    </w:div>
    <w:div w:id="2044088127">
      <w:bodyDiv w:val="1"/>
      <w:marLeft w:val="0"/>
      <w:marRight w:val="0"/>
      <w:marTop w:val="0"/>
      <w:marBottom w:val="0"/>
      <w:divBdr>
        <w:top w:val="none" w:sz="0" w:space="0" w:color="auto"/>
        <w:left w:val="none" w:sz="0" w:space="0" w:color="auto"/>
        <w:bottom w:val="none" w:sz="0" w:space="0" w:color="auto"/>
        <w:right w:val="none" w:sz="0" w:space="0" w:color="auto"/>
      </w:divBdr>
    </w:div>
    <w:div w:id="2044357915">
      <w:bodyDiv w:val="1"/>
      <w:marLeft w:val="0"/>
      <w:marRight w:val="0"/>
      <w:marTop w:val="0"/>
      <w:marBottom w:val="0"/>
      <w:divBdr>
        <w:top w:val="none" w:sz="0" w:space="0" w:color="auto"/>
        <w:left w:val="none" w:sz="0" w:space="0" w:color="auto"/>
        <w:bottom w:val="none" w:sz="0" w:space="0" w:color="auto"/>
        <w:right w:val="none" w:sz="0" w:space="0" w:color="auto"/>
      </w:divBdr>
    </w:div>
    <w:div w:id="2048218333">
      <w:bodyDiv w:val="1"/>
      <w:marLeft w:val="0"/>
      <w:marRight w:val="0"/>
      <w:marTop w:val="0"/>
      <w:marBottom w:val="0"/>
      <w:divBdr>
        <w:top w:val="none" w:sz="0" w:space="0" w:color="auto"/>
        <w:left w:val="none" w:sz="0" w:space="0" w:color="auto"/>
        <w:bottom w:val="none" w:sz="0" w:space="0" w:color="auto"/>
        <w:right w:val="none" w:sz="0" w:space="0" w:color="auto"/>
      </w:divBdr>
    </w:div>
    <w:div w:id="2049527148">
      <w:bodyDiv w:val="1"/>
      <w:marLeft w:val="0"/>
      <w:marRight w:val="0"/>
      <w:marTop w:val="0"/>
      <w:marBottom w:val="0"/>
      <w:divBdr>
        <w:top w:val="none" w:sz="0" w:space="0" w:color="auto"/>
        <w:left w:val="none" w:sz="0" w:space="0" w:color="auto"/>
        <w:bottom w:val="none" w:sz="0" w:space="0" w:color="auto"/>
        <w:right w:val="none" w:sz="0" w:space="0" w:color="auto"/>
      </w:divBdr>
    </w:div>
    <w:div w:id="2052807192">
      <w:bodyDiv w:val="1"/>
      <w:marLeft w:val="0"/>
      <w:marRight w:val="0"/>
      <w:marTop w:val="0"/>
      <w:marBottom w:val="0"/>
      <w:divBdr>
        <w:top w:val="none" w:sz="0" w:space="0" w:color="auto"/>
        <w:left w:val="none" w:sz="0" w:space="0" w:color="auto"/>
        <w:bottom w:val="none" w:sz="0" w:space="0" w:color="auto"/>
        <w:right w:val="none" w:sz="0" w:space="0" w:color="auto"/>
      </w:divBdr>
    </w:div>
    <w:div w:id="2055234898">
      <w:bodyDiv w:val="1"/>
      <w:marLeft w:val="0"/>
      <w:marRight w:val="0"/>
      <w:marTop w:val="0"/>
      <w:marBottom w:val="0"/>
      <w:divBdr>
        <w:top w:val="none" w:sz="0" w:space="0" w:color="auto"/>
        <w:left w:val="none" w:sz="0" w:space="0" w:color="auto"/>
        <w:bottom w:val="none" w:sz="0" w:space="0" w:color="auto"/>
        <w:right w:val="none" w:sz="0" w:space="0" w:color="auto"/>
      </w:divBdr>
    </w:div>
    <w:div w:id="2057505899">
      <w:bodyDiv w:val="1"/>
      <w:marLeft w:val="0"/>
      <w:marRight w:val="0"/>
      <w:marTop w:val="0"/>
      <w:marBottom w:val="0"/>
      <w:divBdr>
        <w:top w:val="none" w:sz="0" w:space="0" w:color="auto"/>
        <w:left w:val="none" w:sz="0" w:space="0" w:color="auto"/>
        <w:bottom w:val="none" w:sz="0" w:space="0" w:color="auto"/>
        <w:right w:val="none" w:sz="0" w:space="0" w:color="auto"/>
      </w:divBdr>
    </w:div>
    <w:div w:id="2059040398">
      <w:bodyDiv w:val="1"/>
      <w:marLeft w:val="0"/>
      <w:marRight w:val="0"/>
      <w:marTop w:val="0"/>
      <w:marBottom w:val="0"/>
      <w:divBdr>
        <w:top w:val="none" w:sz="0" w:space="0" w:color="auto"/>
        <w:left w:val="none" w:sz="0" w:space="0" w:color="auto"/>
        <w:bottom w:val="none" w:sz="0" w:space="0" w:color="auto"/>
        <w:right w:val="none" w:sz="0" w:space="0" w:color="auto"/>
      </w:divBdr>
    </w:div>
    <w:div w:id="2062287752">
      <w:bodyDiv w:val="1"/>
      <w:marLeft w:val="0"/>
      <w:marRight w:val="0"/>
      <w:marTop w:val="0"/>
      <w:marBottom w:val="0"/>
      <w:divBdr>
        <w:top w:val="none" w:sz="0" w:space="0" w:color="auto"/>
        <w:left w:val="none" w:sz="0" w:space="0" w:color="auto"/>
        <w:bottom w:val="none" w:sz="0" w:space="0" w:color="auto"/>
        <w:right w:val="none" w:sz="0" w:space="0" w:color="auto"/>
      </w:divBdr>
    </w:div>
    <w:div w:id="2066682506">
      <w:bodyDiv w:val="1"/>
      <w:marLeft w:val="0"/>
      <w:marRight w:val="0"/>
      <w:marTop w:val="0"/>
      <w:marBottom w:val="0"/>
      <w:divBdr>
        <w:top w:val="none" w:sz="0" w:space="0" w:color="auto"/>
        <w:left w:val="none" w:sz="0" w:space="0" w:color="auto"/>
        <w:bottom w:val="none" w:sz="0" w:space="0" w:color="auto"/>
        <w:right w:val="none" w:sz="0" w:space="0" w:color="auto"/>
      </w:divBdr>
    </w:div>
    <w:div w:id="2079668867">
      <w:bodyDiv w:val="1"/>
      <w:marLeft w:val="0"/>
      <w:marRight w:val="0"/>
      <w:marTop w:val="0"/>
      <w:marBottom w:val="0"/>
      <w:divBdr>
        <w:top w:val="none" w:sz="0" w:space="0" w:color="auto"/>
        <w:left w:val="none" w:sz="0" w:space="0" w:color="auto"/>
        <w:bottom w:val="none" w:sz="0" w:space="0" w:color="auto"/>
        <w:right w:val="none" w:sz="0" w:space="0" w:color="auto"/>
      </w:divBdr>
    </w:div>
    <w:div w:id="2085177081">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sChild>
        <w:div w:id="250969817">
          <w:marLeft w:val="0"/>
          <w:marRight w:val="0"/>
          <w:marTop w:val="0"/>
          <w:marBottom w:val="0"/>
          <w:divBdr>
            <w:top w:val="none" w:sz="0" w:space="0" w:color="auto"/>
            <w:left w:val="none" w:sz="0" w:space="0" w:color="auto"/>
            <w:bottom w:val="none" w:sz="0" w:space="0" w:color="auto"/>
            <w:right w:val="none" w:sz="0" w:space="0" w:color="auto"/>
          </w:divBdr>
          <w:divsChild>
            <w:div w:id="105275419">
              <w:marLeft w:val="0"/>
              <w:marRight w:val="0"/>
              <w:marTop w:val="0"/>
              <w:marBottom w:val="0"/>
              <w:divBdr>
                <w:top w:val="none" w:sz="0" w:space="0" w:color="auto"/>
                <w:left w:val="none" w:sz="0" w:space="0" w:color="auto"/>
                <w:bottom w:val="none" w:sz="0" w:space="0" w:color="auto"/>
                <w:right w:val="none" w:sz="0" w:space="0" w:color="auto"/>
              </w:divBdr>
              <w:divsChild>
                <w:div w:id="586308004">
                  <w:marLeft w:val="0"/>
                  <w:marRight w:val="0"/>
                  <w:marTop w:val="0"/>
                  <w:marBottom w:val="0"/>
                  <w:divBdr>
                    <w:top w:val="none" w:sz="0" w:space="0" w:color="auto"/>
                    <w:left w:val="none" w:sz="0" w:space="0" w:color="auto"/>
                    <w:bottom w:val="none" w:sz="0" w:space="0" w:color="auto"/>
                    <w:right w:val="none" w:sz="0" w:space="0" w:color="auto"/>
                  </w:divBdr>
                  <w:divsChild>
                    <w:div w:id="1132023397">
                      <w:marLeft w:val="0"/>
                      <w:marRight w:val="0"/>
                      <w:marTop w:val="0"/>
                      <w:marBottom w:val="0"/>
                      <w:divBdr>
                        <w:top w:val="none" w:sz="0" w:space="0" w:color="auto"/>
                        <w:left w:val="none" w:sz="0" w:space="0" w:color="auto"/>
                        <w:bottom w:val="none" w:sz="0" w:space="0" w:color="auto"/>
                        <w:right w:val="none" w:sz="0" w:space="0" w:color="auto"/>
                      </w:divBdr>
                      <w:divsChild>
                        <w:div w:id="593248726">
                          <w:marLeft w:val="0"/>
                          <w:marRight w:val="0"/>
                          <w:marTop w:val="0"/>
                          <w:marBottom w:val="0"/>
                          <w:divBdr>
                            <w:top w:val="none" w:sz="0" w:space="0" w:color="auto"/>
                            <w:left w:val="none" w:sz="0" w:space="0" w:color="auto"/>
                            <w:bottom w:val="none" w:sz="0" w:space="0" w:color="auto"/>
                            <w:right w:val="none" w:sz="0" w:space="0" w:color="auto"/>
                          </w:divBdr>
                          <w:divsChild>
                            <w:div w:id="94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162923">
      <w:bodyDiv w:val="1"/>
      <w:marLeft w:val="0"/>
      <w:marRight w:val="0"/>
      <w:marTop w:val="0"/>
      <w:marBottom w:val="0"/>
      <w:divBdr>
        <w:top w:val="none" w:sz="0" w:space="0" w:color="auto"/>
        <w:left w:val="none" w:sz="0" w:space="0" w:color="auto"/>
        <w:bottom w:val="none" w:sz="0" w:space="0" w:color="auto"/>
        <w:right w:val="none" w:sz="0" w:space="0" w:color="auto"/>
      </w:divBdr>
    </w:div>
    <w:div w:id="2103794724">
      <w:bodyDiv w:val="1"/>
      <w:marLeft w:val="0"/>
      <w:marRight w:val="0"/>
      <w:marTop w:val="0"/>
      <w:marBottom w:val="0"/>
      <w:divBdr>
        <w:top w:val="none" w:sz="0" w:space="0" w:color="auto"/>
        <w:left w:val="none" w:sz="0" w:space="0" w:color="auto"/>
        <w:bottom w:val="none" w:sz="0" w:space="0" w:color="auto"/>
        <w:right w:val="none" w:sz="0" w:space="0" w:color="auto"/>
      </w:divBdr>
    </w:div>
    <w:div w:id="2110658598">
      <w:bodyDiv w:val="1"/>
      <w:marLeft w:val="0"/>
      <w:marRight w:val="0"/>
      <w:marTop w:val="0"/>
      <w:marBottom w:val="0"/>
      <w:divBdr>
        <w:top w:val="none" w:sz="0" w:space="0" w:color="auto"/>
        <w:left w:val="none" w:sz="0" w:space="0" w:color="auto"/>
        <w:bottom w:val="none" w:sz="0" w:space="0" w:color="auto"/>
        <w:right w:val="none" w:sz="0" w:space="0" w:color="auto"/>
      </w:divBdr>
    </w:div>
    <w:div w:id="2113236132">
      <w:bodyDiv w:val="1"/>
      <w:marLeft w:val="0"/>
      <w:marRight w:val="0"/>
      <w:marTop w:val="0"/>
      <w:marBottom w:val="0"/>
      <w:divBdr>
        <w:top w:val="none" w:sz="0" w:space="0" w:color="auto"/>
        <w:left w:val="none" w:sz="0" w:space="0" w:color="auto"/>
        <w:bottom w:val="none" w:sz="0" w:space="0" w:color="auto"/>
        <w:right w:val="none" w:sz="0" w:space="0" w:color="auto"/>
      </w:divBdr>
    </w:div>
    <w:div w:id="2121754896">
      <w:bodyDiv w:val="1"/>
      <w:marLeft w:val="0"/>
      <w:marRight w:val="0"/>
      <w:marTop w:val="0"/>
      <w:marBottom w:val="0"/>
      <w:divBdr>
        <w:top w:val="none" w:sz="0" w:space="0" w:color="auto"/>
        <w:left w:val="none" w:sz="0" w:space="0" w:color="auto"/>
        <w:bottom w:val="none" w:sz="0" w:space="0" w:color="auto"/>
        <w:right w:val="none" w:sz="0" w:space="0" w:color="auto"/>
      </w:divBdr>
    </w:div>
    <w:div w:id="2123106761">
      <w:bodyDiv w:val="1"/>
      <w:marLeft w:val="0"/>
      <w:marRight w:val="0"/>
      <w:marTop w:val="0"/>
      <w:marBottom w:val="0"/>
      <w:divBdr>
        <w:top w:val="none" w:sz="0" w:space="0" w:color="auto"/>
        <w:left w:val="none" w:sz="0" w:space="0" w:color="auto"/>
        <w:bottom w:val="none" w:sz="0" w:space="0" w:color="auto"/>
        <w:right w:val="none" w:sz="0" w:space="0" w:color="auto"/>
      </w:divBdr>
    </w:div>
    <w:div w:id="2124762409">
      <w:bodyDiv w:val="1"/>
      <w:marLeft w:val="0"/>
      <w:marRight w:val="0"/>
      <w:marTop w:val="0"/>
      <w:marBottom w:val="0"/>
      <w:divBdr>
        <w:top w:val="none" w:sz="0" w:space="0" w:color="auto"/>
        <w:left w:val="none" w:sz="0" w:space="0" w:color="auto"/>
        <w:bottom w:val="none" w:sz="0" w:space="0" w:color="auto"/>
        <w:right w:val="none" w:sz="0" w:space="0" w:color="auto"/>
      </w:divBdr>
    </w:div>
    <w:div w:id="2128087203">
      <w:bodyDiv w:val="1"/>
      <w:marLeft w:val="0"/>
      <w:marRight w:val="0"/>
      <w:marTop w:val="0"/>
      <w:marBottom w:val="0"/>
      <w:divBdr>
        <w:top w:val="none" w:sz="0" w:space="0" w:color="auto"/>
        <w:left w:val="none" w:sz="0" w:space="0" w:color="auto"/>
        <w:bottom w:val="none" w:sz="0" w:space="0" w:color="auto"/>
        <w:right w:val="none" w:sz="0" w:space="0" w:color="auto"/>
      </w:divBdr>
    </w:div>
    <w:div w:id="2129085025">
      <w:bodyDiv w:val="1"/>
      <w:marLeft w:val="0"/>
      <w:marRight w:val="0"/>
      <w:marTop w:val="0"/>
      <w:marBottom w:val="0"/>
      <w:divBdr>
        <w:top w:val="none" w:sz="0" w:space="0" w:color="auto"/>
        <w:left w:val="none" w:sz="0" w:space="0" w:color="auto"/>
        <w:bottom w:val="none" w:sz="0" w:space="0" w:color="auto"/>
        <w:right w:val="none" w:sz="0" w:space="0" w:color="auto"/>
      </w:divBdr>
    </w:div>
    <w:div w:id="2134132576">
      <w:bodyDiv w:val="1"/>
      <w:marLeft w:val="0"/>
      <w:marRight w:val="0"/>
      <w:marTop w:val="0"/>
      <w:marBottom w:val="0"/>
      <w:divBdr>
        <w:top w:val="none" w:sz="0" w:space="0" w:color="auto"/>
        <w:left w:val="none" w:sz="0" w:space="0" w:color="auto"/>
        <w:bottom w:val="none" w:sz="0" w:space="0" w:color="auto"/>
        <w:right w:val="none" w:sz="0" w:space="0" w:color="auto"/>
      </w:divBdr>
    </w:div>
    <w:div w:id="2135249771">
      <w:bodyDiv w:val="1"/>
      <w:marLeft w:val="0"/>
      <w:marRight w:val="0"/>
      <w:marTop w:val="0"/>
      <w:marBottom w:val="0"/>
      <w:divBdr>
        <w:top w:val="none" w:sz="0" w:space="0" w:color="auto"/>
        <w:left w:val="none" w:sz="0" w:space="0" w:color="auto"/>
        <w:bottom w:val="none" w:sz="0" w:space="0" w:color="auto"/>
        <w:right w:val="none" w:sz="0" w:space="0" w:color="auto"/>
      </w:divBdr>
    </w:div>
    <w:div w:id="21418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apitalgroup.com/ria/insights/articles/2025-stock-market-outlook.html" TargetMode="External"/><Relationship Id="rId299" Type="http://schemas.openxmlformats.org/officeDocument/2006/relationships/hyperlink" Target="https://www.sohu.com/a/842695843_122066678" TargetMode="External"/><Relationship Id="rId21" Type="http://schemas.openxmlformats.org/officeDocument/2006/relationships/hyperlink" Target="https://www.alliocapital.com/macrocalendar-weekly/week-of-march-31-2025" TargetMode="External"/><Relationship Id="rId63" Type="http://schemas.openxmlformats.org/officeDocument/2006/relationships/hyperlink" Target="https://www.reuters.com/markets/us/with-interest-rates-hold-feds-economic-projections-take-center-stage-2025-03-19/" TargetMode="External"/><Relationship Id="rId159" Type="http://schemas.openxmlformats.org/officeDocument/2006/relationships/hyperlink" Target="https://finance.sina.com.cn/jjxw/2025-04-03/doc-inervzcv2755071.shtml" TargetMode="External"/><Relationship Id="rId324" Type="http://schemas.openxmlformats.org/officeDocument/2006/relationships/hyperlink" Target="https://s27.q4cdn.com/966411597/files/doc_financials/2023/q4/applovin-4q23-shareholder-letter.pdf" TargetMode="External"/><Relationship Id="rId366" Type="http://schemas.openxmlformats.org/officeDocument/2006/relationships/hyperlink" Target="https://www.streetinsider.com/Reuters/Xiaomi+raises+EV+sales+target%2C+plans+new+overseas+stores+as+Q4+revenue+jumps/24512286.html" TargetMode="External"/><Relationship Id="rId170" Type="http://schemas.openxmlformats.org/officeDocument/2006/relationships/hyperlink" Target="https://finance.sina.com.cn/roll/2025-04-03/doc-inervuwa8580622.shtml" TargetMode="External"/><Relationship Id="rId226" Type="http://schemas.openxmlformats.org/officeDocument/2006/relationships/hyperlink" Target="https://finance.now.com/analysis/study.php?topicId=9&amp;newsId=914739&amp;c=" TargetMode="External"/><Relationship Id="rId268" Type="http://schemas.openxmlformats.org/officeDocument/2006/relationships/hyperlink" Target="https://pdf.dfcfw.com/pdf/H3_AP202501031641801608_1.pdf?1735926748000.pdf" TargetMode="External"/><Relationship Id="rId32" Type="http://schemas.openxmlformats.org/officeDocument/2006/relationships/hyperlink" Target="https://www.businessinsider.com/stock-market-outlook-bearish-signal-200-day-moving-average-2025-3" TargetMode="External"/><Relationship Id="rId74" Type="http://schemas.openxmlformats.org/officeDocument/2006/relationships/hyperlink" Target="https://www.janushenderson.com/social/article/a-us-small-cap-awakening-positive-momentum-for-2025/" TargetMode="External"/><Relationship Id="rId128" Type="http://schemas.openxmlformats.org/officeDocument/2006/relationships/hyperlink" Target="https://www.cls.cn/detail/1992222" TargetMode="External"/><Relationship Id="rId335" Type="http://schemas.openxmlformats.org/officeDocument/2006/relationships/hyperlink" Target="https://www.wuxibiologics.com/wuxi-biologics-reports-solid-2024-interim-results/" TargetMode="External"/><Relationship Id="rId377" Type="http://schemas.openxmlformats.org/officeDocument/2006/relationships/hyperlink" Target="https://www.mi.com/global/discover/article?id=4474" TargetMode="External"/><Relationship Id="rId5" Type="http://schemas.openxmlformats.org/officeDocument/2006/relationships/settings" Target="settings.xml"/><Relationship Id="rId181" Type="http://schemas.openxmlformats.org/officeDocument/2006/relationships/hyperlink" Target="https://finance.sina.com.cn/roll/2025-04-03/doc-inervuwa8580622.shtml" TargetMode="External"/><Relationship Id="rId237" Type="http://schemas.openxmlformats.org/officeDocument/2006/relationships/hyperlink" Target="https://finance.sina.com.cn/stock/stockzmt/2025-01-04/doc-inecuumu7786290.shtml" TargetMode="External"/><Relationship Id="rId402" Type="http://schemas.openxmlformats.org/officeDocument/2006/relationships/hyperlink" Target="https://www.macrotrends.net/stocks/charts/PDD/pdd-holdings/revenue" TargetMode="External"/><Relationship Id="rId279" Type="http://schemas.openxmlformats.org/officeDocument/2006/relationships/hyperlink" Target="https://wallstreetcn.com/articles/3738197" TargetMode="External"/><Relationship Id="rId43" Type="http://schemas.openxmlformats.org/officeDocument/2006/relationships/hyperlink" Target="https://www.nasdaq.com/articles/biotech-market-forecast-top-trends-biotech-2025" TargetMode="External"/><Relationship Id="rId139" Type="http://schemas.openxmlformats.org/officeDocument/2006/relationships/hyperlink" Target="https://finance.sina.com.cn/jjxw/2025-04-03/doc-inervzcv2755071.shtml" TargetMode="External"/><Relationship Id="rId290" Type="http://schemas.openxmlformats.org/officeDocument/2006/relationships/hyperlink" Target="https://finance.sina.com.cn/stock/hyyj/2025-01-06/doc-ineczxpt2302306.shtml" TargetMode="External"/><Relationship Id="rId304" Type="http://schemas.openxmlformats.org/officeDocument/2006/relationships/hyperlink" Target="https://wallstreetcn.com/articles/3738197" TargetMode="External"/><Relationship Id="rId346" Type="http://schemas.openxmlformats.org/officeDocument/2006/relationships/hyperlink" Target="https://www.wuxibiologics.com/wuxi-biologics-reports-solid-2023-annual-results/" TargetMode="External"/><Relationship Id="rId388" Type="http://schemas.openxmlformats.org/officeDocument/2006/relationships/hyperlink" Target="https://markets.businessinsider.com/news/stocks/xiaomi-price-target-raised-to-40-from-24-at-barclays-1034437178" TargetMode="External"/><Relationship Id="rId85" Type="http://schemas.openxmlformats.org/officeDocument/2006/relationships/hyperlink" Target="https://www.reuters.com/markets/us/with-interest-rates-hold-feds-economic-projections-take-center-stage-2025-03-19/" TargetMode="External"/><Relationship Id="rId150" Type="http://schemas.openxmlformats.org/officeDocument/2006/relationships/hyperlink" Target="https://www.cls.cn/detail/1992222" TargetMode="External"/><Relationship Id="rId192" Type="http://schemas.openxmlformats.org/officeDocument/2006/relationships/hyperlink" Target="https://finance.sina.com.cn/roll/2025-04-03/doc-inervuwa8580622.shtml" TargetMode="External"/><Relationship Id="rId206" Type="http://schemas.openxmlformats.org/officeDocument/2006/relationships/hyperlink" Target="https://www.sohu.com/a/808672014_120439601" TargetMode="External"/><Relationship Id="rId413" Type="http://schemas.openxmlformats.org/officeDocument/2006/relationships/hyperlink" Target="https://www.economies.com/stocks/united-states-analysis/pinduoduo-price-collects-profits---forecast-today---19-03-2025-116700" TargetMode="External"/><Relationship Id="rId248" Type="http://schemas.openxmlformats.org/officeDocument/2006/relationships/hyperlink" Target="https://finance.sina.com.cn/stock/stockzmt/2025-01-04/doc-inecuumu7786290.shtml" TargetMode="External"/><Relationship Id="rId12" Type="http://schemas.openxmlformats.org/officeDocument/2006/relationships/footer" Target="footer2.xml"/><Relationship Id="rId108" Type="http://schemas.openxmlformats.org/officeDocument/2006/relationships/hyperlink" Target="https://www.janushenderson.com/social/article/a-us-small-cap-awakening-positive-momentum-for-2025/" TargetMode="External"/><Relationship Id="rId315" Type="http://schemas.openxmlformats.org/officeDocument/2006/relationships/hyperlink" Target="https://s27.q4cdn.com/966411597/files/doc_financials/2023/q4/applovin-4q23-shareholder-letter.pdf" TargetMode="External"/><Relationship Id="rId357" Type="http://schemas.openxmlformats.org/officeDocument/2006/relationships/hyperlink" Target="https://www.reuters.com/business/autos-transportation/global-electric-vehicle-sales-up-25-record-2024-2025-01-14/" TargetMode="External"/><Relationship Id="rId54" Type="http://schemas.openxmlformats.org/officeDocument/2006/relationships/hyperlink" Target="https://www.janushenderson.com/social/article/a-us-small-cap-awakening-positive-momentum-for-2025/" TargetMode="External"/><Relationship Id="rId96" Type="http://schemas.openxmlformats.org/officeDocument/2006/relationships/hyperlink" Target="https://www.morganstanley.com/im/en-gb/intermediary-investor/insights/articles/equity-and-volatility-outlook-2025.html" TargetMode="External"/><Relationship Id="rId161" Type="http://schemas.openxmlformats.org/officeDocument/2006/relationships/hyperlink" Target="https://finance.sina.com.cn/jjxw/2025-04-03/doc-inervzcv2755071.shtml" TargetMode="External"/><Relationship Id="rId217" Type="http://schemas.openxmlformats.org/officeDocument/2006/relationships/hyperlink" Target="https://view.inews.qq.com/a/20250327A06WWB00?uid%5B0%5D=100011431952&amp;uid%5B1%5D=100011431952" TargetMode="External"/><Relationship Id="rId399" Type="http://schemas.openxmlformats.org/officeDocument/2006/relationships/image" Target="media/image8.png"/><Relationship Id="rId259" Type="http://schemas.openxmlformats.org/officeDocument/2006/relationships/hyperlink" Target="https://jufengcap.com/detail/148.html" TargetMode="External"/><Relationship Id="rId23" Type="http://schemas.openxmlformats.org/officeDocument/2006/relationships/hyperlink" Target="https://www.alliocapital.com/macrocalendar-weekly/week-of-march-31-2025" TargetMode="External"/><Relationship Id="rId119" Type="http://schemas.openxmlformats.org/officeDocument/2006/relationships/hyperlink" Target="https://finance.sina.com.cn/jjxw/2025-04-03/doc-inervzcv2755071.shtml" TargetMode="External"/><Relationship Id="rId270" Type="http://schemas.openxmlformats.org/officeDocument/2006/relationships/hyperlink" Target="https://stcn.com/article/detail/1445102.html" TargetMode="External"/><Relationship Id="rId326" Type="http://schemas.openxmlformats.org/officeDocument/2006/relationships/hyperlink" Target="https://finviz.com/quote.ashx?t=APP" TargetMode="External"/><Relationship Id="rId65" Type="http://schemas.openxmlformats.org/officeDocument/2006/relationships/hyperlink" Target="https://www.morningstar.com/bonds/investors-pile-into-these-3-types-bond-funds-heres-what-they-may-be-missing" TargetMode="External"/><Relationship Id="rId130" Type="http://schemas.openxmlformats.org/officeDocument/2006/relationships/hyperlink" Target="https://finance.sina.com.cn/roll/2025-04-03/doc-inervuwa8580622.shtml" TargetMode="External"/><Relationship Id="rId368" Type="http://schemas.openxmlformats.org/officeDocument/2006/relationships/hyperlink" Target="https://www.mobileworldlive.com/xiaomi-advances-cross-device-connectivity-with-human-x-car-x-home-platform/" TargetMode="External"/><Relationship Id="rId172" Type="http://schemas.openxmlformats.org/officeDocument/2006/relationships/hyperlink" Target="https://stcn.com/article/detail/1639093.html" TargetMode="External"/><Relationship Id="rId228" Type="http://schemas.openxmlformats.org/officeDocument/2006/relationships/hyperlink" Target="https://m.amz123.com/t/KFiljtWw" TargetMode="External"/><Relationship Id="rId281" Type="http://schemas.openxmlformats.org/officeDocument/2006/relationships/hyperlink" Target="https://wallstreetcn.com/articles/3738197" TargetMode="External"/><Relationship Id="rId337" Type="http://schemas.openxmlformats.org/officeDocument/2006/relationships/hyperlink" Target="https://www.wuxibiologics.com/wuxi-biologics-reports-solid-2024-interim-results/" TargetMode="External"/><Relationship Id="rId34" Type="http://schemas.openxmlformats.org/officeDocument/2006/relationships/hyperlink" Target="https://www.alliocapital.com/macrocalendar-weekly/week-of-march-31-2025" TargetMode="External"/><Relationship Id="rId76" Type="http://schemas.openxmlformats.org/officeDocument/2006/relationships/hyperlink" Target="https://www.alliocapital.com/macrocalendar-weekly/week-of-march-31-2025" TargetMode="External"/><Relationship Id="rId141" Type="http://schemas.openxmlformats.org/officeDocument/2006/relationships/hyperlink" Target="https://finance.sina.com.cn/roll/2025-04-03/doc-inervuwa8580622.shtml" TargetMode="External"/><Relationship Id="rId379" Type="http://schemas.openxmlformats.org/officeDocument/2006/relationships/hyperlink" Target="https://www.mi.com/global/discover/article?id=3239" TargetMode="External"/><Relationship Id="rId7" Type="http://schemas.openxmlformats.org/officeDocument/2006/relationships/footnotes" Target="footnotes.xml"/><Relationship Id="rId183" Type="http://schemas.openxmlformats.org/officeDocument/2006/relationships/hyperlink" Target="https://finance.sina.com.cn/jjxw/2025-04-03/doc-inervzcv2755071.shtml" TargetMode="External"/><Relationship Id="rId239" Type="http://schemas.openxmlformats.org/officeDocument/2006/relationships/hyperlink" Target="https://finance.sina.com.cn/stock/stockzmt/2025-01-04/doc-inecuumu7786290.shtml" TargetMode="External"/><Relationship Id="rId390" Type="http://schemas.openxmlformats.org/officeDocument/2006/relationships/hyperlink" Target="https://warrants.ubs.com/en/underlying/southbound-moneyflow-turnover" TargetMode="External"/><Relationship Id="rId404" Type="http://schemas.openxmlformats.org/officeDocument/2006/relationships/hyperlink" Target="https://www.tradingview.com/symbols/NASDAQ-PDD/" TargetMode="External"/><Relationship Id="rId250" Type="http://schemas.openxmlformats.org/officeDocument/2006/relationships/hyperlink" Target="https://finance.sina.com.cn/stock/stockzmt/2025-01-04/doc-inecuumu7786290.shtml" TargetMode="External"/><Relationship Id="rId292" Type="http://schemas.openxmlformats.org/officeDocument/2006/relationships/hyperlink" Target="https://www.stcn.com/article/detail/1524538.html" TargetMode="External"/><Relationship Id="rId306" Type="http://schemas.openxmlformats.org/officeDocument/2006/relationships/hyperlink" Target="https://seekingalpha.com/article/4754407-applovin-dont-be-greedy-ahead-of-q4-earnings-release?source=affiliate_program:stockanalysis.com&amp;utm_medium=affiliate&amp;utm_source=stockanalysis.com&amp;affid=858&amp;oid=16&amp;transaction=24022692761a46f8af8a77bf54b72581" TargetMode="External"/><Relationship Id="rId45" Type="http://schemas.openxmlformats.org/officeDocument/2006/relationships/hyperlink" Target="https://www.nasdaq.com/articles/biotech-market-forecast-top-trends-biotech-2025" TargetMode="External"/><Relationship Id="rId87" Type="http://schemas.openxmlformats.org/officeDocument/2006/relationships/hyperlink" Target="https://www.janushenderson.com/social/article/a-us-small-cap-awakening-positive-momentum-for-2025/" TargetMode="External"/><Relationship Id="rId110" Type="http://schemas.openxmlformats.org/officeDocument/2006/relationships/hyperlink" Target="https://www.nasdaq.com/articles/biotech-market-forecast-top-trends-biotech-2025" TargetMode="External"/><Relationship Id="rId348" Type="http://schemas.openxmlformats.org/officeDocument/2006/relationships/hyperlink" Target="https://www.wuxibiologics.com/wuxi-biologics-reports-solid-2023-annual-results/" TargetMode="External"/><Relationship Id="rId152" Type="http://schemas.openxmlformats.org/officeDocument/2006/relationships/hyperlink" Target="https://finance.sina.com.cn/jjxw/2025-04-03/doc-inervzcv2755071.shtml" TargetMode="External"/><Relationship Id="rId194" Type="http://schemas.openxmlformats.org/officeDocument/2006/relationships/hyperlink" Target="https://finance.sina.com.cn/jjxw/2025-04-03/doc-inervzcv2755071.shtml" TargetMode="External"/><Relationship Id="rId208" Type="http://schemas.openxmlformats.org/officeDocument/2006/relationships/hyperlink" Target="https://finance.now.com/analysis/study.php?topicId=9&amp;newsId=914739&amp;c=" TargetMode="External"/><Relationship Id="rId415" Type="http://schemas.openxmlformats.org/officeDocument/2006/relationships/hyperlink" Target="https://cncva.cn/cms/news/details/id/410.html" TargetMode="External"/><Relationship Id="rId261" Type="http://schemas.openxmlformats.org/officeDocument/2006/relationships/hyperlink" Target="https://finance.sina.com.cn/roll/2025-01-07/doc-ineeayzf1819616.shtml" TargetMode="External"/><Relationship Id="rId14" Type="http://schemas.openxmlformats.org/officeDocument/2006/relationships/hyperlink" Target="https://www.reuters.com/markets/us/with-interest-rates-hold-feds-economic-projections-take-center-stage-2025-03-19/" TargetMode="External"/><Relationship Id="rId56" Type="http://schemas.openxmlformats.org/officeDocument/2006/relationships/hyperlink" Target="https://www.janushenderson.com/social/article/a-us-small-cap-awakening-positive-momentum-for-2025/" TargetMode="External"/><Relationship Id="rId317" Type="http://schemas.openxmlformats.org/officeDocument/2006/relationships/hyperlink" Target="https://s27.q4cdn.com/966411597/files/doc_financials/2023/q4/applovin-4q23-shareholder-letter.pdf" TargetMode="External"/><Relationship Id="rId359" Type="http://schemas.openxmlformats.org/officeDocument/2006/relationships/hyperlink" Target="https://www.reuters.com/business/autos-transportation/global-electric-vehicle-sales-up-25-record-2024-2025-01-14/" TargetMode="External"/><Relationship Id="rId98" Type="http://schemas.openxmlformats.org/officeDocument/2006/relationships/hyperlink" Target="https://www.reuters.com/markets/us/goldman-sachs-forecasts-sp-500-target-6500-2025-end-joins-morgan-stanley-2024-11-19/" TargetMode="External"/><Relationship Id="rId121" Type="http://schemas.openxmlformats.org/officeDocument/2006/relationships/hyperlink" Target="https://finance.sina.com.cn/roll/2025-04-03/doc-inervuwa8580622.shtml" TargetMode="External"/><Relationship Id="rId163" Type="http://schemas.openxmlformats.org/officeDocument/2006/relationships/hyperlink" Target="https://www.cls.cn/detail/1992222" TargetMode="External"/><Relationship Id="rId219" Type="http://schemas.openxmlformats.org/officeDocument/2006/relationships/hyperlink" Target="https://view.inews.qq.com/a/20250327A06WWB00?uid%5B0%5D=100011431952&amp;uid%5B1%5D=100011431952" TargetMode="External"/><Relationship Id="rId370" Type="http://schemas.openxmlformats.org/officeDocument/2006/relationships/hyperlink" Target="https://www.statista.com/statistics/967485/worldwide-xiaomi-number-of-connected-devices/" TargetMode="External"/><Relationship Id="rId230" Type="http://schemas.openxmlformats.org/officeDocument/2006/relationships/hyperlink" Target="https://www.21jingji.com/article/20250325/herald/45568d94e376354d199824e944875b6c.html" TargetMode="External"/><Relationship Id="rId25" Type="http://schemas.openxmlformats.org/officeDocument/2006/relationships/hyperlink" Target="https://www.lseg.com/en/insights/ftse-russell/is-the-january-effect-in-us-fixed-income-a-myth-or-a-market-reality" TargetMode="External"/><Relationship Id="rId67" Type="http://schemas.openxmlformats.org/officeDocument/2006/relationships/hyperlink" Target="https://www.capitalgroup.com/ria/insights/articles/2025-stock-market-outlook.html" TargetMode="External"/><Relationship Id="rId272" Type="http://schemas.openxmlformats.org/officeDocument/2006/relationships/hyperlink" Target="https://pdf.dfcfw.com/pdf/H3_AP202501031641801608_1.pdf?1735926748000.pdf" TargetMode="External"/><Relationship Id="rId328" Type="http://schemas.openxmlformats.org/officeDocument/2006/relationships/hyperlink" Target="https://finviz.com/quote.ashx?t=APP" TargetMode="External"/><Relationship Id="rId132" Type="http://schemas.openxmlformats.org/officeDocument/2006/relationships/hyperlink" Target="https://finance.sina.com.cn/roll/2025-04-03/doc-inervuwa8580622.shtml" TargetMode="External"/><Relationship Id="rId174" Type="http://schemas.openxmlformats.org/officeDocument/2006/relationships/hyperlink" Target="https://finance.sina.com.cn/roll/2025-04-03/doc-inervuwa8580622.shtml" TargetMode="External"/><Relationship Id="rId381" Type="http://schemas.openxmlformats.org/officeDocument/2006/relationships/hyperlink" Target="https://www.streetinsider.com/Reuters/Xiaomi+raises+EV+sales+target%2C+plans+new+overseas+stores+as+Q4+revenue+jumps/24512286.html" TargetMode="External"/><Relationship Id="rId241" Type="http://schemas.openxmlformats.org/officeDocument/2006/relationships/hyperlink" Target="https://finance.sina.com.cn/stock/stockzmt/2025-01-04/doc-inecuumu7786290.shtml" TargetMode="External"/><Relationship Id="rId36" Type="http://schemas.openxmlformats.org/officeDocument/2006/relationships/hyperlink" Target="https://www.alliocapital.com/macrocalendar-weekly/week-of-march-31-2025" TargetMode="External"/><Relationship Id="rId283" Type="http://schemas.openxmlformats.org/officeDocument/2006/relationships/hyperlink" Target="https://wallstreetcn.com/articles/3738197" TargetMode="External"/><Relationship Id="rId339" Type="http://schemas.openxmlformats.org/officeDocument/2006/relationships/hyperlink" Target="https://www.wuxibiologics.com/wuxi-biologics-reports-solid-2024-interim-results/" TargetMode="External"/><Relationship Id="rId78" Type="http://schemas.openxmlformats.org/officeDocument/2006/relationships/hyperlink" Target="https://www.reuters.com/markets/us/goldman-sachs-forecasts-sp-500-target-6500-2025-end-joins-morgan-stanley-2024-11-19/" TargetMode="External"/><Relationship Id="rId101" Type="http://schemas.openxmlformats.org/officeDocument/2006/relationships/hyperlink" Target="https://www.alliocapital.com/macrocalendar-weekly/week-of-march-31-2025" TargetMode="External"/><Relationship Id="rId143" Type="http://schemas.openxmlformats.org/officeDocument/2006/relationships/hyperlink" Target="https://finance.sina.com.cn/jjxw/2025-04-03/doc-inervzcv2755071.shtml" TargetMode="External"/><Relationship Id="rId185" Type="http://schemas.openxmlformats.org/officeDocument/2006/relationships/hyperlink" Target="https://stcn.com/article/detail/1320880.html" TargetMode="External"/><Relationship Id="rId350" Type="http://schemas.openxmlformats.org/officeDocument/2006/relationships/hyperlink" Target="https://www.streetinsider.com/Reuters/Xiaomi+raises+EV+sales+target%2C+plans+new+overseas+stores+as+Q4+revenue+jumps/24512286.html" TargetMode="External"/><Relationship Id="rId406" Type="http://schemas.openxmlformats.org/officeDocument/2006/relationships/hyperlink" Target="https://finbox.com/NASDAQGS:PDD/explorer/ev_to_ebitda_ltm" TargetMode="External"/><Relationship Id="rId9" Type="http://schemas.openxmlformats.org/officeDocument/2006/relationships/image" Target="media/image1.png"/><Relationship Id="rId210" Type="http://schemas.openxmlformats.org/officeDocument/2006/relationships/hyperlink" Target="https://www.21jingji.com/article/20250325/herald/45568d94e376354d199824e944875b6c.html" TargetMode="External"/><Relationship Id="rId392" Type="http://schemas.openxmlformats.org/officeDocument/2006/relationships/hyperlink" Target="https://www.google.com/finance/quote/XIACF:OTCMKTS?hl=en" TargetMode="External"/><Relationship Id="rId252" Type="http://schemas.openxmlformats.org/officeDocument/2006/relationships/hyperlink" Target="https://finance.sina.com.cn/stock/stockzmt/2025-01-04/doc-inecuumu7786290.shtml" TargetMode="External"/><Relationship Id="rId294" Type="http://schemas.openxmlformats.org/officeDocument/2006/relationships/hyperlink" Target="https://www.sohu.com/a/842695843_122066678" TargetMode="External"/><Relationship Id="rId308" Type="http://schemas.openxmlformats.org/officeDocument/2006/relationships/image" Target="media/image6.png"/><Relationship Id="rId47" Type="http://schemas.openxmlformats.org/officeDocument/2006/relationships/hyperlink" Target="https://www.alliocapital.com/macrocalendar-weekly/week-of-march-31-2025" TargetMode="External"/><Relationship Id="rId89" Type="http://schemas.openxmlformats.org/officeDocument/2006/relationships/hyperlink" Target="https://www.janushenderson.com/social/article/a-us-small-cap-awakening-positive-momentum-for-2025/" TargetMode="External"/><Relationship Id="rId112" Type="http://schemas.openxmlformats.org/officeDocument/2006/relationships/hyperlink" Target="https://www.reuters.com/markets/us/goldman-sachs-forecasts-sp-500-target-6500-2025-end-joins-morgan-stanley-2024-11-19/" TargetMode="External"/><Relationship Id="rId154" Type="http://schemas.openxmlformats.org/officeDocument/2006/relationships/hyperlink" Target="https://www.cls.cn/detail/1992222" TargetMode="External"/><Relationship Id="rId361" Type="http://schemas.openxmlformats.org/officeDocument/2006/relationships/hyperlink" Target="https://www.streetinsider.com/Reuters/Xiaomi+raises+EV+sales+target%2C+plans+new+overseas+stores+as+Q4+revenue+jumps/24512286.html" TargetMode="External"/><Relationship Id="rId196" Type="http://schemas.openxmlformats.org/officeDocument/2006/relationships/hyperlink" Target="https://international.caixin.com/2025-04-03/102305362.html" TargetMode="External"/><Relationship Id="rId417" Type="http://schemas.openxmlformats.org/officeDocument/2006/relationships/hyperlink" Target="https://blog.csdn.net/2405_88636357/article/details/146319618" TargetMode="External"/><Relationship Id="rId16" Type="http://schemas.openxmlformats.org/officeDocument/2006/relationships/hyperlink" Target="https://www.reuters.com/markets/us/with-interest-rates-hold-feds-economic-projections-take-center-stage-2025-03-19/" TargetMode="External"/><Relationship Id="rId221" Type="http://schemas.openxmlformats.org/officeDocument/2006/relationships/hyperlink" Target="https://cn.tradingview.com/symbols/NASDAQ-PDD/" TargetMode="External"/><Relationship Id="rId263" Type="http://schemas.openxmlformats.org/officeDocument/2006/relationships/hyperlink" Target="https://finance.eastmoney.com/a/202412313284028392.html" TargetMode="External"/><Relationship Id="rId319" Type="http://schemas.openxmlformats.org/officeDocument/2006/relationships/hyperlink" Target="https://s27.q4cdn.com/966411597/files/doc_financials/2023/q4/applovin-4q23-shareholder-letter.pdf" TargetMode="External"/><Relationship Id="rId58" Type="http://schemas.openxmlformats.org/officeDocument/2006/relationships/hyperlink" Target="https://www.reuters.com/markets/us/with-interest-rates-hold-feds-economic-projections-take-center-stage-2025-03-19/" TargetMode="External"/><Relationship Id="rId123" Type="http://schemas.openxmlformats.org/officeDocument/2006/relationships/hyperlink" Target="https://finance.sina.com.cn/roll/2025-04-03/doc-inervuwa8580622.shtml" TargetMode="External"/><Relationship Id="rId330" Type="http://schemas.openxmlformats.org/officeDocument/2006/relationships/hyperlink" Target="https://www.wuxibiologics.com/wuxi-biologics-reports-solid-2023-annual-results/" TargetMode="External"/><Relationship Id="rId165" Type="http://schemas.openxmlformats.org/officeDocument/2006/relationships/hyperlink" Target="https://finance.sina.com.cn/jjxw/2025-04-03/doc-inervzcv2755071.shtml" TargetMode="External"/><Relationship Id="rId372" Type="http://schemas.openxmlformats.org/officeDocument/2006/relationships/hyperlink" Target="https://news.futunn.com/en/flash/18575676/xiaomi-internet-service-revenue-and-gross-margin-both-hit-record" TargetMode="External"/><Relationship Id="rId232" Type="http://schemas.openxmlformats.org/officeDocument/2006/relationships/hyperlink" Target="https://view.inews.qq.com/a/20250327A06WWB00?uid%5B0%5D=100011431952&amp;uid%5B1%5D=100011431952" TargetMode="External"/><Relationship Id="rId274" Type="http://schemas.openxmlformats.org/officeDocument/2006/relationships/hyperlink" Target="https://wallstreetcn.com/articles/3738197" TargetMode="External"/><Relationship Id="rId27" Type="http://schemas.openxmlformats.org/officeDocument/2006/relationships/hyperlink" Target="https://www.alliocapital.com/macrocalendar-weekly/week-of-march-31-2025" TargetMode="External"/><Relationship Id="rId69" Type="http://schemas.openxmlformats.org/officeDocument/2006/relationships/hyperlink" Target="https://www.nasdaq.com/articles/biotech-market-forecast-top-trends-biotech-2025" TargetMode="External"/><Relationship Id="rId134" Type="http://schemas.openxmlformats.org/officeDocument/2006/relationships/hyperlink" Target="https://finance.sina.com.cn/jjxw/2025-04-03/doc-inervzcv2755071.shtml" TargetMode="External"/><Relationship Id="rId80" Type="http://schemas.openxmlformats.org/officeDocument/2006/relationships/hyperlink" Target="https://www.reuters.com/markets/us/goldman-sachs-forecasts-sp-500-target-6500-2025-end-joins-morgan-stanley-2024-11-19/" TargetMode="External"/><Relationship Id="rId176" Type="http://schemas.openxmlformats.org/officeDocument/2006/relationships/hyperlink" Target="https://finance.sina.com.cn/jjxw/2025-04-03/doc-inervzcv2755071.shtml" TargetMode="External"/><Relationship Id="rId341" Type="http://schemas.openxmlformats.org/officeDocument/2006/relationships/hyperlink" Target="https://samsungbiologics.com/front/en/mediaCenter/pressReleasesView.do?boardSeq=531" TargetMode="External"/><Relationship Id="rId383" Type="http://schemas.openxmlformats.org/officeDocument/2006/relationships/hyperlink" Target="https://stockanalysis.com/quote/otc/XIACF/financials/balance-sheet/" TargetMode="External"/><Relationship Id="rId201" Type="http://schemas.openxmlformats.org/officeDocument/2006/relationships/hyperlink" Target="https://finance.now.com/analysis/study.php?topicId=9&amp;newsId=914739&amp;c=" TargetMode="External"/><Relationship Id="rId243" Type="http://schemas.openxmlformats.org/officeDocument/2006/relationships/hyperlink" Target="https://finance.sina.com.cn/stock/stockzmt/2025-01-04/doc-inecuumu7786290.shtml" TargetMode="External"/><Relationship Id="rId285" Type="http://schemas.openxmlformats.org/officeDocument/2006/relationships/hyperlink" Target="https://wallstreetcn.com/articles/3738197" TargetMode="External"/><Relationship Id="rId17" Type="http://schemas.openxmlformats.org/officeDocument/2006/relationships/hyperlink" Target="https://www.reuters.com/markets/us/with-interest-rates-hold-feds-economic-projections-take-center-stage-2025-03-19/" TargetMode="External"/><Relationship Id="rId38" Type="http://schemas.openxmlformats.org/officeDocument/2006/relationships/hyperlink" Target="https://www.alliocapital.com/macrocalendar-weekly/week-of-march-31-2025" TargetMode="External"/><Relationship Id="rId59" Type="http://schemas.openxmlformats.org/officeDocument/2006/relationships/hyperlink" Target="https://www.capitalgroup.com/ria/insights/articles/2025-stock-market-outlook.html" TargetMode="External"/><Relationship Id="rId103" Type="http://schemas.openxmlformats.org/officeDocument/2006/relationships/hyperlink" Target="https://www.alliocapital.com/macrocalendar-weekly/week-of-march-31-2025" TargetMode="External"/><Relationship Id="rId124" Type="http://schemas.openxmlformats.org/officeDocument/2006/relationships/hyperlink" Target="https://finance.sina.com.cn/jjxw/2025-04-03/doc-inervzcv2755071.shtml" TargetMode="External"/><Relationship Id="rId310" Type="http://schemas.openxmlformats.org/officeDocument/2006/relationships/hyperlink" Target="https://finance.sina.com.cn/stock/hkstock/ggscyd/2025-02-28/doc-inemyxct2553230.shtml" TargetMode="External"/><Relationship Id="rId70" Type="http://schemas.openxmlformats.org/officeDocument/2006/relationships/hyperlink" Target="https://www.nasdaq.com/articles/biotech-market-forecast-top-trends-biotech-2025" TargetMode="External"/><Relationship Id="rId91" Type="http://schemas.openxmlformats.org/officeDocument/2006/relationships/hyperlink" Target="https://www.reuters.com/markets/us/with-interest-rates-hold-feds-economic-projections-take-center-stage-2025-03-19/" TargetMode="External"/><Relationship Id="rId145" Type="http://schemas.openxmlformats.org/officeDocument/2006/relationships/hyperlink" Target="https://finance.sina.com.cn/jjxw/2025-04-03/doc-inervzcv2755071.shtml" TargetMode="External"/><Relationship Id="rId166" Type="http://schemas.openxmlformats.org/officeDocument/2006/relationships/hyperlink" Target="https://finance.sina.com.cn/jjxw/2025-04-03/doc-inervzcv2755071.shtml" TargetMode="External"/><Relationship Id="rId187" Type="http://schemas.openxmlformats.org/officeDocument/2006/relationships/hyperlink" Target="https://finance.sina.com.cn/jjxw/2025-04-03/doc-inervzcv2755071.shtml" TargetMode="External"/><Relationship Id="rId331" Type="http://schemas.openxmlformats.org/officeDocument/2006/relationships/hyperlink" Target="https://www.wuxibiologics.com/wuxi-biologics-reports-solid-2024-interim-results/" TargetMode="External"/><Relationship Id="rId352" Type="http://schemas.openxmlformats.org/officeDocument/2006/relationships/hyperlink" Target="https://www.marketscreener.com/quote/stock/XIAOMI-CORPORATION-45271958/news/Xiaomi-s-Quarterly-Net-Profit-Soars-90-on-Record-Revenue-49361126/" TargetMode="External"/><Relationship Id="rId373" Type="http://schemas.openxmlformats.org/officeDocument/2006/relationships/hyperlink" Target="https://news.futunn.com/en/flash/18575676/xiaomi-internet-service-revenue-and-gross-margin-both-hit-record" TargetMode="External"/><Relationship Id="rId394" Type="http://schemas.openxmlformats.org/officeDocument/2006/relationships/hyperlink" Target="https://www.reuters.com/business/autos-transportation/global-electric-vehicle-sales-up-25-record-2024-2025-01-14/" TargetMode="External"/><Relationship Id="rId408" Type="http://schemas.openxmlformats.org/officeDocument/2006/relationships/hyperlink" Target="https://stockanalysis.com/stocks/pdd/statistics/" TargetMode="External"/><Relationship Id="rId1" Type="http://schemas.openxmlformats.org/officeDocument/2006/relationships/customXml" Target="../customXml/item1.xml"/><Relationship Id="rId212" Type="http://schemas.openxmlformats.org/officeDocument/2006/relationships/hyperlink" Target="https://www.21jingji.com/article/20250325/herald/45568d94e376354d199824e944875b6c.html" TargetMode="External"/><Relationship Id="rId233" Type="http://schemas.openxmlformats.org/officeDocument/2006/relationships/hyperlink" Target="https://view.inews.qq.com/a/20250327A06WWB00?uid%5B0%5D=100011431952&amp;uid%5B1%5D=100011431952" TargetMode="External"/><Relationship Id="rId254" Type="http://schemas.openxmlformats.org/officeDocument/2006/relationships/hyperlink" Target="https://finance.sina.com.cn/stock/stockzmt/2025-01-04/doc-inecuumu7786290.shtml" TargetMode="External"/><Relationship Id="rId28" Type="http://schemas.openxmlformats.org/officeDocument/2006/relationships/hyperlink" Target="https://www.alliocapital.com/macrocalendar-weekly/week-of-march-31-2025" TargetMode="External"/><Relationship Id="rId49" Type="http://schemas.openxmlformats.org/officeDocument/2006/relationships/hyperlink" Target="https://www.blackrock.com/us/individual/insights/taking-stock-quarterly-outlook" TargetMode="External"/><Relationship Id="rId114" Type="http://schemas.openxmlformats.org/officeDocument/2006/relationships/hyperlink" Target="https://www.businessinsider.com/stock-market-outlook-bearish-signal-200-day-moving-average-2025-3" TargetMode="External"/><Relationship Id="rId275" Type="http://schemas.openxmlformats.org/officeDocument/2006/relationships/hyperlink" Target="https://wallstreetcn.com/articles/3738197" TargetMode="External"/><Relationship Id="rId296" Type="http://schemas.openxmlformats.org/officeDocument/2006/relationships/hyperlink" Target="https://www.sohu.com/a/842695843_122066678" TargetMode="External"/><Relationship Id="rId300" Type="http://schemas.openxmlformats.org/officeDocument/2006/relationships/hyperlink" Target="https://www.sohu.com/a/842695843_122066678" TargetMode="External"/><Relationship Id="rId60" Type="http://schemas.openxmlformats.org/officeDocument/2006/relationships/hyperlink" Target="https://www.capitalgroup.com/ria/insights/articles/2025-stock-market-outlook.html" TargetMode="External"/><Relationship Id="rId81" Type="http://schemas.openxmlformats.org/officeDocument/2006/relationships/hyperlink" Target="https://www.reuters.com/markets/us/with-interest-rates-hold-feds-economic-projections-take-center-stage-2025-03-19/" TargetMode="External"/><Relationship Id="rId135" Type="http://schemas.openxmlformats.org/officeDocument/2006/relationships/hyperlink" Target="https://stcn.com/article/detail/1639093.html" TargetMode="External"/><Relationship Id="rId156" Type="http://schemas.openxmlformats.org/officeDocument/2006/relationships/hyperlink" Target="https://finance.sina.com.cn/jjxw/2025-04-03/doc-inervzcv2755071.shtml" TargetMode="External"/><Relationship Id="rId177" Type="http://schemas.openxmlformats.org/officeDocument/2006/relationships/hyperlink" Target="https://finance.sina.com.cn/jjxw/2025-04-03/doc-inervzcv2755071.shtml" TargetMode="External"/><Relationship Id="rId198" Type="http://schemas.openxmlformats.org/officeDocument/2006/relationships/hyperlink" Target="https://finance.sina.com.cn/jjxw/2025-04-03/doc-inervzcv2755071.shtml" TargetMode="External"/><Relationship Id="rId321" Type="http://schemas.openxmlformats.org/officeDocument/2006/relationships/hyperlink" Target="https://s27.q4cdn.com/966411597/files/doc_financials/2023/q4/applovin-4q23-shareholder-letter.pdf" TargetMode="External"/><Relationship Id="rId342" Type="http://schemas.openxmlformats.org/officeDocument/2006/relationships/hyperlink" Target="https://www.koreabiomed.com/news/articleView.html?idxno=23669" TargetMode="External"/><Relationship Id="rId363" Type="http://schemas.openxmlformats.org/officeDocument/2006/relationships/hyperlink" Target="https://www.streetinsider.com/Reuters/Xiaomi+raises+EV+sales+target%2C+plans+new+overseas+stores+as+Q4+revenue+jumps/24512286.html" TargetMode="External"/><Relationship Id="rId384" Type="http://schemas.openxmlformats.org/officeDocument/2006/relationships/hyperlink" Target="https://stockanalysis.com/quote/otc/XIACF/financials/balance-sheet/" TargetMode="External"/><Relationship Id="rId419" Type="http://schemas.openxmlformats.org/officeDocument/2006/relationships/fontTable" Target="fontTable.xml"/><Relationship Id="rId202" Type="http://schemas.openxmlformats.org/officeDocument/2006/relationships/hyperlink" Target="https://m.amz123.com/t/KFiljtWw" TargetMode="External"/><Relationship Id="rId223" Type="http://schemas.openxmlformats.org/officeDocument/2006/relationships/hyperlink" Target="https://view.inews.qq.com/a/20250327A06WWB00?uid%5B0%5D=100011431952&amp;uid%5B1%5D=100011431952" TargetMode="External"/><Relationship Id="rId244" Type="http://schemas.openxmlformats.org/officeDocument/2006/relationships/hyperlink" Target="https://stcn.com/article/detail/1445102.html" TargetMode="External"/><Relationship Id="rId18" Type="http://schemas.openxmlformats.org/officeDocument/2006/relationships/hyperlink" Target="https://www.reuters.com/markets/us/with-interest-rates-hold-feds-economic-projections-take-center-stage-2025-03-19/" TargetMode="External"/><Relationship Id="rId39" Type="http://schemas.openxmlformats.org/officeDocument/2006/relationships/hyperlink" Target="https://www.alliocapital.com/macrocalendar-weekly/week-of-march-31-2025" TargetMode="External"/><Relationship Id="rId265" Type="http://schemas.openxmlformats.org/officeDocument/2006/relationships/hyperlink" Target="https://finance.eastmoney.com/a/202412313284028392.html" TargetMode="External"/><Relationship Id="rId286" Type="http://schemas.openxmlformats.org/officeDocument/2006/relationships/hyperlink" Target="https://finance.sina.com.cn/stock/hyyj/2025-01-06/doc-ineczxpt2302306.shtml" TargetMode="External"/><Relationship Id="rId50" Type="http://schemas.openxmlformats.org/officeDocument/2006/relationships/hyperlink" Target="https://www.blackrock.com/us/individual/insights/taking-stock-quarterly-outlook" TargetMode="External"/><Relationship Id="rId104" Type="http://schemas.openxmlformats.org/officeDocument/2006/relationships/hyperlink" Target="https://www.fidelity.com/viewpoints/market-and-economic-insights/quarterly-market-update" TargetMode="External"/><Relationship Id="rId125" Type="http://schemas.openxmlformats.org/officeDocument/2006/relationships/hyperlink" Target="https://finance.sina.com.cn/roll/2025-04-03/doc-inervuwa8580622.shtml" TargetMode="External"/><Relationship Id="rId146" Type="http://schemas.openxmlformats.org/officeDocument/2006/relationships/hyperlink" Target="https://finance.sina.com.cn/jjxw/2025-04-03/doc-inervzcv2755071.shtml" TargetMode="External"/><Relationship Id="rId167" Type="http://schemas.openxmlformats.org/officeDocument/2006/relationships/hyperlink" Target="https://stcn.com/article/detail/1639093.html" TargetMode="External"/><Relationship Id="rId188" Type="http://schemas.openxmlformats.org/officeDocument/2006/relationships/hyperlink" Target="https://www.cls.cn/detail/1992222" TargetMode="External"/><Relationship Id="rId311" Type="http://schemas.openxmlformats.org/officeDocument/2006/relationships/hyperlink" Target="https://finance.sina.com.cn/stock/hkstock/ggscyd/2025-02-28/doc-inemyxct2553230.shtml" TargetMode="External"/><Relationship Id="rId332" Type="http://schemas.openxmlformats.org/officeDocument/2006/relationships/hyperlink" Target="https://www.wuxibiologics.com/wuxi-biologics-reports-solid-2023-annual-results/" TargetMode="External"/><Relationship Id="rId353" Type="http://schemas.openxmlformats.org/officeDocument/2006/relationships/hyperlink" Target="https://canalys.com/newsroom/worldwide-smartphone-market-2024" TargetMode="External"/><Relationship Id="rId374" Type="http://schemas.openxmlformats.org/officeDocument/2006/relationships/image" Target="media/image7.png"/><Relationship Id="rId395" Type="http://schemas.openxmlformats.org/officeDocument/2006/relationships/hyperlink" Target="https://markets.businessinsider.com/news/stocks/xiaomi-price-target-raised-to-40-from-24-at-barclays-1034437178" TargetMode="External"/><Relationship Id="rId409" Type="http://schemas.openxmlformats.org/officeDocument/2006/relationships/hyperlink" Target="https://stockanalysis.com/stocks/pdd/statistics/" TargetMode="External"/><Relationship Id="rId71" Type="http://schemas.openxmlformats.org/officeDocument/2006/relationships/hyperlink" Target="https://www.janushenderson.com/social/article/a-us-small-cap-awakening-positive-momentum-for-2025/" TargetMode="External"/><Relationship Id="rId92" Type="http://schemas.openxmlformats.org/officeDocument/2006/relationships/hyperlink" Target="https://www.reuters.com/markets/us/with-interest-rates-hold-feds-economic-projections-take-center-stage-2025-03-19/" TargetMode="External"/><Relationship Id="rId213" Type="http://schemas.openxmlformats.org/officeDocument/2006/relationships/hyperlink" Target="https://finance.sina.com.cn/roll/2025-03-21/doc-ineqkkks4112038.shtml" TargetMode="External"/><Relationship Id="rId234" Type="http://schemas.openxmlformats.org/officeDocument/2006/relationships/hyperlink" Target="https://view.inews.qq.com/a/20250327A06WWB00?uid%5B0%5D=100011431952&amp;uid%5B1%5D=100011431952" TargetMode="External"/><Relationship Id="rId420"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hyperlink" Target="https://www.fidelity.com/viewpoints/market-and-economic-insights/quarterly-market-update" TargetMode="External"/><Relationship Id="rId255" Type="http://schemas.openxmlformats.org/officeDocument/2006/relationships/hyperlink" Target="https://stcn.com/article/detail/1445102.html" TargetMode="External"/><Relationship Id="rId276" Type="http://schemas.openxmlformats.org/officeDocument/2006/relationships/hyperlink" Target="https://wallstreetcn.com/articles/3738197" TargetMode="External"/><Relationship Id="rId297" Type="http://schemas.openxmlformats.org/officeDocument/2006/relationships/hyperlink" Target="https://www.sohu.com/a/842695843_122066678" TargetMode="External"/><Relationship Id="rId40" Type="http://schemas.openxmlformats.org/officeDocument/2006/relationships/hyperlink" Target="https://www.capitalgroup.com/ria/insights/articles/2025-stock-market-outlook.html" TargetMode="External"/><Relationship Id="rId115" Type="http://schemas.openxmlformats.org/officeDocument/2006/relationships/hyperlink" Target="https://www.businessinsider.com/stock-market-outlook-bearish-signal-200-day-moving-average-2025-3" TargetMode="External"/><Relationship Id="rId136" Type="http://schemas.openxmlformats.org/officeDocument/2006/relationships/hyperlink" Target="https://stcn.com/article/detail/1639093.html" TargetMode="External"/><Relationship Id="rId157" Type="http://schemas.openxmlformats.org/officeDocument/2006/relationships/hyperlink" Target="https://finance.sina.com.cn/jjxw/2025-04-03/doc-inervzcv2755071.shtml" TargetMode="External"/><Relationship Id="rId178" Type="http://schemas.openxmlformats.org/officeDocument/2006/relationships/hyperlink" Target="https://finance.sina.com.cn/jjxw/2025-04-03/doc-inervzcv2755071.shtml" TargetMode="External"/><Relationship Id="rId301" Type="http://schemas.openxmlformats.org/officeDocument/2006/relationships/hyperlink" Target="https://www.sohu.com/a/842695843_122066678" TargetMode="External"/><Relationship Id="rId322" Type="http://schemas.openxmlformats.org/officeDocument/2006/relationships/hyperlink" Target="https://s27.q4cdn.com/966411597/files/doc_financials/2023/q4/applovin-4q23-shareholder-letter.pdf" TargetMode="External"/><Relationship Id="rId343" Type="http://schemas.openxmlformats.org/officeDocument/2006/relationships/hyperlink" Target="https://samsungbiologics.com/front/en/mediaCenter/pressReleasesView.do?boardSeq=531" TargetMode="External"/><Relationship Id="rId364" Type="http://schemas.openxmlformats.org/officeDocument/2006/relationships/hyperlink" Target="https://www.streetinsider.com/Reuters/Xiaomi+raises+EV+sales+target%2C+plans+new+overseas+stores+as+Q4+revenue+jumps/24512286.html" TargetMode="External"/><Relationship Id="rId61" Type="http://schemas.openxmlformats.org/officeDocument/2006/relationships/hyperlink" Target="https://www.capitalgroup.com/ria/insights/articles/2025-stock-market-outlook.html" TargetMode="External"/><Relationship Id="rId82" Type="http://schemas.openxmlformats.org/officeDocument/2006/relationships/hyperlink" Target="https://www.reuters.com/markets/us/with-interest-rates-hold-feds-economic-projections-take-center-stage-2025-03-19/" TargetMode="External"/><Relationship Id="rId199" Type="http://schemas.openxmlformats.org/officeDocument/2006/relationships/hyperlink" Target="https://finance.sina.com.cn/roll/2025-04-03/doc-inervuwa8580622.shtml" TargetMode="External"/><Relationship Id="rId203" Type="http://schemas.openxmlformats.org/officeDocument/2006/relationships/hyperlink" Target="https://xueqiu.com/ai/stock/summary?symbol=PDD&amp;id=3867110189458" TargetMode="External"/><Relationship Id="rId385" Type="http://schemas.openxmlformats.org/officeDocument/2006/relationships/hyperlink" Target="https://stockanalysis.com/quote/otc/XIACF/financials/balance-sheet/" TargetMode="External"/><Relationship Id="rId19" Type="http://schemas.openxmlformats.org/officeDocument/2006/relationships/hyperlink" Target="https://www.reuters.com/markets/us/with-interest-rates-hold-feds-economic-projections-take-center-stage-2025-03-19/" TargetMode="External"/><Relationship Id="rId224" Type="http://schemas.openxmlformats.org/officeDocument/2006/relationships/hyperlink" Target="https://www.moomoo.com/hans/stock/PDD-US/news/news" TargetMode="External"/><Relationship Id="rId245" Type="http://schemas.openxmlformats.org/officeDocument/2006/relationships/image" Target="media/image4.png"/><Relationship Id="rId266" Type="http://schemas.openxmlformats.org/officeDocument/2006/relationships/hyperlink" Target="https://stcn.com/article/detail/1445102.html" TargetMode="External"/><Relationship Id="rId287" Type="http://schemas.openxmlformats.org/officeDocument/2006/relationships/hyperlink" Target="https://www.stcn.com/article/detail/1524538.html" TargetMode="External"/><Relationship Id="rId410" Type="http://schemas.openxmlformats.org/officeDocument/2006/relationships/hyperlink" Target="https://www.tradingview.com/symbols/NASDAQ-PDD/" TargetMode="External"/><Relationship Id="rId30" Type="http://schemas.openxmlformats.org/officeDocument/2006/relationships/hyperlink" Target="https://www.reuters.com/markets/us/goldman-sachs-forecasts-sp-500-target-6500-2025-end-joins-morgan-stanley-2024-11-19/" TargetMode="External"/><Relationship Id="rId105" Type="http://schemas.openxmlformats.org/officeDocument/2006/relationships/hyperlink" Target="https://www.fidelity.com/viewpoints/market-and-economic-insights/quarterly-market-update" TargetMode="External"/><Relationship Id="rId126" Type="http://schemas.openxmlformats.org/officeDocument/2006/relationships/hyperlink" Target="https://stcn.com/article/detail/1320880.html" TargetMode="External"/><Relationship Id="rId147" Type="http://schemas.openxmlformats.org/officeDocument/2006/relationships/hyperlink" Target="https://finance.sina.com.cn/jjxw/2025-04-03/doc-inervzcv2755071.shtml" TargetMode="External"/><Relationship Id="rId168" Type="http://schemas.openxmlformats.org/officeDocument/2006/relationships/hyperlink" Target="https://stcn.com/article/detail/1639093.html" TargetMode="External"/><Relationship Id="rId312" Type="http://schemas.openxmlformats.org/officeDocument/2006/relationships/hyperlink" Target="https://www.voachinese.com/a/wall-streets-sell-off-eases-as-tesla-and-other-recent-market-losers-steady-20250311/8006985.html" TargetMode="External"/><Relationship Id="rId333" Type="http://schemas.openxmlformats.org/officeDocument/2006/relationships/hyperlink" Target="https://www.wuxibiologics.com/wuxi-biologics-reports-solid-2023-annual-results/" TargetMode="External"/><Relationship Id="rId354" Type="http://schemas.openxmlformats.org/officeDocument/2006/relationships/hyperlink" Target="https://canalys.com/newsroom/worldwide-smartphone-market-2024" TargetMode="External"/><Relationship Id="rId51" Type="http://schemas.openxmlformats.org/officeDocument/2006/relationships/hyperlink" Target="https://www.janushenderson.com/social/article/a-us-small-cap-awakening-positive-momentum-for-2025/" TargetMode="External"/><Relationship Id="rId72" Type="http://schemas.openxmlformats.org/officeDocument/2006/relationships/hyperlink" Target="https://www.janushenderson.com/social/article/a-us-small-cap-awakening-positive-momentum-for-2025/" TargetMode="External"/><Relationship Id="rId93" Type="http://schemas.openxmlformats.org/officeDocument/2006/relationships/hyperlink" Target="https://www.reuters.com/markets/us/with-interest-rates-hold-feds-economic-projections-take-center-stage-2025-03-19/" TargetMode="External"/><Relationship Id="rId189" Type="http://schemas.openxmlformats.org/officeDocument/2006/relationships/hyperlink" Target="https://finance.sina.com.cn/roll/2025-04-03/doc-inervuwa8580622.shtml" TargetMode="External"/><Relationship Id="rId375" Type="http://schemas.openxmlformats.org/officeDocument/2006/relationships/hyperlink" Target="https://www.mi.com/global/discover/article?id=4474" TargetMode="External"/><Relationship Id="rId396" Type="http://schemas.openxmlformats.org/officeDocument/2006/relationships/hyperlink" Target="https://canalys.com/newsroom/worldwide-smartphone-market-2024" TargetMode="External"/><Relationship Id="rId3" Type="http://schemas.openxmlformats.org/officeDocument/2006/relationships/numbering" Target="numbering.xml"/><Relationship Id="rId214" Type="http://schemas.openxmlformats.org/officeDocument/2006/relationships/hyperlink" Target="https://view.inews.qq.com/a/20250327A06WWB00?uid%5B0%5D=100011431952&amp;uid%5B1%5D=100011431952" TargetMode="External"/><Relationship Id="rId235" Type="http://schemas.openxmlformats.org/officeDocument/2006/relationships/hyperlink" Target="https://adm.logclub.com/articleInfo/NjUwNjg=" TargetMode="External"/><Relationship Id="rId256" Type="http://schemas.openxmlformats.org/officeDocument/2006/relationships/hyperlink" Target="https://finance.sina.com.cn/stock/stockzmt/2025-01-04/doc-inecuumu7786290.shtml" TargetMode="External"/><Relationship Id="rId277" Type="http://schemas.openxmlformats.org/officeDocument/2006/relationships/hyperlink" Target="https://wallstreetcn.com/articles/3738197" TargetMode="External"/><Relationship Id="rId298" Type="http://schemas.openxmlformats.org/officeDocument/2006/relationships/hyperlink" Target="https://www.sohu.com/a/842695843_122066678" TargetMode="External"/><Relationship Id="rId400" Type="http://schemas.openxmlformats.org/officeDocument/2006/relationships/hyperlink" Target="https://chatgpt.com/g/g-p-675c8b85f99c8191a63b4ace3ccd5b11-stock-research-tool/c/67a4d710-ed04-8013-a7e5-25a2df90aaf5" TargetMode="External"/><Relationship Id="rId421" Type="http://schemas.openxmlformats.org/officeDocument/2006/relationships/theme" Target="theme/theme1.xml"/><Relationship Id="rId116" Type="http://schemas.openxmlformats.org/officeDocument/2006/relationships/hyperlink" Target="https://www.capitalgroup.com/ria/insights/articles/2025-stock-market-outlook.html" TargetMode="External"/><Relationship Id="rId137" Type="http://schemas.openxmlformats.org/officeDocument/2006/relationships/hyperlink" Target="https://stcn.com/article/detail/1639093.html" TargetMode="External"/><Relationship Id="rId158" Type="http://schemas.openxmlformats.org/officeDocument/2006/relationships/hyperlink" Target="https://finance.sina.com.cn/jjxw/2025-04-03/doc-inervzcv2755071.shtml" TargetMode="External"/><Relationship Id="rId302" Type="http://schemas.openxmlformats.org/officeDocument/2006/relationships/hyperlink" Target="https://www.sohu.com/a/842695843_122066678" TargetMode="External"/><Relationship Id="rId323" Type="http://schemas.openxmlformats.org/officeDocument/2006/relationships/hyperlink" Target="https://s27.q4cdn.com/966411597/files/doc_financials/2023/q4/applovin-4q23-shareholder-letter.pdf" TargetMode="External"/><Relationship Id="rId344" Type="http://schemas.openxmlformats.org/officeDocument/2006/relationships/hyperlink" Target="https://www.wuxibiologics.com/wuxi-biologics-reports-solid-2023-annual-results/" TargetMode="External"/><Relationship Id="rId20" Type="http://schemas.openxmlformats.org/officeDocument/2006/relationships/hyperlink" Target="https://www.capitalgroup.com/ria/insights/articles/2025-stock-market-outlook.html" TargetMode="External"/><Relationship Id="rId41" Type="http://schemas.openxmlformats.org/officeDocument/2006/relationships/hyperlink" Target="https://www.capitalgroup.com/ria/insights/articles/2025-stock-market-outlook.html" TargetMode="External"/><Relationship Id="rId62" Type="http://schemas.openxmlformats.org/officeDocument/2006/relationships/hyperlink" Target="https://www.reuters.com/markets/us/with-interest-rates-hold-feds-economic-projections-take-center-stage-2025-03-19/" TargetMode="External"/><Relationship Id="rId83" Type="http://schemas.openxmlformats.org/officeDocument/2006/relationships/hyperlink" Target="https://www.reuters.com/markets/us/with-interest-rates-hold-feds-economic-projections-take-center-stage-2025-03-19/" TargetMode="External"/><Relationship Id="rId179" Type="http://schemas.openxmlformats.org/officeDocument/2006/relationships/hyperlink" Target="https://stcn.com/article/detail/1639093.html" TargetMode="External"/><Relationship Id="rId365" Type="http://schemas.openxmlformats.org/officeDocument/2006/relationships/hyperlink" Target="https://www.marketscreener.com/quote/stock/XIAOMI-CORPORATION-45271958/news/Xiaomi-s-Quarterly-Net-Profit-Soars-90-on-Record-Revenue-49361126/" TargetMode="External"/><Relationship Id="rId386" Type="http://schemas.openxmlformats.org/officeDocument/2006/relationships/hyperlink" Target="https://www.streetinsider.com/Reuters/Xiaomi+raises+EV+sales+target%2C+plans+new+overseas+stores+as+Q4+revenue+jumps/24512286.html" TargetMode="External"/><Relationship Id="rId190" Type="http://schemas.openxmlformats.org/officeDocument/2006/relationships/hyperlink" Target="https://finance.sina.com.cn/jjxw/2025-04-03/doc-inervzcv2755071.shtml" TargetMode="External"/><Relationship Id="rId204" Type="http://schemas.openxmlformats.org/officeDocument/2006/relationships/hyperlink" Target="https://finance.now.com/analysis/study.php?topicId=9&amp;newsId=914739&amp;c=" TargetMode="External"/><Relationship Id="rId225" Type="http://schemas.openxmlformats.org/officeDocument/2006/relationships/hyperlink" Target="https://finance.now.com/analysis/study.php?topicId=9&amp;newsId=914739&amp;c=" TargetMode="External"/><Relationship Id="rId246" Type="http://schemas.openxmlformats.org/officeDocument/2006/relationships/hyperlink" Target="https://finance.sina.com.cn/stock/stockzmt/2025-01-04/doc-inecuumu7786290.shtml" TargetMode="External"/><Relationship Id="rId267" Type="http://schemas.openxmlformats.org/officeDocument/2006/relationships/hyperlink" Target="https://stcn.com/article/detail/1445102.html" TargetMode="External"/><Relationship Id="rId288" Type="http://schemas.openxmlformats.org/officeDocument/2006/relationships/hyperlink" Target="https://www.sohu.com/a/842695843_122066678" TargetMode="External"/><Relationship Id="rId411" Type="http://schemas.openxmlformats.org/officeDocument/2006/relationships/hyperlink" Target="https://www.economies.com/stocks/united-states-analysis/pinduoduo-price-collects-profits---forecast-today---19-03-2025-116700" TargetMode="External"/><Relationship Id="rId106" Type="http://schemas.openxmlformats.org/officeDocument/2006/relationships/hyperlink" Target="https://www.reuters.com/markets/us/with-interest-rates-hold-feds-economic-projections-take-center-stage-2025-03-19/" TargetMode="External"/><Relationship Id="rId127" Type="http://schemas.openxmlformats.org/officeDocument/2006/relationships/hyperlink" Target="https://stcn.com/article/detail/1639093.html" TargetMode="External"/><Relationship Id="rId313" Type="http://schemas.openxmlformats.org/officeDocument/2006/relationships/hyperlink" Target="https://www.wizeinvesting.com/p/must-reads-applovin-stock-analysis-is-app-a-buy-before-earnings-ai-growth-more" TargetMode="External"/><Relationship Id="rId10" Type="http://schemas.openxmlformats.org/officeDocument/2006/relationships/image" Target="media/image2.png"/><Relationship Id="rId31" Type="http://schemas.openxmlformats.org/officeDocument/2006/relationships/hyperlink" Target="https://www.reuters.com/markets/us/goldman-sachs-forecasts-sp-500-target-6500-2025-end-joins-morgan-stanley-2024-11-19/" TargetMode="External"/><Relationship Id="rId52" Type="http://schemas.openxmlformats.org/officeDocument/2006/relationships/hyperlink" Target="https://www.janushenderson.com/social/article/a-us-small-cap-awakening-positive-momentum-for-2025/" TargetMode="External"/><Relationship Id="rId73" Type="http://schemas.openxmlformats.org/officeDocument/2006/relationships/hyperlink" Target="https://www.janushenderson.com/social/article/a-us-small-cap-awakening-positive-momentum-for-2025/" TargetMode="External"/><Relationship Id="rId94" Type="http://schemas.openxmlformats.org/officeDocument/2006/relationships/hyperlink" Target="https://www.reuters.com/markets/us/goldman-sachs-forecasts-sp-500-target-6500-2025-end-joins-morgan-stanley-2024-11-19/" TargetMode="External"/><Relationship Id="rId148" Type="http://schemas.openxmlformats.org/officeDocument/2006/relationships/hyperlink" Target="https://finance.sina.com.cn/jjxw/2025-04-03/doc-inervzcv2755071.shtml" TargetMode="External"/><Relationship Id="rId169" Type="http://schemas.openxmlformats.org/officeDocument/2006/relationships/hyperlink" Target="https://international.caixin.com/2025-04-03/102305362.html" TargetMode="External"/><Relationship Id="rId334" Type="http://schemas.openxmlformats.org/officeDocument/2006/relationships/hyperlink" Target="https://www.wuxibiologics.com/wuxi-biologics-reports-solid-2023-annual-results/" TargetMode="External"/><Relationship Id="rId355" Type="http://schemas.openxmlformats.org/officeDocument/2006/relationships/hyperlink" Target="https://canalys.com/newsroom/worldwide-smartphone-market-2024" TargetMode="External"/><Relationship Id="rId376" Type="http://schemas.openxmlformats.org/officeDocument/2006/relationships/hyperlink" Target="https://www.marketscreener.com/quote/stock/XIAOMI-CORPORATION-45271958/news/Xiaomi-s-Quarterly-Net-Profit-Soars-90-on-Record-Revenue-49361126/" TargetMode="External"/><Relationship Id="rId397" Type="http://schemas.openxmlformats.org/officeDocument/2006/relationships/hyperlink" Target="https://www.bloomberg.com/news/articles/2025-03-17/xiaomi-stock-rally-before-earnings-outshines-analyst-forecasts" TargetMode="External"/><Relationship Id="rId4" Type="http://schemas.openxmlformats.org/officeDocument/2006/relationships/styles" Target="styles.xml"/><Relationship Id="rId180" Type="http://schemas.openxmlformats.org/officeDocument/2006/relationships/hyperlink" Target="https://finance.sina.com.cn/jjxw/2025-04-03/doc-inervzcv2755071.shtml" TargetMode="External"/><Relationship Id="rId215" Type="http://schemas.openxmlformats.org/officeDocument/2006/relationships/hyperlink" Target="https://adm.logclub.com/articleInfo/NjUwNjg=" TargetMode="External"/><Relationship Id="rId236" Type="http://schemas.openxmlformats.org/officeDocument/2006/relationships/hyperlink" Target="https://finance.sina.com.cn/tech/digi/2025-02-10/doc-ineiuwqt1957967.shtml" TargetMode="External"/><Relationship Id="rId257" Type="http://schemas.openxmlformats.org/officeDocument/2006/relationships/hyperlink" Target="https://finance.sina.com.cn/stock/stockzmt/2025-01-04/doc-inecuumu7786290.shtml" TargetMode="External"/><Relationship Id="rId278" Type="http://schemas.openxmlformats.org/officeDocument/2006/relationships/hyperlink" Target="https://wallstreetcn.com/articles/3738197" TargetMode="External"/><Relationship Id="rId401" Type="http://schemas.openxmlformats.org/officeDocument/2006/relationships/hyperlink" Target="https://www.macrotrends.net/stocks/charts/PDD/pdd-holdings/revenue" TargetMode="External"/><Relationship Id="rId303" Type="http://schemas.openxmlformats.org/officeDocument/2006/relationships/hyperlink" Target="https://wallstreetcn.com/articles/3738197" TargetMode="External"/><Relationship Id="rId42" Type="http://schemas.openxmlformats.org/officeDocument/2006/relationships/hyperlink" Target="https://www.nasdaq.com/articles/biotech-market-forecast-top-trends-biotech-2025" TargetMode="External"/><Relationship Id="rId84" Type="http://schemas.openxmlformats.org/officeDocument/2006/relationships/hyperlink" Target="https://www.reuters.com/markets/us/with-interest-rates-hold-feds-economic-projections-take-center-stage-2025-03-19/" TargetMode="External"/><Relationship Id="rId138" Type="http://schemas.openxmlformats.org/officeDocument/2006/relationships/hyperlink" Target="https://finance.sina.com.cn/jjxw/2025-04-03/doc-inervzcv2755071.shtml" TargetMode="External"/><Relationship Id="rId345" Type="http://schemas.openxmlformats.org/officeDocument/2006/relationships/hyperlink" Target="https://www.wuxibiologics.com/wuxi-biologics-reports-solid-2023-annual-results/" TargetMode="External"/><Relationship Id="rId387" Type="http://schemas.openxmlformats.org/officeDocument/2006/relationships/hyperlink" Target="https://www.bloomberg.com/news/articles/2025-03-17/xiaomi-stock-rally-before-earnings-outshines-analyst-forecasts" TargetMode="External"/><Relationship Id="rId191" Type="http://schemas.openxmlformats.org/officeDocument/2006/relationships/hyperlink" Target="https://www.cls.cn/detail/1992222" TargetMode="External"/><Relationship Id="rId205" Type="http://schemas.openxmlformats.org/officeDocument/2006/relationships/hyperlink" Target="https://www.woshipm.com/it/5678587.html" TargetMode="External"/><Relationship Id="rId247" Type="http://schemas.openxmlformats.org/officeDocument/2006/relationships/hyperlink" Target="https://finance.sina.com.cn/stock/stockzmt/2025-01-04/doc-inecuumu7786290.shtml" TargetMode="External"/><Relationship Id="rId412" Type="http://schemas.openxmlformats.org/officeDocument/2006/relationships/hyperlink" Target="https://www.economies.com/stocks/united-states-analysis/pinduoduo-price-collects-profits---forecast-today---19-03-2025-116700" TargetMode="External"/><Relationship Id="rId107" Type="http://schemas.openxmlformats.org/officeDocument/2006/relationships/hyperlink" Target="https://www.reuters.com/markets/us/with-interest-rates-hold-feds-economic-projections-take-center-stage-2025-03-19/" TargetMode="External"/><Relationship Id="rId289" Type="http://schemas.openxmlformats.org/officeDocument/2006/relationships/hyperlink" Target="https://finance.sina.com.cn/stock/hyyj/2025-01-06/doc-ineczxpt2302306.shtml" TargetMode="External"/><Relationship Id="rId11" Type="http://schemas.openxmlformats.org/officeDocument/2006/relationships/footer" Target="footer1.xml"/><Relationship Id="rId53" Type="http://schemas.openxmlformats.org/officeDocument/2006/relationships/hyperlink" Target="https://www.janushenderson.com/social/article/a-us-small-cap-awakening-positive-momentum-for-2025/" TargetMode="External"/><Relationship Id="rId149" Type="http://schemas.openxmlformats.org/officeDocument/2006/relationships/hyperlink" Target="https://finance.sina.com.cn/jjxw/2025-04-03/doc-inervzcv2755071.shtml" TargetMode="External"/><Relationship Id="rId314" Type="http://schemas.openxmlformats.org/officeDocument/2006/relationships/hyperlink" Target="https://s27.q4cdn.com/966411597/files/doc_financials/2023/q4/applovin-4q23-shareholder-letter.pdf" TargetMode="External"/><Relationship Id="rId356" Type="http://schemas.openxmlformats.org/officeDocument/2006/relationships/hyperlink" Target="https://www.reuters.com/business/autos-transportation/global-electric-vehicle-sales-up-25-record-2024-2025-01-14/" TargetMode="External"/><Relationship Id="rId398" Type="http://schemas.openxmlformats.org/officeDocument/2006/relationships/hyperlink" Target="https://www.reuters.com/business/autos-transportation/global-electric-vehicle-sales-up-25-record-2024-2025-01-14/" TargetMode="External"/><Relationship Id="rId95" Type="http://schemas.openxmlformats.org/officeDocument/2006/relationships/hyperlink" Target="https://www.reuters.com/markets/us/goldman-sachs-forecasts-sp-500-target-6500-2025-end-joins-morgan-stanley-2024-11-19/" TargetMode="External"/><Relationship Id="rId160" Type="http://schemas.openxmlformats.org/officeDocument/2006/relationships/hyperlink" Target="https://finance.sina.com.cn/jjxw/2025-04-03/doc-inervzcv2755071.shtml" TargetMode="External"/><Relationship Id="rId216" Type="http://schemas.openxmlformats.org/officeDocument/2006/relationships/hyperlink" Target="https://finance.sina.com.cn/tech/digi/2025-02-10/doc-ineiuwqt1957967.shtml" TargetMode="External"/><Relationship Id="rId258" Type="http://schemas.openxmlformats.org/officeDocument/2006/relationships/hyperlink" Target="https://stcn.com/article/detail/1445102.html" TargetMode="External"/><Relationship Id="rId22" Type="http://schemas.openxmlformats.org/officeDocument/2006/relationships/hyperlink" Target="https://www.alliocapital.com/macrocalendar-weekly/week-of-march-31-2025" TargetMode="External"/><Relationship Id="rId64" Type="http://schemas.openxmlformats.org/officeDocument/2006/relationships/hyperlink" Target="https://www.fidelity.com/viewpoints/market-and-economic-insights/quarterly-market-update" TargetMode="External"/><Relationship Id="rId118" Type="http://schemas.openxmlformats.org/officeDocument/2006/relationships/hyperlink" Target="https://finance.sina.com.cn/jjxw/2025-04-03/doc-inervzcv2755071.shtml" TargetMode="External"/><Relationship Id="rId325" Type="http://schemas.openxmlformats.org/officeDocument/2006/relationships/hyperlink" Target="https://s27.q4cdn.com/966411597/files/doc_financials/2023/q4/applovin-4q23-shareholder-letter.pdf" TargetMode="External"/><Relationship Id="rId367" Type="http://schemas.openxmlformats.org/officeDocument/2006/relationships/hyperlink" Target="https://www.marketscreener.com/quote/stock/XIAOMI-CORPORATION-45271958/news/Xiaomi-s-Quarterly-Net-Profit-Soars-90-on-Record-Revenue-49361126/" TargetMode="External"/><Relationship Id="rId171" Type="http://schemas.openxmlformats.org/officeDocument/2006/relationships/hyperlink" Target="https://stcn.com/article/detail/1639093.html" TargetMode="External"/><Relationship Id="rId227" Type="http://schemas.openxmlformats.org/officeDocument/2006/relationships/hyperlink" Target="https://m.amz123.com/t/KFiljtWw" TargetMode="External"/><Relationship Id="rId269" Type="http://schemas.openxmlformats.org/officeDocument/2006/relationships/hyperlink" Target="https://pdf.dfcfw.com/pdf/H3_AP202501031641801608_1.pdf?1735926748000.pdf" TargetMode="External"/><Relationship Id="rId33" Type="http://schemas.openxmlformats.org/officeDocument/2006/relationships/hyperlink" Target="https://www.businessinsider.com/stock-market-outlook-bearish-signal-200-day-moving-average-2025-3" TargetMode="External"/><Relationship Id="rId129" Type="http://schemas.openxmlformats.org/officeDocument/2006/relationships/hyperlink" Target="https://finance.sina.com.cn/jjxw/2025-04-03/doc-inervzcv2755071.shtml" TargetMode="External"/><Relationship Id="rId280" Type="http://schemas.openxmlformats.org/officeDocument/2006/relationships/hyperlink" Target="https://wallstreetcn.com/articles/3738197" TargetMode="External"/><Relationship Id="rId336" Type="http://schemas.openxmlformats.org/officeDocument/2006/relationships/hyperlink" Target="https://www.wuxibiologics.com/wuxi-biologics-reports-solid-2024-interim-results/" TargetMode="External"/><Relationship Id="rId75" Type="http://schemas.openxmlformats.org/officeDocument/2006/relationships/hyperlink" Target="https://www.alliocapital.com/macrocalendar-weekly/week-of-march-31-2025" TargetMode="External"/><Relationship Id="rId140" Type="http://schemas.openxmlformats.org/officeDocument/2006/relationships/hyperlink" Target="https://www.cls.cn/detail/1992222" TargetMode="External"/><Relationship Id="rId182" Type="http://schemas.openxmlformats.org/officeDocument/2006/relationships/hyperlink" Target="https://finance.sina.com.cn/jjxw/2025-04-03/doc-inervzcv2755071.shtml" TargetMode="External"/><Relationship Id="rId378" Type="http://schemas.openxmlformats.org/officeDocument/2006/relationships/hyperlink" Target="https://www.streetinsider.com/Reuters/Xiaomi+raises+EV+sales+target%2C+plans+new+overseas+stores+as+Q4+revenue+jumps/24512286.html" TargetMode="External"/><Relationship Id="rId403" Type="http://schemas.openxmlformats.org/officeDocument/2006/relationships/hyperlink" Target="https://www.tradingview.com/symbols/NASDAQ-PDD/" TargetMode="External"/><Relationship Id="rId6" Type="http://schemas.openxmlformats.org/officeDocument/2006/relationships/webSettings" Target="webSettings.xml"/><Relationship Id="rId238" Type="http://schemas.openxmlformats.org/officeDocument/2006/relationships/hyperlink" Target="https://finance.sina.com.cn/stock/stockzmt/2025-01-04/doc-inecuumu7786290.shtml" TargetMode="External"/><Relationship Id="rId291" Type="http://schemas.openxmlformats.org/officeDocument/2006/relationships/hyperlink" Target="https://www.stcn.com/article/detail/1524538.html" TargetMode="External"/><Relationship Id="rId305" Type="http://schemas.openxmlformats.org/officeDocument/2006/relationships/image" Target="media/image5.png"/><Relationship Id="rId347" Type="http://schemas.openxmlformats.org/officeDocument/2006/relationships/hyperlink" Target="https://www.wuxibiologics.com/wuxi-biologics-reports-solid-2023-annual-results/" TargetMode="External"/><Relationship Id="rId44" Type="http://schemas.openxmlformats.org/officeDocument/2006/relationships/hyperlink" Target="https://www.nasdaq.com/articles/biotech-market-forecast-top-trends-biotech-2025" TargetMode="External"/><Relationship Id="rId86" Type="http://schemas.openxmlformats.org/officeDocument/2006/relationships/hyperlink" Target="https://www.fidelity.com/viewpoints/market-and-economic-insights/quarterly-market-update" TargetMode="External"/><Relationship Id="rId151" Type="http://schemas.openxmlformats.org/officeDocument/2006/relationships/hyperlink" Target="https://www.cls.cn/detail/1992222" TargetMode="External"/><Relationship Id="rId389" Type="http://schemas.openxmlformats.org/officeDocument/2006/relationships/hyperlink" Target="https://www.marketscreener.com/quote/stock/XIAOMI-CORPORATION-45271958/news/Xiaomi-s-Quarterly-Net-Profit-Soars-90-on-Record-Revenue-49361126/" TargetMode="External"/><Relationship Id="rId193" Type="http://schemas.openxmlformats.org/officeDocument/2006/relationships/hyperlink" Target="https://finance.sina.com.cn/jjxw/2025-04-03/doc-inervzcv2755071.shtml" TargetMode="External"/><Relationship Id="rId207" Type="http://schemas.openxmlformats.org/officeDocument/2006/relationships/hyperlink" Target="https://m.amz123.com/t/KFiljtWw" TargetMode="External"/><Relationship Id="rId249" Type="http://schemas.openxmlformats.org/officeDocument/2006/relationships/hyperlink" Target="https://finance.sina.com.cn/stock/stockzmt/2025-01-04/doc-inecuumu7786290.shtml" TargetMode="External"/><Relationship Id="rId414" Type="http://schemas.openxmlformats.org/officeDocument/2006/relationships/hyperlink" Target="https://www.investtech.com/main/market.php?CompanyID=10200302" TargetMode="External"/><Relationship Id="rId13" Type="http://schemas.openxmlformats.org/officeDocument/2006/relationships/hyperlink" Target="https://www.fidelity.com/viewpoints/market-and-economic-insights/quarterly-market-update" TargetMode="External"/><Relationship Id="rId109" Type="http://schemas.openxmlformats.org/officeDocument/2006/relationships/hyperlink" Target="https://www.janushenderson.com/social/article/a-us-small-cap-awakening-positive-momentum-for-2025/" TargetMode="External"/><Relationship Id="rId260" Type="http://schemas.openxmlformats.org/officeDocument/2006/relationships/hyperlink" Target="https://wallstreetcn.com/articles/3737977" TargetMode="External"/><Relationship Id="rId316" Type="http://schemas.openxmlformats.org/officeDocument/2006/relationships/hyperlink" Target="https://markets.businessinsider.com/news/stocks/applovin-says-to-divest-apps-business-total-consideration-is-900m-1034355936" TargetMode="External"/><Relationship Id="rId55" Type="http://schemas.openxmlformats.org/officeDocument/2006/relationships/image" Target="media/image3.png"/><Relationship Id="rId97" Type="http://schemas.openxmlformats.org/officeDocument/2006/relationships/hyperlink" Target="https://www.morganstanley.com/im/en-gb/intermediary-investor/insights/articles/equity-and-volatility-outlook-2025.html" TargetMode="External"/><Relationship Id="rId120" Type="http://schemas.openxmlformats.org/officeDocument/2006/relationships/hyperlink" Target="https://www.cls.cn/detail/1992222" TargetMode="External"/><Relationship Id="rId358" Type="http://schemas.openxmlformats.org/officeDocument/2006/relationships/hyperlink" Target="https://think.ing.com/articles/global-car-market-in-slow-lane-china-soars-ahead-west-electrification/" TargetMode="External"/><Relationship Id="rId162" Type="http://schemas.openxmlformats.org/officeDocument/2006/relationships/hyperlink" Target="https://international.caixin.com/2025-04-03/102305376.html" TargetMode="External"/><Relationship Id="rId218" Type="http://schemas.openxmlformats.org/officeDocument/2006/relationships/hyperlink" Target="https://view.inews.qq.com/a/20250327A06WWB00?uid%5B0%5D=100011431952&amp;uid%5B1%5D=100011431952" TargetMode="External"/><Relationship Id="rId271" Type="http://schemas.openxmlformats.org/officeDocument/2006/relationships/hyperlink" Target="https://stcn.com/article/detail/1445102.html" TargetMode="External"/><Relationship Id="rId24" Type="http://schemas.openxmlformats.org/officeDocument/2006/relationships/hyperlink" Target="https://www.businessinsider.com/stock-market-outlook-bearish-signal-200-day-moving-average-2025-3" TargetMode="External"/><Relationship Id="rId66" Type="http://schemas.openxmlformats.org/officeDocument/2006/relationships/hyperlink" Target="https://www.businessinsider.com/stock-market-outlook-bearish-signal-200-day-moving-average-2025-3" TargetMode="External"/><Relationship Id="rId131" Type="http://schemas.openxmlformats.org/officeDocument/2006/relationships/hyperlink" Target="https://stcn.com/article/detail/1639093.html" TargetMode="External"/><Relationship Id="rId327" Type="http://schemas.openxmlformats.org/officeDocument/2006/relationships/hyperlink" Target="https://finviz.com/quote.ashx?t=APP" TargetMode="External"/><Relationship Id="rId369" Type="http://schemas.openxmlformats.org/officeDocument/2006/relationships/hyperlink" Target="https://www.marketscreener.com/quote/stock/XIAOMI-CORPORATION-45271958/news/Xiaomi-s-Quarterly-Net-Profit-Soars-90-on-Record-Revenue-49361126/" TargetMode="External"/><Relationship Id="rId173" Type="http://schemas.openxmlformats.org/officeDocument/2006/relationships/hyperlink" Target="https://stcn.com/article/detail/1639093.html" TargetMode="External"/><Relationship Id="rId229" Type="http://schemas.openxmlformats.org/officeDocument/2006/relationships/hyperlink" Target="https://backend.chinanews.com/cj/2025/02-26/10374469.shtml" TargetMode="External"/><Relationship Id="rId380" Type="http://schemas.openxmlformats.org/officeDocument/2006/relationships/hyperlink" Target="https://www.marketscreener.com/quote/stock/XIAOMI-CORPORATION-45271958/news/Xiaomi-s-Quarterly-Net-Profit-Soars-90-on-Record-Revenue-49361126/" TargetMode="External"/><Relationship Id="rId240" Type="http://schemas.openxmlformats.org/officeDocument/2006/relationships/hyperlink" Target="https://finance.eastmoney.com/a/202412313284028392.html" TargetMode="External"/><Relationship Id="rId35" Type="http://schemas.openxmlformats.org/officeDocument/2006/relationships/hyperlink" Target="https://www.alliocapital.com/macrocalendar-weekly/week-of-march-31-2025" TargetMode="External"/><Relationship Id="rId77" Type="http://schemas.openxmlformats.org/officeDocument/2006/relationships/hyperlink" Target="https://www.reuters.com/markets/us/goldman-sachs-forecasts-sp-500-target-6500-2025-end-joins-morgan-stanley-2024-11-19/" TargetMode="External"/><Relationship Id="rId100" Type="http://schemas.openxmlformats.org/officeDocument/2006/relationships/hyperlink" Target="https://www.alliocapital.com/macrocalendar-weekly/week-of-march-31-2025" TargetMode="External"/><Relationship Id="rId282" Type="http://schemas.openxmlformats.org/officeDocument/2006/relationships/hyperlink" Target="https://wallstreetcn.com/articles/3738197" TargetMode="External"/><Relationship Id="rId338" Type="http://schemas.openxmlformats.org/officeDocument/2006/relationships/hyperlink" Target="https://www.wuxibiologics.com/wuxi-biologics-reports-solid-2024-interim-results/" TargetMode="External"/><Relationship Id="rId8" Type="http://schemas.openxmlformats.org/officeDocument/2006/relationships/endnotes" Target="endnotes.xml"/><Relationship Id="rId142" Type="http://schemas.openxmlformats.org/officeDocument/2006/relationships/hyperlink" Target="https://finance.sina.com.cn/jjxw/2025-04-03/doc-inervzcv2755071.shtml" TargetMode="External"/><Relationship Id="rId184" Type="http://schemas.openxmlformats.org/officeDocument/2006/relationships/hyperlink" Target="https://stcn.com/article/detail/1320880.html" TargetMode="External"/><Relationship Id="rId391" Type="http://schemas.openxmlformats.org/officeDocument/2006/relationships/hyperlink" Target="http://www.aastocks.com/en/cnhk/quote/stock-news-content/000002/NOW.1425619/AAFN" TargetMode="External"/><Relationship Id="rId405" Type="http://schemas.openxmlformats.org/officeDocument/2006/relationships/hyperlink" Target="https://www.tradingview.com/symbols/NASDAQ-PDD/" TargetMode="External"/><Relationship Id="rId251" Type="http://schemas.openxmlformats.org/officeDocument/2006/relationships/hyperlink" Target="https://finance.sina.com.cn/stock/stockzmt/2025-01-04/doc-inecuumu7786290.shtml" TargetMode="External"/><Relationship Id="rId46" Type="http://schemas.openxmlformats.org/officeDocument/2006/relationships/hyperlink" Target="https://www.fidelity.com/viewpoints/market-and-economic-insights/quarterly-market-update" TargetMode="External"/><Relationship Id="rId293" Type="http://schemas.openxmlformats.org/officeDocument/2006/relationships/hyperlink" Target="https://www.sohu.com/a/842695843_122066678" TargetMode="External"/><Relationship Id="rId307" Type="http://schemas.openxmlformats.org/officeDocument/2006/relationships/hyperlink" Target="https://stockanalysis.com/stocks/app/" TargetMode="External"/><Relationship Id="rId349" Type="http://schemas.openxmlformats.org/officeDocument/2006/relationships/hyperlink" Target="https://www.wuxibiologics.com/wuxi-biologics-reports-solid-2023-annual-results/" TargetMode="External"/><Relationship Id="rId88" Type="http://schemas.openxmlformats.org/officeDocument/2006/relationships/hyperlink" Target="https://www.janushenderson.com/social/article/a-us-small-cap-awakening-positive-momentum-for-2025/" TargetMode="External"/><Relationship Id="rId111" Type="http://schemas.openxmlformats.org/officeDocument/2006/relationships/hyperlink" Target="https://www.nasdaq.com/articles/biotech-market-forecast-top-trends-biotech-2025" TargetMode="External"/><Relationship Id="rId153" Type="http://schemas.openxmlformats.org/officeDocument/2006/relationships/hyperlink" Target="https://finance.sina.com.cn/jjxw/2025-04-03/doc-inervzcv2755071.shtml" TargetMode="External"/><Relationship Id="rId195" Type="http://schemas.openxmlformats.org/officeDocument/2006/relationships/hyperlink" Target="https://stcn.com/article/detail/1639093.html" TargetMode="External"/><Relationship Id="rId209" Type="http://schemas.openxmlformats.org/officeDocument/2006/relationships/hyperlink" Target="https://backend.chinanews.com/cj/2025/02-26/10374469.shtml" TargetMode="External"/><Relationship Id="rId360" Type="http://schemas.openxmlformats.org/officeDocument/2006/relationships/hyperlink" Target="https://iot-analytics.com/number-connected-iot-devices/" TargetMode="External"/><Relationship Id="rId416" Type="http://schemas.openxmlformats.org/officeDocument/2006/relationships/hyperlink" Target="https://cncva.cn/cms/news/details/id/410.html" TargetMode="External"/><Relationship Id="rId220" Type="http://schemas.openxmlformats.org/officeDocument/2006/relationships/hyperlink" Target="https://view.inews.qq.com/a/20250327A06WWB00?uid%5B0%5D=100011431952&amp;uid%5B1%5D=100011431952" TargetMode="External"/><Relationship Id="rId15" Type="http://schemas.openxmlformats.org/officeDocument/2006/relationships/hyperlink" Target="https://www.reuters.com/markets/us/with-interest-rates-hold-feds-economic-projections-take-center-stage-2025-03-19/" TargetMode="External"/><Relationship Id="rId57" Type="http://schemas.openxmlformats.org/officeDocument/2006/relationships/hyperlink" Target="https://www.janushenderson.com/social/article/a-us-small-cap-awakening-positive-momentum-for-2025/" TargetMode="External"/><Relationship Id="rId262" Type="http://schemas.openxmlformats.org/officeDocument/2006/relationships/hyperlink" Target="https://finance.sina.com.cn/roll/2025-01-07/doc-ineeayzf1819616.shtml" TargetMode="External"/><Relationship Id="rId318" Type="http://schemas.openxmlformats.org/officeDocument/2006/relationships/hyperlink" Target="https://s27.q4cdn.com/966411597/files/doc_financials/2023/q4/applovin-4q23-shareholder-letter.pdf" TargetMode="External"/><Relationship Id="rId99" Type="http://schemas.openxmlformats.org/officeDocument/2006/relationships/hyperlink" Target="https://www.reuters.com/markets/us/goldman-sachs-forecasts-sp-500-target-6500-2025-end-joins-morgan-stanley-2024-11-19/" TargetMode="External"/><Relationship Id="rId122" Type="http://schemas.openxmlformats.org/officeDocument/2006/relationships/hyperlink" Target="https://www.cls.cn/detail/1992222" TargetMode="External"/><Relationship Id="rId164" Type="http://schemas.openxmlformats.org/officeDocument/2006/relationships/hyperlink" Target="https://finance.sina.com.cn/jjxw/2025-04-03/doc-inervzcv2755071.shtml" TargetMode="External"/><Relationship Id="rId371" Type="http://schemas.openxmlformats.org/officeDocument/2006/relationships/hyperlink" Target="https://news.futunn.com/en/flash/18575676/xiaomi-internet-service-revenue-and-gross-margin-both-hit-record" TargetMode="External"/><Relationship Id="rId26" Type="http://schemas.openxmlformats.org/officeDocument/2006/relationships/hyperlink" Target="https://www.morningstar.com/bonds/bonds-take-lead-over-stocks-2025" TargetMode="External"/><Relationship Id="rId231" Type="http://schemas.openxmlformats.org/officeDocument/2006/relationships/hyperlink" Target="https://www.21jingji.com/article/20250325/herald/45568d94e376354d199824e944875b6c.html" TargetMode="External"/><Relationship Id="rId273" Type="http://schemas.openxmlformats.org/officeDocument/2006/relationships/hyperlink" Target="https://stcn.com/article/detail/1445102.html" TargetMode="External"/><Relationship Id="rId329" Type="http://schemas.openxmlformats.org/officeDocument/2006/relationships/hyperlink" Target="https://finviz.com/quote.ashx?t=APP" TargetMode="External"/><Relationship Id="rId68" Type="http://schemas.openxmlformats.org/officeDocument/2006/relationships/hyperlink" Target="https://am.jpmorgan.com/se/en/asset-management/per/insights/market-insights/investment-outlook/ai-investment/" TargetMode="External"/><Relationship Id="rId133" Type="http://schemas.openxmlformats.org/officeDocument/2006/relationships/hyperlink" Target="https://finance.sina.com.cn/jjxw/2025-04-03/doc-inervzcv2755071.shtml" TargetMode="External"/><Relationship Id="rId175" Type="http://schemas.openxmlformats.org/officeDocument/2006/relationships/hyperlink" Target="https://stcn.com/article/detail/1320880.html" TargetMode="External"/><Relationship Id="rId340" Type="http://schemas.openxmlformats.org/officeDocument/2006/relationships/hyperlink" Target="https://www.wuxibiologics.com/wuxi-biologics-reports-solid-2024-interim-results/" TargetMode="External"/><Relationship Id="rId200" Type="http://schemas.openxmlformats.org/officeDocument/2006/relationships/hyperlink" Target="https://stcn.com/article/detail/1320880.html" TargetMode="External"/><Relationship Id="rId382" Type="http://schemas.openxmlformats.org/officeDocument/2006/relationships/hyperlink" Target="https://ir.mi.com/system/files-encrypted/nasdaq_kms/assets/2025/03/18/5-38-56/%E8%8B%B1%E6%96%87%E5%85%AC%E5%91%8A.pdf" TargetMode="External"/><Relationship Id="rId242" Type="http://schemas.openxmlformats.org/officeDocument/2006/relationships/hyperlink" Target="https://finance.eastmoney.com/a/202412313284028392.html" TargetMode="External"/><Relationship Id="rId284" Type="http://schemas.openxmlformats.org/officeDocument/2006/relationships/hyperlink" Target="https://wallstreetcn.com/articles/3738197" TargetMode="External"/><Relationship Id="rId37" Type="http://schemas.openxmlformats.org/officeDocument/2006/relationships/hyperlink" Target="https://www.alliocapital.com/macrocalendar-weekly/week-of-march-31-2025" TargetMode="External"/><Relationship Id="rId79" Type="http://schemas.openxmlformats.org/officeDocument/2006/relationships/hyperlink" Target="https://www.reuters.com/markets/us/goldman-sachs-forecasts-sp-500-target-6500-2025-end-joins-morgan-stanley-2024-11-19/" TargetMode="External"/><Relationship Id="rId102" Type="http://schemas.openxmlformats.org/officeDocument/2006/relationships/hyperlink" Target="https://www.alliocapital.com/macrocalendar-weekly/week-of-march-31-2025" TargetMode="External"/><Relationship Id="rId144" Type="http://schemas.openxmlformats.org/officeDocument/2006/relationships/hyperlink" Target="https://finance.sina.com.cn/jjxw/2025-04-03/doc-inervzcv2755071.shtml" TargetMode="External"/><Relationship Id="rId90" Type="http://schemas.openxmlformats.org/officeDocument/2006/relationships/hyperlink" Target="https://www.janushenderson.com/social/article/a-us-small-cap-awakening-positive-momentum-for-2025/" TargetMode="External"/><Relationship Id="rId186" Type="http://schemas.openxmlformats.org/officeDocument/2006/relationships/hyperlink" Target="https://finance.sina.com.cn/roll/2025-04-03/doc-inervuwa8580622.shtml" TargetMode="External"/><Relationship Id="rId351" Type="http://schemas.openxmlformats.org/officeDocument/2006/relationships/hyperlink" Target="https://www.streetinsider.com/Reuters/Xiaomi+raises+EV+sales+target%2C+plans+new+overseas+stores+as+Q4+revenue+jumps/24512286.html" TargetMode="External"/><Relationship Id="rId393" Type="http://schemas.openxmlformats.org/officeDocument/2006/relationships/hyperlink" Target="https://www.bloomberg.com/news/articles/2025-03-17/xiaomi-stock-rally-before-earnings-outshines-analyst-forecasts" TargetMode="External"/><Relationship Id="rId407" Type="http://schemas.openxmlformats.org/officeDocument/2006/relationships/hyperlink" Target="https://stockanalysis.com/stocks/pdd/statistics/" TargetMode="External"/><Relationship Id="rId211" Type="http://schemas.openxmlformats.org/officeDocument/2006/relationships/hyperlink" Target="https://www.21jingji.com/article/20250325/herald/45568d94e376354d199824e944875b6c.html" TargetMode="External"/><Relationship Id="rId253" Type="http://schemas.openxmlformats.org/officeDocument/2006/relationships/hyperlink" Target="https://finance.sina.com.cn/stock/stockzmt/2025-01-04/doc-inecuumu7786290.shtml" TargetMode="External"/><Relationship Id="rId295" Type="http://schemas.openxmlformats.org/officeDocument/2006/relationships/hyperlink" Target="https://www.sohu.com/a/842695843_122066678" TargetMode="External"/><Relationship Id="rId309" Type="http://schemas.openxmlformats.org/officeDocument/2006/relationships/hyperlink" Target="https://www.gamelook.com.cn/2025/03/565369/" TargetMode="External"/><Relationship Id="rId48" Type="http://schemas.openxmlformats.org/officeDocument/2006/relationships/hyperlink" Target="https://www.alliocapital.com/macrocalendar-weekly/week-of-march-31-2025" TargetMode="External"/><Relationship Id="rId113" Type="http://schemas.openxmlformats.org/officeDocument/2006/relationships/hyperlink" Target="https://www.reuters.com/markets/us/goldman-sachs-forecasts-sp-500-target-6500-2025-end-joins-morgan-stanley-2024-11-19/" TargetMode="External"/><Relationship Id="rId320" Type="http://schemas.openxmlformats.org/officeDocument/2006/relationships/hyperlink" Target="https://stockanalysis.com/stocks/app/revenue/" TargetMode="External"/><Relationship Id="rId155" Type="http://schemas.openxmlformats.org/officeDocument/2006/relationships/hyperlink" Target="https://stcn.com/article/detail/1639093.html" TargetMode="External"/><Relationship Id="rId197" Type="http://schemas.openxmlformats.org/officeDocument/2006/relationships/hyperlink" Target="https://finance.sina.com.cn/jjxw/2025-04-03/doc-inervzcv2755071.shtml" TargetMode="External"/><Relationship Id="rId362" Type="http://schemas.openxmlformats.org/officeDocument/2006/relationships/hyperlink" Target="https://www.streetinsider.com/Reuters/Xiaomi+raises+EV+sales+target%2C+plans+new+overseas+stores+as+Q4+revenue+jumps/24512286.html" TargetMode="External"/><Relationship Id="rId418" Type="http://schemas.openxmlformats.org/officeDocument/2006/relationships/hyperlink" Target="https://blog.csdn.net/2405_88636357/article/details/146319618" TargetMode="External"/><Relationship Id="rId222" Type="http://schemas.openxmlformats.org/officeDocument/2006/relationships/hyperlink" Target="https://chatgpt.com/c/67efe141-3928-8002-9df0-0c59b81e393c" TargetMode="External"/><Relationship Id="rId264" Type="http://schemas.openxmlformats.org/officeDocument/2006/relationships/hyperlink" Target="https://finance.eastmoney.com/a/202412313284028392.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F6404F60449F6B56CA63887C8BE8A"/>
        <w:category>
          <w:name w:val="常规"/>
          <w:gallery w:val="placeholder"/>
        </w:category>
        <w:types>
          <w:type w:val="bbPlcHdr"/>
        </w:types>
        <w:behaviors>
          <w:behavior w:val="content"/>
        </w:behaviors>
        <w:guid w:val="{00EC0287-0FA4-452E-8AFC-64FD18CF02EA}"/>
      </w:docPartPr>
      <w:docPartBody>
        <w:p w:rsidR="008D7758" w:rsidRDefault="00860394" w:rsidP="00860394">
          <w:pPr>
            <w:pStyle w:val="54DF6404F60449F6B56CA63887C8BE8A"/>
          </w:pPr>
          <w:r>
            <w:rPr>
              <w:rFonts w:asciiTheme="majorHAnsi" w:eastAsiaTheme="majorEastAsia" w:hAnsiTheme="majorHAnsi" w:cstheme="majorBidi"/>
              <w:caps/>
              <w:color w:val="156082" w:themeColor="accent1"/>
              <w:sz w:val="80"/>
              <w:szCs w:val="80"/>
            </w:rPr>
            <w:t>[Document title]</w:t>
          </w:r>
        </w:p>
      </w:docPartBody>
    </w:docPart>
    <w:docPart>
      <w:docPartPr>
        <w:name w:val="27B845634EA2484ABBA70F88020F7AFF"/>
        <w:category>
          <w:name w:val="常规"/>
          <w:gallery w:val="placeholder"/>
        </w:category>
        <w:types>
          <w:type w:val="bbPlcHdr"/>
        </w:types>
        <w:behaviors>
          <w:behavior w:val="content"/>
        </w:behaviors>
        <w:guid w:val="{B0153CF6-9680-48F9-B185-3F8D26FDD2AC}"/>
      </w:docPartPr>
      <w:docPartBody>
        <w:p w:rsidR="008D7758" w:rsidRDefault="00860394" w:rsidP="00860394">
          <w:pPr>
            <w:pStyle w:val="27B845634EA2484ABBA70F88020F7AF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94"/>
    <w:rsid w:val="00035F87"/>
    <w:rsid w:val="00126F20"/>
    <w:rsid w:val="00193A38"/>
    <w:rsid w:val="00193D78"/>
    <w:rsid w:val="001D45FA"/>
    <w:rsid w:val="002C4133"/>
    <w:rsid w:val="002D70B2"/>
    <w:rsid w:val="002E1C5C"/>
    <w:rsid w:val="00317AD9"/>
    <w:rsid w:val="003711C2"/>
    <w:rsid w:val="003E5076"/>
    <w:rsid w:val="003E7068"/>
    <w:rsid w:val="00416F6D"/>
    <w:rsid w:val="00447A38"/>
    <w:rsid w:val="004A0F63"/>
    <w:rsid w:val="00510B94"/>
    <w:rsid w:val="005328A0"/>
    <w:rsid w:val="0053769C"/>
    <w:rsid w:val="005928FF"/>
    <w:rsid w:val="0060751B"/>
    <w:rsid w:val="006F1BD8"/>
    <w:rsid w:val="00727D36"/>
    <w:rsid w:val="00766D80"/>
    <w:rsid w:val="007F4A06"/>
    <w:rsid w:val="008535A8"/>
    <w:rsid w:val="00860394"/>
    <w:rsid w:val="008A26FE"/>
    <w:rsid w:val="008D7758"/>
    <w:rsid w:val="00927363"/>
    <w:rsid w:val="009432E2"/>
    <w:rsid w:val="00995ACF"/>
    <w:rsid w:val="009B1614"/>
    <w:rsid w:val="009B3E77"/>
    <w:rsid w:val="009D2473"/>
    <w:rsid w:val="009D4AD4"/>
    <w:rsid w:val="009D6168"/>
    <w:rsid w:val="00A22CC7"/>
    <w:rsid w:val="00AA6411"/>
    <w:rsid w:val="00B123C1"/>
    <w:rsid w:val="00B4272A"/>
    <w:rsid w:val="00C4680D"/>
    <w:rsid w:val="00C8276F"/>
    <w:rsid w:val="00D118D1"/>
    <w:rsid w:val="00D2636F"/>
    <w:rsid w:val="00DB4007"/>
    <w:rsid w:val="00DD0F92"/>
    <w:rsid w:val="00DF6119"/>
    <w:rsid w:val="00E07960"/>
    <w:rsid w:val="00E341BA"/>
    <w:rsid w:val="00E84062"/>
    <w:rsid w:val="00EF1294"/>
    <w:rsid w:val="00F02E8D"/>
    <w:rsid w:val="00F417E3"/>
    <w:rsid w:val="00F860DE"/>
    <w:rsid w:val="00F9486B"/>
    <w:rsid w:val="00FE0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0394"/>
    <w:rPr>
      <w:color w:val="666666"/>
    </w:rPr>
  </w:style>
  <w:style w:type="paragraph" w:customStyle="1" w:styleId="54DF6404F60449F6B56CA63887C8BE8A">
    <w:name w:val="54DF6404F60449F6B56CA63887C8BE8A"/>
    <w:rsid w:val="00860394"/>
  </w:style>
  <w:style w:type="paragraph" w:customStyle="1" w:styleId="27B845634EA2484ABBA70F88020F7AFF">
    <w:name w:val="27B845634EA2484ABBA70F88020F7AFF"/>
    <w:rsid w:val="00860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2025-02-06T00:00:00</PublishDate>
  <Abstract/>
  <CompanyAddress>7577 Central Parke Blvd, Mason, OH 45040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2DDCD-15AC-43DE-B372-8F8FBA8C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193</Pages>
  <Words>48452</Words>
  <Characters>276180</Characters>
  <Application>Microsoft Office Word</Application>
  <DocSecurity>0</DocSecurity>
  <Lines>2301</Lines>
  <Paragraphs>647</Paragraphs>
  <ScaleCrop>false</ScaleCrop>
  <Company>Zhu Investment</Company>
  <LinksUpToDate>false</LinksUpToDate>
  <CharactersWithSpaces>323985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美股投资实操手册II</dc:title>
  <dc:subject>宏观经济与市场演变追踪</dc:subject>
  <dc:creator>Taotao Zhu</dc:creator>
  <cp:keywords/>
  <dc:description/>
  <cp:lastModifiedBy>Taotao Zhu</cp:lastModifiedBy>
  <cp:revision>9</cp:revision>
  <cp:lastPrinted>2025-02-05T15:49:00Z</cp:lastPrinted>
  <dcterms:created xsi:type="dcterms:W3CDTF">2025-04-01T20:20:00Z</dcterms:created>
  <dcterms:modified xsi:type="dcterms:W3CDTF">2025-05-13T01:18:00Z</dcterms:modified>
</cp:coreProperties>
</file>