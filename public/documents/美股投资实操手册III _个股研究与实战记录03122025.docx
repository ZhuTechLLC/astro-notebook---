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9F2D0" w:themeColor="accent6" w:themeTint="33"/>
  <w:body>
    <w:bookmarkStart w:id="0" w:name="_Hlk193279762" w:displacedByCustomXml="next"/>
    <w:sdt>
      <w:sdtPr>
        <w:rPr>
          <w:rFonts w:ascii="Times New Roman" w:eastAsia="微软雅黑" w:hAnsi="Times New Roman" w:cs="Times New Roman"/>
          <w:sz w:val="22"/>
          <w:szCs w:val="22"/>
        </w:rPr>
        <w:id w:val="102707245"/>
        <w:docPartObj>
          <w:docPartGallery w:val="Cover Pages"/>
          <w:docPartUnique/>
        </w:docPartObj>
      </w:sdtPr>
      <w:sdtEndPr>
        <w:rPr>
          <w:b/>
          <w:bCs/>
        </w:rPr>
      </w:sdtEndPr>
      <w:sdtContent>
        <w:p w14:paraId="66FBC6D1" w14:textId="77777777" w:rsidR="00CE4930" w:rsidRPr="00414082" w:rsidRDefault="00CE4930" w:rsidP="0040619C">
          <w:pPr>
            <w:jc w:val="center"/>
            <w:rPr>
              <w:rFonts w:ascii="Times New Roman" w:eastAsia="微软雅黑" w:hAnsi="Times New Roman" w:cs="Times New Roman"/>
              <w:sz w:val="22"/>
              <w:szCs w:val="22"/>
            </w:rPr>
          </w:pPr>
        </w:p>
        <w:p w14:paraId="020F27E0" w14:textId="77777777" w:rsidR="00CE4930" w:rsidRPr="00414082" w:rsidRDefault="00CE4930" w:rsidP="0040619C">
          <w:pPr>
            <w:jc w:val="center"/>
            <w:rPr>
              <w:rFonts w:ascii="Times New Roman" w:eastAsia="微软雅黑" w:hAnsi="Times New Roman" w:cs="Times New Roman"/>
              <w:sz w:val="22"/>
              <w:szCs w:val="22"/>
            </w:rPr>
          </w:pPr>
        </w:p>
        <w:p w14:paraId="40268B79" w14:textId="77777777" w:rsidR="00CE4930" w:rsidRPr="00414082" w:rsidRDefault="00CE4930" w:rsidP="0040619C">
          <w:pPr>
            <w:jc w:val="center"/>
            <w:rPr>
              <w:rFonts w:ascii="Times New Roman" w:eastAsia="微软雅黑" w:hAnsi="Times New Roman" w:cs="Times New Roman"/>
              <w:sz w:val="22"/>
              <w:szCs w:val="22"/>
            </w:rPr>
          </w:pPr>
        </w:p>
        <w:p w14:paraId="1631DA0D" w14:textId="77777777" w:rsidR="00CE4930" w:rsidRPr="00414082" w:rsidRDefault="00CE4930" w:rsidP="0040619C">
          <w:pPr>
            <w:jc w:val="center"/>
            <w:rPr>
              <w:rFonts w:ascii="Times New Roman" w:eastAsia="微软雅黑" w:hAnsi="Times New Roman" w:cs="Times New Roman"/>
              <w:sz w:val="22"/>
              <w:szCs w:val="22"/>
            </w:rPr>
          </w:pPr>
        </w:p>
        <w:p w14:paraId="0E1494D9" w14:textId="21C17853"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73BBDDC2" wp14:editId="2F265E8F">
                <wp:extent cx="1417320" cy="750898"/>
                <wp:effectExtent l="0" t="0" r="0" b="0"/>
                <wp:docPr id="143" name="Picture 14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卡通人物&#10;&#10;AI 生成的内容可能不正确。"/>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微软雅黑" w:hAnsi="Times New Roman" w:cs="Times New Roman" w:hint="eastAsia"/>
              <w:sz w:val="56"/>
              <w:szCs w:val="56"/>
            </w:rPr>
            <w:alias w:val="Title"/>
            <w:tag w:val=""/>
            <w:id w:val="1735040861"/>
            <w:placeholder>
              <w:docPart w:val="54DF6404F60449F6B56CA63887C8BE8A"/>
            </w:placeholder>
            <w:dataBinding w:prefixMappings="xmlns:ns0='http://purl.org/dc/elements/1.1/' xmlns:ns1='http://schemas.openxmlformats.org/package/2006/metadata/core-properties' " w:xpath="/ns1:coreProperties[1]/ns0:title[1]" w:storeItemID="{6C3C8BC8-F283-45AE-878A-BAB7291924A1}"/>
            <w:text/>
          </w:sdtPr>
          <w:sdtContent>
            <w:p w14:paraId="469F1350" w14:textId="63D6D988" w:rsidR="0040619C" w:rsidRPr="00414082" w:rsidRDefault="008A199E" w:rsidP="0040619C">
              <w:pPr>
                <w:jc w:val="center"/>
                <w:rPr>
                  <w:rFonts w:ascii="Times New Roman" w:eastAsia="微软雅黑" w:hAnsi="Times New Roman" w:cs="Times New Roman"/>
                  <w:sz w:val="56"/>
                  <w:szCs w:val="56"/>
                </w:rPr>
              </w:pPr>
              <w:r w:rsidRPr="00414082">
                <w:rPr>
                  <w:rFonts w:ascii="Times New Roman" w:eastAsia="微软雅黑" w:hAnsi="Times New Roman" w:cs="Times New Roman" w:hint="eastAsia"/>
                  <w:sz w:val="56"/>
                  <w:szCs w:val="56"/>
                </w:rPr>
                <w:t>美股</w:t>
              </w:r>
              <w:r w:rsidR="0040619C" w:rsidRPr="00414082">
                <w:rPr>
                  <w:rFonts w:ascii="Times New Roman" w:eastAsia="微软雅黑" w:hAnsi="Times New Roman" w:cs="Times New Roman" w:hint="eastAsia"/>
                  <w:sz w:val="56"/>
                  <w:szCs w:val="56"/>
                </w:rPr>
                <w:t>投资实操手册</w:t>
              </w:r>
              <w:r w:rsidR="002F3B8A">
                <w:rPr>
                  <w:rFonts w:ascii="Times New Roman" w:eastAsia="微软雅黑" w:hAnsi="Times New Roman" w:cs="Times New Roman" w:hint="eastAsia"/>
                  <w:sz w:val="56"/>
                  <w:szCs w:val="56"/>
                </w:rPr>
                <w:t>I</w:t>
              </w:r>
              <w:r w:rsidR="007751C6">
                <w:rPr>
                  <w:rFonts w:ascii="Times New Roman" w:eastAsia="微软雅黑" w:hAnsi="Times New Roman" w:cs="Times New Roman" w:hint="eastAsia"/>
                  <w:sz w:val="56"/>
                  <w:szCs w:val="56"/>
                </w:rPr>
                <w:t>I</w:t>
              </w:r>
              <w:r w:rsidR="00585349">
                <w:rPr>
                  <w:rFonts w:ascii="Times New Roman" w:eastAsia="微软雅黑" w:hAnsi="Times New Roman" w:cs="Times New Roman" w:hint="eastAsia"/>
                  <w:sz w:val="56"/>
                  <w:szCs w:val="56"/>
                </w:rPr>
                <w:t>I</w:t>
              </w:r>
            </w:p>
          </w:sdtContent>
        </w:sdt>
        <w:p w14:paraId="5FB4ACAB" w14:textId="0107F343" w:rsidR="0040619C" w:rsidRPr="00414082" w:rsidRDefault="008C38DA" w:rsidP="008C38DA">
          <w:pPr>
            <w:tabs>
              <w:tab w:val="center" w:pos="4680"/>
              <w:tab w:val="left" w:pos="8480"/>
            </w:tabs>
            <w:rPr>
              <w:rFonts w:ascii="Times New Roman" w:eastAsia="微软雅黑" w:hAnsi="Times New Roman" w:cs="Times New Roman"/>
              <w:sz w:val="28"/>
              <w:szCs w:val="28"/>
            </w:rPr>
          </w:pPr>
          <w:r>
            <w:rPr>
              <w:rFonts w:ascii="Times New Roman" w:eastAsia="微软雅黑" w:hAnsi="Times New Roman" w:cs="Times New Roman"/>
              <w:sz w:val="28"/>
              <w:szCs w:val="28"/>
            </w:rPr>
            <w:tab/>
          </w:r>
          <w:sdt>
            <w:sdtPr>
              <w:rPr>
                <w:rFonts w:ascii="Times New Roman" w:eastAsia="微软雅黑" w:hAnsi="Times New Roman" w:cs="Times New Roman" w:hint="eastAsia"/>
                <w:sz w:val="28"/>
                <w:szCs w:val="28"/>
              </w:rPr>
              <w:alias w:val="Subtitle"/>
              <w:tag w:val=""/>
              <w:id w:val="328029620"/>
              <w:placeholder>
                <w:docPart w:val="27B845634EA2484ABBA70F88020F7AFF"/>
              </w:placeholder>
              <w:dataBinding w:prefixMappings="xmlns:ns0='http://purl.org/dc/elements/1.1/' xmlns:ns1='http://schemas.openxmlformats.org/package/2006/metadata/core-properties' " w:xpath="/ns1:coreProperties[1]/ns0:subject[1]" w:storeItemID="{6C3C8BC8-F283-45AE-878A-BAB7291924A1}"/>
              <w:text/>
            </w:sdtPr>
            <w:sdtContent>
              <w:r w:rsidR="003917FD">
                <w:rPr>
                  <w:rFonts w:ascii="Times New Roman" w:eastAsia="微软雅黑" w:hAnsi="Times New Roman" w:cs="Times New Roman" w:hint="eastAsia"/>
                  <w:sz w:val="28"/>
                  <w:szCs w:val="28"/>
                </w:rPr>
                <w:t>个</w:t>
              </w:r>
              <w:r w:rsidR="0027686B">
                <w:rPr>
                  <w:rFonts w:ascii="Times New Roman" w:eastAsia="微软雅黑" w:hAnsi="Times New Roman" w:cs="Times New Roman" w:hint="eastAsia"/>
                  <w:sz w:val="28"/>
                  <w:szCs w:val="28"/>
                </w:rPr>
                <w:t>股</w:t>
              </w:r>
              <w:r w:rsidR="003917FD">
                <w:rPr>
                  <w:rFonts w:ascii="Times New Roman" w:eastAsia="微软雅黑" w:hAnsi="Times New Roman" w:cs="Times New Roman" w:hint="eastAsia"/>
                  <w:sz w:val="28"/>
                  <w:szCs w:val="28"/>
                </w:rPr>
                <w:t>研究与</w:t>
              </w:r>
              <w:r>
                <w:rPr>
                  <w:rFonts w:ascii="Times New Roman" w:eastAsia="微软雅黑" w:hAnsi="Times New Roman" w:cs="Times New Roman" w:hint="eastAsia"/>
                  <w:sz w:val="28"/>
                  <w:szCs w:val="28"/>
                </w:rPr>
                <w:t>交易复盘</w:t>
              </w:r>
            </w:sdtContent>
          </w:sdt>
          <w:r>
            <w:rPr>
              <w:rFonts w:ascii="Times New Roman" w:eastAsia="微软雅黑" w:hAnsi="Times New Roman" w:cs="Times New Roman"/>
              <w:sz w:val="28"/>
              <w:szCs w:val="28"/>
            </w:rPr>
            <w:tab/>
          </w:r>
        </w:p>
        <w:p w14:paraId="3150F656" w14:textId="5E5FEBF0"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61A41884" wp14:editId="1D4D7AF9">
                <wp:extent cx="758952" cy="478932"/>
                <wp:effectExtent l="0" t="0" r="3175" b="0"/>
                <wp:docPr id="144" name="Picture 144"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图标&#10;&#10;AI 生成的内容可能不正确。"/>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070F65" w14:textId="20EB4EAD" w:rsidR="0040619C" w:rsidRPr="00414082" w:rsidRDefault="00CE4930"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noProof/>
              <w:sz w:val="22"/>
              <w:szCs w:val="22"/>
            </w:rPr>
            <mc:AlternateContent>
              <mc:Choice Requires="wps">
                <w:drawing>
                  <wp:anchor distT="0" distB="0" distL="114300" distR="114300" simplePos="0" relativeHeight="251659264" behindDoc="0" locked="0" layoutInCell="1" allowOverlap="1" wp14:anchorId="27D1217B" wp14:editId="702BDC37">
                    <wp:simplePos x="0" y="0"/>
                    <wp:positionH relativeFrom="margin">
                      <wp:posOffset>0</wp:posOffset>
                    </wp:positionH>
                    <wp:positionV relativeFrom="page">
                      <wp:posOffset>7455195</wp:posOffset>
                    </wp:positionV>
                    <wp:extent cx="5837274" cy="557784"/>
                    <wp:effectExtent l="0" t="0" r="11430" b="635"/>
                    <wp:wrapNone/>
                    <wp:docPr id="142" name="Text Box 142"/>
                    <wp:cNvGraphicFramePr/>
                    <a:graphic xmlns:a="http://schemas.openxmlformats.org/drawingml/2006/main">
                      <a:graphicData uri="http://schemas.microsoft.com/office/word/2010/wordprocessingShape">
                        <wps:wsp>
                          <wps:cNvSpPr txBox="1"/>
                          <wps:spPr>
                            <a:xfrm>
                              <a:off x="0" y="0"/>
                              <a:ext cx="5837274"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06T00:00:00Z">
                                    <w:dateFormat w:val="MMMM d, yyyy"/>
                                    <w:lid w:val="en-US"/>
                                    <w:storeMappedDataAs w:val="dateTime"/>
                                    <w:calendar w:val="gregorian"/>
                                  </w:date>
                                </w:sdtPr>
                                <w:sdtContent>
                                  <w:p w14:paraId="23FE697E" w14:textId="0A32578D" w:rsidR="0040619C" w:rsidRDefault="000D2778" w:rsidP="0040619C">
                                    <w:pPr>
                                      <w:pStyle w:val="afa"/>
                                      <w:spacing w:after="40"/>
                                      <w:jc w:val="center"/>
                                      <w:rPr>
                                        <w:caps/>
                                        <w:color w:val="156082" w:themeColor="accent1"/>
                                        <w:sz w:val="28"/>
                                        <w:szCs w:val="28"/>
                                      </w:rPr>
                                    </w:pPr>
                                    <w:r>
                                      <w:rPr>
                                        <w:caps/>
                                        <w:color w:val="156082" w:themeColor="accent1"/>
                                        <w:sz w:val="28"/>
                                        <w:szCs w:val="28"/>
                                      </w:rPr>
                                      <w:t>February 6,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D1217B" id="_x0000_t202" coordsize="21600,21600" o:spt="202" path="m,l,21600r21600,l21600,xe">
                    <v:stroke joinstyle="miter"/>
                    <v:path gradientshapeok="t" o:connecttype="rect"/>
                  </v:shapetype>
                  <v:shape id="Text Box 142" o:spid="_x0000_s1026" type="#_x0000_t202" style="position:absolute;margin-left:0;margin-top:587pt;width:459.6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06T00:00:00Z">
                              <w:dateFormat w:val="MMMM d, yyyy"/>
                              <w:lid w:val="en-US"/>
                              <w:storeMappedDataAs w:val="dateTime"/>
                              <w:calendar w:val="gregorian"/>
                            </w:date>
                          </w:sdtPr>
                          <w:sdtContent>
                            <w:p w14:paraId="23FE697E" w14:textId="0A32578D" w:rsidR="0040619C" w:rsidRDefault="000D2778" w:rsidP="0040619C">
                              <w:pPr>
                                <w:pStyle w:val="afa"/>
                                <w:spacing w:after="40"/>
                                <w:jc w:val="center"/>
                                <w:rPr>
                                  <w:caps/>
                                  <w:color w:val="156082" w:themeColor="accent1"/>
                                  <w:sz w:val="28"/>
                                  <w:szCs w:val="28"/>
                                </w:rPr>
                              </w:pPr>
                              <w:r>
                                <w:rPr>
                                  <w:caps/>
                                  <w:color w:val="156082" w:themeColor="accent1"/>
                                  <w:sz w:val="28"/>
                                  <w:szCs w:val="28"/>
                                </w:rPr>
                                <w:t>February 6,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v:textbox>
                    <w10:wrap anchorx="margin" anchory="page"/>
                  </v:shape>
                </w:pict>
              </mc:Fallback>
            </mc:AlternateContent>
          </w:r>
          <w:r w:rsidR="0040619C" w:rsidRPr="00414082">
            <w:rPr>
              <w:rFonts w:ascii="Times New Roman" w:eastAsia="微软雅黑" w:hAnsi="Times New Roman" w:cs="Times New Roman"/>
              <w:b/>
              <w:bCs/>
              <w:sz w:val="22"/>
              <w:szCs w:val="22"/>
            </w:rPr>
            <w:br w:type="page"/>
          </w:r>
        </w:p>
      </w:sdtContent>
    </w:sdt>
    <w:p w14:paraId="38BB359C" w14:textId="53C9D474" w:rsidR="00A6612A" w:rsidRPr="00414082" w:rsidRDefault="00A6612A" w:rsidP="00A6612A">
      <w:pPr>
        <w:pStyle w:val="TOC1"/>
        <w:rPr>
          <w:rFonts w:ascii="Times New Roman" w:hAnsi="Times New Roman" w:cs="Times New Roman"/>
          <w:sz w:val="28"/>
          <w:szCs w:val="28"/>
        </w:rPr>
      </w:pPr>
      <w:r w:rsidRPr="00414082">
        <w:rPr>
          <w:rFonts w:ascii="Times New Roman" w:hAnsi="Times New Roman" w:cs="Times New Roman"/>
          <w:sz w:val="28"/>
          <w:szCs w:val="28"/>
        </w:rPr>
        <w:lastRenderedPageBreak/>
        <w:t>目录</w:t>
      </w:r>
    </w:p>
    <w:p w14:paraId="4F6C9C39" w14:textId="3A35A769" w:rsidR="00054599" w:rsidRDefault="004A3882">
      <w:pPr>
        <w:pStyle w:val="TOC1"/>
        <w:rPr>
          <w:b w:val="0"/>
          <w:bCs w:val="0"/>
          <w:caps w:val="0"/>
          <w:noProof/>
          <w:sz w:val="24"/>
          <w:szCs w:val="24"/>
        </w:rPr>
      </w:pPr>
      <w:r w:rsidRPr="00414082">
        <w:rPr>
          <w:rFonts w:ascii="Times New Roman" w:eastAsia="微软雅黑" w:hAnsi="Times New Roman" w:cs="Times New Roman"/>
          <w:sz w:val="22"/>
          <w:szCs w:val="22"/>
        </w:rPr>
        <w:fldChar w:fldCharType="begin"/>
      </w:r>
      <w:r w:rsidRPr="00414082">
        <w:rPr>
          <w:rFonts w:ascii="Times New Roman" w:eastAsia="微软雅黑" w:hAnsi="Times New Roman" w:cs="Times New Roman"/>
          <w:sz w:val="22"/>
          <w:szCs w:val="22"/>
        </w:rPr>
        <w:instrText xml:space="preserve"> TOC \o "1-2" \h \z \u </w:instrText>
      </w:r>
      <w:r w:rsidRPr="00414082">
        <w:rPr>
          <w:rFonts w:ascii="Times New Roman" w:eastAsia="微软雅黑" w:hAnsi="Times New Roman" w:cs="Times New Roman"/>
          <w:sz w:val="22"/>
          <w:szCs w:val="22"/>
        </w:rPr>
        <w:fldChar w:fldCharType="separate"/>
      </w:r>
      <w:hyperlink w:anchor="_Toc193284586" w:history="1">
        <w:r w:rsidR="00054599" w:rsidRPr="00786BDC">
          <w:rPr>
            <w:rStyle w:val="af0"/>
            <w:rFonts w:ascii="Times New Roman" w:eastAsia="微软雅黑" w:hAnsi="Times New Roman" w:cs="Times New Roman" w:hint="eastAsia"/>
            <w:noProof/>
          </w:rPr>
          <w:t>第一章：</w:t>
        </w:r>
        <w:r w:rsidR="00054599" w:rsidRPr="00786BDC">
          <w:rPr>
            <w:rStyle w:val="af0"/>
            <w:rFonts w:ascii="Times New Roman" w:eastAsia="微软雅黑" w:hAnsi="Times New Roman" w:cs="Times New Roman"/>
            <w:noProof/>
          </w:rPr>
          <w:t>APPLOVIN</w:t>
        </w:r>
        <w:r w:rsidR="00054599">
          <w:rPr>
            <w:noProof/>
            <w:webHidden/>
          </w:rPr>
          <w:tab/>
        </w:r>
        <w:r w:rsidR="00054599">
          <w:rPr>
            <w:noProof/>
            <w:webHidden/>
          </w:rPr>
          <w:fldChar w:fldCharType="begin"/>
        </w:r>
        <w:r w:rsidR="00054599">
          <w:rPr>
            <w:noProof/>
            <w:webHidden/>
          </w:rPr>
          <w:instrText xml:space="preserve"> PAGEREF _Toc193284586 \h </w:instrText>
        </w:r>
        <w:r w:rsidR="00054599">
          <w:rPr>
            <w:noProof/>
            <w:webHidden/>
          </w:rPr>
        </w:r>
        <w:r w:rsidR="00054599">
          <w:rPr>
            <w:noProof/>
            <w:webHidden/>
          </w:rPr>
          <w:fldChar w:fldCharType="separate"/>
        </w:r>
        <w:r w:rsidR="00054599">
          <w:rPr>
            <w:noProof/>
            <w:webHidden/>
          </w:rPr>
          <w:t>1</w:t>
        </w:r>
        <w:r w:rsidR="00054599">
          <w:rPr>
            <w:noProof/>
            <w:webHidden/>
          </w:rPr>
          <w:fldChar w:fldCharType="end"/>
        </w:r>
      </w:hyperlink>
    </w:p>
    <w:p w14:paraId="14B2041C" w14:textId="23B202C6" w:rsidR="00054599" w:rsidRDefault="00054599">
      <w:pPr>
        <w:pStyle w:val="TOC2"/>
        <w:tabs>
          <w:tab w:val="right" w:leader="dot" w:pos="9350"/>
        </w:tabs>
        <w:rPr>
          <w:smallCaps w:val="0"/>
          <w:noProof/>
          <w:sz w:val="24"/>
          <w:szCs w:val="24"/>
        </w:rPr>
      </w:pPr>
      <w:hyperlink w:anchor="_Toc193284587" w:history="1">
        <w:r w:rsidRPr="00786BDC">
          <w:rPr>
            <w:rStyle w:val="af0"/>
            <w:rFonts w:ascii="Times New Roman" w:eastAsia="微软雅黑" w:hAnsi="Times New Roman" w:cs="Times New Roman"/>
            <w:b/>
            <w:bCs/>
            <w:noProof/>
          </w:rPr>
          <w:t>1.1 IBD Stock Analysis</w:t>
        </w:r>
        <w:r>
          <w:rPr>
            <w:noProof/>
            <w:webHidden/>
          </w:rPr>
          <w:tab/>
        </w:r>
        <w:r>
          <w:rPr>
            <w:noProof/>
            <w:webHidden/>
          </w:rPr>
          <w:fldChar w:fldCharType="begin"/>
        </w:r>
        <w:r>
          <w:rPr>
            <w:noProof/>
            <w:webHidden/>
          </w:rPr>
          <w:instrText xml:space="preserve"> PAGEREF _Toc193284587 \h </w:instrText>
        </w:r>
        <w:r>
          <w:rPr>
            <w:noProof/>
            <w:webHidden/>
          </w:rPr>
        </w:r>
        <w:r>
          <w:rPr>
            <w:noProof/>
            <w:webHidden/>
          </w:rPr>
          <w:fldChar w:fldCharType="separate"/>
        </w:r>
        <w:r>
          <w:rPr>
            <w:noProof/>
            <w:webHidden/>
          </w:rPr>
          <w:t>1</w:t>
        </w:r>
        <w:r>
          <w:rPr>
            <w:noProof/>
            <w:webHidden/>
          </w:rPr>
          <w:fldChar w:fldCharType="end"/>
        </w:r>
      </w:hyperlink>
    </w:p>
    <w:p w14:paraId="0C547201" w14:textId="367F56B8" w:rsidR="00054599" w:rsidRDefault="00054599">
      <w:pPr>
        <w:pStyle w:val="TOC2"/>
        <w:tabs>
          <w:tab w:val="right" w:leader="dot" w:pos="9350"/>
        </w:tabs>
        <w:rPr>
          <w:smallCaps w:val="0"/>
          <w:noProof/>
          <w:sz w:val="24"/>
          <w:szCs w:val="24"/>
        </w:rPr>
      </w:pPr>
      <w:hyperlink w:anchor="_Toc193284588" w:history="1">
        <w:r w:rsidRPr="00786BDC">
          <w:rPr>
            <w:rStyle w:val="af0"/>
            <w:rFonts w:ascii="Times New Roman" w:eastAsia="微软雅黑" w:hAnsi="Times New Roman" w:cs="Times New Roman"/>
            <w:b/>
            <w:bCs/>
            <w:noProof/>
          </w:rPr>
          <w:t>1.2 Gurufocus Stock Analysis</w:t>
        </w:r>
        <w:r>
          <w:rPr>
            <w:noProof/>
            <w:webHidden/>
          </w:rPr>
          <w:tab/>
        </w:r>
        <w:r>
          <w:rPr>
            <w:noProof/>
            <w:webHidden/>
          </w:rPr>
          <w:fldChar w:fldCharType="begin"/>
        </w:r>
        <w:r>
          <w:rPr>
            <w:noProof/>
            <w:webHidden/>
          </w:rPr>
          <w:instrText xml:space="preserve"> PAGEREF _Toc193284588 \h </w:instrText>
        </w:r>
        <w:r>
          <w:rPr>
            <w:noProof/>
            <w:webHidden/>
          </w:rPr>
        </w:r>
        <w:r>
          <w:rPr>
            <w:noProof/>
            <w:webHidden/>
          </w:rPr>
          <w:fldChar w:fldCharType="separate"/>
        </w:r>
        <w:r>
          <w:rPr>
            <w:noProof/>
            <w:webHidden/>
          </w:rPr>
          <w:t>8</w:t>
        </w:r>
        <w:r>
          <w:rPr>
            <w:noProof/>
            <w:webHidden/>
          </w:rPr>
          <w:fldChar w:fldCharType="end"/>
        </w:r>
      </w:hyperlink>
    </w:p>
    <w:p w14:paraId="1EA63CF3" w14:textId="5ECFA198" w:rsidR="00054599" w:rsidRDefault="00054599">
      <w:pPr>
        <w:pStyle w:val="TOC2"/>
        <w:tabs>
          <w:tab w:val="right" w:leader="dot" w:pos="9350"/>
        </w:tabs>
        <w:rPr>
          <w:smallCaps w:val="0"/>
          <w:noProof/>
          <w:sz w:val="24"/>
          <w:szCs w:val="24"/>
        </w:rPr>
      </w:pPr>
      <w:hyperlink w:anchor="_Toc193284589" w:history="1">
        <w:r w:rsidRPr="00786BDC">
          <w:rPr>
            <w:rStyle w:val="af0"/>
            <w:rFonts w:ascii="Times New Roman" w:eastAsia="微软雅黑" w:hAnsi="Times New Roman" w:cs="Times New Roman"/>
            <w:b/>
            <w:bCs/>
            <w:noProof/>
          </w:rPr>
          <w:t>1.2 Gurufocus Stock Analysis</w:t>
        </w:r>
        <w:r>
          <w:rPr>
            <w:noProof/>
            <w:webHidden/>
          </w:rPr>
          <w:tab/>
        </w:r>
        <w:r>
          <w:rPr>
            <w:noProof/>
            <w:webHidden/>
          </w:rPr>
          <w:fldChar w:fldCharType="begin"/>
        </w:r>
        <w:r>
          <w:rPr>
            <w:noProof/>
            <w:webHidden/>
          </w:rPr>
          <w:instrText xml:space="preserve"> PAGEREF _Toc193284589 \h </w:instrText>
        </w:r>
        <w:r>
          <w:rPr>
            <w:noProof/>
            <w:webHidden/>
          </w:rPr>
        </w:r>
        <w:r>
          <w:rPr>
            <w:noProof/>
            <w:webHidden/>
          </w:rPr>
          <w:fldChar w:fldCharType="separate"/>
        </w:r>
        <w:r>
          <w:rPr>
            <w:noProof/>
            <w:webHidden/>
          </w:rPr>
          <w:t>20</w:t>
        </w:r>
        <w:r>
          <w:rPr>
            <w:noProof/>
            <w:webHidden/>
          </w:rPr>
          <w:fldChar w:fldCharType="end"/>
        </w:r>
      </w:hyperlink>
    </w:p>
    <w:p w14:paraId="6A7CECAC" w14:textId="12F1A008" w:rsidR="00054599" w:rsidRDefault="00054599">
      <w:pPr>
        <w:pStyle w:val="TOC2"/>
        <w:tabs>
          <w:tab w:val="right" w:leader="dot" w:pos="9350"/>
        </w:tabs>
        <w:rPr>
          <w:smallCaps w:val="0"/>
          <w:noProof/>
          <w:sz w:val="24"/>
          <w:szCs w:val="24"/>
        </w:rPr>
      </w:pPr>
      <w:hyperlink w:anchor="_Toc193284590" w:history="1">
        <w:r w:rsidRPr="00786BDC">
          <w:rPr>
            <w:rStyle w:val="af0"/>
            <w:rFonts w:ascii="Times New Roman" w:eastAsia="微软雅黑" w:hAnsi="Times New Roman" w:cs="Times New Roman"/>
            <w:b/>
            <w:bCs/>
            <w:noProof/>
          </w:rPr>
          <w:t>1.3 Morningstar reports and Gurufocus manual</w:t>
        </w:r>
        <w:r>
          <w:rPr>
            <w:noProof/>
            <w:webHidden/>
          </w:rPr>
          <w:tab/>
        </w:r>
        <w:r>
          <w:rPr>
            <w:noProof/>
            <w:webHidden/>
          </w:rPr>
          <w:fldChar w:fldCharType="begin"/>
        </w:r>
        <w:r>
          <w:rPr>
            <w:noProof/>
            <w:webHidden/>
          </w:rPr>
          <w:instrText xml:space="preserve"> PAGEREF _Toc193284590 \h </w:instrText>
        </w:r>
        <w:r>
          <w:rPr>
            <w:noProof/>
            <w:webHidden/>
          </w:rPr>
        </w:r>
        <w:r>
          <w:rPr>
            <w:noProof/>
            <w:webHidden/>
          </w:rPr>
          <w:fldChar w:fldCharType="separate"/>
        </w:r>
        <w:r>
          <w:rPr>
            <w:noProof/>
            <w:webHidden/>
          </w:rPr>
          <w:t>26</w:t>
        </w:r>
        <w:r>
          <w:rPr>
            <w:noProof/>
            <w:webHidden/>
          </w:rPr>
          <w:fldChar w:fldCharType="end"/>
        </w:r>
      </w:hyperlink>
    </w:p>
    <w:p w14:paraId="55907DBE" w14:textId="6C0ECCA8" w:rsidR="00054599" w:rsidRDefault="00054599">
      <w:pPr>
        <w:pStyle w:val="TOC2"/>
        <w:tabs>
          <w:tab w:val="right" w:leader="dot" w:pos="9350"/>
        </w:tabs>
        <w:rPr>
          <w:smallCaps w:val="0"/>
          <w:noProof/>
          <w:sz w:val="24"/>
          <w:szCs w:val="24"/>
        </w:rPr>
      </w:pPr>
      <w:hyperlink w:anchor="_Toc193284591" w:history="1">
        <w:r w:rsidRPr="00786BDC">
          <w:rPr>
            <w:rStyle w:val="af0"/>
            <w:rFonts w:ascii="Times New Roman" w:eastAsia="微软雅黑" w:hAnsi="Times New Roman" w:cs="Times New Roman"/>
            <w:b/>
            <w:bCs/>
            <w:noProof/>
          </w:rPr>
          <w:t>1.4 ChatGPT4.5 Deep Research</w:t>
        </w:r>
        <w:r w:rsidRPr="00786BDC">
          <w:rPr>
            <w:rStyle w:val="af0"/>
            <w:rFonts w:ascii="Times New Roman" w:eastAsia="微软雅黑" w:hAnsi="Times New Roman" w:cs="Times New Roman" w:hint="eastAsia"/>
            <w:b/>
            <w:bCs/>
            <w:noProof/>
          </w:rPr>
          <w:t>投资分析报告</w:t>
        </w:r>
        <w:r>
          <w:rPr>
            <w:noProof/>
            <w:webHidden/>
          </w:rPr>
          <w:tab/>
        </w:r>
        <w:r>
          <w:rPr>
            <w:noProof/>
            <w:webHidden/>
          </w:rPr>
          <w:fldChar w:fldCharType="begin"/>
        </w:r>
        <w:r>
          <w:rPr>
            <w:noProof/>
            <w:webHidden/>
          </w:rPr>
          <w:instrText xml:space="preserve"> PAGEREF _Toc193284591 \h </w:instrText>
        </w:r>
        <w:r>
          <w:rPr>
            <w:noProof/>
            <w:webHidden/>
          </w:rPr>
        </w:r>
        <w:r>
          <w:rPr>
            <w:noProof/>
            <w:webHidden/>
          </w:rPr>
          <w:fldChar w:fldCharType="separate"/>
        </w:r>
        <w:r>
          <w:rPr>
            <w:noProof/>
            <w:webHidden/>
          </w:rPr>
          <w:t>53</w:t>
        </w:r>
        <w:r>
          <w:rPr>
            <w:noProof/>
            <w:webHidden/>
          </w:rPr>
          <w:fldChar w:fldCharType="end"/>
        </w:r>
      </w:hyperlink>
    </w:p>
    <w:p w14:paraId="2334B426" w14:textId="7C7A31EF" w:rsidR="00054599" w:rsidRDefault="00054599">
      <w:pPr>
        <w:pStyle w:val="TOC1"/>
        <w:rPr>
          <w:b w:val="0"/>
          <w:bCs w:val="0"/>
          <w:caps w:val="0"/>
          <w:noProof/>
          <w:sz w:val="24"/>
          <w:szCs w:val="24"/>
        </w:rPr>
      </w:pPr>
      <w:hyperlink w:anchor="_Toc193284592" w:history="1">
        <w:r w:rsidRPr="00786BDC">
          <w:rPr>
            <w:rStyle w:val="af0"/>
            <w:rFonts w:ascii="Times New Roman" w:eastAsia="微软雅黑" w:hAnsi="Times New Roman" w:cs="Times New Roman" w:hint="eastAsia"/>
            <w:noProof/>
          </w:rPr>
          <w:t>第二章：</w:t>
        </w:r>
        <w:r w:rsidRPr="00786BDC">
          <w:rPr>
            <w:rStyle w:val="af0"/>
            <w:rFonts w:ascii="Times New Roman" w:eastAsia="微软雅黑" w:hAnsi="Times New Roman" w:cs="Times New Roman"/>
            <w:noProof/>
          </w:rPr>
          <w:t>Wuxi Biologics</w:t>
        </w:r>
        <w:r>
          <w:rPr>
            <w:noProof/>
            <w:webHidden/>
          </w:rPr>
          <w:tab/>
        </w:r>
        <w:r>
          <w:rPr>
            <w:noProof/>
            <w:webHidden/>
          </w:rPr>
          <w:fldChar w:fldCharType="begin"/>
        </w:r>
        <w:r>
          <w:rPr>
            <w:noProof/>
            <w:webHidden/>
          </w:rPr>
          <w:instrText xml:space="preserve"> PAGEREF _Toc193284592 \h </w:instrText>
        </w:r>
        <w:r>
          <w:rPr>
            <w:noProof/>
            <w:webHidden/>
          </w:rPr>
        </w:r>
        <w:r>
          <w:rPr>
            <w:noProof/>
            <w:webHidden/>
          </w:rPr>
          <w:fldChar w:fldCharType="separate"/>
        </w:r>
        <w:r>
          <w:rPr>
            <w:noProof/>
            <w:webHidden/>
          </w:rPr>
          <w:t>68</w:t>
        </w:r>
        <w:r>
          <w:rPr>
            <w:noProof/>
            <w:webHidden/>
          </w:rPr>
          <w:fldChar w:fldCharType="end"/>
        </w:r>
      </w:hyperlink>
    </w:p>
    <w:p w14:paraId="37EFCC47" w14:textId="5F4803C0" w:rsidR="00054599" w:rsidRDefault="00054599">
      <w:pPr>
        <w:pStyle w:val="TOC2"/>
        <w:tabs>
          <w:tab w:val="right" w:leader="dot" w:pos="9350"/>
        </w:tabs>
        <w:rPr>
          <w:smallCaps w:val="0"/>
          <w:noProof/>
          <w:sz w:val="24"/>
          <w:szCs w:val="24"/>
        </w:rPr>
      </w:pPr>
      <w:hyperlink w:anchor="_Toc193284593" w:history="1">
        <w:r w:rsidRPr="00786BDC">
          <w:rPr>
            <w:rStyle w:val="af0"/>
            <w:rFonts w:ascii="Times New Roman" w:eastAsia="微软雅黑" w:hAnsi="Times New Roman" w:cs="Times New Roman"/>
            <w:b/>
            <w:bCs/>
            <w:noProof/>
          </w:rPr>
          <w:t>2.1 Wuxi Biologics Stock Analysis</w:t>
        </w:r>
        <w:r>
          <w:rPr>
            <w:noProof/>
            <w:webHidden/>
          </w:rPr>
          <w:tab/>
        </w:r>
        <w:r>
          <w:rPr>
            <w:noProof/>
            <w:webHidden/>
          </w:rPr>
          <w:fldChar w:fldCharType="begin"/>
        </w:r>
        <w:r>
          <w:rPr>
            <w:noProof/>
            <w:webHidden/>
          </w:rPr>
          <w:instrText xml:space="preserve"> PAGEREF _Toc193284593 \h </w:instrText>
        </w:r>
        <w:r>
          <w:rPr>
            <w:noProof/>
            <w:webHidden/>
          </w:rPr>
        </w:r>
        <w:r>
          <w:rPr>
            <w:noProof/>
            <w:webHidden/>
          </w:rPr>
          <w:fldChar w:fldCharType="separate"/>
        </w:r>
        <w:r>
          <w:rPr>
            <w:noProof/>
            <w:webHidden/>
          </w:rPr>
          <w:t>68</w:t>
        </w:r>
        <w:r>
          <w:rPr>
            <w:noProof/>
            <w:webHidden/>
          </w:rPr>
          <w:fldChar w:fldCharType="end"/>
        </w:r>
      </w:hyperlink>
    </w:p>
    <w:p w14:paraId="057C9BA9" w14:textId="09E3816F" w:rsidR="00054599" w:rsidRDefault="00054599">
      <w:pPr>
        <w:pStyle w:val="TOC2"/>
        <w:tabs>
          <w:tab w:val="right" w:leader="dot" w:pos="9350"/>
        </w:tabs>
        <w:rPr>
          <w:smallCaps w:val="0"/>
          <w:noProof/>
          <w:sz w:val="24"/>
          <w:szCs w:val="24"/>
        </w:rPr>
      </w:pPr>
      <w:hyperlink w:anchor="_Toc193284594" w:history="1">
        <w:r w:rsidRPr="00786BDC">
          <w:rPr>
            <w:rStyle w:val="af0"/>
            <w:rFonts w:ascii="Times New Roman" w:eastAsia="微软雅黑" w:hAnsi="Times New Roman" w:cs="Times New Roman"/>
            <w:b/>
            <w:bCs/>
            <w:noProof/>
          </w:rPr>
          <w:t>2.2 WXXWY</w:t>
        </w:r>
        <w:r w:rsidRPr="00786BDC">
          <w:rPr>
            <w:rStyle w:val="af0"/>
            <w:rFonts w:ascii="Times New Roman" w:eastAsia="微软雅黑" w:hAnsi="Times New Roman" w:cs="Times New Roman" w:hint="eastAsia"/>
            <w:b/>
            <w:bCs/>
            <w:noProof/>
          </w:rPr>
          <w:t>（</w:t>
        </w:r>
        <w:r w:rsidRPr="00786BDC">
          <w:rPr>
            <w:rStyle w:val="af0"/>
            <w:rFonts w:ascii="Times New Roman" w:eastAsia="微软雅黑" w:hAnsi="Times New Roman" w:cs="Times New Roman"/>
            <w:b/>
            <w:bCs/>
            <w:noProof/>
          </w:rPr>
          <w:t>WuXi Biologics, OTC</w:t>
        </w:r>
        <w:r w:rsidRPr="00786BDC">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_Toc193284594 \h </w:instrText>
        </w:r>
        <w:r>
          <w:rPr>
            <w:noProof/>
            <w:webHidden/>
          </w:rPr>
        </w:r>
        <w:r>
          <w:rPr>
            <w:noProof/>
            <w:webHidden/>
          </w:rPr>
          <w:fldChar w:fldCharType="separate"/>
        </w:r>
        <w:r>
          <w:rPr>
            <w:noProof/>
            <w:webHidden/>
          </w:rPr>
          <w:t>76</w:t>
        </w:r>
        <w:r>
          <w:rPr>
            <w:noProof/>
            <w:webHidden/>
          </w:rPr>
          <w:fldChar w:fldCharType="end"/>
        </w:r>
      </w:hyperlink>
    </w:p>
    <w:p w14:paraId="186C4A09" w14:textId="50FDE4DD" w:rsidR="00054599" w:rsidRDefault="00054599">
      <w:pPr>
        <w:pStyle w:val="TOC1"/>
        <w:rPr>
          <w:b w:val="0"/>
          <w:bCs w:val="0"/>
          <w:caps w:val="0"/>
          <w:noProof/>
          <w:sz w:val="24"/>
          <w:szCs w:val="24"/>
        </w:rPr>
      </w:pPr>
      <w:hyperlink w:anchor="_Toc193284595" w:history="1">
        <w:r w:rsidRPr="00786BDC">
          <w:rPr>
            <w:rStyle w:val="af0"/>
            <w:rFonts w:ascii="Times New Roman" w:eastAsia="微软雅黑" w:hAnsi="Times New Roman" w:cs="Times New Roman" w:hint="eastAsia"/>
            <w:noProof/>
          </w:rPr>
          <w:t>第三章：</w:t>
        </w:r>
        <w:r w:rsidRPr="00786BDC">
          <w:rPr>
            <w:rStyle w:val="af0"/>
            <w:rFonts w:ascii="Times New Roman" w:eastAsia="微软雅黑" w:hAnsi="Times New Roman" w:cs="Times New Roman"/>
            <w:noProof/>
          </w:rPr>
          <w:t>Xiaomi</w:t>
        </w:r>
        <w:r>
          <w:rPr>
            <w:noProof/>
            <w:webHidden/>
          </w:rPr>
          <w:tab/>
        </w:r>
        <w:r>
          <w:rPr>
            <w:noProof/>
            <w:webHidden/>
          </w:rPr>
          <w:fldChar w:fldCharType="begin"/>
        </w:r>
        <w:r>
          <w:rPr>
            <w:noProof/>
            <w:webHidden/>
          </w:rPr>
          <w:instrText xml:space="preserve"> PAGEREF _Toc193284595 \h </w:instrText>
        </w:r>
        <w:r>
          <w:rPr>
            <w:noProof/>
            <w:webHidden/>
          </w:rPr>
        </w:r>
        <w:r>
          <w:rPr>
            <w:noProof/>
            <w:webHidden/>
          </w:rPr>
          <w:fldChar w:fldCharType="separate"/>
        </w:r>
        <w:r>
          <w:rPr>
            <w:noProof/>
            <w:webHidden/>
          </w:rPr>
          <w:t>80</w:t>
        </w:r>
        <w:r>
          <w:rPr>
            <w:noProof/>
            <w:webHidden/>
          </w:rPr>
          <w:fldChar w:fldCharType="end"/>
        </w:r>
      </w:hyperlink>
    </w:p>
    <w:p w14:paraId="0D60F21F" w14:textId="45FD3FFB" w:rsidR="00054599" w:rsidRDefault="00054599">
      <w:pPr>
        <w:pStyle w:val="TOC2"/>
        <w:tabs>
          <w:tab w:val="right" w:leader="dot" w:pos="9350"/>
        </w:tabs>
        <w:rPr>
          <w:smallCaps w:val="0"/>
          <w:noProof/>
          <w:sz w:val="24"/>
          <w:szCs w:val="24"/>
        </w:rPr>
      </w:pPr>
      <w:hyperlink w:anchor="_Toc193284596" w:history="1">
        <w:r w:rsidRPr="00786BDC">
          <w:rPr>
            <w:rStyle w:val="af0"/>
            <w:rFonts w:ascii="Times New Roman" w:eastAsia="微软雅黑" w:hAnsi="Times New Roman" w:cs="Times New Roman"/>
            <w:b/>
            <w:bCs/>
            <w:noProof/>
          </w:rPr>
          <w:t>3.1 Xiao Stock Analysis</w:t>
        </w:r>
        <w:r>
          <w:rPr>
            <w:noProof/>
            <w:webHidden/>
          </w:rPr>
          <w:tab/>
        </w:r>
        <w:r>
          <w:rPr>
            <w:noProof/>
            <w:webHidden/>
          </w:rPr>
          <w:fldChar w:fldCharType="begin"/>
        </w:r>
        <w:r>
          <w:rPr>
            <w:noProof/>
            <w:webHidden/>
          </w:rPr>
          <w:instrText xml:space="preserve"> PAGEREF _Toc193284596 \h </w:instrText>
        </w:r>
        <w:r>
          <w:rPr>
            <w:noProof/>
            <w:webHidden/>
          </w:rPr>
        </w:r>
        <w:r>
          <w:rPr>
            <w:noProof/>
            <w:webHidden/>
          </w:rPr>
          <w:fldChar w:fldCharType="separate"/>
        </w:r>
        <w:r>
          <w:rPr>
            <w:noProof/>
            <w:webHidden/>
          </w:rPr>
          <w:t>80</w:t>
        </w:r>
        <w:r>
          <w:rPr>
            <w:noProof/>
            <w:webHidden/>
          </w:rPr>
          <w:fldChar w:fldCharType="end"/>
        </w:r>
      </w:hyperlink>
    </w:p>
    <w:p w14:paraId="5B35413D" w14:textId="0FC45A76" w:rsidR="00054599" w:rsidRDefault="00054599">
      <w:pPr>
        <w:pStyle w:val="TOC2"/>
        <w:tabs>
          <w:tab w:val="right" w:leader="dot" w:pos="9350"/>
        </w:tabs>
        <w:rPr>
          <w:smallCaps w:val="0"/>
          <w:noProof/>
          <w:sz w:val="24"/>
          <w:szCs w:val="24"/>
        </w:rPr>
      </w:pPr>
      <w:hyperlink w:anchor="_Toc193284597" w:history="1">
        <w:r w:rsidRPr="00786BDC">
          <w:rPr>
            <w:rStyle w:val="af0"/>
            <w:rFonts w:ascii="Times New Roman" w:eastAsia="微软雅黑" w:hAnsi="Times New Roman" w:cs="Times New Roman"/>
            <w:b/>
            <w:bCs/>
            <w:noProof/>
          </w:rPr>
          <w:t xml:space="preserve">3.1 Xiaomi Corporation (XIACF) </w:t>
        </w:r>
        <w:r w:rsidRPr="00786BDC">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_Toc193284597 \h </w:instrText>
        </w:r>
        <w:r>
          <w:rPr>
            <w:noProof/>
            <w:webHidden/>
          </w:rPr>
        </w:r>
        <w:r>
          <w:rPr>
            <w:noProof/>
            <w:webHidden/>
          </w:rPr>
          <w:fldChar w:fldCharType="separate"/>
        </w:r>
        <w:r>
          <w:rPr>
            <w:noProof/>
            <w:webHidden/>
          </w:rPr>
          <w:t>88</w:t>
        </w:r>
        <w:r>
          <w:rPr>
            <w:noProof/>
            <w:webHidden/>
          </w:rPr>
          <w:fldChar w:fldCharType="end"/>
        </w:r>
      </w:hyperlink>
    </w:p>
    <w:p w14:paraId="35EAF8DE" w14:textId="2514A0EC" w:rsidR="00E34480" w:rsidRPr="00414082" w:rsidRDefault="004A3882" w:rsidP="004A3882">
      <w:pPr>
        <w:pStyle w:val="10"/>
        <w:rPr>
          <w:rFonts w:ascii="Times New Roman" w:eastAsia="微软雅黑" w:hAnsi="Times New Roman" w:cs="Times New Roman"/>
          <w:b/>
          <w:bCs/>
          <w:sz w:val="22"/>
          <w:szCs w:val="22"/>
        </w:rPr>
        <w:sectPr w:rsidR="00E34480" w:rsidRPr="00414082" w:rsidSect="00A24A6F">
          <w:footerReference w:type="default" r:id="rId11"/>
          <w:footerReference w:type="first" r:id="rId12"/>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b/>
          <w:bCs/>
          <w:sz w:val="22"/>
          <w:szCs w:val="22"/>
        </w:rPr>
        <w:fldChar w:fldCharType="end"/>
      </w:r>
    </w:p>
    <w:p w14:paraId="5C1E26F7" w14:textId="24A3D289" w:rsidR="001152BF" w:rsidRPr="00414082" w:rsidRDefault="001152BF" w:rsidP="004A3882">
      <w:pPr>
        <w:pStyle w:val="10"/>
        <w:rPr>
          <w:rFonts w:ascii="Times New Roman" w:eastAsia="微软雅黑" w:hAnsi="Times New Roman" w:cs="Times New Roman"/>
          <w:b/>
          <w:bCs/>
          <w:sz w:val="22"/>
          <w:szCs w:val="22"/>
        </w:rPr>
      </w:pPr>
    </w:p>
    <w:p w14:paraId="23824D5A" w14:textId="77777777" w:rsidR="000927C5" w:rsidRPr="000927C5" w:rsidRDefault="000927C5" w:rsidP="000927C5">
      <w:pPr>
        <w:rPr>
          <w:rFonts w:ascii="Times New Roman" w:eastAsia="微软雅黑" w:hAnsi="Times New Roman" w:cs="Times New Roman"/>
          <w:sz w:val="22"/>
          <w:szCs w:val="22"/>
        </w:rPr>
      </w:pPr>
    </w:p>
    <w:p w14:paraId="61E92019" w14:textId="77777777" w:rsidR="000927C5" w:rsidRPr="000927C5" w:rsidRDefault="000927C5" w:rsidP="000927C5">
      <w:pPr>
        <w:rPr>
          <w:rFonts w:ascii="Times New Roman" w:eastAsia="微软雅黑" w:hAnsi="Times New Roman" w:cs="Times New Roman"/>
          <w:sz w:val="22"/>
          <w:szCs w:val="22"/>
        </w:rPr>
      </w:pPr>
    </w:p>
    <w:p w14:paraId="45433275" w14:textId="77777777" w:rsidR="000927C5" w:rsidRPr="000927C5" w:rsidRDefault="000927C5" w:rsidP="000927C5">
      <w:pPr>
        <w:rPr>
          <w:rFonts w:ascii="Times New Roman" w:eastAsia="微软雅黑" w:hAnsi="Times New Roman" w:cs="Times New Roman"/>
          <w:sz w:val="22"/>
          <w:szCs w:val="22"/>
        </w:rPr>
      </w:pPr>
    </w:p>
    <w:p w14:paraId="40FA790F" w14:textId="77777777" w:rsidR="000927C5" w:rsidRPr="000927C5" w:rsidRDefault="000927C5" w:rsidP="000927C5">
      <w:pPr>
        <w:rPr>
          <w:rFonts w:ascii="Times New Roman" w:eastAsia="微软雅黑" w:hAnsi="Times New Roman" w:cs="Times New Roman"/>
          <w:sz w:val="22"/>
          <w:szCs w:val="22"/>
        </w:rPr>
      </w:pPr>
    </w:p>
    <w:p w14:paraId="62E94E55" w14:textId="77777777" w:rsidR="000927C5" w:rsidRPr="000927C5" w:rsidRDefault="000927C5" w:rsidP="000927C5">
      <w:pPr>
        <w:rPr>
          <w:rFonts w:ascii="Times New Roman" w:eastAsia="微软雅黑" w:hAnsi="Times New Roman" w:cs="Times New Roman"/>
          <w:sz w:val="22"/>
          <w:szCs w:val="22"/>
        </w:rPr>
      </w:pPr>
    </w:p>
    <w:p w14:paraId="5A061A4F" w14:textId="77777777" w:rsidR="000927C5" w:rsidRPr="000927C5" w:rsidRDefault="000927C5" w:rsidP="000927C5">
      <w:pPr>
        <w:rPr>
          <w:rFonts w:ascii="Times New Roman" w:eastAsia="微软雅黑" w:hAnsi="Times New Roman" w:cs="Times New Roman"/>
          <w:sz w:val="22"/>
          <w:szCs w:val="22"/>
        </w:rPr>
      </w:pPr>
    </w:p>
    <w:p w14:paraId="323EA4EE" w14:textId="77777777" w:rsidR="000927C5" w:rsidRPr="000927C5" w:rsidRDefault="000927C5" w:rsidP="000927C5">
      <w:pPr>
        <w:rPr>
          <w:rFonts w:ascii="Times New Roman" w:eastAsia="微软雅黑" w:hAnsi="Times New Roman" w:cs="Times New Roman"/>
          <w:sz w:val="22"/>
          <w:szCs w:val="22"/>
        </w:rPr>
      </w:pPr>
    </w:p>
    <w:p w14:paraId="3920C6DC" w14:textId="77777777" w:rsidR="000927C5" w:rsidRDefault="000927C5" w:rsidP="000927C5">
      <w:pPr>
        <w:rPr>
          <w:rFonts w:ascii="Times New Roman" w:eastAsia="微软雅黑" w:hAnsi="Times New Roman" w:cs="Times New Roman"/>
          <w:b/>
          <w:bCs/>
          <w:sz w:val="22"/>
          <w:szCs w:val="22"/>
        </w:rPr>
      </w:pPr>
    </w:p>
    <w:p w14:paraId="0C06CCD0" w14:textId="77777777" w:rsidR="000927C5" w:rsidRPr="000927C5" w:rsidRDefault="000927C5" w:rsidP="000927C5">
      <w:pPr>
        <w:rPr>
          <w:rFonts w:ascii="Times New Roman" w:eastAsia="微软雅黑" w:hAnsi="Times New Roman" w:cs="Times New Roman"/>
          <w:sz w:val="22"/>
          <w:szCs w:val="22"/>
        </w:rPr>
      </w:pPr>
    </w:p>
    <w:p w14:paraId="26F38157" w14:textId="69F51472" w:rsidR="000927C5" w:rsidRDefault="000927C5" w:rsidP="000927C5">
      <w:pPr>
        <w:tabs>
          <w:tab w:val="left" w:pos="3621"/>
        </w:tabs>
        <w:jc w:val="center"/>
        <w:rPr>
          <w:rFonts w:ascii="Times New Roman" w:eastAsia="微软雅黑" w:hAnsi="Times New Roman" w:cs="Times New Roman"/>
          <w:b/>
          <w:bCs/>
          <w:sz w:val="22"/>
          <w:szCs w:val="22"/>
        </w:rPr>
      </w:pPr>
      <w:r w:rsidRPr="000927C5">
        <w:rPr>
          <w:rFonts w:ascii="Times New Roman" w:eastAsia="微软雅黑" w:hAnsi="Times New Roman" w:cs="Times New Roman" w:hint="eastAsia"/>
          <w:b/>
          <w:bCs/>
          <w:sz w:val="32"/>
          <w:szCs w:val="32"/>
        </w:rPr>
        <w:t>Fight for Financial Freedom</w:t>
      </w:r>
    </w:p>
    <w:p w14:paraId="6060C964" w14:textId="66B5BABF" w:rsidR="000927C5" w:rsidRPr="00414082" w:rsidRDefault="000927C5" w:rsidP="000927C5">
      <w:pPr>
        <w:tabs>
          <w:tab w:val="left" w:pos="3621"/>
        </w:tabs>
        <w:rPr>
          <w:rFonts w:ascii="Times New Roman" w:eastAsia="微软雅黑" w:hAnsi="Times New Roman" w:cs="Times New Roman"/>
          <w:sz w:val="22"/>
          <w:szCs w:val="22"/>
        </w:rPr>
        <w:sectPr w:rsidR="000927C5" w:rsidRPr="00414082" w:rsidSect="00A24A6F">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sz w:val="22"/>
          <w:szCs w:val="22"/>
        </w:rPr>
        <w:tab/>
      </w:r>
    </w:p>
    <w:p w14:paraId="674DAD60" w14:textId="26ED226B" w:rsidR="00585DB3" w:rsidRPr="00414082" w:rsidRDefault="00A24A6F" w:rsidP="00585DB3">
      <w:pPr>
        <w:pStyle w:val="10"/>
        <w:rPr>
          <w:rFonts w:ascii="Times New Roman" w:eastAsia="微软雅黑" w:hAnsi="Times New Roman" w:cs="Times New Roman"/>
          <w:b/>
          <w:bCs/>
          <w:sz w:val="22"/>
          <w:szCs w:val="22"/>
        </w:rPr>
      </w:pPr>
      <w:bookmarkStart w:id="1" w:name="_Toc193284586"/>
      <w:r w:rsidRPr="00414082">
        <w:rPr>
          <w:rFonts w:ascii="Times New Roman" w:eastAsia="微软雅黑" w:hAnsi="Times New Roman" w:cs="Times New Roman"/>
          <w:b/>
          <w:bCs/>
          <w:sz w:val="22"/>
          <w:szCs w:val="22"/>
        </w:rPr>
        <w:lastRenderedPageBreak/>
        <w:t>第一章：</w:t>
      </w:r>
      <w:r w:rsidR="00134146">
        <w:rPr>
          <w:rFonts w:ascii="Times New Roman" w:eastAsia="微软雅黑" w:hAnsi="Times New Roman" w:cs="Times New Roman" w:hint="eastAsia"/>
          <w:b/>
          <w:bCs/>
          <w:sz w:val="22"/>
          <w:szCs w:val="22"/>
        </w:rPr>
        <w:t>APPLOVIN</w:t>
      </w:r>
      <w:bookmarkEnd w:id="1"/>
    </w:p>
    <w:p w14:paraId="5462439D" w14:textId="2B6ABA08" w:rsidR="00134146" w:rsidRPr="004C33BC" w:rsidRDefault="00A24A6F" w:rsidP="004C33BC">
      <w:pPr>
        <w:pStyle w:val="2"/>
        <w:rPr>
          <w:rFonts w:ascii="Times New Roman" w:eastAsia="微软雅黑" w:hAnsi="Times New Roman" w:cs="Times New Roman"/>
          <w:b/>
          <w:bCs/>
          <w:sz w:val="22"/>
          <w:szCs w:val="22"/>
        </w:rPr>
      </w:pPr>
      <w:bookmarkStart w:id="2" w:name="_Toc193284587"/>
      <w:r w:rsidRPr="004C33BC">
        <w:rPr>
          <w:rFonts w:ascii="Times New Roman" w:eastAsia="微软雅黑" w:hAnsi="Times New Roman" w:cs="Times New Roman"/>
          <w:b/>
          <w:bCs/>
          <w:sz w:val="22"/>
          <w:szCs w:val="22"/>
        </w:rPr>
        <w:t xml:space="preserve">1.1 </w:t>
      </w:r>
      <w:r w:rsidR="00134146" w:rsidRPr="004C33BC">
        <w:rPr>
          <w:rFonts w:ascii="Times New Roman" w:eastAsia="微软雅黑" w:hAnsi="Times New Roman" w:cs="Times New Roman"/>
          <w:b/>
          <w:bCs/>
          <w:sz w:val="22"/>
          <w:szCs w:val="22"/>
        </w:rPr>
        <w:t>IBD Stock Analysis</w:t>
      </w:r>
      <w:bookmarkEnd w:id="2"/>
    </w:p>
    <w:p w14:paraId="524CDD9A" w14:textId="58C8BBC5" w:rsid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Breakout Watch: Savvy Funds Love This Stock Eyeing 315% Growth</w:t>
      </w:r>
    </w:p>
    <w:p w14:paraId="120DA2E0" w14:textId="646358A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华尔街看好</w:t>
      </w:r>
      <w:r w:rsidRPr="00134146">
        <w:rPr>
          <w:rFonts w:ascii="Times New Roman" w:eastAsia="微软雅黑" w:hAnsi="Times New Roman" w:cs="Times New Roman"/>
          <w:b/>
          <w:bCs/>
          <w:sz w:val="22"/>
          <w:szCs w:val="22"/>
        </w:rPr>
        <w:t xml:space="preserve"> AppLovin</w:t>
      </w:r>
      <w:r w:rsidRPr="00134146">
        <w:rPr>
          <w:rFonts w:ascii="Times New Roman" w:eastAsia="微软雅黑" w:hAnsi="Times New Roman" w:cs="Times New Roman"/>
          <w:b/>
          <w:bCs/>
          <w:sz w:val="22"/>
          <w:szCs w:val="22"/>
        </w:rPr>
        <w:t>，基金大举押注其持续飙升</w:t>
      </w:r>
    </w:p>
    <w:p w14:paraId="302E3315"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作者：</w:t>
      </w:r>
      <w:r w:rsidRPr="00134146">
        <w:rPr>
          <w:rFonts w:ascii="Times New Roman" w:eastAsia="微软雅黑" w:hAnsi="Times New Roman" w:cs="Times New Roman"/>
          <w:b/>
          <w:bCs/>
          <w:sz w:val="22"/>
          <w:szCs w:val="22"/>
        </w:rPr>
        <w:t>Matthew Galgani</w:t>
      </w:r>
      <w:r w:rsidRPr="00134146">
        <w:rPr>
          <w:rFonts w:ascii="Times New Roman" w:eastAsia="微软雅黑" w:hAnsi="Times New Roman" w:cs="Times New Roman"/>
          <w:sz w:val="22"/>
          <w:szCs w:val="22"/>
        </w:rPr>
        <w:br/>
      </w:r>
      <w:r w:rsidRPr="00134146">
        <w:rPr>
          <w:rFonts w:ascii="Times New Roman" w:eastAsia="微软雅黑" w:hAnsi="Times New Roman" w:cs="Times New Roman"/>
          <w:b/>
          <w:bCs/>
          <w:sz w:val="22"/>
          <w:szCs w:val="22"/>
        </w:rPr>
        <w:t>发布时间：</w:t>
      </w:r>
      <w:r w:rsidRPr="00134146">
        <w:rPr>
          <w:rFonts w:ascii="Times New Roman" w:eastAsia="微软雅黑" w:hAnsi="Times New Roman" w:cs="Times New Roman"/>
          <w:b/>
          <w:bCs/>
          <w:sz w:val="22"/>
          <w:szCs w:val="22"/>
        </w:rPr>
        <w:t>2025</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2</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6</w:t>
      </w:r>
      <w:r w:rsidRPr="00134146">
        <w:rPr>
          <w:rFonts w:ascii="Times New Roman" w:eastAsia="微软雅黑" w:hAnsi="Times New Roman" w:cs="Times New Roman"/>
          <w:b/>
          <w:bCs/>
          <w:sz w:val="22"/>
          <w:szCs w:val="22"/>
        </w:rPr>
        <w:t>日</w:t>
      </w:r>
      <w:r w:rsidRPr="00134146">
        <w:rPr>
          <w:rFonts w:ascii="Times New Roman" w:eastAsia="微软雅黑" w:hAnsi="Times New Roman" w:cs="Times New Roman"/>
          <w:b/>
          <w:bCs/>
          <w:sz w:val="22"/>
          <w:szCs w:val="22"/>
        </w:rPr>
        <w:t xml:space="preserve"> </w:t>
      </w:r>
      <w:r w:rsidRPr="00134146">
        <w:rPr>
          <w:rFonts w:ascii="Times New Roman" w:eastAsia="微软雅黑" w:hAnsi="Times New Roman" w:cs="Times New Roman"/>
          <w:b/>
          <w:bCs/>
          <w:sz w:val="22"/>
          <w:szCs w:val="22"/>
        </w:rPr>
        <w:t>上午</w:t>
      </w:r>
      <w:r w:rsidRPr="00134146">
        <w:rPr>
          <w:rFonts w:ascii="Times New Roman" w:eastAsia="微软雅黑" w:hAnsi="Times New Roman" w:cs="Times New Roman"/>
          <w:b/>
          <w:bCs/>
          <w:sz w:val="22"/>
          <w:szCs w:val="22"/>
        </w:rPr>
        <w:t>9:48</w:t>
      </w:r>
      <w:r w:rsidRPr="00134146">
        <w:rPr>
          <w:rFonts w:ascii="Times New Roman" w:eastAsia="微软雅黑" w:hAnsi="Times New Roman" w:cs="Times New Roman"/>
          <w:b/>
          <w:bCs/>
          <w:sz w:val="22"/>
          <w:szCs w:val="22"/>
        </w:rPr>
        <w:t>（美东时间）</w:t>
      </w:r>
    </w:p>
    <w:p w14:paraId="776A7FF2"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年盈利增长</w:t>
      </w:r>
      <w:r w:rsidRPr="00134146">
        <w:rPr>
          <w:rFonts w:ascii="Times New Roman" w:eastAsia="微软雅黑" w:hAnsi="Times New Roman" w:cs="Times New Roman"/>
          <w:b/>
          <w:bCs/>
          <w:sz w:val="22"/>
          <w:szCs w:val="22"/>
        </w:rPr>
        <w:t xml:space="preserve"> 288%</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之后，</w:t>
      </w:r>
      <w:bookmarkStart w:id="3" w:name="_Hlk189842763"/>
      <w:r w:rsidRPr="00134146">
        <w:rPr>
          <w:rFonts w:ascii="Times New Roman" w:eastAsia="微软雅黑" w:hAnsi="Times New Roman" w:cs="Times New Roman"/>
          <w:sz w:val="22"/>
          <w:szCs w:val="22"/>
        </w:rPr>
        <w:t>华尔街分析师</w:t>
      </w:r>
      <w:bookmarkEnd w:id="3"/>
      <w:r w:rsidRPr="00134146">
        <w:rPr>
          <w:rFonts w:ascii="Times New Roman" w:eastAsia="微软雅黑" w:hAnsi="Times New Roman" w:cs="Times New Roman"/>
          <w:sz w:val="22"/>
          <w:szCs w:val="22"/>
        </w:rPr>
        <w:t>预计</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APP</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2024 </w:t>
      </w:r>
      <w:r w:rsidRPr="00134146">
        <w:rPr>
          <w:rFonts w:ascii="Times New Roman" w:eastAsia="微软雅黑" w:hAnsi="Times New Roman" w:cs="Times New Roman"/>
          <w:sz w:val="22"/>
          <w:szCs w:val="22"/>
        </w:rPr>
        <w:t>年的利润将增长</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315%</w:t>
      </w:r>
      <w:r w:rsidRPr="00134146">
        <w:rPr>
          <w:rFonts w:ascii="Times New Roman" w:eastAsia="微软雅黑" w:hAnsi="Times New Roman" w:cs="Times New Roman"/>
          <w:sz w:val="22"/>
          <w:szCs w:val="22"/>
        </w:rPr>
        <w:t>，每股收益（</w:t>
      </w:r>
      <w:r w:rsidRPr="00134146">
        <w:rPr>
          <w:rFonts w:ascii="Times New Roman" w:eastAsia="微软雅黑" w:hAnsi="Times New Roman" w:cs="Times New Roman"/>
          <w:sz w:val="22"/>
          <w:szCs w:val="22"/>
        </w:rPr>
        <w:t>EPS</w:t>
      </w:r>
      <w:r w:rsidRPr="00134146">
        <w:rPr>
          <w:rFonts w:ascii="Times New Roman" w:eastAsia="微软雅黑" w:hAnsi="Times New Roman" w:cs="Times New Roman"/>
          <w:sz w:val="22"/>
          <w:szCs w:val="22"/>
        </w:rPr>
        <w:t>）预计达到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4.06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t>。作为去年表现最佳的股票之一，</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股票正处于新一轮突破的边缘，有望继续其强劲上涨趋势。</w:t>
      </w:r>
    </w:p>
    <w:p w14:paraId="4BBB6684"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本周五即将发布的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顶级共同基金新买入名单</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显示，</w:t>
      </w:r>
      <w:r w:rsidRPr="00134146">
        <w:rPr>
          <w:rFonts w:ascii="Times New Roman" w:eastAsia="微软雅黑" w:hAnsi="Times New Roman" w:cs="Times New Roman"/>
          <w:b/>
          <w:bCs/>
          <w:sz w:val="22"/>
          <w:szCs w:val="22"/>
        </w:rPr>
        <w:t>聪明的投资者正大举押注</w:t>
      </w:r>
      <w:r w:rsidRPr="00134146">
        <w:rPr>
          <w:rFonts w:ascii="Times New Roman" w:eastAsia="微软雅黑" w:hAnsi="Times New Roman" w:cs="Times New Roman"/>
          <w:sz w:val="22"/>
          <w:szCs w:val="22"/>
        </w:rPr>
        <w:t xml:space="preserve"> AppLovin </w:t>
      </w:r>
      <w:r w:rsidRPr="00134146">
        <w:rPr>
          <w:rFonts w:ascii="Times New Roman" w:eastAsia="微软雅黑" w:hAnsi="Times New Roman" w:cs="Times New Roman"/>
          <w:sz w:val="22"/>
          <w:szCs w:val="22"/>
        </w:rPr>
        <w:t>继续飙升。</w:t>
      </w:r>
    </w:p>
    <w:p w14:paraId="6F58BCAD"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6BABAFA">
          <v:rect id="_x0000_i1025" style="width:0;height:1.5pt" o:hralign="center" o:hrstd="t" o:hr="t" fillcolor="#a0a0a0" stroked="f"/>
        </w:pict>
      </w:r>
    </w:p>
    <w:p w14:paraId="3A4B3A2D"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b/>
          <w:bCs/>
          <w:sz w:val="22"/>
          <w:szCs w:val="22"/>
        </w:rPr>
        <w:t>：硅谷</w:t>
      </w:r>
      <w:r w:rsidRPr="00134146">
        <w:rPr>
          <w:rFonts w:ascii="Times New Roman" w:eastAsia="微软雅黑" w:hAnsi="Times New Roman" w:cs="Times New Roman"/>
          <w:b/>
          <w:bCs/>
          <w:sz w:val="22"/>
          <w:szCs w:val="22"/>
        </w:rPr>
        <w:t xml:space="preserve"> AI </w:t>
      </w:r>
      <w:r w:rsidRPr="00134146">
        <w:rPr>
          <w:rFonts w:ascii="Times New Roman" w:eastAsia="微软雅黑" w:hAnsi="Times New Roman" w:cs="Times New Roman"/>
          <w:b/>
          <w:bCs/>
          <w:sz w:val="22"/>
          <w:szCs w:val="22"/>
        </w:rPr>
        <w:t>与移动应用生态的核心企业</w:t>
      </w:r>
    </w:p>
    <w:p w14:paraId="7303979A"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总部位于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加州帕洛阿尔托（</w:t>
      </w:r>
      <w:r w:rsidRPr="00134146">
        <w:rPr>
          <w:rFonts w:ascii="Times New Roman" w:eastAsia="微软雅黑" w:hAnsi="Times New Roman" w:cs="Times New Roman"/>
          <w:b/>
          <w:bCs/>
          <w:sz w:val="22"/>
          <w:szCs w:val="22"/>
        </w:rPr>
        <w:t>Palo Alto</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站在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移动应用与人工智能（</w:t>
      </w:r>
      <w:r w:rsidRPr="00134146">
        <w:rPr>
          <w:rFonts w:ascii="Times New Roman" w:eastAsia="微软雅黑" w:hAnsi="Times New Roman" w:cs="Times New Roman"/>
          <w:b/>
          <w:bCs/>
          <w:sz w:val="22"/>
          <w:szCs w:val="22"/>
        </w:rPr>
        <w:t>AI</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交汇的最前沿。这家</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专注于企业软件的公司</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提供端到端的</w:t>
      </w:r>
      <w:r w:rsidRPr="00134146">
        <w:rPr>
          <w:rFonts w:ascii="Times New Roman" w:eastAsia="微软雅黑" w:hAnsi="Times New Roman" w:cs="Times New Roman"/>
          <w:sz w:val="22"/>
          <w:szCs w:val="22"/>
        </w:rPr>
        <w:t xml:space="preserve"> AI </w:t>
      </w:r>
      <w:r w:rsidRPr="00134146">
        <w:rPr>
          <w:rFonts w:ascii="Times New Roman" w:eastAsia="微软雅黑" w:hAnsi="Times New Roman" w:cs="Times New Roman"/>
          <w:sz w:val="22"/>
          <w:szCs w:val="22"/>
        </w:rPr>
        <w:t>解决方案，帮助企业触达、变现并扩展其全球受众。</w:t>
      </w:r>
    </w:p>
    <w:p w14:paraId="6BDBE52E"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通过</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应用、移动设备、流媒体电视平台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等多种渠道帮助客户实现市场营销与增长目标。</w:t>
      </w:r>
    </w:p>
    <w:p w14:paraId="6DF407D3"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A3BFE5">
          <v:rect id="_x0000_i1026" style="width:0;height:1.5pt" o:hralign="center" o:hrstd="t" o:hr="t" fillcolor="#a0a0a0" stroked="f"/>
        </w:pict>
      </w:r>
    </w:p>
    <w:p w14:paraId="45DD1C11"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股票跻身</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十亿美元俱乐部</w:t>
      </w:r>
      <w:r w:rsidRPr="00134146">
        <w:rPr>
          <w:rFonts w:ascii="Times New Roman" w:eastAsia="微软雅黑" w:hAnsi="Times New Roman" w:cs="Times New Roman"/>
          <w:b/>
          <w:bCs/>
          <w:sz w:val="22"/>
          <w:szCs w:val="22"/>
        </w:rPr>
        <w:t>”</w:t>
      </w:r>
    </w:p>
    <w:p w14:paraId="4E8AA01A"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作为</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IBD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Investor’s Business Daily</w:t>
      </w:r>
      <w:r w:rsidRPr="00134146">
        <w:rPr>
          <w:rFonts w:ascii="Times New Roman" w:eastAsia="微软雅黑" w:hAnsi="Times New Roman" w:cs="Times New Roman"/>
          <w:b/>
          <w:bCs/>
          <w:sz w:val="22"/>
          <w:szCs w:val="22"/>
        </w:rPr>
        <w:t>）精选榜单（</w:t>
      </w:r>
      <w:r w:rsidRPr="00134146">
        <w:rPr>
          <w:rFonts w:ascii="Times New Roman" w:eastAsia="微软雅黑" w:hAnsi="Times New Roman" w:cs="Times New Roman"/>
          <w:b/>
          <w:bCs/>
          <w:sz w:val="22"/>
          <w:szCs w:val="22"/>
        </w:rPr>
        <w:t>Leaderboard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成员，</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正受到华尔街的热烈追捧。根据</w:t>
      </w:r>
      <w:r w:rsidRPr="00134146">
        <w:rPr>
          <w:rFonts w:ascii="Times New Roman" w:eastAsia="微软雅黑" w:hAnsi="Times New Roman" w:cs="Times New Roman"/>
          <w:sz w:val="22"/>
          <w:szCs w:val="22"/>
        </w:rPr>
        <w:t xml:space="preserve"> Lipper </w:t>
      </w:r>
      <w:r w:rsidRPr="00134146">
        <w:rPr>
          <w:rFonts w:ascii="Times New Roman" w:eastAsia="微软雅黑" w:hAnsi="Times New Roman" w:cs="Times New Roman"/>
          <w:sz w:val="22"/>
          <w:szCs w:val="22"/>
        </w:rPr>
        <w:t>数据，</w:t>
      </w:r>
      <w:r w:rsidRPr="00134146">
        <w:rPr>
          <w:rFonts w:ascii="Times New Roman" w:eastAsia="微软雅黑" w:hAnsi="Times New Roman" w:cs="Times New Roman"/>
          <w:b/>
          <w:bCs/>
          <w:sz w:val="22"/>
          <w:szCs w:val="22"/>
        </w:rPr>
        <w:t>顶级共同基金在</w:t>
      </w:r>
      <w:r w:rsidRPr="00134146">
        <w:rPr>
          <w:rFonts w:ascii="Times New Roman" w:eastAsia="微软雅黑" w:hAnsi="Times New Roman" w:cs="Times New Roman"/>
          <w:b/>
          <w:bCs/>
          <w:sz w:val="22"/>
          <w:szCs w:val="22"/>
        </w:rPr>
        <w:t xml:space="preserve"> 1 </w:t>
      </w:r>
      <w:r w:rsidRPr="00134146">
        <w:rPr>
          <w:rFonts w:ascii="Times New Roman" w:eastAsia="微软雅黑" w:hAnsi="Times New Roman" w:cs="Times New Roman"/>
          <w:b/>
          <w:bCs/>
          <w:sz w:val="22"/>
          <w:szCs w:val="22"/>
        </w:rPr>
        <w:t>月份共投资</w:t>
      </w:r>
      <w:r w:rsidRPr="00134146">
        <w:rPr>
          <w:rFonts w:ascii="Times New Roman" w:eastAsia="微软雅黑" w:hAnsi="Times New Roman" w:cs="Times New Roman"/>
          <w:b/>
          <w:bCs/>
          <w:sz w:val="22"/>
          <w:szCs w:val="22"/>
        </w:rPr>
        <w:t xml:space="preserve"> 11 </w:t>
      </w:r>
      <w:r w:rsidRPr="00134146">
        <w:rPr>
          <w:rFonts w:ascii="Times New Roman" w:eastAsia="微软雅黑" w:hAnsi="Times New Roman" w:cs="Times New Roman"/>
          <w:b/>
          <w:bCs/>
          <w:sz w:val="22"/>
          <w:szCs w:val="22"/>
        </w:rPr>
        <w:t>亿美元</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购买</w:t>
      </w:r>
      <w:r w:rsidRPr="00134146">
        <w:rPr>
          <w:rFonts w:ascii="Times New Roman" w:eastAsia="微软雅黑" w:hAnsi="Times New Roman" w:cs="Times New Roman"/>
          <w:sz w:val="22"/>
          <w:szCs w:val="22"/>
        </w:rPr>
        <w:t xml:space="preserve"> AppLovin </w:t>
      </w:r>
      <w:r w:rsidRPr="00134146">
        <w:rPr>
          <w:rFonts w:ascii="Times New Roman" w:eastAsia="微软雅黑" w:hAnsi="Times New Roman" w:cs="Times New Roman"/>
          <w:sz w:val="22"/>
          <w:szCs w:val="22"/>
        </w:rPr>
        <w:t>股票，表明机构投资者的高度兴趣。</w:t>
      </w:r>
    </w:p>
    <w:p w14:paraId="372CDCD0"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1 </w:t>
      </w:r>
      <w:r w:rsidRPr="00134146">
        <w:rPr>
          <w:rFonts w:ascii="Times New Roman" w:eastAsia="微软雅黑" w:hAnsi="Times New Roman" w:cs="Times New Roman"/>
          <w:b/>
          <w:bCs/>
          <w:sz w:val="22"/>
          <w:szCs w:val="22"/>
        </w:rPr>
        <w:t>月份突破</w:t>
      </w:r>
      <w:r w:rsidRPr="00134146">
        <w:rPr>
          <w:rFonts w:ascii="Times New Roman" w:eastAsia="微软雅黑" w:hAnsi="Times New Roman" w:cs="Times New Roman"/>
          <w:b/>
          <w:bCs/>
          <w:sz w:val="22"/>
          <w:szCs w:val="22"/>
        </w:rPr>
        <w:t xml:space="preserve"> 10 </w:t>
      </w:r>
      <w:r w:rsidRPr="00134146">
        <w:rPr>
          <w:rFonts w:ascii="Times New Roman" w:eastAsia="微软雅黑" w:hAnsi="Times New Roman" w:cs="Times New Roman"/>
          <w:b/>
          <w:bCs/>
          <w:sz w:val="22"/>
          <w:szCs w:val="22"/>
        </w:rPr>
        <w:t>亿美元买入门槛</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的公司仅有</w:t>
      </w:r>
      <w:r w:rsidRPr="00134146">
        <w:rPr>
          <w:rFonts w:ascii="Times New Roman" w:eastAsia="微软雅黑" w:hAnsi="Times New Roman" w:cs="Times New Roman"/>
          <w:sz w:val="22"/>
          <w:szCs w:val="22"/>
        </w:rPr>
        <w:t xml:space="preserve"> 6 </w:t>
      </w:r>
      <w:r w:rsidRPr="00134146">
        <w:rPr>
          <w:rFonts w:ascii="Times New Roman" w:eastAsia="微软雅黑" w:hAnsi="Times New Roman" w:cs="Times New Roman"/>
          <w:sz w:val="22"/>
          <w:szCs w:val="22"/>
        </w:rPr>
        <w:t>家，除了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sz w:val="22"/>
          <w:szCs w:val="22"/>
        </w:rPr>
        <w:t>，其他五家分别是：</w:t>
      </w:r>
    </w:p>
    <w:p w14:paraId="4F1FE975" w14:textId="77777777" w:rsidR="00134146" w:rsidRPr="00134146" w:rsidRDefault="00134146" w:rsidP="00134146">
      <w:pPr>
        <w:numPr>
          <w:ilvl w:val="0"/>
          <w:numId w:val="886"/>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Axon Enterprise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AXON</w:t>
      </w:r>
      <w:r w:rsidRPr="00134146">
        <w:rPr>
          <w:rFonts w:ascii="Times New Roman" w:eastAsia="微软雅黑" w:hAnsi="Times New Roman" w:cs="Times New Roman"/>
          <w:b/>
          <w:bCs/>
          <w:sz w:val="22"/>
          <w:szCs w:val="22"/>
        </w:rPr>
        <w:t>）</w:t>
      </w:r>
    </w:p>
    <w:p w14:paraId="164C1BCD" w14:textId="77777777" w:rsidR="00134146" w:rsidRPr="00134146" w:rsidRDefault="00134146" w:rsidP="00134146">
      <w:pPr>
        <w:numPr>
          <w:ilvl w:val="0"/>
          <w:numId w:val="886"/>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lastRenderedPageBreak/>
        <w:t>Arista Networks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ANET</w:t>
      </w:r>
      <w:r w:rsidRPr="00134146">
        <w:rPr>
          <w:rFonts w:ascii="Times New Roman" w:eastAsia="微软雅黑" w:hAnsi="Times New Roman" w:cs="Times New Roman"/>
          <w:b/>
          <w:bCs/>
          <w:sz w:val="22"/>
          <w:szCs w:val="22"/>
        </w:rPr>
        <w:t>）</w:t>
      </w:r>
    </w:p>
    <w:p w14:paraId="00D34957" w14:textId="77777777" w:rsidR="00134146" w:rsidRPr="00134146" w:rsidRDefault="00134146" w:rsidP="00134146">
      <w:pPr>
        <w:numPr>
          <w:ilvl w:val="0"/>
          <w:numId w:val="886"/>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Robinhood Markets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HOOD</w:t>
      </w:r>
      <w:r w:rsidRPr="00134146">
        <w:rPr>
          <w:rFonts w:ascii="Times New Roman" w:eastAsia="微软雅黑" w:hAnsi="Times New Roman" w:cs="Times New Roman"/>
          <w:b/>
          <w:bCs/>
          <w:sz w:val="22"/>
          <w:szCs w:val="22"/>
        </w:rPr>
        <w:t>）</w:t>
      </w:r>
    </w:p>
    <w:p w14:paraId="44B1351E" w14:textId="77777777" w:rsidR="00134146" w:rsidRPr="00134146" w:rsidRDefault="00134146" w:rsidP="00134146">
      <w:pPr>
        <w:numPr>
          <w:ilvl w:val="0"/>
          <w:numId w:val="886"/>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Ameriprise Financial</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AMP</w:t>
      </w:r>
      <w:r w:rsidRPr="00134146">
        <w:rPr>
          <w:rFonts w:ascii="Times New Roman" w:eastAsia="微软雅黑" w:hAnsi="Times New Roman" w:cs="Times New Roman"/>
          <w:b/>
          <w:bCs/>
          <w:sz w:val="22"/>
          <w:szCs w:val="22"/>
        </w:rPr>
        <w:t>）</w:t>
      </w:r>
    </w:p>
    <w:p w14:paraId="5D4FA7AC" w14:textId="77777777" w:rsidR="00134146" w:rsidRPr="00134146" w:rsidRDefault="00134146" w:rsidP="00134146">
      <w:pPr>
        <w:numPr>
          <w:ilvl w:val="0"/>
          <w:numId w:val="886"/>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Blue Owl Capital</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OWL</w:t>
      </w:r>
      <w:r w:rsidRPr="00134146">
        <w:rPr>
          <w:rFonts w:ascii="Times New Roman" w:eastAsia="微软雅黑" w:hAnsi="Times New Roman" w:cs="Times New Roman"/>
          <w:b/>
          <w:bCs/>
          <w:sz w:val="22"/>
          <w:szCs w:val="22"/>
        </w:rPr>
        <w:t>）</w:t>
      </w:r>
    </w:p>
    <w:p w14:paraId="53E06CBE"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B+ </w:t>
      </w:r>
      <w:r w:rsidRPr="00134146">
        <w:rPr>
          <w:rFonts w:ascii="Times New Roman" w:eastAsia="微软雅黑" w:hAnsi="Times New Roman" w:cs="Times New Roman"/>
          <w:b/>
          <w:bCs/>
          <w:sz w:val="22"/>
          <w:szCs w:val="22"/>
        </w:rPr>
        <w:t>级别</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资金积累</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分布评分（</w:t>
      </w:r>
      <w:r w:rsidRPr="00134146">
        <w:rPr>
          <w:rFonts w:ascii="Times New Roman" w:eastAsia="微软雅黑" w:hAnsi="Times New Roman" w:cs="Times New Roman"/>
          <w:b/>
          <w:bCs/>
          <w:sz w:val="22"/>
          <w:szCs w:val="22"/>
        </w:rPr>
        <w:t>Accumulation/Distribution Rating</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和</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1.1 </w:t>
      </w:r>
      <w:r w:rsidRPr="00134146">
        <w:rPr>
          <w:rFonts w:ascii="Times New Roman" w:eastAsia="微软雅黑" w:hAnsi="Times New Roman" w:cs="Times New Roman"/>
          <w:b/>
          <w:bCs/>
          <w:sz w:val="22"/>
          <w:szCs w:val="22"/>
        </w:rPr>
        <w:t>的资金流入比率（</w:t>
      </w:r>
      <w:r w:rsidRPr="00134146">
        <w:rPr>
          <w:rFonts w:ascii="Times New Roman" w:eastAsia="微软雅黑" w:hAnsi="Times New Roman" w:cs="Times New Roman"/>
          <w:b/>
          <w:bCs/>
          <w:sz w:val="22"/>
          <w:szCs w:val="22"/>
        </w:rPr>
        <w:t>Up/Down Volume Ratio</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也显示出市场对该股的强劲需求。此外，该股的机构持仓已连续</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7 </w:t>
      </w:r>
      <w:r w:rsidRPr="00134146">
        <w:rPr>
          <w:rFonts w:ascii="Times New Roman" w:eastAsia="微软雅黑" w:hAnsi="Times New Roman" w:cs="Times New Roman"/>
          <w:b/>
          <w:bCs/>
          <w:sz w:val="22"/>
          <w:szCs w:val="22"/>
        </w:rPr>
        <w:t>个季度</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增长。</w:t>
      </w:r>
    </w:p>
    <w:p w14:paraId="63B88725"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行业竞争者</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中，</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Descartes Systems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DSGX</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HubSpot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HUBS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Atlassian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TEAM</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并列为该行业中的佼佼者，并获得了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最高的</w:t>
      </w:r>
      <w:r w:rsidRPr="00134146">
        <w:rPr>
          <w:rFonts w:ascii="Times New Roman" w:eastAsia="微软雅黑" w:hAnsi="Times New Roman" w:cs="Times New Roman"/>
          <w:b/>
          <w:bCs/>
          <w:sz w:val="22"/>
          <w:szCs w:val="22"/>
        </w:rPr>
        <w:t xml:space="preserve"> IBD </w:t>
      </w:r>
      <w:r w:rsidRPr="00134146">
        <w:rPr>
          <w:rFonts w:ascii="Times New Roman" w:eastAsia="微软雅黑" w:hAnsi="Times New Roman" w:cs="Times New Roman"/>
          <w:b/>
          <w:bCs/>
          <w:sz w:val="22"/>
          <w:szCs w:val="22"/>
        </w:rPr>
        <w:t>综合评分（</w:t>
      </w:r>
      <w:r w:rsidRPr="00134146">
        <w:rPr>
          <w:rFonts w:ascii="Times New Roman" w:eastAsia="微软雅黑" w:hAnsi="Times New Roman" w:cs="Times New Roman"/>
          <w:b/>
          <w:bCs/>
          <w:sz w:val="22"/>
          <w:szCs w:val="22"/>
        </w:rPr>
        <w:t xml:space="preserve">99 </w:t>
      </w:r>
      <w:r w:rsidRPr="00134146">
        <w:rPr>
          <w:rFonts w:ascii="Times New Roman" w:eastAsia="微软雅黑" w:hAnsi="Times New Roman" w:cs="Times New Roman"/>
          <w:b/>
          <w:bCs/>
          <w:sz w:val="22"/>
          <w:szCs w:val="22"/>
        </w:rPr>
        <w:t>分）</w:t>
      </w:r>
      <w:r w:rsidRPr="00134146">
        <w:rPr>
          <w:rFonts w:ascii="Times New Roman" w:eastAsia="微软雅黑" w:hAnsi="Times New Roman" w:cs="Times New Roman"/>
          <w:sz w:val="22"/>
          <w:szCs w:val="22"/>
        </w:rPr>
        <w:t>。</w:t>
      </w:r>
    </w:p>
    <w:p w14:paraId="39257347"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057B12">
          <v:rect id="_x0000_i1027" style="width:0;height:1.5pt" o:hralign="center" o:hrstd="t" o:hr="t" fillcolor="#a0a0a0" stroked="f"/>
        </w:pict>
      </w:r>
    </w:p>
    <w:p w14:paraId="3AFA9081" w14:textId="2F2F4D17" w:rsidR="00BE2C98" w:rsidRDefault="00BE2C98" w:rsidP="00134146">
      <w:pPr>
        <w:rPr>
          <w:rFonts w:ascii="Times New Roman" w:eastAsia="微软雅黑" w:hAnsi="Times New Roman" w:cs="Times New Roman"/>
          <w:b/>
          <w:bCs/>
          <w:sz w:val="22"/>
          <w:szCs w:val="22"/>
        </w:rPr>
      </w:pPr>
      <w:r w:rsidRPr="00BE2C98">
        <w:rPr>
          <w:rFonts w:ascii="Times New Roman" w:eastAsia="微软雅黑" w:hAnsi="Times New Roman" w:cs="Times New Roman"/>
          <w:b/>
          <w:bCs/>
          <w:noProof/>
          <w:sz w:val="22"/>
          <w:szCs w:val="22"/>
        </w:rPr>
        <w:drawing>
          <wp:inline distT="0" distB="0" distL="0" distR="0" wp14:anchorId="44AD2CEB" wp14:editId="2DAE383C">
            <wp:extent cx="5943600" cy="3929380"/>
            <wp:effectExtent l="0" t="0" r="0" b="0"/>
            <wp:docPr id="207693688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6889" name="图片 1" descr="图表&#10;&#10;AI 生成的内容可能不正确。"/>
                    <pic:cNvPicPr/>
                  </pic:nvPicPr>
                  <pic:blipFill>
                    <a:blip r:embed="rId13"/>
                    <a:stretch>
                      <a:fillRect/>
                    </a:stretch>
                  </pic:blipFill>
                  <pic:spPr>
                    <a:xfrm>
                      <a:off x="0" y="0"/>
                      <a:ext cx="5943600" cy="3929380"/>
                    </a:xfrm>
                    <a:prstGeom prst="rect">
                      <a:avLst/>
                    </a:prstGeom>
                  </pic:spPr>
                </pic:pic>
              </a:graphicData>
            </a:graphic>
          </wp:inline>
        </w:drawing>
      </w:r>
    </w:p>
    <w:p w14:paraId="6CC446A7" w14:textId="37EA84EF"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从低点复苏，</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持续冲高迎接财报</w:t>
      </w:r>
    </w:p>
    <w:p w14:paraId="40D76908"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lastRenderedPageBreak/>
        <w:t xml:space="preserve">AppLovin </w:t>
      </w: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 xml:space="preserve"> 1 </w:t>
      </w:r>
      <w:r w:rsidRPr="00134146">
        <w:rPr>
          <w:rFonts w:ascii="Times New Roman" w:eastAsia="微软雅黑" w:hAnsi="Times New Roman" w:cs="Times New Roman"/>
          <w:b/>
          <w:bCs/>
          <w:sz w:val="22"/>
          <w:szCs w:val="22"/>
        </w:rPr>
        <w:t>月触底</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后，开启了一轮</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陡峭的上涨趋势</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2023 </w:t>
      </w:r>
      <w:r w:rsidRPr="00134146">
        <w:rPr>
          <w:rFonts w:ascii="Times New Roman" w:eastAsia="微软雅黑" w:hAnsi="Times New Roman" w:cs="Times New Roman"/>
          <w:sz w:val="22"/>
          <w:szCs w:val="22"/>
        </w:rPr>
        <w:t>年</w:t>
      </w:r>
      <w:r w:rsidRPr="00134146">
        <w:rPr>
          <w:rFonts w:ascii="Times New Roman" w:eastAsia="微软雅黑" w:hAnsi="Times New Roman" w:cs="Times New Roman"/>
          <w:sz w:val="22"/>
          <w:szCs w:val="22"/>
        </w:rPr>
        <w:t xml:space="preserve"> 7 </w:t>
      </w:r>
      <w:r w:rsidRPr="00134146">
        <w:rPr>
          <w:rFonts w:ascii="Times New Roman" w:eastAsia="微软雅黑" w:hAnsi="Times New Roman" w:cs="Times New Roman"/>
          <w:sz w:val="22"/>
          <w:szCs w:val="22"/>
        </w:rPr>
        <w:t>月，该股在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跌破前期低点</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重设基数（</w:t>
      </w:r>
      <w:r w:rsidRPr="00134146">
        <w:rPr>
          <w:rFonts w:ascii="Times New Roman" w:eastAsia="微软雅黑" w:hAnsi="Times New Roman" w:cs="Times New Roman"/>
          <w:b/>
          <w:bCs/>
          <w:sz w:val="22"/>
          <w:szCs w:val="22"/>
        </w:rPr>
        <w:t>Base Count Reset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，这种技术形态往往能为股票带来新一轮上涨动能。事实证明，</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确实借此机会启动了新一轮强势上涨。</w:t>
      </w:r>
    </w:p>
    <w:p w14:paraId="22E53532"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股票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在</w:t>
      </w:r>
      <w:r w:rsidRPr="00134146">
        <w:rPr>
          <w:rFonts w:ascii="Times New Roman" w:eastAsia="微软雅黑" w:hAnsi="Times New Roman" w:cs="Times New Roman"/>
          <w:b/>
          <w:bCs/>
          <w:sz w:val="22"/>
          <w:szCs w:val="22"/>
        </w:rPr>
        <w:t xml:space="preserve"> 10 </w:t>
      </w:r>
      <w:r w:rsidRPr="00134146">
        <w:rPr>
          <w:rFonts w:ascii="Times New Roman" w:eastAsia="微软雅黑" w:hAnsi="Times New Roman" w:cs="Times New Roman"/>
          <w:b/>
          <w:bCs/>
          <w:sz w:val="22"/>
          <w:szCs w:val="22"/>
        </w:rPr>
        <w:t>周移动均线处获得支撑</w:t>
      </w:r>
      <w:r w:rsidRPr="00134146">
        <w:rPr>
          <w:rFonts w:ascii="Times New Roman" w:eastAsia="微软雅黑" w:hAnsi="Times New Roman" w:cs="Times New Roman"/>
          <w:sz w:val="22"/>
          <w:szCs w:val="22"/>
        </w:rPr>
        <w:t>，随后持续上涨，最终在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2024 </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月创下历史新高</w:t>
      </w:r>
      <w:r w:rsidRPr="00134146">
        <w:rPr>
          <w:rFonts w:ascii="Times New Roman" w:eastAsia="微软雅黑" w:hAnsi="Times New Roman" w:cs="Times New Roman"/>
          <w:sz w:val="22"/>
          <w:szCs w:val="22"/>
        </w:rPr>
        <w:t>。目前，</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正处于一个</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二阶段杯型整理形态（</w:t>
      </w:r>
      <w:r w:rsidRPr="00134146">
        <w:rPr>
          <w:rFonts w:ascii="Times New Roman" w:eastAsia="微软雅黑" w:hAnsi="Times New Roman" w:cs="Times New Roman"/>
          <w:b/>
          <w:bCs/>
          <w:sz w:val="22"/>
          <w:szCs w:val="22"/>
        </w:rPr>
        <w:t>Second-Stage Cup Base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，突破点为</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417.63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t>，当前股价距离该价位约</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11%</w:t>
      </w:r>
      <w:r w:rsidRPr="00134146">
        <w:rPr>
          <w:rFonts w:ascii="Times New Roman" w:eastAsia="微软雅黑" w:hAnsi="Times New Roman" w:cs="Times New Roman"/>
          <w:sz w:val="22"/>
          <w:szCs w:val="22"/>
        </w:rPr>
        <w:t>。如果股价形成</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把手</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形态</w:t>
      </w:r>
      <w:r w:rsidRPr="00134146">
        <w:rPr>
          <w:rFonts w:ascii="Times New Roman" w:eastAsia="微软雅黑" w:hAnsi="Times New Roman" w:cs="Times New Roman"/>
          <w:sz w:val="22"/>
          <w:szCs w:val="22"/>
        </w:rPr>
        <w:t>，可能会提供更早的买入机会。</w:t>
      </w:r>
    </w:p>
    <w:p w14:paraId="4E36781C"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4F5B4D">
          <v:rect id="_x0000_i1028" style="width:0;height:1.5pt" o:hralign="center" o:hrstd="t" o:hr="t" fillcolor="#a0a0a0" stroked="f"/>
        </w:pict>
      </w:r>
    </w:p>
    <w:p w14:paraId="1AAAA5D0"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机构资金持续流入，</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是否能继续突破？</w:t>
      </w:r>
    </w:p>
    <w:p w14:paraId="1FA7D5A9"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目前正处于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机构资金强劲流入</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的趋势中，市场关注的核心问题是：</w:t>
      </w:r>
      <w:r w:rsidRPr="00134146">
        <w:rPr>
          <w:rFonts w:ascii="Times New Roman" w:eastAsia="微软雅黑" w:hAnsi="Times New Roman" w:cs="Times New Roman"/>
          <w:b/>
          <w:bCs/>
          <w:sz w:val="22"/>
          <w:szCs w:val="22"/>
        </w:rPr>
        <w:t>该股能否继续上涨，并突破</w:t>
      </w:r>
      <w:r w:rsidRPr="00134146">
        <w:rPr>
          <w:rFonts w:ascii="Times New Roman" w:eastAsia="微软雅黑" w:hAnsi="Times New Roman" w:cs="Times New Roman"/>
          <w:b/>
          <w:bCs/>
          <w:sz w:val="22"/>
          <w:szCs w:val="22"/>
        </w:rPr>
        <w:t xml:space="preserve"> 417.63 </w:t>
      </w:r>
      <w:r w:rsidRPr="00134146">
        <w:rPr>
          <w:rFonts w:ascii="Times New Roman" w:eastAsia="微软雅黑" w:hAnsi="Times New Roman" w:cs="Times New Roman"/>
          <w:b/>
          <w:bCs/>
          <w:sz w:val="22"/>
          <w:szCs w:val="22"/>
        </w:rPr>
        <w:t>美元的买入点？</w:t>
      </w:r>
    </w:p>
    <w:p w14:paraId="04BC779C"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然而，投资者在评估风险时需要注意：</w:t>
      </w:r>
      <w:r w:rsidRPr="00134146">
        <w:rPr>
          <w:rFonts w:ascii="Times New Roman" w:eastAsia="微软雅黑" w:hAnsi="Times New Roman" w:cs="Times New Roman"/>
          <w:b/>
          <w:bCs/>
          <w:sz w:val="22"/>
          <w:szCs w:val="22"/>
        </w:rPr>
        <w:t>公司将在</w:t>
      </w:r>
      <w:r w:rsidRPr="00134146">
        <w:rPr>
          <w:rFonts w:ascii="Times New Roman" w:eastAsia="微软雅黑" w:hAnsi="Times New Roman" w:cs="Times New Roman"/>
          <w:b/>
          <w:bCs/>
          <w:sz w:val="22"/>
          <w:szCs w:val="22"/>
        </w:rPr>
        <w:t xml:space="preserve"> 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日发布财报</w:t>
      </w:r>
      <w:r w:rsidRPr="00134146">
        <w:rPr>
          <w:rFonts w:ascii="Times New Roman" w:eastAsia="微软雅黑" w:hAnsi="Times New Roman" w:cs="Times New Roman"/>
          <w:sz w:val="22"/>
          <w:szCs w:val="22"/>
        </w:rPr>
        <w:t>。对于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这样已大幅上涨的股票而言，财报季可能带来巨大的波动风险</w:t>
      </w:r>
      <w:r w:rsidRPr="00134146">
        <w:rPr>
          <w:rFonts w:ascii="Times New Roman" w:eastAsia="微软雅黑" w:hAnsi="Times New Roman" w:cs="Times New Roman"/>
          <w:sz w:val="22"/>
          <w:szCs w:val="22"/>
        </w:rPr>
        <w:t>，因此投资者需要在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风险管理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方面保持谨慎。</w:t>
      </w:r>
    </w:p>
    <w:p w14:paraId="4D454C86"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同样跻身</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十亿美元俱乐部</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Robinhood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HOOD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也将在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日发布财报</w:t>
      </w:r>
      <w:r w:rsidRPr="00134146">
        <w:rPr>
          <w:rFonts w:ascii="Times New Roman" w:eastAsia="微软雅黑" w:hAnsi="Times New Roman" w:cs="Times New Roman"/>
          <w:sz w:val="22"/>
          <w:szCs w:val="22"/>
        </w:rPr>
        <w:t>。此外，</w:t>
      </w:r>
      <w:r w:rsidRPr="00134146">
        <w:rPr>
          <w:rFonts w:ascii="Times New Roman" w:eastAsia="微软雅黑" w:hAnsi="Times New Roman" w:cs="Times New Roman"/>
          <w:b/>
          <w:bCs/>
          <w:sz w:val="22"/>
          <w:szCs w:val="22"/>
        </w:rPr>
        <w:t>Axon Enterprise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AXON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计划于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3 </w:t>
      </w:r>
      <w:r w:rsidRPr="00134146">
        <w:rPr>
          <w:rFonts w:ascii="Times New Roman" w:eastAsia="微软雅黑" w:hAnsi="Times New Roman" w:cs="Times New Roman"/>
          <w:b/>
          <w:bCs/>
          <w:sz w:val="22"/>
          <w:szCs w:val="22"/>
        </w:rPr>
        <w:t>月公布业绩</w:t>
      </w:r>
      <w:r w:rsidRPr="00134146">
        <w:rPr>
          <w:rFonts w:ascii="Times New Roman" w:eastAsia="微软雅黑" w:hAnsi="Times New Roman" w:cs="Times New Roman"/>
          <w:sz w:val="22"/>
          <w:szCs w:val="22"/>
        </w:rPr>
        <w:t>，目前正处于突破前的筹备阶段，并入选了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IBD </w:t>
      </w:r>
      <w:r w:rsidRPr="00134146">
        <w:rPr>
          <w:rFonts w:ascii="Times New Roman" w:eastAsia="微软雅黑" w:hAnsi="Times New Roman" w:cs="Times New Roman"/>
          <w:b/>
          <w:bCs/>
          <w:sz w:val="22"/>
          <w:szCs w:val="22"/>
        </w:rPr>
        <w:t>突破股票指数（</w:t>
      </w:r>
      <w:r w:rsidRPr="00134146">
        <w:rPr>
          <w:rFonts w:ascii="Times New Roman" w:eastAsia="微软雅黑" w:hAnsi="Times New Roman" w:cs="Times New Roman"/>
          <w:b/>
          <w:bCs/>
          <w:sz w:val="22"/>
          <w:szCs w:val="22"/>
        </w:rPr>
        <w:t>Breakout Stocks Index</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w:t>
      </w:r>
    </w:p>
    <w:p w14:paraId="76959B00"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96E52D2">
          <v:rect id="_x0000_i1029" style="width:0;height:1.5pt" o:hralign="center" o:hrstd="t" o:hr="t" fillcolor="#a0a0a0" stroked="f"/>
        </w:pict>
      </w:r>
    </w:p>
    <w:p w14:paraId="64684589"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总结：</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的投资机会与风险</w:t>
      </w:r>
    </w:p>
    <w:p w14:paraId="0F408066"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投资亮点：</w:t>
      </w:r>
    </w:p>
    <w:p w14:paraId="388A848C" w14:textId="77777777" w:rsidR="00134146" w:rsidRPr="00134146" w:rsidRDefault="00134146" w:rsidP="00134146">
      <w:pPr>
        <w:rPr>
          <w:rFonts w:ascii="Times New Roman" w:eastAsia="微软雅黑" w:hAnsi="Times New Roman" w:cs="Times New Roman"/>
          <w:sz w:val="22"/>
          <w:szCs w:val="22"/>
        </w:rPr>
      </w:pP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年盈利增长</w:t>
      </w:r>
      <w:r w:rsidRPr="00134146">
        <w:rPr>
          <w:rFonts w:ascii="Times New Roman" w:eastAsia="微软雅黑" w:hAnsi="Times New Roman" w:cs="Times New Roman"/>
          <w:b/>
          <w:bCs/>
          <w:sz w:val="22"/>
          <w:szCs w:val="22"/>
        </w:rPr>
        <w:t xml:space="preserve"> 288%</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 xml:space="preserve">2024 </w:t>
      </w:r>
      <w:r w:rsidRPr="00134146">
        <w:rPr>
          <w:rFonts w:ascii="Times New Roman" w:eastAsia="微软雅黑" w:hAnsi="Times New Roman" w:cs="Times New Roman"/>
          <w:b/>
          <w:bCs/>
          <w:sz w:val="22"/>
          <w:szCs w:val="22"/>
        </w:rPr>
        <w:t>年预计增长</w:t>
      </w:r>
      <w:r w:rsidRPr="00134146">
        <w:rPr>
          <w:rFonts w:ascii="Times New Roman" w:eastAsia="微软雅黑" w:hAnsi="Times New Roman" w:cs="Times New Roman"/>
          <w:b/>
          <w:bCs/>
          <w:sz w:val="22"/>
          <w:szCs w:val="22"/>
        </w:rPr>
        <w:t xml:space="preserve"> 315%</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EPS </w:t>
      </w:r>
      <w:r w:rsidRPr="00134146">
        <w:rPr>
          <w:rFonts w:ascii="Times New Roman" w:eastAsia="微软雅黑" w:hAnsi="Times New Roman" w:cs="Times New Roman"/>
          <w:sz w:val="22"/>
          <w:szCs w:val="22"/>
        </w:rPr>
        <w:t>预计达到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4.06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强劲的机构资金流入，</w:t>
      </w:r>
      <w:r w:rsidRPr="00134146">
        <w:rPr>
          <w:rFonts w:ascii="Times New Roman" w:eastAsia="微软雅黑" w:hAnsi="Times New Roman" w:cs="Times New Roman"/>
          <w:b/>
          <w:bCs/>
          <w:sz w:val="22"/>
          <w:szCs w:val="22"/>
        </w:rPr>
        <w:t xml:space="preserve">1 </w:t>
      </w:r>
      <w:r w:rsidRPr="00134146">
        <w:rPr>
          <w:rFonts w:ascii="Times New Roman" w:eastAsia="微软雅黑" w:hAnsi="Times New Roman" w:cs="Times New Roman"/>
          <w:b/>
          <w:bCs/>
          <w:sz w:val="22"/>
          <w:szCs w:val="22"/>
        </w:rPr>
        <w:t>月份获得</w:t>
      </w:r>
      <w:r w:rsidRPr="00134146">
        <w:rPr>
          <w:rFonts w:ascii="Times New Roman" w:eastAsia="微软雅黑" w:hAnsi="Times New Roman" w:cs="Times New Roman"/>
          <w:b/>
          <w:bCs/>
          <w:sz w:val="22"/>
          <w:szCs w:val="22"/>
        </w:rPr>
        <w:t xml:space="preserve"> 11 </w:t>
      </w:r>
      <w:r w:rsidRPr="00134146">
        <w:rPr>
          <w:rFonts w:ascii="Times New Roman" w:eastAsia="微软雅黑" w:hAnsi="Times New Roman" w:cs="Times New Roman"/>
          <w:b/>
          <w:bCs/>
          <w:sz w:val="22"/>
          <w:szCs w:val="22"/>
        </w:rPr>
        <w:t>亿美元投资</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技术面显示二阶段杯型整理形态，有望突破</w:t>
      </w:r>
      <w:r w:rsidRPr="00134146">
        <w:rPr>
          <w:rFonts w:ascii="Times New Roman" w:eastAsia="微软雅黑" w:hAnsi="Times New Roman" w:cs="Times New Roman"/>
          <w:b/>
          <w:bCs/>
          <w:sz w:val="22"/>
          <w:szCs w:val="22"/>
        </w:rPr>
        <w:t xml:space="preserve"> 417.63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行业领军地位，最高</w:t>
      </w:r>
      <w:r w:rsidRPr="00134146">
        <w:rPr>
          <w:rFonts w:ascii="Times New Roman" w:eastAsia="微软雅黑" w:hAnsi="Times New Roman" w:cs="Times New Roman"/>
          <w:b/>
          <w:bCs/>
          <w:sz w:val="22"/>
          <w:szCs w:val="22"/>
        </w:rPr>
        <w:t xml:space="preserve"> IBD </w:t>
      </w:r>
      <w:r w:rsidRPr="00134146">
        <w:rPr>
          <w:rFonts w:ascii="Times New Roman" w:eastAsia="微软雅黑" w:hAnsi="Times New Roman" w:cs="Times New Roman"/>
          <w:b/>
          <w:bCs/>
          <w:sz w:val="22"/>
          <w:szCs w:val="22"/>
        </w:rPr>
        <w:t>评分（</w:t>
      </w:r>
      <w:r w:rsidRPr="00134146">
        <w:rPr>
          <w:rFonts w:ascii="Times New Roman" w:eastAsia="微软雅黑" w:hAnsi="Times New Roman" w:cs="Times New Roman"/>
          <w:b/>
          <w:bCs/>
          <w:sz w:val="22"/>
          <w:szCs w:val="22"/>
        </w:rPr>
        <w:t xml:space="preserve">99 </w:t>
      </w:r>
      <w:r w:rsidRPr="00134146">
        <w:rPr>
          <w:rFonts w:ascii="Times New Roman" w:eastAsia="微软雅黑" w:hAnsi="Times New Roman" w:cs="Times New Roman"/>
          <w:b/>
          <w:bCs/>
          <w:sz w:val="22"/>
          <w:szCs w:val="22"/>
        </w:rPr>
        <w:t>分）</w:t>
      </w:r>
    </w:p>
    <w:p w14:paraId="350BD13E"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潜在风险：</w:t>
      </w:r>
    </w:p>
    <w:p w14:paraId="2166FDF5" w14:textId="77777777" w:rsidR="00134146" w:rsidRPr="00134146" w:rsidRDefault="00134146" w:rsidP="00134146">
      <w:pPr>
        <w:rPr>
          <w:rFonts w:ascii="Times New Roman" w:eastAsia="微软雅黑" w:hAnsi="Times New Roman" w:cs="Times New Roman"/>
          <w:sz w:val="22"/>
          <w:szCs w:val="22"/>
        </w:rPr>
      </w:pP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即将发布财报（</w:t>
      </w:r>
      <w:r w:rsidRPr="00134146">
        <w:rPr>
          <w:rFonts w:ascii="Times New Roman" w:eastAsia="微软雅黑" w:hAnsi="Times New Roman" w:cs="Times New Roman"/>
          <w:b/>
          <w:bCs/>
          <w:sz w:val="22"/>
          <w:szCs w:val="22"/>
        </w:rPr>
        <w:t xml:space="preserve">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日），可能带来剧烈波动</w:t>
      </w:r>
      <w:r w:rsidRPr="00134146">
        <w:rPr>
          <w:rFonts w:ascii="Times New Roman" w:eastAsia="微软雅黑" w:hAnsi="Times New Roman" w:cs="Times New Roman"/>
          <w:sz w:val="22"/>
          <w:szCs w:val="22"/>
        </w:rPr>
        <w:br/>
      </w: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当前估值已大幅上升，市场预期较高</w:t>
      </w:r>
      <w:r w:rsidRPr="00134146">
        <w:rPr>
          <w:rFonts w:ascii="Times New Roman" w:eastAsia="微软雅黑" w:hAnsi="Times New Roman" w:cs="Times New Roman"/>
          <w:sz w:val="22"/>
          <w:szCs w:val="22"/>
        </w:rPr>
        <w:br/>
      </w: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股价已经上涨数倍，短期内可能出现获利回吐</w:t>
      </w:r>
    </w:p>
    <w:p w14:paraId="07296FF5"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686BFE74">
          <v:rect id="_x0000_i1030" style="width:0;height:1.5pt" o:hralign="center" o:hrstd="t" o:hr="t" fillcolor="#a0a0a0" stroked="f"/>
        </w:pict>
      </w:r>
    </w:p>
    <w:p w14:paraId="5BB8B636"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结论</w:t>
      </w:r>
    </w:p>
    <w:p w14:paraId="583315E6" w14:textId="74C1762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目前仍处于强势趋势之中，</w:t>
      </w:r>
      <w:r w:rsidRPr="00134146">
        <w:rPr>
          <w:rFonts w:ascii="Times New Roman" w:eastAsia="微软雅黑" w:hAnsi="Times New Roman" w:cs="Times New Roman"/>
          <w:b/>
          <w:bCs/>
          <w:sz w:val="22"/>
          <w:szCs w:val="22"/>
        </w:rPr>
        <w:t>长期来看，机构资金的持续买入可能推动股价继续上涨</w:t>
      </w:r>
      <w:r w:rsidRPr="00134146">
        <w:rPr>
          <w:rFonts w:ascii="Times New Roman" w:eastAsia="微软雅黑" w:hAnsi="Times New Roman" w:cs="Times New Roman"/>
          <w:sz w:val="22"/>
          <w:szCs w:val="22"/>
        </w:rPr>
        <w:t>。但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短期来看，财报发布前的市场波动可能带来较大不确定性</w:t>
      </w:r>
      <w:r w:rsidRPr="00134146">
        <w:rPr>
          <w:rFonts w:ascii="Times New Roman" w:eastAsia="微软雅黑" w:hAnsi="Times New Roman" w:cs="Times New Roman"/>
          <w:sz w:val="22"/>
          <w:szCs w:val="22"/>
        </w:rPr>
        <w:t>，投资者在建仓或加仓时需结合</w:t>
      </w:r>
      <w:r w:rsidRPr="00134146">
        <w:rPr>
          <w:rFonts w:ascii="Times New Roman" w:eastAsia="微软雅黑" w:hAnsi="Times New Roman" w:cs="Times New Roman"/>
          <w:b/>
          <w:bCs/>
          <w:sz w:val="22"/>
          <w:szCs w:val="22"/>
        </w:rPr>
        <w:t>风险管理策略</w:t>
      </w:r>
      <w:r w:rsidRPr="00134146">
        <w:rPr>
          <w:rFonts w:ascii="Times New Roman" w:eastAsia="微软雅黑" w:hAnsi="Times New Roman" w:cs="Times New Roman"/>
          <w:sz w:val="22"/>
          <w:szCs w:val="22"/>
        </w:rPr>
        <w:t>进行操作。</w:t>
      </w:r>
    </w:p>
    <w:p w14:paraId="01C50328" w14:textId="77777777" w:rsidR="00134146" w:rsidRDefault="00134146" w:rsidP="00134146">
      <w:pPr>
        <w:rPr>
          <w:rFonts w:ascii="Times New Roman" w:eastAsia="微软雅黑" w:hAnsi="Times New Roman" w:cs="Times New Roman"/>
          <w:sz w:val="22"/>
          <w:szCs w:val="22"/>
        </w:rPr>
      </w:pPr>
    </w:p>
    <w:p w14:paraId="170AFFCA"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AppLovin</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APP</w:t>
      </w:r>
      <w:r w:rsidRPr="00C9256F">
        <w:rPr>
          <w:rFonts w:ascii="Times New Roman" w:eastAsia="微软雅黑" w:hAnsi="Times New Roman" w:cs="Times New Roman"/>
          <w:b/>
          <w:bCs/>
          <w:sz w:val="22"/>
          <w:szCs w:val="22"/>
        </w:rPr>
        <w:t>）行业排名及投资评级分析</w:t>
      </w:r>
    </w:p>
    <w:p w14:paraId="1C03AA06"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行业领导地位</w:t>
      </w:r>
    </w:p>
    <w:p w14:paraId="539E6026"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APP </w:t>
      </w:r>
      <w:r w:rsidRPr="00C9256F">
        <w:rPr>
          <w:rFonts w:ascii="Times New Roman" w:eastAsia="微软雅黑" w:hAnsi="Times New Roman" w:cs="Times New Roman"/>
          <w:b/>
          <w:bCs/>
          <w:sz w:val="22"/>
          <w:szCs w:val="22"/>
        </w:rPr>
        <w:t>在行业中排名第</w:t>
      </w:r>
      <w:r w:rsidRPr="00C9256F">
        <w:rPr>
          <w:rFonts w:ascii="Times New Roman" w:eastAsia="微软雅黑" w:hAnsi="Times New Roman" w:cs="Times New Roman"/>
          <w:b/>
          <w:bCs/>
          <w:sz w:val="22"/>
          <w:szCs w:val="22"/>
        </w:rPr>
        <w:t xml:space="preserve"> 1</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归属于</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计算机软件</w:t>
      </w:r>
      <w:r w:rsidRPr="00C9256F">
        <w:rPr>
          <w:rFonts w:ascii="Times New Roman" w:eastAsia="微软雅黑" w:hAnsi="Times New Roman" w:cs="Times New Roman"/>
          <w:b/>
          <w:bCs/>
          <w:sz w:val="22"/>
          <w:szCs w:val="22"/>
        </w:rPr>
        <w:t xml:space="preserve"> - </w:t>
      </w:r>
      <w:r w:rsidRPr="00C9256F">
        <w:rPr>
          <w:rFonts w:ascii="Times New Roman" w:eastAsia="微软雅黑" w:hAnsi="Times New Roman" w:cs="Times New Roman"/>
          <w:b/>
          <w:bCs/>
          <w:sz w:val="22"/>
          <w:szCs w:val="22"/>
        </w:rPr>
        <w:t>专业企业服务（</w:t>
      </w:r>
      <w:r w:rsidRPr="00C9256F">
        <w:rPr>
          <w:rFonts w:ascii="Times New Roman" w:eastAsia="微软雅黑" w:hAnsi="Times New Roman" w:cs="Times New Roman"/>
          <w:b/>
          <w:bCs/>
          <w:sz w:val="22"/>
          <w:szCs w:val="22"/>
        </w:rPr>
        <w:t>Comp Stfwr-Spec Enterprs</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组</w:t>
      </w:r>
    </w:p>
    <w:p w14:paraId="7DDB85F1"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IBD</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Investor’s Business Daily</w:t>
      </w:r>
      <w:r w:rsidRPr="00C9256F">
        <w:rPr>
          <w:rFonts w:ascii="Times New Roman" w:eastAsia="微软雅黑" w:hAnsi="Times New Roman" w:cs="Times New Roman"/>
          <w:b/>
          <w:bCs/>
          <w:sz w:val="22"/>
          <w:szCs w:val="22"/>
        </w:rPr>
        <w:t>）股票评级</w:t>
      </w:r>
    </w:p>
    <w:tbl>
      <w:tblPr>
        <w:tblStyle w:val="41"/>
        <w:tblW w:w="0" w:type="auto"/>
        <w:tblLook w:val="04A0" w:firstRow="1" w:lastRow="0" w:firstColumn="1" w:lastColumn="0" w:noHBand="0" w:noVBand="1"/>
      </w:tblPr>
      <w:tblGrid>
        <w:gridCol w:w="4141"/>
        <w:gridCol w:w="639"/>
        <w:gridCol w:w="4570"/>
      </w:tblGrid>
      <w:tr w:rsidR="00C9256F" w:rsidRPr="00C9256F" w14:paraId="6CB447D0" w14:textId="77777777" w:rsidTr="00727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E5D38" w14:textId="77777777" w:rsidR="00C9256F" w:rsidRPr="00C9256F" w:rsidRDefault="00C9256F" w:rsidP="00C9256F">
            <w:pPr>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指标</w:t>
            </w:r>
          </w:p>
        </w:tc>
        <w:tc>
          <w:tcPr>
            <w:tcW w:w="0" w:type="auto"/>
            <w:hideMark/>
          </w:tcPr>
          <w:p w14:paraId="613B121F" w14:textId="77777777" w:rsidR="00C9256F" w:rsidRPr="00C9256F" w:rsidRDefault="00C9256F" w:rsidP="00C9256F">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评分</w:t>
            </w:r>
          </w:p>
        </w:tc>
        <w:tc>
          <w:tcPr>
            <w:tcW w:w="0" w:type="auto"/>
            <w:hideMark/>
          </w:tcPr>
          <w:p w14:paraId="323314DE" w14:textId="77777777" w:rsidR="00C9256F" w:rsidRPr="00C9256F" w:rsidRDefault="00C9256F" w:rsidP="00C9256F">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说明</w:t>
            </w:r>
          </w:p>
        </w:tc>
      </w:tr>
      <w:tr w:rsidR="00C9256F" w:rsidRPr="00C9256F" w14:paraId="5E3A5651"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33D51F"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综合评分（</w:t>
            </w:r>
            <w:r w:rsidRPr="00C9256F">
              <w:rPr>
                <w:rFonts w:ascii="Times New Roman" w:eastAsia="微软雅黑" w:hAnsi="Times New Roman" w:cs="Times New Roman"/>
                <w:sz w:val="22"/>
                <w:szCs w:val="22"/>
              </w:rPr>
              <w:t>Composite Rating</w:t>
            </w:r>
            <w:r w:rsidRPr="00C9256F">
              <w:rPr>
                <w:rFonts w:ascii="Times New Roman" w:eastAsia="微软雅黑" w:hAnsi="Times New Roman" w:cs="Times New Roman"/>
                <w:sz w:val="22"/>
                <w:szCs w:val="22"/>
              </w:rPr>
              <w:t>）</w:t>
            </w:r>
          </w:p>
        </w:tc>
        <w:tc>
          <w:tcPr>
            <w:tcW w:w="0" w:type="auto"/>
            <w:hideMark/>
          </w:tcPr>
          <w:p w14:paraId="6E83E917"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99</w:t>
            </w:r>
          </w:p>
        </w:tc>
        <w:tc>
          <w:tcPr>
            <w:tcW w:w="0" w:type="auto"/>
            <w:hideMark/>
          </w:tcPr>
          <w:p w14:paraId="55920799"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最高评分，表明公司在多个关键领域表现出色</w:t>
            </w:r>
          </w:p>
        </w:tc>
      </w:tr>
      <w:tr w:rsidR="00C9256F" w:rsidRPr="00C9256F" w14:paraId="0149ABEF"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7F0E442E"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每股收益评级（</w:t>
            </w:r>
            <w:r w:rsidRPr="00C9256F">
              <w:rPr>
                <w:rFonts w:ascii="Times New Roman" w:eastAsia="微软雅黑" w:hAnsi="Times New Roman" w:cs="Times New Roman"/>
                <w:sz w:val="22"/>
                <w:szCs w:val="22"/>
              </w:rPr>
              <w:t>EPS Rating</w:t>
            </w:r>
            <w:r w:rsidRPr="00C9256F">
              <w:rPr>
                <w:rFonts w:ascii="Times New Roman" w:eastAsia="微软雅黑" w:hAnsi="Times New Roman" w:cs="Times New Roman"/>
                <w:sz w:val="22"/>
                <w:szCs w:val="22"/>
              </w:rPr>
              <w:t>）</w:t>
            </w:r>
          </w:p>
        </w:tc>
        <w:tc>
          <w:tcPr>
            <w:tcW w:w="0" w:type="auto"/>
            <w:hideMark/>
          </w:tcPr>
          <w:p w14:paraId="615A81FC"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83</w:t>
            </w:r>
          </w:p>
        </w:tc>
        <w:tc>
          <w:tcPr>
            <w:tcW w:w="0" w:type="auto"/>
            <w:hideMark/>
          </w:tcPr>
          <w:p w14:paraId="68398253"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反映盈利增长的稳健性，略低于顶级水平</w:t>
            </w:r>
          </w:p>
        </w:tc>
      </w:tr>
      <w:tr w:rsidR="00C9256F" w:rsidRPr="00C9256F" w14:paraId="5ECDCFE2"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59405"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相对强弱评级（</w:t>
            </w:r>
            <w:r w:rsidRPr="00C9256F">
              <w:rPr>
                <w:rFonts w:ascii="Times New Roman" w:eastAsia="微软雅黑" w:hAnsi="Times New Roman" w:cs="Times New Roman"/>
                <w:sz w:val="22"/>
                <w:szCs w:val="22"/>
              </w:rPr>
              <w:t>RS Rating</w:t>
            </w:r>
            <w:r w:rsidRPr="00C9256F">
              <w:rPr>
                <w:rFonts w:ascii="Times New Roman" w:eastAsia="微软雅黑" w:hAnsi="Times New Roman" w:cs="Times New Roman"/>
                <w:sz w:val="22"/>
                <w:szCs w:val="22"/>
              </w:rPr>
              <w:t>）</w:t>
            </w:r>
          </w:p>
        </w:tc>
        <w:tc>
          <w:tcPr>
            <w:tcW w:w="0" w:type="auto"/>
            <w:hideMark/>
          </w:tcPr>
          <w:p w14:paraId="281C2D08"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99</w:t>
            </w:r>
          </w:p>
        </w:tc>
        <w:tc>
          <w:tcPr>
            <w:tcW w:w="0" w:type="auto"/>
            <w:hideMark/>
          </w:tcPr>
          <w:p w14:paraId="5BF84722"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该股表现远超市场平均</w:t>
            </w:r>
          </w:p>
        </w:tc>
      </w:tr>
      <w:tr w:rsidR="00C9256F" w:rsidRPr="00C9256F" w14:paraId="5B72895E"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18AD023F"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行业相对强弱评级（</w:t>
            </w:r>
            <w:r w:rsidRPr="00C9256F">
              <w:rPr>
                <w:rFonts w:ascii="Times New Roman" w:eastAsia="微软雅黑" w:hAnsi="Times New Roman" w:cs="Times New Roman"/>
                <w:sz w:val="22"/>
                <w:szCs w:val="22"/>
              </w:rPr>
              <w:t>Group RS Rating</w:t>
            </w:r>
            <w:r w:rsidRPr="00C9256F">
              <w:rPr>
                <w:rFonts w:ascii="Times New Roman" w:eastAsia="微软雅黑" w:hAnsi="Times New Roman" w:cs="Times New Roman"/>
                <w:sz w:val="22"/>
                <w:szCs w:val="22"/>
              </w:rPr>
              <w:t>）</w:t>
            </w:r>
          </w:p>
        </w:tc>
        <w:tc>
          <w:tcPr>
            <w:tcW w:w="0" w:type="auto"/>
            <w:hideMark/>
          </w:tcPr>
          <w:p w14:paraId="403BE901"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A+</w:t>
            </w:r>
          </w:p>
        </w:tc>
        <w:tc>
          <w:tcPr>
            <w:tcW w:w="0" w:type="auto"/>
            <w:hideMark/>
          </w:tcPr>
          <w:p w14:paraId="55669517"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所属行业表现优异</w:t>
            </w:r>
          </w:p>
        </w:tc>
      </w:tr>
      <w:tr w:rsidR="00C9256F" w:rsidRPr="00C9256F" w14:paraId="7E2AE542"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0CB835"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销售、利润率和回报率评级（</w:t>
            </w:r>
            <w:r w:rsidRPr="00C9256F">
              <w:rPr>
                <w:rFonts w:ascii="Times New Roman" w:eastAsia="微软雅黑" w:hAnsi="Times New Roman" w:cs="Times New Roman"/>
                <w:sz w:val="22"/>
                <w:szCs w:val="22"/>
              </w:rPr>
              <w:t>SMR Rating</w:t>
            </w:r>
            <w:r w:rsidRPr="00C9256F">
              <w:rPr>
                <w:rFonts w:ascii="Times New Roman" w:eastAsia="微软雅黑" w:hAnsi="Times New Roman" w:cs="Times New Roman"/>
                <w:sz w:val="22"/>
                <w:szCs w:val="22"/>
              </w:rPr>
              <w:t>）</w:t>
            </w:r>
          </w:p>
        </w:tc>
        <w:tc>
          <w:tcPr>
            <w:tcW w:w="0" w:type="auto"/>
            <w:hideMark/>
          </w:tcPr>
          <w:p w14:paraId="0703BA06"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A</w:t>
            </w:r>
          </w:p>
        </w:tc>
        <w:tc>
          <w:tcPr>
            <w:tcW w:w="0" w:type="auto"/>
            <w:hideMark/>
          </w:tcPr>
          <w:p w14:paraId="350439D1"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该公司的财务健康状况良好</w:t>
            </w:r>
          </w:p>
        </w:tc>
      </w:tr>
      <w:tr w:rsidR="00C9256F" w:rsidRPr="00C9256F" w14:paraId="2683F8C9"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4EAA091D"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资金流向评级（</w:t>
            </w:r>
            <w:r w:rsidRPr="00C9256F">
              <w:rPr>
                <w:rFonts w:ascii="Times New Roman" w:eastAsia="微软雅黑" w:hAnsi="Times New Roman" w:cs="Times New Roman"/>
                <w:sz w:val="22"/>
                <w:szCs w:val="22"/>
              </w:rPr>
              <w:t>Acc/Dis Rating</w:t>
            </w:r>
            <w:r w:rsidRPr="00C9256F">
              <w:rPr>
                <w:rFonts w:ascii="Times New Roman" w:eastAsia="微软雅黑" w:hAnsi="Times New Roman" w:cs="Times New Roman"/>
                <w:sz w:val="22"/>
                <w:szCs w:val="22"/>
              </w:rPr>
              <w:t>）</w:t>
            </w:r>
          </w:p>
        </w:tc>
        <w:tc>
          <w:tcPr>
            <w:tcW w:w="0" w:type="auto"/>
            <w:hideMark/>
          </w:tcPr>
          <w:p w14:paraId="6C2C8C5A"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B+</w:t>
            </w:r>
          </w:p>
        </w:tc>
        <w:tc>
          <w:tcPr>
            <w:tcW w:w="0" w:type="auto"/>
            <w:hideMark/>
          </w:tcPr>
          <w:p w14:paraId="04114B57"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机构投资者资金流入情况良好，显示买入兴趣较高</w:t>
            </w:r>
          </w:p>
        </w:tc>
      </w:tr>
    </w:tbl>
    <w:p w14:paraId="2FEC08FE"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51B3303">
          <v:rect id="_x0000_i1031" style="width:0;height:1.5pt" o:hralign="center" o:hrstd="t" o:hr="t" fillcolor="#a0a0a0" stroked="f"/>
        </w:pict>
      </w:r>
    </w:p>
    <w:p w14:paraId="0D21C72D"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相关新闻摘要（来自</w:t>
      </w:r>
      <w:r w:rsidRPr="00C9256F">
        <w:rPr>
          <w:rFonts w:ascii="Times New Roman" w:eastAsia="微软雅黑" w:hAnsi="Times New Roman" w:cs="Times New Roman"/>
          <w:b/>
          <w:bCs/>
          <w:sz w:val="22"/>
          <w:szCs w:val="22"/>
        </w:rPr>
        <w:t xml:space="preserve"> IBD</w:t>
      </w:r>
      <w:r w:rsidRPr="00C9256F">
        <w:rPr>
          <w:rFonts w:ascii="Times New Roman" w:eastAsia="微软雅黑" w:hAnsi="Times New Roman" w:cs="Times New Roman"/>
          <w:b/>
          <w:bCs/>
          <w:sz w:val="22"/>
          <w:szCs w:val="22"/>
        </w:rPr>
        <w:t>）</w:t>
      </w:r>
    </w:p>
    <w:p w14:paraId="63E2C716"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6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华尔街看好</w:t>
      </w:r>
      <w:r w:rsidRPr="00C9256F">
        <w:rPr>
          <w:rFonts w:ascii="Times New Roman" w:eastAsia="微软雅黑" w:hAnsi="Times New Roman" w:cs="Times New Roman"/>
          <w:b/>
          <w:bCs/>
          <w:sz w:val="22"/>
          <w:szCs w:val="22"/>
        </w:rPr>
        <w:t xml:space="preserve"> AppLovin</w:t>
      </w:r>
      <w:r w:rsidRPr="00C9256F">
        <w:rPr>
          <w:rFonts w:ascii="Times New Roman" w:eastAsia="微软雅黑" w:hAnsi="Times New Roman" w:cs="Times New Roman"/>
          <w:b/>
          <w:bCs/>
          <w:sz w:val="22"/>
          <w:szCs w:val="22"/>
        </w:rPr>
        <w:t>，基金大举押注其持续飙升</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4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美股因美联储友好就业数据上涨，</w:t>
      </w:r>
      <w:r w:rsidRPr="00C9256F">
        <w:rPr>
          <w:rFonts w:ascii="Times New Roman" w:eastAsia="微软雅黑" w:hAnsi="Times New Roman" w:cs="Times New Roman"/>
          <w:b/>
          <w:bCs/>
          <w:sz w:val="22"/>
          <w:szCs w:val="22"/>
        </w:rPr>
        <w:t xml:space="preserve">Duolingo </w:t>
      </w:r>
      <w:r w:rsidRPr="00C9256F">
        <w:rPr>
          <w:rFonts w:ascii="Times New Roman" w:eastAsia="微软雅黑" w:hAnsi="Times New Roman" w:cs="Times New Roman"/>
          <w:b/>
          <w:bCs/>
          <w:sz w:val="22"/>
          <w:szCs w:val="22"/>
        </w:rPr>
        <w:t>突破，</w:t>
      </w:r>
      <w:r w:rsidRPr="00C9256F">
        <w:rPr>
          <w:rFonts w:ascii="Times New Roman" w:eastAsia="微软雅黑" w:hAnsi="Times New Roman" w:cs="Times New Roman"/>
          <w:b/>
          <w:bCs/>
          <w:sz w:val="22"/>
          <w:szCs w:val="22"/>
        </w:rPr>
        <w:t xml:space="preserve">Alphabet </w:t>
      </w:r>
      <w:r w:rsidRPr="00C9256F">
        <w:rPr>
          <w:rFonts w:ascii="Times New Roman" w:eastAsia="微软雅黑" w:hAnsi="Times New Roman" w:cs="Times New Roman"/>
          <w:b/>
          <w:bCs/>
          <w:sz w:val="22"/>
          <w:szCs w:val="22"/>
        </w:rPr>
        <w:t>走低</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4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 xml:space="preserve">Nvidia </w:t>
      </w:r>
      <w:r w:rsidRPr="00C9256F">
        <w:rPr>
          <w:rFonts w:ascii="Times New Roman" w:eastAsia="微软雅黑" w:hAnsi="Times New Roman" w:cs="Times New Roman"/>
          <w:b/>
          <w:bCs/>
          <w:sz w:val="22"/>
          <w:szCs w:val="22"/>
        </w:rPr>
        <w:t>面临挑战，谷歌和</w:t>
      </w:r>
      <w:r w:rsidRPr="00C9256F">
        <w:rPr>
          <w:rFonts w:ascii="Times New Roman" w:eastAsia="微软雅黑" w:hAnsi="Times New Roman" w:cs="Times New Roman"/>
          <w:b/>
          <w:bCs/>
          <w:sz w:val="22"/>
          <w:szCs w:val="22"/>
        </w:rPr>
        <w:t xml:space="preserve"> Meta </w:t>
      </w:r>
      <w:r w:rsidRPr="00C9256F">
        <w:rPr>
          <w:rFonts w:ascii="Times New Roman" w:eastAsia="微软雅黑" w:hAnsi="Times New Roman" w:cs="Times New Roman"/>
          <w:b/>
          <w:bCs/>
          <w:sz w:val="22"/>
          <w:szCs w:val="22"/>
        </w:rPr>
        <w:t>领涨</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lastRenderedPageBreak/>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Shopify</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 xml:space="preserve">Block </w:t>
      </w:r>
      <w:r w:rsidRPr="00C9256F">
        <w:rPr>
          <w:rFonts w:ascii="Times New Roman" w:eastAsia="微软雅黑" w:hAnsi="Times New Roman" w:cs="Times New Roman"/>
          <w:b/>
          <w:bCs/>
          <w:sz w:val="22"/>
          <w:szCs w:val="22"/>
        </w:rPr>
        <w:t>等</w:t>
      </w:r>
      <w:r w:rsidRPr="00C9256F">
        <w:rPr>
          <w:rFonts w:ascii="Times New Roman" w:eastAsia="微软雅黑" w:hAnsi="Times New Roman" w:cs="Times New Roman"/>
          <w:b/>
          <w:bCs/>
          <w:sz w:val="22"/>
          <w:szCs w:val="22"/>
        </w:rPr>
        <w:t xml:space="preserve"> 5 </w:t>
      </w:r>
      <w:r w:rsidRPr="00C9256F">
        <w:rPr>
          <w:rFonts w:ascii="Times New Roman" w:eastAsia="微软雅黑" w:hAnsi="Times New Roman" w:cs="Times New Roman"/>
          <w:b/>
          <w:bCs/>
          <w:sz w:val="22"/>
          <w:szCs w:val="22"/>
        </w:rPr>
        <w:t>只股票接近买入点，受特朗普关税和财报影响</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1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30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小盘股领涨美股，苹果因财报攀升</w:t>
      </w:r>
    </w:p>
    <w:p w14:paraId="0DFC8A9C"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点击</w:t>
      </w:r>
      <w:r w:rsidRPr="00C9256F">
        <w:rPr>
          <w:rFonts w:ascii="Times New Roman" w:eastAsia="微软雅黑" w:hAnsi="Times New Roman" w:cs="Times New Roman"/>
          <w:b/>
          <w:bCs/>
          <w:sz w:val="22"/>
          <w:szCs w:val="22"/>
        </w:rPr>
        <w:t xml:space="preserve"> "View All" </w:t>
      </w:r>
      <w:r w:rsidRPr="00C9256F">
        <w:rPr>
          <w:rFonts w:ascii="Times New Roman" w:eastAsia="微软雅黑" w:hAnsi="Times New Roman" w:cs="Times New Roman"/>
          <w:b/>
          <w:bCs/>
          <w:sz w:val="22"/>
          <w:szCs w:val="22"/>
        </w:rPr>
        <w:t>查看所有新闻</w:t>
      </w:r>
    </w:p>
    <w:p w14:paraId="2C5E4090"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F80B0C9">
          <v:rect id="_x0000_i1032" style="width:0;height:1.5pt" o:hralign="center" o:hrstd="t" o:hr="t" fillcolor="#a0a0a0" stroked="f"/>
        </w:pict>
      </w:r>
    </w:p>
    <w:p w14:paraId="36DFAF80"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投资者解读</w:t>
      </w:r>
    </w:p>
    <w:p w14:paraId="3E5C9D83"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AppLovin </w:t>
      </w:r>
      <w:r w:rsidRPr="00C9256F">
        <w:rPr>
          <w:rFonts w:ascii="Times New Roman" w:eastAsia="微软雅黑" w:hAnsi="Times New Roman" w:cs="Times New Roman"/>
          <w:b/>
          <w:bCs/>
          <w:sz w:val="22"/>
          <w:szCs w:val="22"/>
        </w:rPr>
        <w:t>在其行业中排名第一，综合评分高达</w:t>
      </w:r>
      <w:r w:rsidRPr="00C9256F">
        <w:rPr>
          <w:rFonts w:ascii="Times New Roman" w:eastAsia="微软雅黑" w:hAnsi="Times New Roman" w:cs="Times New Roman"/>
          <w:b/>
          <w:bCs/>
          <w:sz w:val="22"/>
          <w:szCs w:val="22"/>
        </w:rPr>
        <w:t xml:space="preserve"> 99</w:t>
      </w:r>
      <w:r w:rsidRPr="00C9256F">
        <w:rPr>
          <w:rFonts w:ascii="Times New Roman" w:eastAsia="微软雅黑" w:hAnsi="Times New Roman" w:cs="Times New Roman"/>
          <w:sz w:val="22"/>
          <w:szCs w:val="22"/>
        </w:rPr>
        <w:t>，表明其业务增长、盈利能力及股价表现均优于市场大部分公司。</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机构资金流入情况良好（</w:t>
      </w:r>
      <w:r w:rsidRPr="00C9256F">
        <w:rPr>
          <w:rFonts w:ascii="Times New Roman" w:eastAsia="微软雅黑" w:hAnsi="Times New Roman" w:cs="Times New Roman"/>
          <w:b/>
          <w:bCs/>
          <w:sz w:val="22"/>
          <w:szCs w:val="22"/>
        </w:rPr>
        <w:t xml:space="preserve">B+ </w:t>
      </w:r>
      <w:r w:rsidRPr="00C9256F">
        <w:rPr>
          <w:rFonts w:ascii="Times New Roman" w:eastAsia="微软雅黑" w:hAnsi="Times New Roman" w:cs="Times New Roman"/>
          <w:b/>
          <w:bCs/>
          <w:sz w:val="22"/>
          <w:szCs w:val="22"/>
        </w:rPr>
        <w:t>评级）</w:t>
      </w:r>
      <w:r w:rsidRPr="00C9256F">
        <w:rPr>
          <w:rFonts w:ascii="Times New Roman" w:eastAsia="微软雅黑" w:hAnsi="Times New Roman" w:cs="Times New Roman"/>
          <w:sz w:val="22"/>
          <w:szCs w:val="22"/>
        </w:rPr>
        <w:t>，但值得注意的是</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EPS </w:t>
      </w:r>
      <w:r w:rsidRPr="00C9256F">
        <w:rPr>
          <w:rFonts w:ascii="Times New Roman" w:eastAsia="微软雅黑" w:hAnsi="Times New Roman" w:cs="Times New Roman"/>
          <w:b/>
          <w:bCs/>
          <w:sz w:val="22"/>
          <w:szCs w:val="22"/>
        </w:rPr>
        <w:t>评分仅</w:t>
      </w:r>
      <w:r w:rsidRPr="00C9256F">
        <w:rPr>
          <w:rFonts w:ascii="Times New Roman" w:eastAsia="微软雅黑" w:hAnsi="Times New Roman" w:cs="Times New Roman"/>
          <w:b/>
          <w:bCs/>
          <w:sz w:val="22"/>
          <w:szCs w:val="22"/>
        </w:rPr>
        <w:t xml:space="preserve"> 83</w:t>
      </w:r>
      <w:r w:rsidRPr="00C9256F">
        <w:rPr>
          <w:rFonts w:ascii="Times New Roman" w:eastAsia="微软雅黑" w:hAnsi="Times New Roman" w:cs="Times New Roman"/>
          <w:sz w:val="22"/>
          <w:szCs w:val="22"/>
        </w:rPr>
        <w:t>，表明虽然增长强劲，但盈利能力仍有进一步提升空间。</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股价表现极为强势（</w:t>
      </w:r>
      <w:r w:rsidRPr="00C9256F">
        <w:rPr>
          <w:rFonts w:ascii="Times New Roman" w:eastAsia="微软雅黑" w:hAnsi="Times New Roman" w:cs="Times New Roman"/>
          <w:b/>
          <w:bCs/>
          <w:sz w:val="22"/>
          <w:szCs w:val="22"/>
        </w:rPr>
        <w:t xml:space="preserve">RS </w:t>
      </w:r>
      <w:r w:rsidRPr="00C9256F">
        <w:rPr>
          <w:rFonts w:ascii="Times New Roman" w:eastAsia="微软雅黑" w:hAnsi="Times New Roman" w:cs="Times New Roman"/>
          <w:b/>
          <w:bCs/>
          <w:sz w:val="22"/>
          <w:szCs w:val="22"/>
        </w:rPr>
        <w:t>评分</w:t>
      </w:r>
      <w:r w:rsidRPr="00C9256F">
        <w:rPr>
          <w:rFonts w:ascii="Times New Roman" w:eastAsia="微软雅黑" w:hAnsi="Times New Roman" w:cs="Times New Roman"/>
          <w:b/>
          <w:bCs/>
          <w:sz w:val="22"/>
          <w:szCs w:val="22"/>
        </w:rPr>
        <w:t xml:space="preserve"> 99</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，显示</w:t>
      </w:r>
      <w:r w:rsidRPr="00C9256F">
        <w:rPr>
          <w:rFonts w:ascii="Times New Roman" w:eastAsia="微软雅黑" w:hAnsi="Times New Roman" w:cs="Times New Roman"/>
          <w:sz w:val="22"/>
          <w:szCs w:val="22"/>
        </w:rPr>
        <w:t xml:space="preserve"> AppLovin </w:t>
      </w:r>
      <w:r w:rsidRPr="00C9256F">
        <w:rPr>
          <w:rFonts w:ascii="Times New Roman" w:eastAsia="微软雅黑" w:hAnsi="Times New Roman" w:cs="Times New Roman"/>
          <w:sz w:val="22"/>
          <w:szCs w:val="22"/>
        </w:rPr>
        <w:t>在市场中的相对优势，近期受资金追捧明显。</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近期即将发布财报（</w:t>
      </w:r>
      <w:r w:rsidRPr="00C9256F">
        <w:rPr>
          <w:rFonts w:ascii="Times New Roman" w:eastAsia="微软雅黑" w:hAnsi="Times New Roman" w:cs="Times New Roman"/>
          <w:b/>
          <w:bCs/>
          <w:sz w:val="22"/>
          <w:szCs w:val="22"/>
        </w:rPr>
        <w:t xml:space="preserve">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12 </w:t>
      </w:r>
      <w:r w:rsidRPr="00C9256F">
        <w:rPr>
          <w:rFonts w:ascii="Times New Roman" w:eastAsia="微软雅黑" w:hAnsi="Times New Roman" w:cs="Times New Roman"/>
          <w:b/>
          <w:bCs/>
          <w:sz w:val="22"/>
          <w:szCs w:val="22"/>
        </w:rPr>
        <w:t>日），投资者需关注市场对盈利预期的反应</w:t>
      </w:r>
      <w:r w:rsidRPr="00C9256F">
        <w:rPr>
          <w:rFonts w:ascii="Times New Roman" w:eastAsia="微软雅黑" w:hAnsi="Times New Roman" w:cs="Times New Roman"/>
          <w:sz w:val="22"/>
          <w:szCs w:val="22"/>
        </w:rPr>
        <w:t>，若超预期，股价可能突破新高，反之则可能调整。</w:t>
      </w:r>
    </w:p>
    <w:p w14:paraId="02138688"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结论：</w:t>
      </w:r>
      <w:r w:rsidRPr="00C9256F">
        <w:rPr>
          <w:rFonts w:ascii="Times New Roman" w:eastAsia="微软雅黑" w:hAnsi="Times New Roman" w:cs="Times New Roman"/>
          <w:b/>
          <w:bCs/>
          <w:sz w:val="22"/>
          <w:szCs w:val="22"/>
        </w:rPr>
        <w:t xml:space="preserve">AppLovin </w:t>
      </w:r>
      <w:r w:rsidRPr="00C9256F">
        <w:rPr>
          <w:rFonts w:ascii="Times New Roman" w:eastAsia="微软雅黑" w:hAnsi="Times New Roman" w:cs="Times New Roman"/>
          <w:b/>
          <w:bCs/>
          <w:sz w:val="22"/>
          <w:szCs w:val="22"/>
        </w:rPr>
        <w:t>仍是强势股，但需结合财报发布后的市场动向进行风险管理。</w:t>
      </w:r>
    </w:p>
    <w:p w14:paraId="61646B25" w14:textId="77777777" w:rsidR="00C9256F" w:rsidRDefault="00C9256F" w:rsidP="00134146">
      <w:pPr>
        <w:rPr>
          <w:rFonts w:ascii="Times New Roman" w:eastAsia="微软雅黑" w:hAnsi="Times New Roman" w:cs="Times New Roman"/>
          <w:sz w:val="22"/>
          <w:szCs w:val="22"/>
        </w:rPr>
      </w:pPr>
    </w:p>
    <w:p w14:paraId="1C938C6F"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AppLovin</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APP</w:t>
      </w:r>
      <w:r w:rsidRPr="00C9256F">
        <w:rPr>
          <w:rFonts w:ascii="Times New Roman" w:eastAsia="微软雅黑" w:hAnsi="Times New Roman" w:cs="Times New Roman"/>
          <w:b/>
          <w:bCs/>
          <w:sz w:val="22"/>
          <w:szCs w:val="22"/>
        </w:rPr>
        <w:t>）股票与公司数据分析</w:t>
      </w:r>
    </w:p>
    <w:p w14:paraId="637F3BC3"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股票数据（</w:t>
      </w:r>
      <w:r w:rsidRPr="00C9256F">
        <w:rPr>
          <w:rFonts w:ascii="Times New Roman" w:eastAsia="微软雅黑" w:hAnsi="Times New Roman" w:cs="Times New Roman"/>
          <w:b/>
          <w:bCs/>
          <w:sz w:val="22"/>
          <w:szCs w:val="22"/>
        </w:rPr>
        <w:t>Stock Data</w:t>
      </w:r>
      <w:r w:rsidRPr="00C9256F">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40"/>
        <w:gridCol w:w="2702"/>
        <w:gridCol w:w="4008"/>
      </w:tblGrid>
      <w:tr w:rsidR="00C9256F" w:rsidRPr="00C9256F" w14:paraId="51E55623" w14:textId="77777777" w:rsidTr="00C92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4A5F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指标</w:t>
            </w:r>
          </w:p>
        </w:tc>
        <w:tc>
          <w:tcPr>
            <w:tcW w:w="0" w:type="auto"/>
            <w:hideMark/>
          </w:tcPr>
          <w:p w14:paraId="4FFF034A"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数据</w:t>
            </w:r>
          </w:p>
        </w:tc>
        <w:tc>
          <w:tcPr>
            <w:tcW w:w="0" w:type="auto"/>
            <w:hideMark/>
          </w:tcPr>
          <w:p w14:paraId="052E0793"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说明</w:t>
            </w:r>
          </w:p>
        </w:tc>
      </w:tr>
      <w:tr w:rsidR="00C9256F" w:rsidRPr="00C9256F" w14:paraId="1E967177"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65E58"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今日股价波动范围</w:t>
            </w:r>
          </w:p>
        </w:tc>
        <w:tc>
          <w:tcPr>
            <w:tcW w:w="0" w:type="auto"/>
            <w:hideMark/>
          </w:tcPr>
          <w:p w14:paraId="68FE49C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365.60 - 379.59</w:t>
            </w:r>
          </w:p>
        </w:tc>
        <w:tc>
          <w:tcPr>
            <w:tcW w:w="0" w:type="auto"/>
            <w:hideMark/>
          </w:tcPr>
          <w:p w14:paraId="7E625CF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当天最高和最低股价</w:t>
            </w:r>
          </w:p>
        </w:tc>
      </w:tr>
      <w:tr w:rsidR="00C9256F" w:rsidRPr="00C9256F" w14:paraId="1329590F"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0C8B990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52 </w:t>
            </w:r>
            <w:r w:rsidRPr="00C9256F">
              <w:rPr>
                <w:rFonts w:ascii="Times New Roman" w:eastAsia="微软雅黑" w:hAnsi="Times New Roman" w:cs="Times New Roman"/>
                <w:sz w:val="22"/>
                <w:szCs w:val="22"/>
              </w:rPr>
              <w:t>周股价范围</w:t>
            </w:r>
          </w:p>
        </w:tc>
        <w:tc>
          <w:tcPr>
            <w:tcW w:w="0" w:type="auto"/>
            <w:hideMark/>
          </w:tcPr>
          <w:p w14:paraId="62798CBC"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45.12 - 417.64</w:t>
            </w:r>
          </w:p>
        </w:tc>
        <w:tc>
          <w:tcPr>
            <w:tcW w:w="0" w:type="auto"/>
            <w:hideMark/>
          </w:tcPr>
          <w:p w14:paraId="6C18EC2D"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过去一年内股价最高与最低点</w:t>
            </w:r>
          </w:p>
        </w:tc>
      </w:tr>
      <w:tr w:rsidR="00C9256F" w:rsidRPr="00C9256F" w14:paraId="32C808DF"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4A5EB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年初至今涨幅（</w:t>
            </w:r>
            <w:r w:rsidRPr="00C9256F">
              <w:rPr>
                <w:rFonts w:ascii="Times New Roman" w:eastAsia="微软雅黑" w:hAnsi="Times New Roman" w:cs="Times New Roman"/>
                <w:sz w:val="22"/>
                <w:szCs w:val="22"/>
              </w:rPr>
              <w:t>YTD</w:t>
            </w:r>
            <w:r w:rsidRPr="00C9256F">
              <w:rPr>
                <w:rFonts w:ascii="Times New Roman" w:eastAsia="微软雅黑" w:hAnsi="Times New Roman" w:cs="Times New Roman"/>
                <w:sz w:val="22"/>
                <w:szCs w:val="22"/>
              </w:rPr>
              <w:t>）</w:t>
            </w:r>
          </w:p>
        </w:tc>
        <w:tc>
          <w:tcPr>
            <w:tcW w:w="0" w:type="auto"/>
            <w:hideMark/>
          </w:tcPr>
          <w:p w14:paraId="241FF975"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16.17%</w:t>
            </w:r>
          </w:p>
        </w:tc>
        <w:tc>
          <w:tcPr>
            <w:tcW w:w="0" w:type="auto"/>
            <w:hideMark/>
          </w:tcPr>
          <w:p w14:paraId="79B1BDB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今年以来股价的累计涨幅</w:t>
            </w:r>
          </w:p>
        </w:tc>
      </w:tr>
      <w:tr w:rsidR="00C9256F" w:rsidRPr="00C9256F" w14:paraId="1E578F79"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3F09225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4 </w:t>
            </w:r>
            <w:r w:rsidRPr="00C9256F">
              <w:rPr>
                <w:rFonts w:ascii="Times New Roman" w:eastAsia="微软雅黑" w:hAnsi="Times New Roman" w:cs="Times New Roman"/>
                <w:sz w:val="22"/>
                <w:szCs w:val="22"/>
              </w:rPr>
              <w:t>周涨幅</w:t>
            </w:r>
          </w:p>
        </w:tc>
        <w:tc>
          <w:tcPr>
            <w:tcW w:w="0" w:type="auto"/>
            <w:hideMark/>
          </w:tcPr>
          <w:p w14:paraId="5C780AF9"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9.89%</w:t>
            </w:r>
          </w:p>
        </w:tc>
        <w:tc>
          <w:tcPr>
            <w:tcW w:w="0" w:type="auto"/>
            <w:hideMark/>
          </w:tcPr>
          <w:p w14:paraId="0449CD59"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最近一个月内股价涨幅</w:t>
            </w:r>
          </w:p>
        </w:tc>
      </w:tr>
      <w:tr w:rsidR="00C9256F" w:rsidRPr="00C9256F" w14:paraId="24F5900E"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DB0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50 </w:t>
            </w:r>
            <w:r w:rsidRPr="00C9256F">
              <w:rPr>
                <w:rFonts w:ascii="Times New Roman" w:eastAsia="微软雅黑" w:hAnsi="Times New Roman" w:cs="Times New Roman"/>
                <w:sz w:val="22"/>
                <w:szCs w:val="22"/>
              </w:rPr>
              <w:t>日均成交量</w:t>
            </w:r>
          </w:p>
        </w:tc>
        <w:tc>
          <w:tcPr>
            <w:tcW w:w="0" w:type="auto"/>
            <w:hideMark/>
          </w:tcPr>
          <w:p w14:paraId="3409FBED"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5,082,900</w:t>
            </w:r>
          </w:p>
        </w:tc>
        <w:tc>
          <w:tcPr>
            <w:tcW w:w="0" w:type="auto"/>
            <w:hideMark/>
          </w:tcPr>
          <w:p w14:paraId="7E1273E8"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50 </w:t>
            </w:r>
            <w:r w:rsidRPr="00C9256F">
              <w:rPr>
                <w:rFonts w:ascii="Times New Roman" w:eastAsia="微软雅黑" w:hAnsi="Times New Roman" w:cs="Times New Roman"/>
                <w:sz w:val="22"/>
                <w:szCs w:val="22"/>
              </w:rPr>
              <w:t>天的平均交易量</w:t>
            </w:r>
          </w:p>
        </w:tc>
      </w:tr>
      <w:tr w:rsidR="00C9256F" w:rsidRPr="00C9256F" w14:paraId="79C3242E"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7BA43DD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总流通股数</w:t>
            </w:r>
          </w:p>
        </w:tc>
        <w:tc>
          <w:tcPr>
            <w:tcW w:w="0" w:type="auto"/>
            <w:hideMark/>
          </w:tcPr>
          <w:p w14:paraId="66E4D890"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 xml:space="preserve">298.7 </w:t>
            </w:r>
            <w:r w:rsidRPr="00C9256F">
              <w:rPr>
                <w:rFonts w:ascii="Times New Roman" w:eastAsia="微软雅黑" w:hAnsi="Times New Roman" w:cs="Times New Roman"/>
                <w:b/>
                <w:bCs/>
                <w:sz w:val="22"/>
                <w:szCs w:val="22"/>
              </w:rPr>
              <w:t>百万</w:t>
            </w:r>
          </w:p>
        </w:tc>
        <w:tc>
          <w:tcPr>
            <w:tcW w:w="0" w:type="auto"/>
            <w:hideMark/>
          </w:tcPr>
          <w:p w14:paraId="7454F18A"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目前市场上流通的总股本</w:t>
            </w:r>
          </w:p>
        </w:tc>
      </w:tr>
      <w:tr w:rsidR="00C9256F" w:rsidRPr="00C9256F" w14:paraId="30126F56"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FEC06"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lastRenderedPageBreak/>
              <w:t>可流通股本（</w:t>
            </w:r>
            <w:r w:rsidRPr="00C9256F">
              <w:rPr>
                <w:rFonts w:ascii="Times New Roman" w:eastAsia="微软雅黑" w:hAnsi="Times New Roman" w:cs="Times New Roman"/>
                <w:sz w:val="22"/>
                <w:szCs w:val="22"/>
              </w:rPr>
              <w:t>Float</w:t>
            </w:r>
            <w:r w:rsidRPr="00C9256F">
              <w:rPr>
                <w:rFonts w:ascii="Times New Roman" w:eastAsia="微软雅黑" w:hAnsi="Times New Roman" w:cs="Times New Roman"/>
                <w:sz w:val="22"/>
                <w:szCs w:val="22"/>
              </w:rPr>
              <w:t>）</w:t>
            </w:r>
          </w:p>
        </w:tc>
        <w:tc>
          <w:tcPr>
            <w:tcW w:w="0" w:type="auto"/>
            <w:hideMark/>
          </w:tcPr>
          <w:p w14:paraId="6B1E90FF"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 xml:space="preserve">215.0 </w:t>
            </w:r>
            <w:r w:rsidRPr="00C9256F">
              <w:rPr>
                <w:rFonts w:ascii="Times New Roman" w:eastAsia="微软雅黑" w:hAnsi="Times New Roman" w:cs="Times New Roman"/>
                <w:b/>
                <w:bCs/>
                <w:sz w:val="22"/>
                <w:szCs w:val="22"/>
              </w:rPr>
              <w:t>百万</w:t>
            </w:r>
          </w:p>
        </w:tc>
        <w:tc>
          <w:tcPr>
            <w:tcW w:w="0" w:type="auto"/>
            <w:hideMark/>
          </w:tcPr>
          <w:p w14:paraId="0EAD7948"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实际可交易的股票数量</w:t>
            </w:r>
          </w:p>
        </w:tc>
      </w:tr>
      <w:tr w:rsidR="00C9256F" w:rsidRPr="00C9256F" w14:paraId="7D1E0EB7"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4E460837"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IPO </w:t>
            </w:r>
            <w:r w:rsidRPr="00C9256F">
              <w:rPr>
                <w:rFonts w:ascii="Times New Roman" w:eastAsia="微软雅黑" w:hAnsi="Times New Roman" w:cs="Times New Roman"/>
                <w:sz w:val="22"/>
                <w:szCs w:val="22"/>
              </w:rPr>
              <w:t>上市日期</w:t>
            </w:r>
          </w:p>
        </w:tc>
        <w:tc>
          <w:tcPr>
            <w:tcW w:w="0" w:type="auto"/>
            <w:hideMark/>
          </w:tcPr>
          <w:p w14:paraId="6FB5F4E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2021/04/15</w:t>
            </w:r>
          </w:p>
        </w:tc>
        <w:tc>
          <w:tcPr>
            <w:tcW w:w="0" w:type="auto"/>
            <w:hideMark/>
          </w:tcPr>
          <w:p w14:paraId="32803FD8"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公司上市日期</w:t>
            </w:r>
          </w:p>
        </w:tc>
      </w:tr>
      <w:tr w:rsidR="00C9256F" w:rsidRPr="00C9256F" w14:paraId="5F44E0FB"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78D1A"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承销投行</w:t>
            </w:r>
          </w:p>
        </w:tc>
        <w:tc>
          <w:tcPr>
            <w:tcW w:w="0" w:type="auto"/>
            <w:hideMark/>
          </w:tcPr>
          <w:p w14:paraId="595CD36B"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摩根士丹利（</w:t>
            </w:r>
            <w:r w:rsidRPr="00C9256F">
              <w:rPr>
                <w:rFonts w:ascii="Times New Roman" w:eastAsia="微软雅黑" w:hAnsi="Times New Roman" w:cs="Times New Roman"/>
                <w:b/>
                <w:bCs/>
                <w:sz w:val="22"/>
                <w:szCs w:val="22"/>
              </w:rPr>
              <w:t>Morgan Stanley</w:t>
            </w:r>
            <w:r w:rsidRPr="00C9256F">
              <w:rPr>
                <w:rFonts w:ascii="Times New Roman" w:eastAsia="微软雅黑" w:hAnsi="Times New Roman" w:cs="Times New Roman"/>
                <w:b/>
                <w:bCs/>
                <w:sz w:val="22"/>
                <w:szCs w:val="22"/>
              </w:rPr>
              <w:t>）</w:t>
            </w:r>
          </w:p>
        </w:tc>
        <w:tc>
          <w:tcPr>
            <w:tcW w:w="0" w:type="auto"/>
            <w:hideMark/>
          </w:tcPr>
          <w:p w14:paraId="592799D2"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IPO </w:t>
            </w:r>
            <w:r w:rsidRPr="00C9256F">
              <w:rPr>
                <w:rFonts w:ascii="Times New Roman" w:eastAsia="微软雅黑" w:hAnsi="Times New Roman" w:cs="Times New Roman"/>
                <w:sz w:val="22"/>
                <w:szCs w:val="22"/>
              </w:rPr>
              <w:t>及相关投行支持</w:t>
            </w:r>
          </w:p>
        </w:tc>
      </w:tr>
      <w:tr w:rsidR="00C9256F" w:rsidRPr="00C9256F" w14:paraId="0DB12B41"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7077F943"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管理层持股比例</w:t>
            </w:r>
          </w:p>
        </w:tc>
        <w:tc>
          <w:tcPr>
            <w:tcW w:w="0" w:type="auto"/>
            <w:hideMark/>
          </w:tcPr>
          <w:p w14:paraId="45A277C0"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5.7%</w:t>
            </w:r>
          </w:p>
        </w:tc>
        <w:tc>
          <w:tcPr>
            <w:tcW w:w="0" w:type="auto"/>
            <w:hideMark/>
          </w:tcPr>
          <w:p w14:paraId="04D8D6B2"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公司管理层所持有的股份比例</w:t>
            </w:r>
          </w:p>
        </w:tc>
      </w:tr>
      <w:tr w:rsidR="00C9256F" w:rsidRPr="00C9256F" w14:paraId="4F819FBD"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D5261E"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市盈率（</w:t>
            </w:r>
            <w:r w:rsidRPr="00C9256F">
              <w:rPr>
                <w:rFonts w:ascii="Times New Roman" w:eastAsia="微软雅黑" w:hAnsi="Times New Roman" w:cs="Times New Roman"/>
                <w:sz w:val="22"/>
                <w:szCs w:val="22"/>
              </w:rPr>
              <w:t>PE Ratio</w:t>
            </w:r>
            <w:r w:rsidRPr="00C9256F">
              <w:rPr>
                <w:rFonts w:ascii="Times New Roman" w:eastAsia="微软雅黑" w:hAnsi="Times New Roman" w:cs="Times New Roman"/>
                <w:sz w:val="22"/>
                <w:szCs w:val="22"/>
              </w:rPr>
              <w:t>）</w:t>
            </w:r>
          </w:p>
        </w:tc>
        <w:tc>
          <w:tcPr>
            <w:tcW w:w="0" w:type="auto"/>
            <w:hideMark/>
          </w:tcPr>
          <w:p w14:paraId="6C242E01"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112</w:t>
            </w:r>
          </w:p>
        </w:tc>
        <w:tc>
          <w:tcPr>
            <w:tcW w:w="0" w:type="auto"/>
            <w:hideMark/>
          </w:tcPr>
          <w:p w14:paraId="4305C5CA"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反映当前估值水平（较高，说明市场预期增长强劲）</w:t>
            </w:r>
          </w:p>
        </w:tc>
      </w:tr>
      <w:tr w:rsidR="00C9256F" w:rsidRPr="00C9256F" w14:paraId="0083070F"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3AD9E8D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股息收益率（</w:t>
            </w:r>
            <w:r w:rsidRPr="00C9256F">
              <w:rPr>
                <w:rFonts w:ascii="Times New Roman" w:eastAsia="微软雅黑" w:hAnsi="Times New Roman" w:cs="Times New Roman"/>
                <w:sz w:val="22"/>
                <w:szCs w:val="22"/>
              </w:rPr>
              <w:t>Dividend Yield</w:t>
            </w:r>
            <w:r w:rsidRPr="00C9256F">
              <w:rPr>
                <w:rFonts w:ascii="Times New Roman" w:eastAsia="微软雅黑" w:hAnsi="Times New Roman" w:cs="Times New Roman"/>
                <w:sz w:val="22"/>
                <w:szCs w:val="22"/>
              </w:rPr>
              <w:t>）</w:t>
            </w:r>
          </w:p>
        </w:tc>
        <w:tc>
          <w:tcPr>
            <w:tcW w:w="0" w:type="auto"/>
            <w:hideMark/>
          </w:tcPr>
          <w:p w14:paraId="54C5FEAE"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w:t>
            </w:r>
          </w:p>
        </w:tc>
        <w:tc>
          <w:tcPr>
            <w:tcW w:w="0" w:type="auto"/>
            <w:hideMark/>
          </w:tcPr>
          <w:p w14:paraId="4AC8481B"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该公司目前不派发股息</w:t>
            </w:r>
          </w:p>
        </w:tc>
      </w:tr>
      <w:tr w:rsidR="00C9256F" w:rsidRPr="00C9256F" w14:paraId="17FE00F8"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2765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Alpha</w:t>
            </w:r>
          </w:p>
        </w:tc>
        <w:tc>
          <w:tcPr>
            <w:tcW w:w="0" w:type="auto"/>
            <w:hideMark/>
          </w:tcPr>
          <w:p w14:paraId="02736BD6"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0.68</w:t>
            </w:r>
          </w:p>
        </w:tc>
        <w:tc>
          <w:tcPr>
            <w:tcW w:w="0" w:type="auto"/>
            <w:hideMark/>
          </w:tcPr>
          <w:p w14:paraId="20FCA97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衡量股票超额回报能力</w:t>
            </w:r>
          </w:p>
        </w:tc>
      </w:tr>
      <w:tr w:rsidR="00C9256F" w:rsidRPr="00C9256F" w14:paraId="0663968D"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0677E03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Beta</w:t>
            </w:r>
          </w:p>
        </w:tc>
        <w:tc>
          <w:tcPr>
            <w:tcW w:w="0" w:type="auto"/>
            <w:hideMark/>
          </w:tcPr>
          <w:p w14:paraId="3FE0972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2.65</w:t>
            </w:r>
          </w:p>
        </w:tc>
        <w:tc>
          <w:tcPr>
            <w:tcW w:w="0" w:type="auto"/>
            <w:hideMark/>
          </w:tcPr>
          <w:p w14:paraId="2614C8A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衡量股票相对市场的波动性（</w:t>
            </w:r>
            <w:r w:rsidRPr="00C9256F">
              <w:rPr>
                <w:rFonts w:ascii="Times New Roman" w:eastAsia="微软雅黑" w:hAnsi="Times New Roman" w:cs="Times New Roman"/>
                <w:sz w:val="22"/>
                <w:szCs w:val="22"/>
              </w:rPr>
              <w:t xml:space="preserve">&gt;1 </w:t>
            </w:r>
            <w:r w:rsidRPr="00C9256F">
              <w:rPr>
                <w:rFonts w:ascii="Times New Roman" w:eastAsia="微软雅黑" w:hAnsi="Times New Roman" w:cs="Times New Roman"/>
                <w:sz w:val="22"/>
                <w:szCs w:val="22"/>
              </w:rPr>
              <w:t>表示波动较大）</w:t>
            </w:r>
          </w:p>
        </w:tc>
      </w:tr>
    </w:tbl>
    <w:p w14:paraId="359362CF"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A48D722">
          <v:rect id="_x0000_i1033" style="width:0;height:1.5pt" o:hralign="center" o:hrstd="t" o:hr="t" fillcolor="#a0a0a0" stroked="f"/>
        </w:pict>
      </w:r>
    </w:p>
    <w:p w14:paraId="724272E4"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公司基本面（</w:t>
      </w:r>
      <w:r w:rsidRPr="00C9256F">
        <w:rPr>
          <w:rFonts w:ascii="Times New Roman" w:eastAsia="微软雅黑" w:hAnsi="Times New Roman" w:cs="Times New Roman"/>
          <w:b/>
          <w:bCs/>
          <w:sz w:val="22"/>
          <w:szCs w:val="22"/>
        </w:rPr>
        <w:t>Company Fundamentals</w:t>
      </w:r>
      <w:r w:rsidRPr="00C9256F">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875"/>
        <w:gridCol w:w="1800"/>
        <w:gridCol w:w="4675"/>
      </w:tblGrid>
      <w:tr w:rsidR="00C9256F" w:rsidRPr="00C9256F" w14:paraId="1E0A097A" w14:textId="77777777" w:rsidTr="00C92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A3E90E8"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指标</w:t>
            </w:r>
          </w:p>
        </w:tc>
        <w:tc>
          <w:tcPr>
            <w:tcW w:w="1800" w:type="dxa"/>
            <w:hideMark/>
          </w:tcPr>
          <w:p w14:paraId="4D4A0CB1"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数据</w:t>
            </w:r>
          </w:p>
        </w:tc>
        <w:tc>
          <w:tcPr>
            <w:tcW w:w="4675" w:type="dxa"/>
            <w:hideMark/>
          </w:tcPr>
          <w:p w14:paraId="2CD5B83F"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说明</w:t>
            </w:r>
          </w:p>
        </w:tc>
      </w:tr>
      <w:tr w:rsidR="00C9256F" w:rsidRPr="00C9256F" w14:paraId="25181234"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21A56D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下次财报发布日期</w:t>
            </w:r>
          </w:p>
        </w:tc>
        <w:tc>
          <w:tcPr>
            <w:tcW w:w="1800" w:type="dxa"/>
            <w:hideMark/>
          </w:tcPr>
          <w:p w14:paraId="4781BDC2"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2025/02/12</w:t>
            </w:r>
          </w:p>
        </w:tc>
        <w:tc>
          <w:tcPr>
            <w:tcW w:w="4675" w:type="dxa"/>
            <w:hideMark/>
          </w:tcPr>
          <w:p w14:paraId="5759A4E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预计财报发布时间</w:t>
            </w:r>
          </w:p>
        </w:tc>
      </w:tr>
      <w:tr w:rsidR="00C9256F" w:rsidRPr="00C9256F" w14:paraId="58F94FD0"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277F1807"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上季度</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p>
        </w:tc>
        <w:tc>
          <w:tcPr>
            <w:tcW w:w="1800" w:type="dxa"/>
            <w:hideMark/>
          </w:tcPr>
          <w:p w14:paraId="51C994CA"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317%</w:t>
            </w:r>
          </w:p>
        </w:tc>
        <w:tc>
          <w:tcPr>
            <w:tcW w:w="4675" w:type="dxa"/>
            <w:hideMark/>
          </w:tcPr>
          <w:p w14:paraId="3D5DF7D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最近一个季度的每股收益同比增长率</w:t>
            </w:r>
          </w:p>
        </w:tc>
      </w:tr>
      <w:tr w:rsidR="00C9256F" w:rsidRPr="00C9256F" w14:paraId="4FBFEBEA"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F77C98F"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3 </w:t>
            </w:r>
            <w:r w:rsidRPr="00C9256F">
              <w:rPr>
                <w:rFonts w:ascii="Times New Roman" w:eastAsia="微软雅黑" w:hAnsi="Times New Roman" w:cs="Times New Roman"/>
                <w:sz w:val="22"/>
                <w:szCs w:val="22"/>
              </w:rPr>
              <w:t>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增长率</w:t>
            </w:r>
          </w:p>
        </w:tc>
        <w:tc>
          <w:tcPr>
            <w:tcW w:w="1800" w:type="dxa"/>
            <w:hideMark/>
          </w:tcPr>
          <w:p w14:paraId="617C5B79"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w:t>
            </w:r>
          </w:p>
        </w:tc>
        <w:tc>
          <w:tcPr>
            <w:tcW w:w="4675" w:type="dxa"/>
            <w:hideMark/>
          </w:tcPr>
          <w:p w14:paraId="7ACE19C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过去三年的每股收益增长情况</w:t>
            </w:r>
          </w:p>
        </w:tc>
      </w:tr>
      <w:tr w:rsidR="00C9256F" w:rsidRPr="00C9256F" w14:paraId="172EA98F"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10CA5D5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预计</w:t>
            </w:r>
            <w:r w:rsidRPr="00C9256F">
              <w:rPr>
                <w:rFonts w:ascii="Times New Roman" w:eastAsia="微软雅黑" w:hAnsi="Times New Roman" w:cs="Times New Roman"/>
                <w:sz w:val="22"/>
                <w:szCs w:val="22"/>
              </w:rPr>
              <w:t xml:space="preserve"> 2024 </w:t>
            </w:r>
            <w:r w:rsidRPr="00C9256F">
              <w:rPr>
                <w:rFonts w:ascii="Times New Roman" w:eastAsia="微软雅黑" w:hAnsi="Times New Roman" w:cs="Times New Roman"/>
                <w:sz w:val="22"/>
                <w:szCs w:val="22"/>
              </w:rPr>
              <w:t>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p>
        </w:tc>
        <w:tc>
          <w:tcPr>
            <w:tcW w:w="1800" w:type="dxa"/>
            <w:hideMark/>
          </w:tcPr>
          <w:p w14:paraId="3E6B39E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315%</w:t>
            </w:r>
          </w:p>
        </w:tc>
        <w:tc>
          <w:tcPr>
            <w:tcW w:w="4675" w:type="dxa"/>
            <w:hideMark/>
          </w:tcPr>
          <w:p w14:paraId="329848D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2024 </w:t>
            </w:r>
            <w:r w:rsidRPr="00C9256F">
              <w:rPr>
                <w:rFonts w:ascii="Times New Roman" w:eastAsia="微软雅黑" w:hAnsi="Times New Roman" w:cs="Times New Roman"/>
                <w:sz w:val="22"/>
                <w:szCs w:val="22"/>
              </w:rPr>
              <w:t>年全年的预计每股收益增长率</w:t>
            </w:r>
          </w:p>
        </w:tc>
      </w:tr>
      <w:tr w:rsidR="00C9256F" w:rsidRPr="00C9256F" w14:paraId="10C392F5"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42BA3CB"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年化</w:t>
            </w:r>
            <w:r w:rsidRPr="00C9256F">
              <w:rPr>
                <w:rFonts w:ascii="Times New Roman" w:eastAsia="微软雅黑" w:hAnsi="Times New Roman" w:cs="Times New Roman"/>
                <w:sz w:val="22"/>
                <w:szCs w:val="22"/>
              </w:rPr>
              <w:t xml:space="preserve"> ROE</w:t>
            </w:r>
            <w:r w:rsidRPr="00C9256F">
              <w:rPr>
                <w:rFonts w:ascii="Times New Roman" w:eastAsia="微软雅黑" w:hAnsi="Times New Roman" w:cs="Times New Roman"/>
                <w:sz w:val="22"/>
                <w:szCs w:val="22"/>
              </w:rPr>
              <w:t>（净资产收益率）</w:t>
            </w:r>
          </w:p>
        </w:tc>
        <w:tc>
          <w:tcPr>
            <w:tcW w:w="1800" w:type="dxa"/>
            <w:hideMark/>
          </w:tcPr>
          <w:p w14:paraId="4937A293"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22.6%</w:t>
            </w:r>
          </w:p>
        </w:tc>
        <w:tc>
          <w:tcPr>
            <w:tcW w:w="4675" w:type="dxa"/>
            <w:hideMark/>
          </w:tcPr>
          <w:p w14:paraId="7664B6B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衡量公司盈利能力</w:t>
            </w:r>
          </w:p>
        </w:tc>
      </w:tr>
      <w:tr w:rsidR="00C9256F" w:rsidRPr="00C9256F" w14:paraId="02E3C76D"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39E9854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上季度销售增长</w:t>
            </w:r>
          </w:p>
        </w:tc>
        <w:tc>
          <w:tcPr>
            <w:tcW w:w="1800" w:type="dxa"/>
            <w:hideMark/>
          </w:tcPr>
          <w:p w14:paraId="4EAA4763"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39%</w:t>
            </w:r>
          </w:p>
        </w:tc>
        <w:tc>
          <w:tcPr>
            <w:tcW w:w="4675" w:type="dxa"/>
            <w:hideMark/>
          </w:tcPr>
          <w:p w14:paraId="758177F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最近一个季度的销售额同比增长率</w:t>
            </w:r>
          </w:p>
        </w:tc>
      </w:tr>
      <w:tr w:rsidR="00C9256F" w:rsidRPr="00C9256F" w14:paraId="46B55770"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76656C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lastRenderedPageBreak/>
              <w:t>过去</w:t>
            </w:r>
            <w:r w:rsidRPr="00C9256F">
              <w:rPr>
                <w:rFonts w:ascii="Times New Roman" w:eastAsia="微软雅黑" w:hAnsi="Times New Roman" w:cs="Times New Roman"/>
                <w:sz w:val="22"/>
                <w:szCs w:val="22"/>
              </w:rPr>
              <w:t xml:space="preserve"> 3 </w:t>
            </w:r>
            <w:r w:rsidRPr="00C9256F">
              <w:rPr>
                <w:rFonts w:ascii="Times New Roman" w:eastAsia="微软雅黑" w:hAnsi="Times New Roman" w:cs="Times New Roman"/>
                <w:sz w:val="22"/>
                <w:szCs w:val="22"/>
              </w:rPr>
              <w:t>年销售增长率</w:t>
            </w:r>
          </w:p>
        </w:tc>
        <w:tc>
          <w:tcPr>
            <w:tcW w:w="1800" w:type="dxa"/>
            <w:hideMark/>
          </w:tcPr>
          <w:p w14:paraId="2C1BA9EC"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15%</w:t>
            </w:r>
          </w:p>
        </w:tc>
        <w:tc>
          <w:tcPr>
            <w:tcW w:w="4675" w:type="dxa"/>
            <w:hideMark/>
          </w:tcPr>
          <w:p w14:paraId="3C5291EF"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过去三年的年均销售增长率</w:t>
            </w:r>
          </w:p>
        </w:tc>
      </w:tr>
      <w:tr w:rsidR="00C9256F" w:rsidRPr="00C9256F" w14:paraId="7703C060"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35E846D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负债率（</w:t>
            </w:r>
            <w:r w:rsidRPr="00C9256F">
              <w:rPr>
                <w:rFonts w:ascii="Times New Roman" w:eastAsia="微软雅黑" w:hAnsi="Times New Roman" w:cs="Times New Roman"/>
                <w:sz w:val="22"/>
                <w:szCs w:val="22"/>
              </w:rPr>
              <w:t>Debt %</w:t>
            </w:r>
            <w:r w:rsidRPr="00C9256F">
              <w:rPr>
                <w:rFonts w:ascii="Times New Roman" w:eastAsia="微软雅黑" w:hAnsi="Times New Roman" w:cs="Times New Roman"/>
                <w:sz w:val="22"/>
                <w:szCs w:val="22"/>
              </w:rPr>
              <w:t>）</w:t>
            </w:r>
          </w:p>
        </w:tc>
        <w:tc>
          <w:tcPr>
            <w:tcW w:w="1800" w:type="dxa"/>
            <w:hideMark/>
          </w:tcPr>
          <w:p w14:paraId="2AF1A5AE"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231%</w:t>
            </w:r>
          </w:p>
        </w:tc>
        <w:tc>
          <w:tcPr>
            <w:tcW w:w="4675" w:type="dxa"/>
            <w:hideMark/>
          </w:tcPr>
          <w:p w14:paraId="136DD15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公司的杠杆水平较高</w:t>
            </w:r>
          </w:p>
        </w:tc>
      </w:tr>
      <w:tr w:rsidR="00C9256F" w:rsidRPr="00C9256F" w14:paraId="1D580EFD"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5F82CAB"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市值（</w:t>
            </w:r>
            <w:r w:rsidRPr="00C9256F">
              <w:rPr>
                <w:rFonts w:ascii="Times New Roman" w:eastAsia="微软雅黑" w:hAnsi="Times New Roman" w:cs="Times New Roman"/>
                <w:sz w:val="22"/>
                <w:szCs w:val="22"/>
              </w:rPr>
              <w:t>Market Cap</w:t>
            </w:r>
            <w:r w:rsidRPr="00C9256F">
              <w:rPr>
                <w:rFonts w:ascii="Times New Roman" w:eastAsia="微软雅黑" w:hAnsi="Times New Roman" w:cs="Times New Roman"/>
                <w:sz w:val="22"/>
                <w:szCs w:val="22"/>
              </w:rPr>
              <w:t>）</w:t>
            </w:r>
          </w:p>
        </w:tc>
        <w:tc>
          <w:tcPr>
            <w:tcW w:w="1800" w:type="dxa"/>
            <w:hideMark/>
          </w:tcPr>
          <w:p w14:paraId="7CD67775"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$126B</w:t>
            </w:r>
          </w:p>
        </w:tc>
        <w:tc>
          <w:tcPr>
            <w:tcW w:w="4675" w:type="dxa"/>
            <w:hideMark/>
          </w:tcPr>
          <w:p w14:paraId="4AB1AD74"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目前公司的总市值（市值较大，属于大盘股）</w:t>
            </w:r>
          </w:p>
        </w:tc>
      </w:tr>
      <w:tr w:rsidR="00C9256F" w:rsidRPr="00C9256F" w14:paraId="184B1F19"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5643BD33"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税前利润率</w:t>
            </w:r>
          </w:p>
        </w:tc>
        <w:tc>
          <w:tcPr>
            <w:tcW w:w="1800" w:type="dxa"/>
            <w:hideMark/>
          </w:tcPr>
          <w:p w14:paraId="7FBE3DB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11.6%</w:t>
            </w:r>
          </w:p>
        </w:tc>
        <w:tc>
          <w:tcPr>
            <w:tcW w:w="4675" w:type="dxa"/>
            <w:hideMark/>
          </w:tcPr>
          <w:p w14:paraId="4051AC48"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公司的盈利能力指标</w:t>
            </w:r>
          </w:p>
        </w:tc>
      </w:tr>
      <w:tr w:rsidR="00C9256F" w:rsidRPr="00C9256F" w14:paraId="475EEE74"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4F4CCDD"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w:t>
            </w:r>
            <w:r w:rsidRPr="00C9256F">
              <w:rPr>
                <w:rFonts w:ascii="Times New Roman" w:eastAsia="微软雅黑" w:hAnsi="Times New Roman" w:cs="Times New Roman"/>
                <w:sz w:val="22"/>
                <w:szCs w:val="22"/>
              </w:rPr>
              <w:t>Sector</w:t>
            </w:r>
            <w:r w:rsidRPr="00C9256F">
              <w:rPr>
                <w:rFonts w:ascii="Times New Roman" w:eastAsia="微软雅黑" w:hAnsi="Times New Roman" w:cs="Times New Roman"/>
                <w:sz w:val="22"/>
                <w:szCs w:val="22"/>
              </w:rPr>
              <w:t>）</w:t>
            </w:r>
          </w:p>
        </w:tc>
        <w:tc>
          <w:tcPr>
            <w:tcW w:w="1800" w:type="dxa"/>
            <w:hideMark/>
          </w:tcPr>
          <w:p w14:paraId="0E63F86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软件（</w:t>
            </w:r>
            <w:r w:rsidRPr="00C9256F">
              <w:rPr>
                <w:rFonts w:ascii="Times New Roman" w:eastAsia="微软雅黑" w:hAnsi="Times New Roman" w:cs="Times New Roman"/>
                <w:b/>
                <w:bCs/>
                <w:sz w:val="22"/>
                <w:szCs w:val="22"/>
              </w:rPr>
              <w:t>Software</w:t>
            </w:r>
            <w:r w:rsidRPr="00C9256F">
              <w:rPr>
                <w:rFonts w:ascii="Times New Roman" w:eastAsia="微软雅黑" w:hAnsi="Times New Roman" w:cs="Times New Roman"/>
                <w:b/>
                <w:bCs/>
                <w:sz w:val="22"/>
                <w:szCs w:val="22"/>
              </w:rPr>
              <w:t>）</w:t>
            </w:r>
          </w:p>
        </w:tc>
        <w:tc>
          <w:tcPr>
            <w:tcW w:w="4675" w:type="dxa"/>
            <w:hideMark/>
          </w:tcPr>
          <w:p w14:paraId="2C3D5126"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所属行业</w:t>
            </w:r>
          </w:p>
        </w:tc>
      </w:tr>
      <w:tr w:rsidR="00C9256F" w:rsidRPr="00C9256F" w14:paraId="74954638"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1FEEB53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行业组别（</w:t>
            </w:r>
            <w:r w:rsidRPr="00C9256F">
              <w:rPr>
                <w:rFonts w:ascii="Times New Roman" w:eastAsia="微软雅黑" w:hAnsi="Times New Roman" w:cs="Times New Roman"/>
                <w:sz w:val="22"/>
                <w:szCs w:val="22"/>
              </w:rPr>
              <w:t>Industry Group</w:t>
            </w:r>
            <w:r w:rsidRPr="00C9256F">
              <w:rPr>
                <w:rFonts w:ascii="Times New Roman" w:eastAsia="微软雅黑" w:hAnsi="Times New Roman" w:cs="Times New Roman"/>
                <w:sz w:val="22"/>
                <w:szCs w:val="22"/>
              </w:rPr>
              <w:t>）</w:t>
            </w:r>
          </w:p>
        </w:tc>
        <w:tc>
          <w:tcPr>
            <w:tcW w:w="1800" w:type="dxa"/>
            <w:hideMark/>
          </w:tcPr>
          <w:p w14:paraId="23AA564C"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计算机软件</w:t>
            </w:r>
            <w:r w:rsidRPr="00C9256F">
              <w:rPr>
                <w:rFonts w:ascii="Times New Roman" w:eastAsia="微软雅黑" w:hAnsi="Times New Roman" w:cs="Times New Roman"/>
                <w:b/>
                <w:bCs/>
                <w:sz w:val="22"/>
                <w:szCs w:val="22"/>
              </w:rPr>
              <w:t xml:space="preserve"> - </w:t>
            </w:r>
            <w:r w:rsidRPr="00C9256F">
              <w:rPr>
                <w:rFonts w:ascii="Times New Roman" w:eastAsia="微软雅黑" w:hAnsi="Times New Roman" w:cs="Times New Roman"/>
                <w:b/>
                <w:bCs/>
                <w:sz w:val="22"/>
                <w:szCs w:val="22"/>
              </w:rPr>
              <w:t>专业企业服务（</w:t>
            </w:r>
            <w:r w:rsidRPr="00C9256F">
              <w:rPr>
                <w:rFonts w:ascii="Times New Roman" w:eastAsia="微软雅黑" w:hAnsi="Times New Roman" w:cs="Times New Roman"/>
                <w:b/>
                <w:bCs/>
                <w:sz w:val="22"/>
                <w:szCs w:val="22"/>
              </w:rPr>
              <w:t>Comp Stfwr-Spec Enterprs</w:t>
            </w:r>
            <w:r w:rsidRPr="00C9256F">
              <w:rPr>
                <w:rFonts w:ascii="Times New Roman" w:eastAsia="微软雅黑" w:hAnsi="Times New Roman" w:cs="Times New Roman"/>
                <w:b/>
                <w:bCs/>
                <w:sz w:val="22"/>
                <w:szCs w:val="22"/>
              </w:rPr>
              <w:t>）</w:t>
            </w:r>
          </w:p>
        </w:tc>
        <w:tc>
          <w:tcPr>
            <w:tcW w:w="4675" w:type="dxa"/>
            <w:hideMark/>
          </w:tcPr>
          <w:p w14:paraId="58BD633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具体行业类别</w:t>
            </w:r>
          </w:p>
        </w:tc>
      </w:tr>
      <w:tr w:rsidR="00C9256F" w:rsidRPr="00C9256F" w14:paraId="4A201B78"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DB3C67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行业排名（</w:t>
            </w:r>
            <w:r w:rsidRPr="00C9256F">
              <w:rPr>
                <w:rFonts w:ascii="Times New Roman" w:eastAsia="微软雅黑" w:hAnsi="Times New Roman" w:cs="Times New Roman"/>
                <w:sz w:val="22"/>
                <w:szCs w:val="22"/>
              </w:rPr>
              <w:t>Industry Group Rank</w:t>
            </w:r>
            <w:r w:rsidRPr="00C9256F">
              <w:rPr>
                <w:rFonts w:ascii="Times New Roman" w:eastAsia="微软雅黑" w:hAnsi="Times New Roman" w:cs="Times New Roman"/>
                <w:sz w:val="22"/>
                <w:szCs w:val="22"/>
              </w:rPr>
              <w:t>）</w:t>
            </w:r>
          </w:p>
        </w:tc>
        <w:tc>
          <w:tcPr>
            <w:tcW w:w="1800" w:type="dxa"/>
            <w:hideMark/>
          </w:tcPr>
          <w:p w14:paraId="14D24B81"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13</w:t>
            </w:r>
          </w:p>
        </w:tc>
        <w:tc>
          <w:tcPr>
            <w:tcW w:w="4675" w:type="dxa"/>
            <w:hideMark/>
          </w:tcPr>
          <w:p w14:paraId="62A76023"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该公司在其行业中的排名</w:t>
            </w:r>
          </w:p>
        </w:tc>
      </w:tr>
    </w:tbl>
    <w:p w14:paraId="4CCAB4FE"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72076B">
          <v:rect id="_x0000_i1034" style="width:0;height:1.5pt" o:hralign="center" o:hrstd="t" o:hr="t" fillcolor="#a0a0a0" stroked="f"/>
        </w:pict>
      </w:r>
    </w:p>
    <w:p w14:paraId="178E4B6B"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关键分析与投资者解读</w:t>
      </w:r>
    </w:p>
    <w:p w14:paraId="48F004DD"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股价大幅上涨</w:t>
      </w:r>
      <w:r w:rsidRPr="00C9256F">
        <w:rPr>
          <w:rFonts w:ascii="Times New Roman" w:eastAsia="微软雅黑" w:hAnsi="Times New Roman" w:cs="Times New Roman"/>
          <w:sz w:val="22"/>
          <w:szCs w:val="22"/>
        </w:rPr>
        <w:t>：年初至今已涨</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16.17%</w:t>
      </w: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4 </w:t>
      </w:r>
      <w:r w:rsidRPr="00C9256F">
        <w:rPr>
          <w:rFonts w:ascii="Times New Roman" w:eastAsia="微软雅黑" w:hAnsi="Times New Roman" w:cs="Times New Roman"/>
          <w:b/>
          <w:bCs/>
          <w:sz w:val="22"/>
          <w:szCs w:val="22"/>
        </w:rPr>
        <w:t>周涨幅</w:t>
      </w:r>
      <w:r w:rsidRPr="00C9256F">
        <w:rPr>
          <w:rFonts w:ascii="Times New Roman" w:eastAsia="微软雅黑" w:hAnsi="Times New Roman" w:cs="Times New Roman"/>
          <w:b/>
          <w:bCs/>
          <w:sz w:val="22"/>
          <w:szCs w:val="22"/>
        </w:rPr>
        <w:t xml:space="preserve"> 9.89%</w:t>
      </w:r>
      <w:r w:rsidRPr="00C9256F">
        <w:rPr>
          <w:rFonts w:ascii="Times New Roman" w:eastAsia="微软雅黑" w:hAnsi="Times New Roman" w:cs="Times New Roman"/>
          <w:sz w:val="22"/>
          <w:szCs w:val="22"/>
        </w:rPr>
        <w:t>，反映市场对其业绩预期的信心。</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盈利增长强劲</w:t>
      </w:r>
      <w:r w:rsidRPr="00C9256F">
        <w:rPr>
          <w:rFonts w:ascii="Times New Roman" w:eastAsia="微软雅黑" w:hAnsi="Times New Roman" w:cs="Times New Roman"/>
          <w:sz w:val="22"/>
          <w:szCs w:val="22"/>
        </w:rPr>
        <w:t>：上季度</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b/>
          <w:bCs/>
          <w:sz w:val="22"/>
          <w:szCs w:val="22"/>
        </w:rPr>
        <w:t>同比增长</w:t>
      </w:r>
      <w:r w:rsidRPr="00C9256F">
        <w:rPr>
          <w:rFonts w:ascii="Times New Roman" w:eastAsia="微软雅黑" w:hAnsi="Times New Roman" w:cs="Times New Roman"/>
          <w:b/>
          <w:bCs/>
          <w:sz w:val="22"/>
          <w:szCs w:val="22"/>
        </w:rPr>
        <w:t xml:space="preserve"> 317%</w:t>
      </w:r>
      <w:r w:rsidRPr="00C9256F">
        <w:rPr>
          <w:rFonts w:ascii="Times New Roman" w:eastAsia="微软雅黑" w:hAnsi="Times New Roman" w:cs="Times New Roman"/>
          <w:sz w:val="22"/>
          <w:szCs w:val="22"/>
        </w:rPr>
        <w:t>，预计</w:t>
      </w:r>
      <w:r w:rsidRPr="00C9256F">
        <w:rPr>
          <w:rFonts w:ascii="Times New Roman" w:eastAsia="微软雅黑" w:hAnsi="Times New Roman" w:cs="Times New Roman"/>
          <w:sz w:val="22"/>
          <w:szCs w:val="22"/>
        </w:rPr>
        <w:t xml:space="preserve"> 2024 </w:t>
      </w:r>
      <w:r w:rsidRPr="00C9256F">
        <w:rPr>
          <w:rFonts w:ascii="Times New Roman" w:eastAsia="微软雅黑" w:hAnsi="Times New Roman" w:cs="Times New Roman"/>
          <w:sz w:val="22"/>
          <w:szCs w:val="22"/>
        </w:rPr>
        <w:t>年全年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315%</w:t>
      </w:r>
      <w:r w:rsidRPr="00C9256F">
        <w:rPr>
          <w:rFonts w:ascii="Times New Roman" w:eastAsia="微软雅黑" w:hAnsi="Times New Roman" w:cs="Times New Roman"/>
          <w:sz w:val="22"/>
          <w:szCs w:val="22"/>
        </w:rPr>
        <w:t>，显示出公司盈利能力的爆发式增长。</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高市盈率（</w:t>
      </w:r>
      <w:r w:rsidRPr="00C9256F">
        <w:rPr>
          <w:rFonts w:ascii="Times New Roman" w:eastAsia="微软雅黑" w:hAnsi="Times New Roman" w:cs="Times New Roman"/>
          <w:b/>
          <w:bCs/>
          <w:sz w:val="22"/>
          <w:szCs w:val="22"/>
        </w:rPr>
        <w:t>PE 112</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：市场给予该股高估值，投资者预计未来将保持高速增长，但高估值也意味着市场对其增长的预期较高，若业绩不及预期，可能面临估值回调。</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高负债率（</w:t>
      </w:r>
      <w:r w:rsidRPr="00C9256F">
        <w:rPr>
          <w:rFonts w:ascii="Times New Roman" w:eastAsia="微软雅黑" w:hAnsi="Times New Roman" w:cs="Times New Roman"/>
          <w:b/>
          <w:bCs/>
          <w:sz w:val="22"/>
          <w:szCs w:val="22"/>
        </w:rPr>
        <w:t>231%</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：公司杠杆水平较高，可能影响未来的资本支出和盈利能力，但同时也可能表明公司在高增长阶段积极扩张。</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市场波动性较大（</w:t>
      </w:r>
      <w:r w:rsidRPr="00C9256F">
        <w:rPr>
          <w:rFonts w:ascii="Times New Roman" w:eastAsia="微软雅黑" w:hAnsi="Times New Roman" w:cs="Times New Roman"/>
          <w:b/>
          <w:bCs/>
          <w:sz w:val="22"/>
          <w:szCs w:val="22"/>
        </w:rPr>
        <w:t>Beta 2.65</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：该股比大盘波动更剧烈，适合风险承受能力较高的投资者。</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管理层持股较低（</w:t>
      </w:r>
      <w:r w:rsidRPr="00C9256F">
        <w:rPr>
          <w:rFonts w:ascii="Times New Roman" w:eastAsia="微软雅黑" w:hAnsi="Times New Roman" w:cs="Times New Roman"/>
          <w:b/>
          <w:bCs/>
          <w:sz w:val="22"/>
          <w:szCs w:val="22"/>
        </w:rPr>
        <w:t>5.7%</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：相比一些科技公司，</w:t>
      </w:r>
      <w:r w:rsidRPr="00C9256F">
        <w:rPr>
          <w:rFonts w:ascii="Times New Roman" w:eastAsia="微软雅黑" w:hAnsi="Times New Roman" w:cs="Times New Roman"/>
          <w:sz w:val="22"/>
          <w:szCs w:val="22"/>
        </w:rPr>
        <w:t xml:space="preserve">AppLovin </w:t>
      </w:r>
      <w:r w:rsidRPr="00C9256F">
        <w:rPr>
          <w:rFonts w:ascii="Times New Roman" w:eastAsia="微软雅黑" w:hAnsi="Times New Roman" w:cs="Times New Roman"/>
          <w:sz w:val="22"/>
          <w:szCs w:val="22"/>
        </w:rPr>
        <w:t>管理层的持股比例不算太高，可能影响长期决策的一致性。</w:t>
      </w:r>
    </w:p>
    <w:p w14:paraId="3AF76695"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投资建议</w:t>
      </w:r>
      <w:r w:rsidRPr="00C9256F">
        <w:rPr>
          <w:rFonts w:ascii="Times New Roman" w:eastAsia="微软雅黑" w:hAnsi="Times New Roman" w:cs="Times New Roman"/>
          <w:sz w:val="22"/>
          <w:szCs w:val="22"/>
        </w:rPr>
        <w:t>：</w:t>
      </w:r>
    </w:p>
    <w:p w14:paraId="402722DE" w14:textId="77777777" w:rsidR="00C9256F" w:rsidRPr="00C9256F" w:rsidRDefault="00C9256F" w:rsidP="00C9256F">
      <w:pPr>
        <w:numPr>
          <w:ilvl w:val="0"/>
          <w:numId w:val="887"/>
        </w:numPr>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lastRenderedPageBreak/>
        <w:t>短期</w:t>
      </w:r>
      <w:r w:rsidRPr="00C9256F">
        <w:rPr>
          <w:rFonts w:ascii="Times New Roman" w:eastAsia="微软雅黑" w:hAnsi="Times New Roman" w:cs="Times New Roman"/>
          <w:sz w:val="22"/>
          <w:szCs w:val="22"/>
        </w:rPr>
        <w:t>：近期股价上涨趋势明显，但</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12 </w:t>
      </w:r>
      <w:r w:rsidRPr="00C9256F">
        <w:rPr>
          <w:rFonts w:ascii="Times New Roman" w:eastAsia="微软雅黑" w:hAnsi="Times New Roman" w:cs="Times New Roman"/>
          <w:b/>
          <w:bCs/>
          <w:sz w:val="22"/>
          <w:szCs w:val="22"/>
        </w:rPr>
        <w:t>日财报公布前波动可能加剧</w:t>
      </w:r>
      <w:r w:rsidRPr="00C9256F">
        <w:rPr>
          <w:rFonts w:ascii="Times New Roman" w:eastAsia="微软雅黑" w:hAnsi="Times New Roman" w:cs="Times New Roman"/>
          <w:sz w:val="22"/>
          <w:szCs w:val="22"/>
        </w:rPr>
        <w:t>，投资者需谨慎应对短期风险。</w:t>
      </w:r>
    </w:p>
    <w:p w14:paraId="38717617" w14:textId="77777777" w:rsidR="00C9256F" w:rsidRPr="00C9256F" w:rsidRDefault="00C9256F" w:rsidP="00C9256F">
      <w:pPr>
        <w:numPr>
          <w:ilvl w:val="0"/>
          <w:numId w:val="887"/>
        </w:numPr>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长期</w:t>
      </w:r>
      <w:r w:rsidRPr="00C9256F">
        <w:rPr>
          <w:rFonts w:ascii="Times New Roman" w:eastAsia="微软雅黑" w:hAnsi="Times New Roman" w:cs="Times New Roman"/>
          <w:sz w:val="22"/>
          <w:szCs w:val="22"/>
        </w:rPr>
        <w:t>：公司盈利能力强劲，行业排名靠前，适合</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关注长期成长潜力</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的投资者。</w:t>
      </w:r>
    </w:p>
    <w:p w14:paraId="73CC2938" w14:textId="77777777" w:rsid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结论</w:t>
      </w:r>
      <w:r w:rsidRPr="00C9256F">
        <w:rPr>
          <w:rFonts w:ascii="Times New Roman" w:eastAsia="微软雅黑" w:hAnsi="Times New Roman" w:cs="Times New Roman"/>
          <w:sz w:val="22"/>
          <w:szCs w:val="22"/>
        </w:rPr>
        <w:t>：</w:t>
      </w:r>
      <w:r w:rsidRPr="00C9256F">
        <w:rPr>
          <w:rFonts w:ascii="Times New Roman" w:eastAsia="微软雅黑" w:hAnsi="Times New Roman" w:cs="Times New Roman"/>
          <w:sz w:val="22"/>
          <w:szCs w:val="22"/>
        </w:rPr>
        <w:t xml:space="preserve">AppLovin </w:t>
      </w:r>
      <w:r w:rsidRPr="00C9256F">
        <w:rPr>
          <w:rFonts w:ascii="Times New Roman" w:eastAsia="微软雅黑" w:hAnsi="Times New Roman" w:cs="Times New Roman"/>
          <w:sz w:val="22"/>
          <w:szCs w:val="22"/>
        </w:rPr>
        <w:t>依旧是市场上表现强劲的成长型科技股，但在财报前后可能面临较大波动，投资者需做好风险管理。</w:t>
      </w:r>
    </w:p>
    <w:p w14:paraId="04F00609" w14:textId="77777777" w:rsidR="004C33BC" w:rsidRPr="00C9256F" w:rsidRDefault="004C33BC" w:rsidP="00C9256F">
      <w:pPr>
        <w:rPr>
          <w:rFonts w:ascii="Times New Roman" w:eastAsia="微软雅黑" w:hAnsi="Times New Roman" w:cs="Times New Roman"/>
          <w:sz w:val="22"/>
          <w:szCs w:val="22"/>
        </w:rPr>
      </w:pPr>
    </w:p>
    <w:p w14:paraId="0D791384" w14:textId="35BCB66A" w:rsidR="004C33BC" w:rsidRPr="004C33BC" w:rsidRDefault="004C33BC" w:rsidP="004C33BC">
      <w:pPr>
        <w:pStyle w:val="2"/>
        <w:rPr>
          <w:rFonts w:ascii="Times New Roman" w:eastAsia="微软雅黑" w:hAnsi="Times New Roman" w:cs="Times New Roman"/>
          <w:b/>
          <w:bCs/>
          <w:sz w:val="22"/>
          <w:szCs w:val="22"/>
        </w:rPr>
      </w:pPr>
      <w:bookmarkStart w:id="4" w:name="_Toc193284588"/>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Gurufocus</w:t>
      </w:r>
      <w:r w:rsidRPr="004C33BC">
        <w:rPr>
          <w:rFonts w:ascii="Times New Roman" w:eastAsia="微软雅黑" w:hAnsi="Times New Roman" w:cs="Times New Roman"/>
          <w:b/>
          <w:bCs/>
          <w:sz w:val="22"/>
          <w:szCs w:val="22"/>
        </w:rPr>
        <w:t xml:space="preserve"> Stock Analysis</w:t>
      </w:r>
      <w:bookmarkEnd w:id="4"/>
    </w:p>
    <w:p w14:paraId="36A4C452"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AppLovin</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b/>
          <w:bCs/>
          <w:sz w:val="22"/>
          <w:szCs w:val="22"/>
        </w:rPr>
        <w:t>APP</w:t>
      </w:r>
      <w:r w:rsidRPr="004C33BC">
        <w:rPr>
          <w:rFonts w:ascii="Times New Roman" w:eastAsia="微软雅黑" w:hAnsi="Times New Roman" w:cs="Times New Roman"/>
          <w:b/>
          <w:bCs/>
          <w:sz w:val="22"/>
          <w:szCs w:val="22"/>
        </w:rPr>
        <w:t>）公司基本面分析报告</w:t>
      </w:r>
    </w:p>
    <w:p w14:paraId="6A0C6111" w14:textId="77777777" w:rsidR="004C33BC" w:rsidRPr="004C33BC" w:rsidRDefault="004C33BC" w:rsidP="004C33BC">
      <w:pPr>
        <w:rPr>
          <w:rFonts w:ascii="Times New Roman" w:eastAsia="微软雅黑" w:hAnsi="Times New Roman" w:cs="Times New Roman"/>
          <w:sz w:val="22"/>
          <w:szCs w:val="22"/>
        </w:rPr>
      </w:pPr>
      <w:r w:rsidRPr="004C33BC">
        <w:rPr>
          <w:rFonts w:ascii="Times New Roman" w:eastAsia="微软雅黑" w:hAnsi="Times New Roman" w:cs="Times New Roman"/>
          <w:sz w:val="22"/>
          <w:szCs w:val="22"/>
        </w:rPr>
        <w:t>（数据来源：</w:t>
      </w:r>
      <w:r w:rsidRPr="004C33BC">
        <w:rPr>
          <w:rFonts w:ascii="Times New Roman" w:eastAsia="微软雅黑" w:hAnsi="Times New Roman" w:cs="Times New Roman"/>
          <w:b/>
          <w:bCs/>
          <w:sz w:val="22"/>
          <w:szCs w:val="22"/>
        </w:rPr>
        <w:t>Gurufocus.cn</w:t>
      </w:r>
      <w:r w:rsidRPr="004C33BC">
        <w:rPr>
          <w:rFonts w:ascii="Times New Roman" w:eastAsia="微软雅黑" w:hAnsi="Times New Roman" w:cs="Times New Roman"/>
          <w:sz w:val="22"/>
          <w:szCs w:val="22"/>
        </w:rPr>
        <w:t>）</w:t>
      </w:r>
    </w:p>
    <w:p w14:paraId="77F4BCDD"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7C723B1">
          <v:rect id="_x0000_i1035" style="width:0;height:1.5pt" o:hralign="center" o:hrstd="t" o:hr="t" fillcolor="#a0a0a0" stroked="f"/>
        </w:pict>
      </w:r>
    </w:p>
    <w:p w14:paraId="02FE5583"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1. </w:t>
      </w:r>
      <w:r w:rsidRPr="004C33BC">
        <w:rPr>
          <w:rFonts w:ascii="Times New Roman" w:eastAsia="微软雅黑" w:hAnsi="Times New Roman" w:cs="Times New Roman"/>
          <w:b/>
          <w:bCs/>
          <w:sz w:val="22"/>
          <w:szCs w:val="22"/>
        </w:rPr>
        <w:t>财务实力分析（</w:t>
      </w:r>
      <w:r w:rsidRPr="004C33BC">
        <w:rPr>
          <w:rFonts w:ascii="Times New Roman" w:eastAsia="微软雅黑" w:hAnsi="Times New Roman" w:cs="Times New Roman"/>
          <w:b/>
          <w:bCs/>
          <w:sz w:val="22"/>
          <w:szCs w:val="22"/>
        </w:rPr>
        <w:t>5/10</w:t>
      </w:r>
      <w:r w:rsidRPr="004C33BC">
        <w:rPr>
          <w:rFonts w:ascii="Times New Roman" w:eastAsia="微软雅黑" w:hAnsi="Times New Roman" w:cs="Times New Roman"/>
          <w:b/>
          <w:bCs/>
          <w:sz w:val="22"/>
          <w:szCs w:val="22"/>
        </w:rPr>
        <w:t>）</w:t>
      </w:r>
    </w:p>
    <w:p w14:paraId="7223335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4B768081" w14:textId="77777777" w:rsidR="004C33BC" w:rsidRPr="004C33BC" w:rsidRDefault="004C33BC" w:rsidP="004C33BC">
      <w:pPr>
        <w:numPr>
          <w:ilvl w:val="0"/>
          <w:numId w:val="88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现金负债率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0.16</w:t>
      </w:r>
      <w:r w:rsidRPr="004C33BC">
        <w:rPr>
          <w:rFonts w:ascii="Times New Roman" w:eastAsia="微软雅黑" w:hAnsi="Times New Roman" w:cs="Times New Roman"/>
          <w:sz w:val="22"/>
          <w:szCs w:val="22"/>
        </w:rPr>
        <w:t>（较低，短期偿债能力较弱）</w:t>
      </w:r>
    </w:p>
    <w:p w14:paraId="1C2CC03D" w14:textId="77777777" w:rsidR="004C33BC" w:rsidRPr="004C33BC" w:rsidRDefault="004C33BC" w:rsidP="004C33BC">
      <w:pPr>
        <w:numPr>
          <w:ilvl w:val="0"/>
          <w:numId w:val="88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股东权益比率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0.17</w:t>
      </w:r>
      <w:r w:rsidRPr="004C33BC">
        <w:rPr>
          <w:rFonts w:ascii="Times New Roman" w:eastAsia="微软雅黑" w:hAnsi="Times New Roman" w:cs="Times New Roman"/>
          <w:sz w:val="22"/>
          <w:szCs w:val="22"/>
        </w:rPr>
        <w:t>（杠杆较高，资本结构偏向债务融资）</w:t>
      </w:r>
    </w:p>
    <w:p w14:paraId="7BD7A2CC" w14:textId="77777777" w:rsidR="004C33BC" w:rsidRPr="004C33BC" w:rsidRDefault="004C33BC" w:rsidP="004C33BC">
      <w:pPr>
        <w:numPr>
          <w:ilvl w:val="0"/>
          <w:numId w:val="88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债务股本比率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3.74</w:t>
      </w:r>
      <w:r w:rsidRPr="004C33BC">
        <w:rPr>
          <w:rFonts w:ascii="Times New Roman" w:eastAsia="微软雅黑" w:hAnsi="Times New Roman" w:cs="Times New Roman"/>
          <w:sz w:val="22"/>
          <w:szCs w:val="22"/>
        </w:rPr>
        <w:t>（债务水平较高）</w:t>
      </w:r>
    </w:p>
    <w:p w14:paraId="1A8D669F" w14:textId="77777777" w:rsidR="004C33BC" w:rsidRPr="004C33BC" w:rsidRDefault="004C33BC" w:rsidP="004C33BC">
      <w:pPr>
        <w:numPr>
          <w:ilvl w:val="0"/>
          <w:numId w:val="88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利息保障倍数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5.19</w:t>
      </w:r>
      <w:r w:rsidRPr="004C33BC">
        <w:rPr>
          <w:rFonts w:ascii="Times New Roman" w:eastAsia="微软雅黑" w:hAnsi="Times New Roman" w:cs="Times New Roman"/>
          <w:sz w:val="22"/>
          <w:szCs w:val="22"/>
        </w:rPr>
        <w:t>（能够支付利息，但债务压力仍较高）</w:t>
      </w:r>
    </w:p>
    <w:p w14:paraId="3DA694A3" w14:textId="77777777" w:rsidR="004C33BC" w:rsidRPr="004C33BC" w:rsidRDefault="004C33BC" w:rsidP="004C33BC">
      <w:pPr>
        <w:numPr>
          <w:ilvl w:val="0"/>
          <w:numId w:val="88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两年破产风险</w:t>
      </w:r>
      <w:r w:rsidRPr="004C33BC">
        <w:rPr>
          <w:rFonts w:ascii="Times New Roman" w:eastAsia="微软雅黑" w:hAnsi="Times New Roman" w:cs="Times New Roman"/>
          <w:b/>
          <w:bCs/>
          <w:sz w:val="22"/>
          <w:szCs w:val="22"/>
        </w:rPr>
        <w:t xml:space="preserve"> Z </w:t>
      </w:r>
      <w:r w:rsidRPr="004C33BC">
        <w:rPr>
          <w:rFonts w:ascii="Times New Roman" w:eastAsia="微软雅黑" w:hAnsi="Times New Roman" w:cs="Times New Roman"/>
          <w:b/>
          <w:bCs/>
          <w:sz w:val="22"/>
          <w:szCs w:val="22"/>
        </w:rPr>
        <w:t>分数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18.96</w:t>
      </w:r>
      <w:r w:rsidRPr="004C33BC">
        <w:rPr>
          <w:rFonts w:ascii="Times New Roman" w:eastAsia="微软雅黑" w:hAnsi="Times New Roman" w:cs="Times New Roman"/>
          <w:sz w:val="22"/>
          <w:szCs w:val="22"/>
        </w:rPr>
        <w:t>（破产风险较低）</w:t>
      </w:r>
    </w:p>
    <w:p w14:paraId="3AA117DE" w14:textId="77777777" w:rsidR="004C33BC" w:rsidRPr="004C33BC" w:rsidRDefault="004C33BC" w:rsidP="004C33BC">
      <w:pPr>
        <w:numPr>
          <w:ilvl w:val="0"/>
          <w:numId w:val="88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ROIC</w:t>
      </w:r>
      <w:r w:rsidRPr="004C33BC">
        <w:rPr>
          <w:rFonts w:ascii="Times New Roman" w:eastAsia="微软雅黑" w:hAnsi="Times New Roman" w:cs="Times New Roman"/>
          <w:b/>
          <w:bCs/>
          <w:sz w:val="22"/>
          <w:szCs w:val="22"/>
        </w:rPr>
        <w:t>（投入资本回报率）</w:t>
      </w:r>
      <w:r w:rsidRPr="004C33BC">
        <w:rPr>
          <w:rFonts w:ascii="Times New Roman" w:eastAsia="微软雅黑" w:hAnsi="Times New Roman" w:cs="Times New Roman"/>
          <w:b/>
          <w:bCs/>
          <w:sz w:val="22"/>
          <w:szCs w:val="22"/>
        </w:rPr>
        <w:t>VS WACC</w:t>
      </w:r>
      <w:r w:rsidRPr="004C33BC">
        <w:rPr>
          <w:rFonts w:ascii="Times New Roman" w:eastAsia="微软雅黑" w:hAnsi="Times New Roman" w:cs="Times New Roman"/>
          <w:b/>
          <w:bCs/>
          <w:sz w:val="22"/>
          <w:szCs w:val="22"/>
        </w:rPr>
        <w:t>（加权资本成本）</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33.88% vs 17.22%</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ROIC </w:t>
      </w:r>
      <w:r w:rsidRPr="004C33BC">
        <w:rPr>
          <w:rFonts w:ascii="Times New Roman" w:eastAsia="微软雅黑" w:hAnsi="Times New Roman" w:cs="Times New Roman"/>
          <w:sz w:val="22"/>
          <w:szCs w:val="22"/>
        </w:rPr>
        <w:t>高于</w:t>
      </w:r>
      <w:r w:rsidRPr="004C33BC">
        <w:rPr>
          <w:rFonts w:ascii="Times New Roman" w:eastAsia="微软雅黑" w:hAnsi="Times New Roman" w:cs="Times New Roman"/>
          <w:sz w:val="22"/>
          <w:szCs w:val="22"/>
        </w:rPr>
        <w:t xml:space="preserve"> WACC</w:t>
      </w:r>
      <w:r w:rsidRPr="004C33BC">
        <w:rPr>
          <w:rFonts w:ascii="Times New Roman" w:eastAsia="微软雅黑" w:hAnsi="Times New Roman" w:cs="Times New Roman"/>
          <w:sz w:val="22"/>
          <w:szCs w:val="22"/>
        </w:rPr>
        <w:t>，表明公司创造了价值）</w:t>
      </w:r>
    </w:p>
    <w:p w14:paraId="511D73A4"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财务状况中等，虽然债务水平较高，但其资本回报率（</w:t>
      </w:r>
      <w:r w:rsidRPr="004C33BC">
        <w:rPr>
          <w:rFonts w:ascii="Times New Roman" w:eastAsia="微软雅黑" w:hAnsi="Times New Roman" w:cs="Times New Roman"/>
          <w:sz w:val="22"/>
          <w:szCs w:val="22"/>
        </w:rPr>
        <w:t>ROIC</w:t>
      </w:r>
      <w:r w:rsidRPr="004C33BC">
        <w:rPr>
          <w:rFonts w:ascii="Times New Roman" w:eastAsia="微软雅黑" w:hAnsi="Times New Roman" w:cs="Times New Roman"/>
          <w:sz w:val="22"/>
          <w:szCs w:val="22"/>
        </w:rPr>
        <w:t>）远超资本成本（</w:t>
      </w:r>
      <w:r w:rsidRPr="004C33BC">
        <w:rPr>
          <w:rFonts w:ascii="Times New Roman" w:eastAsia="微软雅黑" w:hAnsi="Times New Roman" w:cs="Times New Roman"/>
          <w:sz w:val="22"/>
          <w:szCs w:val="22"/>
        </w:rPr>
        <w:t>WACC</w:t>
      </w:r>
      <w:r w:rsidRPr="004C33BC">
        <w:rPr>
          <w:rFonts w:ascii="Times New Roman" w:eastAsia="微软雅黑" w:hAnsi="Times New Roman" w:cs="Times New Roman"/>
          <w:sz w:val="22"/>
          <w:szCs w:val="22"/>
        </w:rPr>
        <w:t>），意味着公司当前的资本使用效率较高，仍然在创造价值。然而，较低的现金负债率和股东权益比率表明，公司依赖较高的杠杆来运营，需关注未来债务压力。</w:t>
      </w:r>
    </w:p>
    <w:p w14:paraId="71EA4C2B"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DB111F9">
          <v:rect id="_x0000_i1036" style="width:0;height:1.5pt" o:hralign="center" o:hrstd="t" o:hr="t" fillcolor="#a0a0a0" stroked="f"/>
        </w:pict>
      </w:r>
    </w:p>
    <w:p w14:paraId="4478F58C"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lastRenderedPageBreak/>
        <w:t xml:space="preserve">2. </w:t>
      </w:r>
      <w:r w:rsidRPr="004C33BC">
        <w:rPr>
          <w:rFonts w:ascii="Times New Roman" w:eastAsia="微软雅黑" w:hAnsi="Times New Roman" w:cs="Times New Roman"/>
          <w:b/>
          <w:bCs/>
          <w:sz w:val="22"/>
          <w:szCs w:val="22"/>
        </w:rPr>
        <w:t>盈利能力分析（</w:t>
      </w:r>
      <w:r w:rsidRPr="004C33BC">
        <w:rPr>
          <w:rFonts w:ascii="Times New Roman" w:eastAsia="微软雅黑" w:hAnsi="Times New Roman" w:cs="Times New Roman"/>
          <w:b/>
          <w:bCs/>
          <w:sz w:val="22"/>
          <w:szCs w:val="22"/>
        </w:rPr>
        <w:t>4/10</w:t>
      </w:r>
      <w:r w:rsidRPr="004C33BC">
        <w:rPr>
          <w:rFonts w:ascii="Times New Roman" w:eastAsia="微软雅黑" w:hAnsi="Times New Roman" w:cs="Times New Roman"/>
          <w:b/>
          <w:bCs/>
          <w:sz w:val="22"/>
          <w:szCs w:val="22"/>
        </w:rPr>
        <w:t>）</w:t>
      </w:r>
    </w:p>
    <w:p w14:paraId="6F70D34C"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566709D6" w14:textId="77777777" w:rsidR="004C33BC" w:rsidRPr="004C33BC" w:rsidRDefault="004C33BC" w:rsidP="004C33BC">
      <w:pPr>
        <w:numPr>
          <w:ilvl w:val="0"/>
          <w:numId w:val="88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毛利率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73.89%</w:t>
      </w:r>
      <w:r w:rsidRPr="004C33BC">
        <w:rPr>
          <w:rFonts w:ascii="Times New Roman" w:eastAsia="微软雅黑" w:hAnsi="Times New Roman" w:cs="Times New Roman"/>
          <w:sz w:val="22"/>
          <w:szCs w:val="22"/>
        </w:rPr>
        <w:t>（行业内优秀）</w:t>
      </w:r>
    </w:p>
    <w:p w14:paraId="49F14111" w14:textId="77777777" w:rsidR="004C33BC" w:rsidRPr="004C33BC" w:rsidRDefault="004C33BC" w:rsidP="004C33BC">
      <w:pPr>
        <w:numPr>
          <w:ilvl w:val="0"/>
          <w:numId w:val="88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营业利润率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35.78%</w:t>
      </w:r>
      <w:r w:rsidRPr="004C33BC">
        <w:rPr>
          <w:rFonts w:ascii="Times New Roman" w:eastAsia="微软雅黑" w:hAnsi="Times New Roman" w:cs="Times New Roman"/>
          <w:sz w:val="22"/>
          <w:szCs w:val="22"/>
        </w:rPr>
        <w:t>（较强的盈利能力）</w:t>
      </w:r>
    </w:p>
    <w:p w14:paraId="4759F959" w14:textId="77777777" w:rsidR="004C33BC" w:rsidRPr="004C33BC" w:rsidRDefault="004C33BC" w:rsidP="004C33BC">
      <w:pPr>
        <w:numPr>
          <w:ilvl w:val="0"/>
          <w:numId w:val="88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净利率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26.87%</w:t>
      </w:r>
      <w:r w:rsidRPr="004C33BC">
        <w:rPr>
          <w:rFonts w:ascii="Times New Roman" w:eastAsia="微软雅黑" w:hAnsi="Times New Roman" w:cs="Times New Roman"/>
          <w:sz w:val="22"/>
          <w:szCs w:val="22"/>
        </w:rPr>
        <w:t>（高于行业平均）</w:t>
      </w:r>
    </w:p>
    <w:p w14:paraId="61BFB2CE" w14:textId="77777777" w:rsidR="004C33BC" w:rsidRPr="004C33BC" w:rsidRDefault="004C33BC" w:rsidP="004C33BC">
      <w:pPr>
        <w:numPr>
          <w:ilvl w:val="0"/>
          <w:numId w:val="88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股东回报率（</w:t>
      </w:r>
      <w:r w:rsidRPr="004C33BC">
        <w:rPr>
          <w:rFonts w:ascii="Times New Roman" w:eastAsia="微软雅黑" w:hAnsi="Times New Roman" w:cs="Times New Roman"/>
          <w:b/>
          <w:bCs/>
          <w:sz w:val="22"/>
          <w:szCs w:val="22"/>
        </w:rPr>
        <w:t>ROE</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118.47%</w:t>
      </w:r>
      <w:r w:rsidRPr="004C33BC">
        <w:rPr>
          <w:rFonts w:ascii="Times New Roman" w:eastAsia="微软雅黑" w:hAnsi="Times New Roman" w:cs="Times New Roman"/>
          <w:sz w:val="22"/>
          <w:szCs w:val="22"/>
        </w:rPr>
        <w:t>（极高，说明杠杆效应显著）</w:t>
      </w:r>
    </w:p>
    <w:p w14:paraId="123B831F" w14:textId="77777777" w:rsidR="004C33BC" w:rsidRPr="004C33BC" w:rsidRDefault="004C33BC" w:rsidP="004C33BC">
      <w:pPr>
        <w:numPr>
          <w:ilvl w:val="0"/>
          <w:numId w:val="88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资本收益率（</w:t>
      </w:r>
      <w:r w:rsidRPr="004C33BC">
        <w:rPr>
          <w:rFonts w:ascii="Times New Roman" w:eastAsia="微软雅黑" w:hAnsi="Times New Roman" w:cs="Times New Roman"/>
          <w:b/>
          <w:bCs/>
          <w:sz w:val="22"/>
          <w:szCs w:val="22"/>
        </w:rPr>
        <w:t>ROA</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21.88%</w:t>
      </w:r>
      <w:r w:rsidRPr="004C33BC">
        <w:rPr>
          <w:rFonts w:ascii="Times New Roman" w:eastAsia="微软雅黑" w:hAnsi="Times New Roman" w:cs="Times New Roman"/>
          <w:sz w:val="22"/>
          <w:szCs w:val="22"/>
        </w:rPr>
        <w:t>（资产盈利能力强）</w:t>
      </w:r>
    </w:p>
    <w:p w14:paraId="10220086" w14:textId="77777777" w:rsidR="004C33BC" w:rsidRPr="004C33BC" w:rsidRDefault="004C33BC" w:rsidP="004C33BC">
      <w:pPr>
        <w:numPr>
          <w:ilvl w:val="0"/>
          <w:numId w:val="88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资本回报率（</w:t>
      </w:r>
      <w:r w:rsidRPr="004C33BC">
        <w:rPr>
          <w:rFonts w:ascii="Times New Roman" w:eastAsia="微软雅黑" w:hAnsi="Times New Roman" w:cs="Times New Roman"/>
          <w:b/>
          <w:bCs/>
          <w:sz w:val="22"/>
          <w:szCs w:val="22"/>
        </w:rPr>
        <w:t>ROC</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33.88%</w:t>
      </w:r>
      <w:r w:rsidRPr="004C33BC">
        <w:rPr>
          <w:rFonts w:ascii="Times New Roman" w:eastAsia="微软雅黑" w:hAnsi="Times New Roman" w:cs="Times New Roman"/>
          <w:sz w:val="22"/>
          <w:szCs w:val="22"/>
        </w:rPr>
        <w:t>（资本回报率较高）</w:t>
      </w:r>
    </w:p>
    <w:p w14:paraId="037ADA5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的盈利能力较强，</w:t>
      </w:r>
      <w:r w:rsidRPr="004C33BC">
        <w:rPr>
          <w:rFonts w:ascii="Times New Roman" w:eastAsia="微软雅黑" w:hAnsi="Times New Roman" w:cs="Times New Roman"/>
          <w:b/>
          <w:bCs/>
          <w:sz w:val="22"/>
          <w:szCs w:val="22"/>
        </w:rPr>
        <w:t>毛利率和净利率在行业中排名靠前</w:t>
      </w:r>
      <w:r w:rsidRPr="004C33BC">
        <w:rPr>
          <w:rFonts w:ascii="Times New Roman" w:eastAsia="微软雅黑" w:hAnsi="Times New Roman" w:cs="Times New Roman"/>
          <w:sz w:val="22"/>
          <w:szCs w:val="22"/>
        </w:rPr>
        <w:t>，但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 xml:space="preserve">ROE </w:t>
      </w:r>
      <w:r w:rsidRPr="004C33BC">
        <w:rPr>
          <w:rFonts w:ascii="Times New Roman" w:eastAsia="微软雅黑" w:hAnsi="Times New Roman" w:cs="Times New Roman"/>
          <w:b/>
          <w:bCs/>
          <w:sz w:val="22"/>
          <w:szCs w:val="22"/>
        </w:rPr>
        <w:t>水平极高，主要是由于公司高杠杆</w:t>
      </w:r>
      <w:r w:rsidRPr="004C33BC">
        <w:rPr>
          <w:rFonts w:ascii="Times New Roman" w:eastAsia="微软雅黑" w:hAnsi="Times New Roman" w:cs="Times New Roman"/>
          <w:sz w:val="22"/>
          <w:szCs w:val="22"/>
        </w:rPr>
        <w:t>，这意味着高回报的同时也伴随更高的财务风险。</w:t>
      </w:r>
    </w:p>
    <w:p w14:paraId="1B17F8C8"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D0B3AAC">
          <v:rect id="_x0000_i1037" style="width:0;height:1.5pt" o:hralign="center" o:hrstd="t" o:hr="t" fillcolor="#a0a0a0" stroked="f"/>
        </w:pict>
      </w:r>
    </w:p>
    <w:p w14:paraId="01AFBFB7"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成长能力分析</w:t>
      </w:r>
    </w:p>
    <w:p w14:paraId="4E5A85A7"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01C63E07" w14:textId="77777777" w:rsidR="004C33BC" w:rsidRPr="004C33BC" w:rsidRDefault="004C33BC" w:rsidP="004C33BC">
      <w:pPr>
        <w:numPr>
          <w:ilvl w:val="0"/>
          <w:numId w:val="89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年每股收入增长率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30.70%</w:t>
      </w:r>
    </w:p>
    <w:p w14:paraId="2D463B4E" w14:textId="77777777" w:rsidR="004C33BC" w:rsidRPr="004C33BC" w:rsidRDefault="004C33BC" w:rsidP="004C33BC">
      <w:pPr>
        <w:numPr>
          <w:ilvl w:val="0"/>
          <w:numId w:val="89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年税息折旧及摊销前利润增长率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79.00%</w:t>
      </w:r>
    </w:p>
    <w:p w14:paraId="7A5DF1FB" w14:textId="77777777" w:rsidR="004C33BC" w:rsidRPr="004C33BC" w:rsidRDefault="004C33BC" w:rsidP="004C33BC">
      <w:pPr>
        <w:numPr>
          <w:ilvl w:val="0"/>
          <w:numId w:val="89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年自由现金流增长率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68.10%</w:t>
      </w:r>
    </w:p>
    <w:p w14:paraId="01192871" w14:textId="77777777" w:rsidR="004C33BC" w:rsidRPr="004C33BC" w:rsidRDefault="004C33BC" w:rsidP="004C33BC">
      <w:pPr>
        <w:numPr>
          <w:ilvl w:val="0"/>
          <w:numId w:val="89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每股收益增长率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97.36%</w:t>
      </w:r>
    </w:p>
    <w:p w14:paraId="3D312D13"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公司收入和利润</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增长速度较快</w:t>
      </w:r>
      <w:r w:rsidRPr="004C33BC">
        <w:rPr>
          <w:rFonts w:ascii="Times New Roman" w:eastAsia="微软雅黑" w:hAnsi="Times New Roman" w:cs="Times New Roman"/>
          <w:sz w:val="22"/>
          <w:szCs w:val="22"/>
        </w:rPr>
        <w:t>，并且自由现金流增速也相对稳定，表明其商业模式的可持续性较强。但未来增长是否能持续，需要观察市场环境及竞争态势。</w:t>
      </w:r>
    </w:p>
    <w:p w14:paraId="229B0A52"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D6C1B0">
          <v:rect id="_x0000_i1038" style="width:0;height:1.5pt" o:hralign="center" o:hrstd="t" o:hr="t" fillcolor="#a0a0a0" stroked="f"/>
        </w:pict>
      </w:r>
    </w:p>
    <w:p w14:paraId="30E7B79E"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4. </w:t>
      </w:r>
      <w:r w:rsidRPr="004C33BC">
        <w:rPr>
          <w:rFonts w:ascii="Times New Roman" w:eastAsia="微软雅黑" w:hAnsi="Times New Roman" w:cs="Times New Roman"/>
          <w:b/>
          <w:bCs/>
          <w:sz w:val="22"/>
          <w:szCs w:val="22"/>
        </w:rPr>
        <w:t>估值水平（</w:t>
      </w:r>
      <w:r w:rsidRPr="004C33BC">
        <w:rPr>
          <w:rFonts w:ascii="Times New Roman" w:eastAsia="微软雅黑" w:hAnsi="Times New Roman" w:cs="Times New Roman"/>
          <w:b/>
          <w:bCs/>
          <w:sz w:val="22"/>
          <w:szCs w:val="22"/>
        </w:rPr>
        <w:t>1/10</w:t>
      </w:r>
      <w:r w:rsidRPr="004C33BC">
        <w:rPr>
          <w:rFonts w:ascii="Times New Roman" w:eastAsia="微软雅黑" w:hAnsi="Times New Roman" w:cs="Times New Roman"/>
          <w:b/>
          <w:bCs/>
          <w:sz w:val="22"/>
          <w:szCs w:val="22"/>
        </w:rPr>
        <w:t>）</w:t>
      </w:r>
    </w:p>
    <w:p w14:paraId="447BFB58"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lastRenderedPageBreak/>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63663BBA" w14:textId="77777777" w:rsidR="004C33BC" w:rsidRPr="004C33BC" w:rsidRDefault="004C33BC" w:rsidP="004C33BC">
      <w:pPr>
        <w:numPr>
          <w:ilvl w:val="0"/>
          <w:numId w:val="89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市盈率（</w:t>
      </w:r>
      <w:r w:rsidRPr="004C33BC">
        <w:rPr>
          <w:rFonts w:ascii="Times New Roman" w:eastAsia="微软雅黑" w:hAnsi="Times New Roman" w:cs="Times New Roman"/>
          <w:b/>
          <w:bCs/>
          <w:sz w:val="22"/>
          <w:szCs w:val="22"/>
        </w:rPr>
        <w:t>TTM</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114.79</w:t>
      </w:r>
      <w:r w:rsidRPr="004C33BC">
        <w:rPr>
          <w:rFonts w:ascii="Times New Roman" w:eastAsia="微软雅黑" w:hAnsi="Times New Roman" w:cs="Times New Roman"/>
          <w:sz w:val="22"/>
          <w:szCs w:val="22"/>
        </w:rPr>
        <w:t>（估值极高）</w:t>
      </w:r>
    </w:p>
    <w:p w14:paraId="640E49D3" w14:textId="77777777" w:rsidR="004C33BC" w:rsidRPr="004C33BC" w:rsidRDefault="004C33BC" w:rsidP="004C33BC">
      <w:pPr>
        <w:numPr>
          <w:ilvl w:val="0"/>
          <w:numId w:val="89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预测市盈率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62.42</w:t>
      </w:r>
      <w:r w:rsidRPr="004C33BC">
        <w:rPr>
          <w:rFonts w:ascii="Times New Roman" w:eastAsia="微软雅黑" w:hAnsi="Times New Roman" w:cs="Times New Roman"/>
          <w:sz w:val="22"/>
          <w:szCs w:val="22"/>
        </w:rPr>
        <w:t>（即使未来盈利增长，估值依旧昂贵）</w:t>
      </w:r>
    </w:p>
    <w:p w14:paraId="13331C24" w14:textId="77777777" w:rsidR="004C33BC" w:rsidRPr="004C33BC" w:rsidRDefault="004C33BC" w:rsidP="004C33BC">
      <w:pPr>
        <w:numPr>
          <w:ilvl w:val="0"/>
          <w:numId w:val="89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市销率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31.15</w:t>
      </w:r>
      <w:r w:rsidRPr="004C33BC">
        <w:rPr>
          <w:rFonts w:ascii="Times New Roman" w:eastAsia="微软雅黑" w:hAnsi="Times New Roman" w:cs="Times New Roman"/>
          <w:sz w:val="22"/>
          <w:szCs w:val="22"/>
        </w:rPr>
        <w:t>（高于行业平均）</w:t>
      </w:r>
    </w:p>
    <w:p w14:paraId="2ACB478D" w14:textId="77777777" w:rsidR="004C33BC" w:rsidRPr="004C33BC" w:rsidRDefault="004C33BC" w:rsidP="004C33BC">
      <w:pPr>
        <w:numPr>
          <w:ilvl w:val="0"/>
          <w:numId w:val="89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市净率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135.29</w:t>
      </w:r>
      <w:r w:rsidRPr="004C33BC">
        <w:rPr>
          <w:rFonts w:ascii="Times New Roman" w:eastAsia="微软雅黑" w:hAnsi="Times New Roman" w:cs="Times New Roman"/>
          <w:sz w:val="22"/>
          <w:szCs w:val="22"/>
        </w:rPr>
        <w:t>（表明市场给予高估值溢价）</w:t>
      </w:r>
    </w:p>
    <w:p w14:paraId="5384C815" w14:textId="77777777" w:rsidR="004C33BC" w:rsidRPr="004C33BC" w:rsidRDefault="004C33BC" w:rsidP="004C33BC">
      <w:pPr>
        <w:rPr>
          <w:rFonts w:ascii="Times New Roman" w:eastAsia="微软雅黑" w:hAnsi="Times New Roman" w:cs="Times New Roman"/>
          <w:sz w:val="22"/>
          <w:szCs w:val="22"/>
        </w:rPr>
      </w:pPr>
      <w:r w:rsidRPr="004C33BC">
        <w:rPr>
          <w:rFonts w:ascii="Segoe UI Symbol" w:eastAsia="微软雅黑" w:hAnsi="Segoe UI Symbol" w:cs="Segoe UI Symbol"/>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目前的估值</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明显偏高</w:t>
      </w:r>
      <w:r w:rsidRPr="004C33BC">
        <w:rPr>
          <w:rFonts w:ascii="Times New Roman" w:eastAsia="微软雅黑" w:hAnsi="Times New Roman" w:cs="Times New Roman"/>
          <w:sz w:val="22"/>
          <w:szCs w:val="22"/>
        </w:rPr>
        <w:t>，高市盈率、市销率和市净率均显示市场对其未来增长抱有较高预期。虽然公司盈利能力和增长性较强，但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当前价格可能已经反映了大部分增长预期</w:t>
      </w:r>
      <w:r w:rsidRPr="004C33BC">
        <w:rPr>
          <w:rFonts w:ascii="Times New Roman" w:eastAsia="微软雅黑" w:hAnsi="Times New Roman" w:cs="Times New Roman"/>
          <w:sz w:val="22"/>
          <w:szCs w:val="22"/>
        </w:rPr>
        <w:t>，投资者需谨慎考虑未来增长能否支撑当前估值。</w:t>
      </w:r>
    </w:p>
    <w:p w14:paraId="27FCC1FF"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3D13150">
          <v:rect id="_x0000_i1039" style="width:0;height:1.5pt" o:hralign="center" o:hrstd="t" o:hr="t" fillcolor="#a0a0a0" stroked="f"/>
        </w:pict>
      </w:r>
    </w:p>
    <w:p w14:paraId="26AB0A7C"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5. </w:t>
      </w:r>
      <w:r w:rsidRPr="004C33BC">
        <w:rPr>
          <w:rFonts w:ascii="Times New Roman" w:eastAsia="微软雅黑" w:hAnsi="Times New Roman" w:cs="Times New Roman"/>
          <w:b/>
          <w:bCs/>
          <w:sz w:val="22"/>
          <w:szCs w:val="22"/>
        </w:rPr>
        <w:t>价格动量分析（</w:t>
      </w:r>
      <w:r w:rsidRPr="004C33BC">
        <w:rPr>
          <w:rFonts w:ascii="Times New Roman" w:eastAsia="微软雅黑" w:hAnsi="Times New Roman" w:cs="Times New Roman"/>
          <w:b/>
          <w:bCs/>
          <w:sz w:val="22"/>
          <w:szCs w:val="22"/>
        </w:rPr>
        <w:t>3/10</w:t>
      </w:r>
      <w:r w:rsidRPr="004C33BC">
        <w:rPr>
          <w:rFonts w:ascii="Times New Roman" w:eastAsia="微软雅黑" w:hAnsi="Times New Roman" w:cs="Times New Roman"/>
          <w:b/>
          <w:bCs/>
          <w:sz w:val="22"/>
          <w:szCs w:val="22"/>
        </w:rPr>
        <w:t>）</w:t>
      </w:r>
    </w:p>
    <w:p w14:paraId="0ABE0F64"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386128B9" w14:textId="77777777" w:rsidR="004C33BC" w:rsidRPr="004C33BC" w:rsidRDefault="004C33BC" w:rsidP="004C33BC">
      <w:pPr>
        <w:numPr>
          <w:ilvl w:val="0"/>
          <w:numId w:val="89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5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9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14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 RSI</w:t>
      </w:r>
      <w:r w:rsidRPr="004C33BC">
        <w:rPr>
          <w:rFonts w:ascii="Times New Roman" w:eastAsia="微软雅黑" w:hAnsi="Times New Roman" w:cs="Times New Roman"/>
          <w:b/>
          <w:bCs/>
          <w:sz w:val="22"/>
          <w:szCs w:val="22"/>
        </w:rPr>
        <w:t>（相对强弱指标）</w:t>
      </w:r>
      <w:r w:rsidRPr="004C33BC">
        <w:rPr>
          <w:rFonts w:ascii="Times New Roman" w:eastAsia="微软雅黑" w:hAnsi="Times New Roman" w:cs="Times New Roman"/>
          <w:sz w:val="22"/>
          <w:szCs w:val="22"/>
        </w:rPr>
        <w:t>：均接近</w:t>
      </w:r>
      <w:r w:rsidRPr="004C33BC">
        <w:rPr>
          <w:rFonts w:ascii="Times New Roman" w:eastAsia="微软雅黑" w:hAnsi="Times New Roman" w:cs="Times New Roman"/>
          <w:sz w:val="22"/>
          <w:szCs w:val="22"/>
        </w:rPr>
        <w:t xml:space="preserve"> 55-57</w:t>
      </w:r>
      <w:r w:rsidRPr="004C33BC">
        <w:rPr>
          <w:rFonts w:ascii="Times New Roman" w:eastAsia="微软雅黑" w:hAnsi="Times New Roman" w:cs="Times New Roman"/>
          <w:sz w:val="22"/>
          <w:szCs w:val="22"/>
        </w:rPr>
        <w:t>，表明股价短期仍有上行动能</w:t>
      </w:r>
    </w:p>
    <w:p w14:paraId="0264204C" w14:textId="77777777" w:rsidR="004C33BC" w:rsidRPr="004C33BC" w:rsidRDefault="004C33BC" w:rsidP="004C33BC">
      <w:pPr>
        <w:numPr>
          <w:ilvl w:val="0"/>
          <w:numId w:val="89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6 </w:t>
      </w:r>
      <w:r w:rsidRPr="004C33BC">
        <w:rPr>
          <w:rFonts w:ascii="Times New Roman" w:eastAsia="微软雅黑" w:hAnsi="Times New Roman" w:cs="Times New Roman"/>
          <w:b/>
          <w:bCs/>
          <w:sz w:val="22"/>
          <w:szCs w:val="22"/>
        </w:rPr>
        <w:t>个月动量因子</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422.27</w:t>
      </w:r>
      <w:r w:rsidRPr="004C33BC">
        <w:rPr>
          <w:rFonts w:ascii="Times New Roman" w:eastAsia="微软雅黑" w:hAnsi="Times New Roman" w:cs="Times New Roman"/>
          <w:sz w:val="22"/>
          <w:szCs w:val="22"/>
        </w:rPr>
        <w:t>（较强）</w:t>
      </w:r>
    </w:p>
    <w:p w14:paraId="5637A3FA" w14:textId="77777777" w:rsidR="004C33BC" w:rsidRPr="004C33BC" w:rsidRDefault="004C33BC" w:rsidP="004C33BC">
      <w:pPr>
        <w:numPr>
          <w:ilvl w:val="0"/>
          <w:numId w:val="89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12 </w:t>
      </w:r>
      <w:r w:rsidRPr="004C33BC">
        <w:rPr>
          <w:rFonts w:ascii="Times New Roman" w:eastAsia="微软雅黑" w:hAnsi="Times New Roman" w:cs="Times New Roman"/>
          <w:b/>
          <w:bCs/>
          <w:sz w:val="22"/>
          <w:szCs w:val="22"/>
        </w:rPr>
        <w:t>个月动量因子</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671.00</w:t>
      </w:r>
      <w:r w:rsidRPr="004C33BC">
        <w:rPr>
          <w:rFonts w:ascii="Times New Roman" w:eastAsia="微软雅黑" w:hAnsi="Times New Roman" w:cs="Times New Roman"/>
          <w:sz w:val="22"/>
          <w:szCs w:val="22"/>
        </w:rPr>
        <w:t>（较强）</w:t>
      </w:r>
    </w:p>
    <w:p w14:paraId="2F9A99A5"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股价近期仍处于强势趋势中，过去</w:t>
      </w:r>
      <w:r w:rsidRPr="004C33BC">
        <w:rPr>
          <w:rFonts w:ascii="Times New Roman" w:eastAsia="微软雅黑" w:hAnsi="Times New Roman" w:cs="Times New Roman"/>
          <w:sz w:val="22"/>
          <w:szCs w:val="22"/>
        </w:rPr>
        <w:t xml:space="preserve"> 6-12 </w:t>
      </w:r>
      <w:r w:rsidRPr="004C33BC">
        <w:rPr>
          <w:rFonts w:ascii="Times New Roman" w:eastAsia="微软雅黑" w:hAnsi="Times New Roman" w:cs="Times New Roman"/>
          <w:sz w:val="22"/>
          <w:szCs w:val="22"/>
        </w:rPr>
        <w:t>个月上涨趋势明显。然而，动量指标较高可能意味着市场情绪过热，存在短期回调风险。</w:t>
      </w:r>
    </w:p>
    <w:p w14:paraId="59052808"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B5DA2A1">
          <v:rect id="_x0000_i1040" style="width:0;height:1.5pt" o:hralign="center" o:hrstd="t" o:hr="t" fillcolor="#a0a0a0" stroked="f"/>
        </w:pict>
      </w:r>
    </w:p>
    <w:p w14:paraId="35DD939F"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6. </w:t>
      </w:r>
      <w:r w:rsidRPr="004C33BC">
        <w:rPr>
          <w:rFonts w:ascii="Times New Roman" w:eastAsia="微软雅黑" w:hAnsi="Times New Roman" w:cs="Times New Roman"/>
          <w:b/>
          <w:bCs/>
          <w:sz w:val="22"/>
          <w:szCs w:val="22"/>
        </w:rPr>
        <w:t>流动性分析</w:t>
      </w:r>
    </w:p>
    <w:p w14:paraId="10751700"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7700257A" w14:textId="77777777" w:rsidR="004C33BC" w:rsidRPr="004C33BC" w:rsidRDefault="004C33BC" w:rsidP="004C33BC">
      <w:pPr>
        <w:numPr>
          <w:ilvl w:val="0"/>
          <w:numId w:val="89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流动比率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2.41</w:t>
      </w:r>
      <w:r w:rsidRPr="004C33BC">
        <w:rPr>
          <w:rFonts w:ascii="Times New Roman" w:eastAsia="微软雅黑" w:hAnsi="Times New Roman" w:cs="Times New Roman"/>
          <w:sz w:val="22"/>
          <w:szCs w:val="22"/>
        </w:rPr>
        <w:t>（短期偿债能力良好）</w:t>
      </w:r>
    </w:p>
    <w:p w14:paraId="5BAAA84A" w14:textId="77777777" w:rsidR="004C33BC" w:rsidRPr="004C33BC" w:rsidRDefault="004C33BC" w:rsidP="004C33BC">
      <w:pPr>
        <w:numPr>
          <w:ilvl w:val="0"/>
          <w:numId w:val="89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速动比率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2.41</w:t>
      </w:r>
      <w:r w:rsidRPr="004C33BC">
        <w:rPr>
          <w:rFonts w:ascii="Times New Roman" w:eastAsia="微软雅黑" w:hAnsi="Times New Roman" w:cs="Times New Roman"/>
          <w:sz w:val="22"/>
          <w:szCs w:val="22"/>
        </w:rPr>
        <w:t>（流动性较充足）</w:t>
      </w:r>
    </w:p>
    <w:p w14:paraId="3D06F92C" w14:textId="77777777" w:rsidR="004C33BC" w:rsidRPr="004C33BC" w:rsidRDefault="004C33BC" w:rsidP="004C33BC">
      <w:pPr>
        <w:numPr>
          <w:ilvl w:val="0"/>
          <w:numId w:val="89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lastRenderedPageBreak/>
        <w:t>现金比率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0.73</w:t>
      </w:r>
      <w:r w:rsidRPr="004C33BC">
        <w:rPr>
          <w:rFonts w:ascii="Times New Roman" w:eastAsia="微软雅黑" w:hAnsi="Times New Roman" w:cs="Times New Roman"/>
          <w:sz w:val="22"/>
          <w:szCs w:val="22"/>
        </w:rPr>
        <w:t>（现金储备较低）</w:t>
      </w:r>
    </w:p>
    <w:p w14:paraId="4F91E21A" w14:textId="77777777" w:rsidR="004C33BC" w:rsidRPr="004C33BC" w:rsidRDefault="004C33BC" w:rsidP="004C33BC">
      <w:pPr>
        <w:numPr>
          <w:ilvl w:val="0"/>
          <w:numId w:val="89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应收账款周转天数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86.79 </w:t>
      </w:r>
      <w:r w:rsidRPr="004C33BC">
        <w:rPr>
          <w:rFonts w:ascii="Times New Roman" w:eastAsia="微软雅黑" w:hAnsi="Times New Roman" w:cs="Times New Roman"/>
          <w:sz w:val="22"/>
          <w:szCs w:val="22"/>
        </w:rPr>
        <w:t>天</w:t>
      </w:r>
    </w:p>
    <w:p w14:paraId="2A9BE679" w14:textId="77777777" w:rsidR="004C33BC" w:rsidRPr="004C33BC" w:rsidRDefault="004C33BC" w:rsidP="004C33BC">
      <w:pPr>
        <w:numPr>
          <w:ilvl w:val="0"/>
          <w:numId w:val="89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应付账款周转天数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121.12 </w:t>
      </w:r>
      <w:r w:rsidRPr="004C33BC">
        <w:rPr>
          <w:rFonts w:ascii="Times New Roman" w:eastAsia="微软雅黑" w:hAnsi="Times New Roman" w:cs="Times New Roman"/>
          <w:sz w:val="22"/>
          <w:szCs w:val="22"/>
        </w:rPr>
        <w:t>天（账款周期较长）</w:t>
      </w:r>
    </w:p>
    <w:p w14:paraId="39E5806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的短期流动性较好，但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现金比率较低</w:t>
      </w:r>
      <w:r w:rsidRPr="004C33BC">
        <w:rPr>
          <w:rFonts w:ascii="Times New Roman" w:eastAsia="微软雅黑" w:hAnsi="Times New Roman" w:cs="Times New Roman"/>
          <w:sz w:val="22"/>
          <w:szCs w:val="22"/>
        </w:rPr>
        <w:t>，表明公司的运营资金更多依赖于应收账款和短期负债。</w:t>
      </w:r>
    </w:p>
    <w:p w14:paraId="347CD8F3"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34C8C9">
          <v:rect id="_x0000_i1041" style="width:0;height:1.5pt" o:hralign="center" o:hrstd="t" o:hr="t" fillcolor="#a0a0a0" stroked="f"/>
        </w:pict>
      </w:r>
    </w:p>
    <w:p w14:paraId="349BA5B7"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7. </w:t>
      </w:r>
      <w:r w:rsidRPr="004C33BC">
        <w:rPr>
          <w:rFonts w:ascii="Times New Roman" w:eastAsia="微软雅黑" w:hAnsi="Times New Roman" w:cs="Times New Roman"/>
          <w:b/>
          <w:bCs/>
          <w:sz w:val="22"/>
          <w:szCs w:val="22"/>
        </w:rPr>
        <w:t>股利及回购</w:t>
      </w:r>
    </w:p>
    <w:p w14:paraId="5231233D"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4221B91F" w14:textId="77777777" w:rsidR="004C33BC" w:rsidRPr="004C33BC" w:rsidRDefault="004C33BC" w:rsidP="004C33BC">
      <w:pPr>
        <w:numPr>
          <w:ilvl w:val="0"/>
          <w:numId w:val="89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年股票回购增长率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1.70%</w:t>
      </w:r>
      <w:r w:rsidRPr="004C33BC">
        <w:rPr>
          <w:rFonts w:ascii="Times New Roman" w:eastAsia="微软雅黑" w:hAnsi="Times New Roman" w:cs="Times New Roman"/>
          <w:sz w:val="22"/>
          <w:szCs w:val="22"/>
        </w:rPr>
        <w:t>（股东回报率较低）</w:t>
      </w:r>
    </w:p>
    <w:p w14:paraId="22C7AB90"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公司</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并不支付股息，且股票回购力度较低</w:t>
      </w:r>
      <w:r w:rsidRPr="004C33BC">
        <w:rPr>
          <w:rFonts w:ascii="Times New Roman" w:eastAsia="微软雅黑" w:hAnsi="Times New Roman" w:cs="Times New Roman"/>
          <w:sz w:val="22"/>
          <w:szCs w:val="22"/>
        </w:rPr>
        <w:t>，表明管理层将大部分利润</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用于业务扩张，而非直接回馈股东</w:t>
      </w:r>
      <w:r w:rsidRPr="004C33BC">
        <w:rPr>
          <w:rFonts w:ascii="Times New Roman" w:eastAsia="微软雅黑" w:hAnsi="Times New Roman" w:cs="Times New Roman"/>
          <w:sz w:val="22"/>
          <w:szCs w:val="22"/>
        </w:rPr>
        <w:t>。</w:t>
      </w:r>
    </w:p>
    <w:p w14:paraId="610D69DC"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07C01A">
          <v:rect id="_x0000_i1042" style="width:0;height:1.5pt" o:hralign="center" o:hrstd="t" o:hr="t" fillcolor="#a0a0a0" stroked="f"/>
        </w:pict>
      </w:r>
    </w:p>
    <w:p w14:paraId="5AA2FFC0"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综合结论</w:t>
      </w:r>
    </w:p>
    <w:p w14:paraId="3A3A58FE"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优势：</w:t>
      </w:r>
    </w:p>
    <w:p w14:paraId="6B74E5DB" w14:textId="77777777" w:rsidR="004C33BC" w:rsidRPr="004C33BC" w:rsidRDefault="004C33BC" w:rsidP="004C33BC">
      <w:pPr>
        <w:numPr>
          <w:ilvl w:val="0"/>
          <w:numId w:val="89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盈利能力强</w:t>
      </w:r>
      <w:r w:rsidRPr="004C33BC">
        <w:rPr>
          <w:rFonts w:ascii="Times New Roman" w:eastAsia="微软雅黑" w:hAnsi="Times New Roman" w:cs="Times New Roman"/>
          <w:sz w:val="22"/>
          <w:szCs w:val="22"/>
        </w:rPr>
        <w:t>，毛利率、净利率、</w:t>
      </w:r>
      <w:r w:rsidRPr="004C33BC">
        <w:rPr>
          <w:rFonts w:ascii="Times New Roman" w:eastAsia="微软雅黑" w:hAnsi="Times New Roman" w:cs="Times New Roman"/>
          <w:sz w:val="22"/>
          <w:szCs w:val="22"/>
        </w:rPr>
        <w:t xml:space="preserve">ROE </w:t>
      </w:r>
      <w:r w:rsidRPr="004C33BC">
        <w:rPr>
          <w:rFonts w:ascii="Times New Roman" w:eastAsia="微软雅黑" w:hAnsi="Times New Roman" w:cs="Times New Roman"/>
          <w:sz w:val="22"/>
          <w:szCs w:val="22"/>
        </w:rPr>
        <w:t>及</w:t>
      </w:r>
      <w:r w:rsidRPr="004C33BC">
        <w:rPr>
          <w:rFonts w:ascii="Times New Roman" w:eastAsia="微软雅黑" w:hAnsi="Times New Roman" w:cs="Times New Roman"/>
          <w:sz w:val="22"/>
          <w:szCs w:val="22"/>
        </w:rPr>
        <w:t xml:space="preserve"> ROA </w:t>
      </w:r>
      <w:r w:rsidRPr="004C33BC">
        <w:rPr>
          <w:rFonts w:ascii="Times New Roman" w:eastAsia="微软雅黑" w:hAnsi="Times New Roman" w:cs="Times New Roman"/>
          <w:sz w:val="22"/>
          <w:szCs w:val="22"/>
        </w:rPr>
        <w:t>均在行业中处于较高水平。</w:t>
      </w:r>
    </w:p>
    <w:p w14:paraId="7EA2FDBD" w14:textId="77777777" w:rsidR="004C33BC" w:rsidRPr="004C33BC" w:rsidRDefault="004C33BC" w:rsidP="004C33BC">
      <w:pPr>
        <w:numPr>
          <w:ilvl w:val="0"/>
          <w:numId w:val="89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增长潜力较强</w:t>
      </w:r>
      <w:r w:rsidRPr="004C33BC">
        <w:rPr>
          <w:rFonts w:ascii="Times New Roman" w:eastAsia="微软雅黑" w:hAnsi="Times New Roman" w:cs="Times New Roman"/>
          <w:sz w:val="22"/>
          <w:szCs w:val="22"/>
        </w:rPr>
        <w:t>，收入、利润和自由现金流增长率均较高。</w:t>
      </w:r>
    </w:p>
    <w:p w14:paraId="4DED2D2D" w14:textId="77777777" w:rsidR="004C33BC" w:rsidRPr="004C33BC" w:rsidRDefault="004C33BC" w:rsidP="004C33BC">
      <w:pPr>
        <w:numPr>
          <w:ilvl w:val="0"/>
          <w:numId w:val="89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动量趋势较强</w:t>
      </w:r>
      <w:r w:rsidRPr="004C33BC">
        <w:rPr>
          <w:rFonts w:ascii="Times New Roman" w:eastAsia="微软雅黑" w:hAnsi="Times New Roman" w:cs="Times New Roman"/>
          <w:sz w:val="22"/>
          <w:szCs w:val="22"/>
        </w:rPr>
        <w:t>，股价在过去</w:t>
      </w:r>
      <w:r w:rsidRPr="004C33BC">
        <w:rPr>
          <w:rFonts w:ascii="Times New Roman" w:eastAsia="微软雅黑" w:hAnsi="Times New Roman" w:cs="Times New Roman"/>
          <w:sz w:val="22"/>
          <w:szCs w:val="22"/>
        </w:rPr>
        <w:t xml:space="preserve"> 6-12 </w:t>
      </w:r>
      <w:r w:rsidRPr="004C33BC">
        <w:rPr>
          <w:rFonts w:ascii="Times New Roman" w:eastAsia="微软雅黑" w:hAnsi="Times New Roman" w:cs="Times New Roman"/>
          <w:sz w:val="22"/>
          <w:szCs w:val="22"/>
        </w:rPr>
        <w:t>个月内上涨显著。</w:t>
      </w:r>
    </w:p>
    <w:p w14:paraId="1EEAF862" w14:textId="77777777" w:rsidR="004C33BC" w:rsidRPr="004C33BC" w:rsidRDefault="004C33BC" w:rsidP="004C33BC">
      <w:pPr>
        <w:numPr>
          <w:ilvl w:val="0"/>
          <w:numId w:val="89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资本回报率（</w:t>
      </w:r>
      <w:r w:rsidRPr="004C33BC">
        <w:rPr>
          <w:rFonts w:ascii="Times New Roman" w:eastAsia="微软雅黑" w:hAnsi="Times New Roman" w:cs="Times New Roman"/>
          <w:b/>
          <w:bCs/>
          <w:sz w:val="22"/>
          <w:szCs w:val="22"/>
        </w:rPr>
        <w:t>ROIC</w:t>
      </w:r>
      <w:r w:rsidRPr="004C33BC">
        <w:rPr>
          <w:rFonts w:ascii="Times New Roman" w:eastAsia="微软雅黑" w:hAnsi="Times New Roman" w:cs="Times New Roman"/>
          <w:b/>
          <w:bCs/>
          <w:sz w:val="22"/>
          <w:szCs w:val="22"/>
        </w:rPr>
        <w:t>）远高于资本成本（</w:t>
      </w:r>
      <w:r w:rsidRPr="004C33BC">
        <w:rPr>
          <w:rFonts w:ascii="Times New Roman" w:eastAsia="微软雅黑" w:hAnsi="Times New Roman" w:cs="Times New Roman"/>
          <w:b/>
          <w:bCs/>
          <w:sz w:val="22"/>
          <w:szCs w:val="22"/>
        </w:rPr>
        <w:t>WACC</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，表明业务运营仍在创造价值。</w:t>
      </w:r>
    </w:p>
    <w:p w14:paraId="374783B2"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Symbol" w:eastAsia="微软雅黑" w:hAnsi="Segoe UI Symbol" w:cs="Segoe UI Symbol"/>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主要风险：</w:t>
      </w:r>
    </w:p>
    <w:p w14:paraId="4D941111" w14:textId="77777777" w:rsidR="004C33BC" w:rsidRPr="004C33BC" w:rsidRDefault="004C33BC" w:rsidP="004C33BC">
      <w:pPr>
        <w:numPr>
          <w:ilvl w:val="0"/>
          <w:numId w:val="89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估值水平过高</w:t>
      </w:r>
      <w:r w:rsidRPr="004C33BC">
        <w:rPr>
          <w:rFonts w:ascii="Times New Roman" w:eastAsia="微软雅黑" w:hAnsi="Times New Roman" w:cs="Times New Roman"/>
          <w:sz w:val="22"/>
          <w:szCs w:val="22"/>
        </w:rPr>
        <w:t>，市盈率远超行业平均，市场已对公司未来增长定价。</w:t>
      </w:r>
    </w:p>
    <w:p w14:paraId="445F8501" w14:textId="77777777" w:rsidR="004C33BC" w:rsidRPr="004C33BC" w:rsidRDefault="004C33BC" w:rsidP="004C33BC">
      <w:pPr>
        <w:numPr>
          <w:ilvl w:val="0"/>
          <w:numId w:val="89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财务杠杆较高</w:t>
      </w:r>
      <w:r w:rsidRPr="004C33BC">
        <w:rPr>
          <w:rFonts w:ascii="Times New Roman" w:eastAsia="微软雅黑" w:hAnsi="Times New Roman" w:cs="Times New Roman"/>
          <w:sz w:val="22"/>
          <w:szCs w:val="22"/>
        </w:rPr>
        <w:t>，负债率高达</w:t>
      </w:r>
      <w:r w:rsidRPr="004C33BC">
        <w:rPr>
          <w:rFonts w:ascii="Times New Roman" w:eastAsia="微软雅黑" w:hAnsi="Times New Roman" w:cs="Times New Roman"/>
          <w:sz w:val="22"/>
          <w:szCs w:val="22"/>
        </w:rPr>
        <w:t xml:space="preserve"> 231%</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ROE </w:t>
      </w:r>
      <w:r w:rsidRPr="004C33BC">
        <w:rPr>
          <w:rFonts w:ascii="Times New Roman" w:eastAsia="微软雅黑" w:hAnsi="Times New Roman" w:cs="Times New Roman"/>
          <w:sz w:val="22"/>
          <w:szCs w:val="22"/>
        </w:rPr>
        <w:t>受杠杆影响较大。</w:t>
      </w:r>
    </w:p>
    <w:p w14:paraId="1F7E4A50" w14:textId="77777777" w:rsidR="004C33BC" w:rsidRPr="004C33BC" w:rsidRDefault="004C33BC" w:rsidP="004C33BC">
      <w:pPr>
        <w:numPr>
          <w:ilvl w:val="0"/>
          <w:numId w:val="89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lastRenderedPageBreak/>
        <w:t>现金流管理存隐患</w:t>
      </w:r>
      <w:r w:rsidRPr="004C33BC">
        <w:rPr>
          <w:rFonts w:ascii="Times New Roman" w:eastAsia="微软雅黑" w:hAnsi="Times New Roman" w:cs="Times New Roman"/>
          <w:sz w:val="22"/>
          <w:szCs w:val="22"/>
        </w:rPr>
        <w:t>，现金负债率低，未来可能需要额外融资支持增长。</w:t>
      </w:r>
    </w:p>
    <w:p w14:paraId="4AF59576" w14:textId="77777777" w:rsidR="004C33BC" w:rsidRPr="004C33BC" w:rsidRDefault="004C33BC" w:rsidP="004C33BC">
      <w:pPr>
        <w:numPr>
          <w:ilvl w:val="0"/>
          <w:numId w:val="89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股东回报较低</w:t>
      </w:r>
      <w:r w:rsidRPr="004C33BC">
        <w:rPr>
          <w:rFonts w:ascii="Times New Roman" w:eastAsia="微软雅黑" w:hAnsi="Times New Roman" w:cs="Times New Roman"/>
          <w:sz w:val="22"/>
          <w:szCs w:val="22"/>
        </w:rPr>
        <w:t>，无分红且回购力度较小。</w:t>
      </w:r>
    </w:p>
    <w:p w14:paraId="4A73A4C3"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6193AA">
          <v:rect id="_x0000_i1043" style="width:0;height:1.5pt" o:hralign="center" o:hrstd="t" o:hr="t" fillcolor="#a0a0a0" stroked="f"/>
        </w:pict>
      </w:r>
    </w:p>
    <w:p w14:paraId="51849EF6"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投资建议</w:t>
      </w:r>
    </w:p>
    <w:p w14:paraId="67D32034" w14:textId="77777777" w:rsidR="004C33BC" w:rsidRPr="004C33BC" w:rsidRDefault="004C33BC" w:rsidP="004C33BC">
      <w:pPr>
        <w:numPr>
          <w:ilvl w:val="0"/>
          <w:numId w:val="89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短期交易者</w:t>
      </w:r>
      <w:r w:rsidRPr="004C33BC">
        <w:rPr>
          <w:rFonts w:ascii="Times New Roman" w:eastAsia="微软雅黑" w:hAnsi="Times New Roman" w:cs="Times New Roman"/>
          <w:sz w:val="22"/>
          <w:szCs w:val="22"/>
        </w:rPr>
        <w:t>：动量趋势强劲，若财报（</w:t>
      </w:r>
      <w:r w:rsidRPr="004C33BC">
        <w:rPr>
          <w:rFonts w:ascii="Times New Roman" w:eastAsia="微软雅黑" w:hAnsi="Times New Roman" w:cs="Times New Roman"/>
          <w:sz w:val="22"/>
          <w:szCs w:val="22"/>
        </w:rPr>
        <w:t xml:space="preserve">2 </w:t>
      </w:r>
      <w:r w:rsidRPr="004C33BC">
        <w:rPr>
          <w:rFonts w:ascii="Times New Roman" w:eastAsia="微软雅黑" w:hAnsi="Times New Roman" w:cs="Times New Roman"/>
          <w:sz w:val="22"/>
          <w:szCs w:val="22"/>
        </w:rPr>
        <w:t>月</w:t>
      </w:r>
      <w:r w:rsidRPr="004C33BC">
        <w:rPr>
          <w:rFonts w:ascii="Times New Roman" w:eastAsia="微软雅黑" w:hAnsi="Times New Roman" w:cs="Times New Roman"/>
          <w:sz w:val="22"/>
          <w:szCs w:val="22"/>
        </w:rPr>
        <w:t xml:space="preserve"> 12 </w:t>
      </w:r>
      <w:r w:rsidRPr="004C33BC">
        <w:rPr>
          <w:rFonts w:ascii="Times New Roman" w:eastAsia="微软雅黑" w:hAnsi="Times New Roman" w:cs="Times New Roman"/>
          <w:sz w:val="22"/>
          <w:szCs w:val="22"/>
        </w:rPr>
        <w:t>日）超预期，股价可能继续上涨，但高估值可能限制涨幅。</w:t>
      </w:r>
    </w:p>
    <w:p w14:paraId="298746C1" w14:textId="77777777" w:rsidR="004C33BC" w:rsidRPr="004C33BC" w:rsidRDefault="004C33BC" w:rsidP="004C33BC">
      <w:pPr>
        <w:numPr>
          <w:ilvl w:val="0"/>
          <w:numId w:val="89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长期投资者</w:t>
      </w:r>
      <w:r w:rsidRPr="004C33BC">
        <w:rPr>
          <w:rFonts w:ascii="Times New Roman" w:eastAsia="微软雅黑" w:hAnsi="Times New Roman" w:cs="Times New Roman"/>
          <w:sz w:val="22"/>
          <w:szCs w:val="22"/>
        </w:rPr>
        <w:t>：公司增长前景良好，但当前估值较高，建议等待更合理的入场点，或者在回调时建仓。</w:t>
      </w:r>
    </w:p>
    <w:p w14:paraId="45B2281D" w14:textId="77777777" w:rsidR="004C33BC" w:rsidRPr="004C33BC" w:rsidRDefault="004C33BC" w:rsidP="004C33BC">
      <w:pPr>
        <w:numPr>
          <w:ilvl w:val="0"/>
          <w:numId w:val="89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风险管理</w:t>
      </w:r>
      <w:r w:rsidRPr="004C33BC">
        <w:rPr>
          <w:rFonts w:ascii="Times New Roman" w:eastAsia="微软雅黑" w:hAnsi="Times New Roman" w:cs="Times New Roman"/>
          <w:sz w:val="22"/>
          <w:szCs w:val="22"/>
        </w:rPr>
        <w:t>：需密切关注债务水平、未来盈利增长能否匹配高估值，以及短期股价波动风险。</w:t>
      </w:r>
    </w:p>
    <w:p w14:paraId="5EB9BDBF"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C6AC217">
          <v:rect id="_x0000_i1044" style="width:0;height:1.5pt" o:hralign="center" o:hrstd="t" o:hr="t" fillcolor="#a0a0a0" stroked="f"/>
        </w:pict>
      </w:r>
    </w:p>
    <w:p w14:paraId="16B120BB"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最终结论</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是一家</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高增长、高盈利的公司，但估值已处于高位，投资者需警惕市场情绪回落带来的潜在调整风险</w:t>
      </w:r>
      <w:r w:rsidRPr="004C33BC">
        <w:rPr>
          <w:rFonts w:ascii="Times New Roman" w:eastAsia="微软雅黑" w:hAnsi="Times New Roman" w:cs="Times New Roman"/>
          <w:sz w:val="22"/>
          <w:szCs w:val="22"/>
        </w:rPr>
        <w:t>。</w:t>
      </w:r>
    </w:p>
    <w:p w14:paraId="727DC116"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AppLovin Corp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APP</w:t>
      </w:r>
      <w:r w:rsidRPr="00EB4BBB">
        <w:rPr>
          <w:rFonts w:ascii="Times New Roman" w:eastAsia="微软雅黑" w:hAnsi="Times New Roman" w:cs="Times New Roman"/>
          <w:b/>
          <w:bCs/>
          <w:sz w:val="22"/>
          <w:szCs w:val="22"/>
        </w:rPr>
        <w:t>）竞争对比分析</w:t>
      </w:r>
    </w:p>
    <w:p w14:paraId="5D6566DF"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369"/>
        <w:gridCol w:w="1607"/>
        <w:gridCol w:w="1474"/>
        <w:gridCol w:w="1670"/>
        <w:gridCol w:w="1379"/>
        <w:gridCol w:w="1851"/>
      </w:tblGrid>
      <w:tr w:rsidR="00EB4BBB" w:rsidRPr="00EB4BBB" w14:paraId="52D24BE4" w14:textId="77777777" w:rsidTr="00EB4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2858D9"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指标</w:t>
            </w:r>
          </w:p>
        </w:tc>
        <w:tc>
          <w:tcPr>
            <w:tcW w:w="0" w:type="auto"/>
            <w:hideMark/>
          </w:tcPr>
          <w:p w14:paraId="24E53C86"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AppLovin (APP)</w:t>
            </w:r>
          </w:p>
        </w:tc>
        <w:tc>
          <w:tcPr>
            <w:tcW w:w="0" w:type="auto"/>
            <w:hideMark/>
          </w:tcPr>
          <w:p w14:paraId="094FA34B"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Adobe (ADBE)</w:t>
            </w:r>
          </w:p>
        </w:tc>
        <w:tc>
          <w:tcPr>
            <w:tcW w:w="0" w:type="auto"/>
            <w:hideMark/>
          </w:tcPr>
          <w:p w14:paraId="4F383A14"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Salesforce (CRM)</w:t>
            </w:r>
          </w:p>
        </w:tc>
        <w:tc>
          <w:tcPr>
            <w:tcW w:w="0" w:type="auto"/>
            <w:hideMark/>
          </w:tcPr>
          <w:p w14:paraId="3B18F632"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Intuit (INTU)</w:t>
            </w:r>
          </w:p>
        </w:tc>
        <w:tc>
          <w:tcPr>
            <w:tcW w:w="0" w:type="auto"/>
            <w:hideMark/>
          </w:tcPr>
          <w:p w14:paraId="47A9A957"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ServiceNow (NOW)</w:t>
            </w:r>
          </w:p>
        </w:tc>
      </w:tr>
      <w:tr w:rsidR="00EB4BBB" w:rsidRPr="00EB4BBB" w14:paraId="015C6ABA"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64922"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当前股价</w:t>
            </w:r>
          </w:p>
        </w:tc>
        <w:tc>
          <w:tcPr>
            <w:tcW w:w="0" w:type="auto"/>
            <w:hideMark/>
          </w:tcPr>
          <w:p w14:paraId="34209F5A"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$378.22</w:t>
            </w:r>
          </w:p>
        </w:tc>
        <w:tc>
          <w:tcPr>
            <w:tcW w:w="0" w:type="auto"/>
            <w:hideMark/>
          </w:tcPr>
          <w:p w14:paraId="628E1F27"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$439.15</w:t>
            </w:r>
          </w:p>
        </w:tc>
        <w:tc>
          <w:tcPr>
            <w:tcW w:w="0" w:type="auto"/>
            <w:hideMark/>
          </w:tcPr>
          <w:p w14:paraId="014E04BF"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$335.52</w:t>
            </w:r>
          </w:p>
        </w:tc>
        <w:tc>
          <w:tcPr>
            <w:tcW w:w="0" w:type="auto"/>
            <w:hideMark/>
          </w:tcPr>
          <w:p w14:paraId="2918C43E"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$589.03</w:t>
            </w:r>
          </w:p>
        </w:tc>
        <w:tc>
          <w:tcPr>
            <w:tcW w:w="0" w:type="auto"/>
            <w:hideMark/>
          </w:tcPr>
          <w:p w14:paraId="362D427C"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$1032.19</w:t>
            </w:r>
          </w:p>
        </w:tc>
      </w:tr>
      <w:tr w:rsidR="00EB4BBB" w:rsidRPr="00EB4BBB" w14:paraId="4B860CCE"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51770AEE"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市值</w:t>
            </w:r>
            <w:r w:rsidRPr="00EB4BBB">
              <w:rPr>
                <w:rFonts w:ascii="Times New Roman" w:eastAsia="微软雅黑" w:hAnsi="Times New Roman" w:cs="Times New Roman"/>
                <w:sz w:val="22"/>
                <w:szCs w:val="22"/>
              </w:rPr>
              <w:t xml:space="preserve"> (¥)</w:t>
            </w:r>
          </w:p>
        </w:tc>
        <w:tc>
          <w:tcPr>
            <w:tcW w:w="0" w:type="auto"/>
            <w:hideMark/>
          </w:tcPr>
          <w:p w14:paraId="5EEB307D"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9,260.24 </w:t>
            </w:r>
            <w:r w:rsidRPr="00EB4BBB">
              <w:rPr>
                <w:rFonts w:ascii="Times New Roman" w:eastAsia="微软雅黑" w:hAnsi="Times New Roman" w:cs="Times New Roman"/>
                <w:b/>
                <w:bCs/>
                <w:sz w:val="22"/>
                <w:szCs w:val="22"/>
              </w:rPr>
              <w:t>亿</w:t>
            </w:r>
          </w:p>
        </w:tc>
        <w:tc>
          <w:tcPr>
            <w:tcW w:w="0" w:type="auto"/>
            <w:hideMark/>
          </w:tcPr>
          <w:p w14:paraId="7FB02384"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13,946.76 </w:t>
            </w:r>
            <w:r w:rsidRPr="00EB4BBB">
              <w:rPr>
                <w:rFonts w:ascii="Times New Roman" w:eastAsia="微软雅黑" w:hAnsi="Times New Roman" w:cs="Times New Roman"/>
                <w:sz w:val="22"/>
                <w:szCs w:val="22"/>
              </w:rPr>
              <w:t>亿</w:t>
            </w:r>
          </w:p>
        </w:tc>
        <w:tc>
          <w:tcPr>
            <w:tcW w:w="0" w:type="auto"/>
            <w:hideMark/>
          </w:tcPr>
          <w:p w14:paraId="234F85AD"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23,425.96 </w:t>
            </w:r>
            <w:r w:rsidRPr="00EB4BBB">
              <w:rPr>
                <w:rFonts w:ascii="Times New Roman" w:eastAsia="微软雅黑" w:hAnsi="Times New Roman" w:cs="Times New Roman"/>
                <w:sz w:val="22"/>
                <w:szCs w:val="22"/>
              </w:rPr>
              <w:t>亿</w:t>
            </w:r>
          </w:p>
        </w:tc>
        <w:tc>
          <w:tcPr>
            <w:tcW w:w="0" w:type="auto"/>
            <w:hideMark/>
          </w:tcPr>
          <w:p w14:paraId="3CC8081A"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12,029.11 </w:t>
            </w:r>
            <w:r w:rsidRPr="00EB4BBB">
              <w:rPr>
                <w:rFonts w:ascii="Times New Roman" w:eastAsia="微软雅黑" w:hAnsi="Times New Roman" w:cs="Times New Roman"/>
                <w:sz w:val="22"/>
                <w:szCs w:val="22"/>
              </w:rPr>
              <w:t>亿</w:t>
            </w:r>
          </w:p>
        </w:tc>
        <w:tc>
          <w:tcPr>
            <w:tcW w:w="0" w:type="auto"/>
            <w:hideMark/>
          </w:tcPr>
          <w:p w14:paraId="60EBA782"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15,549.64 </w:t>
            </w:r>
            <w:r w:rsidRPr="00EB4BBB">
              <w:rPr>
                <w:rFonts w:ascii="Times New Roman" w:eastAsia="微软雅黑" w:hAnsi="Times New Roman" w:cs="Times New Roman"/>
                <w:sz w:val="22"/>
                <w:szCs w:val="22"/>
              </w:rPr>
              <w:t>亿</w:t>
            </w:r>
          </w:p>
        </w:tc>
      </w:tr>
      <w:tr w:rsidR="00EB4BBB" w:rsidRPr="00EB4BBB" w14:paraId="067D1A1A"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607DC"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市盈率</w:t>
            </w:r>
            <w:r w:rsidRPr="00EB4BBB">
              <w:rPr>
                <w:rFonts w:ascii="Times New Roman" w:eastAsia="微软雅黑" w:hAnsi="Times New Roman" w:cs="Times New Roman"/>
                <w:sz w:val="22"/>
                <w:szCs w:val="22"/>
              </w:rPr>
              <w:t xml:space="preserve"> (TTM)</w:t>
            </w:r>
          </w:p>
        </w:tc>
        <w:tc>
          <w:tcPr>
            <w:tcW w:w="0" w:type="auto"/>
            <w:hideMark/>
          </w:tcPr>
          <w:p w14:paraId="2C8878A3"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114.61</w:t>
            </w:r>
          </w:p>
        </w:tc>
        <w:tc>
          <w:tcPr>
            <w:tcW w:w="0" w:type="auto"/>
            <w:hideMark/>
          </w:tcPr>
          <w:p w14:paraId="0A88C67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35.42</w:t>
            </w:r>
          </w:p>
        </w:tc>
        <w:tc>
          <w:tcPr>
            <w:tcW w:w="0" w:type="auto"/>
            <w:hideMark/>
          </w:tcPr>
          <w:p w14:paraId="3C33182D"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55.18</w:t>
            </w:r>
          </w:p>
        </w:tc>
        <w:tc>
          <w:tcPr>
            <w:tcW w:w="0" w:type="auto"/>
            <w:hideMark/>
          </w:tcPr>
          <w:p w14:paraId="0F3358B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57.19</w:t>
            </w:r>
          </w:p>
        </w:tc>
        <w:tc>
          <w:tcPr>
            <w:tcW w:w="0" w:type="auto"/>
            <w:hideMark/>
          </w:tcPr>
          <w:p w14:paraId="3FDFC45E"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151.13</w:t>
            </w:r>
          </w:p>
        </w:tc>
      </w:tr>
      <w:tr w:rsidR="00EB4BBB" w:rsidRPr="00EB4BBB" w14:paraId="4FBA0A4F"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085F03A8"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市净率</w:t>
            </w:r>
          </w:p>
        </w:tc>
        <w:tc>
          <w:tcPr>
            <w:tcW w:w="0" w:type="auto"/>
            <w:hideMark/>
          </w:tcPr>
          <w:p w14:paraId="401BFDF3"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135.08</w:t>
            </w:r>
          </w:p>
        </w:tc>
        <w:tc>
          <w:tcPr>
            <w:tcW w:w="0" w:type="auto"/>
            <w:hideMark/>
          </w:tcPr>
          <w:p w14:paraId="0CEA3CC8"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24.77</w:t>
            </w:r>
          </w:p>
        </w:tc>
        <w:tc>
          <w:tcPr>
            <w:tcW w:w="0" w:type="auto"/>
            <w:hideMark/>
          </w:tcPr>
          <w:p w14:paraId="112A6E8B"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5.48</w:t>
            </w:r>
          </w:p>
        </w:tc>
        <w:tc>
          <w:tcPr>
            <w:tcW w:w="0" w:type="auto"/>
            <w:hideMark/>
          </w:tcPr>
          <w:p w14:paraId="23DF9294"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19.05</w:t>
            </w:r>
          </w:p>
        </w:tc>
        <w:tc>
          <w:tcPr>
            <w:tcW w:w="0" w:type="auto"/>
            <w:hideMark/>
          </w:tcPr>
          <w:p w14:paraId="53070790"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22.18</w:t>
            </w:r>
          </w:p>
        </w:tc>
      </w:tr>
      <w:tr w:rsidR="00EB4BBB" w:rsidRPr="00EB4BBB" w14:paraId="3F9A55FF"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A613A"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市销率</w:t>
            </w:r>
          </w:p>
        </w:tc>
        <w:tc>
          <w:tcPr>
            <w:tcW w:w="0" w:type="auto"/>
            <w:hideMark/>
          </w:tcPr>
          <w:p w14:paraId="07E0B076"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31.10</w:t>
            </w:r>
          </w:p>
        </w:tc>
        <w:tc>
          <w:tcPr>
            <w:tcW w:w="0" w:type="auto"/>
            <w:hideMark/>
          </w:tcPr>
          <w:p w14:paraId="51DE4FC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6.76</w:t>
            </w:r>
          </w:p>
        </w:tc>
        <w:tc>
          <w:tcPr>
            <w:tcW w:w="0" w:type="auto"/>
            <w:hideMark/>
          </w:tcPr>
          <w:p w14:paraId="58A81009"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8.81</w:t>
            </w:r>
          </w:p>
        </w:tc>
        <w:tc>
          <w:tcPr>
            <w:tcW w:w="0" w:type="auto"/>
            <w:hideMark/>
          </w:tcPr>
          <w:p w14:paraId="427C1BAF"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10.09</w:t>
            </w:r>
          </w:p>
        </w:tc>
        <w:tc>
          <w:tcPr>
            <w:tcW w:w="0" w:type="auto"/>
            <w:hideMark/>
          </w:tcPr>
          <w:p w14:paraId="2E3EF06D"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19.29</w:t>
            </w:r>
          </w:p>
        </w:tc>
      </w:tr>
      <w:tr w:rsidR="00EB4BBB" w:rsidRPr="00EB4BBB" w14:paraId="599CDF2C"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1EE1EDA8"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lastRenderedPageBreak/>
              <w:t xml:space="preserve">12 </w:t>
            </w:r>
            <w:r w:rsidRPr="00EB4BBB">
              <w:rPr>
                <w:rFonts w:ascii="Times New Roman" w:eastAsia="微软雅黑" w:hAnsi="Times New Roman" w:cs="Times New Roman"/>
                <w:sz w:val="22"/>
                <w:szCs w:val="22"/>
              </w:rPr>
              <w:t>个月回报率</w:t>
            </w:r>
          </w:p>
        </w:tc>
        <w:tc>
          <w:tcPr>
            <w:tcW w:w="0" w:type="auto"/>
            <w:hideMark/>
          </w:tcPr>
          <w:p w14:paraId="5C670D96"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707.02%</w:t>
            </w:r>
          </w:p>
        </w:tc>
        <w:tc>
          <w:tcPr>
            <w:tcW w:w="0" w:type="auto"/>
            <w:hideMark/>
          </w:tcPr>
          <w:p w14:paraId="78811F3C"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-27.72%</w:t>
            </w:r>
          </w:p>
        </w:tc>
        <w:tc>
          <w:tcPr>
            <w:tcW w:w="0" w:type="auto"/>
            <w:hideMark/>
          </w:tcPr>
          <w:p w14:paraId="0C9848A5"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-17.99%</w:t>
            </w:r>
          </w:p>
        </w:tc>
        <w:tc>
          <w:tcPr>
            <w:tcW w:w="0" w:type="auto"/>
            <w:hideMark/>
          </w:tcPr>
          <w:p w14:paraId="4927A18E"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-6.24%</w:t>
            </w:r>
          </w:p>
        </w:tc>
        <w:tc>
          <w:tcPr>
            <w:tcW w:w="0" w:type="auto"/>
            <w:hideMark/>
          </w:tcPr>
          <w:p w14:paraId="106DA698"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+32.59%</w:t>
            </w:r>
          </w:p>
        </w:tc>
      </w:tr>
    </w:tbl>
    <w:p w14:paraId="722A7F89"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6EAE744">
          <v:rect id="_x0000_i1045" style="width:0;height:1.5pt" o:hralign="center" o:hrstd="t" o:hr="t" fillcolor="#a0a0a0" stroked="f"/>
        </w:pict>
      </w:r>
    </w:p>
    <w:p w14:paraId="636BA1D4"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关键分析</w:t>
      </w:r>
    </w:p>
    <w:p w14:paraId="332C33FC"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亮点</w:t>
      </w:r>
    </w:p>
    <w:p w14:paraId="41D30896" w14:textId="77777777" w:rsidR="00EB4BBB" w:rsidRPr="00EB4BBB" w:rsidRDefault="00EB4BBB" w:rsidP="00EB4BBB">
      <w:pPr>
        <w:numPr>
          <w:ilvl w:val="0"/>
          <w:numId w:val="89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股价增长强劲</w:t>
      </w:r>
      <w:r w:rsidRPr="00EB4BBB">
        <w:rPr>
          <w:rFonts w:ascii="Times New Roman" w:eastAsia="微软雅黑" w:hAnsi="Times New Roman" w:cs="Times New Roman"/>
          <w:sz w:val="22"/>
          <w:szCs w:val="22"/>
        </w:rPr>
        <w:t>：</w:t>
      </w:r>
    </w:p>
    <w:p w14:paraId="57FD4B9E" w14:textId="77777777" w:rsidR="00EB4BBB" w:rsidRPr="00EB4BBB" w:rsidRDefault="00EB4BBB" w:rsidP="00EB4BBB">
      <w:pPr>
        <w:numPr>
          <w:ilvl w:val="1"/>
          <w:numId w:val="89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12 </w:t>
      </w:r>
      <w:r w:rsidRPr="00EB4BBB">
        <w:rPr>
          <w:rFonts w:ascii="Times New Roman" w:eastAsia="微软雅黑" w:hAnsi="Times New Roman" w:cs="Times New Roman"/>
          <w:b/>
          <w:bCs/>
          <w:sz w:val="22"/>
          <w:szCs w:val="22"/>
        </w:rPr>
        <w:t>个月涨幅高达</w:t>
      </w:r>
      <w:r w:rsidRPr="00EB4BBB">
        <w:rPr>
          <w:rFonts w:ascii="Times New Roman" w:eastAsia="微软雅黑" w:hAnsi="Times New Roman" w:cs="Times New Roman"/>
          <w:b/>
          <w:bCs/>
          <w:sz w:val="22"/>
          <w:szCs w:val="22"/>
        </w:rPr>
        <w:t xml:space="preserve"> 707.02%</w:t>
      </w:r>
      <w:r w:rsidRPr="00EB4BBB">
        <w:rPr>
          <w:rFonts w:ascii="Times New Roman" w:eastAsia="微软雅黑" w:hAnsi="Times New Roman" w:cs="Times New Roman"/>
          <w:sz w:val="22"/>
          <w:szCs w:val="22"/>
        </w:rPr>
        <w:t>，远超行业龙头</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-27.72%</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-17.99%</w:t>
      </w:r>
      <w:r w:rsidRPr="00EB4BBB">
        <w:rPr>
          <w:rFonts w:ascii="Times New Roman" w:eastAsia="微软雅黑" w:hAnsi="Times New Roman" w:cs="Times New Roman"/>
          <w:sz w:val="22"/>
          <w:szCs w:val="22"/>
        </w:rPr>
        <w:t>）。</w:t>
      </w:r>
    </w:p>
    <w:p w14:paraId="2B4AC02B" w14:textId="77777777" w:rsidR="00EB4BBB" w:rsidRPr="00EB4BBB" w:rsidRDefault="00EB4BBB" w:rsidP="00EB4BBB">
      <w:pPr>
        <w:numPr>
          <w:ilvl w:val="1"/>
          <w:numId w:val="898"/>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这一增长主要受</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广告业务增长、</w:t>
      </w:r>
      <w:r w:rsidRPr="00EB4BBB">
        <w:rPr>
          <w:rFonts w:ascii="Times New Roman" w:eastAsia="微软雅黑" w:hAnsi="Times New Roman" w:cs="Times New Roman"/>
          <w:b/>
          <w:bCs/>
          <w:sz w:val="22"/>
          <w:szCs w:val="22"/>
        </w:rPr>
        <w:t xml:space="preserve">AI </w:t>
      </w:r>
      <w:r w:rsidRPr="00EB4BBB">
        <w:rPr>
          <w:rFonts w:ascii="Times New Roman" w:eastAsia="微软雅黑" w:hAnsi="Times New Roman" w:cs="Times New Roman"/>
          <w:b/>
          <w:bCs/>
          <w:sz w:val="22"/>
          <w:szCs w:val="22"/>
        </w:rPr>
        <w:t>变现能力提升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投资者热情推动</w:t>
      </w:r>
      <w:r w:rsidRPr="00EB4BBB">
        <w:rPr>
          <w:rFonts w:ascii="Times New Roman" w:eastAsia="微软雅黑" w:hAnsi="Times New Roman" w:cs="Times New Roman"/>
          <w:sz w:val="22"/>
          <w:szCs w:val="22"/>
        </w:rPr>
        <w:t>。</w:t>
      </w:r>
    </w:p>
    <w:p w14:paraId="6DBB0E4E" w14:textId="77777777" w:rsidR="00EB4BBB" w:rsidRPr="00EB4BBB" w:rsidRDefault="00EB4BBB" w:rsidP="00EB4BBB">
      <w:pPr>
        <w:numPr>
          <w:ilvl w:val="0"/>
          <w:numId w:val="89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市销率</w:t>
      </w:r>
      <w:r w:rsidRPr="00EB4BBB">
        <w:rPr>
          <w:rFonts w:ascii="Times New Roman" w:eastAsia="微软雅黑" w:hAnsi="Times New Roman" w:cs="Times New Roman"/>
          <w:b/>
          <w:bCs/>
          <w:sz w:val="22"/>
          <w:szCs w:val="22"/>
        </w:rPr>
        <w:t xml:space="preserve"> (P/S) </w:t>
      </w:r>
      <w:r w:rsidRPr="00EB4BBB">
        <w:rPr>
          <w:rFonts w:ascii="Times New Roman" w:eastAsia="微软雅黑" w:hAnsi="Times New Roman" w:cs="Times New Roman"/>
          <w:b/>
          <w:bCs/>
          <w:sz w:val="22"/>
          <w:szCs w:val="22"/>
        </w:rPr>
        <w:t>高达</w:t>
      </w:r>
      <w:r w:rsidRPr="00EB4BBB">
        <w:rPr>
          <w:rFonts w:ascii="Times New Roman" w:eastAsia="微软雅黑" w:hAnsi="Times New Roman" w:cs="Times New Roman"/>
          <w:b/>
          <w:bCs/>
          <w:sz w:val="22"/>
          <w:szCs w:val="22"/>
        </w:rPr>
        <w:t xml:space="preserve"> 31.10</w:t>
      </w:r>
      <w:r w:rsidRPr="00EB4BBB">
        <w:rPr>
          <w:rFonts w:ascii="Times New Roman" w:eastAsia="微软雅黑" w:hAnsi="Times New Roman" w:cs="Times New Roman"/>
          <w:sz w:val="22"/>
          <w:szCs w:val="22"/>
        </w:rPr>
        <w:t>，远高于</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6.76</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8.81</w:t>
      </w:r>
      <w:r w:rsidRPr="00EB4BBB">
        <w:rPr>
          <w:rFonts w:ascii="Times New Roman" w:eastAsia="微软雅黑" w:hAnsi="Times New Roman" w:cs="Times New Roman"/>
          <w:sz w:val="22"/>
          <w:szCs w:val="22"/>
        </w:rPr>
        <w:t>）：</w:t>
      </w:r>
    </w:p>
    <w:p w14:paraId="3C20BAA0" w14:textId="77777777" w:rsidR="00EB4BBB" w:rsidRPr="00EB4BBB" w:rsidRDefault="00EB4BBB" w:rsidP="00EB4BBB">
      <w:pPr>
        <w:numPr>
          <w:ilvl w:val="1"/>
          <w:numId w:val="898"/>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说明市场预期</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未来增长极高</w:t>
      </w:r>
      <w:r w:rsidRPr="00EB4BBB">
        <w:rPr>
          <w:rFonts w:ascii="Times New Roman" w:eastAsia="微软雅黑" w:hAnsi="Times New Roman" w:cs="Times New Roman"/>
          <w:sz w:val="22"/>
          <w:szCs w:val="22"/>
        </w:rPr>
        <w:t>，但也暗示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估值较高，风险较大</w:t>
      </w:r>
      <w:r w:rsidRPr="00EB4BBB">
        <w:rPr>
          <w:rFonts w:ascii="Times New Roman" w:eastAsia="微软雅黑" w:hAnsi="Times New Roman" w:cs="Times New Roman"/>
          <w:sz w:val="22"/>
          <w:szCs w:val="22"/>
        </w:rPr>
        <w:t>。</w:t>
      </w:r>
    </w:p>
    <w:p w14:paraId="4EA4625E" w14:textId="77777777" w:rsidR="00EB4BBB" w:rsidRPr="00EB4BBB" w:rsidRDefault="00EB4BBB" w:rsidP="00EB4BBB">
      <w:pPr>
        <w:numPr>
          <w:ilvl w:val="0"/>
          <w:numId w:val="89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市盈率</w:t>
      </w:r>
      <w:r w:rsidRPr="00EB4BBB">
        <w:rPr>
          <w:rFonts w:ascii="Times New Roman" w:eastAsia="微软雅黑" w:hAnsi="Times New Roman" w:cs="Times New Roman"/>
          <w:b/>
          <w:bCs/>
          <w:sz w:val="22"/>
          <w:szCs w:val="22"/>
        </w:rPr>
        <w:t xml:space="preserve"> (P/E) </w:t>
      </w:r>
      <w:r w:rsidRPr="00EB4BBB">
        <w:rPr>
          <w:rFonts w:ascii="Times New Roman" w:eastAsia="微软雅黑" w:hAnsi="Times New Roman" w:cs="Times New Roman"/>
          <w:b/>
          <w:bCs/>
          <w:sz w:val="22"/>
          <w:szCs w:val="22"/>
        </w:rPr>
        <w:t>为</w:t>
      </w:r>
      <w:r w:rsidRPr="00EB4BBB">
        <w:rPr>
          <w:rFonts w:ascii="Times New Roman" w:eastAsia="微软雅黑" w:hAnsi="Times New Roman" w:cs="Times New Roman"/>
          <w:b/>
          <w:bCs/>
          <w:sz w:val="22"/>
          <w:szCs w:val="22"/>
        </w:rPr>
        <w:t xml:space="preserve"> 114.61</w:t>
      </w:r>
      <w:r w:rsidRPr="00EB4BBB">
        <w:rPr>
          <w:rFonts w:ascii="Times New Roman" w:eastAsia="微软雅黑" w:hAnsi="Times New Roman" w:cs="Times New Roman"/>
          <w:sz w:val="22"/>
          <w:szCs w:val="22"/>
        </w:rPr>
        <w:t>，说明市场对未来盈利增长有极高预期，属于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高成长型公司</w:t>
      </w:r>
      <w:r w:rsidRPr="00EB4BBB">
        <w:rPr>
          <w:rFonts w:ascii="Times New Roman" w:eastAsia="微软雅黑" w:hAnsi="Times New Roman" w:cs="Times New Roman"/>
          <w:sz w:val="22"/>
          <w:szCs w:val="22"/>
        </w:rPr>
        <w:t>。</w:t>
      </w:r>
    </w:p>
    <w:p w14:paraId="135E8C9D"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Symbol" w:eastAsia="微软雅黑" w:hAnsi="Segoe UI Symbol" w:cs="Segoe UI Symbol"/>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风险</w:t>
      </w:r>
    </w:p>
    <w:p w14:paraId="2D451C0F" w14:textId="77777777" w:rsidR="00EB4BBB" w:rsidRPr="00EB4BBB" w:rsidRDefault="00EB4BBB" w:rsidP="00EB4BBB">
      <w:pPr>
        <w:numPr>
          <w:ilvl w:val="0"/>
          <w:numId w:val="89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估值泡沫风险</w:t>
      </w:r>
      <w:r w:rsidRPr="00EB4BBB">
        <w:rPr>
          <w:rFonts w:ascii="Times New Roman" w:eastAsia="微软雅黑" w:hAnsi="Times New Roman" w:cs="Times New Roman"/>
          <w:sz w:val="22"/>
          <w:szCs w:val="22"/>
        </w:rPr>
        <w:t>：</w:t>
      </w:r>
    </w:p>
    <w:p w14:paraId="4F5227B1" w14:textId="77777777" w:rsidR="00EB4BBB" w:rsidRPr="00EB4BBB" w:rsidRDefault="00EB4BBB" w:rsidP="00EB4BBB">
      <w:pPr>
        <w:numPr>
          <w:ilvl w:val="1"/>
          <w:numId w:val="89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P/E </w:t>
      </w:r>
      <w:r w:rsidRPr="00EB4BBB">
        <w:rPr>
          <w:rFonts w:ascii="Times New Roman" w:eastAsia="微软雅黑" w:hAnsi="Times New Roman" w:cs="Times New Roman"/>
          <w:b/>
          <w:bCs/>
          <w:sz w:val="22"/>
          <w:szCs w:val="22"/>
        </w:rPr>
        <w:t>远超行业平均</w:t>
      </w:r>
      <w:r w:rsidRPr="00EB4BBB">
        <w:rPr>
          <w:rFonts w:ascii="Times New Roman" w:eastAsia="微软雅黑" w:hAnsi="Times New Roman" w:cs="Times New Roman"/>
          <w:sz w:val="22"/>
          <w:szCs w:val="22"/>
        </w:rPr>
        <w:t>，而</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35.42</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55.18</w:t>
      </w:r>
      <w:r w:rsidRPr="00EB4BBB">
        <w:rPr>
          <w:rFonts w:ascii="Times New Roman" w:eastAsia="微软雅黑" w:hAnsi="Times New Roman" w:cs="Times New Roman"/>
          <w:sz w:val="22"/>
          <w:szCs w:val="22"/>
        </w:rPr>
        <w:t>）更具估值合理性。</w:t>
      </w:r>
    </w:p>
    <w:p w14:paraId="1DC98CA4" w14:textId="77777777" w:rsidR="00EB4BBB" w:rsidRPr="00EB4BBB" w:rsidRDefault="00EB4BBB" w:rsidP="00EB4BBB">
      <w:pPr>
        <w:numPr>
          <w:ilvl w:val="1"/>
          <w:numId w:val="899"/>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未来增长若放缓，股价可能面临大幅调整。</w:t>
      </w:r>
    </w:p>
    <w:p w14:paraId="5825332A" w14:textId="77777777" w:rsidR="00EB4BBB" w:rsidRPr="00EB4BBB" w:rsidRDefault="00EB4BBB" w:rsidP="00EB4BBB">
      <w:pPr>
        <w:numPr>
          <w:ilvl w:val="0"/>
          <w:numId w:val="89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市净率</w:t>
      </w:r>
      <w:r w:rsidRPr="00EB4BBB">
        <w:rPr>
          <w:rFonts w:ascii="Times New Roman" w:eastAsia="微软雅黑" w:hAnsi="Times New Roman" w:cs="Times New Roman"/>
          <w:b/>
          <w:bCs/>
          <w:sz w:val="22"/>
          <w:szCs w:val="22"/>
        </w:rPr>
        <w:t xml:space="preserve"> (P/B) </w:t>
      </w:r>
      <w:r w:rsidRPr="00EB4BBB">
        <w:rPr>
          <w:rFonts w:ascii="Times New Roman" w:eastAsia="微软雅黑" w:hAnsi="Times New Roman" w:cs="Times New Roman"/>
          <w:b/>
          <w:bCs/>
          <w:sz w:val="22"/>
          <w:szCs w:val="22"/>
        </w:rPr>
        <w:t>过高</w:t>
      </w:r>
      <w:r w:rsidRPr="00EB4BBB">
        <w:rPr>
          <w:rFonts w:ascii="Times New Roman" w:eastAsia="微软雅黑" w:hAnsi="Times New Roman" w:cs="Times New Roman"/>
          <w:sz w:val="22"/>
          <w:szCs w:val="22"/>
        </w:rPr>
        <w:t>：</w:t>
      </w:r>
    </w:p>
    <w:p w14:paraId="2628A5F4" w14:textId="77777777" w:rsidR="00EB4BBB" w:rsidRPr="00EB4BBB" w:rsidRDefault="00EB4BBB" w:rsidP="00EB4BBB">
      <w:pPr>
        <w:numPr>
          <w:ilvl w:val="1"/>
          <w:numId w:val="899"/>
        </w:numPr>
        <w:rPr>
          <w:rFonts w:ascii="Times New Roman" w:eastAsia="微软雅黑" w:hAnsi="Times New Roman" w:cs="Times New Roman"/>
          <w:sz w:val="22"/>
          <w:szCs w:val="22"/>
          <w:highlight w:val="yellow"/>
        </w:rPr>
      </w:pPr>
      <w:r w:rsidRPr="00EB4BBB">
        <w:rPr>
          <w:rFonts w:ascii="Times New Roman" w:eastAsia="微软雅黑" w:hAnsi="Times New Roman" w:cs="Times New Roman"/>
          <w:b/>
          <w:bCs/>
          <w:sz w:val="22"/>
          <w:szCs w:val="22"/>
          <w:highlight w:val="yellow"/>
        </w:rPr>
        <w:t xml:space="preserve">135.08 </w:t>
      </w:r>
      <w:r w:rsidRPr="00EB4BBB">
        <w:rPr>
          <w:rFonts w:ascii="Times New Roman" w:eastAsia="微软雅黑" w:hAnsi="Times New Roman" w:cs="Times New Roman"/>
          <w:b/>
          <w:bCs/>
          <w:sz w:val="22"/>
          <w:szCs w:val="22"/>
          <w:highlight w:val="yellow"/>
        </w:rPr>
        <w:t>的市净率</w:t>
      </w:r>
      <w:r w:rsidRPr="00EB4BBB">
        <w:rPr>
          <w:rFonts w:ascii="Times New Roman" w:eastAsia="微软雅黑" w:hAnsi="Times New Roman" w:cs="Times New Roman"/>
          <w:sz w:val="22"/>
          <w:szCs w:val="22"/>
          <w:highlight w:val="yellow"/>
        </w:rPr>
        <w:t>，说明市场给予</w:t>
      </w:r>
      <w:r w:rsidRPr="00EB4BBB">
        <w:rPr>
          <w:rFonts w:ascii="Times New Roman" w:eastAsia="微软雅黑" w:hAnsi="Times New Roman" w:cs="Times New Roman"/>
          <w:sz w:val="22"/>
          <w:szCs w:val="22"/>
          <w:highlight w:val="yellow"/>
        </w:rPr>
        <w:t xml:space="preserve"> AppLovin </w:t>
      </w:r>
      <w:r w:rsidRPr="00EB4BBB">
        <w:rPr>
          <w:rFonts w:ascii="Times New Roman" w:eastAsia="微软雅黑" w:hAnsi="Times New Roman" w:cs="Times New Roman"/>
          <w:b/>
          <w:bCs/>
          <w:sz w:val="22"/>
          <w:szCs w:val="22"/>
          <w:highlight w:val="yellow"/>
        </w:rPr>
        <w:t>极高的成长溢价</w:t>
      </w:r>
      <w:r w:rsidRPr="00EB4BBB">
        <w:rPr>
          <w:rFonts w:ascii="Times New Roman" w:eastAsia="微软雅黑" w:hAnsi="Times New Roman" w:cs="Times New Roman"/>
          <w:sz w:val="22"/>
          <w:szCs w:val="22"/>
          <w:highlight w:val="yellow"/>
        </w:rPr>
        <w:t>，若盈利不及预期，可能导致</w:t>
      </w:r>
      <w:r w:rsidRPr="00EB4BBB">
        <w:rPr>
          <w:rFonts w:ascii="Times New Roman" w:eastAsia="微软雅黑" w:hAnsi="Times New Roman" w:cs="Times New Roman"/>
          <w:sz w:val="22"/>
          <w:szCs w:val="22"/>
          <w:highlight w:val="yellow"/>
        </w:rPr>
        <w:t xml:space="preserve"> </w:t>
      </w:r>
      <w:r w:rsidRPr="00EB4BBB">
        <w:rPr>
          <w:rFonts w:ascii="Times New Roman" w:eastAsia="微软雅黑" w:hAnsi="Times New Roman" w:cs="Times New Roman"/>
          <w:b/>
          <w:bCs/>
          <w:sz w:val="22"/>
          <w:szCs w:val="22"/>
          <w:highlight w:val="yellow"/>
        </w:rPr>
        <w:t>剧烈回调</w:t>
      </w:r>
      <w:r w:rsidRPr="00EB4BBB">
        <w:rPr>
          <w:rFonts w:ascii="Times New Roman" w:eastAsia="微软雅黑" w:hAnsi="Times New Roman" w:cs="Times New Roman"/>
          <w:sz w:val="22"/>
          <w:szCs w:val="22"/>
          <w:highlight w:val="yellow"/>
        </w:rPr>
        <w:t>。</w:t>
      </w:r>
    </w:p>
    <w:p w14:paraId="0073575D" w14:textId="77777777" w:rsidR="00EB4BBB" w:rsidRPr="00EB4BBB" w:rsidRDefault="00EB4BBB" w:rsidP="00EB4BBB">
      <w:pPr>
        <w:numPr>
          <w:ilvl w:val="0"/>
          <w:numId w:val="89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高杠杆运营</w:t>
      </w:r>
      <w:r w:rsidRPr="00EB4BBB">
        <w:rPr>
          <w:rFonts w:ascii="Times New Roman" w:eastAsia="微软雅黑" w:hAnsi="Times New Roman" w:cs="Times New Roman"/>
          <w:b/>
          <w:bCs/>
          <w:sz w:val="22"/>
          <w:szCs w:val="22"/>
        </w:rPr>
        <w:t xml:space="preserve"> &amp; </w:t>
      </w:r>
      <w:r w:rsidRPr="00EB4BBB">
        <w:rPr>
          <w:rFonts w:ascii="Times New Roman" w:eastAsia="微软雅黑" w:hAnsi="Times New Roman" w:cs="Times New Roman"/>
          <w:b/>
          <w:bCs/>
          <w:sz w:val="22"/>
          <w:szCs w:val="22"/>
        </w:rPr>
        <w:t>现金流管理</w:t>
      </w:r>
      <w:r w:rsidRPr="00EB4BBB">
        <w:rPr>
          <w:rFonts w:ascii="Times New Roman" w:eastAsia="微软雅黑" w:hAnsi="Times New Roman" w:cs="Times New Roman"/>
          <w:sz w:val="22"/>
          <w:szCs w:val="22"/>
        </w:rPr>
        <w:t>：</w:t>
      </w:r>
    </w:p>
    <w:p w14:paraId="63EB3677" w14:textId="77777777" w:rsidR="00EB4BBB" w:rsidRPr="00EB4BBB" w:rsidRDefault="00EB4BBB" w:rsidP="00EB4BBB">
      <w:pPr>
        <w:numPr>
          <w:ilvl w:val="1"/>
          <w:numId w:val="899"/>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目前公司尚未支付股息，所有利润用于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业务扩张</w:t>
      </w:r>
      <w:r w:rsidRPr="00EB4BBB">
        <w:rPr>
          <w:rFonts w:ascii="Times New Roman" w:eastAsia="微软雅黑" w:hAnsi="Times New Roman" w:cs="Times New Roman"/>
          <w:sz w:val="22"/>
          <w:szCs w:val="22"/>
        </w:rPr>
        <w:t>，但长期需关注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现金流和债务结构</w:t>
      </w:r>
      <w:r w:rsidRPr="00EB4BBB">
        <w:rPr>
          <w:rFonts w:ascii="Times New Roman" w:eastAsia="微软雅黑" w:hAnsi="Times New Roman" w:cs="Times New Roman"/>
          <w:sz w:val="22"/>
          <w:szCs w:val="22"/>
        </w:rPr>
        <w:t>。</w:t>
      </w:r>
    </w:p>
    <w:p w14:paraId="51956F76"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CB6F910">
          <v:rect id="_x0000_i1046" style="width:0;height:1.5pt" o:hralign="center" o:hrstd="t" o:hr="t" fillcolor="#a0a0a0" stroked="f"/>
        </w:pict>
      </w:r>
    </w:p>
    <w:p w14:paraId="6CE1ED50"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lastRenderedPageBreak/>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投资建议</w:t>
      </w:r>
    </w:p>
    <w:p w14:paraId="325A0209" w14:textId="77777777" w:rsidR="00EB4BBB" w:rsidRPr="00EB4BBB" w:rsidRDefault="00EB4BBB" w:rsidP="00EB4BBB">
      <w:pPr>
        <w:numPr>
          <w:ilvl w:val="0"/>
          <w:numId w:val="90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短线：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短期内受市场情绪影响</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仍可能上涨</w:t>
      </w:r>
      <w:r w:rsidRPr="00EB4BBB">
        <w:rPr>
          <w:rFonts w:ascii="Times New Roman" w:eastAsia="微软雅黑" w:hAnsi="Times New Roman" w:cs="Times New Roman"/>
          <w:sz w:val="22"/>
          <w:szCs w:val="22"/>
        </w:rPr>
        <w:t>，但因估值过高，谨防</w:t>
      </w:r>
      <w:r w:rsidRPr="00EB4BBB">
        <w:rPr>
          <w:rFonts w:ascii="Times New Roman" w:eastAsia="微软雅黑" w:hAnsi="Times New Roman" w:cs="Times New Roman"/>
          <w:b/>
          <w:bCs/>
          <w:sz w:val="22"/>
          <w:szCs w:val="22"/>
        </w:rPr>
        <w:t>短期回调</w:t>
      </w:r>
      <w:r w:rsidRPr="00EB4BBB">
        <w:rPr>
          <w:rFonts w:ascii="Times New Roman" w:eastAsia="微软雅黑" w:hAnsi="Times New Roman" w:cs="Times New Roman"/>
          <w:sz w:val="22"/>
          <w:szCs w:val="22"/>
        </w:rPr>
        <w:t>。</w:t>
      </w:r>
    </w:p>
    <w:p w14:paraId="420CE35E" w14:textId="77777777" w:rsidR="00EB4BBB" w:rsidRPr="00EB4BBB" w:rsidRDefault="00EB4BBB" w:rsidP="00EB4BBB">
      <w:pPr>
        <w:numPr>
          <w:ilvl w:val="0"/>
          <w:numId w:val="90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长线：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具备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行业领先增长</w:t>
      </w:r>
      <w:r w:rsidRPr="00EB4BBB">
        <w:rPr>
          <w:rFonts w:ascii="Times New Roman" w:eastAsia="微软雅黑" w:hAnsi="Times New Roman" w:cs="Times New Roman"/>
          <w:sz w:val="22"/>
          <w:szCs w:val="22"/>
        </w:rPr>
        <w:t>，但估值极高，建议等</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调整后逢低买入</w:t>
      </w:r>
      <w:r w:rsidRPr="00EB4BBB">
        <w:rPr>
          <w:rFonts w:ascii="Times New Roman" w:eastAsia="微软雅黑" w:hAnsi="Times New Roman" w:cs="Times New Roman"/>
          <w:sz w:val="22"/>
          <w:szCs w:val="22"/>
        </w:rPr>
        <w:t>。</w:t>
      </w:r>
    </w:p>
    <w:p w14:paraId="037B6DA9"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关注未来财报</w:t>
      </w:r>
      <w:r w:rsidRPr="00EB4BBB">
        <w:rPr>
          <w:rFonts w:ascii="Times New Roman" w:eastAsia="微软雅黑" w:hAnsi="Times New Roman" w:cs="Times New Roman"/>
          <w:sz w:val="22"/>
          <w:szCs w:val="22"/>
        </w:rPr>
        <w:t>，若业绩符合市场预期，可继续持有；若增速不及预期，可能出现大幅回撤。</w:t>
      </w:r>
    </w:p>
    <w:p w14:paraId="350F22FF" w14:textId="77777777" w:rsidR="00BE2C98" w:rsidRDefault="00BE2C98" w:rsidP="00134146">
      <w:pPr>
        <w:rPr>
          <w:rFonts w:ascii="Times New Roman" w:eastAsia="微软雅黑" w:hAnsi="Times New Roman" w:cs="Times New Roman"/>
          <w:sz w:val="22"/>
          <w:szCs w:val="22"/>
        </w:rPr>
      </w:pPr>
    </w:p>
    <w:p w14:paraId="056FAF2C"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AppLovin</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APP</w:t>
      </w:r>
      <w:r w:rsidRPr="00EB4BBB">
        <w:rPr>
          <w:rFonts w:ascii="Times New Roman" w:eastAsia="微软雅黑" w:hAnsi="Times New Roman" w:cs="Times New Roman"/>
          <w:b/>
          <w:bCs/>
          <w:sz w:val="22"/>
          <w:szCs w:val="22"/>
        </w:rPr>
        <w:t>）投资分析报告</w:t>
      </w:r>
    </w:p>
    <w:p w14:paraId="289FD7C1"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40DBDB7">
          <v:rect id="_x0000_i1047" style="width:0;height:1.5pt" o:hralign="center" o:hrstd="t" o:hr="t" fillcolor="#a0a0a0" stroked="f"/>
        </w:pict>
      </w:r>
    </w:p>
    <w:p w14:paraId="1724E21E"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一、市场表现及估值分析</w:t>
      </w:r>
    </w:p>
    <w:p w14:paraId="7D03504E" w14:textId="77777777" w:rsidR="00EB4BBB" w:rsidRPr="00EB4BBB" w:rsidRDefault="00EB4BBB" w:rsidP="00EB4BBB">
      <w:p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当前股价：</w:t>
      </w:r>
      <w:r w:rsidRPr="00EB4BBB">
        <w:rPr>
          <w:rFonts w:ascii="Times New Roman" w:eastAsia="微软雅黑" w:hAnsi="Times New Roman" w:cs="Times New Roman"/>
          <w:sz w:val="22"/>
          <w:szCs w:val="22"/>
        </w:rPr>
        <w:t xml:space="preserve"> $378.22</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今日涨幅：</w:t>
      </w:r>
      <w:r w:rsidRPr="00EB4BBB">
        <w:rPr>
          <w:rFonts w:ascii="Times New Roman" w:eastAsia="微软雅黑" w:hAnsi="Times New Roman" w:cs="Times New Roman"/>
          <w:sz w:val="22"/>
          <w:szCs w:val="22"/>
        </w:rPr>
        <w:t xml:space="preserve"> +2.70%</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+9.95</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12</w:t>
      </w:r>
      <w:r w:rsidRPr="00EB4BBB">
        <w:rPr>
          <w:rFonts w:ascii="Times New Roman" w:eastAsia="微软雅黑" w:hAnsi="Times New Roman" w:cs="Times New Roman"/>
          <w:b/>
          <w:bCs/>
          <w:sz w:val="22"/>
          <w:szCs w:val="22"/>
        </w:rPr>
        <w:t>个月总回报率：</w:t>
      </w:r>
      <w:r w:rsidRPr="00EB4BBB">
        <w:rPr>
          <w:rFonts w:ascii="Times New Roman" w:eastAsia="微软雅黑" w:hAnsi="Times New Roman" w:cs="Times New Roman"/>
          <w:sz w:val="22"/>
          <w:szCs w:val="22"/>
        </w:rPr>
        <w:t xml:space="preserve"> +707.02%</w:t>
      </w:r>
      <w:r w:rsidRPr="00EB4BBB">
        <w:rPr>
          <w:rFonts w:ascii="Times New Roman" w:eastAsia="微软雅黑" w:hAnsi="Times New Roman" w:cs="Times New Roman"/>
          <w:sz w:val="22"/>
          <w:szCs w:val="22"/>
        </w:rPr>
        <w:t>（远超同行）</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总市值：</w:t>
      </w:r>
      <w:r w:rsidRPr="00EB4BBB">
        <w:rPr>
          <w:rFonts w:ascii="Times New Roman" w:eastAsia="微软雅黑" w:hAnsi="Times New Roman" w:cs="Times New Roman"/>
          <w:sz w:val="22"/>
          <w:szCs w:val="22"/>
        </w:rPr>
        <w:t xml:space="preserve"> ¥9,260.24</w:t>
      </w:r>
      <w:r w:rsidRPr="00EB4BBB">
        <w:rPr>
          <w:rFonts w:ascii="Times New Roman" w:eastAsia="微软雅黑" w:hAnsi="Times New Roman" w:cs="Times New Roman"/>
          <w:sz w:val="22"/>
          <w:szCs w:val="22"/>
        </w:rPr>
        <w:t>亿</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市盈率（</w:t>
      </w:r>
      <w:r w:rsidRPr="00EB4BBB">
        <w:rPr>
          <w:rFonts w:ascii="Times New Roman" w:eastAsia="微软雅黑" w:hAnsi="Times New Roman" w:cs="Times New Roman"/>
          <w:b/>
          <w:bCs/>
          <w:sz w:val="22"/>
          <w:szCs w:val="22"/>
        </w:rPr>
        <w:t>TTM</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114.61</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市净率：</w:t>
      </w:r>
      <w:r w:rsidRPr="00EB4BBB">
        <w:rPr>
          <w:rFonts w:ascii="Times New Roman" w:eastAsia="微软雅黑" w:hAnsi="Times New Roman" w:cs="Times New Roman"/>
          <w:sz w:val="22"/>
          <w:szCs w:val="22"/>
        </w:rPr>
        <w:t xml:space="preserve"> 135.08</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市销率：</w:t>
      </w:r>
      <w:r w:rsidRPr="00EB4BBB">
        <w:rPr>
          <w:rFonts w:ascii="Times New Roman" w:eastAsia="微软雅黑" w:hAnsi="Times New Roman" w:cs="Times New Roman"/>
          <w:sz w:val="22"/>
          <w:szCs w:val="22"/>
        </w:rPr>
        <w:t xml:space="preserve"> 31.10</w:t>
      </w:r>
    </w:p>
    <w:p w14:paraId="032CB9C3"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行业对比</w:t>
      </w:r>
    </w:p>
    <w:p w14:paraId="65DF1B9E" w14:textId="77777777" w:rsidR="00EB4BBB" w:rsidRPr="00EB4BBB" w:rsidRDefault="00EB4BBB" w:rsidP="00EB4BBB">
      <w:pPr>
        <w:numPr>
          <w:ilvl w:val="0"/>
          <w:numId w:val="90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APP </w:t>
      </w:r>
      <w:r w:rsidRPr="00EB4BBB">
        <w:rPr>
          <w:rFonts w:ascii="Times New Roman" w:eastAsia="微软雅黑" w:hAnsi="Times New Roman" w:cs="Times New Roman"/>
          <w:sz w:val="22"/>
          <w:szCs w:val="22"/>
        </w:rPr>
        <w:t>的</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市盈率、市净率、市销率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均显著高于同行公司，表明市场对其未来盈利能力有极高预期。</w:t>
      </w:r>
    </w:p>
    <w:p w14:paraId="3B337BEE" w14:textId="53F97D2C" w:rsidR="00EB4BBB" w:rsidRPr="00EB4BBB" w:rsidRDefault="00EB4BBB" w:rsidP="00EB4BBB">
      <w:pPr>
        <w:numPr>
          <w:ilvl w:val="0"/>
          <w:numId w:val="90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CRM</w:t>
      </w:r>
      <w:r w:rsidRPr="00EB4BBB">
        <w:rPr>
          <w:rFonts w:ascii="Times New Roman" w:eastAsia="微软雅黑" w:hAnsi="Times New Roman" w:cs="Times New Roman"/>
          <w:sz w:val="22"/>
          <w:szCs w:val="22"/>
        </w:rPr>
        <w:t>市盈率较低为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55.18</w:t>
      </w:r>
      <w:r w:rsidRPr="00EB4BBB">
        <w:rPr>
          <w:rFonts w:ascii="Times New Roman" w:eastAsia="微软雅黑" w:hAnsi="Times New Roman" w:cs="Times New Roman"/>
          <w:sz w:val="22"/>
          <w:szCs w:val="22"/>
        </w:rPr>
        <w:t>，说明</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的估值</w:t>
      </w:r>
      <w:r w:rsidR="00E907E1">
        <w:rPr>
          <w:rFonts w:ascii="Times New Roman" w:eastAsia="微软雅黑" w:hAnsi="Times New Roman" w:cs="Times New Roman" w:hint="eastAsia"/>
          <w:sz w:val="22"/>
          <w:szCs w:val="22"/>
        </w:rPr>
        <w:t>较高</w:t>
      </w:r>
      <w:r w:rsidRPr="00EB4BBB">
        <w:rPr>
          <w:rFonts w:ascii="Times New Roman" w:eastAsia="微软雅黑" w:hAnsi="Times New Roman" w:cs="Times New Roman"/>
          <w:sz w:val="22"/>
          <w:szCs w:val="22"/>
        </w:rPr>
        <w:t>，市场可能在对其未来增长进行溢价。</w:t>
      </w:r>
    </w:p>
    <w:p w14:paraId="412629C9"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E33FD2F">
          <v:rect id="_x0000_i1048" style="width:0;height:1.5pt" o:hralign="center" o:hrstd="t" o:hr="t" fillcolor="#a0a0a0" stroked="f"/>
        </w:pict>
      </w:r>
    </w:p>
    <w:p w14:paraId="701DD311"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二、机构持仓变动</w:t>
      </w:r>
    </w:p>
    <w:p w14:paraId="4337253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机构大幅加仓</w:t>
      </w:r>
    </w:p>
    <w:p w14:paraId="359B9A81" w14:textId="77777777" w:rsidR="00EB4BBB" w:rsidRPr="00EB4BBB" w:rsidRDefault="00EB4BBB" w:rsidP="00EB4BBB">
      <w:pPr>
        <w:numPr>
          <w:ilvl w:val="0"/>
          <w:numId w:val="90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Baupost Group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12</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31</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增持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5421.38%</w:t>
      </w:r>
      <w:r w:rsidRPr="00EB4BBB">
        <w:rPr>
          <w:rFonts w:ascii="Times New Roman" w:eastAsia="微软雅黑" w:hAnsi="Times New Roman" w:cs="Times New Roman"/>
          <w:sz w:val="22"/>
          <w:szCs w:val="22"/>
        </w:rPr>
        <w:t>，持股</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4,084,496 </w:t>
      </w:r>
      <w:r w:rsidRPr="00EB4BBB">
        <w:rPr>
          <w:rFonts w:ascii="Times New Roman" w:eastAsia="微软雅黑" w:hAnsi="Times New Roman" w:cs="Times New Roman"/>
          <w:b/>
          <w:bCs/>
          <w:sz w:val="22"/>
          <w:szCs w:val="22"/>
        </w:rPr>
        <w:t>股，占流通股</w:t>
      </w:r>
      <w:r w:rsidRPr="00EB4BBB">
        <w:rPr>
          <w:rFonts w:ascii="Times New Roman" w:eastAsia="微软雅黑" w:hAnsi="Times New Roman" w:cs="Times New Roman"/>
          <w:b/>
          <w:bCs/>
          <w:sz w:val="22"/>
          <w:szCs w:val="22"/>
        </w:rPr>
        <w:t xml:space="preserve"> 1.22%</w:t>
      </w:r>
      <w:r w:rsidRPr="00EB4BBB">
        <w:rPr>
          <w:rFonts w:ascii="Times New Roman" w:eastAsia="微软雅黑" w:hAnsi="Times New Roman" w:cs="Times New Roman"/>
          <w:sz w:val="22"/>
          <w:szCs w:val="22"/>
        </w:rPr>
        <w:t>。</w:t>
      </w:r>
    </w:p>
    <w:p w14:paraId="2D831371" w14:textId="77777777" w:rsidR="00EB4BBB" w:rsidRPr="00EB4BBB" w:rsidRDefault="00EB4BBB" w:rsidP="00EB4BBB">
      <w:pPr>
        <w:numPr>
          <w:ilvl w:val="0"/>
          <w:numId w:val="90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雷</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达里奥（桥水基金）</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337.93%</w:t>
      </w:r>
      <w:r w:rsidRPr="00EB4BBB">
        <w:rPr>
          <w:rFonts w:ascii="Times New Roman" w:eastAsia="微软雅黑" w:hAnsi="Times New Roman" w:cs="Times New Roman"/>
          <w:sz w:val="22"/>
          <w:szCs w:val="22"/>
        </w:rPr>
        <w:t>，持股</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265,590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88DA1F5" w14:textId="77777777" w:rsidR="00EB4BBB" w:rsidRPr="00EB4BBB" w:rsidRDefault="00EB4BBB" w:rsidP="00EB4BBB">
      <w:pPr>
        <w:numPr>
          <w:ilvl w:val="0"/>
          <w:numId w:val="90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高领资本</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6</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66.97%</w:t>
      </w:r>
      <w:r w:rsidRPr="00EB4BBB">
        <w:rPr>
          <w:rFonts w:ascii="Times New Roman" w:eastAsia="微软雅黑" w:hAnsi="Times New Roman" w:cs="Times New Roman"/>
          <w:sz w:val="22"/>
          <w:szCs w:val="22"/>
        </w:rPr>
        <w:t>，但在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3</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31</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33.31%</w:t>
      </w:r>
      <w:r w:rsidRPr="00EB4BBB">
        <w:rPr>
          <w:rFonts w:ascii="Times New Roman" w:eastAsia="微软雅黑" w:hAnsi="Times New Roman" w:cs="Times New Roman"/>
          <w:sz w:val="22"/>
          <w:szCs w:val="22"/>
        </w:rPr>
        <w:t>。</w:t>
      </w:r>
    </w:p>
    <w:p w14:paraId="0C8AE78F"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部分机构清仓或减仓</w:t>
      </w:r>
    </w:p>
    <w:p w14:paraId="47E20B3A" w14:textId="77777777" w:rsidR="00EB4BBB" w:rsidRPr="00EB4BBB" w:rsidRDefault="00EB4BBB" w:rsidP="00EB4BBB">
      <w:pPr>
        <w:numPr>
          <w:ilvl w:val="0"/>
          <w:numId w:val="90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乔尔</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格林布拉特（高毅资产）</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23.43%</w:t>
      </w:r>
      <w:r w:rsidRPr="00EB4BBB">
        <w:rPr>
          <w:rFonts w:ascii="Times New Roman" w:eastAsia="微软雅黑" w:hAnsi="Times New Roman" w:cs="Times New Roman"/>
          <w:sz w:val="22"/>
          <w:szCs w:val="22"/>
        </w:rPr>
        <w:t>。</w:t>
      </w:r>
    </w:p>
    <w:p w14:paraId="45D5855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2B692935" w14:textId="77777777" w:rsidR="00EB4BBB" w:rsidRPr="00EB4BBB" w:rsidRDefault="00EB4BBB" w:rsidP="00EB4BBB">
      <w:pPr>
        <w:numPr>
          <w:ilvl w:val="0"/>
          <w:numId w:val="90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机构对</w:t>
      </w:r>
      <w:r w:rsidRPr="00EB4BBB">
        <w:rPr>
          <w:rFonts w:ascii="Times New Roman" w:eastAsia="微软雅黑" w:hAnsi="Times New Roman" w:cs="Times New Roman"/>
          <w:b/>
          <w:bCs/>
          <w:sz w:val="22"/>
          <w:szCs w:val="22"/>
        </w:rPr>
        <w:t xml:space="preserve"> APP </w:t>
      </w:r>
      <w:r w:rsidRPr="00EB4BBB">
        <w:rPr>
          <w:rFonts w:ascii="Times New Roman" w:eastAsia="微软雅黑" w:hAnsi="Times New Roman" w:cs="Times New Roman"/>
          <w:b/>
          <w:bCs/>
          <w:sz w:val="22"/>
          <w:szCs w:val="22"/>
        </w:rPr>
        <w:t>的看涨情绪浓厚</w:t>
      </w:r>
      <w:r w:rsidRPr="00EB4BBB">
        <w:rPr>
          <w:rFonts w:ascii="Times New Roman" w:eastAsia="微软雅黑" w:hAnsi="Times New Roman" w:cs="Times New Roman"/>
          <w:sz w:val="22"/>
          <w:szCs w:val="22"/>
        </w:rPr>
        <w:t>，特别是</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柏基资本的超大幅增持</w:t>
      </w:r>
      <w:r w:rsidRPr="00EB4BBB">
        <w:rPr>
          <w:rFonts w:ascii="Times New Roman" w:eastAsia="微软雅黑" w:hAnsi="Times New Roman" w:cs="Times New Roman"/>
          <w:sz w:val="22"/>
          <w:szCs w:val="22"/>
        </w:rPr>
        <w:t>，可能表明他们对公司未来增长充满信心。</w:t>
      </w:r>
    </w:p>
    <w:p w14:paraId="7C5E9E7B"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B84B68A">
          <v:rect id="_x0000_i1049" style="width:0;height:1.5pt" o:hralign="center" o:hrstd="t" o:hr="t" fillcolor="#a0a0a0" stroked="f"/>
        </w:pict>
      </w:r>
    </w:p>
    <w:p w14:paraId="54F2D8C8"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三、交易趋势分析</w:t>
      </w:r>
    </w:p>
    <w:p w14:paraId="0373537E"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过去</w:t>
      </w:r>
      <w:r w:rsidRPr="00EB4BBB">
        <w:rPr>
          <w:rFonts w:ascii="Times New Roman" w:eastAsia="微软雅黑" w:hAnsi="Times New Roman" w:cs="Times New Roman"/>
          <w:b/>
          <w:bCs/>
          <w:sz w:val="22"/>
          <w:szCs w:val="22"/>
        </w:rPr>
        <w:t xml:space="preserve"> 3 </w:t>
      </w:r>
      <w:r w:rsidRPr="00EB4BBB">
        <w:rPr>
          <w:rFonts w:ascii="Times New Roman" w:eastAsia="微软雅黑" w:hAnsi="Times New Roman" w:cs="Times New Roman"/>
          <w:b/>
          <w:bCs/>
          <w:sz w:val="22"/>
          <w:szCs w:val="22"/>
        </w:rPr>
        <w:t>年交易趋势</w:t>
      </w:r>
    </w:p>
    <w:p w14:paraId="7A56AC49" w14:textId="77777777" w:rsidR="00EB4BBB" w:rsidRPr="00EB4BBB" w:rsidRDefault="00EB4BBB" w:rsidP="00EB4BBB">
      <w:pPr>
        <w:numPr>
          <w:ilvl w:val="0"/>
          <w:numId w:val="90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2022-2023</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：多次出现买入和卖出，但股价整体走低。</w:t>
      </w:r>
    </w:p>
    <w:p w14:paraId="6A1C7077" w14:textId="77777777" w:rsidR="00EB4BBB" w:rsidRPr="00EB4BBB" w:rsidRDefault="00EB4BBB" w:rsidP="00EB4BBB">
      <w:pPr>
        <w:numPr>
          <w:ilvl w:val="0"/>
          <w:numId w:val="90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：股价开始飙升，并伴随大量买入交易。</w:t>
      </w:r>
    </w:p>
    <w:p w14:paraId="6013807C" w14:textId="77777777" w:rsidR="00EB4BBB" w:rsidRPr="00EB4BBB" w:rsidRDefault="00EB4BBB" w:rsidP="00EB4BBB">
      <w:pPr>
        <w:numPr>
          <w:ilvl w:val="0"/>
          <w:numId w:val="90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2025</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：股价已突破</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$350</w:t>
      </w:r>
      <w:r w:rsidRPr="00EB4BBB">
        <w:rPr>
          <w:rFonts w:ascii="Times New Roman" w:eastAsia="微软雅黑" w:hAnsi="Times New Roman" w:cs="Times New Roman"/>
          <w:sz w:val="22"/>
          <w:szCs w:val="22"/>
        </w:rPr>
        <w:t>，并继续上涨，机构买入次数明显增加。</w:t>
      </w:r>
    </w:p>
    <w:p w14:paraId="67350D88"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股价</w:t>
      </w:r>
      <w:r w:rsidRPr="00EB4BBB">
        <w:rPr>
          <w:rFonts w:ascii="Times New Roman" w:eastAsia="微软雅黑" w:hAnsi="Times New Roman" w:cs="Times New Roman"/>
          <w:b/>
          <w:bCs/>
          <w:sz w:val="22"/>
          <w:szCs w:val="22"/>
        </w:rPr>
        <w:t xml:space="preserve"> vs </w:t>
      </w:r>
      <w:r w:rsidRPr="00EB4BBB">
        <w:rPr>
          <w:rFonts w:ascii="Times New Roman" w:eastAsia="微软雅黑" w:hAnsi="Times New Roman" w:cs="Times New Roman"/>
          <w:b/>
          <w:bCs/>
          <w:sz w:val="22"/>
          <w:szCs w:val="22"/>
        </w:rPr>
        <w:t>交易</w:t>
      </w:r>
    </w:p>
    <w:p w14:paraId="7954F73D" w14:textId="77777777" w:rsidR="00EB4BBB" w:rsidRPr="00EB4BBB" w:rsidRDefault="00EB4BBB" w:rsidP="00EB4BBB">
      <w:pPr>
        <w:numPr>
          <w:ilvl w:val="0"/>
          <w:numId w:val="906"/>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过去一年中，</w:t>
      </w:r>
      <w:r w:rsidRPr="00EB4BBB">
        <w:rPr>
          <w:rFonts w:ascii="Times New Roman" w:eastAsia="微软雅黑" w:hAnsi="Times New Roman" w:cs="Times New Roman"/>
          <w:b/>
          <w:bCs/>
          <w:sz w:val="22"/>
          <w:szCs w:val="22"/>
        </w:rPr>
        <w:t>机构买入增加与股价上涨高度相关</w:t>
      </w:r>
      <w:r w:rsidRPr="00EB4BBB">
        <w:rPr>
          <w:rFonts w:ascii="Times New Roman" w:eastAsia="微软雅黑" w:hAnsi="Times New Roman" w:cs="Times New Roman"/>
          <w:sz w:val="22"/>
          <w:szCs w:val="22"/>
        </w:rPr>
        <w:t>。</w:t>
      </w:r>
    </w:p>
    <w:p w14:paraId="4B9DE163" w14:textId="77777777" w:rsidR="00EB4BBB" w:rsidRPr="00EB4BBB" w:rsidRDefault="00EB4BBB" w:rsidP="00EB4BBB">
      <w:pPr>
        <w:numPr>
          <w:ilvl w:val="0"/>
          <w:numId w:val="906"/>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机构增持通常发生在</w:t>
      </w:r>
      <w:r w:rsidRPr="00EB4BBB">
        <w:rPr>
          <w:rFonts w:ascii="Times New Roman" w:eastAsia="微软雅黑" w:hAnsi="Times New Roman" w:cs="Times New Roman"/>
          <w:b/>
          <w:bCs/>
          <w:sz w:val="22"/>
          <w:szCs w:val="22"/>
        </w:rPr>
        <w:t>股价快速拉升</w:t>
      </w:r>
      <w:r w:rsidRPr="00EB4BBB">
        <w:rPr>
          <w:rFonts w:ascii="Times New Roman" w:eastAsia="微软雅黑" w:hAnsi="Times New Roman" w:cs="Times New Roman"/>
          <w:sz w:val="22"/>
          <w:szCs w:val="22"/>
        </w:rPr>
        <w:t>的过程中，表明市场看涨情绪强烈。</w:t>
      </w:r>
    </w:p>
    <w:p w14:paraId="02DC611E"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D5B8407">
          <v:rect id="_x0000_i1050" style="width:0;height:1.5pt" o:hralign="center" o:hrstd="t" o:hr="t" fillcolor="#a0a0a0" stroked="f"/>
        </w:pict>
      </w:r>
    </w:p>
    <w:p w14:paraId="5B8680AE"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四、机构持仓情况</w:t>
      </w:r>
    </w:p>
    <w:p w14:paraId="520389AD" w14:textId="77777777" w:rsidR="00EB4BBB" w:rsidRPr="00EB4BBB" w:rsidRDefault="00EB4BBB" w:rsidP="00EB4BBB">
      <w:pPr>
        <w:numPr>
          <w:ilvl w:val="0"/>
          <w:numId w:val="90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Baupost Group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最新持仓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4,084,496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，较上一期增长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5421.38%</w:t>
      </w:r>
      <w:r w:rsidRPr="00EB4BBB">
        <w:rPr>
          <w:rFonts w:ascii="Times New Roman" w:eastAsia="微软雅黑" w:hAnsi="Times New Roman" w:cs="Times New Roman"/>
          <w:sz w:val="22"/>
          <w:szCs w:val="22"/>
        </w:rPr>
        <w:t>，持仓占比</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1.22%</w:t>
      </w:r>
      <w:r w:rsidRPr="00EB4BBB">
        <w:rPr>
          <w:rFonts w:ascii="Times New Roman" w:eastAsia="微软雅黑" w:hAnsi="Times New Roman" w:cs="Times New Roman"/>
          <w:sz w:val="22"/>
          <w:szCs w:val="22"/>
        </w:rPr>
        <w:t>。</w:t>
      </w:r>
    </w:p>
    <w:p w14:paraId="6CC582FE" w14:textId="77777777" w:rsidR="00EB4BBB" w:rsidRPr="00EB4BBB" w:rsidRDefault="00EB4BBB" w:rsidP="00EB4BBB">
      <w:pPr>
        <w:numPr>
          <w:ilvl w:val="0"/>
          <w:numId w:val="90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乔尔</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格林布拉特（高毅资产）</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23.43%</w:t>
      </w:r>
      <w:r w:rsidRPr="00EB4BBB">
        <w:rPr>
          <w:rFonts w:ascii="Times New Roman" w:eastAsia="微软雅黑" w:hAnsi="Times New Roman" w:cs="Times New Roman"/>
          <w:sz w:val="22"/>
          <w:szCs w:val="22"/>
        </w:rPr>
        <w:t>。</w:t>
      </w:r>
    </w:p>
    <w:p w14:paraId="703F3F9C" w14:textId="77777777" w:rsidR="00EB4BBB" w:rsidRPr="00EB4BBB" w:rsidRDefault="00EB4BBB" w:rsidP="00EB4BBB">
      <w:pPr>
        <w:numPr>
          <w:ilvl w:val="0"/>
          <w:numId w:val="90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雷</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达里奥（桥水基金）</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337.93%</w:t>
      </w:r>
      <w:r w:rsidRPr="00EB4BBB">
        <w:rPr>
          <w:rFonts w:ascii="Times New Roman" w:eastAsia="微软雅黑" w:hAnsi="Times New Roman" w:cs="Times New Roman"/>
          <w:sz w:val="22"/>
          <w:szCs w:val="22"/>
        </w:rPr>
        <w:t>。</w:t>
      </w:r>
    </w:p>
    <w:p w14:paraId="45782EE5"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2EABDE56" w14:textId="77777777" w:rsidR="00EB4BBB" w:rsidRPr="00EB4BBB" w:rsidRDefault="00EB4BBB" w:rsidP="00EB4BBB">
      <w:pPr>
        <w:numPr>
          <w:ilvl w:val="0"/>
          <w:numId w:val="90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柏基资本的大幅增持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可能意味着他们对</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未来增长非常有信心。</w:t>
      </w:r>
    </w:p>
    <w:p w14:paraId="127D463D" w14:textId="77777777" w:rsidR="00EB4BBB" w:rsidRPr="00EB4BBB" w:rsidRDefault="00EB4BBB" w:rsidP="00EB4BBB">
      <w:pPr>
        <w:numPr>
          <w:ilvl w:val="0"/>
          <w:numId w:val="908"/>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其他机构大部分</w:t>
      </w:r>
      <w:r w:rsidRPr="00EB4BBB">
        <w:rPr>
          <w:rFonts w:ascii="Times New Roman" w:eastAsia="微软雅黑" w:hAnsi="Times New Roman" w:cs="Times New Roman"/>
          <w:b/>
          <w:bCs/>
          <w:sz w:val="22"/>
          <w:szCs w:val="22"/>
        </w:rPr>
        <w:t>维持或增加持仓</w:t>
      </w:r>
      <w:r w:rsidRPr="00EB4BBB">
        <w:rPr>
          <w:rFonts w:ascii="Times New Roman" w:eastAsia="微软雅黑" w:hAnsi="Times New Roman" w:cs="Times New Roman"/>
          <w:sz w:val="22"/>
          <w:szCs w:val="22"/>
        </w:rPr>
        <w:t>，说明市场仍然看好</w:t>
      </w:r>
      <w:r w:rsidRPr="00EB4BBB">
        <w:rPr>
          <w:rFonts w:ascii="Times New Roman" w:eastAsia="微软雅黑" w:hAnsi="Times New Roman" w:cs="Times New Roman"/>
          <w:sz w:val="22"/>
          <w:szCs w:val="22"/>
        </w:rPr>
        <w:t xml:space="preserve"> APP</w:t>
      </w:r>
      <w:r w:rsidRPr="00EB4BBB">
        <w:rPr>
          <w:rFonts w:ascii="Times New Roman" w:eastAsia="微软雅黑" w:hAnsi="Times New Roman" w:cs="Times New Roman"/>
          <w:sz w:val="22"/>
          <w:szCs w:val="22"/>
        </w:rPr>
        <w:t>。</w:t>
      </w:r>
    </w:p>
    <w:p w14:paraId="6AFC4017"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AE4EDB7">
          <v:rect id="_x0000_i1051" style="width:0;height:1.5pt" o:hralign="center" o:hrstd="t" o:hr="t" fillcolor="#a0a0a0" stroked="f"/>
        </w:pict>
      </w:r>
    </w:p>
    <w:p w14:paraId="6A339974"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五、内部交易概览</w:t>
      </w:r>
    </w:p>
    <w:p w14:paraId="5892F4F2"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过去</w:t>
      </w:r>
      <w:r w:rsidRPr="00EB4BBB">
        <w:rPr>
          <w:rFonts w:ascii="Times New Roman" w:eastAsia="微软雅黑" w:hAnsi="Times New Roman" w:cs="Times New Roman"/>
          <w:b/>
          <w:bCs/>
          <w:sz w:val="22"/>
          <w:szCs w:val="22"/>
        </w:rPr>
        <w:t xml:space="preserve"> 18 </w:t>
      </w:r>
      <w:r w:rsidRPr="00EB4BBB">
        <w:rPr>
          <w:rFonts w:ascii="Times New Roman" w:eastAsia="微软雅黑" w:hAnsi="Times New Roman" w:cs="Times New Roman"/>
          <w:b/>
          <w:bCs/>
          <w:sz w:val="22"/>
          <w:szCs w:val="22"/>
        </w:rPr>
        <w:t>个月所有高管均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净卖出</w:t>
      </w:r>
      <w:r w:rsidRPr="00EB4BBB">
        <w:rPr>
          <w:rFonts w:ascii="Times New Roman" w:eastAsia="微软雅黑" w:hAnsi="Times New Roman" w:cs="Times New Roman"/>
          <w:sz w:val="22"/>
          <w:szCs w:val="22"/>
        </w:rPr>
        <w:t>，无任何买入：</w:t>
      </w:r>
    </w:p>
    <w:p w14:paraId="18CBC0C8" w14:textId="77777777" w:rsidR="00EB4BBB" w:rsidRPr="00EB4BBB" w:rsidRDefault="00EB4BBB" w:rsidP="00EB4BBB">
      <w:pPr>
        <w:numPr>
          <w:ilvl w:val="0"/>
          <w:numId w:val="90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Victoria Valenzuela</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393,833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5BAF7C77" w14:textId="77777777" w:rsidR="00EB4BBB" w:rsidRPr="00EB4BBB" w:rsidRDefault="00EB4BBB" w:rsidP="00EB4BBB">
      <w:pPr>
        <w:numPr>
          <w:ilvl w:val="0"/>
          <w:numId w:val="90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Herald Y Chen</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1,190,000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7646C9D4" w14:textId="77777777" w:rsidR="00EB4BBB" w:rsidRPr="00EB4BBB" w:rsidRDefault="00EB4BBB" w:rsidP="00EB4BBB">
      <w:pPr>
        <w:numPr>
          <w:ilvl w:val="0"/>
          <w:numId w:val="90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Vasily Shikin</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1,869,189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4B9B9BD" w14:textId="77777777" w:rsidR="00EB4BBB" w:rsidRPr="00EB4BBB" w:rsidRDefault="00EB4BBB" w:rsidP="00EB4BBB">
      <w:pPr>
        <w:numPr>
          <w:ilvl w:val="0"/>
          <w:numId w:val="90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Eduardo Vivas</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2,200,686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3417348B"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79478AC4" w14:textId="77777777" w:rsidR="00EB4BBB" w:rsidRPr="00EB4BBB" w:rsidRDefault="00EB4BBB" w:rsidP="00EB4BBB">
      <w:pPr>
        <w:numPr>
          <w:ilvl w:val="0"/>
          <w:numId w:val="91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所有高管都在卖出，无一买入</w:t>
      </w:r>
      <w:r w:rsidRPr="00EB4BBB">
        <w:rPr>
          <w:rFonts w:ascii="Times New Roman" w:eastAsia="微软雅黑" w:hAnsi="Times New Roman" w:cs="Times New Roman"/>
          <w:sz w:val="22"/>
          <w:szCs w:val="22"/>
        </w:rPr>
        <w:t>，可能表明高管认为</w:t>
      </w:r>
      <w:r w:rsidRPr="00EB4BBB">
        <w:rPr>
          <w:rFonts w:ascii="Times New Roman" w:eastAsia="微软雅黑" w:hAnsi="Times New Roman" w:cs="Times New Roman"/>
          <w:b/>
          <w:bCs/>
          <w:sz w:val="22"/>
          <w:szCs w:val="22"/>
        </w:rPr>
        <w:t>当前股价被高估</w:t>
      </w:r>
      <w:r w:rsidRPr="00EB4BBB">
        <w:rPr>
          <w:rFonts w:ascii="Times New Roman" w:eastAsia="微软雅黑" w:hAnsi="Times New Roman" w:cs="Times New Roman"/>
          <w:sz w:val="22"/>
          <w:szCs w:val="22"/>
        </w:rPr>
        <w:t>，或者他们在</w:t>
      </w:r>
      <w:r w:rsidRPr="00EB4BBB">
        <w:rPr>
          <w:rFonts w:ascii="Times New Roman" w:eastAsia="微软雅黑" w:hAnsi="Times New Roman" w:cs="Times New Roman"/>
          <w:b/>
          <w:bCs/>
          <w:sz w:val="22"/>
          <w:szCs w:val="22"/>
        </w:rPr>
        <w:t>套现部分收益</w:t>
      </w:r>
      <w:r w:rsidRPr="00EB4BBB">
        <w:rPr>
          <w:rFonts w:ascii="Times New Roman" w:eastAsia="微软雅黑" w:hAnsi="Times New Roman" w:cs="Times New Roman"/>
          <w:sz w:val="22"/>
          <w:szCs w:val="22"/>
        </w:rPr>
        <w:t>。</w:t>
      </w:r>
    </w:p>
    <w:p w14:paraId="48A36BFA" w14:textId="77777777" w:rsidR="00EB4BBB" w:rsidRPr="00EB4BBB" w:rsidRDefault="00EB4BBB" w:rsidP="00EB4BBB">
      <w:pPr>
        <w:numPr>
          <w:ilvl w:val="0"/>
          <w:numId w:val="91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市场上机构和散户情绪高涨</w:t>
      </w:r>
      <w:r w:rsidRPr="00EB4BBB">
        <w:rPr>
          <w:rFonts w:ascii="Times New Roman" w:eastAsia="微软雅黑" w:hAnsi="Times New Roman" w:cs="Times New Roman"/>
          <w:sz w:val="22"/>
          <w:szCs w:val="22"/>
        </w:rPr>
        <w:t>，但高管的</w:t>
      </w:r>
      <w:r w:rsidRPr="00EB4BBB">
        <w:rPr>
          <w:rFonts w:ascii="Times New Roman" w:eastAsia="微软雅黑" w:hAnsi="Times New Roman" w:cs="Times New Roman"/>
          <w:b/>
          <w:bCs/>
          <w:sz w:val="22"/>
          <w:szCs w:val="22"/>
        </w:rPr>
        <w:t>大量减持</w:t>
      </w:r>
      <w:r w:rsidRPr="00EB4BBB">
        <w:rPr>
          <w:rFonts w:ascii="Times New Roman" w:eastAsia="微软雅黑" w:hAnsi="Times New Roman" w:cs="Times New Roman"/>
          <w:sz w:val="22"/>
          <w:szCs w:val="22"/>
        </w:rPr>
        <w:t>可能会成为未来股价下跌的潜在风险信号。</w:t>
      </w:r>
    </w:p>
    <w:p w14:paraId="40722984"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B8051E8">
          <v:rect id="_x0000_i1052" style="width:0;height:1.5pt" o:hralign="center" o:hrstd="t" o:hr="t" fillcolor="#a0a0a0" stroked="f"/>
        </w:pict>
      </w:r>
    </w:p>
    <w:p w14:paraId="76AF82AB"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六、内部交易趋势</w:t>
      </w:r>
    </w:p>
    <w:p w14:paraId="4634D288"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股价</w:t>
      </w:r>
      <w:r w:rsidRPr="00EB4BBB">
        <w:rPr>
          <w:rFonts w:ascii="Times New Roman" w:eastAsia="微软雅黑" w:hAnsi="Times New Roman" w:cs="Times New Roman"/>
          <w:b/>
          <w:bCs/>
          <w:sz w:val="22"/>
          <w:szCs w:val="22"/>
        </w:rPr>
        <w:t xml:space="preserve"> vs </w:t>
      </w:r>
      <w:r w:rsidRPr="00EB4BBB">
        <w:rPr>
          <w:rFonts w:ascii="Times New Roman" w:eastAsia="微软雅黑" w:hAnsi="Times New Roman" w:cs="Times New Roman"/>
          <w:b/>
          <w:bCs/>
          <w:sz w:val="22"/>
          <w:szCs w:val="22"/>
        </w:rPr>
        <w:t>内部交易</w:t>
      </w:r>
    </w:p>
    <w:p w14:paraId="737D8159" w14:textId="77777777" w:rsidR="00EB4BBB" w:rsidRPr="00EB4BBB" w:rsidRDefault="00EB4BBB" w:rsidP="00EB4BBB">
      <w:pPr>
        <w:numPr>
          <w:ilvl w:val="0"/>
          <w:numId w:val="91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2022-2023</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：高管大量卖出，股价下跌。</w:t>
      </w:r>
    </w:p>
    <w:p w14:paraId="30D81A49" w14:textId="77777777" w:rsidR="00EB4BBB" w:rsidRPr="00EB4BBB" w:rsidRDefault="00EB4BBB" w:rsidP="00EB4BBB">
      <w:pPr>
        <w:numPr>
          <w:ilvl w:val="0"/>
          <w:numId w:val="91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：股价开始上涨，但高管仍然继续卖出。</w:t>
      </w:r>
    </w:p>
    <w:p w14:paraId="6D752C2C" w14:textId="77777777" w:rsidR="00EB4BBB" w:rsidRPr="00EB4BBB" w:rsidRDefault="00EB4BBB" w:rsidP="00EB4BBB">
      <w:pPr>
        <w:numPr>
          <w:ilvl w:val="0"/>
          <w:numId w:val="91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2025</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：股价突破</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$350</w:t>
      </w:r>
      <w:r w:rsidRPr="00EB4BBB">
        <w:rPr>
          <w:rFonts w:ascii="Times New Roman" w:eastAsia="微软雅黑" w:hAnsi="Times New Roman" w:cs="Times New Roman"/>
          <w:sz w:val="22"/>
          <w:szCs w:val="22"/>
        </w:rPr>
        <w:t>，但高管仍未停止卖出。</w:t>
      </w:r>
    </w:p>
    <w:p w14:paraId="432C830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风险信号</w:t>
      </w:r>
    </w:p>
    <w:p w14:paraId="1DAB84E1" w14:textId="77777777" w:rsidR="00EB4BBB" w:rsidRPr="00EB4BBB" w:rsidRDefault="00EB4BBB" w:rsidP="00EB4BBB">
      <w:pPr>
        <w:numPr>
          <w:ilvl w:val="0"/>
          <w:numId w:val="91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高管减持通常是一个潜在的风险信号</w:t>
      </w:r>
      <w:r w:rsidRPr="00EB4BBB">
        <w:rPr>
          <w:rFonts w:ascii="Times New Roman" w:eastAsia="微软雅黑" w:hAnsi="Times New Roman" w:cs="Times New Roman"/>
          <w:sz w:val="22"/>
          <w:szCs w:val="22"/>
        </w:rPr>
        <w:t>，特别是在股价大涨之后。</w:t>
      </w:r>
    </w:p>
    <w:p w14:paraId="58155D57" w14:textId="77777777" w:rsidR="00EB4BBB" w:rsidRPr="00EB4BBB" w:rsidRDefault="00EB4BBB" w:rsidP="00EB4BBB">
      <w:pPr>
        <w:numPr>
          <w:ilvl w:val="0"/>
          <w:numId w:val="912"/>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如果</w:t>
      </w:r>
      <w:r w:rsidRPr="00EB4BBB">
        <w:rPr>
          <w:rFonts w:ascii="Times New Roman" w:eastAsia="微软雅黑" w:hAnsi="Times New Roman" w:cs="Times New Roman"/>
          <w:b/>
          <w:bCs/>
          <w:sz w:val="22"/>
          <w:szCs w:val="22"/>
        </w:rPr>
        <w:t>股价继续上涨，但高管仍持续抛售</w:t>
      </w:r>
      <w:r w:rsidRPr="00EB4BBB">
        <w:rPr>
          <w:rFonts w:ascii="Times New Roman" w:eastAsia="微软雅黑" w:hAnsi="Times New Roman" w:cs="Times New Roman"/>
          <w:sz w:val="22"/>
          <w:szCs w:val="22"/>
        </w:rPr>
        <w:t>，市场可能会在未来某个时间点出现调整。</w:t>
      </w:r>
    </w:p>
    <w:p w14:paraId="46AAB5E3"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14D3159D">
          <v:rect id="_x0000_i1053" style="width:0;height:1.5pt" o:hralign="center" o:hrstd="t" o:hr="t" fillcolor="#a0a0a0" stroked="f"/>
        </w:pict>
      </w:r>
    </w:p>
    <w:p w14:paraId="1E1092CB"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七、最新内部交易详情</w:t>
      </w:r>
    </w:p>
    <w:p w14:paraId="7CDC3A9A"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近期所有内部交易都是卖出</w:t>
      </w:r>
    </w:p>
    <w:p w14:paraId="27C12361" w14:textId="77777777" w:rsidR="00EB4BBB" w:rsidRPr="00EB4BBB" w:rsidRDefault="00EB4BBB" w:rsidP="00EB4BBB">
      <w:pPr>
        <w:numPr>
          <w:ilvl w:val="0"/>
          <w:numId w:val="9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Victoria Valenzuela</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12/19</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$313.07</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15,971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3776F66A" w14:textId="77777777" w:rsidR="00EB4BBB" w:rsidRPr="00EB4BBB" w:rsidRDefault="00EB4BBB" w:rsidP="00EB4BBB">
      <w:pPr>
        <w:numPr>
          <w:ilvl w:val="0"/>
          <w:numId w:val="9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CEO Arash Adam Foroughi</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12/10</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$336.42</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124,569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69D8007F" w14:textId="77777777" w:rsidR="00EB4BBB" w:rsidRPr="00EB4BBB" w:rsidRDefault="00EB4BBB" w:rsidP="00EB4BBB">
      <w:pPr>
        <w:numPr>
          <w:ilvl w:val="0"/>
          <w:numId w:val="9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CFO Herald Y Chen</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12/10</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$329.36</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194,080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E97E6A0"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44773D79" w14:textId="77777777" w:rsidR="00EB4BBB" w:rsidRPr="00EB4BBB" w:rsidRDefault="00EB4BBB" w:rsidP="00EB4BBB">
      <w:pPr>
        <w:numPr>
          <w:ilvl w:val="0"/>
          <w:numId w:val="9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高管持续卖出</w:t>
      </w:r>
      <w:r w:rsidRPr="00EB4BBB">
        <w:rPr>
          <w:rFonts w:ascii="Times New Roman" w:eastAsia="微软雅黑" w:hAnsi="Times New Roman" w:cs="Times New Roman"/>
          <w:sz w:val="22"/>
          <w:szCs w:val="22"/>
        </w:rPr>
        <w:t>，说明他们认为</w:t>
      </w:r>
      <w:r w:rsidRPr="00EB4BBB">
        <w:rPr>
          <w:rFonts w:ascii="Times New Roman" w:eastAsia="微软雅黑" w:hAnsi="Times New Roman" w:cs="Times New Roman"/>
          <w:b/>
          <w:bCs/>
          <w:sz w:val="22"/>
          <w:szCs w:val="22"/>
        </w:rPr>
        <w:t>当前股价可能处于高位</w:t>
      </w:r>
      <w:r w:rsidRPr="00EB4BBB">
        <w:rPr>
          <w:rFonts w:ascii="Times New Roman" w:eastAsia="微软雅黑" w:hAnsi="Times New Roman" w:cs="Times New Roman"/>
          <w:sz w:val="22"/>
          <w:szCs w:val="22"/>
        </w:rPr>
        <w:t>。</w:t>
      </w:r>
    </w:p>
    <w:p w14:paraId="2D7E3163" w14:textId="77777777" w:rsidR="00EB4BBB" w:rsidRPr="00EB4BBB" w:rsidRDefault="00EB4BBB" w:rsidP="00EB4BBB">
      <w:pPr>
        <w:numPr>
          <w:ilvl w:val="0"/>
          <w:numId w:val="9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交易价格较当前股价低</w:t>
      </w:r>
      <w:r w:rsidRPr="00EB4BBB">
        <w:rPr>
          <w:rFonts w:ascii="Times New Roman" w:eastAsia="微软雅黑" w:hAnsi="Times New Roman" w:cs="Times New Roman"/>
          <w:sz w:val="22"/>
          <w:szCs w:val="22"/>
        </w:rPr>
        <w:t>，说明他们</w:t>
      </w:r>
      <w:r w:rsidRPr="00EB4BBB">
        <w:rPr>
          <w:rFonts w:ascii="Times New Roman" w:eastAsia="微软雅黑" w:hAnsi="Times New Roman" w:cs="Times New Roman"/>
          <w:b/>
          <w:bCs/>
          <w:sz w:val="22"/>
          <w:szCs w:val="22"/>
        </w:rPr>
        <w:t>并未预测到近期股价的进一步上涨</w:t>
      </w:r>
      <w:r w:rsidRPr="00EB4BBB">
        <w:rPr>
          <w:rFonts w:ascii="Times New Roman" w:eastAsia="微软雅黑" w:hAnsi="Times New Roman" w:cs="Times New Roman"/>
          <w:sz w:val="22"/>
          <w:szCs w:val="22"/>
        </w:rPr>
        <w:t>。</w:t>
      </w:r>
    </w:p>
    <w:p w14:paraId="5D39620E"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F0E3D5">
          <v:rect id="_x0000_i1054" style="width:0;height:1.5pt" o:hralign="center" o:hrstd="t" o:hr="t" fillcolor="#a0a0a0" stroked="f"/>
        </w:pict>
      </w:r>
    </w:p>
    <w:p w14:paraId="7D738AAC"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八、整体分析结论</w:t>
      </w:r>
    </w:p>
    <w:p w14:paraId="549BF5A6"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市场情绪</w:t>
      </w:r>
    </w:p>
    <w:p w14:paraId="7E2BC33C" w14:textId="77777777" w:rsidR="00EB4BBB" w:rsidRPr="00EB4BBB" w:rsidRDefault="00EB4BBB" w:rsidP="00EB4BBB">
      <w:pPr>
        <w:numPr>
          <w:ilvl w:val="0"/>
          <w:numId w:val="91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机构正在大幅买入</w:t>
      </w:r>
      <w:r w:rsidRPr="00EB4BBB">
        <w:rPr>
          <w:rFonts w:ascii="Times New Roman" w:eastAsia="微软雅黑" w:hAnsi="Times New Roman" w:cs="Times New Roman"/>
          <w:sz w:val="22"/>
          <w:szCs w:val="22"/>
        </w:rPr>
        <w:t>，特别是</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 xml:space="preserve"> 5421.38% </w:t>
      </w:r>
      <w:r w:rsidRPr="00EB4BBB">
        <w:rPr>
          <w:rFonts w:ascii="Times New Roman" w:eastAsia="微软雅黑" w:hAnsi="Times New Roman" w:cs="Times New Roman"/>
          <w:b/>
          <w:bCs/>
          <w:sz w:val="22"/>
          <w:szCs w:val="22"/>
        </w:rPr>
        <w:t>的增持</w:t>
      </w:r>
      <w:r w:rsidRPr="00EB4BBB">
        <w:rPr>
          <w:rFonts w:ascii="Times New Roman" w:eastAsia="微软雅黑" w:hAnsi="Times New Roman" w:cs="Times New Roman"/>
          <w:sz w:val="22"/>
          <w:szCs w:val="22"/>
        </w:rPr>
        <w:t>，表明机构对</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的长期前景看好。</w:t>
      </w:r>
    </w:p>
    <w:p w14:paraId="6FEDBE25" w14:textId="77777777" w:rsidR="00EB4BBB" w:rsidRPr="00EB4BBB" w:rsidRDefault="00EB4BBB" w:rsidP="00EB4BBB">
      <w:pPr>
        <w:numPr>
          <w:ilvl w:val="0"/>
          <w:numId w:val="91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高管则在持续卖出</w:t>
      </w:r>
      <w:r w:rsidRPr="00EB4BBB">
        <w:rPr>
          <w:rFonts w:ascii="Times New Roman" w:eastAsia="微软雅黑" w:hAnsi="Times New Roman" w:cs="Times New Roman"/>
          <w:sz w:val="22"/>
          <w:szCs w:val="22"/>
        </w:rPr>
        <w:t>，说明他们认为当前股价可能接近峰值，或者他们对未来增长的信心不足。</w:t>
      </w:r>
    </w:p>
    <w:p w14:paraId="0EA47A45"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股价趋势</w:t>
      </w:r>
    </w:p>
    <w:p w14:paraId="56F36109" w14:textId="77777777" w:rsidR="00EB4BBB" w:rsidRPr="00EB4BBB" w:rsidRDefault="00EB4BBB" w:rsidP="00EB4BBB">
      <w:pPr>
        <w:numPr>
          <w:ilvl w:val="0"/>
          <w:numId w:val="91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股价过去一年飙升</w:t>
      </w:r>
      <w:r w:rsidRPr="00EB4BBB">
        <w:rPr>
          <w:rFonts w:ascii="Times New Roman" w:eastAsia="微软雅黑" w:hAnsi="Times New Roman" w:cs="Times New Roman"/>
          <w:b/>
          <w:bCs/>
          <w:sz w:val="22"/>
          <w:szCs w:val="22"/>
        </w:rPr>
        <w:t xml:space="preserve"> 700%+</w:t>
      </w:r>
      <w:r w:rsidRPr="00EB4BBB">
        <w:rPr>
          <w:rFonts w:ascii="Times New Roman" w:eastAsia="微软雅黑" w:hAnsi="Times New Roman" w:cs="Times New Roman"/>
          <w:sz w:val="22"/>
          <w:szCs w:val="22"/>
        </w:rPr>
        <w:t>，远超同行，估值极高（市盈率</w:t>
      </w:r>
      <w:r w:rsidRPr="00EB4BBB">
        <w:rPr>
          <w:rFonts w:ascii="Times New Roman" w:eastAsia="微软雅黑" w:hAnsi="Times New Roman" w:cs="Times New Roman"/>
          <w:sz w:val="22"/>
          <w:szCs w:val="22"/>
        </w:rPr>
        <w:t xml:space="preserve"> 114.61</w:t>
      </w:r>
      <w:r w:rsidRPr="00EB4BBB">
        <w:rPr>
          <w:rFonts w:ascii="Times New Roman" w:eastAsia="微软雅黑" w:hAnsi="Times New Roman" w:cs="Times New Roman"/>
          <w:sz w:val="22"/>
          <w:szCs w:val="22"/>
        </w:rPr>
        <w:t>）。</w:t>
      </w:r>
    </w:p>
    <w:p w14:paraId="51DE8A68" w14:textId="77777777" w:rsidR="00EB4BBB" w:rsidRPr="00EB4BBB" w:rsidRDefault="00EB4BBB" w:rsidP="00EB4BBB">
      <w:pPr>
        <w:numPr>
          <w:ilvl w:val="0"/>
          <w:numId w:val="916"/>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这种增长速度若无持续的</w:t>
      </w:r>
      <w:r w:rsidRPr="00EB4BBB">
        <w:rPr>
          <w:rFonts w:ascii="Times New Roman" w:eastAsia="微软雅黑" w:hAnsi="Times New Roman" w:cs="Times New Roman"/>
          <w:b/>
          <w:bCs/>
          <w:sz w:val="22"/>
          <w:szCs w:val="22"/>
        </w:rPr>
        <w:t>业务增长支撑</w:t>
      </w:r>
      <w:r w:rsidRPr="00EB4BBB">
        <w:rPr>
          <w:rFonts w:ascii="Times New Roman" w:eastAsia="微软雅黑" w:hAnsi="Times New Roman" w:cs="Times New Roman"/>
          <w:sz w:val="22"/>
          <w:szCs w:val="22"/>
        </w:rPr>
        <w:t>，未来可能面临较大调整压力。</w:t>
      </w:r>
    </w:p>
    <w:p w14:paraId="6170A673"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风险与机会</w:t>
      </w:r>
    </w:p>
    <w:p w14:paraId="39AE6E7B"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机会</w:t>
      </w:r>
    </w:p>
    <w:p w14:paraId="73D14351" w14:textId="77777777" w:rsidR="00EB4BBB" w:rsidRPr="00EB4BBB" w:rsidRDefault="00EB4BBB" w:rsidP="00EB4BBB">
      <w:pPr>
        <w:numPr>
          <w:ilvl w:val="0"/>
          <w:numId w:val="9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机构持续增持</w:t>
      </w:r>
      <w:r w:rsidRPr="00EB4BBB">
        <w:rPr>
          <w:rFonts w:ascii="Times New Roman" w:eastAsia="微软雅黑" w:hAnsi="Times New Roman" w:cs="Times New Roman"/>
          <w:sz w:val="22"/>
          <w:szCs w:val="22"/>
        </w:rPr>
        <w:t>，市场看涨情绪强。</w:t>
      </w:r>
    </w:p>
    <w:p w14:paraId="3E106413" w14:textId="77777777" w:rsidR="00EB4BBB" w:rsidRPr="00EB4BBB" w:rsidRDefault="00EB4BBB" w:rsidP="00EB4BBB">
      <w:pPr>
        <w:numPr>
          <w:ilvl w:val="0"/>
          <w:numId w:val="9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过去一年表现优异</w:t>
      </w:r>
      <w:r w:rsidRPr="00EB4BBB">
        <w:rPr>
          <w:rFonts w:ascii="Times New Roman" w:eastAsia="微软雅黑" w:hAnsi="Times New Roman" w:cs="Times New Roman"/>
          <w:sz w:val="22"/>
          <w:szCs w:val="22"/>
        </w:rPr>
        <w:t>，技术上有强支撑。</w:t>
      </w:r>
    </w:p>
    <w:p w14:paraId="15DC0B3D"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lastRenderedPageBreak/>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风险</w:t>
      </w:r>
    </w:p>
    <w:p w14:paraId="35A7F0F0" w14:textId="77777777" w:rsidR="00EB4BBB" w:rsidRPr="00EB4BBB" w:rsidRDefault="00EB4BBB" w:rsidP="00EB4BBB">
      <w:pPr>
        <w:numPr>
          <w:ilvl w:val="0"/>
          <w:numId w:val="91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估值过高</w:t>
      </w:r>
      <w:r w:rsidRPr="00EB4BBB">
        <w:rPr>
          <w:rFonts w:ascii="Times New Roman" w:eastAsia="微软雅黑" w:hAnsi="Times New Roman" w:cs="Times New Roman"/>
          <w:sz w:val="22"/>
          <w:szCs w:val="22"/>
        </w:rPr>
        <w:t>，市盈率远超同行，可能存在泡沫。</w:t>
      </w:r>
    </w:p>
    <w:p w14:paraId="06D2EF7F" w14:textId="77777777" w:rsidR="00EB4BBB" w:rsidRPr="00EB4BBB" w:rsidRDefault="00EB4BBB" w:rsidP="00EB4BBB">
      <w:pPr>
        <w:numPr>
          <w:ilvl w:val="0"/>
          <w:numId w:val="91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高管大量卖出</w:t>
      </w:r>
      <w:r w:rsidRPr="00EB4BBB">
        <w:rPr>
          <w:rFonts w:ascii="Times New Roman" w:eastAsia="微软雅黑" w:hAnsi="Times New Roman" w:cs="Times New Roman"/>
          <w:sz w:val="22"/>
          <w:szCs w:val="22"/>
        </w:rPr>
        <w:t>，可能对股价产生压力。</w:t>
      </w:r>
    </w:p>
    <w:p w14:paraId="653A997A"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6113E8">
          <v:rect id="_x0000_i1055" style="width:0;height:1.5pt" o:hralign="center" o:hrstd="t" o:hr="t" fillcolor="#a0a0a0" stroked="f"/>
        </w:pict>
      </w:r>
    </w:p>
    <w:p w14:paraId="141EBBF5"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九、投资建议</w:t>
      </w:r>
    </w:p>
    <w:p w14:paraId="7A1D6949"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短期：</w:t>
      </w:r>
    </w:p>
    <w:p w14:paraId="555D1A11" w14:textId="77777777" w:rsidR="00EB4BBB" w:rsidRPr="00EB4BBB" w:rsidRDefault="00EB4BBB" w:rsidP="00EB4BBB">
      <w:pPr>
        <w:numPr>
          <w:ilvl w:val="0"/>
          <w:numId w:val="91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仍可看涨</w:t>
      </w:r>
      <w:r w:rsidRPr="00EB4BBB">
        <w:rPr>
          <w:rFonts w:ascii="Times New Roman" w:eastAsia="微软雅黑" w:hAnsi="Times New Roman" w:cs="Times New Roman"/>
          <w:sz w:val="22"/>
          <w:szCs w:val="22"/>
        </w:rPr>
        <w:t>，但需密切关注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高管减持对股价的影响</w:t>
      </w:r>
      <w:r w:rsidRPr="00EB4BBB">
        <w:rPr>
          <w:rFonts w:ascii="Times New Roman" w:eastAsia="微软雅黑" w:hAnsi="Times New Roman" w:cs="Times New Roman"/>
          <w:sz w:val="22"/>
          <w:szCs w:val="22"/>
        </w:rPr>
        <w:t>。</w:t>
      </w:r>
    </w:p>
    <w:p w14:paraId="6FBDE473"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长期：</w:t>
      </w:r>
    </w:p>
    <w:p w14:paraId="62F20DA8" w14:textId="77777777" w:rsidR="00EB4BBB" w:rsidRPr="00EB4BBB" w:rsidRDefault="00EB4BBB" w:rsidP="00EB4BBB">
      <w:pPr>
        <w:numPr>
          <w:ilvl w:val="0"/>
          <w:numId w:val="9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若持有</w:t>
      </w:r>
      <w:r w:rsidRPr="00EB4BBB">
        <w:rPr>
          <w:rFonts w:ascii="Times New Roman" w:eastAsia="微软雅黑" w:hAnsi="Times New Roman" w:cs="Times New Roman"/>
          <w:b/>
          <w:bCs/>
          <w:sz w:val="22"/>
          <w:szCs w:val="22"/>
        </w:rPr>
        <w:t xml:space="preserve"> APP</w:t>
      </w:r>
      <w:r w:rsidRPr="00EB4BBB">
        <w:rPr>
          <w:rFonts w:ascii="Times New Roman" w:eastAsia="微软雅黑" w:hAnsi="Times New Roman" w:cs="Times New Roman"/>
          <w:sz w:val="22"/>
          <w:szCs w:val="22"/>
        </w:rPr>
        <w:t>，建议</w:t>
      </w:r>
      <w:r w:rsidRPr="00EB4BBB">
        <w:rPr>
          <w:rFonts w:ascii="Times New Roman" w:eastAsia="微软雅黑" w:hAnsi="Times New Roman" w:cs="Times New Roman"/>
          <w:b/>
          <w:bCs/>
          <w:sz w:val="22"/>
          <w:szCs w:val="22"/>
        </w:rPr>
        <w:t>密切关注高管进一步的交易行为</w:t>
      </w:r>
      <w:r w:rsidRPr="00EB4BBB">
        <w:rPr>
          <w:rFonts w:ascii="Times New Roman" w:eastAsia="微软雅黑" w:hAnsi="Times New Roman" w:cs="Times New Roman"/>
          <w:sz w:val="22"/>
          <w:szCs w:val="22"/>
        </w:rPr>
        <w:t>，防止趋势反转。</w:t>
      </w:r>
    </w:p>
    <w:p w14:paraId="7B02C5DC" w14:textId="77777777" w:rsidR="00EB4BBB" w:rsidRPr="00EB4BBB" w:rsidRDefault="00EB4BBB" w:rsidP="00EB4BBB">
      <w:pPr>
        <w:numPr>
          <w:ilvl w:val="0"/>
          <w:numId w:val="920"/>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未来需观察公司的</w:t>
      </w:r>
      <w:r w:rsidRPr="00EB4BBB">
        <w:rPr>
          <w:rFonts w:ascii="Times New Roman" w:eastAsia="微软雅黑" w:hAnsi="Times New Roman" w:cs="Times New Roman"/>
          <w:b/>
          <w:bCs/>
          <w:sz w:val="22"/>
          <w:szCs w:val="22"/>
        </w:rPr>
        <w:t>业绩增长能否支撑如此高的估值</w:t>
      </w:r>
      <w:r w:rsidRPr="00EB4BBB">
        <w:rPr>
          <w:rFonts w:ascii="Times New Roman" w:eastAsia="微软雅黑" w:hAnsi="Times New Roman" w:cs="Times New Roman"/>
          <w:sz w:val="22"/>
          <w:szCs w:val="22"/>
        </w:rPr>
        <w:t>，否则股价可能回调。</w:t>
      </w:r>
    </w:p>
    <w:p w14:paraId="346D955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策略建议</w:t>
      </w:r>
    </w:p>
    <w:p w14:paraId="6B06ED5D" w14:textId="77777777" w:rsidR="00EB4BBB" w:rsidRPr="00EB4BBB" w:rsidRDefault="00EB4BBB" w:rsidP="00EB4BBB">
      <w:pPr>
        <w:numPr>
          <w:ilvl w:val="0"/>
          <w:numId w:val="92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短期持有，但注意市场情绪转变的信号</w:t>
      </w:r>
      <w:r w:rsidRPr="00EB4BBB">
        <w:rPr>
          <w:rFonts w:ascii="Times New Roman" w:eastAsia="微软雅黑" w:hAnsi="Times New Roman" w:cs="Times New Roman"/>
          <w:sz w:val="22"/>
          <w:szCs w:val="22"/>
        </w:rPr>
        <w:t>。</w:t>
      </w:r>
    </w:p>
    <w:p w14:paraId="03CD02EC" w14:textId="77777777" w:rsidR="00EB4BBB" w:rsidRPr="00EB4BBB" w:rsidRDefault="00EB4BBB" w:rsidP="00EB4BBB">
      <w:pPr>
        <w:numPr>
          <w:ilvl w:val="0"/>
          <w:numId w:val="92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关注未来财报数据</w:t>
      </w:r>
      <w:r w:rsidRPr="00EB4BBB">
        <w:rPr>
          <w:rFonts w:ascii="Times New Roman" w:eastAsia="微软雅黑" w:hAnsi="Times New Roman" w:cs="Times New Roman"/>
          <w:sz w:val="22"/>
          <w:szCs w:val="22"/>
        </w:rPr>
        <w:t>，以评估公司是否能维持当前的盈利能力与成长性。</w:t>
      </w:r>
    </w:p>
    <w:p w14:paraId="6AF5CE34"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B458799">
          <v:rect id="_x0000_i1056" style="width:0;height:1.5pt" o:hralign="center" o:hrstd="t" o:hr="t" fillcolor="#a0a0a0" stroked="f"/>
        </w:pict>
      </w:r>
    </w:p>
    <w:p w14:paraId="72F4A31D"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结论</w:t>
      </w:r>
    </w:p>
    <w:p w14:paraId="2E22840D" w14:textId="77777777" w:rsidR="00EB4BBB" w:rsidRPr="00EB4BBB" w:rsidRDefault="00EB4BBB" w:rsidP="00EB4BBB">
      <w:pPr>
        <w:numPr>
          <w:ilvl w:val="0"/>
          <w:numId w:val="9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机构看涨，股价继续上行</w:t>
      </w:r>
      <w:r w:rsidRPr="00EB4BBB">
        <w:rPr>
          <w:rFonts w:ascii="Times New Roman" w:eastAsia="微软雅黑" w:hAnsi="Times New Roman" w:cs="Times New Roman"/>
          <w:sz w:val="22"/>
          <w:szCs w:val="22"/>
        </w:rPr>
        <w:t>，但</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高管持续减持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可能预示潜在风险。</w:t>
      </w:r>
    </w:p>
    <w:p w14:paraId="7D30AB94" w14:textId="77777777" w:rsidR="00EB4BBB" w:rsidRPr="00EB4BBB" w:rsidRDefault="00EB4BBB" w:rsidP="00EB4BBB">
      <w:pPr>
        <w:numPr>
          <w:ilvl w:val="0"/>
          <w:numId w:val="922"/>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建议</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保持谨慎乐观</w:t>
      </w:r>
      <w:r w:rsidRPr="00EB4BBB">
        <w:rPr>
          <w:rFonts w:ascii="Times New Roman" w:eastAsia="微软雅黑" w:hAnsi="Times New Roman" w:cs="Times New Roman"/>
          <w:sz w:val="22"/>
          <w:szCs w:val="22"/>
        </w:rPr>
        <w:t>，短期持有，但需设定</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止损位</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以规避潜在风险。</w:t>
      </w:r>
    </w:p>
    <w:p w14:paraId="5BBD550E" w14:textId="77777777" w:rsidR="0070167C" w:rsidRPr="0070167C" w:rsidRDefault="0070167C" w:rsidP="0070167C">
      <w:pPr>
        <w:numPr>
          <w:ilvl w:val="0"/>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相关公司对比</w:t>
      </w:r>
      <w:r w:rsidRPr="0070167C">
        <w:rPr>
          <w:rFonts w:ascii="Times New Roman" w:eastAsia="微软雅黑" w:hAnsi="Times New Roman" w:cs="Times New Roman"/>
          <w:sz w:val="22"/>
          <w:szCs w:val="22"/>
        </w:rPr>
        <w:t>：</w:t>
      </w:r>
    </w:p>
    <w:p w14:paraId="0974DB6C"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APP</w:t>
      </w:r>
      <w:r w:rsidRPr="0070167C">
        <w:rPr>
          <w:rFonts w:ascii="Times New Roman" w:eastAsia="微软雅黑" w:hAnsi="Times New Roman" w:cs="Times New Roman"/>
          <w:sz w:val="22"/>
          <w:szCs w:val="22"/>
        </w:rPr>
        <w:t>当前股价</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$378.22</w:t>
      </w:r>
      <w:r w:rsidRPr="0070167C">
        <w:rPr>
          <w:rFonts w:ascii="Times New Roman" w:eastAsia="微软雅黑" w:hAnsi="Times New Roman" w:cs="Times New Roman"/>
          <w:sz w:val="22"/>
          <w:szCs w:val="22"/>
        </w:rPr>
        <w:t>，当日涨幅</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+2.70%</w:t>
      </w:r>
      <w:r w:rsidRPr="0070167C">
        <w:rPr>
          <w:rFonts w:ascii="Times New Roman" w:eastAsia="微软雅黑" w:hAnsi="Times New Roman" w:cs="Times New Roman"/>
          <w:sz w:val="22"/>
          <w:szCs w:val="22"/>
        </w:rPr>
        <w:t>，市值</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9,260.24</w:t>
      </w:r>
      <w:r w:rsidRPr="0070167C">
        <w:rPr>
          <w:rFonts w:ascii="Times New Roman" w:eastAsia="微软雅黑" w:hAnsi="Times New Roman" w:cs="Times New Roman"/>
          <w:b/>
          <w:bCs/>
          <w:sz w:val="22"/>
          <w:szCs w:val="22"/>
        </w:rPr>
        <w:t>亿</w:t>
      </w:r>
      <w:r w:rsidRPr="0070167C">
        <w:rPr>
          <w:rFonts w:ascii="Times New Roman" w:eastAsia="微软雅黑" w:hAnsi="Times New Roman" w:cs="Times New Roman"/>
          <w:sz w:val="22"/>
          <w:szCs w:val="22"/>
        </w:rPr>
        <w:t>。</w:t>
      </w:r>
    </w:p>
    <w:p w14:paraId="63126FD6"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过去</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个月总回报率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+707.02%</w:t>
      </w:r>
      <w:r w:rsidRPr="0070167C">
        <w:rPr>
          <w:rFonts w:ascii="Times New Roman" w:eastAsia="微软雅黑" w:hAnsi="Times New Roman" w:cs="Times New Roman"/>
          <w:sz w:val="22"/>
          <w:szCs w:val="22"/>
        </w:rPr>
        <w:t>，市盈率</w:t>
      </w:r>
      <w:r w:rsidRPr="0070167C">
        <w:rPr>
          <w:rFonts w:ascii="Times New Roman" w:eastAsia="微软雅黑" w:hAnsi="Times New Roman" w:cs="Times New Roman"/>
          <w:sz w:val="22"/>
          <w:szCs w:val="22"/>
        </w:rPr>
        <w:t xml:space="preserve"> (TTM) </w:t>
      </w:r>
      <w:r w:rsidRPr="0070167C">
        <w:rPr>
          <w:rFonts w:ascii="Times New Roman" w:eastAsia="微软雅黑" w:hAnsi="Times New Roman" w:cs="Times New Roman"/>
          <w:b/>
          <w:bCs/>
          <w:sz w:val="22"/>
          <w:szCs w:val="22"/>
        </w:rPr>
        <w:t>114.61</w:t>
      </w:r>
      <w:r w:rsidRPr="0070167C">
        <w:rPr>
          <w:rFonts w:ascii="Times New Roman" w:eastAsia="微软雅黑" w:hAnsi="Times New Roman" w:cs="Times New Roman"/>
          <w:sz w:val="22"/>
          <w:szCs w:val="22"/>
        </w:rPr>
        <w:t>，市净率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135.08</w:t>
      </w:r>
      <w:r w:rsidRPr="0070167C">
        <w:rPr>
          <w:rFonts w:ascii="Times New Roman" w:eastAsia="微软雅黑" w:hAnsi="Times New Roman" w:cs="Times New Roman"/>
          <w:sz w:val="22"/>
          <w:szCs w:val="22"/>
        </w:rPr>
        <w:t>，市销率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31.10</w:t>
      </w:r>
      <w:r w:rsidRPr="0070167C">
        <w:rPr>
          <w:rFonts w:ascii="Times New Roman" w:eastAsia="微软雅黑" w:hAnsi="Times New Roman" w:cs="Times New Roman"/>
          <w:sz w:val="22"/>
          <w:szCs w:val="22"/>
        </w:rPr>
        <w:t>。</w:t>
      </w:r>
    </w:p>
    <w:p w14:paraId="55594805"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相较于行业其他软件应用公司（如</w:t>
      </w:r>
      <w:r w:rsidRPr="0070167C">
        <w:rPr>
          <w:rFonts w:ascii="Times New Roman" w:eastAsia="微软雅黑" w:hAnsi="Times New Roman" w:cs="Times New Roman"/>
          <w:sz w:val="22"/>
          <w:szCs w:val="22"/>
        </w:rPr>
        <w:t>ADBE</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ADP</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CDNS</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CRM</w:t>
      </w:r>
      <w:r w:rsidRPr="0070167C">
        <w:rPr>
          <w:rFonts w:ascii="Times New Roman" w:eastAsia="微软雅黑" w:hAnsi="Times New Roman" w:cs="Times New Roman"/>
          <w:sz w:val="22"/>
          <w:szCs w:val="22"/>
        </w:rPr>
        <w:t>等），</w:t>
      </w:r>
      <w:r w:rsidRPr="0070167C">
        <w:rPr>
          <w:rFonts w:ascii="Times New Roman" w:eastAsia="微软雅黑" w:hAnsi="Times New Roman" w:cs="Times New Roman"/>
          <w:sz w:val="22"/>
          <w:szCs w:val="22"/>
        </w:rPr>
        <w:t>APP</w:t>
      </w:r>
      <w:r w:rsidRPr="0070167C">
        <w:rPr>
          <w:rFonts w:ascii="Times New Roman" w:eastAsia="微软雅黑" w:hAnsi="Times New Roman" w:cs="Times New Roman"/>
          <w:sz w:val="22"/>
          <w:szCs w:val="22"/>
        </w:rPr>
        <w:t>的</w:t>
      </w:r>
      <w:r w:rsidRPr="0070167C">
        <w:rPr>
          <w:rFonts w:ascii="Times New Roman" w:eastAsia="微软雅黑" w:hAnsi="Times New Roman" w:cs="Times New Roman"/>
          <w:b/>
          <w:bCs/>
          <w:sz w:val="22"/>
          <w:szCs w:val="22"/>
        </w:rPr>
        <w:t>增长速度远超同行</w:t>
      </w:r>
      <w:r w:rsidRPr="0070167C">
        <w:rPr>
          <w:rFonts w:ascii="Times New Roman" w:eastAsia="微软雅黑" w:hAnsi="Times New Roman" w:cs="Times New Roman"/>
          <w:sz w:val="22"/>
          <w:szCs w:val="22"/>
        </w:rPr>
        <w:t>，但估值水平（</w:t>
      </w:r>
      <w:r w:rsidRPr="0070167C">
        <w:rPr>
          <w:rFonts w:ascii="Times New Roman" w:eastAsia="微软雅黑" w:hAnsi="Times New Roman" w:cs="Times New Roman"/>
          <w:sz w:val="22"/>
          <w:szCs w:val="22"/>
        </w:rPr>
        <w:t>P/E</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P/B</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P/S</w:t>
      </w:r>
      <w:r w:rsidRPr="0070167C">
        <w:rPr>
          <w:rFonts w:ascii="Times New Roman" w:eastAsia="微软雅黑" w:hAnsi="Times New Roman" w:cs="Times New Roman"/>
          <w:sz w:val="22"/>
          <w:szCs w:val="22"/>
        </w:rPr>
        <w:t>）也显著高于其他公司。</w:t>
      </w:r>
    </w:p>
    <w:p w14:paraId="5D2CDB81" w14:textId="77777777" w:rsidR="0070167C" w:rsidRPr="0070167C" w:rsidRDefault="0070167C" w:rsidP="0070167C">
      <w:pPr>
        <w:numPr>
          <w:ilvl w:val="0"/>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lastRenderedPageBreak/>
        <w:t>机构大资金交易情况</w:t>
      </w:r>
      <w:r w:rsidRPr="0070167C">
        <w:rPr>
          <w:rFonts w:ascii="Times New Roman" w:eastAsia="微软雅黑" w:hAnsi="Times New Roman" w:cs="Times New Roman"/>
          <w:sz w:val="22"/>
          <w:szCs w:val="22"/>
        </w:rPr>
        <w:t>：</w:t>
      </w:r>
    </w:p>
    <w:p w14:paraId="1CEDCF17"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31</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b/>
          <w:bCs/>
          <w:sz w:val="22"/>
          <w:szCs w:val="22"/>
        </w:rPr>
        <w:t>柏基资本</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加仓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5421.38%</w:t>
      </w:r>
      <w:r w:rsidRPr="0070167C">
        <w:rPr>
          <w:rFonts w:ascii="Times New Roman" w:eastAsia="微软雅黑" w:hAnsi="Times New Roman" w:cs="Times New Roman"/>
          <w:sz w:val="22"/>
          <w:szCs w:val="22"/>
        </w:rPr>
        <w:t>，持有</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4,084,496</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股，占流通股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1.22%</w:t>
      </w:r>
      <w:r w:rsidRPr="0070167C">
        <w:rPr>
          <w:rFonts w:ascii="Times New Roman" w:eastAsia="微软雅黑" w:hAnsi="Times New Roman" w:cs="Times New Roman"/>
          <w:sz w:val="22"/>
          <w:szCs w:val="22"/>
        </w:rPr>
        <w:t>。</w:t>
      </w:r>
    </w:p>
    <w:p w14:paraId="6A2E560E"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9</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30</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b/>
          <w:bCs/>
          <w:sz w:val="22"/>
          <w:szCs w:val="22"/>
        </w:rPr>
        <w:t>乔尔</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格林布拉特</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减仓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-23.43%</w:t>
      </w:r>
      <w:r w:rsidRPr="0070167C">
        <w:rPr>
          <w:rFonts w:ascii="Times New Roman" w:eastAsia="微软雅黑" w:hAnsi="Times New Roman" w:cs="Times New Roman"/>
          <w:sz w:val="22"/>
          <w:szCs w:val="22"/>
        </w:rPr>
        <w:t>，持股减少至</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163,015</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w:t>
      </w:r>
    </w:p>
    <w:p w14:paraId="0EA859D7"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雷</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达里奥</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在</w:t>
      </w:r>
      <w:r w:rsidRPr="0070167C">
        <w:rPr>
          <w:rFonts w:ascii="Times New Roman" w:eastAsia="微软雅黑" w:hAnsi="Times New Roman" w:cs="Times New Roman"/>
          <w:sz w:val="22"/>
          <w:szCs w:val="22"/>
        </w:rPr>
        <w:t xml:space="preserve"> 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9</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30</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加仓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+337.93%</w:t>
      </w:r>
      <w:r w:rsidRPr="0070167C">
        <w:rPr>
          <w:rFonts w:ascii="Times New Roman" w:eastAsia="微软雅黑" w:hAnsi="Times New Roman" w:cs="Times New Roman"/>
          <w:sz w:val="22"/>
          <w:szCs w:val="22"/>
        </w:rPr>
        <w:t>，持股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265,590</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w:t>
      </w:r>
    </w:p>
    <w:p w14:paraId="6B8B3F28" w14:textId="77777777" w:rsidR="0070167C" w:rsidRPr="0070167C" w:rsidRDefault="0070167C" w:rsidP="0070167C">
      <w:pPr>
        <w:numPr>
          <w:ilvl w:val="0"/>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 xml:space="preserve">APP </w:t>
      </w:r>
      <w:r w:rsidRPr="0070167C">
        <w:rPr>
          <w:rFonts w:ascii="Times New Roman" w:eastAsia="微软雅黑" w:hAnsi="Times New Roman" w:cs="Times New Roman"/>
          <w:b/>
          <w:bCs/>
          <w:sz w:val="22"/>
          <w:szCs w:val="22"/>
        </w:rPr>
        <w:t>内部交易</w:t>
      </w:r>
      <w:r w:rsidRPr="0070167C">
        <w:rPr>
          <w:rFonts w:ascii="Times New Roman" w:eastAsia="微软雅黑" w:hAnsi="Times New Roman" w:cs="Times New Roman"/>
          <w:sz w:val="22"/>
          <w:szCs w:val="22"/>
        </w:rPr>
        <w:t>：</w:t>
      </w:r>
    </w:p>
    <w:p w14:paraId="5802C842"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过去</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 xml:space="preserve">18 </w:t>
      </w:r>
      <w:r w:rsidRPr="0070167C">
        <w:rPr>
          <w:rFonts w:ascii="Times New Roman" w:eastAsia="微软雅黑" w:hAnsi="Times New Roman" w:cs="Times New Roman"/>
          <w:b/>
          <w:bCs/>
          <w:sz w:val="22"/>
          <w:szCs w:val="22"/>
        </w:rPr>
        <w:t>个月</w:t>
      </w:r>
      <w:r w:rsidRPr="0070167C">
        <w:rPr>
          <w:rFonts w:ascii="Times New Roman" w:eastAsia="微软雅黑" w:hAnsi="Times New Roman" w:cs="Times New Roman"/>
          <w:sz w:val="22"/>
          <w:szCs w:val="22"/>
        </w:rPr>
        <w:t>，高管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净卖出</w:t>
      </w:r>
      <w:r w:rsidRPr="0070167C">
        <w:rPr>
          <w:rFonts w:ascii="Times New Roman" w:eastAsia="微软雅黑" w:hAnsi="Times New Roman" w:cs="Times New Roman"/>
          <w:b/>
          <w:bCs/>
          <w:sz w:val="22"/>
          <w:szCs w:val="22"/>
        </w:rPr>
        <w:t xml:space="preserve"> 142,686,284 </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sz w:val="22"/>
          <w:szCs w:val="22"/>
        </w:rPr>
        <w:t>，无明显买入记录。</w:t>
      </w:r>
    </w:p>
    <w:p w14:paraId="7DC96703"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近期大规模卖出的高管包括</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Herald Y Chen</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Arash Adam Foroughi</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Victoria Valenzuela</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等。</w:t>
      </w:r>
    </w:p>
    <w:p w14:paraId="3281D288" w14:textId="77777777" w:rsidR="0070167C" w:rsidRPr="0070167C" w:rsidRDefault="0070167C" w:rsidP="0070167C">
      <w:pPr>
        <w:numPr>
          <w:ilvl w:val="0"/>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机构持仓数据</w:t>
      </w:r>
      <w:r w:rsidRPr="0070167C">
        <w:rPr>
          <w:rFonts w:ascii="Times New Roman" w:eastAsia="微软雅黑" w:hAnsi="Times New Roman" w:cs="Times New Roman"/>
          <w:sz w:val="22"/>
          <w:szCs w:val="22"/>
        </w:rPr>
        <w:t>：</w:t>
      </w:r>
    </w:p>
    <w:p w14:paraId="3976695F"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机构持股占比</w:t>
      </w:r>
      <w:r w:rsidRPr="0070167C">
        <w:rPr>
          <w:rFonts w:ascii="Times New Roman" w:eastAsia="微软雅黑" w:hAnsi="Times New Roman" w:cs="Times New Roman"/>
          <w:sz w:val="22"/>
          <w:szCs w:val="22"/>
        </w:rPr>
        <w:t xml:space="preserve"> 54.54%</w:t>
      </w:r>
      <w:r w:rsidRPr="0070167C">
        <w:rPr>
          <w:rFonts w:ascii="Times New Roman" w:eastAsia="微软雅黑" w:hAnsi="Times New Roman" w:cs="Times New Roman"/>
          <w:sz w:val="22"/>
          <w:szCs w:val="22"/>
        </w:rPr>
        <w:t>，近几个月增长明显。</w:t>
      </w:r>
    </w:p>
    <w:p w14:paraId="0EB543AC"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自由流通股占比</w:t>
      </w:r>
      <w:r w:rsidRPr="0070167C">
        <w:rPr>
          <w:rFonts w:ascii="Times New Roman" w:eastAsia="微软雅黑" w:hAnsi="Times New Roman" w:cs="Times New Roman"/>
          <w:sz w:val="22"/>
          <w:szCs w:val="22"/>
        </w:rPr>
        <w:t xml:space="preserve"> 85.86%</w:t>
      </w:r>
      <w:r w:rsidRPr="0070167C">
        <w:rPr>
          <w:rFonts w:ascii="Times New Roman" w:eastAsia="微软雅黑" w:hAnsi="Times New Roman" w:cs="Times New Roman"/>
          <w:sz w:val="22"/>
          <w:szCs w:val="22"/>
        </w:rPr>
        <w:t>，机构持股持续提升。</w:t>
      </w:r>
    </w:p>
    <w:p w14:paraId="5AF1CF03"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内部人持股</w:t>
      </w:r>
      <w:r w:rsidRPr="0070167C">
        <w:rPr>
          <w:rFonts w:ascii="Times New Roman" w:eastAsia="微软雅黑" w:hAnsi="Times New Roman" w:cs="Times New Roman"/>
          <w:b/>
          <w:bCs/>
          <w:sz w:val="22"/>
          <w:szCs w:val="22"/>
        </w:rPr>
        <w:t xml:space="preserve"> 5.11%</w:t>
      </w:r>
      <w:r w:rsidRPr="0070167C">
        <w:rPr>
          <w:rFonts w:ascii="Times New Roman" w:eastAsia="微软雅黑" w:hAnsi="Times New Roman" w:cs="Times New Roman"/>
          <w:sz w:val="22"/>
          <w:szCs w:val="22"/>
        </w:rPr>
        <w:t>，但有下降趋势。</w:t>
      </w:r>
    </w:p>
    <w:p w14:paraId="099F8268" w14:textId="77777777" w:rsidR="0070167C" w:rsidRPr="0070167C" w:rsidRDefault="0070167C" w:rsidP="0070167C">
      <w:pPr>
        <w:numPr>
          <w:ilvl w:val="0"/>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高管持股数据</w:t>
      </w:r>
      <w:r w:rsidRPr="0070167C">
        <w:rPr>
          <w:rFonts w:ascii="Times New Roman" w:eastAsia="微软雅黑" w:hAnsi="Times New Roman" w:cs="Times New Roman"/>
          <w:sz w:val="22"/>
          <w:szCs w:val="22"/>
        </w:rPr>
        <w:t>：</w:t>
      </w:r>
    </w:p>
    <w:p w14:paraId="475A7ADD"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主要持股人：</w:t>
      </w:r>
      <w:r w:rsidRPr="0070167C">
        <w:rPr>
          <w:rFonts w:ascii="Times New Roman" w:eastAsia="微软雅黑" w:hAnsi="Times New Roman" w:cs="Times New Roman"/>
          <w:b/>
          <w:bCs/>
          <w:sz w:val="22"/>
          <w:szCs w:val="22"/>
        </w:rPr>
        <w:t>Eduardo Vivas (7.4M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Vasily Shikin (3.5M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Adam Foroughi (3.0M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sz w:val="22"/>
          <w:szCs w:val="22"/>
        </w:rPr>
        <w:t>。</w:t>
      </w:r>
    </w:p>
    <w:p w14:paraId="75285B21"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内部人持股在</w:t>
      </w:r>
      <w:r w:rsidRPr="0070167C">
        <w:rPr>
          <w:rFonts w:ascii="Times New Roman" w:eastAsia="微软雅黑" w:hAnsi="Times New Roman" w:cs="Times New Roman"/>
          <w:sz w:val="22"/>
          <w:szCs w:val="22"/>
        </w:rPr>
        <w:t xml:space="preserve"> 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 xml:space="preserve">6.41% </w:t>
      </w:r>
      <w:r w:rsidRPr="0070167C">
        <w:rPr>
          <w:rFonts w:ascii="Times New Roman" w:eastAsia="微软雅黑" w:hAnsi="Times New Roman" w:cs="Times New Roman"/>
          <w:b/>
          <w:bCs/>
          <w:sz w:val="22"/>
          <w:szCs w:val="22"/>
        </w:rPr>
        <w:t>下降至</w:t>
      </w:r>
      <w:r w:rsidRPr="0070167C">
        <w:rPr>
          <w:rFonts w:ascii="Times New Roman" w:eastAsia="微软雅黑" w:hAnsi="Times New Roman" w:cs="Times New Roman"/>
          <w:b/>
          <w:bCs/>
          <w:sz w:val="22"/>
          <w:szCs w:val="22"/>
        </w:rPr>
        <w:t xml:space="preserve"> 5.11%</w:t>
      </w:r>
      <w:r w:rsidRPr="0070167C">
        <w:rPr>
          <w:rFonts w:ascii="Times New Roman" w:eastAsia="微软雅黑" w:hAnsi="Times New Roman" w:cs="Times New Roman"/>
          <w:sz w:val="22"/>
          <w:szCs w:val="22"/>
        </w:rPr>
        <w:t>。</w:t>
      </w:r>
    </w:p>
    <w:p w14:paraId="283D01F1" w14:textId="77777777" w:rsidR="0070167C" w:rsidRPr="0070167C" w:rsidRDefault="0070167C" w:rsidP="0070167C">
      <w:pPr>
        <w:numPr>
          <w:ilvl w:val="0"/>
          <w:numId w:val="923"/>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 xml:space="preserve">ROE </w:t>
      </w:r>
      <w:r w:rsidRPr="0070167C">
        <w:rPr>
          <w:rFonts w:ascii="Times New Roman" w:eastAsia="微软雅黑" w:hAnsi="Times New Roman" w:cs="Times New Roman"/>
          <w:b/>
          <w:bCs/>
          <w:sz w:val="22"/>
          <w:szCs w:val="22"/>
        </w:rPr>
        <w:t>分析（净资产收益率）</w:t>
      </w:r>
      <w:r w:rsidRPr="0070167C">
        <w:rPr>
          <w:rFonts w:ascii="Times New Roman" w:eastAsia="微软雅黑" w:hAnsi="Times New Roman" w:cs="Times New Roman"/>
          <w:sz w:val="22"/>
          <w:szCs w:val="22"/>
        </w:rPr>
        <w:t>：</w:t>
      </w:r>
    </w:p>
    <w:p w14:paraId="47804541"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 xml:space="preserve">ROE </w:t>
      </w:r>
      <w:r w:rsidRPr="0070167C">
        <w:rPr>
          <w:rFonts w:ascii="Times New Roman" w:eastAsia="微软雅黑" w:hAnsi="Times New Roman" w:cs="Times New Roman"/>
          <w:b/>
          <w:bCs/>
          <w:sz w:val="22"/>
          <w:szCs w:val="22"/>
        </w:rPr>
        <w:t>198.25%</w:t>
      </w:r>
      <w:r w:rsidRPr="0070167C">
        <w:rPr>
          <w:rFonts w:ascii="Times New Roman" w:eastAsia="微软雅黑" w:hAnsi="Times New Roman" w:cs="Times New Roman"/>
          <w:sz w:val="22"/>
          <w:szCs w:val="22"/>
        </w:rPr>
        <w:t>，表现极端亮眼。</w:t>
      </w:r>
    </w:p>
    <w:p w14:paraId="1EEDAC20" w14:textId="77777777" w:rsidR="0070167C" w:rsidRPr="0070167C" w:rsidRDefault="0070167C" w:rsidP="0070167C">
      <w:pPr>
        <w:numPr>
          <w:ilvl w:val="1"/>
          <w:numId w:val="923"/>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主要驱动因素：</w:t>
      </w:r>
      <w:r w:rsidRPr="0070167C">
        <w:rPr>
          <w:rFonts w:ascii="Times New Roman" w:eastAsia="微软雅黑" w:hAnsi="Times New Roman" w:cs="Times New Roman"/>
          <w:b/>
          <w:bCs/>
          <w:sz w:val="22"/>
          <w:szCs w:val="22"/>
        </w:rPr>
        <w:t>高净利率（</w:t>
      </w:r>
      <w:r w:rsidRPr="0070167C">
        <w:rPr>
          <w:rFonts w:ascii="Times New Roman" w:eastAsia="微软雅黑" w:hAnsi="Times New Roman" w:cs="Times New Roman"/>
          <w:b/>
          <w:bCs/>
          <w:sz w:val="22"/>
          <w:szCs w:val="22"/>
        </w:rPr>
        <w:t>36.26%</w:t>
      </w:r>
      <w:r w:rsidRPr="0070167C">
        <w:rPr>
          <w:rFonts w:ascii="Times New Roman" w:eastAsia="微软雅黑" w:hAnsi="Times New Roman" w:cs="Times New Roman"/>
          <w:b/>
          <w:bCs/>
          <w:sz w:val="22"/>
          <w:szCs w:val="22"/>
        </w:rPr>
        <w:t>）、适中的资产周转率（</w:t>
      </w:r>
      <w:r w:rsidRPr="0070167C">
        <w:rPr>
          <w:rFonts w:ascii="Times New Roman" w:eastAsia="微软雅黑" w:hAnsi="Times New Roman" w:cs="Times New Roman"/>
          <w:b/>
          <w:bCs/>
          <w:sz w:val="22"/>
          <w:szCs w:val="22"/>
        </w:rPr>
        <w:t xml:space="preserve">0.8948 </w:t>
      </w:r>
      <w:r w:rsidRPr="0070167C">
        <w:rPr>
          <w:rFonts w:ascii="Times New Roman" w:eastAsia="微软雅黑" w:hAnsi="Times New Roman" w:cs="Times New Roman"/>
          <w:b/>
          <w:bCs/>
          <w:sz w:val="22"/>
          <w:szCs w:val="22"/>
        </w:rPr>
        <w:t>次）和极高的权益乘数（</w:t>
      </w:r>
      <w:r w:rsidRPr="0070167C">
        <w:rPr>
          <w:rFonts w:ascii="Times New Roman" w:eastAsia="微软雅黑" w:hAnsi="Times New Roman" w:cs="Times New Roman"/>
          <w:b/>
          <w:bCs/>
          <w:sz w:val="22"/>
          <w:szCs w:val="22"/>
        </w:rPr>
        <w:t>6.11</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sz w:val="22"/>
          <w:szCs w:val="22"/>
        </w:rPr>
        <w:t>，意味着公司可能存在较大的财务杠杆。</w:t>
      </w:r>
    </w:p>
    <w:p w14:paraId="1EF1157A" w14:textId="77777777" w:rsidR="0070167C" w:rsidRPr="0070167C" w:rsidRDefault="0070167C" w:rsidP="0070167C">
      <w:pPr>
        <w:rPr>
          <w:rFonts w:ascii="Times New Roman" w:eastAsia="微软雅黑" w:hAnsi="Times New Roman" w:cs="Times New Roman"/>
          <w:b/>
          <w:bCs/>
          <w:sz w:val="22"/>
          <w:szCs w:val="22"/>
        </w:rPr>
      </w:pPr>
      <w:r w:rsidRPr="0070167C">
        <w:rPr>
          <w:rFonts w:ascii="Times New Roman" w:eastAsia="微软雅黑" w:hAnsi="Times New Roman" w:cs="Times New Roman"/>
          <w:b/>
          <w:bCs/>
          <w:sz w:val="22"/>
          <w:szCs w:val="22"/>
        </w:rPr>
        <w:t>结论：</w:t>
      </w:r>
    </w:p>
    <w:p w14:paraId="21D1B899" w14:textId="77777777" w:rsidR="0070167C" w:rsidRPr="0070167C" w:rsidRDefault="0070167C" w:rsidP="0070167C">
      <w:pPr>
        <w:numPr>
          <w:ilvl w:val="0"/>
          <w:numId w:val="924"/>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lastRenderedPageBreak/>
        <w:t>高成长但估值极端</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 xml:space="preserve">AppLovin </w:t>
      </w:r>
      <w:r w:rsidRPr="0070167C">
        <w:rPr>
          <w:rFonts w:ascii="Times New Roman" w:eastAsia="微软雅黑" w:hAnsi="Times New Roman" w:cs="Times New Roman"/>
          <w:sz w:val="22"/>
          <w:szCs w:val="22"/>
        </w:rPr>
        <w:t>在过去</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个月内</w:t>
      </w:r>
      <w:r w:rsidRPr="0070167C">
        <w:rPr>
          <w:rFonts w:ascii="Times New Roman" w:eastAsia="微软雅黑" w:hAnsi="Times New Roman" w:cs="Times New Roman"/>
          <w:b/>
          <w:bCs/>
          <w:sz w:val="22"/>
          <w:szCs w:val="22"/>
        </w:rPr>
        <w:t>股价飙升</w:t>
      </w:r>
      <w:r w:rsidRPr="0070167C">
        <w:rPr>
          <w:rFonts w:ascii="Times New Roman" w:eastAsia="微软雅黑" w:hAnsi="Times New Roman" w:cs="Times New Roman"/>
          <w:b/>
          <w:bCs/>
          <w:sz w:val="22"/>
          <w:szCs w:val="22"/>
        </w:rPr>
        <w:t>700%</w:t>
      </w:r>
      <w:r w:rsidRPr="0070167C">
        <w:rPr>
          <w:rFonts w:ascii="Times New Roman" w:eastAsia="微软雅黑" w:hAnsi="Times New Roman" w:cs="Times New Roman"/>
          <w:sz w:val="22"/>
          <w:szCs w:val="22"/>
        </w:rPr>
        <w:t>，但市盈率、市净率、市销率远高于行业均值，意味着市场对其未来增长预期极高。</w:t>
      </w:r>
    </w:p>
    <w:p w14:paraId="05A37FCE" w14:textId="77777777" w:rsidR="0070167C" w:rsidRPr="0070167C" w:rsidRDefault="0070167C" w:rsidP="0070167C">
      <w:pPr>
        <w:numPr>
          <w:ilvl w:val="0"/>
          <w:numId w:val="924"/>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机构持续加仓，内部人持续减持</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b/>
          <w:bCs/>
          <w:sz w:val="22"/>
          <w:szCs w:val="22"/>
        </w:rPr>
        <w:t>机构（如柏基资本、雷</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达里奥）持续增持，但高管大规模抛售</w:t>
      </w:r>
      <w:r w:rsidRPr="0070167C">
        <w:rPr>
          <w:rFonts w:ascii="Times New Roman" w:eastAsia="微软雅黑" w:hAnsi="Times New Roman" w:cs="Times New Roman"/>
          <w:sz w:val="22"/>
          <w:szCs w:val="22"/>
        </w:rPr>
        <w:t>，可能表明高管认为当前估值过高。</w:t>
      </w:r>
    </w:p>
    <w:p w14:paraId="6C6ABA7B" w14:textId="77777777" w:rsidR="0070167C" w:rsidRPr="0070167C" w:rsidRDefault="0070167C" w:rsidP="0070167C">
      <w:pPr>
        <w:numPr>
          <w:ilvl w:val="0"/>
          <w:numId w:val="924"/>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高杠杆运作，</w:t>
      </w:r>
      <w:r w:rsidRPr="0070167C">
        <w:rPr>
          <w:rFonts w:ascii="Times New Roman" w:eastAsia="微软雅黑" w:hAnsi="Times New Roman" w:cs="Times New Roman"/>
          <w:b/>
          <w:bCs/>
          <w:sz w:val="22"/>
          <w:szCs w:val="22"/>
        </w:rPr>
        <w:t>ROE</w:t>
      </w:r>
      <w:r w:rsidRPr="0070167C">
        <w:rPr>
          <w:rFonts w:ascii="Times New Roman" w:eastAsia="微软雅黑" w:hAnsi="Times New Roman" w:cs="Times New Roman"/>
          <w:b/>
          <w:bCs/>
          <w:sz w:val="22"/>
          <w:szCs w:val="22"/>
        </w:rPr>
        <w:t>超高</w:t>
      </w:r>
      <w:r w:rsidRPr="0070167C">
        <w:rPr>
          <w:rFonts w:ascii="Times New Roman" w:eastAsia="微软雅黑" w:hAnsi="Times New Roman" w:cs="Times New Roman"/>
          <w:sz w:val="22"/>
          <w:szCs w:val="22"/>
        </w:rPr>
        <w:t>：财务结构依赖高杠杆（权益乘数</w:t>
      </w:r>
      <w:r w:rsidRPr="0070167C">
        <w:rPr>
          <w:rFonts w:ascii="Times New Roman" w:eastAsia="微软雅黑" w:hAnsi="Times New Roman" w:cs="Times New Roman"/>
          <w:sz w:val="22"/>
          <w:szCs w:val="22"/>
        </w:rPr>
        <w:t xml:space="preserve"> 6.11</w:t>
      </w:r>
      <w:r w:rsidRPr="0070167C">
        <w:rPr>
          <w:rFonts w:ascii="Times New Roman" w:eastAsia="微软雅黑" w:hAnsi="Times New Roman" w:cs="Times New Roman"/>
          <w:sz w:val="22"/>
          <w:szCs w:val="22"/>
        </w:rPr>
        <w:t>），如果行业或市场环境变化，风险较高。</w:t>
      </w:r>
    </w:p>
    <w:p w14:paraId="5580E6CF" w14:textId="77777777" w:rsidR="0070167C" w:rsidRPr="0070167C" w:rsidRDefault="0070167C" w:rsidP="0070167C">
      <w:pPr>
        <w:numPr>
          <w:ilvl w:val="0"/>
          <w:numId w:val="924"/>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未来风险</w:t>
      </w:r>
      <w:r w:rsidRPr="0070167C">
        <w:rPr>
          <w:rFonts w:ascii="Times New Roman" w:eastAsia="微软雅黑" w:hAnsi="Times New Roman" w:cs="Times New Roman"/>
          <w:sz w:val="22"/>
          <w:szCs w:val="22"/>
        </w:rPr>
        <w:t>：虽然目前上涨趋势强劲，但如果未来盈利增速放缓，</w:t>
      </w:r>
      <w:r w:rsidRPr="0070167C">
        <w:rPr>
          <w:rFonts w:ascii="Times New Roman" w:eastAsia="微软雅黑" w:hAnsi="Times New Roman" w:cs="Times New Roman"/>
          <w:b/>
          <w:bCs/>
          <w:sz w:val="22"/>
          <w:szCs w:val="22"/>
        </w:rPr>
        <w:t>高估值或导致股价大幅波动</w:t>
      </w:r>
      <w:r w:rsidRPr="0070167C">
        <w:rPr>
          <w:rFonts w:ascii="Times New Roman" w:eastAsia="微软雅黑" w:hAnsi="Times New Roman" w:cs="Times New Roman"/>
          <w:sz w:val="22"/>
          <w:szCs w:val="22"/>
        </w:rPr>
        <w:t>。</w:t>
      </w:r>
    </w:p>
    <w:p w14:paraId="4D238337" w14:textId="77777777" w:rsidR="0070167C" w:rsidRPr="0070167C" w:rsidRDefault="0070167C" w:rsidP="0070167C">
      <w:p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如果你想进一步深入分析，建议重点关注：</w:t>
      </w:r>
    </w:p>
    <w:p w14:paraId="666DC406" w14:textId="77777777" w:rsidR="0070167C" w:rsidRPr="0070167C" w:rsidRDefault="0070167C" w:rsidP="0070167C">
      <w:pPr>
        <w:numPr>
          <w:ilvl w:val="0"/>
          <w:numId w:val="925"/>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公司财务报表细节</w:t>
      </w:r>
      <w:r w:rsidRPr="0070167C">
        <w:rPr>
          <w:rFonts w:ascii="Times New Roman" w:eastAsia="微软雅黑" w:hAnsi="Times New Roman" w:cs="Times New Roman"/>
          <w:sz w:val="22"/>
          <w:szCs w:val="22"/>
        </w:rPr>
        <w:t>（增长可持续性、杠杆风险）。</w:t>
      </w:r>
    </w:p>
    <w:p w14:paraId="1C05FB5D" w14:textId="77777777" w:rsidR="0070167C" w:rsidRPr="0070167C" w:rsidRDefault="0070167C" w:rsidP="0070167C">
      <w:pPr>
        <w:numPr>
          <w:ilvl w:val="0"/>
          <w:numId w:val="925"/>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市场趋势</w:t>
      </w:r>
      <w:r w:rsidRPr="0070167C">
        <w:rPr>
          <w:rFonts w:ascii="Times New Roman" w:eastAsia="微软雅黑" w:hAnsi="Times New Roman" w:cs="Times New Roman"/>
          <w:sz w:val="22"/>
          <w:szCs w:val="22"/>
        </w:rPr>
        <w:t>（广告技术、</w:t>
      </w:r>
      <w:r w:rsidRPr="0070167C">
        <w:rPr>
          <w:rFonts w:ascii="Times New Roman" w:eastAsia="微软雅黑" w:hAnsi="Times New Roman" w:cs="Times New Roman"/>
          <w:sz w:val="22"/>
          <w:szCs w:val="22"/>
        </w:rPr>
        <w:t>AI</w:t>
      </w:r>
      <w:r w:rsidRPr="0070167C">
        <w:rPr>
          <w:rFonts w:ascii="Times New Roman" w:eastAsia="微软雅黑" w:hAnsi="Times New Roman" w:cs="Times New Roman"/>
          <w:sz w:val="22"/>
          <w:szCs w:val="22"/>
        </w:rPr>
        <w:t>广告优化）。</w:t>
      </w:r>
    </w:p>
    <w:p w14:paraId="2C88E8D1" w14:textId="77777777" w:rsidR="0070167C" w:rsidRPr="0070167C" w:rsidRDefault="0070167C" w:rsidP="0070167C">
      <w:pPr>
        <w:numPr>
          <w:ilvl w:val="0"/>
          <w:numId w:val="925"/>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机构持仓变化</w:t>
      </w:r>
      <w:r w:rsidRPr="0070167C">
        <w:rPr>
          <w:rFonts w:ascii="Times New Roman" w:eastAsia="微软雅黑" w:hAnsi="Times New Roman" w:cs="Times New Roman"/>
          <w:sz w:val="22"/>
          <w:szCs w:val="22"/>
        </w:rPr>
        <w:t>（机构是否开始减仓）。</w:t>
      </w:r>
    </w:p>
    <w:p w14:paraId="1B585F16" w14:textId="77777777" w:rsidR="0070167C" w:rsidRPr="0070167C" w:rsidRDefault="0070167C" w:rsidP="0070167C">
      <w:pPr>
        <w:numPr>
          <w:ilvl w:val="0"/>
          <w:numId w:val="925"/>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未来盈利预期</w:t>
      </w:r>
      <w:r w:rsidRPr="0070167C">
        <w:rPr>
          <w:rFonts w:ascii="Times New Roman" w:eastAsia="微软雅黑" w:hAnsi="Times New Roman" w:cs="Times New Roman"/>
          <w:sz w:val="22"/>
          <w:szCs w:val="22"/>
        </w:rPr>
        <w:t>（实际盈利是否能匹配市场预期）。</w:t>
      </w:r>
    </w:p>
    <w:p w14:paraId="6EFC5A10" w14:textId="77777777" w:rsidR="007F3A26" w:rsidRPr="004C33BC" w:rsidRDefault="007F3A26" w:rsidP="007F3A26">
      <w:pPr>
        <w:pStyle w:val="2"/>
        <w:rPr>
          <w:rFonts w:ascii="Times New Roman" w:eastAsia="微软雅黑" w:hAnsi="Times New Roman" w:cs="Times New Roman"/>
          <w:b/>
          <w:bCs/>
          <w:sz w:val="22"/>
          <w:szCs w:val="22"/>
        </w:rPr>
      </w:pPr>
      <w:bookmarkStart w:id="5" w:name="_Toc193284589"/>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Gurufocus</w:t>
      </w:r>
      <w:r w:rsidRPr="004C33BC">
        <w:rPr>
          <w:rFonts w:ascii="Times New Roman" w:eastAsia="微软雅黑" w:hAnsi="Times New Roman" w:cs="Times New Roman"/>
          <w:b/>
          <w:bCs/>
          <w:sz w:val="22"/>
          <w:szCs w:val="22"/>
        </w:rPr>
        <w:t xml:space="preserve"> Stock Analysis</w:t>
      </w:r>
      <w:bookmarkEnd w:id="5"/>
    </w:p>
    <w:p w14:paraId="43A1F9C5" w14:textId="6DDE1A58" w:rsidR="003B0283" w:rsidRDefault="007F3A26" w:rsidP="003B0283">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Seeking Alpha</w:t>
      </w:r>
    </w:p>
    <w:p w14:paraId="2395D3C8" w14:textId="77E9590E" w:rsidR="003B0283" w:rsidRPr="003B0283" w:rsidRDefault="003B0283" w:rsidP="003B0283">
      <w:pPr>
        <w:rPr>
          <w:rFonts w:ascii="Times New Roman" w:eastAsia="微软雅黑" w:hAnsi="Times New Roman" w:cs="Times New Roman"/>
          <w:b/>
          <w:bCs/>
          <w:sz w:val="22"/>
          <w:szCs w:val="22"/>
        </w:rPr>
      </w:pPr>
      <w:hyperlink r:id="rId14" w:history="1">
        <w:r w:rsidRPr="007F3A26">
          <w:rPr>
            <w:rStyle w:val="af0"/>
            <w:rFonts w:ascii="Times New Roman" w:eastAsia="微软雅黑" w:hAnsi="Times New Roman" w:cs="Times New Roman"/>
            <w:b/>
            <w:bCs/>
            <w:sz w:val="22"/>
            <w:szCs w:val="22"/>
          </w:rPr>
          <w:t xml:space="preserve">AppLovin (APP) Q4 </w:t>
        </w:r>
        <w:r w:rsidRPr="007F3A26">
          <w:rPr>
            <w:rStyle w:val="af0"/>
            <w:rFonts w:ascii="Times New Roman" w:eastAsia="微软雅黑" w:hAnsi="Times New Roman" w:cs="Times New Roman"/>
            <w:b/>
            <w:bCs/>
            <w:sz w:val="22"/>
            <w:szCs w:val="22"/>
          </w:rPr>
          <w:t>财报前分析</w:t>
        </w:r>
      </w:hyperlink>
    </w:p>
    <w:p w14:paraId="45EA7526"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风险与机会并存，高估值带来的挑战</w:t>
      </w:r>
    </w:p>
    <w:p w14:paraId="4E9D164F"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C766EB5">
          <v:rect id="_x0000_i1057" style="width:0;height:1.5pt" o:hralign="center" o:hrstd="t" o:hr="t" fillcolor="#a0a0a0" stroked="f"/>
        </w:pict>
      </w:r>
    </w:p>
    <w:p w14:paraId="7B6DB6ED"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核心观点</w:t>
      </w:r>
    </w:p>
    <w:p w14:paraId="3B0FA752" w14:textId="77777777" w:rsidR="003B0283" w:rsidRPr="003B0283" w:rsidRDefault="003B0283" w:rsidP="003B0283">
      <w:pPr>
        <w:numPr>
          <w:ilvl w:val="0"/>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评级：保持</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持有</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立场</w:t>
      </w:r>
    </w:p>
    <w:p w14:paraId="6292CD21"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由于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估值高企</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sz w:val="22"/>
          <w:szCs w:val="22"/>
        </w:rPr>
        <w:t>和</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未来增长空间受限</w:t>
      </w:r>
      <w:r w:rsidRPr="003B0283">
        <w:rPr>
          <w:rFonts w:ascii="Times New Roman" w:eastAsia="微软雅黑" w:hAnsi="Times New Roman" w:cs="Times New Roman"/>
          <w:sz w:val="22"/>
          <w:szCs w:val="22"/>
        </w:rPr>
        <w:t>，尽管公司表现优异，短期回报有限。</w:t>
      </w:r>
    </w:p>
    <w:p w14:paraId="34D44ABF"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业务增长是强劲的催化剂，但市场预期已过度反映。</w:t>
      </w:r>
    </w:p>
    <w:p w14:paraId="4F446078" w14:textId="77777777" w:rsidR="003B0283" w:rsidRPr="003B0283" w:rsidRDefault="003B0283" w:rsidP="003B0283">
      <w:pPr>
        <w:numPr>
          <w:ilvl w:val="0"/>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Q3 </w:t>
      </w:r>
      <w:r w:rsidRPr="003B0283">
        <w:rPr>
          <w:rFonts w:ascii="Times New Roman" w:eastAsia="微软雅黑" w:hAnsi="Times New Roman" w:cs="Times New Roman"/>
          <w:b/>
          <w:bCs/>
          <w:sz w:val="22"/>
          <w:szCs w:val="22"/>
        </w:rPr>
        <w:t>业绩亮点</w:t>
      </w:r>
    </w:p>
    <w:p w14:paraId="0D35C8B1"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lastRenderedPageBreak/>
        <w:t>总收入</w:t>
      </w:r>
      <w:r w:rsidRPr="003B0283">
        <w:rPr>
          <w:rFonts w:ascii="Times New Roman" w:eastAsia="微软雅黑" w:hAnsi="Times New Roman" w:cs="Times New Roman"/>
          <w:b/>
          <w:bCs/>
          <w:sz w:val="22"/>
          <w:szCs w:val="22"/>
        </w:rPr>
        <w:t xml:space="preserve"> $1.2B</w:t>
      </w:r>
      <w:r w:rsidRPr="003B0283">
        <w:rPr>
          <w:rFonts w:ascii="Times New Roman" w:eastAsia="微软雅黑" w:hAnsi="Times New Roman" w:cs="Times New Roman"/>
          <w:sz w:val="22"/>
          <w:szCs w:val="22"/>
        </w:rPr>
        <w:t>（同比</w:t>
      </w:r>
      <w:r w:rsidRPr="003B0283">
        <w:rPr>
          <w:rFonts w:ascii="Times New Roman" w:eastAsia="微软雅黑" w:hAnsi="Times New Roman" w:cs="Times New Roman"/>
          <w:sz w:val="22"/>
          <w:szCs w:val="22"/>
        </w:rPr>
        <w:t xml:space="preserve"> +38.64%</w:t>
      </w:r>
      <w:r w:rsidRPr="003B0283">
        <w:rPr>
          <w:rFonts w:ascii="Times New Roman" w:eastAsia="微软雅黑" w:hAnsi="Times New Roman" w:cs="Times New Roman"/>
          <w:sz w:val="22"/>
          <w:szCs w:val="22"/>
        </w:rPr>
        <w:t>），其中</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软件平台（</w:t>
      </w:r>
      <w:r w:rsidRPr="003B0283">
        <w:rPr>
          <w:rFonts w:ascii="Times New Roman" w:eastAsia="微软雅黑" w:hAnsi="Times New Roman" w:cs="Times New Roman"/>
          <w:b/>
          <w:bCs/>
          <w:sz w:val="22"/>
          <w:szCs w:val="22"/>
        </w:rPr>
        <w:t>SP</w:t>
      </w:r>
      <w:r w:rsidRPr="003B0283">
        <w:rPr>
          <w:rFonts w:ascii="Times New Roman" w:eastAsia="微软雅黑" w:hAnsi="Times New Roman" w:cs="Times New Roman"/>
          <w:b/>
          <w:bCs/>
          <w:sz w:val="22"/>
          <w:szCs w:val="22"/>
        </w:rPr>
        <w:t>）贡献</w:t>
      </w:r>
      <w:r w:rsidRPr="003B0283">
        <w:rPr>
          <w:rFonts w:ascii="Times New Roman" w:eastAsia="微软雅黑" w:hAnsi="Times New Roman" w:cs="Times New Roman"/>
          <w:b/>
          <w:bCs/>
          <w:sz w:val="22"/>
          <w:szCs w:val="22"/>
        </w:rPr>
        <w:t xml:space="preserve"> $835M</w:t>
      </w:r>
      <w:r w:rsidRPr="003B0283">
        <w:rPr>
          <w:rFonts w:ascii="Times New Roman" w:eastAsia="微软雅黑" w:hAnsi="Times New Roman" w:cs="Times New Roman"/>
          <w:sz w:val="22"/>
          <w:szCs w:val="22"/>
        </w:rPr>
        <w:t>（同比</w:t>
      </w:r>
      <w:r w:rsidRPr="003B0283">
        <w:rPr>
          <w:rFonts w:ascii="Times New Roman" w:eastAsia="微软雅黑" w:hAnsi="Times New Roman" w:cs="Times New Roman"/>
          <w:sz w:val="22"/>
          <w:szCs w:val="22"/>
        </w:rPr>
        <w:t xml:space="preserve"> +65.56%</w:t>
      </w:r>
      <w:r w:rsidRPr="003B0283">
        <w:rPr>
          <w:rFonts w:ascii="Times New Roman" w:eastAsia="微软雅黑" w:hAnsi="Times New Roman" w:cs="Times New Roman"/>
          <w:sz w:val="22"/>
          <w:szCs w:val="22"/>
        </w:rPr>
        <w:t>）。</w:t>
      </w:r>
    </w:p>
    <w:p w14:paraId="6360F3C2"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w:t>
      </w:r>
      <w:r w:rsidRPr="003B0283">
        <w:rPr>
          <w:rFonts w:ascii="Times New Roman" w:eastAsia="微软雅黑" w:hAnsi="Times New Roman" w:cs="Times New Roman"/>
          <w:b/>
          <w:bCs/>
          <w:sz w:val="22"/>
          <w:szCs w:val="22"/>
        </w:rPr>
        <w:t xml:space="preserve"> 60.2%</w:t>
      </w:r>
      <w:r w:rsidRPr="003B0283">
        <w:rPr>
          <w:rFonts w:ascii="Times New Roman" w:eastAsia="微软雅黑" w:hAnsi="Times New Roman" w:cs="Times New Roman"/>
          <w:sz w:val="22"/>
          <w:szCs w:val="22"/>
        </w:rPr>
        <w:t>（相比去年</w:t>
      </w:r>
      <w:r w:rsidRPr="003B0283">
        <w:rPr>
          <w:rFonts w:ascii="Times New Roman" w:eastAsia="微软雅黑" w:hAnsi="Times New Roman" w:cs="Times New Roman"/>
          <w:sz w:val="22"/>
          <w:szCs w:val="22"/>
        </w:rPr>
        <w:t xml:space="preserve"> 48.51%</w:t>
      </w:r>
      <w:r w:rsidRPr="003B0283">
        <w:rPr>
          <w:rFonts w:ascii="Times New Roman" w:eastAsia="微软雅黑" w:hAnsi="Times New Roman" w:cs="Times New Roman"/>
          <w:sz w:val="22"/>
          <w:szCs w:val="22"/>
        </w:rPr>
        <w:t>），主要受益于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AXON AI </w:t>
      </w:r>
      <w:r w:rsidRPr="003B0283">
        <w:rPr>
          <w:rFonts w:ascii="Times New Roman" w:eastAsia="微软雅黑" w:hAnsi="Times New Roman" w:cs="Times New Roman"/>
          <w:b/>
          <w:bCs/>
          <w:sz w:val="22"/>
          <w:szCs w:val="22"/>
        </w:rPr>
        <w:t>算法优化</w:t>
      </w:r>
      <w:r w:rsidRPr="003B0283">
        <w:rPr>
          <w:rFonts w:ascii="Times New Roman" w:eastAsia="微软雅黑" w:hAnsi="Times New Roman" w:cs="Times New Roman"/>
          <w:sz w:val="22"/>
          <w:szCs w:val="22"/>
        </w:rPr>
        <w:t>。</w:t>
      </w:r>
    </w:p>
    <w:p w14:paraId="197441EE"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自由现金流</w:t>
      </w:r>
      <w:r w:rsidRPr="003B0283">
        <w:rPr>
          <w:rFonts w:ascii="Times New Roman" w:eastAsia="微软雅黑" w:hAnsi="Times New Roman" w:cs="Times New Roman"/>
          <w:b/>
          <w:bCs/>
          <w:sz w:val="22"/>
          <w:szCs w:val="22"/>
        </w:rPr>
        <w:t xml:space="preserve"> $545M</w:t>
      </w:r>
      <w:r w:rsidRPr="003B0283">
        <w:rPr>
          <w:rFonts w:ascii="Times New Roman" w:eastAsia="微软雅黑" w:hAnsi="Times New Roman" w:cs="Times New Roman"/>
          <w:sz w:val="22"/>
          <w:szCs w:val="22"/>
        </w:rPr>
        <w:t>（同比增长</w:t>
      </w:r>
      <w:r w:rsidRPr="003B0283">
        <w:rPr>
          <w:rFonts w:ascii="Times New Roman" w:eastAsia="微软雅黑" w:hAnsi="Times New Roman" w:cs="Times New Roman"/>
          <w:sz w:val="22"/>
          <w:szCs w:val="22"/>
        </w:rPr>
        <w:t xml:space="preserve"> +182%</w:t>
      </w:r>
      <w:r w:rsidRPr="003B0283">
        <w:rPr>
          <w:rFonts w:ascii="Times New Roman" w:eastAsia="微软雅黑" w:hAnsi="Times New Roman" w:cs="Times New Roman"/>
          <w:sz w:val="22"/>
          <w:szCs w:val="22"/>
        </w:rPr>
        <w:t>）。</w:t>
      </w:r>
    </w:p>
    <w:p w14:paraId="1C1202E2"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回购计划扩至</w:t>
      </w:r>
      <w:r w:rsidRPr="003B0283">
        <w:rPr>
          <w:rFonts w:ascii="Times New Roman" w:eastAsia="微软雅黑" w:hAnsi="Times New Roman" w:cs="Times New Roman"/>
          <w:b/>
          <w:bCs/>
          <w:sz w:val="22"/>
          <w:szCs w:val="22"/>
        </w:rPr>
        <w:t xml:space="preserve"> $2.3B</w:t>
      </w:r>
      <w:r w:rsidRPr="003B0283">
        <w:rPr>
          <w:rFonts w:ascii="Times New Roman" w:eastAsia="微软雅黑" w:hAnsi="Times New Roman" w:cs="Times New Roman"/>
          <w:sz w:val="22"/>
          <w:szCs w:val="22"/>
        </w:rPr>
        <w:t>，支持股价稳定。</w:t>
      </w:r>
    </w:p>
    <w:p w14:paraId="7A054D26" w14:textId="77777777" w:rsidR="003B0283" w:rsidRPr="003B0283" w:rsidRDefault="003B0283" w:rsidP="003B0283">
      <w:pPr>
        <w:numPr>
          <w:ilvl w:val="0"/>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及</w:t>
      </w:r>
      <w:r w:rsidRPr="003B0283">
        <w:rPr>
          <w:rFonts w:ascii="Times New Roman" w:eastAsia="微软雅黑" w:hAnsi="Times New Roman" w:cs="Times New Roman"/>
          <w:b/>
          <w:bCs/>
          <w:sz w:val="22"/>
          <w:szCs w:val="22"/>
        </w:rPr>
        <w:t xml:space="preserve"> 2025 </w:t>
      </w:r>
      <w:r w:rsidRPr="003B0283">
        <w:rPr>
          <w:rFonts w:ascii="Times New Roman" w:eastAsia="微软雅黑" w:hAnsi="Times New Roman" w:cs="Times New Roman"/>
          <w:b/>
          <w:bCs/>
          <w:sz w:val="22"/>
          <w:szCs w:val="22"/>
        </w:rPr>
        <w:t>财测</w:t>
      </w:r>
    </w:p>
    <w:p w14:paraId="386D9BB9"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预计</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收入</w:t>
      </w:r>
      <w:r w:rsidRPr="003B0283">
        <w:rPr>
          <w:rFonts w:ascii="Times New Roman" w:eastAsia="微软雅黑" w:hAnsi="Times New Roman" w:cs="Times New Roman"/>
          <w:b/>
          <w:bCs/>
          <w:sz w:val="22"/>
          <w:szCs w:val="22"/>
        </w:rPr>
        <w:t xml:space="preserve"> $1.24B - $1.26B</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EBITDA $740M - $760M</w:t>
      </w:r>
      <w:r w:rsidRPr="003B0283">
        <w:rPr>
          <w:rFonts w:ascii="Times New Roman" w:eastAsia="微软雅黑" w:hAnsi="Times New Roman" w:cs="Times New Roman"/>
          <w:sz w:val="22"/>
          <w:szCs w:val="22"/>
        </w:rPr>
        <w:t>，同比增长</w:t>
      </w:r>
      <w:r w:rsidRPr="003B0283">
        <w:rPr>
          <w:rFonts w:ascii="Times New Roman" w:eastAsia="微软雅黑" w:hAnsi="Times New Roman" w:cs="Times New Roman"/>
          <w:sz w:val="22"/>
          <w:szCs w:val="22"/>
        </w:rPr>
        <w:t xml:space="preserve"> 20-30%</w:t>
      </w:r>
      <w:r w:rsidRPr="003B0283">
        <w:rPr>
          <w:rFonts w:ascii="Times New Roman" w:eastAsia="微软雅黑" w:hAnsi="Times New Roman" w:cs="Times New Roman"/>
          <w:sz w:val="22"/>
          <w:szCs w:val="22"/>
        </w:rPr>
        <w:t>。</w:t>
      </w:r>
    </w:p>
    <w:p w14:paraId="5FFBD7DB"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2025/26 </w:t>
      </w:r>
      <w:r w:rsidRPr="003B0283">
        <w:rPr>
          <w:rFonts w:ascii="Times New Roman" w:eastAsia="微软雅黑" w:hAnsi="Times New Roman" w:cs="Times New Roman"/>
          <w:sz w:val="22"/>
          <w:szCs w:val="22"/>
        </w:rPr>
        <w:t>目标</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收入</w:t>
      </w: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稳健增长</w:t>
      </w:r>
      <w:r w:rsidRPr="003B0283">
        <w:rPr>
          <w:rFonts w:ascii="Times New Roman" w:eastAsia="微软雅黑" w:hAnsi="Times New Roman" w:cs="Times New Roman"/>
          <w:b/>
          <w:bCs/>
          <w:sz w:val="22"/>
          <w:szCs w:val="22"/>
        </w:rPr>
        <w:t xml:space="preserve"> 20-30%</w:t>
      </w:r>
      <w:r w:rsidRPr="003B0283">
        <w:rPr>
          <w:rFonts w:ascii="Times New Roman" w:eastAsia="微软雅黑" w:hAnsi="Times New Roman" w:cs="Times New Roman"/>
          <w:sz w:val="22"/>
          <w:szCs w:val="22"/>
        </w:rPr>
        <w:t>，但市场预期已反映。</w:t>
      </w:r>
    </w:p>
    <w:p w14:paraId="5B94C99E" w14:textId="77777777" w:rsidR="003B0283" w:rsidRPr="003B0283" w:rsidRDefault="003B0283" w:rsidP="003B0283">
      <w:pPr>
        <w:numPr>
          <w:ilvl w:val="0"/>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估值挑战</w:t>
      </w:r>
    </w:p>
    <w:p w14:paraId="7607A32A"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 </w:t>
      </w:r>
      <w:r w:rsidRPr="003B0283">
        <w:rPr>
          <w:rFonts w:ascii="Times New Roman" w:eastAsia="微软雅黑" w:hAnsi="Times New Roman" w:cs="Times New Roman"/>
          <w:sz w:val="22"/>
          <w:szCs w:val="22"/>
        </w:rPr>
        <w:t>预期</w:t>
      </w:r>
      <w:r w:rsidRPr="003B0283">
        <w:rPr>
          <w:rFonts w:ascii="Times New Roman" w:eastAsia="微软雅黑" w:hAnsi="Times New Roman" w:cs="Times New Roman"/>
          <w:sz w:val="22"/>
          <w:szCs w:val="22"/>
        </w:rPr>
        <w:t xml:space="preserve"> PEG </w:t>
      </w:r>
      <w:r w:rsidRPr="003B0283">
        <w:rPr>
          <w:rFonts w:ascii="Times New Roman" w:eastAsia="微软雅黑" w:hAnsi="Times New Roman" w:cs="Times New Roman"/>
          <w:b/>
          <w:bCs/>
          <w:sz w:val="22"/>
          <w:szCs w:val="22"/>
        </w:rPr>
        <w:t>1.23x</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2026 </w:t>
      </w:r>
      <w:r w:rsidRPr="003B0283">
        <w:rPr>
          <w:rFonts w:ascii="Times New Roman" w:eastAsia="微软雅黑" w:hAnsi="Times New Roman" w:cs="Times New Roman"/>
          <w:b/>
          <w:bCs/>
          <w:sz w:val="22"/>
          <w:szCs w:val="22"/>
        </w:rPr>
        <w:t>1.24x</w:t>
      </w:r>
      <w:r w:rsidRPr="003B0283">
        <w:rPr>
          <w:rFonts w:ascii="Times New Roman" w:eastAsia="微软雅黑" w:hAnsi="Times New Roman" w:cs="Times New Roman"/>
          <w:sz w:val="22"/>
          <w:szCs w:val="22"/>
        </w:rPr>
        <w:t>，估值偏高。</w:t>
      </w:r>
    </w:p>
    <w:p w14:paraId="1E0B6A43"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w:t>
      </w:r>
      <w:r w:rsidRPr="003B0283">
        <w:rPr>
          <w:rFonts w:ascii="Times New Roman" w:eastAsia="微软雅黑" w:hAnsi="Times New Roman" w:cs="Times New Roman"/>
          <w:b/>
          <w:bCs/>
          <w:sz w:val="22"/>
          <w:szCs w:val="22"/>
        </w:rPr>
        <w:t xml:space="preserve"> 78% </w:t>
      </w:r>
      <w:r w:rsidRPr="003B0283">
        <w:rPr>
          <w:rFonts w:ascii="Times New Roman" w:eastAsia="微软雅黑" w:hAnsi="Times New Roman" w:cs="Times New Roman"/>
          <w:b/>
          <w:bCs/>
          <w:sz w:val="22"/>
          <w:szCs w:val="22"/>
        </w:rPr>
        <w:t>可能已达峰值</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EPS </w:t>
      </w:r>
      <w:r w:rsidRPr="003B0283">
        <w:rPr>
          <w:rFonts w:ascii="Times New Roman" w:eastAsia="微软雅黑" w:hAnsi="Times New Roman" w:cs="Times New Roman"/>
          <w:sz w:val="22"/>
          <w:szCs w:val="22"/>
        </w:rPr>
        <w:t>增长受限。</w:t>
      </w:r>
    </w:p>
    <w:p w14:paraId="36F84450" w14:textId="77777777" w:rsidR="003B0283" w:rsidRPr="003B0283" w:rsidRDefault="003B0283" w:rsidP="003B0283">
      <w:pPr>
        <w:numPr>
          <w:ilvl w:val="0"/>
          <w:numId w:val="92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投资者关注的关键问题</w:t>
      </w:r>
    </w:p>
    <w:p w14:paraId="6D617ED6"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高管持续</w:t>
      </w:r>
      <w:r w:rsidRPr="003B0283">
        <w:rPr>
          <w:rFonts w:ascii="Times New Roman" w:eastAsia="微软雅黑" w:hAnsi="Times New Roman" w:cs="Times New Roman"/>
          <w:b/>
          <w:bCs/>
          <w:sz w:val="22"/>
          <w:szCs w:val="22"/>
        </w:rPr>
        <w:t>大规模减持</w:t>
      </w:r>
      <w:r w:rsidRPr="003B0283">
        <w:rPr>
          <w:rFonts w:ascii="Times New Roman" w:eastAsia="微软雅黑" w:hAnsi="Times New Roman" w:cs="Times New Roman"/>
          <w:sz w:val="22"/>
          <w:szCs w:val="22"/>
        </w:rPr>
        <w:t>，机构资金</w:t>
      </w:r>
      <w:r w:rsidRPr="003B0283">
        <w:rPr>
          <w:rFonts w:ascii="Times New Roman" w:eastAsia="微软雅黑" w:hAnsi="Times New Roman" w:cs="Times New Roman"/>
          <w:b/>
          <w:bCs/>
          <w:sz w:val="22"/>
          <w:szCs w:val="22"/>
        </w:rPr>
        <w:t>加仓</w:t>
      </w:r>
      <w:r w:rsidRPr="003B0283">
        <w:rPr>
          <w:rFonts w:ascii="Times New Roman" w:eastAsia="微软雅黑" w:hAnsi="Times New Roman" w:cs="Times New Roman"/>
          <w:sz w:val="22"/>
          <w:szCs w:val="22"/>
        </w:rPr>
        <w:t>（柏基资本</w:t>
      </w:r>
      <w:r w:rsidRPr="003B0283">
        <w:rPr>
          <w:rFonts w:ascii="Times New Roman" w:eastAsia="微软雅黑" w:hAnsi="Times New Roman" w:cs="Times New Roman"/>
          <w:sz w:val="22"/>
          <w:szCs w:val="22"/>
        </w:rPr>
        <w:t>+5421%</w:t>
      </w:r>
      <w:r w:rsidRPr="003B0283">
        <w:rPr>
          <w:rFonts w:ascii="Times New Roman" w:eastAsia="微软雅黑" w:hAnsi="Times New Roman" w:cs="Times New Roman"/>
          <w:sz w:val="22"/>
          <w:szCs w:val="22"/>
        </w:rPr>
        <w:t>）。</w:t>
      </w:r>
    </w:p>
    <w:p w14:paraId="504BC669" w14:textId="77777777" w:rsidR="003B0283" w:rsidRPr="003B0283" w:rsidRDefault="003B0283" w:rsidP="003B0283">
      <w:pPr>
        <w:numPr>
          <w:ilvl w:val="1"/>
          <w:numId w:val="926"/>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Q3 </w:t>
      </w:r>
      <w:r w:rsidRPr="003B0283">
        <w:rPr>
          <w:rFonts w:ascii="Times New Roman" w:eastAsia="微软雅黑" w:hAnsi="Times New Roman" w:cs="Times New Roman"/>
          <w:sz w:val="22"/>
          <w:szCs w:val="22"/>
        </w:rPr>
        <w:t>财报超预期推高</w:t>
      </w:r>
      <w:r w:rsidRPr="003B0283">
        <w:rPr>
          <w:rFonts w:ascii="Times New Roman" w:eastAsia="微软雅黑" w:hAnsi="Times New Roman" w:cs="Times New Roman"/>
          <w:sz w:val="22"/>
          <w:szCs w:val="22"/>
        </w:rPr>
        <w:t xml:space="preserve"> Q4 </w:t>
      </w:r>
      <w:r w:rsidRPr="003B0283">
        <w:rPr>
          <w:rFonts w:ascii="Times New Roman" w:eastAsia="微软雅黑" w:hAnsi="Times New Roman" w:cs="Times New Roman"/>
          <w:sz w:val="22"/>
          <w:szCs w:val="22"/>
        </w:rPr>
        <w:t>预期，</w:t>
      </w:r>
      <w:r w:rsidRPr="003B0283">
        <w:rPr>
          <w:rFonts w:ascii="Times New Roman" w:eastAsia="微软雅黑" w:hAnsi="Times New Roman" w:cs="Times New Roman"/>
          <w:b/>
          <w:bCs/>
          <w:sz w:val="22"/>
          <w:szCs w:val="22"/>
        </w:rPr>
        <w:t>若稍有不及或市场情绪转变，股价可能剧烈回调</w:t>
      </w:r>
      <w:r w:rsidRPr="003B0283">
        <w:rPr>
          <w:rFonts w:ascii="Times New Roman" w:eastAsia="微软雅黑" w:hAnsi="Times New Roman" w:cs="Times New Roman"/>
          <w:sz w:val="22"/>
          <w:szCs w:val="22"/>
        </w:rPr>
        <w:t>。</w:t>
      </w:r>
    </w:p>
    <w:p w14:paraId="06078EED"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681F5E3">
          <v:rect id="_x0000_i1058" style="width:0;height:1.5pt" o:hralign="center" o:hrstd="t" o:hr="t" fillcolor="#a0a0a0" stroked="f"/>
        </w:pict>
      </w:r>
    </w:p>
    <w:p w14:paraId="6B02D956"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关键风险</w:t>
      </w:r>
    </w:p>
    <w:p w14:paraId="67589DC5" w14:textId="77777777" w:rsidR="003B0283" w:rsidRPr="003B0283" w:rsidRDefault="003B0283" w:rsidP="003B0283">
      <w:pPr>
        <w:numPr>
          <w:ilvl w:val="0"/>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高估值带来的下行风险</w:t>
      </w:r>
      <w:r w:rsidRPr="003B0283">
        <w:rPr>
          <w:rFonts w:ascii="Times New Roman" w:eastAsia="微软雅黑" w:hAnsi="Times New Roman" w:cs="Times New Roman"/>
          <w:sz w:val="22"/>
          <w:szCs w:val="22"/>
        </w:rPr>
        <w:t>：</w:t>
      </w:r>
    </w:p>
    <w:p w14:paraId="4DA96D33"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市场已定价</w:t>
      </w:r>
      <w:r w:rsidRPr="003B0283">
        <w:rPr>
          <w:rFonts w:ascii="Times New Roman" w:eastAsia="微软雅黑" w:hAnsi="Times New Roman" w:cs="Times New Roman"/>
          <w:b/>
          <w:bCs/>
          <w:sz w:val="22"/>
          <w:szCs w:val="22"/>
        </w:rPr>
        <w:t>未来增长</w:t>
      </w:r>
      <w:r w:rsidRPr="003B0283">
        <w:rPr>
          <w:rFonts w:ascii="Times New Roman" w:eastAsia="微软雅黑" w:hAnsi="Times New Roman" w:cs="Times New Roman"/>
          <w:sz w:val="22"/>
          <w:szCs w:val="22"/>
        </w:rPr>
        <w:t>，但如果</w:t>
      </w:r>
      <w:r w:rsidRPr="003B0283">
        <w:rPr>
          <w:rFonts w:ascii="Times New Roman" w:eastAsia="微软雅黑" w:hAnsi="Times New Roman" w:cs="Times New Roman"/>
          <w:sz w:val="22"/>
          <w:szCs w:val="22"/>
        </w:rPr>
        <w:t xml:space="preserve"> Q4 </w:t>
      </w:r>
      <w:r w:rsidRPr="003B0283">
        <w:rPr>
          <w:rFonts w:ascii="Times New Roman" w:eastAsia="微软雅黑" w:hAnsi="Times New Roman" w:cs="Times New Roman"/>
          <w:sz w:val="22"/>
          <w:szCs w:val="22"/>
        </w:rPr>
        <w:t>营收</w:t>
      </w:r>
      <w:r w:rsidRPr="003B0283">
        <w:rPr>
          <w:rFonts w:ascii="Times New Roman" w:eastAsia="微软雅黑" w:hAnsi="Times New Roman" w:cs="Times New Roman"/>
          <w:sz w:val="22"/>
          <w:szCs w:val="22"/>
        </w:rPr>
        <w:t xml:space="preserve">/EPS </w:t>
      </w:r>
      <w:r w:rsidRPr="003B0283">
        <w:rPr>
          <w:rFonts w:ascii="Times New Roman" w:eastAsia="微软雅黑" w:hAnsi="Times New Roman" w:cs="Times New Roman"/>
          <w:sz w:val="22"/>
          <w:szCs w:val="22"/>
        </w:rPr>
        <w:t>不及预期，可能面临大幅回调。</w:t>
      </w:r>
    </w:p>
    <w:p w14:paraId="77CF272C"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历史市盈率（</w:t>
      </w:r>
      <w:r w:rsidRPr="003B0283">
        <w:rPr>
          <w:rFonts w:ascii="Times New Roman" w:eastAsia="微软雅黑" w:hAnsi="Times New Roman" w:cs="Times New Roman"/>
          <w:b/>
          <w:bCs/>
          <w:sz w:val="22"/>
          <w:szCs w:val="22"/>
        </w:rPr>
        <w:t>P/E</w:t>
      </w:r>
      <w:r w:rsidRPr="003B0283">
        <w:rPr>
          <w:rFonts w:ascii="Times New Roman" w:eastAsia="微软雅黑" w:hAnsi="Times New Roman" w:cs="Times New Roman"/>
          <w:b/>
          <w:bCs/>
          <w:sz w:val="22"/>
          <w:szCs w:val="22"/>
        </w:rPr>
        <w:t>）已经处于高位</w:t>
      </w:r>
      <w:r w:rsidRPr="003B0283">
        <w:rPr>
          <w:rFonts w:ascii="Times New Roman" w:eastAsia="微软雅黑" w:hAnsi="Times New Roman" w:cs="Times New Roman"/>
          <w:sz w:val="22"/>
          <w:szCs w:val="22"/>
        </w:rPr>
        <w:t>，市场对</w:t>
      </w:r>
      <w:r w:rsidRPr="003B0283">
        <w:rPr>
          <w:rFonts w:ascii="Times New Roman" w:eastAsia="微软雅黑" w:hAnsi="Times New Roman" w:cs="Times New Roman"/>
          <w:sz w:val="22"/>
          <w:szCs w:val="22"/>
        </w:rPr>
        <w:t xml:space="preserve"> APP </w:t>
      </w:r>
      <w:r w:rsidRPr="003B0283">
        <w:rPr>
          <w:rFonts w:ascii="Times New Roman" w:eastAsia="微软雅黑" w:hAnsi="Times New Roman" w:cs="Times New Roman"/>
          <w:sz w:val="22"/>
          <w:szCs w:val="22"/>
        </w:rPr>
        <w:t>的增长信心极高，容易受到负面情绪影响。</w:t>
      </w:r>
    </w:p>
    <w:p w14:paraId="611EC788" w14:textId="77777777" w:rsidR="003B0283" w:rsidRPr="003B0283" w:rsidRDefault="003B0283" w:rsidP="003B0283">
      <w:pPr>
        <w:numPr>
          <w:ilvl w:val="0"/>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增长瓶颈</w:t>
      </w:r>
      <w:r w:rsidRPr="003B0283">
        <w:rPr>
          <w:rFonts w:ascii="Times New Roman" w:eastAsia="微软雅黑" w:hAnsi="Times New Roman" w:cs="Times New Roman"/>
          <w:sz w:val="22"/>
          <w:szCs w:val="22"/>
        </w:rPr>
        <w:t>：</w:t>
      </w:r>
    </w:p>
    <w:p w14:paraId="74D992AE"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流量变现模式的天花板</w:t>
      </w:r>
      <w:r w:rsidRPr="003B0283">
        <w:rPr>
          <w:rFonts w:ascii="Times New Roman" w:eastAsia="微软雅黑" w:hAnsi="Times New Roman" w:cs="Times New Roman"/>
          <w:sz w:val="22"/>
          <w:szCs w:val="22"/>
        </w:rPr>
        <w:t>：软件业务已占</w:t>
      </w:r>
      <w:r w:rsidRPr="003B0283">
        <w:rPr>
          <w:rFonts w:ascii="Times New Roman" w:eastAsia="微软雅黑" w:hAnsi="Times New Roman" w:cs="Times New Roman"/>
          <w:sz w:val="22"/>
          <w:szCs w:val="22"/>
        </w:rPr>
        <w:t xml:space="preserve"> 70% </w:t>
      </w:r>
      <w:r w:rsidRPr="003B0283">
        <w:rPr>
          <w:rFonts w:ascii="Times New Roman" w:eastAsia="微软雅黑" w:hAnsi="Times New Roman" w:cs="Times New Roman"/>
          <w:sz w:val="22"/>
          <w:szCs w:val="22"/>
        </w:rPr>
        <w:t>收入，未来增长可能不及市场预期。</w:t>
      </w:r>
    </w:p>
    <w:p w14:paraId="59DD1B17"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lastRenderedPageBreak/>
        <w:t xml:space="preserve">EBITDA </w:t>
      </w:r>
      <w:r w:rsidRPr="003B0283">
        <w:rPr>
          <w:rFonts w:ascii="Times New Roman" w:eastAsia="微软雅黑" w:hAnsi="Times New Roman" w:cs="Times New Roman"/>
          <w:b/>
          <w:bCs/>
          <w:sz w:val="22"/>
          <w:szCs w:val="22"/>
        </w:rPr>
        <w:t>利润率见顶</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78% </w:t>
      </w:r>
      <w:r w:rsidRPr="003B0283">
        <w:rPr>
          <w:rFonts w:ascii="Times New Roman" w:eastAsia="微软雅黑" w:hAnsi="Times New Roman" w:cs="Times New Roman"/>
          <w:sz w:val="22"/>
          <w:szCs w:val="22"/>
        </w:rPr>
        <w:t>的利润率已经非常高，继续提升空间有限。</w:t>
      </w:r>
    </w:p>
    <w:p w14:paraId="12652131"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行业竞争激烈</w:t>
      </w:r>
      <w:r w:rsidRPr="003B0283">
        <w:rPr>
          <w:rFonts w:ascii="Times New Roman" w:eastAsia="微软雅黑" w:hAnsi="Times New Roman" w:cs="Times New Roman"/>
          <w:sz w:val="22"/>
          <w:szCs w:val="22"/>
        </w:rPr>
        <w:t>，如</w:t>
      </w:r>
      <w:r w:rsidRPr="003B0283">
        <w:rPr>
          <w:rFonts w:ascii="Times New Roman" w:eastAsia="微软雅黑" w:hAnsi="Times New Roman" w:cs="Times New Roman"/>
          <w:sz w:val="22"/>
          <w:szCs w:val="22"/>
        </w:rPr>
        <w:t xml:space="preserve"> Meta </w:t>
      </w:r>
      <w:r w:rsidRPr="003B0283">
        <w:rPr>
          <w:rFonts w:ascii="Times New Roman" w:eastAsia="微软雅黑" w:hAnsi="Times New Roman" w:cs="Times New Roman"/>
          <w:sz w:val="22"/>
          <w:szCs w:val="22"/>
        </w:rPr>
        <w:t>和</w:t>
      </w:r>
      <w:r w:rsidRPr="003B0283">
        <w:rPr>
          <w:rFonts w:ascii="Times New Roman" w:eastAsia="微软雅黑" w:hAnsi="Times New Roman" w:cs="Times New Roman"/>
          <w:sz w:val="22"/>
          <w:szCs w:val="22"/>
        </w:rPr>
        <w:t xml:space="preserve"> Google </w:t>
      </w:r>
      <w:r w:rsidRPr="003B0283">
        <w:rPr>
          <w:rFonts w:ascii="Times New Roman" w:eastAsia="微软雅黑" w:hAnsi="Times New Roman" w:cs="Times New Roman"/>
          <w:sz w:val="22"/>
          <w:szCs w:val="22"/>
        </w:rPr>
        <w:t>在广告领域的布局可能带来压力。</w:t>
      </w:r>
    </w:p>
    <w:p w14:paraId="4CB7147D" w14:textId="77777777" w:rsidR="003B0283" w:rsidRPr="003B0283" w:rsidRDefault="003B0283" w:rsidP="003B0283">
      <w:pPr>
        <w:numPr>
          <w:ilvl w:val="0"/>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高管减持警讯</w:t>
      </w:r>
      <w:r w:rsidRPr="003B0283">
        <w:rPr>
          <w:rFonts w:ascii="Times New Roman" w:eastAsia="微软雅黑" w:hAnsi="Times New Roman" w:cs="Times New Roman"/>
          <w:sz w:val="22"/>
          <w:szCs w:val="22"/>
        </w:rPr>
        <w:t>：</w:t>
      </w:r>
    </w:p>
    <w:p w14:paraId="2699E863"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管理层持续减持</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2023-2025 </w:t>
      </w:r>
      <w:r w:rsidRPr="003B0283">
        <w:rPr>
          <w:rFonts w:ascii="Times New Roman" w:eastAsia="微软雅黑" w:hAnsi="Times New Roman" w:cs="Times New Roman"/>
          <w:sz w:val="22"/>
          <w:szCs w:val="22"/>
        </w:rPr>
        <w:t>年累计卖出</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1.4 </w:t>
      </w:r>
      <w:r w:rsidRPr="003B0283">
        <w:rPr>
          <w:rFonts w:ascii="Times New Roman" w:eastAsia="微软雅黑" w:hAnsi="Times New Roman" w:cs="Times New Roman"/>
          <w:b/>
          <w:bCs/>
          <w:sz w:val="22"/>
          <w:szCs w:val="22"/>
        </w:rPr>
        <w:t>亿股</w:t>
      </w:r>
      <w:r w:rsidRPr="003B0283">
        <w:rPr>
          <w:rFonts w:ascii="Times New Roman" w:eastAsia="微软雅黑" w:hAnsi="Times New Roman" w:cs="Times New Roman"/>
          <w:sz w:val="22"/>
          <w:szCs w:val="22"/>
        </w:rPr>
        <w:t>，且无明显回购。</w:t>
      </w:r>
    </w:p>
    <w:p w14:paraId="7974E3CB" w14:textId="77777777" w:rsidR="003B0283" w:rsidRPr="003B0283" w:rsidRDefault="003B0283" w:rsidP="003B0283">
      <w:pPr>
        <w:numPr>
          <w:ilvl w:val="1"/>
          <w:numId w:val="927"/>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这表明管理层对当前估值可能较为谨慎，不愿长期持有。</w:t>
      </w:r>
    </w:p>
    <w:p w14:paraId="1453EE0A"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2C2E108">
          <v:rect id="_x0000_i1059" style="width:0;height:1.5pt" o:hralign="center" o:hrstd="t" o:hr="t" fillcolor="#a0a0a0" stroked="f"/>
        </w:pict>
      </w:r>
    </w:p>
    <w:p w14:paraId="72DFC2E2"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投资建议</w:t>
      </w:r>
    </w:p>
    <w:p w14:paraId="0D443C5C"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短期策略（</w:t>
      </w:r>
      <w:r w:rsidRPr="003B0283">
        <w:rPr>
          <w:rFonts w:ascii="Times New Roman" w:eastAsia="微软雅黑" w:hAnsi="Times New Roman" w:cs="Times New Roman"/>
          <w:b/>
          <w:bCs/>
          <w:sz w:val="22"/>
          <w:szCs w:val="22"/>
        </w:rPr>
        <w:t xml:space="preserve">1-3 </w:t>
      </w:r>
      <w:r w:rsidRPr="003B0283">
        <w:rPr>
          <w:rFonts w:ascii="Times New Roman" w:eastAsia="微软雅黑" w:hAnsi="Times New Roman" w:cs="Times New Roman"/>
          <w:b/>
          <w:bCs/>
          <w:sz w:val="22"/>
          <w:szCs w:val="22"/>
        </w:rPr>
        <w:t>个月）：谨慎持有，避免追高</w:t>
      </w:r>
    </w:p>
    <w:p w14:paraId="0DCC4A66" w14:textId="77777777" w:rsidR="003B0283" w:rsidRPr="003B0283" w:rsidRDefault="003B0283" w:rsidP="003B0283">
      <w:pPr>
        <w:numPr>
          <w:ilvl w:val="0"/>
          <w:numId w:val="928"/>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财报超预期</w:t>
      </w:r>
      <w:r w:rsidRPr="003B0283">
        <w:rPr>
          <w:rFonts w:ascii="Times New Roman" w:eastAsia="微软雅黑" w:hAnsi="Times New Roman" w:cs="Times New Roman"/>
          <w:sz w:val="22"/>
          <w:szCs w:val="22"/>
        </w:rPr>
        <w:t>，股价可能进一步冲高，但短期上涨空间有限，风险增大。</w:t>
      </w:r>
    </w:p>
    <w:p w14:paraId="714EEEA3" w14:textId="77777777" w:rsidR="003B0283" w:rsidRPr="003B0283" w:rsidRDefault="003B0283" w:rsidP="003B0283">
      <w:pPr>
        <w:numPr>
          <w:ilvl w:val="0"/>
          <w:numId w:val="928"/>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财报稍有不及</w:t>
      </w:r>
      <w:r w:rsidRPr="003B0283">
        <w:rPr>
          <w:rFonts w:ascii="Times New Roman" w:eastAsia="微软雅黑" w:hAnsi="Times New Roman" w:cs="Times New Roman"/>
          <w:sz w:val="22"/>
          <w:szCs w:val="22"/>
        </w:rPr>
        <w:t>，股价可能迅速回调，尤其是</w:t>
      </w:r>
      <w:r w:rsidRPr="003B0283">
        <w:rPr>
          <w:rFonts w:ascii="Times New Roman" w:eastAsia="微软雅黑" w:hAnsi="Times New Roman" w:cs="Times New Roman"/>
          <w:sz w:val="22"/>
          <w:szCs w:val="22"/>
        </w:rPr>
        <w:t xml:space="preserve"> EPS </w:t>
      </w:r>
      <w:r w:rsidRPr="003B0283">
        <w:rPr>
          <w:rFonts w:ascii="Times New Roman" w:eastAsia="微软雅黑" w:hAnsi="Times New Roman" w:cs="Times New Roman"/>
          <w:sz w:val="22"/>
          <w:szCs w:val="22"/>
        </w:rPr>
        <w:t>增长达不到市场预期时。</w:t>
      </w:r>
    </w:p>
    <w:p w14:paraId="7C25DD45"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中长期策略（</w:t>
      </w:r>
      <w:r w:rsidRPr="003B0283">
        <w:rPr>
          <w:rFonts w:ascii="Times New Roman" w:eastAsia="微软雅黑" w:hAnsi="Times New Roman" w:cs="Times New Roman"/>
          <w:b/>
          <w:bCs/>
          <w:sz w:val="22"/>
          <w:szCs w:val="22"/>
        </w:rPr>
        <w:t xml:space="preserve">6-12 </w:t>
      </w:r>
      <w:r w:rsidRPr="003B0283">
        <w:rPr>
          <w:rFonts w:ascii="Times New Roman" w:eastAsia="微软雅黑" w:hAnsi="Times New Roman" w:cs="Times New Roman"/>
          <w:b/>
          <w:bCs/>
          <w:sz w:val="22"/>
          <w:szCs w:val="22"/>
        </w:rPr>
        <w:t>个月）：逢低布局</w:t>
      </w:r>
    </w:p>
    <w:p w14:paraId="53A69C39" w14:textId="77777777" w:rsidR="003B0283" w:rsidRPr="003B0283" w:rsidRDefault="003B0283" w:rsidP="003B0283">
      <w:pPr>
        <w:numPr>
          <w:ilvl w:val="0"/>
          <w:numId w:val="929"/>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等待更合理的估值水平</w:t>
      </w:r>
      <w:r w:rsidRPr="003B0283">
        <w:rPr>
          <w:rFonts w:ascii="Times New Roman" w:eastAsia="微软雅黑" w:hAnsi="Times New Roman" w:cs="Times New Roman"/>
          <w:sz w:val="22"/>
          <w:szCs w:val="22"/>
        </w:rPr>
        <w:t>：当前估值（</w:t>
      </w:r>
      <w:r w:rsidRPr="003B0283">
        <w:rPr>
          <w:rFonts w:ascii="Times New Roman" w:eastAsia="微软雅黑" w:hAnsi="Times New Roman" w:cs="Times New Roman"/>
          <w:sz w:val="22"/>
          <w:szCs w:val="22"/>
        </w:rPr>
        <w:t>PEG &gt; 1.2x</w:t>
      </w:r>
      <w:r w:rsidRPr="003B0283">
        <w:rPr>
          <w:rFonts w:ascii="Times New Roman" w:eastAsia="微软雅黑" w:hAnsi="Times New Roman" w:cs="Times New Roman"/>
          <w:sz w:val="22"/>
          <w:szCs w:val="22"/>
        </w:rPr>
        <w:t>）较高，若股价回调至合理水平（</w:t>
      </w:r>
      <w:r w:rsidRPr="003B0283">
        <w:rPr>
          <w:rFonts w:ascii="Times New Roman" w:eastAsia="微软雅黑" w:hAnsi="Times New Roman" w:cs="Times New Roman"/>
          <w:sz w:val="22"/>
          <w:szCs w:val="22"/>
        </w:rPr>
        <w:t>PEG ≤ 1x</w:t>
      </w:r>
      <w:r w:rsidRPr="003B0283">
        <w:rPr>
          <w:rFonts w:ascii="Times New Roman" w:eastAsia="微软雅黑" w:hAnsi="Times New Roman" w:cs="Times New Roman"/>
          <w:sz w:val="22"/>
          <w:szCs w:val="22"/>
        </w:rPr>
        <w:t>），可考虑入场。</w:t>
      </w:r>
    </w:p>
    <w:p w14:paraId="39C40FCC" w14:textId="77777777" w:rsidR="003B0283" w:rsidRPr="003B0283" w:rsidRDefault="003B0283" w:rsidP="003B0283">
      <w:pPr>
        <w:numPr>
          <w:ilvl w:val="0"/>
          <w:numId w:val="929"/>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关注</w:t>
      </w:r>
      <w:r w:rsidRPr="003B0283">
        <w:rPr>
          <w:rFonts w:ascii="Times New Roman" w:eastAsia="微软雅黑" w:hAnsi="Times New Roman" w:cs="Times New Roman"/>
          <w:b/>
          <w:bCs/>
          <w:sz w:val="22"/>
          <w:szCs w:val="22"/>
        </w:rPr>
        <w:t xml:space="preserve"> AI </w:t>
      </w:r>
      <w:r w:rsidRPr="003B0283">
        <w:rPr>
          <w:rFonts w:ascii="Times New Roman" w:eastAsia="微软雅黑" w:hAnsi="Times New Roman" w:cs="Times New Roman"/>
          <w:b/>
          <w:bCs/>
          <w:sz w:val="22"/>
          <w:szCs w:val="22"/>
        </w:rPr>
        <w:t>广告与电商扩展</w:t>
      </w:r>
      <w:r w:rsidRPr="003B0283">
        <w:rPr>
          <w:rFonts w:ascii="Times New Roman" w:eastAsia="微软雅黑" w:hAnsi="Times New Roman" w:cs="Times New Roman"/>
          <w:sz w:val="22"/>
          <w:szCs w:val="22"/>
        </w:rPr>
        <w:t>：如果</w:t>
      </w:r>
      <w:r w:rsidRPr="003B0283">
        <w:rPr>
          <w:rFonts w:ascii="Times New Roman" w:eastAsia="微软雅黑" w:hAnsi="Times New Roman" w:cs="Times New Roman"/>
          <w:sz w:val="22"/>
          <w:szCs w:val="22"/>
        </w:rPr>
        <w:t xml:space="preserve"> AppLovin </w:t>
      </w:r>
      <w:r w:rsidRPr="003B0283">
        <w:rPr>
          <w:rFonts w:ascii="Times New Roman" w:eastAsia="微软雅黑" w:hAnsi="Times New Roman" w:cs="Times New Roman"/>
          <w:sz w:val="22"/>
          <w:szCs w:val="22"/>
        </w:rPr>
        <w:t>的</w:t>
      </w:r>
      <w:r w:rsidRPr="003B0283">
        <w:rPr>
          <w:rFonts w:ascii="Times New Roman" w:eastAsia="微软雅黑" w:hAnsi="Times New Roman" w:cs="Times New Roman"/>
          <w:sz w:val="22"/>
          <w:szCs w:val="22"/>
        </w:rPr>
        <w:t xml:space="preserve"> AI </w:t>
      </w:r>
      <w:r w:rsidRPr="003B0283">
        <w:rPr>
          <w:rFonts w:ascii="Times New Roman" w:eastAsia="微软雅黑" w:hAnsi="Times New Roman" w:cs="Times New Roman"/>
          <w:sz w:val="22"/>
          <w:szCs w:val="22"/>
        </w:rPr>
        <w:t>业务能成功应用于更多行业（如</w:t>
      </w:r>
      <w:r w:rsidRPr="003B0283">
        <w:rPr>
          <w:rFonts w:ascii="Times New Roman" w:eastAsia="微软雅黑" w:hAnsi="Times New Roman" w:cs="Times New Roman"/>
          <w:sz w:val="22"/>
          <w:szCs w:val="22"/>
        </w:rPr>
        <w:t xml:space="preserve"> eCommerce</w:t>
      </w:r>
      <w:r w:rsidRPr="003B0283">
        <w:rPr>
          <w:rFonts w:ascii="Times New Roman" w:eastAsia="微软雅黑" w:hAnsi="Times New Roman" w:cs="Times New Roman"/>
          <w:sz w:val="22"/>
          <w:szCs w:val="22"/>
        </w:rPr>
        <w:t>），则长期增长潜力依旧存在。</w:t>
      </w:r>
    </w:p>
    <w:p w14:paraId="319EDDD3"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93FA209">
          <v:rect id="_x0000_i1060" style="width:0;height:1.5pt" o:hralign="center" o:hrstd="t" o:hr="t" fillcolor="#a0a0a0" stroked="f"/>
        </w:pict>
      </w:r>
    </w:p>
    <w:p w14:paraId="36B0C3E4"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结论</w:t>
      </w:r>
    </w:p>
    <w:p w14:paraId="3657CC4F"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AppLovin </w:t>
      </w:r>
      <w:r w:rsidRPr="003B0283">
        <w:rPr>
          <w:rFonts w:ascii="Times New Roman" w:eastAsia="微软雅黑" w:hAnsi="Times New Roman" w:cs="Times New Roman"/>
          <w:sz w:val="22"/>
          <w:szCs w:val="22"/>
        </w:rPr>
        <w:t>是一个</w:t>
      </w:r>
      <w:r w:rsidRPr="003B0283">
        <w:rPr>
          <w:rFonts w:ascii="Times New Roman" w:eastAsia="微软雅黑" w:hAnsi="Times New Roman" w:cs="Times New Roman"/>
          <w:b/>
          <w:bCs/>
          <w:sz w:val="22"/>
          <w:szCs w:val="22"/>
        </w:rPr>
        <w:t>增长强劲但估值极高</w:t>
      </w:r>
      <w:r w:rsidRPr="003B0283">
        <w:rPr>
          <w:rFonts w:ascii="Times New Roman" w:eastAsia="微软雅黑" w:hAnsi="Times New Roman" w:cs="Times New Roman"/>
          <w:sz w:val="22"/>
          <w:szCs w:val="22"/>
        </w:rPr>
        <w:t>的公司，</w:t>
      </w:r>
      <w:r w:rsidRPr="003B0283">
        <w:rPr>
          <w:rFonts w:ascii="Times New Roman" w:eastAsia="微软雅黑" w:hAnsi="Times New Roman" w:cs="Times New Roman"/>
          <w:b/>
          <w:bCs/>
          <w:sz w:val="22"/>
          <w:szCs w:val="22"/>
        </w:rPr>
        <w:t>短期股价已反映大部分利好，</w:t>
      </w: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财报成为关键变量</w:t>
      </w:r>
      <w:r w:rsidRPr="003B0283">
        <w:rPr>
          <w:rFonts w:ascii="Times New Roman" w:eastAsia="微软雅黑" w:hAnsi="Times New Roman" w:cs="Times New Roman"/>
          <w:sz w:val="22"/>
          <w:szCs w:val="22"/>
        </w:rPr>
        <w:t>。在管理层持续减持、高估值、</w:t>
      </w: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业务增长能否持续等因素影响下，建议投资者</w:t>
      </w:r>
      <w:r w:rsidRPr="003B0283">
        <w:rPr>
          <w:rFonts w:ascii="Times New Roman" w:eastAsia="微软雅黑" w:hAnsi="Times New Roman" w:cs="Times New Roman"/>
          <w:b/>
          <w:bCs/>
          <w:sz w:val="22"/>
          <w:szCs w:val="22"/>
        </w:rPr>
        <w:t>保持耐心，避免盲目追高，等待市场提供更优的买入机会</w:t>
      </w:r>
      <w:r w:rsidRPr="003B0283">
        <w:rPr>
          <w:rFonts w:ascii="Times New Roman" w:eastAsia="微软雅黑" w:hAnsi="Times New Roman" w:cs="Times New Roman"/>
          <w:sz w:val="22"/>
          <w:szCs w:val="22"/>
        </w:rPr>
        <w:t>。</w:t>
      </w:r>
    </w:p>
    <w:p w14:paraId="6145BB4E"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关注点</w:t>
      </w:r>
      <w:r w:rsidRPr="003B0283">
        <w:rPr>
          <w:rFonts w:ascii="Times New Roman" w:eastAsia="微软雅黑" w:hAnsi="Times New Roman" w:cs="Times New Roman"/>
          <w:sz w:val="22"/>
          <w:szCs w:val="22"/>
        </w:rPr>
        <w:t>：</w:t>
      </w:r>
    </w:p>
    <w:p w14:paraId="4B2F798D" w14:textId="77777777" w:rsidR="003B0283" w:rsidRPr="003B0283" w:rsidRDefault="003B0283" w:rsidP="003B0283">
      <w:pPr>
        <w:numPr>
          <w:ilvl w:val="0"/>
          <w:numId w:val="930"/>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2025/26 </w:t>
      </w:r>
      <w:r w:rsidRPr="003B0283">
        <w:rPr>
          <w:rFonts w:ascii="Times New Roman" w:eastAsia="微软雅黑" w:hAnsi="Times New Roman" w:cs="Times New Roman"/>
          <w:sz w:val="22"/>
          <w:szCs w:val="22"/>
        </w:rPr>
        <w:t>财测能否继续超预期？</w:t>
      </w:r>
    </w:p>
    <w:p w14:paraId="7756E45F" w14:textId="77777777" w:rsidR="003B0283" w:rsidRPr="003B0283" w:rsidRDefault="003B0283" w:rsidP="003B0283">
      <w:pPr>
        <w:numPr>
          <w:ilvl w:val="0"/>
          <w:numId w:val="930"/>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广告及</w:t>
      </w:r>
      <w:r w:rsidRPr="003B0283">
        <w:rPr>
          <w:rFonts w:ascii="Times New Roman" w:eastAsia="微软雅黑" w:hAnsi="Times New Roman" w:cs="Times New Roman"/>
          <w:sz w:val="22"/>
          <w:szCs w:val="22"/>
        </w:rPr>
        <w:t xml:space="preserve"> eCommerce </w:t>
      </w:r>
      <w:r w:rsidRPr="003B0283">
        <w:rPr>
          <w:rFonts w:ascii="Times New Roman" w:eastAsia="微软雅黑" w:hAnsi="Times New Roman" w:cs="Times New Roman"/>
          <w:sz w:val="22"/>
          <w:szCs w:val="22"/>
        </w:rPr>
        <w:t>业务拓展进展如何？</w:t>
      </w:r>
    </w:p>
    <w:p w14:paraId="5B83FBA8" w14:textId="77777777" w:rsidR="003B0283" w:rsidRPr="003B0283" w:rsidRDefault="003B0283" w:rsidP="003B0283">
      <w:pPr>
        <w:numPr>
          <w:ilvl w:val="0"/>
          <w:numId w:val="930"/>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lastRenderedPageBreak/>
        <w:t xml:space="preserve">Q4 </w:t>
      </w:r>
      <w:r w:rsidRPr="003B0283">
        <w:rPr>
          <w:rFonts w:ascii="Times New Roman" w:eastAsia="微软雅黑" w:hAnsi="Times New Roman" w:cs="Times New Roman"/>
          <w:sz w:val="22"/>
          <w:szCs w:val="22"/>
        </w:rPr>
        <w:t>业绩发布后股价波动情况。</w:t>
      </w:r>
    </w:p>
    <w:p w14:paraId="715A52A4"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投资者行动</w:t>
      </w:r>
      <w:r w:rsidRPr="003B0283">
        <w:rPr>
          <w:rFonts w:ascii="Times New Roman" w:eastAsia="微软雅黑" w:hAnsi="Times New Roman" w:cs="Times New Roman"/>
          <w:sz w:val="22"/>
          <w:szCs w:val="22"/>
        </w:rPr>
        <w:t>：</w:t>
      </w:r>
    </w:p>
    <w:p w14:paraId="31214C06" w14:textId="77777777" w:rsidR="003B0283" w:rsidRPr="003B0283" w:rsidRDefault="003B0283" w:rsidP="003B0283">
      <w:pPr>
        <w:numPr>
          <w:ilvl w:val="0"/>
          <w:numId w:val="93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业绩超预期，股价继续冲高，可考虑部分止盈</w:t>
      </w:r>
      <w:r w:rsidRPr="003B0283">
        <w:rPr>
          <w:rFonts w:ascii="Times New Roman" w:eastAsia="微软雅黑" w:hAnsi="Times New Roman" w:cs="Times New Roman"/>
          <w:sz w:val="22"/>
          <w:szCs w:val="22"/>
        </w:rPr>
        <w:t>。</w:t>
      </w:r>
    </w:p>
    <w:p w14:paraId="656E5220" w14:textId="77777777" w:rsidR="003B0283" w:rsidRPr="003B0283" w:rsidRDefault="003B0283" w:rsidP="003B0283">
      <w:pPr>
        <w:numPr>
          <w:ilvl w:val="0"/>
          <w:numId w:val="93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若股价回调</w:t>
      </w:r>
      <w:r w:rsidRPr="003B0283">
        <w:rPr>
          <w:rFonts w:ascii="Times New Roman" w:eastAsia="微软雅黑" w:hAnsi="Times New Roman" w:cs="Times New Roman"/>
          <w:b/>
          <w:bCs/>
          <w:sz w:val="22"/>
          <w:szCs w:val="22"/>
        </w:rPr>
        <w:t xml:space="preserve"> 15-20%</w:t>
      </w:r>
      <w:r w:rsidRPr="003B0283">
        <w:rPr>
          <w:rFonts w:ascii="Times New Roman" w:eastAsia="微软雅黑" w:hAnsi="Times New Roman" w:cs="Times New Roman"/>
          <w:b/>
          <w:bCs/>
          <w:sz w:val="22"/>
          <w:szCs w:val="22"/>
        </w:rPr>
        <w:t>，可关注买入机会</w:t>
      </w:r>
      <w:r w:rsidRPr="003B0283">
        <w:rPr>
          <w:rFonts w:ascii="Times New Roman" w:eastAsia="微软雅黑" w:hAnsi="Times New Roman" w:cs="Times New Roman"/>
          <w:sz w:val="22"/>
          <w:szCs w:val="22"/>
        </w:rPr>
        <w:t>，尤其是机构是否继续加仓。</w:t>
      </w:r>
    </w:p>
    <w:p w14:paraId="54518E8F"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37FA9A">
          <v:rect id="_x0000_i1061" style="width:0;height:1.5pt" o:hralign="center" o:hrstd="t" o:hr="t" fillcolor="#a0a0a0" stroked="f"/>
        </w:pict>
      </w:r>
    </w:p>
    <w:p w14:paraId="57D6E43B"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财报发布时间</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b/>
          <w:bCs/>
          <w:sz w:val="22"/>
          <w:szCs w:val="22"/>
        </w:rPr>
        <w:t>2025</w:t>
      </w:r>
      <w:r w:rsidRPr="003B0283">
        <w:rPr>
          <w:rFonts w:ascii="Times New Roman" w:eastAsia="微软雅黑" w:hAnsi="Times New Roman" w:cs="Times New Roman"/>
          <w:b/>
          <w:bCs/>
          <w:sz w:val="22"/>
          <w:szCs w:val="22"/>
        </w:rPr>
        <w:t>年</w:t>
      </w:r>
      <w:r w:rsidRPr="003B0283">
        <w:rPr>
          <w:rFonts w:ascii="Times New Roman" w:eastAsia="微软雅黑" w:hAnsi="Times New Roman" w:cs="Times New Roman"/>
          <w:b/>
          <w:bCs/>
          <w:sz w:val="22"/>
          <w:szCs w:val="22"/>
        </w:rPr>
        <w:t>2</w:t>
      </w:r>
      <w:r w:rsidRPr="003B0283">
        <w:rPr>
          <w:rFonts w:ascii="Times New Roman" w:eastAsia="微软雅黑" w:hAnsi="Times New Roman" w:cs="Times New Roman"/>
          <w:b/>
          <w:bCs/>
          <w:sz w:val="22"/>
          <w:szCs w:val="22"/>
        </w:rPr>
        <w:t>月</w:t>
      </w:r>
      <w:r w:rsidRPr="003B0283">
        <w:rPr>
          <w:rFonts w:ascii="Times New Roman" w:eastAsia="微软雅黑" w:hAnsi="Times New Roman" w:cs="Times New Roman"/>
          <w:b/>
          <w:bCs/>
          <w:sz w:val="22"/>
          <w:szCs w:val="22"/>
        </w:rPr>
        <w:t>12</w:t>
      </w:r>
      <w:r w:rsidRPr="003B0283">
        <w:rPr>
          <w:rFonts w:ascii="Times New Roman" w:eastAsia="微软雅黑" w:hAnsi="Times New Roman" w:cs="Times New Roman"/>
          <w:b/>
          <w:bCs/>
          <w:sz w:val="22"/>
          <w:szCs w:val="22"/>
        </w:rPr>
        <w:t>日（美股盘后）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sz w:val="22"/>
          <w:szCs w:val="22"/>
        </w:rPr>
        <w:t>建议关注该日市场反应，以调整投资策略。</w:t>
      </w:r>
    </w:p>
    <w:p w14:paraId="69FE94EE" w14:textId="77777777" w:rsidR="003B0283" w:rsidRPr="003B0283" w:rsidRDefault="003B0283" w:rsidP="003B0283">
      <w:pPr>
        <w:rPr>
          <w:rFonts w:ascii="Times New Roman" w:eastAsia="微软雅黑" w:hAnsi="Times New Roman" w:cs="Times New Roman"/>
          <w:sz w:val="22"/>
          <w:szCs w:val="22"/>
        </w:rPr>
      </w:pPr>
      <w:r w:rsidRPr="003B0283">
        <w:rPr>
          <w:rFonts w:ascii="Segoe UI Emoji" w:eastAsia="微软雅黑" w:hAnsi="Segoe UI Emoji" w:cs="Segoe UI Emoji"/>
          <w:sz w:val="22"/>
          <w:szCs w:val="22"/>
        </w:rPr>
        <w:t>📉</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短期：风险较大，避免追高</w:t>
      </w:r>
      <w:r w:rsidRPr="003B0283">
        <w:rPr>
          <w:rFonts w:ascii="Times New Roman" w:eastAsia="微软雅黑" w:hAnsi="Times New Roman" w:cs="Times New Roman"/>
          <w:sz w:val="22"/>
          <w:szCs w:val="22"/>
        </w:rPr>
        <w:t xml:space="preserve"> </w:t>
      </w:r>
      <w:r w:rsidRPr="003B0283">
        <w:rPr>
          <w:rFonts w:ascii="Segoe UI Emoji" w:eastAsia="微软雅黑" w:hAnsi="Segoe UI Emoji" w:cs="Segoe UI Emoji"/>
          <w:sz w:val="22"/>
          <w:szCs w:val="22"/>
        </w:rPr>
        <w:t>📈</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中长期：若调整至合理估值，可考虑买入</w:t>
      </w:r>
    </w:p>
    <w:p w14:paraId="46C5F211" w14:textId="5A8BC831" w:rsidR="00EB4BBB" w:rsidRPr="007F3A26" w:rsidRDefault="007F3A26" w:rsidP="00134146">
      <w:pPr>
        <w:rPr>
          <w:rFonts w:ascii="Times New Roman" w:eastAsia="微软雅黑" w:hAnsi="Times New Roman" w:cs="Times New Roman"/>
          <w:b/>
          <w:bCs/>
          <w:sz w:val="22"/>
          <w:szCs w:val="22"/>
        </w:rPr>
      </w:pPr>
      <w:r w:rsidRPr="007F3A26">
        <w:rPr>
          <w:rFonts w:ascii="Times New Roman" w:eastAsia="微软雅黑" w:hAnsi="Times New Roman" w:cs="Times New Roman" w:hint="eastAsia"/>
          <w:b/>
          <w:bCs/>
          <w:sz w:val="22"/>
          <w:szCs w:val="22"/>
        </w:rPr>
        <w:t>2</w:t>
      </w:r>
      <w:r w:rsidRPr="007F3A26">
        <w:rPr>
          <w:rFonts w:ascii="Times New Roman" w:eastAsia="微软雅黑" w:hAnsi="Times New Roman" w:cs="Times New Roman" w:hint="eastAsia"/>
          <w:b/>
          <w:bCs/>
          <w:sz w:val="22"/>
          <w:szCs w:val="22"/>
        </w:rPr>
        <w:t>．</w:t>
      </w:r>
      <w:hyperlink r:id="rId15" w:history="1">
        <w:r w:rsidRPr="007F3A26">
          <w:rPr>
            <w:rStyle w:val="af0"/>
            <w:rFonts w:ascii="Times New Roman" w:eastAsia="微软雅黑" w:hAnsi="Times New Roman" w:cs="Times New Roman" w:hint="eastAsia"/>
            <w:b/>
            <w:bCs/>
            <w:sz w:val="22"/>
            <w:szCs w:val="22"/>
          </w:rPr>
          <w:t>StockAnalysis</w:t>
        </w:r>
      </w:hyperlink>
    </w:p>
    <w:p w14:paraId="658926D1"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AppLovin</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b/>
          <w:bCs/>
          <w:sz w:val="22"/>
          <w:szCs w:val="22"/>
        </w:rPr>
        <w:t>）相关新闻分析</w:t>
      </w:r>
    </w:p>
    <w:p w14:paraId="59A2FDCF" w14:textId="77777777" w:rsidR="007F3A26" w:rsidRPr="007F3A26" w:rsidRDefault="007F3A26" w:rsidP="007F3A26">
      <w:p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从</w:t>
      </w:r>
      <w:r w:rsidRPr="007F3A26">
        <w:rPr>
          <w:rFonts w:ascii="Times New Roman" w:eastAsia="微软雅黑" w:hAnsi="Times New Roman" w:cs="Times New Roman"/>
          <w:b/>
          <w:bCs/>
          <w:sz w:val="22"/>
          <w:szCs w:val="22"/>
        </w:rPr>
        <w:t>Seeking Alpha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Investopedia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 xml:space="preserve">Benzinga </w:t>
      </w:r>
      <w:r w:rsidRPr="007F3A26">
        <w:rPr>
          <w:rFonts w:ascii="Times New Roman" w:eastAsia="微软雅黑" w:hAnsi="Times New Roman" w:cs="Times New Roman"/>
          <w:b/>
          <w:bCs/>
          <w:sz w:val="22"/>
          <w:szCs w:val="22"/>
        </w:rPr>
        <w:t>和</w:t>
      </w:r>
      <w:r w:rsidRPr="007F3A26">
        <w:rPr>
          <w:rFonts w:ascii="Times New Roman" w:eastAsia="微软雅黑" w:hAnsi="Times New Roman" w:cs="Times New Roman"/>
          <w:b/>
          <w:bCs/>
          <w:sz w:val="22"/>
          <w:szCs w:val="22"/>
        </w:rPr>
        <w:t xml:space="preserve"> Invezz</w:t>
      </w:r>
      <w:r w:rsidRPr="007F3A26">
        <w:rPr>
          <w:rFonts w:ascii="Times New Roman" w:eastAsia="微软雅黑" w:hAnsi="Times New Roman" w:cs="Times New Roman"/>
          <w:sz w:val="22"/>
          <w:szCs w:val="22"/>
        </w:rPr>
        <w:t>的最新报道来看，市场对</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AppLovin</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即将发布的</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财报（</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w:t>
      </w:r>
      <w:r w:rsidRPr="007F3A26">
        <w:rPr>
          <w:rFonts w:ascii="Times New Roman" w:eastAsia="微软雅黑" w:hAnsi="Times New Roman" w:cs="Times New Roman"/>
          <w:b/>
          <w:bCs/>
          <w:sz w:val="22"/>
          <w:szCs w:val="22"/>
        </w:rPr>
        <w:t>12</w:t>
      </w:r>
      <w:r w:rsidRPr="007F3A26">
        <w:rPr>
          <w:rFonts w:ascii="Times New Roman" w:eastAsia="微软雅黑" w:hAnsi="Times New Roman" w:cs="Times New Roman"/>
          <w:b/>
          <w:bCs/>
          <w:sz w:val="22"/>
          <w:szCs w:val="22"/>
        </w:rPr>
        <w:t>日）</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充满期待，并且观点分歧明显。</w:t>
      </w:r>
    </w:p>
    <w:p w14:paraId="5CEFDEE4"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EF3C648">
          <v:rect id="_x0000_i1062" style="width:0;height:1.5pt" o:hralign="center" o:hrstd="t" o:hr="t" fillcolor="#a0a0a0" stroked="f"/>
        </w:pict>
      </w:r>
    </w:p>
    <w:p w14:paraId="7946B1DB"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1. Seeking Alpha</w:t>
      </w:r>
      <w:r w:rsidRPr="007F3A26">
        <w:rPr>
          <w:rFonts w:ascii="Times New Roman" w:eastAsia="微软雅黑" w:hAnsi="Times New Roman" w:cs="Times New Roman"/>
          <w:b/>
          <w:bCs/>
          <w:sz w:val="22"/>
          <w:szCs w:val="22"/>
        </w:rPr>
        <w:t>：谨慎对待</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财报前的高估值</w:t>
      </w:r>
    </w:p>
    <w:p w14:paraId="28222761" w14:textId="77777777" w:rsidR="007F3A26" w:rsidRPr="007F3A26" w:rsidRDefault="007F3A26" w:rsidP="007F3A26">
      <w:pPr>
        <w:numPr>
          <w:ilvl w:val="0"/>
          <w:numId w:val="932"/>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观点：持有（</w:t>
      </w:r>
      <w:r w:rsidRPr="007F3A26">
        <w:rPr>
          <w:rFonts w:ascii="Times New Roman" w:eastAsia="微软雅黑" w:hAnsi="Times New Roman" w:cs="Times New Roman"/>
          <w:b/>
          <w:bCs/>
          <w:sz w:val="22"/>
          <w:szCs w:val="22"/>
        </w:rPr>
        <w:t>Hold</w:t>
      </w:r>
      <w:r w:rsidRPr="007F3A26">
        <w:rPr>
          <w:rFonts w:ascii="Times New Roman" w:eastAsia="微软雅黑" w:hAnsi="Times New Roman" w:cs="Times New Roman"/>
          <w:b/>
          <w:bCs/>
          <w:sz w:val="22"/>
          <w:szCs w:val="22"/>
        </w:rPr>
        <w:t>），避免贪婪</w:t>
      </w:r>
    </w:p>
    <w:p w14:paraId="414D81CA" w14:textId="77777777" w:rsidR="007F3A26" w:rsidRPr="007F3A26" w:rsidRDefault="007F3A26" w:rsidP="007F3A26">
      <w:pPr>
        <w:numPr>
          <w:ilvl w:val="0"/>
          <w:numId w:val="932"/>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5578FC25" w14:textId="77777777" w:rsidR="007F3A26" w:rsidRPr="007F3A26" w:rsidRDefault="007F3A26" w:rsidP="007F3A26">
      <w:pPr>
        <w:numPr>
          <w:ilvl w:val="1"/>
          <w:numId w:val="932"/>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预计</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业绩良好</w:t>
      </w:r>
      <w:r w:rsidRPr="007F3A26">
        <w:rPr>
          <w:rFonts w:ascii="Times New Roman" w:eastAsia="微软雅黑" w:hAnsi="Times New Roman" w:cs="Times New Roman"/>
          <w:sz w:val="22"/>
          <w:szCs w:val="22"/>
        </w:rPr>
        <w:t>，但市场预期已高度反映，若稍有不及，股价可能承压。</w:t>
      </w:r>
    </w:p>
    <w:p w14:paraId="1D6E0883" w14:textId="77777777" w:rsidR="007F3A26" w:rsidRPr="007F3A26" w:rsidRDefault="007F3A26" w:rsidP="007F3A26">
      <w:pPr>
        <w:numPr>
          <w:ilvl w:val="1"/>
          <w:numId w:val="932"/>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估值高企</w:t>
      </w:r>
      <w:r w:rsidRPr="007F3A26">
        <w:rPr>
          <w:rFonts w:ascii="Times New Roman" w:eastAsia="微软雅黑" w:hAnsi="Times New Roman" w:cs="Times New Roman"/>
          <w:sz w:val="22"/>
          <w:szCs w:val="22"/>
        </w:rPr>
        <w:t>（</w:t>
      </w:r>
      <w:r w:rsidRPr="007F3A26">
        <w:rPr>
          <w:rFonts w:ascii="Times New Roman" w:eastAsia="微软雅黑" w:hAnsi="Times New Roman" w:cs="Times New Roman"/>
          <w:sz w:val="22"/>
          <w:szCs w:val="22"/>
        </w:rPr>
        <w:t>PEG &gt; 1.2x</w:t>
      </w:r>
      <w:r w:rsidRPr="007F3A26">
        <w:rPr>
          <w:rFonts w:ascii="Times New Roman" w:eastAsia="微软雅黑" w:hAnsi="Times New Roman" w:cs="Times New Roman"/>
          <w:sz w:val="22"/>
          <w:szCs w:val="22"/>
        </w:rPr>
        <w:t>），未来增长空间有限。</w:t>
      </w:r>
    </w:p>
    <w:p w14:paraId="214940BD" w14:textId="77777777" w:rsidR="007F3A26" w:rsidRPr="007F3A26" w:rsidRDefault="007F3A26" w:rsidP="007F3A26">
      <w:pPr>
        <w:numPr>
          <w:ilvl w:val="1"/>
          <w:numId w:val="932"/>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业务持续强劲</w:t>
      </w:r>
      <w:r w:rsidRPr="007F3A26">
        <w:rPr>
          <w:rFonts w:ascii="Times New Roman" w:eastAsia="微软雅黑" w:hAnsi="Times New Roman" w:cs="Times New Roman"/>
          <w:sz w:val="22"/>
          <w:szCs w:val="22"/>
        </w:rPr>
        <w:t>，但当前股价已基本反映未来增长，需谨慎应对财报波动。</w:t>
      </w:r>
    </w:p>
    <w:p w14:paraId="12456084"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0A9450DE" w14:textId="77777777" w:rsidR="007F3A26" w:rsidRPr="007F3A26" w:rsidRDefault="007F3A26" w:rsidP="007F3A26">
      <w:pPr>
        <w:numPr>
          <w:ilvl w:val="0"/>
          <w:numId w:val="933"/>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 xml:space="preserve">Seeking Alpha </w:t>
      </w:r>
      <w:r w:rsidRPr="007F3A26">
        <w:rPr>
          <w:rFonts w:ascii="Times New Roman" w:eastAsia="微软雅黑" w:hAnsi="Times New Roman" w:cs="Times New Roman"/>
          <w:sz w:val="22"/>
          <w:szCs w:val="22"/>
        </w:rPr>
        <w:t>认为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的上涨潜力有限</w:t>
      </w:r>
      <w:r w:rsidRPr="007F3A26">
        <w:rPr>
          <w:rFonts w:ascii="Times New Roman" w:eastAsia="微软雅黑" w:hAnsi="Times New Roman" w:cs="Times New Roman"/>
          <w:sz w:val="22"/>
          <w:szCs w:val="22"/>
        </w:rPr>
        <w:t>，并提醒投资者</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避免盲目追高</w:t>
      </w:r>
      <w:r w:rsidRPr="007F3A26">
        <w:rPr>
          <w:rFonts w:ascii="Times New Roman" w:eastAsia="微软雅黑" w:hAnsi="Times New Roman" w:cs="Times New Roman"/>
          <w:sz w:val="22"/>
          <w:szCs w:val="22"/>
        </w:rPr>
        <w:t>，财报后可能面临市场修正风险。</w:t>
      </w:r>
    </w:p>
    <w:p w14:paraId="76EF0EDD"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0AA939">
          <v:rect id="_x0000_i1063" style="width:0;height:1.5pt" o:hralign="center" o:hrstd="t" o:hr="t" fillcolor="#a0a0a0" stroked="f"/>
        </w:pict>
      </w:r>
    </w:p>
    <w:p w14:paraId="4C1A39A8"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2. Investopedia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月值得关注的股票</w:t>
      </w:r>
    </w:p>
    <w:p w14:paraId="2522C829" w14:textId="77777777" w:rsidR="007F3A26" w:rsidRPr="007F3A26" w:rsidRDefault="007F3A26" w:rsidP="007F3A26">
      <w:pPr>
        <w:numPr>
          <w:ilvl w:val="0"/>
          <w:numId w:val="93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lastRenderedPageBreak/>
        <w:t>观点：看好</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月市场表现，</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可能受益</w:t>
      </w:r>
    </w:p>
    <w:p w14:paraId="42659679" w14:textId="77777777" w:rsidR="007F3A26" w:rsidRPr="007F3A26" w:rsidRDefault="007F3A26" w:rsidP="007F3A26">
      <w:pPr>
        <w:numPr>
          <w:ilvl w:val="0"/>
          <w:numId w:val="93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4E4A8808" w14:textId="77777777" w:rsidR="007F3A26" w:rsidRPr="007F3A26" w:rsidRDefault="007F3A26" w:rsidP="007F3A26">
      <w:pPr>
        <w:numPr>
          <w:ilvl w:val="1"/>
          <w:numId w:val="93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通胀数据向好</w:t>
      </w:r>
      <w:r w:rsidRPr="007F3A26">
        <w:rPr>
          <w:rFonts w:ascii="Times New Roman" w:eastAsia="微软雅黑" w:hAnsi="Times New Roman" w:cs="Times New Roman"/>
          <w:sz w:val="22"/>
          <w:szCs w:val="22"/>
        </w:rPr>
        <w:t>，市场情绪积极。</w:t>
      </w:r>
    </w:p>
    <w:p w14:paraId="1C518036" w14:textId="77777777" w:rsidR="007F3A26" w:rsidRPr="007F3A26" w:rsidRDefault="007F3A26" w:rsidP="007F3A26">
      <w:pPr>
        <w:numPr>
          <w:ilvl w:val="1"/>
          <w:numId w:val="93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特朗普的亲商业政策</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可能带来政策利好。</w:t>
      </w:r>
    </w:p>
    <w:p w14:paraId="7DB06145" w14:textId="77777777" w:rsidR="007F3A26" w:rsidRPr="007F3A26" w:rsidRDefault="007F3A26" w:rsidP="007F3A26">
      <w:pPr>
        <w:numPr>
          <w:ilvl w:val="1"/>
          <w:numId w:val="93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基础设施投资增长</w:t>
      </w:r>
      <w:r w:rsidRPr="007F3A26">
        <w:rPr>
          <w:rFonts w:ascii="Times New Roman" w:eastAsia="微软雅黑" w:hAnsi="Times New Roman" w:cs="Times New Roman"/>
          <w:sz w:val="22"/>
          <w:szCs w:val="22"/>
        </w:rPr>
        <w:t>，对科技股形成利好。</w:t>
      </w:r>
    </w:p>
    <w:p w14:paraId="7290831B"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2D02AA81" w14:textId="77777777" w:rsidR="007F3A26" w:rsidRPr="007F3A26" w:rsidRDefault="007F3A26" w:rsidP="007F3A26">
      <w:pPr>
        <w:numPr>
          <w:ilvl w:val="0"/>
          <w:numId w:val="935"/>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该文章并未明确推荐</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sz w:val="22"/>
          <w:szCs w:val="22"/>
        </w:rPr>
        <w:t>，但指出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科技股（包括</w:t>
      </w:r>
      <w:r w:rsidRPr="007F3A26">
        <w:rPr>
          <w:rFonts w:ascii="Times New Roman" w:eastAsia="微软雅黑" w:hAnsi="Times New Roman" w:cs="Times New Roman"/>
          <w:b/>
          <w:bCs/>
          <w:sz w:val="22"/>
          <w:szCs w:val="22"/>
        </w:rPr>
        <w:t xml:space="preserve"> AI </w:t>
      </w:r>
      <w:r w:rsidRPr="007F3A26">
        <w:rPr>
          <w:rFonts w:ascii="Times New Roman" w:eastAsia="微软雅黑" w:hAnsi="Times New Roman" w:cs="Times New Roman"/>
          <w:b/>
          <w:bCs/>
          <w:sz w:val="22"/>
          <w:szCs w:val="22"/>
        </w:rPr>
        <w:t>相关企业）将受益</w:t>
      </w:r>
      <w:r w:rsidRPr="007F3A26">
        <w:rPr>
          <w:rFonts w:ascii="Times New Roman" w:eastAsia="微软雅黑" w:hAnsi="Times New Roman" w:cs="Times New Roman"/>
          <w:sz w:val="22"/>
          <w:szCs w:val="22"/>
        </w:rPr>
        <w:t>，这可能为</w:t>
      </w:r>
      <w:r w:rsidRPr="007F3A26">
        <w:rPr>
          <w:rFonts w:ascii="Times New Roman" w:eastAsia="微软雅黑" w:hAnsi="Times New Roman" w:cs="Times New Roman"/>
          <w:sz w:val="22"/>
          <w:szCs w:val="22"/>
        </w:rPr>
        <w:t xml:space="preserve"> APP </w:t>
      </w:r>
      <w:r w:rsidRPr="007F3A26">
        <w:rPr>
          <w:rFonts w:ascii="Times New Roman" w:eastAsia="微软雅黑" w:hAnsi="Times New Roman" w:cs="Times New Roman"/>
          <w:sz w:val="22"/>
          <w:szCs w:val="22"/>
        </w:rPr>
        <w:t>提供支撑。</w:t>
      </w:r>
    </w:p>
    <w:p w14:paraId="5A53EEE7"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90ACD38">
          <v:rect id="_x0000_i1064" style="width:0;height:1.5pt" o:hralign="center" o:hrstd="t" o:hr="t" fillcolor="#a0a0a0" stroked="f"/>
        </w:pict>
      </w:r>
    </w:p>
    <w:p w14:paraId="6100FE2A"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3. Benzinga</w:t>
      </w:r>
      <w:r w:rsidRPr="007F3A26">
        <w:rPr>
          <w:rFonts w:ascii="Times New Roman" w:eastAsia="微软雅黑" w:hAnsi="Times New Roman" w:cs="Times New Roman"/>
          <w:b/>
          <w:bCs/>
          <w:sz w:val="22"/>
          <w:szCs w:val="22"/>
        </w:rPr>
        <w:t>：预计</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财报将推动股价上涨</w:t>
      </w:r>
    </w:p>
    <w:p w14:paraId="7E2380D3" w14:textId="77777777" w:rsidR="007F3A26" w:rsidRPr="007F3A26" w:rsidRDefault="007F3A26" w:rsidP="007F3A26">
      <w:pPr>
        <w:numPr>
          <w:ilvl w:val="0"/>
          <w:numId w:val="93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观点：看涨</w:t>
      </w:r>
    </w:p>
    <w:p w14:paraId="33120A40" w14:textId="77777777" w:rsidR="007F3A26" w:rsidRPr="007F3A26" w:rsidRDefault="007F3A26" w:rsidP="007F3A26">
      <w:pPr>
        <w:numPr>
          <w:ilvl w:val="0"/>
          <w:numId w:val="93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56200CCB" w14:textId="77777777" w:rsidR="007F3A26" w:rsidRPr="007F3A26" w:rsidRDefault="007F3A26" w:rsidP="007F3A26">
      <w:pPr>
        <w:numPr>
          <w:ilvl w:val="1"/>
          <w:numId w:val="93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期权市场预示大幅波动</w:t>
      </w:r>
      <w:r w:rsidRPr="007F3A26">
        <w:rPr>
          <w:rFonts w:ascii="Times New Roman" w:eastAsia="微软雅黑" w:hAnsi="Times New Roman" w:cs="Times New Roman"/>
          <w:sz w:val="22"/>
          <w:szCs w:val="22"/>
        </w:rPr>
        <w:t>，隐含波动率较高。</w:t>
      </w:r>
    </w:p>
    <w:p w14:paraId="2697B5E4" w14:textId="77777777" w:rsidR="007F3A26" w:rsidRPr="007F3A26" w:rsidRDefault="007F3A26" w:rsidP="007F3A26">
      <w:pPr>
        <w:numPr>
          <w:ilvl w:val="1"/>
          <w:numId w:val="93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财报前后可能迎来宽幅交易区间</w:t>
      </w:r>
      <w:r w:rsidRPr="007F3A26">
        <w:rPr>
          <w:rFonts w:ascii="Times New Roman" w:eastAsia="微软雅黑" w:hAnsi="Times New Roman" w:cs="Times New Roman"/>
          <w:sz w:val="22"/>
          <w:szCs w:val="22"/>
        </w:rPr>
        <w:t>，利好短线交易。</w:t>
      </w:r>
    </w:p>
    <w:p w14:paraId="2529C61E" w14:textId="77777777" w:rsidR="007F3A26" w:rsidRPr="007F3A26" w:rsidRDefault="007F3A26" w:rsidP="007F3A26">
      <w:pPr>
        <w:numPr>
          <w:ilvl w:val="1"/>
          <w:numId w:val="93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若财报超预期，可能推动股价飙升</w:t>
      </w:r>
      <w:r w:rsidRPr="007F3A26">
        <w:rPr>
          <w:rFonts w:ascii="Times New Roman" w:eastAsia="微软雅黑" w:hAnsi="Times New Roman" w:cs="Times New Roman"/>
          <w:sz w:val="22"/>
          <w:szCs w:val="22"/>
        </w:rPr>
        <w:t>。</w:t>
      </w:r>
    </w:p>
    <w:p w14:paraId="4EA24204"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41CB7A7B" w14:textId="77777777" w:rsidR="007F3A26" w:rsidRPr="007F3A26" w:rsidRDefault="007F3A26" w:rsidP="007F3A26">
      <w:pPr>
        <w:numPr>
          <w:ilvl w:val="0"/>
          <w:numId w:val="937"/>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 xml:space="preserve">Benzinga </w:t>
      </w:r>
      <w:r w:rsidRPr="007F3A26">
        <w:rPr>
          <w:rFonts w:ascii="Times New Roman" w:eastAsia="微软雅黑" w:hAnsi="Times New Roman" w:cs="Times New Roman"/>
          <w:sz w:val="22"/>
          <w:szCs w:val="22"/>
        </w:rPr>
        <w:t>更偏向短期交易逻辑，认为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财报可能推动股价上涨</w:t>
      </w:r>
      <w:r w:rsidRPr="007F3A26">
        <w:rPr>
          <w:rFonts w:ascii="Times New Roman" w:eastAsia="微软雅黑" w:hAnsi="Times New Roman" w:cs="Times New Roman"/>
          <w:sz w:val="22"/>
          <w:szCs w:val="22"/>
        </w:rPr>
        <w:t>，但隐含风险较高。</w:t>
      </w:r>
    </w:p>
    <w:p w14:paraId="36269128"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6FAB31">
          <v:rect id="_x0000_i1065" style="width:0;height:1.5pt" o:hralign="center" o:hrstd="t" o:hr="t" fillcolor="#a0a0a0" stroked="f"/>
        </w:pict>
      </w:r>
    </w:p>
    <w:p w14:paraId="009B8885"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4. Invezz</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 xml:space="preserve">Wyckoff </w:t>
      </w:r>
      <w:r w:rsidRPr="007F3A26">
        <w:rPr>
          <w:rFonts w:ascii="Times New Roman" w:eastAsia="微软雅黑" w:hAnsi="Times New Roman" w:cs="Times New Roman"/>
          <w:b/>
          <w:bCs/>
          <w:sz w:val="22"/>
          <w:szCs w:val="22"/>
        </w:rPr>
        <w:t>分析法预测</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未来趋势</w:t>
      </w:r>
    </w:p>
    <w:p w14:paraId="69D119C0" w14:textId="77777777" w:rsidR="007F3A26" w:rsidRPr="007F3A26" w:rsidRDefault="007F3A26" w:rsidP="007F3A26">
      <w:pPr>
        <w:numPr>
          <w:ilvl w:val="0"/>
          <w:numId w:val="938"/>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观点：长期看涨</w:t>
      </w:r>
    </w:p>
    <w:p w14:paraId="15D5C6E0" w14:textId="77777777" w:rsidR="007F3A26" w:rsidRPr="007F3A26" w:rsidRDefault="007F3A26" w:rsidP="007F3A26">
      <w:pPr>
        <w:numPr>
          <w:ilvl w:val="0"/>
          <w:numId w:val="938"/>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453B4270" w14:textId="77777777" w:rsidR="007F3A26" w:rsidRPr="007F3A26" w:rsidRDefault="007F3A26" w:rsidP="007F3A26">
      <w:pPr>
        <w:numPr>
          <w:ilvl w:val="1"/>
          <w:numId w:val="938"/>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股价自</w:t>
      </w:r>
      <w:r w:rsidRPr="007F3A26">
        <w:rPr>
          <w:rFonts w:ascii="Times New Roman" w:eastAsia="微软雅黑" w:hAnsi="Times New Roman" w:cs="Times New Roman"/>
          <w:b/>
          <w:bCs/>
          <w:sz w:val="22"/>
          <w:szCs w:val="22"/>
        </w:rPr>
        <w:t xml:space="preserve"> 2023 </w:t>
      </w:r>
      <w:r w:rsidRPr="007F3A26">
        <w:rPr>
          <w:rFonts w:ascii="Times New Roman" w:eastAsia="微软雅黑" w:hAnsi="Times New Roman" w:cs="Times New Roman"/>
          <w:b/>
          <w:bCs/>
          <w:sz w:val="22"/>
          <w:szCs w:val="22"/>
        </w:rPr>
        <w:t>年底已暴涨</w:t>
      </w:r>
      <w:r w:rsidRPr="007F3A26">
        <w:rPr>
          <w:rFonts w:ascii="Times New Roman" w:eastAsia="微软雅黑" w:hAnsi="Times New Roman" w:cs="Times New Roman"/>
          <w:b/>
          <w:bCs/>
          <w:sz w:val="22"/>
          <w:szCs w:val="22"/>
        </w:rPr>
        <w:t xml:space="preserve"> 3,500%</w:t>
      </w:r>
      <w:r w:rsidRPr="007F3A26">
        <w:rPr>
          <w:rFonts w:ascii="Times New Roman" w:eastAsia="微软雅黑" w:hAnsi="Times New Roman" w:cs="Times New Roman"/>
          <w:sz w:val="22"/>
          <w:szCs w:val="22"/>
        </w:rPr>
        <w:t>，成为华尔街表现最好的股票之一。</w:t>
      </w:r>
    </w:p>
    <w:p w14:paraId="0D708BF9" w14:textId="77777777" w:rsidR="007F3A26" w:rsidRPr="007F3A26" w:rsidRDefault="007F3A26" w:rsidP="007F3A26">
      <w:pPr>
        <w:numPr>
          <w:ilvl w:val="1"/>
          <w:numId w:val="938"/>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lastRenderedPageBreak/>
        <w:t>技术分析显示突破趋势</w:t>
      </w:r>
      <w:r w:rsidRPr="007F3A26">
        <w:rPr>
          <w:rFonts w:ascii="Times New Roman" w:eastAsia="微软雅黑" w:hAnsi="Times New Roman" w:cs="Times New Roman"/>
          <w:sz w:val="22"/>
          <w:szCs w:val="22"/>
        </w:rPr>
        <w:t>，可能持续走高。</w:t>
      </w:r>
    </w:p>
    <w:p w14:paraId="31B6754C" w14:textId="77777777" w:rsidR="007F3A26" w:rsidRPr="007F3A26" w:rsidRDefault="007F3A26" w:rsidP="007F3A26">
      <w:pPr>
        <w:numPr>
          <w:ilvl w:val="1"/>
          <w:numId w:val="938"/>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若维持增长，</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可能成长为</w:t>
      </w:r>
      <w:r w:rsidRPr="007F3A26">
        <w:rPr>
          <w:rFonts w:ascii="Times New Roman" w:eastAsia="微软雅黑" w:hAnsi="Times New Roman" w:cs="Times New Roman"/>
          <w:b/>
          <w:bCs/>
          <w:sz w:val="22"/>
          <w:szCs w:val="22"/>
        </w:rPr>
        <w:t xml:space="preserve"> $1T </w:t>
      </w:r>
      <w:r w:rsidRPr="007F3A26">
        <w:rPr>
          <w:rFonts w:ascii="Times New Roman" w:eastAsia="微软雅黑" w:hAnsi="Times New Roman" w:cs="Times New Roman"/>
          <w:b/>
          <w:bCs/>
          <w:sz w:val="22"/>
          <w:szCs w:val="22"/>
        </w:rPr>
        <w:t>级别公司</w:t>
      </w:r>
      <w:r w:rsidRPr="007F3A26">
        <w:rPr>
          <w:rFonts w:ascii="Times New Roman" w:eastAsia="微软雅黑" w:hAnsi="Times New Roman" w:cs="Times New Roman"/>
          <w:sz w:val="22"/>
          <w:szCs w:val="22"/>
        </w:rPr>
        <w:t>。</w:t>
      </w:r>
    </w:p>
    <w:p w14:paraId="3FBEB409"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120D856E" w14:textId="77777777" w:rsidR="007F3A26" w:rsidRPr="007F3A26" w:rsidRDefault="007F3A26" w:rsidP="007F3A26">
      <w:pPr>
        <w:numPr>
          <w:ilvl w:val="0"/>
          <w:numId w:val="93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长期趋势看涨</w:t>
      </w:r>
      <w:r w:rsidRPr="007F3A26">
        <w:rPr>
          <w:rFonts w:ascii="Times New Roman" w:eastAsia="微软雅黑" w:hAnsi="Times New Roman" w:cs="Times New Roman"/>
          <w:sz w:val="22"/>
          <w:szCs w:val="22"/>
        </w:rPr>
        <w:t>，但需要警惕</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短期调整风险</w:t>
      </w:r>
      <w:r w:rsidRPr="007F3A26">
        <w:rPr>
          <w:rFonts w:ascii="Times New Roman" w:eastAsia="微软雅黑" w:hAnsi="Times New Roman" w:cs="Times New Roman"/>
          <w:sz w:val="22"/>
          <w:szCs w:val="22"/>
        </w:rPr>
        <w:t>。当前高估值环境下，</w:t>
      </w:r>
      <w:r w:rsidRPr="007F3A26">
        <w:rPr>
          <w:rFonts w:ascii="Times New Roman" w:eastAsia="微软雅黑" w:hAnsi="Times New Roman" w:cs="Times New Roman"/>
          <w:b/>
          <w:bCs/>
          <w:sz w:val="22"/>
          <w:szCs w:val="22"/>
        </w:rPr>
        <w:t>投资者需等待更合理的入场点</w:t>
      </w:r>
      <w:r w:rsidRPr="007F3A26">
        <w:rPr>
          <w:rFonts w:ascii="Times New Roman" w:eastAsia="微软雅黑" w:hAnsi="Times New Roman" w:cs="Times New Roman"/>
          <w:sz w:val="22"/>
          <w:szCs w:val="22"/>
        </w:rPr>
        <w:t>。</w:t>
      </w:r>
    </w:p>
    <w:p w14:paraId="2BC47D5E"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D076C70">
          <v:rect id="_x0000_i1066" style="width:0;height:1.5pt" o:hralign="center" o:hrstd="t" o:hr="t" fillcolor="#a0a0a0" stroked="f"/>
        </w:pict>
      </w:r>
    </w:p>
    <w:p w14:paraId="2C0A3FAA"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综述：投资策略建议</w:t>
      </w:r>
    </w:p>
    <w:p w14:paraId="20391F4C"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短期（</w:t>
      </w:r>
      <w:r w:rsidRPr="007F3A26">
        <w:rPr>
          <w:rFonts w:ascii="Times New Roman" w:eastAsia="微软雅黑" w:hAnsi="Times New Roman" w:cs="Times New Roman"/>
          <w:b/>
          <w:bCs/>
          <w:sz w:val="22"/>
          <w:szCs w:val="22"/>
        </w:rPr>
        <w:t xml:space="preserve">1-3 </w:t>
      </w:r>
      <w:r w:rsidRPr="007F3A26">
        <w:rPr>
          <w:rFonts w:ascii="Times New Roman" w:eastAsia="微软雅黑" w:hAnsi="Times New Roman" w:cs="Times New Roman"/>
          <w:b/>
          <w:bCs/>
          <w:sz w:val="22"/>
          <w:szCs w:val="22"/>
        </w:rPr>
        <w:t>个月）：谨慎持有，避免追高</w:t>
      </w:r>
    </w:p>
    <w:p w14:paraId="4A726579" w14:textId="77777777" w:rsidR="007F3A26" w:rsidRPr="007F3A26" w:rsidRDefault="007F3A26" w:rsidP="007F3A26">
      <w:pPr>
        <w:numPr>
          <w:ilvl w:val="0"/>
          <w:numId w:val="940"/>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财报前高波动，市场预期已高，风险加剧</w:t>
      </w:r>
      <w:r w:rsidRPr="007F3A26">
        <w:rPr>
          <w:rFonts w:ascii="Times New Roman" w:eastAsia="微软雅黑" w:hAnsi="Times New Roman" w:cs="Times New Roman"/>
          <w:sz w:val="22"/>
          <w:szCs w:val="22"/>
        </w:rPr>
        <w:t>。</w:t>
      </w:r>
    </w:p>
    <w:p w14:paraId="21ABBC02" w14:textId="77777777" w:rsidR="007F3A26" w:rsidRPr="007F3A26" w:rsidRDefault="007F3A26" w:rsidP="007F3A26">
      <w:pPr>
        <w:numPr>
          <w:ilvl w:val="0"/>
          <w:numId w:val="940"/>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若股价大幅上涨，考虑部分止盈，降低持仓风险</w:t>
      </w:r>
      <w:r w:rsidRPr="007F3A26">
        <w:rPr>
          <w:rFonts w:ascii="Times New Roman" w:eastAsia="微软雅黑" w:hAnsi="Times New Roman" w:cs="Times New Roman"/>
          <w:sz w:val="22"/>
          <w:szCs w:val="22"/>
        </w:rPr>
        <w:t>。</w:t>
      </w:r>
    </w:p>
    <w:p w14:paraId="54586587"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中期（</w:t>
      </w:r>
      <w:r w:rsidRPr="007F3A26">
        <w:rPr>
          <w:rFonts w:ascii="Times New Roman" w:eastAsia="微软雅黑" w:hAnsi="Times New Roman" w:cs="Times New Roman"/>
          <w:b/>
          <w:bCs/>
          <w:sz w:val="22"/>
          <w:szCs w:val="22"/>
        </w:rPr>
        <w:t xml:space="preserve">3-6 </w:t>
      </w:r>
      <w:r w:rsidRPr="007F3A26">
        <w:rPr>
          <w:rFonts w:ascii="Times New Roman" w:eastAsia="微软雅黑" w:hAnsi="Times New Roman" w:cs="Times New Roman"/>
          <w:b/>
          <w:bCs/>
          <w:sz w:val="22"/>
          <w:szCs w:val="22"/>
        </w:rPr>
        <w:t>个月）：等待回调后布局</w:t>
      </w:r>
    </w:p>
    <w:p w14:paraId="5E3BCCD9" w14:textId="77777777" w:rsidR="007F3A26" w:rsidRPr="007F3A26" w:rsidRDefault="007F3A26" w:rsidP="007F3A26">
      <w:pPr>
        <w:numPr>
          <w:ilvl w:val="0"/>
          <w:numId w:val="94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w:t>
      </w:r>
      <w:r w:rsidRPr="007F3A26">
        <w:rPr>
          <w:rFonts w:ascii="Times New Roman" w:eastAsia="微软雅黑" w:hAnsi="Times New Roman" w:cs="Times New Roman"/>
          <w:b/>
          <w:bCs/>
          <w:sz w:val="22"/>
          <w:szCs w:val="22"/>
        </w:rPr>
        <w:t xml:space="preserve"> Q4 </w:t>
      </w:r>
      <w:r w:rsidRPr="007F3A26">
        <w:rPr>
          <w:rFonts w:ascii="Times New Roman" w:eastAsia="微软雅黑" w:hAnsi="Times New Roman" w:cs="Times New Roman"/>
          <w:b/>
          <w:bCs/>
          <w:sz w:val="22"/>
          <w:szCs w:val="22"/>
        </w:rPr>
        <w:t>业绩稍逊，可能引发市场修正，提供更优买入点</w:t>
      </w:r>
      <w:r w:rsidRPr="007F3A26">
        <w:rPr>
          <w:rFonts w:ascii="Times New Roman" w:eastAsia="微软雅黑" w:hAnsi="Times New Roman" w:cs="Times New Roman"/>
          <w:sz w:val="22"/>
          <w:szCs w:val="22"/>
        </w:rPr>
        <w:t>。</w:t>
      </w:r>
    </w:p>
    <w:p w14:paraId="372E94BF"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长期（</w:t>
      </w:r>
      <w:r w:rsidRPr="007F3A26">
        <w:rPr>
          <w:rFonts w:ascii="Times New Roman" w:eastAsia="微软雅黑" w:hAnsi="Times New Roman" w:cs="Times New Roman"/>
          <w:b/>
          <w:bCs/>
          <w:sz w:val="22"/>
          <w:szCs w:val="22"/>
        </w:rPr>
        <w:t xml:space="preserve">12+ </w:t>
      </w:r>
      <w:r w:rsidRPr="007F3A26">
        <w:rPr>
          <w:rFonts w:ascii="Times New Roman" w:eastAsia="微软雅黑" w:hAnsi="Times New Roman" w:cs="Times New Roman"/>
          <w:b/>
          <w:bCs/>
          <w:sz w:val="22"/>
          <w:szCs w:val="22"/>
        </w:rPr>
        <w:t>个月）：</w:t>
      </w: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业务前景仍乐观</w:t>
      </w:r>
    </w:p>
    <w:p w14:paraId="110D3D27" w14:textId="77777777" w:rsidR="007F3A26" w:rsidRPr="007F3A26" w:rsidRDefault="007F3A26" w:rsidP="007F3A26">
      <w:pPr>
        <w:numPr>
          <w:ilvl w:val="0"/>
          <w:numId w:val="942"/>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依靠</w:t>
      </w:r>
      <w:r w:rsidRPr="007F3A26">
        <w:rPr>
          <w:rFonts w:ascii="Times New Roman" w:eastAsia="微软雅黑" w:hAnsi="Times New Roman" w:cs="Times New Roman"/>
          <w:b/>
          <w:bCs/>
          <w:sz w:val="22"/>
          <w:szCs w:val="22"/>
        </w:rPr>
        <w:t xml:space="preserve"> AXON AI </w:t>
      </w:r>
      <w:r w:rsidRPr="007F3A26">
        <w:rPr>
          <w:rFonts w:ascii="Times New Roman" w:eastAsia="微软雅黑" w:hAnsi="Times New Roman" w:cs="Times New Roman"/>
          <w:b/>
          <w:bCs/>
          <w:sz w:val="22"/>
          <w:szCs w:val="22"/>
        </w:rPr>
        <w:t>扩张</w:t>
      </w:r>
      <w:r w:rsidRPr="007F3A26">
        <w:rPr>
          <w:rFonts w:ascii="Times New Roman" w:eastAsia="微软雅黑" w:hAnsi="Times New Roman" w:cs="Times New Roman"/>
          <w:b/>
          <w:bCs/>
          <w:sz w:val="22"/>
          <w:szCs w:val="22"/>
        </w:rPr>
        <w:t xml:space="preserve"> TAM</w:t>
      </w:r>
      <w:r w:rsidRPr="007F3A26">
        <w:rPr>
          <w:rFonts w:ascii="Times New Roman" w:eastAsia="微软雅黑" w:hAnsi="Times New Roman" w:cs="Times New Roman"/>
          <w:b/>
          <w:bCs/>
          <w:sz w:val="22"/>
          <w:szCs w:val="22"/>
        </w:rPr>
        <w:t>，仍具备长期增长潜力</w:t>
      </w:r>
      <w:r w:rsidRPr="007F3A26">
        <w:rPr>
          <w:rFonts w:ascii="Times New Roman" w:eastAsia="微软雅黑" w:hAnsi="Times New Roman" w:cs="Times New Roman"/>
          <w:sz w:val="22"/>
          <w:szCs w:val="22"/>
        </w:rPr>
        <w:t>，但需</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合理估值入场</w:t>
      </w:r>
      <w:r w:rsidRPr="007F3A26">
        <w:rPr>
          <w:rFonts w:ascii="Times New Roman" w:eastAsia="微软雅黑" w:hAnsi="Times New Roman" w:cs="Times New Roman"/>
          <w:sz w:val="22"/>
          <w:szCs w:val="22"/>
        </w:rPr>
        <w:t>。</w:t>
      </w:r>
    </w:p>
    <w:p w14:paraId="43EFCBDF"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0D7E56C">
          <v:rect id="_x0000_i1067" style="width:0;height:1.5pt" o:hralign="center" o:hrstd="t" o:hr="t" fillcolor="#a0a0a0" stroked="f"/>
        </w:pict>
      </w:r>
    </w:p>
    <w:p w14:paraId="616D0785"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重点关注</w:t>
      </w:r>
    </w:p>
    <w:p w14:paraId="2EC66D88"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w:t>
      </w:r>
      <w:r w:rsidRPr="007F3A26">
        <w:rPr>
          <w:rFonts w:ascii="Times New Roman" w:eastAsia="微软雅黑" w:hAnsi="Times New Roman" w:cs="Times New Roman"/>
          <w:b/>
          <w:bCs/>
          <w:sz w:val="22"/>
          <w:szCs w:val="22"/>
        </w:rPr>
        <w:t>12</w:t>
      </w:r>
      <w:r w:rsidRPr="007F3A26">
        <w:rPr>
          <w:rFonts w:ascii="Times New Roman" w:eastAsia="微软雅黑" w:hAnsi="Times New Roman" w:cs="Times New Roman"/>
          <w:b/>
          <w:bCs/>
          <w:sz w:val="22"/>
          <w:szCs w:val="22"/>
        </w:rPr>
        <w:t>日</w:t>
      </w:r>
      <w:r w:rsidRPr="007F3A26">
        <w:rPr>
          <w:rFonts w:ascii="Times New Roman" w:eastAsia="微软雅黑" w:hAnsi="Times New Roman" w:cs="Times New Roman"/>
          <w:sz w:val="22"/>
          <w:szCs w:val="22"/>
        </w:rPr>
        <w:t>：</w:t>
      </w:r>
      <w:r w:rsidRPr="007F3A26">
        <w:rPr>
          <w:rFonts w:ascii="Times New Roman" w:eastAsia="微软雅黑" w:hAnsi="Times New Roman" w:cs="Times New Roman"/>
          <w:sz w:val="22"/>
          <w:szCs w:val="22"/>
        </w:rPr>
        <w:t xml:space="preserve">Q4 </w:t>
      </w:r>
      <w:r w:rsidRPr="007F3A26">
        <w:rPr>
          <w:rFonts w:ascii="Times New Roman" w:eastAsia="微软雅黑" w:hAnsi="Times New Roman" w:cs="Times New Roman"/>
          <w:sz w:val="22"/>
          <w:szCs w:val="22"/>
        </w:rPr>
        <w:t>财报发布（股价关键催化剂）</w:t>
      </w:r>
      <w:r w:rsidRPr="007F3A26">
        <w:rPr>
          <w:rFonts w:ascii="Times New Roman" w:eastAsia="微软雅黑" w:hAnsi="Times New Roman" w:cs="Times New Roman"/>
          <w:sz w:val="22"/>
          <w:szCs w:val="22"/>
        </w:rPr>
        <w:br/>
      </w: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财报后股价波动情况</w:t>
      </w:r>
      <w:r w:rsidRPr="007F3A26">
        <w:rPr>
          <w:rFonts w:ascii="Times New Roman" w:eastAsia="微软雅黑" w:hAnsi="Times New Roman" w:cs="Times New Roman"/>
          <w:sz w:val="22"/>
          <w:szCs w:val="22"/>
        </w:rPr>
        <w:t>（是否超预期，市场如何解读）</w:t>
      </w:r>
      <w:r w:rsidRPr="007F3A26">
        <w:rPr>
          <w:rFonts w:ascii="Times New Roman" w:eastAsia="微软雅黑" w:hAnsi="Times New Roman" w:cs="Times New Roman"/>
          <w:sz w:val="22"/>
          <w:szCs w:val="22"/>
        </w:rPr>
        <w:br/>
      </w: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高管和机构资金流向</w:t>
      </w:r>
      <w:r w:rsidRPr="007F3A26">
        <w:rPr>
          <w:rFonts w:ascii="Times New Roman" w:eastAsia="微软雅黑" w:hAnsi="Times New Roman" w:cs="Times New Roman"/>
          <w:sz w:val="22"/>
          <w:szCs w:val="22"/>
        </w:rPr>
        <w:t>（是否有继续减持或增持信号）</w:t>
      </w:r>
    </w:p>
    <w:p w14:paraId="0D64C9AF"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建议</w:t>
      </w:r>
      <w:r w:rsidRPr="007F3A26">
        <w:rPr>
          <w:rFonts w:ascii="Times New Roman" w:eastAsia="微软雅黑" w:hAnsi="Times New Roman" w:cs="Times New Roman"/>
          <w:sz w:val="22"/>
          <w:szCs w:val="22"/>
        </w:rPr>
        <w:t>：</w:t>
      </w:r>
    </w:p>
    <w:p w14:paraId="6E99F8CA" w14:textId="77777777" w:rsidR="007F3A26" w:rsidRPr="007F3A26" w:rsidRDefault="007F3A26" w:rsidP="007F3A26">
      <w:pPr>
        <w:numPr>
          <w:ilvl w:val="0"/>
          <w:numId w:val="943"/>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若财报发布后</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股价回调</w:t>
      </w:r>
      <w:r w:rsidRPr="007F3A26">
        <w:rPr>
          <w:rFonts w:ascii="Times New Roman" w:eastAsia="微软雅黑" w:hAnsi="Times New Roman" w:cs="Times New Roman"/>
          <w:b/>
          <w:bCs/>
          <w:sz w:val="22"/>
          <w:szCs w:val="22"/>
        </w:rPr>
        <w:t xml:space="preserve"> 15-20%</w:t>
      </w:r>
      <w:r w:rsidRPr="007F3A26">
        <w:rPr>
          <w:rFonts w:ascii="Times New Roman" w:eastAsia="微软雅黑" w:hAnsi="Times New Roman" w:cs="Times New Roman"/>
          <w:sz w:val="22"/>
          <w:szCs w:val="22"/>
        </w:rPr>
        <w:t>，可考虑</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逢低买入</w:t>
      </w:r>
      <w:r w:rsidRPr="007F3A26">
        <w:rPr>
          <w:rFonts w:ascii="Times New Roman" w:eastAsia="微软雅黑" w:hAnsi="Times New Roman" w:cs="Times New Roman"/>
          <w:sz w:val="22"/>
          <w:szCs w:val="22"/>
        </w:rPr>
        <w:t>。</w:t>
      </w:r>
    </w:p>
    <w:p w14:paraId="23EA62C2" w14:textId="77777777" w:rsidR="007F3A26" w:rsidRPr="007F3A26" w:rsidRDefault="007F3A26" w:rsidP="007F3A26">
      <w:pPr>
        <w:numPr>
          <w:ilvl w:val="0"/>
          <w:numId w:val="943"/>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若市场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预期过高，股价剧烈波动</w:t>
      </w:r>
      <w:r w:rsidRPr="007F3A26">
        <w:rPr>
          <w:rFonts w:ascii="Times New Roman" w:eastAsia="微软雅黑" w:hAnsi="Times New Roman" w:cs="Times New Roman"/>
          <w:sz w:val="22"/>
          <w:szCs w:val="22"/>
        </w:rPr>
        <w:t>，短期</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不建议盲目追高</w:t>
      </w:r>
      <w:r w:rsidRPr="007F3A26">
        <w:rPr>
          <w:rFonts w:ascii="Times New Roman" w:eastAsia="微软雅黑" w:hAnsi="Times New Roman" w:cs="Times New Roman"/>
          <w:sz w:val="22"/>
          <w:szCs w:val="22"/>
        </w:rPr>
        <w:t>。</w:t>
      </w:r>
    </w:p>
    <w:p w14:paraId="71DB6C3D"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持有者应做好风控，等待市场给出更优入场机会！</w:t>
      </w:r>
      <w:r w:rsidRPr="007F3A26">
        <w:rPr>
          <w:rFonts w:ascii="Times New Roman" w:eastAsia="微软雅黑" w:hAnsi="Times New Roman" w:cs="Times New Roman"/>
          <w:sz w:val="22"/>
          <w:szCs w:val="22"/>
        </w:rPr>
        <w:t xml:space="preserve"> </w:t>
      </w:r>
      <w:r w:rsidRPr="007F3A26">
        <w:rPr>
          <w:rFonts w:ascii="Segoe UI Emoji" w:eastAsia="微软雅黑" w:hAnsi="Segoe UI Emoji" w:cs="Segoe UI Emoji"/>
          <w:sz w:val="22"/>
          <w:szCs w:val="22"/>
        </w:rPr>
        <w:t>🚀</w:t>
      </w:r>
    </w:p>
    <w:p w14:paraId="222D39A8" w14:textId="70FBE5C6" w:rsidR="00CB4AAC" w:rsidRPr="004C33BC" w:rsidRDefault="00CB4AAC" w:rsidP="00CB4AAC">
      <w:pPr>
        <w:pStyle w:val="2"/>
        <w:rPr>
          <w:rFonts w:ascii="Times New Roman" w:eastAsia="微软雅黑" w:hAnsi="Times New Roman" w:cs="Times New Roman"/>
          <w:b/>
          <w:bCs/>
          <w:sz w:val="22"/>
          <w:szCs w:val="22"/>
        </w:rPr>
      </w:pPr>
      <w:bookmarkStart w:id="6" w:name="_Toc193284590"/>
      <w:r>
        <w:rPr>
          <w:rFonts w:ascii="Times New Roman" w:eastAsia="微软雅黑" w:hAnsi="Times New Roman" w:cs="Times New Roman" w:hint="eastAsia"/>
          <w:b/>
          <w:bCs/>
          <w:sz w:val="22"/>
          <w:szCs w:val="22"/>
        </w:rPr>
        <w:lastRenderedPageBreak/>
        <w:t>1.3 Morningstar reports and Gurufocus manual</w:t>
      </w:r>
      <w:bookmarkEnd w:id="6"/>
    </w:p>
    <w:p w14:paraId="3C099F2C"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AppLovin (APP) 2025 </w:t>
      </w:r>
      <w:r w:rsidRPr="00CB4AAC">
        <w:rPr>
          <w:rFonts w:ascii="Times New Roman" w:eastAsia="微软雅黑" w:hAnsi="Times New Roman" w:cs="Times New Roman"/>
          <w:b/>
          <w:bCs/>
          <w:sz w:val="22"/>
          <w:szCs w:val="22"/>
        </w:rPr>
        <w:t>投资分析报告</w:t>
      </w:r>
    </w:p>
    <w:p w14:paraId="582C3D37"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9F4F933">
          <v:rect id="_x0000_i1068" style="width:0;height:1.5pt" o:hralign="center" o:hrstd="t" o:hr="t" fillcolor="#a0a0a0" stroked="f"/>
        </w:pict>
      </w:r>
    </w:p>
    <w:p w14:paraId="343545D7"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1. </w:t>
      </w:r>
      <w:r w:rsidRPr="00CB4AAC">
        <w:rPr>
          <w:rFonts w:ascii="Times New Roman" w:eastAsia="微软雅黑" w:hAnsi="Times New Roman" w:cs="Times New Roman"/>
          <w:b/>
          <w:bCs/>
          <w:sz w:val="22"/>
          <w:szCs w:val="22"/>
        </w:rPr>
        <w:t>公司概述</w:t>
      </w:r>
    </w:p>
    <w:p w14:paraId="7AC5214B" w14:textId="77777777" w:rsidR="00CB4AAC" w:rsidRPr="00CB4AAC" w:rsidRDefault="00CB4AAC" w:rsidP="00CB4AAC">
      <w:p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AppLovin Corporation (NASDAQ: APP) </w:t>
      </w:r>
      <w:r w:rsidRPr="00CB4AAC">
        <w:rPr>
          <w:rFonts w:ascii="Times New Roman" w:eastAsia="微软雅黑" w:hAnsi="Times New Roman" w:cs="Times New Roman"/>
          <w:sz w:val="22"/>
          <w:szCs w:val="22"/>
        </w:rPr>
        <w:t>是一家专注于移动应用程序广告和盈利优化的技术公司，依托其</w:t>
      </w:r>
      <w:r w:rsidRPr="00CB4AAC">
        <w:rPr>
          <w:rFonts w:ascii="Times New Roman" w:eastAsia="微软雅黑" w:hAnsi="Times New Roman" w:cs="Times New Roman"/>
          <w:sz w:val="22"/>
          <w:szCs w:val="22"/>
        </w:rPr>
        <w:t xml:space="preserve"> AXON AI </w:t>
      </w:r>
      <w:r w:rsidRPr="00CB4AAC">
        <w:rPr>
          <w:rFonts w:ascii="Times New Roman" w:eastAsia="微软雅黑" w:hAnsi="Times New Roman" w:cs="Times New Roman"/>
          <w:sz w:val="22"/>
          <w:szCs w:val="22"/>
        </w:rPr>
        <w:t>平台推动广告业务增长。近年来，公司成功转型，软件平台收入已成为主要增长动力，占比接近</w:t>
      </w:r>
      <w:r w:rsidRPr="00CB4AAC">
        <w:rPr>
          <w:rFonts w:ascii="Times New Roman" w:eastAsia="微软雅黑" w:hAnsi="Times New Roman" w:cs="Times New Roman"/>
          <w:sz w:val="22"/>
          <w:szCs w:val="22"/>
        </w:rPr>
        <w:t xml:space="preserve"> 70%</w:t>
      </w:r>
      <w:r w:rsidRPr="00CB4AAC">
        <w:rPr>
          <w:rFonts w:ascii="Times New Roman" w:eastAsia="微软雅黑" w:hAnsi="Times New Roman" w:cs="Times New Roman"/>
          <w:sz w:val="22"/>
          <w:szCs w:val="22"/>
        </w:rPr>
        <w:t>。</w:t>
      </w:r>
    </w:p>
    <w:p w14:paraId="779B326E"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608CAFA">
          <v:rect id="_x0000_i1069" style="width:0;height:1.5pt" o:hralign="center" o:hrstd="t" o:hr="t" fillcolor="#a0a0a0" stroked="f"/>
        </w:pict>
      </w:r>
    </w:p>
    <w:p w14:paraId="17EA8D4A"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2. </w:t>
      </w:r>
      <w:r w:rsidRPr="00CB4AAC">
        <w:rPr>
          <w:rFonts w:ascii="Times New Roman" w:eastAsia="微软雅黑" w:hAnsi="Times New Roman" w:cs="Times New Roman"/>
          <w:b/>
          <w:bCs/>
          <w:sz w:val="22"/>
          <w:szCs w:val="22"/>
        </w:rPr>
        <w:t>近期市场表现</w:t>
      </w:r>
    </w:p>
    <w:p w14:paraId="1C3B15F1" w14:textId="77777777" w:rsidR="00CB4AAC" w:rsidRPr="00CB4AAC" w:rsidRDefault="00CB4AAC" w:rsidP="00CB4AAC">
      <w:pPr>
        <w:numPr>
          <w:ilvl w:val="0"/>
          <w:numId w:val="944"/>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股价与估值</w:t>
      </w:r>
      <w:r w:rsidRPr="00CB4AAC">
        <w:rPr>
          <w:rFonts w:ascii="Times New Roman" w:eastAsia="微软雅黑" w:hAnsi="Times New Roman" w:cs="Times New Roman"/>
          <w:sz w:val="22"/>
          <w:szCs w:val="22"/>
        </w:rPr>
        <w:t>：</w:t>
      </w:r>
    </w:p>
    <w:p w14:paraId="21C59206"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当前股价：</w:t>
      </w:r>
      <w:r w:rsidRPr="00CB4AAC">
        <w:rPr>
          <w:rFonts w:ascii="Times New Roman" w:eastAsia="微软雅黑" w:hAnsi="Times New Roman" w:cs="Times New Roman"/>
          <w:sz w:val="22"/>
          <w:szCs w:val="22"/>
        </w:rPr>
        <w:t>$375.95</w:t>
      </w:r>
      <w:r w:rsidRPr="00CB4AAC">
        <w:rPr>
          <w:rFonts w:ascii="Times New Roman" w:eastAsia="微软雅黑" w:hAnsi="Times New Roman" w:cs="Times New Roman"/>
          <w:sz w:val="22"/>
          <w:szCs w:val="22"/>
        </w:rPr>
        <w:t>（截至</w:t>
      </w:r>
      <w:r w:rsidRPr="00CB4AAC">
        <w:rPr>
          <w:rFonts w:ascii="Times New Roman" w:eastAsia="微软雅黑" w:hAnsi="Times New Roman" w:cs="Times New Roman"/>
          <w:sz w:val="22"/>
          <w:szCs w:val="22"/>
        </w:rPr>
        <w:t xml:space="preserve"> 2025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2 </w:t>
      </w:r>
      <w:r w:rsidRPr="00CB4AAC">
        <w:rPr>
          <w:rFonts w:ascii="Times New Roman" w:eastAsia="微软雅黑" w:hAnsi="Times New Roman" w:cs="Times New Roman"/>
          <w:sz w:val="22"/>
          <w:szCs w:val="22"/>
        </w:rPr>
        <w:t>月</w:t>
      </w:r>
      <w:r w:rsidRPr="00CB4AAC">
        <w:rPr>
          <w:rFonts w:ascii="Times New Roman" w:eastAsia="微软雅黑" w:hAnsi="Times New Roman" w:cs="Times New Roman"/>
          <w:sz w:val="22"/>
          <w:szCs w:val="22"/>
        </w:rPr>
        <w:t xml:space="preserve"> 6 </w:t>
      </w:r>
      <w:r w:rsidRPr="00CB4AAC">
        <w:rPr>
          <w:rFonts w:ascii="Times New Roman" w:eastAsia="微软雅黑" w:hAnsi="Times New Roman" w:cs="Times New Roman"/>
          <w:sz w:val="22"/>
          <w:szCs w:val="22"/>
        </w:rPr>
        <w:t>日）</w:t>
      </w:r>
    </w:p>
    <w:p w14:paraId="337FB0FE"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公允价值估计：</w:t>
      </w:r>
      <w:r w:rsidRPr="00CB4AAC">
        <w:rPr>
          <w:rFonts w:ascii="Times New Roman" w:eastAsia="微软雅黑" w:hAnsi="Times New Roman" w:cs="Times New Roman"/>
          <w:sz w:val="22"/>
          <w:szCs w:val="22"/>
        </w:rPr>
        <w:t>$231.11</w:t>
      </w:r>
    </w:p>
    <w:p w14:paraId="44B5DEAF"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市场对</w:t>
      </w:r>
      <w:r w:rsidRPr="00CB4AAC">
        <w:rPr>
          <w:rFonts w:ascii="Times New Roman" w:eastAsia="微软雅黑" w:hAnsi="Times New Roman" w:cs="Times New Roman"/>
          <w:sz w:val="22"/>
          <w:szCs w:val="22"/>
        </w:rPr>
        <w:t xml:space="preserve"> APP </w:t>
      </w:r>
      <w:r w:rsidRPr="00CB4AAC">
        <w:rPr>
          <w:rFonts w:ascii="Times New Roman" w:eastAsia="微软雅黑" w:hAnsi="Times New Roman" w:cs="Times New Roman"/>
          <w:sz w:val="22"/>
          <w:szCs w:val="22"/>
        </w:rPr>
        <w:t>估值溢价</w:t>
      </w:r>
      <w:r w:rsidRPr="00CB4AAC">
        <w:rPr>
          <w:rFonts w:ascii="Times New Roman" w:eastAsia="微软雅黑" w:hAnsi="Times New Roman" w:cs="Times New Roman"/>
          <w:sz w:val="22"/>
          <w:szCs w:val="22"/>
        </w:rPr>
        <w:t xml:space="preserve"> 59%</w:t>
      </w:r>
      <w:r w:rsidRPr="00CB4AAC">
        <w:rPr>
          <w:rFonts w:ascii="Times New Roman" w:eastAsia="微软雅黑" w:hAnsi="Times New Roman" w:cs="Times New Roman"/>
          <w:sz w:val="22"/>
          <w:szCs w:val="22"/>
        </w:rPr>
        <w:t>，存在被高估风险。</w:t>
      </w:r>
    </w:p>
    <w:p w14:paraId="102CB452"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市盈率（</w:t>
      </w:r>
      <w:r w:rsidRPr="00CB4AAC">
        <w:rPr>
          <w:rFonts w:ascii="Times New Roman" w:eastAsia="微软雅黑" w:hAnsi="Times New Roman" w:cs="Times New Roman"/>
          <w:sz w:val="22"/>
          <w:szCs w:val="22"/>
        </w:rPr>
        <w:t>TTM</w:t>
      </w:r>
      <w:r w:rsidRPr="00CB4AAC">
        <w:rPr>
          <w:rFonts w:ascii="Times New Roman" w:eastAsia="微软雅黑" w:hAnsi="Times New Roman" w:cs="Times New Roman"/>
          <w:sz w:val="22"/>
          <w:szCs w:val="22"/>
        </w:rPr>
        <w:t>）：</w:t>
      </w:r>
      <w:r w:rsidRPr="00CB4AAC">
        <w:rPr>
          <w:rFonts w:ascii="Times New Roman" w:eastAsia="微软雅黑" w:hAnsi="Times New Roman" w:cs="Times New Roman"/>
          <w:sz w:val="22"/>
          <w:szCs w:val="22"/>
        </w:rPr>
        <w:t>113.92</w:t>
      </w:r>
      <w:r w:rsidRPr="00CB4AAC">
        <w:rPr>
          <w:rFonts w:ascii="Times New Roman" w:eastAsia="微软雅黑" w:hAnsi="Times New Roman" w:cs="Times New Roman"/>
          <w:sz w:val="22"/>
          <w:szCs w:val="22"/>
        </w:rPr>
        <w:t>，高于行业平均水平</w:t>
      </w:r>
      <w:r w:rsidRPr="00CB4AAC">
        <w:rPr>
          <w:rFonts w:ascii="Times New Roman" w:eastAsia="微软雅黑" w:hAnsi="Times New Roman" w:cs="Times New Roman"/>
          <w:sz w:val="22"/>
          <w:szCs w:val="22"/>
        </w:rPr>
        <w:t xml:space="preserve"> 38.61</w:t>
      </w:r>
      <w:r w:rsidRPr="00CB4AAC">
        <w:rPr>
          <w:rFonts w:ascii="Times New Roman" w:eastAsia="微软雅黑" w:hAnsi="Times New Roman" w:cs="Times New Roman"/>
          <w:sz w:val="22"/>
          <w:szCs w:val="22"/>
        </w:rPr>
        <w:t>，表明市场对公司未来盈利能力有较高预期。</w:t>
      </w:r>
    </w:p>
    <w:p w14:paraId="1E0E71FA" w14:textId="77777777" w:rsidR="00CB4AAC" w:rsidRPr="00CB4AAC" w:rsidRDefault="00CB4AAC" w:rsidP="00CB4AAC">
      <w:pPr>
        <w:numPr>
          <w:ilvl w:val="0"/>
          <w:numId w:val="944"/>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盈利能力与增长</w:t>
      </w:r>
      <w:r w:rsidRPr="00CB4AAC">
        <w:rPr>
          <w:rFonts w:ascii="Times New Roman" w:eastAsia="微软雅黑" w:hAnsi="Times New Roman" w:cs="Times New Roman"/>
          <w:sz w:val="22"/>
          <w:szCs w:val="22"/>
        </w:rPr>
        <w:t>：</w:t>
      </w:r>
    </w:p>
    <w:p w14:paraId="2B374289"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2024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Q3 </w:t>
      </w:r>
      <w:r w:rsidRPr="00CB4AAC">
        <w:rPr>
          <w:rFonts w:ascii="Times New Roman" w:eastAsia="微软雅黑" w:hAnsi="Times New Roman" w:cs="Times New Roman"/>
          <w:sz w:val="22"/>
          <w:szCs w:val="22"/>
        </w:rPr>
        <w:t>营收</w:t>
      </w:r>
      <w:r w:rsidRPr="00CB4AAC">
        <w:rPr>
          <w:rFonts w:ascii="Times New Roman" w:eastAsia="微软雅黑" w:hAnsi="Times New Roman" w:cs="Times New Roman"/>
          <w:sz w:val="22"/>
          <w:szCs w:val="22"/>
        </w:rPr>
        <w:t xml:space="preserve"> $1.2B</w:t>
      </w:r>
      <w:r w:rsidRPr="00CB4AAC">
        <w:rPr>
          <w:rFonts w:ascii="Times New Roman" w:eastAsia="微软雅黑" w:hAnsi="Times New Roman" w:cs="Times New Roman"/>
          <w:sz w:val="22"/>
          <w:szCs w:val="22"/>
        </w:rPr>
        <w:t>，同比增长</w:t>
      </w:r>
      <w:r w:rsidRPr="00CB4AAC">
        <w:rPr>
          <w:rFonts w:ascii="Times New Roman" w:eastAsia="微软雅黑" w:hAnsi="Times New Roman" w:cs="Times New Roman"/>
          <w:sz w:val="22"/>
          <w:szCs w:val="22"/>
        </w:rPr>
        <w:t xml:space="preserve"> 38.64%</w:t>
      </w:r>
      <w:r w:rsidRPr="00CB4AAC">
        <w:rPr>
          <w:rFonts w:ascii="Times New Roman" w:eastAsia="微软雅黑" w:hAnsi="Times New Roman" w:cs="Times New Roman"/>
          <w:sz w:val="22"/>
          <w:szCs w:val="22"/>
        </w:rPr>
        <w:t>。</w:t>
      </w:r>
    </w:p>
    <w:p w14:paraId="02005CE3"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软件平台部门增长</w:t>
      </w:r>
      <w:r w:rsidRPr="00CB4AAC">
        <w:rPr>
          <w:rFonts w:ascii="Times New Roman" w:eastAsia="微软雅黑" w:hAnsi="Times New Roman" w:cs="Times New Roman"/>
          <w:sz w:val="22"/>
          <w:szCs w:val="22"/>
        </w:rPr>
        <w:t xml:space="preserve"> 65.56%</w:t>
      </w:r>
      <w:r w:rsidRPr="00CB4AAC">
        <w:rPr>
          <w:rFonts w:ascii="Times New Roman" w:eastAsia="微软雅黑" w:hAnsi="Times New Roman" w:cs="Times New Roman"/>
          <w:sz w:val="22"/>
          <w:szCs w:val="22"/>
        </w:rPr>
        <w:t>，而应用业务基本持平。</w:t>
      </w:r>
    </w:p>
    <w:p w14:paraId="62F81F25" w14:textId="77777777" w:rsidR="00CB4AAC" w:rsidRPr="00CB4AAC" w:rsidRDefault="00CB4AAC" w:rsidP="00CB4AAC">
      <w:pPr>
        <w:numPr>
          <w:ilvl w:val="1"/>
          <w:numId w:val="944"/>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营收</w:t>
      </w:r>
      <w:r w:rsidRPr="00CB4AAC">
        <w:rPr>
          <w:rFonts w:ascii="Times New Roman" w:eastAsia="微软雅黑" w:hAnsi="Times New Roman" w:cs="Times New Roman"/>
          <w:sz w:val="22"/>
          <w:szCs w:val="22"/>
        </w:rPr>
        <w:t xml:space="preserve"> $1.24B-$1.26B</w:t>
      </w:r>
      <w:r w:rsidRPr="00CB4AAC">
        <w:rPr>
          <w:rFonts w:ascii="Times New Roman" w:eastAsia="微软雅黑" w:hAnsi="Times New Roman" w:cs="Times New Roman"/>
          <w:sz w:val="22"/>
          <w:szCs w:val="22"/>
        </w:rPr>
        <w:t>，调整后</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$740M-$760M</w:t>
      </w:r>
      <w:r w:rsidRPr="00CB4AAC">
        <w:rPr>
          <w:rFonts w:ascii="Times New Roman" w:eastAsia="微软雅黑" w:hAnsi="Times New Roman" w:cs="Times New Roman"/>
          <w:sz w:val="22"/>
          <w:szCs w:val="22"/>
        </w:rPr>
        <w:t>。</w:t>
      </w:r>
    </w:p>
    <w:p w14:paraId="63CFAE80"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A5FD486">
          <v:rect id="_x0000_i1070" style="width:0;height:1.5pt" o:hralign="center" o:hrstd="t" o:hr="t" fillcolor="#a0a0a0" stroked="f"/>
        </w:pict>
      </w:r>
    </w:p>
    <w:p w14:paraId="31665019"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3. </w:t>
      </w:r>
      <w:r w:rsidRPr="00CB4AAC">
        <w:rPr>
          <w:rFonts w:ascii="Times New Roman" w:eastAsia="微软雅黑" w:hAnsi="Times New Roman" w:cs="Times New Roman"/>
          <w:b/>
          <w:bCs/>
          <w:sz w:val="22"/>
          <w:szCs w:val="22"/>
        </w:rPr>
        <w:t>估值与市场预期</w:t>
      </w:r>
    </w:p>
    <w:p w14:paraId="3D1BA2A1" w14:textId="77777777" w:rsidR="00CB4AAC" w:rsidRPr="00CB4AAC" w:rsidRDefault="00CB4AAC" w:rsidP="00CB4AAC">
      <w:pPr>
        <w:numPr>
          <w:ilvl w:val="0"/>
          <w:numId w:val="945"/>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PEG</w:t>
      </w:r>
      <w:r w:rsidRPr="00CB4AAC">
        <w:rPr>
          <w:rFonts w:ascii="Times New Roman" w:eastAsia="微软雅黑" w:hAnsi="Times New Roman" w:cs="Times New Roman"/>
          <w:b/>
          <w:bCs/>
          <w:sz w:val="22"/>
          <w:szCs w:val="22"/>
        </w:rPr>
        <w:t>（市盈增长比）分析</w:t>
      </w:r>
      <w:r w:rsidRPr="00CB4AAC">
        <w:rPr>
          <w:rFonts w:ascii="Times New Roman" w:eastAsia="微软雅黑" w:hAnsi="Times New Roman" w:cs="Times New Roman"/>
          <w:sz w:val="22"/>
          <w:szCs w:val="22"/>
        </w:rPr>
        <w:t>：</w:t>
      </w:r>
    </w:p>
    <w:p w14:paraId="683AC244" w14:textId="77777777" w:rsidR="00CB4AAC" w:rsidRPr="00CB4AAC" w:rsidRDefault="00CB4AAC" w:rsidP="00CB4AAC">
      <w:pPr>
        <w:numPr>
          <w:ilvl w:val="1"/>
          <w:numId w:val="945"/>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 2025 </w:t>
      </w: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PEG </w:t>
      </w:r>
      <w:r w:rsidRPr="00CB4AAC">
        <w:rPr>
          <w:rFonts w:ascii="Times New Roman" w:eastAsia="微软雅黑" w:hAnsi="Times New Roman" w:cs="Times New Roman"/>
          <w:sz w:val="22"/>
          <w:szCs w:val="22"/>
        </w:rPr>
        <w:t>为</w:t>
      </w:r>
      <w:r w:rsidRPr="00CB4AAC">
        <w:rPr>
          <w:rFonts w:ascii="Times New Roman" w:eastAsia="微软雅黑" w:hAnsi="Times New Roman" w:cs="Times New Roman"/>
          <w:sz w:val="22"/>
          <w:szCs w:val="22"/>
        </w:rPr>
        <w:t xml:space="preserve"> 1.23</w:t>
      </w:r>
      <w:r w:rsidRPr="00CB4AAC">
        <w:rPr>
          <w:rFonts w:ascii="Times New Roman" w:eastAsia="微软雅黑" w:hAnsi="Times New Roman" w:cs="Times New Roman"/>
          <w:sz w:val="22"/>
          <w:szCs w:val="22"/>
        </w:rPr>
        <w:t>，</w:t>
      </w:r>
      <w:r w:rsidRPr="00CB4AAC">
        <w:rPr>
          <w:rFonts w:ascii="Times New Roman" w:eastAsia="微软雅黑" w:hAnsi="Times New Roman" w:cs="Times New Roman"/>
          <w:sz w:val="22"/>
          <w:szCs w:val="22"/>
        </w:rPr>
        <w:t xml:space="preserve">2026 </w:t>
      </w:r>
      <w:r w:rsidRPr="00CB4AAC">
        <w:rPr>
          <w:rFonts w:ascii="Times New Roman" w:eastAsia="微软雅黑" w:hAnsi="Times New Roman" w:cs="Times New Roman"/>
          <w:sz w:val="22"/>
          <w:szCs w:val="22"/>
        </w:rPr>
        <w:t>年为</w:t>
      </w:r>
      <w:r w:rsidRPr="00CB4AAC">
        <w:rPr>
          <w:rFonts w:ascii="Times New Roman" w:eastAsia="微软雅黑" w:hAnsi="Times New Roman" w:cs="Times New Roman"/>
          <w:sz w:val="22"/>
          <w:szCs w:val="22"/>
        </w:rPr>
        <w:t xml:space="preserve"> 1.24</w:t>
      </w:r>
      <w:r w:rsidRPr="00CB4AAC">
        <w:rPr>
          <w:rFonts w:ascii="Times New Roman" w:eastAsia="微软雅黑" w:hAnsi="Times New Roman" w:cs="Times New Roman"/>
          <w:sz w:val="22"/>
          <w:szCs w:val="22"/>
        </w:rPr>
        <w:t>，高于</w:t>
      </w:r>
      <w:r w:rsidRPr="00CB4AAC">
        <w:rPr>
          <w:rFonts w:ascii="Times New Roman" w:eastAsia="微软雅黑" w:hAnsi="Times New Roman" w:cs="Times New Roman"/>
          <w:sz w:val="22"/>
          <w:szCs w:val="22"/>
        </w:rPr>
        <w:t xml:space="preserve"> 1.0</w:t>
      </w:r>
      <w:r w:rsidRPr="00CB4AAC">
        <w:rPr>
          <w:rFonts w:ascii="Times New Roman" w:eastAsia="微软雅黑" w:hAnsi="Times New Roman" w:cs="Times New Roman"/>
          <w:sz w:val="22"/>
          <w:szCs w:val="22"/>
        </w:rPr>
        <w:t>，表明当前估值可能过高。</w:t>
      </w:r>
    </w:p>
    <w:p w14:paraId="313BAB5B" w14:textId="77777777" w:rsidR="00CB4AAC" w:rsidRPr="00CB4AAC" w:rsidRDefault="00CB4AAC" w:rsidP="00CB4AAC">
      <w:pPr>
        <w:numPr>
          <w:ilvl w:val="0"/>
          <w:numId w:val="945"/>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lastRenderedPageBreak/>
        <w:t>未来盈利预期</w:t>
      </w:r>
      <w:r w:rsidRPr="00CB4AAC">
        <w:rPr>
          <w:rFonts w:ascii="Times New Roman" w:eastAsia="微软雅黑" w:hAnsi="Times New Roman" w:cs="Times New Roman"/>
          <w:sz w:val="22"/>
          <w:szCs w:val="22"/>
        </w:rPr>
        <w:t>：</w:t>
      </w:r>
    </w:p>
    <w:p w14:paraId="5929972D" w14:textId="77777777" w:rsidR="00CB4AAC" w:rsidRPr="00CB4AAC" w:rsidRDefault="00CB4AAC" w:rsidP="00CB4AAC">
      <w:pPr>
        <w:numPr>
          <w:ilvl w:val="1"/>
          <w:numId w:val="945"/>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2025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EPS </w:t>
      </w:r>
      <w:r w:rsidRPr="00CB4AAC">
        <w:rPr>
          <w:rFonts w:ascii="Times New Roman" w:eastAsia="微软雅黑" w:hAnsi="Times New Roman" w:cs="Times New Roman"/>
          <w:sz w:val="22"/>
          <w:szCs w:val="22"/>
        </w:rPr>
        <w:t>预计增长</w:t>
      </w:r>
      <w:r w:rsidRPr="00CB4AAC">
        <w:rPr>
          <w:rFonts w:ascii="Times New Roman" w:eastAsia="微软雅黑" w:hAnsi="Times New Roman" w:cs="Times New Roman"/>
          <w:sz w:val="22"/>
          <w:szCs w:val="22"/>
        </w:rPr>
        <w:t xml:space="preserve"> 49%</w:t>
      </w:r>
      <w:r w:rsidRPr="00CB4AAC">
        <w:rPr>
          <w:rFonts w:ascii="Times New Roman" w:eastAsia="微软雅黑" w:hAnsi="Times New Roman" w:cs="Times New Roman"/>
          <w:sz w:val="22"/>
          <w:szCs w:val="22"/>
        </w:rPr>
        <w:t>，但营收增长预计仅</w:t>
      </w:r>
      <w:r w:rsidRPr="00CB4AAC">
        <w:rPr>
          <w:rFonts w:ascii="Times New Roman" w:eastAsia="微软雅黑" w:hAnsi="Times New Roman" w:cs="Times New Roman"/>
          <w:sz w:val="22"/>
          <w:szCs w:val="22"/>
        </w:rPr>
        <w:t xml:space="preserve"> 23.7%</w:t>
      </w:r>
      <w:r w:rsidRPr="00CB4AAC">
        <w:rPr>
          <w:rFonts w:ascii="Times New Roman" w:eastAsia="微软雅黑" w:hAnsi="Times New Roman" w:cs="Times New Roman"/>
          <w:sz w:val="22"/>
          <w:szCs w:val="22"/>
        </w:rPr>
        <w:t>。</w:t>
      </w:r>
    </w:p>
    <w:p w14:paraId="2B998060" w14:textId="77777777" w:rsidR="00CB4AAC" w:rsidRPr="00CB4AAC" w:rsidRDefault="00CB4AAC" w:rsidP="00CB4AAC">
      <w:pPr>
        <w:numPr>
          <w:ilvl w:val="1"/>
          <w:numId w:val="945"/>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利润率已达</w:t>
      </w:r>
      <w:r w:rsidRPr="00CB4AAC">
        <w:rPr>
          <w:rFonts w:ascii="Times New Roman" w:eastAsia="微软雅黑" w:hAnsi="Times New Roman" w:cs="Times New Roman"/>
          <w:sz w:val="22"/>
          <w:szCs w:val="22"/>
        </w:rPr>
        <w:t xml:space="preserve"> 78%</w:t>
      </w:r>
      <w:r w:rsidRPr="00CB4AAC">
        <w:rPr>
          <w:rFonts w:ascii="Times New Roman" w:eastAsia="微软雅黑" w:hAnsi="Times New Roman" w:cs="Times New Roman"/>
          <w:sz w:val="22"/>
          <w:szCs w:val="22"/>
        </w:rPr>
        <w:t>，未来盈利增长可能受限。</w:t>
      </w:r>
    </w:p>
    <w:p w14:paraId="3ADEB359" w14:textId="77777777" w:rsidR="00CB4AAC" w:rsidRPr="00CB4AAC" w:rsidRDefault="00CB4AAC" w:rsidP="00CB4AAC">
      <w:pPr>
        <w:numPr>
          <w:ilvl w:val="0"/>
          <w:numId w:val="945"/>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市场情绪</w:t>
      </w:r>
      <w:r w:rsidRPr="00CB4AAC">
        <w:rPr>
          <w:rFonts w:ascii="Times New Roman" w:eastAsia="微软雅黑" w:hAnsi="Times New Roman" w:cs="Times New Roman"/>
          <w:sz w:val="22"/>
          <w:szCs w:val="22"/>
        </w:rPr>
        <w:t>：</w:t>
      </w:r>
    </w:p>
    <w:p w14:paraId="0C933A52" w14:textId="77777777" w:rsidR="00CB4AAC" w:rsidRPr="00CB4AAC" w:rsidRDefault="00CB4AAC" w:rsidP="00CB4AAC">
      <w:pPr>
        <w:numPr>
          <w:ilvl w:val="1"/>
          <w:numId w:val="945"/>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近期投资者对</w:t>
      </w:r>
      <w:r w:rsidRPr="00CB4AAC">
        <w:rPr>
          <w:rFonts w:ascii="Times New Roman" w:eastAsia="微软雅黑" w:hAnsi="Times New Roman" w:cs="Times New Roman"/>
          <w:sz w:val="22"/>
          <w:szCs w:val="22"/>
        </w:rPr>
        <w:t xml:space="preserve"> AI </w:t>
      </w:r>
      <w:r w:rsidRPr="00CB4AAC">
        <w:rPr>
          <w:rFonts w:ascii="Times New Roman" w:eastAsia="微软雅黑" w:hAnsi="Times New Roman" w:cs="Times New Roman"/>
          <w:sz w:val="22"/>
          <w:szCs w:val="22"/>
        </w:rPr>
        <w:t>概念的高期望推动股价上涨。</w:t>
      </w:r>
    </w:p>
    <w:p w14:paraId="07311F3A" w14:textId="77777777" w:rsidR="00CB4AAC" w:rsidRPr="00CB4AAC" w:rsidRDefault="00CB4AAC" w:rsidP="00CB4AAC">
      <w:pPr>
        <w:numPr>
          <w:ilvl w:val="1"/>
          <w:numId w:val="945"/>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但若</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业绩未能达到高预期，股价可能面临调整。</w:t>
      </w:r>
    </w:p>
    <w:p w14:paraId="0287B9D5"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69149C">
          <v:rect id="_x0000_i1071" style="width:0;height:1.5pt" o:hralign="center" o:hrstd="t" o:hr="t" fillcolor="#a0a0a0" stroked="f"/>
        </w:pict>
      </w:r>
    </w:p>
    <w:p w14:paraId="2BF0D7FA"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4. </w:t>
      </w:r>
      <w:r w:rsidRPr="00CB4AAC">
        <w:rPr>
          <w:rFonts w:ascii="Times New Roman" w:eastAsia="微软雅黑" w:hAnsi="Times New Roman" w:cs="Times New Roman"/>
          <w:b/>
          <w:bCs/>
          <w:sz w:val="22"/>
          <w:szCs w:val="22"/>
        </w:rPr>
        <w:t>风险因素</w:t>
      </w:r>
    </w:p>
    <w:p w14:paraId="519A631E" w14:textId="77777777" w:rsidR="00CB4AAC" w:rsidRPr="00CB4AAC" w:rsidRDefault="00CB4AAC" w:rsidP="00CB4AAC">
      <w:pPr>
        <w:numPr>
          <w:ilvl w:val="0"/>
          <w:numId w:val="946"/>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市场波动与流动性风险</w:t>
      </w:r>
      <w:r w:rsidRPr="00CB4AAC">
        <w:rPr>
          <w:rFonts w:ascii="Times New Roman" w:eastAsia="微软雅黑" w:hAnsi="Times New Roman" w:cs="Times New Roman"/>
          <w:sz w:val="22"/>
          <w:szCs w:val="22"/>
        </w:rPr>
        <w:t>：</w:t>
      </w:r>
    </w:p>
    <w:p w14:paraId="2AD969D0" w14:textId="77777777" w:rsidR="00CB4AAC" w:rsidRPr="00CB4AAC" w:rsidRDefault="00CB4AAC" w:rsidP="00CB4AAC">
      <w:pPr>
        <w:numPr>
          <w:ilvl w:val="1"/>
          <w:numId w:val="946"/>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由于市场普遍看涨，股价已大幅上涨，短期波动性增强。</w:t>
      </w:r>
    </w:p>
    <w:p w14:paraId="71BD2A53" w14:textId="77777777" w:rsidR="00CB4AAC" w:rsidRPr="00CB4AAC" w:rsidRDefault="00CB4AAC" w:rsidP="00CB4AAC">
      <w:pPr>
        <w:numPr>
          <w:ilvl w:val="1"/>
          <w:numId w:val="946"/>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机构持股</w:t>
      </w:r>
      <w:r w:rsidRPr="00CB4AAC">
        <w:rPr>
          <w:rFonts w:ascii="Times New Roman" w:eastAsia="微软雅黑" w:hAnsi="Times New Roman" w:cs="Times New Roman"/>
          <w:sz w:val="22"/>
          <w:szCs w:val="22"/>
        </w:rPr>
        <w:t xml:space="preserve"> 54.54%</w:t>
      </w:r>
      <w:r w:rsidRPr="00CB4AAC">
        <w:rPr>
          <w:rFonts w:ascii="Times New Roman" w:eastAsia="微软雅黑" w:hAnsi="Times New Roman" w:cs="Times New Roman"/>
          <w:sz w:val="22"/>
          <w:szCs w:val="22"/>
        </w:rPr>
        <w:t>，若市场信心动摇，股价可能剧烈波动。</w:t>
      </w:r>
    </w:p>
    <w:p w14:paraId="010DA339" w14:textId="77777777" w:rsidR="00CB4AAC" w:rsidRPr="00CB4AAC" w:rsidRDefault="00CB4AAC" w:rsidP="00CB4AAC">
      <w:pPr>
        <w:numPr>
          <w:ilvl w:val="0"/>
          <w:numId w:val="946"/>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盈利能力可持续性</w:t>
      </w:r>
      <w:r w:rsidRPr="00CB4AAC">
        <w:rPr>
          <w:rFonts w:ascii="Times New Roman" w:eastAsia="微软雅黑" w:hAnsi="Times New Roman" w:cs="Times New Roman"/>
          <w:sz w:val="22"/>
          <w:szCs w:val="22"/>
        </w:rPr>
        <w:t>：</w:t>
      </w:r>
    </w:p>
    <w:p w14:paraId="033B78EF" w14:textId="77777777" w:rsidR="00CB4AAC" w:rsidRPr="00CB4AAC" w:rsidRDefault="00CB4AAC" w:rsidP="00CB4AAC">
      <w:pPr>
        <w:numPr>
          <w:ilvl w:val="1"/>
          <w:numId w:val="946"/>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2024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Q3 EBITDA </w:t>
      </w:r>
      <w:r w:rsidRPr="00CB4AAC">
        <w:rPr>
          <w:rFonts w:ascii="Times New Roman" w:eastAsia="微软雅黑" w:hAnsi="Times New Roman" w:cs="Times New Roman"/>
          <w:sz w:val="22"/>
          <w:szCs w:val="22"/>
        </w:rPr>
        <w:t>率已达</w:t>
      </w:r>
      <w:r w:rsidRPr="00CB4AAC">
        <w:rPr>
          <w:rFonts w:ascii="Times New Roman" w:eastAsia="微软雅黑" w:hAnsi="Times New Roman" w:cs="Times New Roman"/>
          <w:sz w:val="22"/>
          <w:szCs w:val="22"/>
        </w:rPr>
        <w:t xml:space="preserve"> 60.2%</w:t>
      </w:r>
      <w:r w:rsidRPr="00CB4AAC">
        <w:rPr>
          <w:rFonts w:ascii="Times New Roman" w:eastAsia="微软雅黑" w:hAnsi="Times New Roman" w:cs="Times New Roman"/>
          <w:sz w:val="22"/>
          <w:szCs w:val="22"/>
        </w:rPr>
        <w:t>，管理层预计流入</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比率维持在</w:t>
      </w:r>
      <w:r w:rsidRPr="00CB4AAC">
        <w:rPr>
          <w:rFonts w:ascii="Times New Roman" w:eastAsia="微软雅黑" w:hAnsi="Times New Roman" w:cs="Times New Roman"/>
          <w:sz w:val="22"/>
          <w:szCs w:val="22"/>
        </w:rPr>
        <w:t xml:space="preserve"> 90%</w:t>
      </w:r>
      <w:r w:rsidRPr="00CB4AAC">
        <w:rPr>
          <w:rFonts w:ascii="Times New Roman" w:eastAsia="微软雅黑" w:hAnsi="Times New Roman" w:cs="Times New Roman"/>
          <w:sz w:val="22"/>
          <w:szCs w:val="22"/>
        </w:rPr>
        <w:t>，增长空间有限。</w:t>
      </w:r>
    </w:p>
    <w:p w14:paraId="1B9B1749" w14:textId="77777777" w:rsidR="00CB4AAC" w:rsidRPr="00CB4AAC" w:rsidRDefault="00CB4AAC" w:rsidP="00CB4AAC">
      <w:pPr>
        <w:numPr>
          <w:ilvl w:val="0"/>
          <w:numId w:val="946"/>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财务健康状况</w:t>
      </w:r>
      <w:r w:rsidRPr="00CB4AAC">
        <w:rPr>
          <w:rFonts w:ascii="Times New Roman" w:eastAsia="微软雅黑" w:hAnsi="Times New Roman" w:cs="Times New Roman"/>
          <w:sz w:val="22"/>
          <w:szCs w:val="22"/>
        </w:rPr>
        <w:t>：</w:t>
      </w:r>
    </w:p>
    <w:p w14:paraId="27D8FBCF" w14:textId="77777777" w:rsidR="00CB4AAC" w:rsidRPr="00CB4AAC" w:rsidRDefault="00CB4AAC" w:rsidP="00CB4AAC">
      <w:pPr>
        <w:numPr>
          <w:ilvl w:val="1"/>
          <w:numId w:val="946"/>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现金及等价物</w:t>
      </w:r>
      <w:r w:rsidRPr="00CB4AAC">
        <w:rPr>
          <w:rFonts w:ascii="Times New Roman" w:eastAsia="微软雅黑" w:hAnsi="Times New Roman" w:cs="Times New Roman"/>
          <w:sz w:val="22"/>
          <w:szCs w:val="22"/>
        </w:rPr>
        <w:t xml:space="preserve"> $568M</w:t>
      </w:r>
      <w:r w:rsidRPr="00CB4AAC">
        <w:rPr>
          <w:rFonts w:ascii="Times New Roman" w:eastAsia="微软雅黑" w:hAnsi="Times New Roman" w:cs="Times New Roman"/>
          <w:sz w:val="22"/>
          <w:szCs w:val="22"/>
        </w:rPr>
        <w:t>，现金流状况良好。</w:t>
      </w:r>
    </w:p>
    <w:p w14:paraId="4A410CCD" w14:textId="77777777" w:rsidR="00CB4AAC" w:rsidRPr="00CB4AAC" w:rsidRDefault="00CB4AAC" w:rsidP="00CB4AAC">
      <w:pPr>
        <w:numPr>
          <w:ilvl w:val="1"/>
          <w:numId w:val="946"/>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但长期债务达</w:t>
      </w:r>
      <w:r w:rsidRPr="00CB4AAC">
        <w:rPr>
          <w:rFonts w:ascii="Times New Roman" w:eastAsia="微软雅黑" w:hAnsi="Times New Roman" w:cs="Times New Roman"/>
          <w:sz w:val="22"/>
          <w:szCs w:val="22"/>
        </w:rPr>
        <w:t xml:space="preserve"> $3.47B</w:t>
      </w:r>
      <w:r w:rsidRPr="00CB4AAC">
        <w:rPr>
          <w:rFonts w:ascii="Times New Roman" w:eastAsia="微软雅黑" w:hAnsi="Times New Roman" w:cs="Times New Roman"/>
          <w:sz w:val="22"/>
          <w:szCs w:val="22"/>
        </w:rPr>
        <w:t>，资产负债率较高。</w:t>
      </w:r>
    </w:p>
    <w:p w14:paraId="3C94F970"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F488F4B">
          <v:rect id="_x0000_i1072" style="width:0;height:1.5pt" o:hralign="center" o:hrstd="t" o:hr="t" fillcolor="#a0a0a0" stroked="f"/>
        </w:pict>
      </w:r>
    </w:p>
    <w:p w14:paraId="3A32217E"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5. </w:t>
      </w:r>
      <w:r w:rsidRPr="00CB4AAC">
        <w:rPr>
          <w:rFonts w:ascii="Times New Roman" w:eastAsia="微软雅黑" w:hAnsi="Times New Roman" w:cs="Times New Roman"/>
          <w:b/>
          <w:bCs/>
          <w:sz w:val="22"/>
          <w:szCs w:val="22"/>
        </w:rPr>
        <w:t>投资建议</w:t>
      </w:r>
    </w:p>
    <w:p w14:paraId="303BB684" w14:textId="77777777" w:rsidR="00CB4AAC" w:rsidRPr="00CB4AAC" w:rsidRDefault="00CB4AAC" w:rsidP="00CB4AAC">
      <w:pPr>
        <w:numPr>
          <w:ilvl w:val="0"/>
          <w:numId w:val="947"/>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短期策略</w:t>
      </w:r>
      <w:r w:rsidRPr="00CB4AAC">
        <w:rPr>
          <w:rFonts w:ascii="Times New Roman" w:eastAsia="微软雅黑" w:hAnsi="Times New Roman" w:cs="Times New Roman"/>
          <w:sz w:val="22"/>
          <w:szCs w:val="22"/>
        </w:rPr>
        <w:t>：</w:t>
      </w:r>
    </w:p>
    <w:p w14:paraId="7DD5B453" w14:textId="77777777" w:rsidR="00CB4AAC" w:rsidRPr="00CB4AAC" w:rsidRDefault="00CB4AAC" w:rsidP="00CB4AAC">
      <w:pPr>
        <w:numPr>
          <w:ilvl w:val="1"/>
          <w:numId w:val="947"/>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由于估值已高，投资者应谨慎持有，并观察</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业绩是否符合市场预期。</w:t>
      </w:r>
    </w:p>
    <w:p w14:paraId="0A73D435" w14:textId="77777777" w:rsidR="00CB4AAC" w:rsidRPr="00CB4AAC" w:rsidRDefault="00CB4AAC" w:rsidP="00CB4AAC">
      <w:pPr>
        <w:numPr>
          <w:ilvl w:val="1"/>
          <w:numId w:val="947"/>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若</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业绩低于预期，股价可能调整，提供更好的入场机会。</w:t>
      </w:r>
    </w:p>
    <w:p w14:paraId="18A0B911" w14:textId="77777777" w:rsidR="00CB4AAC" w:rsidRPr="00CB4AAC" w:rsidRDefault="00CB4AAC" w:rsidP="00CB4AAC">
      <w:pPr>
        <w:numPr>
          <w:ilvl w:val="0"/>
          <w:numId w:val="947"/>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lastRenderedPageBreak/>
        <w:t>长期策略</w:t>
      </w:r>
      <w:r w:rsidRPr="00CB4AAC">
        <w:rPr>
          <w:rFonts w:ascii="Times New Roman" w:eastAsia="微软雅黑" w:hAnsi="Times New Roman" w:cs="Times New Roman"/>
          <w:sz w:val="22"/>
          <w:szCs w:val="22"/>
        </w:rPr>
        <w:t>：</w:t>
      </w:r>
    </w:p>
    <w:p w14:paraId="68E88369" w14:textId="77777777" w:rsidR="00CB4AAC" w:rsidRPr="00CB4AAC" w:rsidRDefault="00CB4AAC" w:rsidP="00CB4AAC">
      <w:pPr>
        <w:numPr>
          <w:ilvl w:val="1"/>
          <w:numId w:val="947"/>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 </w:t>
      </w:r>
      <w:r w:rsidRPr="00CB4AAC">
        <w:rPr>
          <w:rFonts w:ascii="Times New Roman" w:eastAsia="微软雅黑" w:hAnsi="Times New Roman" w:cs="Times New Roman"/>
          <w:sz w:val="22"/>
          <w:szCs w:val="22"/>
        </w:rPr>
        <w:t>具有</w:t>
      </w:r>
      <w:r w:rsidRPr="00CB4AAC">
        <w:rPr>
          <w:rFonts w:ascii="Times New Roman" w:eastAsia="微软雅黑" w:hAnsi="Times New Roman" w:cs="Times New Roman"/>
          <w:sz w:val="22"/>
          <w:szCs w:val="22"/>
        </w:rPr>
        <w:t xml:space="preserve"> AI </w:t>
      </w:r>
      <w:r w:rsidRPr="00CB4AAC">
        <w:rPr>
          <w:rFonts w:ascii="Times New Roman" w:eastAsia="微软雅黑" w:hAnsi="Times New Roman" w:cs="Times New Roman"/>
          <w:sz w:val="22"/>
          <w:szCs w:val="22"/>
        </w:rPr>
        <w:t>领域的长期增长潜力，但目前市场已提前消化未来增长预期。</w:t>
      </w:r>
    </w:p>
    <w:p w14:paraId="3B0642DD" w14:textId="77777777" w:rsidR="00CB4AAC" w:rsidRPr="00CB4AAC" w:rsidRDefault="00CB4AAC" w:rsidP="00CB4AAC">
      <w:pPr>
        <w:numPr>
          <w:ilvl w:val="1"/>
          <w:numId w:val="947"/>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若股价跌至更合理估值（如</w:t>
      </w:r>
      <w:r w:rsidRPr="00CB4AAC">
        <w:rPr>
          <w:rFonts w:ascii="Times New Roman" w:eastAsia="微软雅黑" w:hAnsi="Times New Roman" w:cs="Times New Roman"/>
          <w:sz w:val="22"/>
          <w:szCs w:val="22"/>
        </w:rPr>
        <w:t xml:space="preserve"> PEG ≤ 1.0</w:t>
      </w:r>
      <w:r w:rsidRPr="00CB4AAC">
        <w:rPr>
          <w:rFonts w:ascii="Times New Roman" w:eastAsia="微软雅黑" w:hAnsi="Times New Roman" w:cs="Times New Roman"/>
          <w:sz w:val="22"/>
          <w:szCs w:val="22"/>
        </w:rPr>
        <w:t>，股价回调至</w:t>
      </w:r>
      <w:r w:rsidRPr="00CB4AAC">
        <w:rPr>
          <w:rFonts w:ascii="Times New Roman" w:eastAsia="微软雅黑" w:hAnsi="Times New Roman" w:cs="Times New Roman"/>
          <w:sz w:val="22"/>
          <w:szCs w:val="22"/>
        </w:rPr>
        <w:t xml:space="preserve"> $250-$270</w:t>
      </w:r>
      <w:r w:rsidRPr="00CB4AAC">
        <w:rPr>
          <w:rFonts w:ascii="Times New Roman" w:eastAsia="微软雅黑" w:hAnsi="Times New Roman" w:cs="Times New Roman"/>
          <w:sz w:val="22"/>
          <w:szCs w:val="22"/>
        </w:rPr>
        <w:t>），可考虑增持。</w:t>
      </w:r>
    </w:p>
    <w:p w14:paraId="7A3FEB74"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DAE1C4A">
          <v:rect id="_x0000_i1073" style="width:0;height:1.5pt" o:hralign="center" o:hrstd="t" o:hr="t" fillcolor="#a0a0a0" stroked="f"/>
        </w:pict>
      </w:r>
    </w:p>
    <w:p w14:paraId="741A947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 </w:t>
      </w:r>
      <w:r w:rsidRPr="00B84451">
        <w:rPr>
          <w:rFonts w:ascii="Times New Roman" w:eastAsia="微软雅黑" w:hAnsi="Times New Roman" w:cs="Times New Roman"/>
          <w:b/>
          <w:bCs/>
          <w:sz w:val="22"/>
          <w:szCs w:val="22"/>
        </w:rPr>
        <w:t>行业趋势与竞争格局</w:t>
      </w:r>
    </w:p>
    <w:p w14:paraId="3ABFC093"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处于</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移动广告与</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驱动营销</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领域，该行业正经历快速增长，但也面临高度竞争。以下是关键行业趋势及主要竞争对手的分析：</w:t>
      </w:r>
    </w:p>
    <w:p w14:paraId="694BABBB"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6.1 </w:t>
      </w:r>
      <w:r w:rsidRPr="00B84451">
        <w:rPr>
          <w:rFonts w:ascii="Times New Roman" w:eastAsia="微软雅黑" w:hAnsi="Times New Roman" w:cs="Times New Roman"/>
          <w:b/>
          <w:bCs/>
          <w:sz w:val="22"/>
          <w:szCs w:val="22"/>
        </w:rPr>
        <w:t>行业增长趋势</w:t>
      </w:r>
    </w:p>
    <w:p w14:paraId="17080718" w14:textId="77777777" w:rsidR="00B84451" w:rsidRPr="00B84451" w:rsidRDefault="00B84451" w:rsidP="00B84451">
      <w:pPr>
        <w:numPr>
          <w:ilvl w:val="0"/>
          <w:numId w:val="948"/>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全球数字广告市场增长</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2A04D53F" w14:textId="77777777" w:rsidR="00B84451" w:rsidRPr="00B84451" w:rsidRDefault="00B84451" w:rsidP="00B84451">
      <w:pPr>
        <w:numPr>
          <w:ilvl w:val="1"/>
          <w:numId w:val="948"/>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预计</w:t>
      </w:r>
      <w:r w:rsidRPr="00B84451">
        <w:rPr>
          <w:rFonts w:ascii="Times New Roman" w:eastAsia="微软雅黑" w:hAnsi="Times New Roman" w:cs="Times New Roman"/>
          <w:b/>
          <w:bCs/>
          <w:sz w:val="22"/>
          <w:szCs w:val="22"/>
        </w:rPr>
        <w:t xml:space="preserve"> 2025 </w:t>
      </w:r>
      <w:r w:rsidRPr="00B84451">
        <w:rPr>
          <w:rFonts w:ascii="Times New Roman" w:eastAsia="微软雅黑" w:hAnsi="Times New Roman" w:cs="Times New Roman"/>
          <w:b/>
          <w:bCs/>
          <w:sz w:val="22"/>
          <w:szCs w:val="22"/>
        </w:rPr>
        <w:t>年全球数字广告市场将达到</w:t>
      </w:r>
      <w:r w:rsidRPr="00B84451">
        <w:rPr>
          <w:rFonts w:ascii="Times New Roman" w:eastAsia="微软雅黑" w:hAnsi="Times New Roman" w:cs="Times New Roman"/>
          <w:b/>
          <w:bCs/>
          <w:sz w:val="22"/>
          <w:szCs w:val="22"/>
        </w:rPr>
        <w:t xml:space="preserve"> $1.5 </w:t>
      </w:r>
      <w:r w:rsidRPr="00B84451">
        <w:rPr>
          <w:rFonts w:ascii="Times New Roman" w:eastAsia="微软雅黑" w:hAnsi="Times New Roman" w:cs="Times New Roman"/>
          <w:b/>
          <w:bCs/>
          <w:sz w:val="22"/>
          <w:szCs w:val="22"/>
        </w:rPr>
        <w:t>万亿</w:t>
      </w:r>
      <w:r w:rsidRPr="00B84451">
        <w:rPr>
          <w:rFonts w:ascii="Times New Roman" w:eastAsia="微软雅黑" w:hAnsi="Times New Roman" w:cs="Times New Roman"/>
          <w:sz w:val="22"/>
          <w:szCs w:val="22"/>
        </w:rPr>
        <w:t>，其中移动广告占比持续攀升。</w:t>
      </w:r>
    </w:p>
    <w:p w14:paraId="1675AE34" w14:textId="77777777" w:rsidR="00B84451" w:rsidRPr="00B84451" w:rsidRDefault="00B84451" w:rsidP="00B84451">
      <w:pPr>
        <w:numPr>
          <w:ilvl w:val="1"/>
          <w:numId w:val="94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AI </w:t>
      </w:r>
      <w:r w:rsidRPr="00B84451">
        <w:rPr>
          <w:rFonts w:ascii="Times New Roman" w:eastAsia="微软雅黑" w:hAnsi="Times New Roman" w:cs="Times New Roman"/>
          <w:sz w:val="22"/>
          <w:szCs w:val="22"/>
        </w:rPr>
        <w:t>驱动的广告优化平台（如</w:t>
      </w:r>
      <w:r w:rsidRPr="00B84451">
        <w:rPr>
          <w:rFonts w:ascii="Times New Roman" w:eastAsia="微软雅黑" w:hAnsi="Times New Roman" w:cs="Times New Roman"/>
          <w:sz w:val="22"/>
          <w:szCs w:val="22"/>
        </w:rPr>
        <w:t xml:space="preserve"> AXON</w:t>
      </w:r>
      <w:r w:rsidRPr="00B84451">
        <w:rPr>
          <w:rFonts w:ascii="Times New Roman" w:eastAsia="微软雅黑" w:hAnsi="Times New Roman" w:cs="Times New Roman"/>
          <w:sz w:val="22"/>
          <w:szCs w:val="22"/>
        </w:rPr>
        <w:t>）正在快速普及，提升广告精准度和</w:t>
      </w:r>
      <w:r w:rsidRPr="00B84451">
        <w:rPr>
          <w:rFonts w:ascii="Times New Roman" w:eastAsia="微软雅黑" w:hAnsi="Times New Roman" w:cs="Times New Roman"/>
          <w:sz w:val="22"/>
          <w:szCs w:val="22"/>
        </w:rPr>
        <w:t xml:space="preserve"> ROI</w:t>
      </w:r>
      <w:r w:rsidRPr="00B84451">
        <w:rPr>
          <w:rFonts w:ascii="Times New Roman" w:eastAsia="微软雅黑" w:hAnsi="Times New Roman" w:cs="Times New Roman"/>
          <w:sz w:val="22"/>
          <w:szCs w:val="22"/>
        </w:rPr>
        <w:t>。</w:t>
      </w:r>
    </w:p>
    <w:p w14:paraId="3BA8ABFA" w14:textId="77777777" w:rsidR="00B84451" w:rsidRPr="00B84451" w:rsidRDefault="00B84451" w:rsidP="00B84451">
      <w:pPr>
        <w:numPr>
          <w:ilvl w:val="0"/>
          <w:numId w:val="948"/>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AI </w:t>
      </w:r>
      <w:r w:rsidRPr="00B84451">
        <w:rPr>
          <w:rFonts w:ascii="Times New Roman" w:eastAsia="微软雅黑" w:hAnsi="Times New Roman" w:cs="Times New Roman"/>
          <w:b/>
          <w:bCs/>
          <w:sz w:val="22"/>
          <w:szCs w:val="22"/>
        </w:rPr>
        <w:t>在广告优化中的作用</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50DA5A4E" w14:textId="77777777" w:rsidR="00B84451" w:rsidRPr="00B84451" w:rsidRDefault="00B84451" w:rsidP="00B84451">
      <w:pPr>
        <w:numPr>
          <w:ilvl w:val="1"/>
          <w:numId w:val="94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AI </w:t>
      </w:r>
      <w:r w:rsidRPr="00B84451">
        <w:rPr>
          <w:rFonts w:ascii="Times New Roman" w:eastAsia="微软雅黑" w:hAnsi="Times New Roman" w:cs="Times New Roman"/>
          <w:sz w:val="22"/>
          <w:szCs w:val="22"/>
        </w:rPr>
        <w:t>使广告投放更精准，优化广告定向、点击率及用户获取成本。</w:t>
      </w:r>
    </w:p>
    <w:p w14:paraId="63C73CEC" w14:textId="77777777" w:rsidR="00B84451" w:rsidRPr="00B84451" w:rsidRDefault="00B84451" w:rsidP="00B84451">
      <w:pPr>
        <w:numPr>
          <w:ilvl w:val="1"/>
          <w:numId w:val="94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的</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平台利用机器学习优化广告投放，已成为其核心竞争力。</w:t>
      </w:r>
    </w:p>
    <w:p w14:paraId="6D791AB9"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6.2 </w:t>
      </w:r>
      <w:r w:rsidRPr="00B84451">
        <w:rPr>
          <w:rFonts w:ascii="Times New Roman" w:eastAsia="微软雅黑" w:hAnsi="Times New Roman" w:cs="Times New Roman"/>
          <w:b/>
          <w:bCs/>
          <w:sz w:val="22"/>
          <w:szCs w:val="22"/>
        </w:rPr>
        <w:t>主要竞争对手</w:t>
      </w:r>
    </w:p>
    <w:p w14:paraId="5A03281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面临来自多个行业巨头的竞争，尤其是在程序化广告和广告网络领域：</w:t>
      </w:r>
    </w:p>
    <w:tbl>
      <w:tblPr>
        <w:tblStyle w:val="41"/>
        <w:tblW w:w="0" w:type="auto"/>
        <w:tblLook w:val="04A0" w:firstRow="1" w:lastRow="0" w:firstColumn="1" w:lastColumn="0" w:noHBand="0" w:noVBand="1"/>
      </w:tblPr>
      <w:tblGrid>
        <w:gridCol w:w="2542"/>
        <w:gridCol w:w="2391"/>
        <w:gridCol w:w="1466"/>
        <w:gridCol w:w="2951"/>
      </w:tblGrid>
      <w:tr w:rsidR="00B84451" w:rsidRPr="00B84451" w14:paraId="459798B2"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6B295"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竞争对手</w:t>
            </w:r>
          </w:p>
        </w:tc>
        <w:tc>
          <w:tcPr>
            <w:tcW w:w="0" w:type="auto"/>
            <w:hideMark/>
          </w:tcPr>
          <w:p w14:paraId="559DD3FF"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核心业务</w:t>
            </w:r>
          </w:p>
        </w:tc>
        <w:tc>
          <w:tcPr>
            <w:tcW w:w="0" w:type="auto"/>
            <w:hideMark/>
          </w:tcPr>
          <w:p w14:paraId="22DABD9F"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市值</w:t>
            </w:r>
            <w:r w:rsidRPr="00B84451">
              <w:rPr>
                <w:rFonts w:ascii="Times New Roman" w:eastAsia="微软雅黑" w:hAnsi="Times New Roman" w:cs="Times New Roman"/>
                <w:sz w:val="22"/>
                <w:szCs w:val="22"/>
              </w:rPr>
              <w:t xml:space="preserve"> (2025</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w:t>
            </w:r>
          </w:p>
        </w:tc>
        <w:tc>
          <w:tcPr>
            <w:tcW w:w="0" w:type="auto"/>
            <w:hideMark/>
          </w:tcPr>
          <w:p w14:paraId="3CA94A63"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主要优势</w:t>
            </w:r>
          </w:p>
        </w:tc>
      </w:tr>
      <w:tr w:rsidR="00B84451" w:rsidRPr="00B84451" w14:paraId="0685441D"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9D19C"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Google (GOOGL)</w:t>
            </w:r>
          </w:p>
        </w:tc>
        <w:tc>
          <w:tcPr>
            <w:tcW w:w="0" w:type="auto"/>
            <w:hideMark/>
          </w:tcPr>
          <w:p w14:paraId="507B2B8E"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Google Ads, YouTube Ads</w:t>
            </w:r>
          </w:p>
        </w:tc>
        <w:tc>
          <w:tcPr>
            <w:tcW w:w="0" w:type="auto"/>
            <w:hideMark/>
          </w:tcPr>
          <w:p w14:paraId="2042D748"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$1.8T</w:t>
            </w:r>
          </w:p>
        </w:tc>
        <w:tc>
          <w:tcPr>
            <w:tcW w:w="0" w:type="auto"/>
            <w:hideMark/>
          </w:tcPr>
          <w:p w14:paraId="3F499FD3"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拥有全球最大的广告平台</w:t>
            </w:r>
          </w:p>
        </w:tc>
      </w:tr>
      <w:tr w:rsidR="00B84451" w:rsidRPr="00B84451" w14:paraId="31F89F0B"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192B393"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Meta (META)</w:t>
            </w:r>
          </w:p>
        </w:tc>
        <w:tc>
          <w:tcPr>
            <w:tcW w:w="0" w:type="auto"/>
            <w:hideMark/>
          </w:tcPr>
          <w:p w14:paraId="33FFDA3B"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Facebook, Instagram Ads</w:t>
            </w:r>
          </w:p>
        </w:tc>
        <w:tc>
          <w:tcPr>
            <w:tcW w:w="0" w:type="auto"/>
            <w:hideMark/>
          </w:tcPr>
          <w:p w14:paraId="7963DC60"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$1.1T</w:t>
            </w:r>
          </w:p>
        </w:tc>
        <w:tc>
          <w:tcPr>
            <w:tcW w:w="0" w:type="auto"/>
            <w:hideMark/>
          </w:tcPr>
          <w:p w14:paraId="070A5201"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强大的社交广告生态</w:t>
            </w:r>
          </w:p>
        </w:tc>
      </w:tr>
      <w:tr w:rsidR="00B84451" w:rsidRPr="00B84451" w14:paraId="126EE40B"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FA490E"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The Trade Desk (TTD)</w:t>
            </w:r>
          </w:p>
        </w:tc>
        <w:tc>
          <w:tcPr>
            <w:tcW w:w="0" w:type="auto"/>
            <w:hideMark/>
          </w:tcPr>
          <w:p w14:paraId="01D172A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独立</w:t>
            </w:r>
            <w:r w:rsidRPr="00B84451">
              <w:rPr>
                <w:rFonts w:ascii="Times New Roman" w:eastAsia="微软雅黑" w:hAnsi="Times New Roman" w:cs="Times New Roman"/>
                <w:sz w:val="22"/>
                <w:szCs w:val="22"/>
              </w:rPr>
              <w:t xml:space="preserve"> DSP </w:t>
            </w:r>
            <w:r w:rsidRPr="00B84451">
              <w:rPr>
                <w:rFonts w:ascii="Times New Roman" w:eastAsia="微软雅黑" w:hAnsi="Times New Roman" w:cs="Times New Roman"/>
                <w:sz w:val="22"/>
                <w:szCs w:val="22"/>
              </w:rPr>
              <w:t>平台</w:t>
            </w:r>
          </w:p>
        </w:tc>
        <w:tc>
          <w:tcPr>
            <w:tcW w:w="0" w:type="auto"/>
            <w:hideMark/>
          </w:tcPr>
          <w:p w14:paraId="5B2959D2"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$65B</w:t>
            </w:r>
          </w:p>
        </w:tc>
        <w:tc>
          <w:tcPr>
            <w:tcW w:w="0" w:type="auto"/>
            <w:hideMark/>
          </w:tcPr>
          <w:p w14:paraId="5C67BA9C"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领先的程序化广告平台</w:t>
            </w:r>
          </w:p>
        </w:tc>
      </w:tr>
      <w:tr w:rsidR="00B84451" w:rsidRPr="00B84451" w14:paraId="5D97A5E7"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32F26A7"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Unity Software (U)</w:t>
            </w:r>
          </w:p>
        </w:tc>
        <w:tc>
          <w:tcPr>
            <w:tcW w:w="0" w:type="auto"/>
            <w:hideMark/>
          </w:tcPr>
          <w:p w14:paraId="02EAB867"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游戏内广告</w:t>
            </w:r>
          </w:p>
        </w:tc>
        <w:tc>
          <w:tcPr>
            <w:tcW w:w="0" w:type="auto"/>
            <w:hideMark/>
          </w:tcPr>
          <w:p w14:paraId="01B0F1D5"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$25B</w:t>
            </w:r>
          </w:p>
        </w:tc>
        <w:tc>
          <w:tcPr>
            <w:tcW w:w="0" w:type="auto"/>
            <w:hideMark/>
          </w:tcPr>
          <w:p w14:paraId="7C3A2483"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游戏广告市场的重要玩家</w:t>
            </w:r>
          </w:p>
        </w:tc>
      </w:tr>
      <w:tr w:rsidR="00B84451" w:rsidRPr="00B84451" w14:paraId="33773894"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C46BE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IronSource (</w:t>
            </w:r>
            <w:r w:rsidRPr="00B84451">
              <w:rPr>
                <w:rFonts w:ascii="Times New Roman" w:eastAsia="微软雅黑" w:hAnsi="Times New Roman" w:cs="Times New Roman"/>
                <w:sz w:val="22"/>
                <w:szCs w:val="22"/>
              </w:rPr>
              <w:t>合并进</w:t>
            </w:r>
            <w:r w:rsidRPr="00B84451">
              <w:rPr>
                <w:rFonts w:ascii="Times New Roman" w:eastAsia="微软雅黑" w:hAnsi="Times New Roman" w:cs="Times New Roman"/>
                <w:sz w:val="22"/>
                <w:szCs w:val="22"/>
              </w:rPr>
              <w:t xml:space="preserve"> Unity)</w:t>
            </w:r>
          </w:p>
        </w:tc>
        <w:tc>
          <w:tcPr>
            <w:tcW w:w="0" w:type="auto"/>
            <w:hideMark/>
          </w:tcPr>
          <w:p w14:paraId="136C66B8"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游戏内变现解决方案</w:t>
            </w:r>
          </w:p>
        </w:tc>
        <w:tc>
          <w:tcPr>
            <w:tcW w:w="0" w:type="auto"/>
            <w:hideMark/>
          </w:tcPr>
          <w:p w14:paraId="40AD669A"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已合并</w:t>
            </w:r>
          </w:p>
        </w:tc>
        <w:tc>
          <w:tcPr>
            <w:tcW w:w="0" w:type="auto"/>
            <w:hideMark/>
          </w:tcPr>
          <w:p w14:paraId="5745FFE7"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强调游戏广告与</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竞争</w:t>
            </w:r>
          </w:p>
        </w:tc>
      </w:tr>
    </w:tbl>
    <w:p w14:paraId="7FC262AC" w14:textId="77777777" w:rsidR="00B84451" w:rsidRPr="00B84451" w:rsidRDefault="00B84451" w:rsidP="00B84451">
      <w:pPr>
        <w:numPr>
          <w:ilvl w:val="0"/>
          <w:numId w:val="94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AppLovin vs Unity (U)</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5F5069AD" w14:textId="77777777" w:rsidR="00B84451" w:rsidRPr="00B84451" w:rsidRDefault="00B84451" w:rsidP="00B84451">
      <w:pPr>
        <w:numPr>
          <w:ilvl w:val="1"/>
          <w:numId w:val="94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通过</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强化广告优化能力，与</w:t>
      </w:r>
      <w:r w:rsidRPr="00B84451">
        <w:rPr>
          <w:rFonts w:ascii="Times New Roman" w:eastAsia="微软雅黑" w:hAnsi="Times New Roman" w:cs="Times New Roman"/>
          <w:sz w:val="22"/>
          <w:szCs w:val="22"/>
        </w:rPr>
        <w:t xml:space="preserve"> Unity </w:t>
      </w:r>
      <w:r w:rsidRPr="00B84451">
        <w:rPr>
          <w:rFonts w:ascii="Times New Roman" w:eastAsia="微软雅黑" w:hAnsi="Times New Roman" w:cs="Times New Roman"/>
          <w:sz w:val="22"/>
          <w:szCs w:val="22"/>
        </w:rPr>
        <w:t>主要竞争点在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游戏广告市场</w:t>
      </w:r>
      <w:r w:rsidRPr="00B84451">
        <w:rPr>
          <w:rFonts w:ascii="Times New Roman" w:eastAsia="微软雅黑" w:hAnsi="Times New Roman" w:cs="Times New Roman"/>
          <w:sz w:val="22"/>
          <w:szCs w:val="22"/>
        </w:rPr>
        <w:t>。</w:t>
      </w:r>
    </w:p>
    <w:p w14:paraId="2AF3022B" w14:textId="77777777" w:rsidR="00B84451" w:rsidRPr="00B84451" w:rsidRDefault="00B84451" w:rsidP="00B84451">
      <w:pPr>
        <w:numPr>
          <w:ilvl w:val="1"/>
          <w:numId w:val="94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依靠</w:t>
      </w:r>
      <w:r w:rsidRPr="00B84451">
        <w:rPr>
          <w:rFonts w:ascii="Times New Roman" w:eastAsia="微软雅黑" w:hAnsi="Times New Roman" w:cs="Times New Roman"/>
          <w:sz w:val="22"/>
          <w:szCs w:val="22"/>
        </w:rPr>
        <w:t xml:space="preserve"> 3D </w:t>
      </w:r>
      <w:r w:rsidRPr="00B84451">
        <w:rPr>
          <w:rFonts w:ascii="Times New Roman" w:eastAsia="微软雅黑" w:hAnsi="Times New Roman" w:cs="Times New Roman"/>
          <w:sz w:val="22"/>
          <w:szCs w:val="22"/>
        </w:rPr>
        <w:t>引擎优势，但</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在广告变现方面更具优化能力。</w:t>
      </w:r>
    </w:p>
    <w:p w14:paraId="47A6E9D0" w14:textId="77777777" w:rsidR="00B84451" w:rsidRPr="00B84451" w:rsidRDefault="00B84451" w:rsidP="00B84451">
      <w:pPr>
        <w:numPr>
          <w:ilvl w:val="0"/>
          <w:numId w:val="94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AppLovin vs The Trade Desk (TTD)</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6964A142" w14:textId="77777777" w:rsidR="00B84451" w:rsidRPr="00B84451" w:rsidRDefault="00B84451" w:rsidP="00B84451">
      <w:pPr>
        <w:numPr>
          <w:ilvl w:val="1"/>
          <w:numId w:val="94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TTD </w:t>
      </w:r>
      <w:r w:rsidRPr="00B84451">
        <w:rPr>
          <w:rFonts w:ascii="Times New Roman" w:eastAsia="微软雅黑" w:hAnsi="Times New Roman" w:cs="Times New Roman"/>
          <w:sz w:val="22"/>
          <w:szCs w:val="22"/>
        </w:rPr>
        <w:t>主要服务</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品牌广告商</w:t>
      </w:r>
      <w:r w:rsidRPr="00B84451">
        <w:rPr>
          <w:rFonts w:ascii="Times New Roman" w:eastAsia="微软雅黑" w:hAnsi="Times New Roman" w:cs="Times New Roman"/>
          <w:sz w:val="22"/>
          <w:szCs w:val="22"/>
        </w:rPr>
        <w:t>，而</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更专注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应用开发者的广告变现</w:t>
      </w:r>
      <w:r w:rsidRPr="00B84451">
        <w:rPr>
          <w:rFonts w:ascii="Times New Roman" w:eastAsia="微软雅黑" w:hAnsi="Times New Roman" w:cs="Times New Roman"/>
          <w:sz w:val="22"/>
          <w:szCs w:val="22"/>
        </w:rPr>
        <w:t>。</w:t>
      </w:r>
    </w:p>
    <w:p w14:paraId="548B52DE" w14:textId="77777777" w:rsidR="00B84451" w:rsidRPr="00B84451" w:rsidRDefault="00B84451" w:rsidP="00B84451">
      <w:pPr>
        <w:numPr>
          <w:ilvl w:val="1"/>
          <w:numId w:val="94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TTD </w:t>
      </w:r>
      <w:r w:rsidRPr="00B84451">
        <w:rPr>
          <w:rFonts w:ascii="Times New Roman" w:eastAsia="微软雅黑" w:hAnsi="Times New Roman" w:cs="Times New Roman"/>
          <w:sz w:val="22"/>
          <w:szCs w:val="22"/>
        </w:rPr>
        <w:t>以开放式广告生态取胜，而</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通过自有平台提升利润率。</w:t>
      </w:r>
    </w:p>
    <w:p w14:paraId="7FF6EC15"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6CC8034">
          <v:rect id="_x0000_i1074" style="width:0;height:1.5pt" o:hralign="center" o:hrstd="t" o:hr="t" fillcolor="#a0a0a0" stroked="f"/>
        </w:pict>
      </w:r>
    </w:p>
    <w:p w14:paraId="3ECBCEE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7. </w:t>
      </w:r>
      <w:r w:rsidRPr="00B84451">
        <w:rPr>
          <w:rFonts w:ascii="Times New Roman" w:eastAsia="微软雅黑" w:hAnsi="Times New Roman" w:cs="Times New Roman"/>
          <w:b/>
          <w:bCs/>
          <w:sz w:val="22"/>
          <w:szCs w:val="22"/>
        </w:rPr>
        <w:t>业务模式与核心竞争力</w:t>
      </w:r>
    </w:p>
    <w:p w14:paraId="2BCC3AE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主要收入来源包括</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软件平台</w:t>
      </w:r>
      <w:r w:rsidRPr="00B84451">
        <w:rPr>
          <w:rFonts w:ascii="Times New Roman" w:eastAsia="微软雅黑" w:hAnsi="Times New Roman" w:cs="Times New Roman"/>
          <w:b/>
          <w:bCs/>
          <w:sz w:val="22"/>
          <w:szCs w:val="22"/>
        </w:rPr>
        <w:t xml:space="preserve"> (SP) </w:t>
      </w:r>
      <w:r w:rsidRPr="00B84451">
        <w:rPr>
          <w:rFonts w:ascii="Times New Roman" w:eastAsia="微软雅黑" w:hAnsi="Times New Roman" w:cs="Times New Roman"/>
          <w:b/>
          <w:bCs/>
          <w:sz w:val="22"/>
          <w:szCs w:val="22"/>
        </w:rPr>
        <w:t>业务</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w:t>
      </w:r>
      <w:r w:rsidRPr="00B84451">
        <w:rPr>
          <w:rFonts w:ascii="Times New Roman" w:eastAsia="微软雅黑" w:hAnsi="Times New Roman" w:cs="Times New Roman"/>
          <w:sz w:val="22"/>
          <w:szCs w:val="22"/>
        </w:rPr>
        <w:t>，其中</w:t>
      </w:r>
      <w:r w:rsidRPr="00B84451">
        <w:rPr>
          <w:rFonts w:ascii="Times New Roman" w:eastAsia="微软雅黑" w:hAnsi="Times New Roman" w:cs="Times New Roman"/>
          <w:sz w:val="22"/>
          <w:szCs w:val="22"/>
        </w:rPr>
        <w:t xml:space="preserve"> SP </w:t>
      </w:r>
      <w:r w:rsidRPr="00B84451">
        <w:rPr>
          <w:rFonts w:ascii="Times New Roman" w:eastAsia="微软雅黑" w:hAnsi="Times New Roman" w:cs="Times New Roman"/>
          <w:sz w:val="22"/>
          <w:szCs w:val="22"/>
        </w:rPr>
        <w:t>业务已成为主要增长引擎。</w:t>
      </w:r>
    </w:p>
    <w:p w14:paraId="54FD378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7.1 </w:t>
      </w:r>
      <w:r w:rsidRPr="00B84451">
        <w:rPr>
          <w:rFonts w:ascii="Times New Roman" w:eastAsia="微软雅黑" w:hAnsi="Times New Roman" w:cs="Times New Roman"/>
          <w:b/>
          <w:bCs/>
          <w:sz w:val="22"/>
          <w:szCs w:val="22"/>
        </w:rPr>
        <w:t>业务结构</w:t>
      </w:r>
    </w:p>
    <w:p w14:paraId="11479D3F" w14:textId="77777777" w:rsidR="00B84451" w:rsidRPr="00B84451" w:rsidRDefault="00B84451" w:rsidP="00B84451">
      <w:pPr>
        <w:numPr>
          <w:ilvl w:val="0"/>
          <w:numId w:val="95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软件平台</w:t>
      </w:r>
      <w:r w:rsidRPr="00B84451">
        <w:rPr>
          <w:rFonts w:ascii="Times New Roman" w:eastAsia="微软雅黑" w:hAnsi="Times New Roman" w:cs="Times New Roman"/>
          <w:b/>
          <w:bCs/>
          <w:sz w:val="22"/>
          <w:szCs w:val="22"/>
        </w:rPr>
        <w:t xml:space="preserve"> (Software Platform, SP)</w:t>
      </w:r>
      <w:r w:rsidRPr="00B84451">
        <w:rPr>
          <w:rFonts w:ascii="Times New Roman" w:eastAsia="微软雅黑" w:hAnsi="Times New Roman" w:cs="Times New Roman"/>
          <w:sz w:val="22"/>
          <w:szCs w:val="22"/>
        </w:rPr>
        <w:t>：</w:t>
      </w:r>
    </w:p>
    <w:p w14:paraId="036828A5" w14:textId="77777777" w:rsidR="00B84451" w:rsidRPr="00B84451" w:rsidRDefault="00B84451" w:rsidP="00B84451">
      <w:pPr>
        <w:numPr>
          <w:ilvl w:val="1"/>
          <w:numId w:val="95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2024 </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 xml:space="preserve"> Q3 </w:t>
      </w:r>
      <w:r w:rsidRPr="00B84451">
        <w:rPr>
          <w:rFonts w:ascii="Times New Roman" w:eastAsia="微软雅黑" w:hAnsi="Times New Roman" w:cs="Times New Roman"/>
          <w:sz w:val="22"/>
          <w:szCs w:val="22"/>
        </w:rPr>
        <w:t>贡献</w:t>
      </w:r>
      <w:r w:rsidRPr="00B84451">
        <w:rPr>
          <w:rFonts w:ascii="Times New Roman" w:eastAsia="微软雅黑" w:hAnsi="Times New Roman" w:cs="Times New Roman"/>
          <w:sz w:val="22"/>
          <w:szCs w:val="22"/>
        </w:rPr>
        <w:t xml:space="preserve"> $835M </w:t>
      </w:r>
      <w:r w:rsidRPr="00B84451">
        <w:rPr>
          <w:rFonts w:ascii="Times New Roman" w:eastAsia="微软雅黑" w:hAnsi="Times New Roman" w:cs="Times New Roman"/>
          <w:sz w:val="22"/>
          <w:szCs w:val="22"/>
        </w:rPr>
        <w:t>营收，同比增长</w:t>
      </w:r>
      <w:r w:rsidRPr="00B84451">
        <w:rPr>
          <w:rFonts w:ascii="Times New Roman" w:eastAsia="微软雅黑" w:hAnsi="Times New Roman" w:cs="Times New Roman"/>
          <w:sz w:val="22"/>
          <w:szCs w:val="22"/>
        </w:rPr>
        <w:t xml:space="preserve"> 65.56%</w:t>
      </w:r>
      <w:r w:rsidRPr="00B84451">
        <w:rPr>
          <w:rFonts w:ascii="Times New Roman" w:eastAsia="微软雅黑" w:hAnsi="Times New Roman" w:cs="Times New Roman"/>
          <w:sz w:val="22"/>
          <w:szCs w:val="22"/>
        </w:rPr>
        <w:t>。</w:t>
      </w:r>
    </w:p>
    <w:p w14:paraId="4DEC029B" w14:textId="77777777" w:rsidR="00B84451" w:rsidRPr="00B84451" w:rsidRDefault="00B84451" w:rsidP="00B84451">
      <w:pPr>
        <w:numPr>
          <w:ilvl w:val="1"/>
          <w:numId w:val="95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主要通过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AXON AI</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提供广告优化和营销服务。</w:t>
      </w:r>
    </w:p>
    <w:p w14:paraId="722CC4C7" w14:textId="77777777" w:rsidR="00B84451" w:rsidRPr="00B84451" w:rsidRDefault="00B84451" w:rsidP="00B84451">
      <w:pPr>
        <w:numPr>
          <w:ilvl w:val="1"/>
          <w:numId w:val="95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高毛利业务，</w:t>
      </w:r>
      <w:r w:rsidRPr="00B84451">
        <w:rPr>
          <w:rFonts w:ascii="Times New Roman" w:eastAsia="微软雅黑" w:hAnsi="Times New Roman" w:cs="Times New Roman"/>
          <w:sz w:val="22"/>
          <w:szCs w:val="22"/>
        </w:rPr>
        <w:t xml:space="preserve">EBITDA </w:t>
      </w:r>
      <w:r w:rsidRPr="00B84451">
        <w:rPr>
          <w:rFonts w:ascii="Times New Roman" w:eastAsia="微软雅黑" w:hAnsi="Times New Roman" w:cs="Times New Roman"/>
          <w:sz w:val="22"/>
          <w:szCs w:val="22"/>
        </w:rPr>
        <w:t>利润率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达到</w:t>
      </w:r>
      <w:r w:rsidRPr="00B84451">
        <w:rPr>
          <w:rFonts w:ascii="Times New Roman" w:eastAsia="微软雅黑" w:hAnsi="Times New Roman" w:cs="Times New Roman"/>
          <w:b/>
          <w:bCs/>
          <w:sz w:val="22"/>
          <w:szCs w:val="22"/>
        </w:rPr>
        <w:t xml:space="preserve"> 78%</w:t>
      </w:r>
      <w:r w:rsidRPr="00B84451">
        <w:rPr>
          <w:rFonts w:ascii="Times New Roman" w:eastAsia="微软雅黑" w:hAnsi="Times New Roman" w:cs="Times New Roman"/>
          <w:sz w:val="22"/>
          <w:szCs w:val="22"/>
        </w:rPr>
        <w:t>。</w:t>
      </w:r>
    </w:p>
    <w:p w14:paraId="3A8609A5" w14:textId="77777777" w:rsidR="00B84451" w:rsidRPr="00B84451" w:rsidRDefault="00B84451" w:rsidP="00B84451">
      <w:pPr>
        <w:numPr>
          <w:ilvl w:val="0"/>
          <w:numId w:val="95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w:t>
      </w:r>
      <w:r w:rsidRPr="00B84451">
        <w:rPr>
          <w:rFonts w:ascii="Times New Roman" w:eastAsia="微软雅黑" w:hAnsi="Times New Roman" w:cs="Times New Roman"/>
          <w:sz w:val="22"/>
          <w:szCs w:val="22"/>
        </w:rPr>
        <w:t>：</w:t>
      </w:r>
    </w:p>
    <w:p w14:paraId="432CC274" w14:textId="77777777" w:rsidR="00B84451" w:rsidRPr="00B84451" w:rsidRDefault="00B84451" w:rsidP="00B84451">
      <w:pPr>
        <w:numPr>
          <w:ilvl w:val="1"/>
          <w:numId w:val="95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贡献</w:t>
      </w:r>
      <w:r w:rsidRPr="00B84451">
        <w:rPr>
          <w:rFonts w:ascii="Times New Roman" w:eastAsia="微软雅黑" w:hAnsi="Times New Roman" w:cs="Times New Roman"/>
          <w:sz w:val="22"/>
          <w:szCs w:val="22"/>
        </w:rPr>
        <w:t xml:space="preserve"> $365M </w:t>
      </w:r>
      <w:r w:rsidRPr="00B84451">
        <w:rPr>
          <w:rFonts w:ascii="Times New Roman" w:eastAsia="微软雅黑" w:hAnsi="Times New Roman" w:cs="Times New Roman"/>
          <w:sz w:val="22"/>
          <w:szCs w:val="22"/>
        </w:rPr>
        <w:t>营收，同比增长仅</w:t>
      </w:r>
      <w:r w:rsidRPr="00B84451">
        <w:rPr>
          <w:rFonts w:ascii="Times New Roman" w:eastAsia="微软雅黑" w:hAnsi="Times New Roman" w:cs="Times New Roman"/>
          <w:sz w:val="22"/>
          <w:szCs w:val="22"/>
        </w:rPr>
        <w:t xml:space="preserve"> 0.9%</w:t>
      </w:r>
      <w:r w:rsidRPr="00B84451">
        <w:rPr>
          <w:rFonts w:ascii="Times New Roman" w:eastAsia="微软雅黑" w:hAnsi="Times New Roman" w:cs="Times New Roman"/>
          <w:sz w:val="22"/>
          <w:szCs w:val="22"/>
        </w:rPr>
        <w:t>。</w:t>
      </w:r>
    </w:p>
    <w:p w14:paraId="272CA8DE" w14:textId="77777777" w:rsidR="00B84451" w:rsidRPr="00B84451" w:rsidRDefault="00B84451" w:rsidP="00B84451">
      <w:pPr>
        <w:numPr>
          <w:ilvl w:val="1"/>
          <w:numId w:val="95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主要依赖于</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移动游戏变现</w:t>
      </w:r>
      <w:r w:rsidRPr="00B84451">
        <w:rPr>
          <w:rFonts w:ascii="Times New Roman" w:eastAsia="微软雅黑" w:hAnsi="Times New Roman" w:cs="Times New Roman"/>
          <w:sz w:val="22"/>
          <w:szCs w:val="22"/>
        </w:rPr>
        <w:t>，但增速放缓。</w:t>
      </w:r>
    </w:p>
    <w:p w14:paraId="7757267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w:t>
      </w: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预计软件业务将成为核心增长点</w:t>
      </w:r>
      <w:r w:rsidRPr="00B84451">
        <w:rPr>
          <w:rFonts w:ascii="Times New Roman" w:eastAsia="微软雅黑" w:hAnsi="Times New Roman" w:cs="Times New Roman"/>
          <w:sz w:val="22"/>
          <w:szCs w:val="22"/>
        </w:rPr>
        <w:t>，并减少对自有应用变现的依赖。</w:t>
      </w:r>
    </w:p>
    <w:p w14:paraId="656C5B1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E5F2362">
          <v:rect id="_x0000_i1075" style="width:0;height:1.5pt" o:hralign="center" o:hrstd="t" o:hr="t" fillcolor="#a0a0a0" stroked="f"/>
        </w:pict>
      </w:r>
    </w:p>
    <w:p w14:paraId="08EF0E2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8. </w:t>
      </w:r>
      <w:r w:rsidRPr="00B84451">
        <w:rPr>
          <w:rFonts w:ascii="Times New Roman" w:eastAsia="微软雅黑" w:hAnsi="Times New Roman" w:cs="Times New Roman"/>
          <w:b/>
          <w:bCs/>
          <w:sz w:val="22"/>
          <w:szCs w:val="22"/>
        </w:rPr>
        <w:t>财务状况与盈利能力</w:t>
      </w:r>
    </w:p>
    <w:p w14:paraId="55FF63C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8.1 </w:t>
      </w:r>
      <w:r w:rsidRPr="00B84451">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775"/>
        <w:gridCol w:w="993"/>
        <w:gridCol w:w="993"/>
        <w:gridCol w:w="1107"/>
      </w:tblGrid>
      <w:tr w:rsidR="00B84451" w:rsidRPr="00B84451" w14:paraId="7EF1F158"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3D98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指标</w:t>
            </w:r>
          </w:p>
        </w:tc>
        <w:tc>
          <w:tcPr>
            <w:tcW w:w="0" w:type="auto"/>
            <w:hideMark/>
          </w:tcPr>
          <w:p w14:paraId="45DD0322"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2024 Q3</w:t>
            </w:r>
          </w:p>
        </w:tc>
        <w:tc>
          <w:tcPr>
            <w:tcW w:w="0" w:type="auto"/>
            <w:hideMark/>
          </w:tcPr>
          <w:p w14:paraId="4ACE0931"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2023 Q3</w:t>
            </w:r>
          </w:p>
        </w:tc>
        <w:tc>
          <w:tcPr>
            <w:tcW w:w="0" w:type="auto"/>
            <w:hideMark/>
          </w:tcPr>
          <w:p w14:paraId="5D436E79"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YoY </w:t>
            </w:r>
            <w:r w:rsidRPr="00B84451">
              <w:rPr>
                <w:rFonts w:ascii="Times New Roman" w:eastAsia="微软雅黑" w:hAnsi="Times New Roman" w:cs="Times New Roman"/>
                <w:sz w:val="22"/>
                <w:szCs w:val="22"/>
              </w:rPr>
              <w:t>增长</w:t>
            </w:r>
          </w:p>
        </w:tc>
      </w:tr>
      <w:tr w:rsidR="00B84451" w:rsidRPr="00B84451" w14:paraId="0332CD2C"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4B18F"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总营收</w:t>
            </w:r>
          </w:p>
        </w:tc>
        <w:tc>
          <w:tcPr>
            <w:tcW w:w="0" w:type="auto"/>
            <w:hideMark/>
          </w:tcPr>
          <w:p w14:paraId="6EDC86B3"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$1.2B</w:t>
            </w:r>
          </w:p>
        </w:tc>
        <w:tc>
          <w:tcPr>
            <w:tcW w:w="0" w:type="auto"/>
            <w:hideMark/>
          </w:tcPr>
          <w:p w14:paraId="1D28735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$865M</w:t>
            </w:r>
          </w:p>
        </w:tc>
        <w:tc>
          <w:tcPr>
            <w:tcW w:w="0" w:type="auto"/>
            <w:hideMark/>
          </w:tcPr>
          <w:p w14:paraId="33DEBE2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+38.64%</w:t>
            </w:r>
          </w:p>
        </w:tc>
      </w:tr>
      <w:tr w:rsidR="00B84451" w:rsidRPr="00B84451" w14:paraId="44EA8237"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EF5B805"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软件业务营收</w:t>
            </w:r>
          </w:p>
        </w:tc>
        <w:tc>
          <w:tcPr>
            <w:tcW w:w="0" w:type="auto"/>
            <w:hideMark/>
          </w:tcPr>
          <w:p w14:paraId="43A18A02"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$835M</w:t>
            </w:r>
          </w:p>
        </w:tc>
        <w:tc>
          <w:tcPr>
            <w:tcW w:w="0" w:type="auto"/>
            <w:hideMark/>
          </w:tcPr>
          <w:p w14:paraId="273858AD"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$505M</w:t>
            </w:r>
          </w:p>
        </w:tc>
        <w:tc>
          <w:tcPr>
            <w:tcW w:w="0" w:type="auto"/>
            <w:hideMark/>
          </w:tcPr>
          <w:p w14:paraId="37AEB88B"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+65.56%</w:t>
            </w:r>
          </w:p>
        </w:tc>
      </w:tr>
      <w:tr w:rsidR="00B84451" w:rsidRPr="00B84451" w14:paraId="5829EEB3"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24A06"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调整后</w:t>
            </w:r>
            <w:r w:rsidRPr="00B84451">
              <w:rPr>
                <w:rFonts w:ascii="Times New Roman" w:eastAsia="微软雅黑" w:hAnsi="Times New Roman" w:cs="Times New Roman"/>
                <w:sz w:val="22"/>
                <w:szCs w:val="22"/>
              </w:rPr>
              <w:t xml:space="preserve"> EBITDA</w:t>
            </w:r>
          </w:p>
        </w:tc>
        <w:tc>
          <w:tcPr>
            <w:tcW w:w="0" w:type="auto"/>
            <w:hideMark/>
          </w:tcPr>
          <w:p w14:paraId="4E2EC469"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$720M</w:t>
            </w:r>
          </w:p>
        </w:tc>
        <w:tc>
          <w:tcPr>
            <w:tcW w:w="0" w:type="auto"/>
            <w:hideMark/>
          </w:tcPr>
          <w:p w14:paraId="7331D046"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$420M</w:t>
            </w:r>
          </w:p>
        </w:tc>
        <w:tc>
          <w:tcPr>
            <w:tcW w:w="0" w:type="auto"/>
            <w:hideMark/>
          </w:tcPr>
          <w:p w14:paraId="59100F5B"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+71.4%</w:t>
            </w:r>
          </w:p>
        </w:tc>
      </w:tr>
      <w:tr w:rsidR="00B84451" w:rsidRPr="00B84451" w14:paraId="364BC66F"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5BB71E4B"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EBITDA </w:t>
            </w:r>
            <w:r w:rsidRPr="00B84451">
              <w:rPr>
                <w:rFonts w:ascii="Times New Roman" w:eastAsia="微软雅黑" w:hAnsi="Times New Roman" w:cs="Times New Roman"/>
                <w:sz w:val="22"/>
                <w:szCs w:val="22"/>
              </w:rPr>
              <w:t>利润率</w:t>
            </w:r>
          </w:p>
        </w:tc>
        <w:tc>
          <w:tcPr>
            <w:tcW w:w="0" w:type="auto"/>
            <w:hideMark/>
          </w:tcPr>
          <w:p w14:paraId="1B121836"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60.2%</w:t>
            </w:r>
          </w:p>
        </w:tc>
        <w:tc>
          <w:tcPr>
            <w:tcW w:w="0" w:type="auto"/>
            <w:hideMark/>
          </w:tcPr>
          <w:p w14:paraId="203797DA"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48.51%</w:t>
            </w:r>
          </w:p>
        </w:tc>
        <w:tc>
          <w:tcPr>
            <w:tcW w:w="0" w:type="auto"/>
            <w:hideMark/>
          </w:tcPr>
          <w:p w14:paraId="0FC93D92"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+11.69%</w:t>
            </w:r>
          </w:p>
        </w:tc>
      </w:tr>
    </w:tbl>
    <w:p w14:paraId="1408533D" w14:textId="77777777" w:rsidR="00B84451" w:rsidRPr="00B84451" w:rsidRDefault="00B84451" w:rsidP="00B84451">
      <w:pPr>
        <w:numPr>
          <w:ilvl w:val="0"/>
          <w:numId w:val="95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高利润率</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SP </w:t>
      </w:r>
      <w:r w:rsidRPr="00B84451">
        <w:rPr>
          <w:rFonts w:ascii="Times New Roman" w:eastAsia="微软雅黑" w:hAnsi="Times New Roman" w:cs="Times New Roman"/>
          <w:sz w:val="22"/>
          <w:szCs w:val="22"/>
        </w:rPr>
        <w:t>业务毛利率达</w:t>
      </w:r>
      <w:r w:rsidRPr="00B84451">
        <w:rPr>
          <w:rFonts w:ascii="Times New Roman" w:eastAsia="微软雅黑" w:hAnsi="Times New Roman" w:cs="Times New Roman"/>
          <w:sz w:val="22"/>
          <w:szCs w:val="22"/>
        </w:rPr>
        <w:t xml:space="preserve"> 78%</w:t>
      </w:r>
      <w:r w:rsidRPr="00B84451">
        <w:rPr>
          <w:rFonts w:ascii="Times New Roman" w:eastAsia="微软雅黑" w:hAnsi="Times New Roman" w:cs="Times New Roman"/>
          <w:sz w:val="22"/>
          <w:szCs w:val="22"/>
        </w:rPr>
        <w:t>，支撑整体</w:t>
      </w:r>
      <w:r w:rsidRPr="00B84451">
        <w:rPr>
          <w:rFonts w:ascii="Times New Roman" w:eastAsia="微软雅黑" w:hAnsi="Times New Roman" w:cs="Times New Roman"/>
          <w:sz w:val="22"/>
          <w:szCs w:val="22"/>
        </w:rPr>
        <w:t xml:space="preserve"> EBITDA </w:t>
      </w:r>
      <w:r w:rsidRPr="00B84451">
        <w:rPr>
          <w:rFonts w:ascii="Times New Roman" w:eastAsia="微软雅黑" w:hAnsi="Times New Roman" w:cs="Times New Roman"/>
          <w:sz w:val="22"/>
          <w:szCs w:val="22"/>
        </w:rPr>
        <w:t>提升。</w:t>
      </w:r>
    </w:p>
    <w:p w14:paraId="1E6E0681" w14:textId="77777777" w:rsidR="00B84451" w:rsidRPr="00B84451" w:rsidRDefault="00B84451" w:rsidP="00B84451">
      <w:pPr>
        <w:numPr>
          <w:ilvl w:val="0"/>
          <w:numId w:val="95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强劲现金流</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7DFC574E" w14:textId="77777777" w:rsidR="00B84451" w:rsidRPr="00B84451" w:rsidRDefault="00B84451" w:rsidP="00B84451">
      <w:pPr>
        <w:numPr>
          <w:ilvl w:val="1"/>
          <w:numId w:val="951"/>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现金余额</w:t>
      </w:r>
      <w:r w:rsidRPr="00B84451">
        <w:rPr>
          <w:rFonts w:ascii="Times New Roman" w:eastAsia="微软雅黑" w:hAnsi="Times New Roman" w:cs="Times New Roman"/>
          <w:sz w:val="22"/>
          <w:szCs w:val="22"/>
        </w:rPr>
        <w:t xml:space="preserve"> $568M</w:t>
      </w:r>
      <w:r w:rsidRPr="00B84451">
        <w:rPr>
          <w:rFonts w:ascii="Times New Roman" w:eastAsia="微软雅黑" w:hAnsi="Times New Roman" w:cs="Times New Roman"/>
          <w:sz w:val="22"/>
          <w:szCs w:val="22"/>
        </w:rPr>
        <w:t>，自由现金流</w:t>
      </w:r>
      <w:r w:rsidRPr="00B84451">
        <w:rPr>
          <w:rFonts w:ascii="Times New Roman" w:eastAsia="微软雅黑" w:hAnsi="Times New Roman" w:cs="Times New Roman"/>
          <w:sz w:val="22"/>
          <w:szCs w:val="22"/>
        </w:rPr>
        <w:t xml:space="preserve"> $545M</w:t>
      </w:r>
      <w:r w:rsidRPr="00B84451">
        <w:rPr>
          <w:rFonts w:ascii="Times New Roman" w:eastAsia="微软雅黑" w:hAnsi="Times New Roman" w:cs="Times New Roman"/>
          <w:sz w:val="22"/>
          <w:szCs w:val="22"/>
        </w:rPr>
        <w:t>，同比增长</w:t>
      </w:r>
      <w:r w:rsidRPr="00B84451">
        <w:rPr>
          <w:rFonts w:ascii="Times New Roman" w:eastAsia="微软雅黑" w:hAnsi="Times New Roman" w:cs="Times New Roman"/>
          <w:sz w:val="22"/>
          <w:szCs w:val="22"/>
        </w:rPr>
        <w:t xml:space="preserve"> 182%</w:t>
      </w:r>
      <w:r w:rsidRPr="00B84451">
        <w:rPr>
          <w:rFonts w:ascii="Times New Roman" w:eastAsia="微软雅黑" w:hAnsi="Times New Roman" w:cs="Times New Roman"/>
          <w:sz w:val="22"/>
          <w:szCs w:val="22"/>
        </w:rPr>
        <w:t>。</w:t>
      </w:r>
    </w:p>
    <w:p w14:paraId="54AE405F" w14:textId="77777777" w:rsidR="00B84451" w:rsidRPr="00B84451" w:rsidRDefault="00B84451" w:rsidP="00B84451">
      <w:pPr>
        <w:numPr>
          <w:ilvl w:val="1"/>
          <w:numId w:val="951"/>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近期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$2.3B </w:t>
      </w:r>
      <w:r w:rsidRPr="00B84451">
        <w:rPr>
          <w:rFonts w:ascii="Times New Roman" w:eastAsia="微软雅黑" w:hAnsi="Times New Roman" w:cs="Times New Roman"/>
          <w:b/>
          <w:bCs/>
          <w:sz w:val="22"/>
          <w:szCs w:val="22"/>
        </w:rPr>
        <w:t>股票回购计划</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提振市场信心。</w:t>
      </w:r>
    </w:p>
    <w:p w14:paraId="3BE8723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8.2 </w:t>
      </w:r>
      <w:r w:rsidRPr="00B84451">
        <w:rPr>
          <w:rFonts w:ascii="Times New Roman" w:eastAsia="微软雅黑" w:hAnsi="Times New Roman" w:cs="Times New Roman"/>
          <w:b/>
          <w:bCs/>
          <w:sz w:val="22"/>
          <w:szCs w:val="22"/>
        </w:rPr>
        <w:t>资产负债状况</w:t>
      </w:r>
    </w:p>
    <w:p w14:paraId="5F72DC42" w14:textId="77777777" w:rsidR="00B84451" w:rsidRPr="00B84451" w:rsidRDefault="00B84451" w:rsidP="00B84451">
      <w:pPr>
        <w:numPr>
          <w:ilvl w:val="0"/>
          <w:numId w:val="95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长期债务</w:t>
      </w:r>
      <w:r w:rsidRPr="00B84451">
        <w:rPr>
          <w:rFonts w:ascii="Times New Roman" w:eastAsia="微软雅黑" w:hAnsi="Times New Roman" w:cs="Times New Roman"/>
          <w:b/>
          <w:bCs/>
          <w:sz w:val="22"/>
          <w:szCs w:val="22"/>
        </w:rPr>
        <w:t xml:space="preserve"> $3.47B</w:t>
      </w:r>
      <w:r w:rsidRPr="00B84451">
        <w:rPr>
          <w:rFonts w:ascii="Times New Roman" w:eastAsia="微软雅黑" w:hAnsi="Times New Roman" w:cs="Times New Roman"/>
          <w:sz w:val="22"/>
          <w:szCs w:val="22"/>
        </w:rPr>
        <w:t>，但负债率可控，现金流充足。</w:t>
      </w:r>
    </w:p>
    <w:p w14:paraId="5478AADD" w14:textId="77777777" w:rsidR="00B84451" w:rsidRPr="00B84451" w:rsidRDefault="00B84451" w:rsidP="00B84451">
      <w:pPr>
        <w:numPr>
          <w:ilvl w:val="0"/>
          <w:numId w:val="95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当前杠杆水平适中</w:t>
      </w:r>
      <w:r w:rsidRPr="00B84451">
        <w:rPr>
          <w:rFonts w:ascii="Times New Roman" w:eastAsia="微软雅黑" w:hAnsi="Times New Roman" w:cs="Times New Roman"/>
          <w:sz w:val="22"/>
          <w:szCs w:val="22"/>
        </w:rPr>
        <w:t>，管理层计划</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通过盈利增长降低杠杆</w:t>
      </w:r>
      <w:r w:rsidRPr="00B84451">
        <w:rPr>
          <w:rFonts w:ascii="Times New Roman" w:eastAsia="微软雅黑" w:hAnsi="Times New Roman" w:cs="Times New Roman"/>
          <w:sz w:val="22"/>
          <w:szCs w:val="22"/>
        </w:rPr>
        <w:t>。</w:t>
      </w:r>
    </w:p>
    <w:p w14:paraId="343FC6CA"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DD2DEE">
          <v:rect id="_x0000_i1076" style="width:0;height:1.5pt" o:hralign="center" o:hrstd="t" o:hr="t" fillcolor="#a0a0a0" stroked="f"/>
        </w:pict>
      </w:r>
    </w:p>
    <w:p w14:paraId="0DB9F97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 </w:t>
      </w:r>
      <w:r w:rsidRPr="00B84451">
        <w:rPr>
          <w:rFonts w:ascii="Times New Roman" w:eastAsia="微软雅黑" w:hAnsi="Times New Roman" w:cs="Times New Roman"/>
          <w:b/>
          <w:bCs/>
          <w:sz w:val="22"/>
          <w:szCs w:val="22"/>
        </w:rPr>
        <w:t>近期投资者行为与机构持仓</w:t>
      </w:r>
    </w:p>
    <w:p w14:paraId="32A33786"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9.1 </w:t>
      </w:r>
      <w:r w:rsidRPr="00B84451">
        <w:rPr>
          <w:rFonts w:ascii="Times New Roman" w:eastAsia="微软雅黑" w:hAnsi="Times New Roman" w:cs="Times New Roman"/>
          <w:b/>
          <w:bCs/>
          <w:sz w:val="22"/>
          <w:szCs w:val="22"/>
        </w:rPr>
        <w:t>机构投资趋势</w:t>
      </w:r>
    </w:p>
    <w:p w14:paraId="3A95D07E" w14:textId="77777777" w:rsidR="00B84451" w:rsidRPr="00B84451" w:rsidRDefault="00B84451" w:rsidP="00B84451">
      <w:pPr>
        <w:numPr>
          <w:ilvl w:val="0"/>
          <w:numId w:val="95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机构持仓比例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54.54%</w:t>
      </w:r>
      <w:r w:rsidRPr="00B84451">
        <w:rPr>
          <w:rFonts w:ascii="Times New Roman" w:eastAsia="微软雅黑" w:hAnsi="Times New Roman" w:cs="Times New Roman"/>
          <w:sz w:val="22"/>
          <w:szCs w:val="22"/>
        </w:rPr>
        <w:t>，近期有增加趋势。</w:t>
      </w:r>
    </w:p>
    <w:p w14:paraId="206C502F" w14:textId="77777777" w:rsidR="00B84451" w:rsidRPr="00B84451" w:rsidRDefault="00B84451" w:rsidP="00B84451">
      <w:pPr>
        <w:numPr>
          <w:ilvl w:val="0"/>
          <w:numId w:val="95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主要机构：</w:t>
      </w:r>
      <w:r w:rsidRPr="00B84451">
        <w:rPr>
          <w:rFonts w:ascii="Times New Roman" w:eastAsia="微软雅黑" w:hAnsi="Times New Roman" w:cs="Times New Roman"/>
          <w:sz w:val="22"/>
          <w:szCs w:val="22"/>
        </w:rPr>
        <w:t xml:space="preserve"> </w:t>
      </w:r>
    </w:p>
    <w:p w14:paraId="764CEFD1" w14:textId="77777777" w:rsidR="00B84451" w:rsidRPr="00B84451" w:rsidRDefault="00B84451" w:rsidP="00B84451">
      <w:pPr>
        <w:numPr>
          <w:ilvl w:val="1"/>
          <w:numId w:val="95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柏基资本</w:t>
      </w:r>
      <w:r w:rsidRPr="00B84451">
        <w:rPr>
          <w:rFonts w:ascii="Times New Roman" w:eastAsia="微软雅黑" w:hAnsi="Times New Roman" w:cs="Times New Roman"/>
          <w:sz w:val="22"/>
          <w:szCs w:val="22"/>
        </w:rPr>
        <w:t xml:space="preserve"> (Baillie Gifford)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4.08M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，近期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增持</w:t>
      </w:r>
      <w:r w:rsidRPr="00B84451">
        <w:rPr>
          <w:rFonts w:ascii="Times New Roman" w:eastAsia="微软雅黑" w:hAnsi="Times New Roman" w:cs="Times New Roman"/>
          <w:b/>
          <w:bCs/>
          <w:sz w:val="22"/>
          <w:szCs w:val="22"/>
        </w:rPr>
        <w:t xml:space="preserve"> 5421%</w:t>
      </w:r>
      <w:r w:rsidRPr="00B84451">
        <w:rPr>
          <w:rFonts w:ascii="Times New Roman" w:eastAsia="微软雅黑" w:hAnsi="Times New Roman" w:cs="Times New Roman"/>
          <w:sz w:val="22"/>
          <w:szCs w:val="22"/>
        </w:rPr>
        <w:t>。</w:t>
      </w:r>
    </w:p>
    <w:p w14:paraId="00990F7A" w14:textId="77777777" w:rsidR="00B84451" w:rsidRPr="00B84451" w:rsidRDefault="00B84451" w:rsidP="00B84451">
      <w:pPr>
        <w:numPr>
          <w:ilvl w:val="1"/>
          <w:numId w:val="95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雷达里奥</w:t>
      </w:r>
      <w:r w:rsidRPr="00B84451">
        <w:rPr>
          <w:rFonts w:ascii="Times New Roman" w:eastAsia="微软雅黑" w:hAnsi="Times New Roman" w:cs="Times New Roman"/>
          <w:sz w:val="22"/>
          <w:szCs w:val="22"/>
        </w:rPr>
        <w:t xml:space="preserve"> (Bridgewater)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265,590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，增持</w:t>
      </w:r>
      <w:r w:rsidRPr="00B84451">
        <w:rPr>
          <w:rFonts w:ascii="Times New Roman" w:eastAsia="微软雅黑" w:hAnsi="Times New Roman" w:cs="Times New Roman"/>
          <w:sz w:val="22"/>
          <w:szCs w:val="22"/>
        </w:rPr>
        <w:t xml:space="preserve"> 337%</w:t>
      </w:r>
      <w:r w:rsidRPr="00B84451">
        <w:rPr>
          <w:rFonts w:ascii="Times New Roman" w:eastAsia="微软雅黑" w:hAnsi="Times New Roman" w:cs="Times New Roman"/>
          <w:sz w:val="22"/>
          <w:szCs w:val="22"/>
        </w:rPr>
        <w:t>。</w:t>
      </w:r>
    </w:p>
    <w:p w14:paraId="0AF37A30" w14:textId="77777777" w:rsidR="00B84451" w:rsidRPr="00B84451" w:rsidRDefault="00B84451" w:rsidP="00B84451">
      <w:pPr>
        <w:numPr>
          <w:ilvl w:val="1"/>
          <w:numId w:val="95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乔尔</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格林布拉特</w:t>
      </w:r>
      <w:r w:rsidRPr="00B84451">
        <w:rPr>
          <w:rFonts w:ascii="Times New Roman" w:eastAsia="微软雅黑" w:hAnsi="Times New Roman" w:cs="Times New Roman"/>
          <w:sz w:val="22"/>
          <w:szCs w:val="22"/>
        </w:rPr>
        <w:t xml:space="preserve"> (Gotham)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163,015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，减持</w:t>
      </w:r>
      <w:r w:rsidRPr="00B84451">
        <w:rPr>
          <w:rFonts w:ascii="Times New Roman" w:eastAsia="微软雅黑" w:hAnsi="Times New Roman" w:cs="Times New Roman"/>
          <w:sz w:val="22"/>
          <w:szCs w:val="22"/>
        </w:rPr>
        <w:t xml:space="preserve"> 23.4%</w:t>
      </w:r>
      <w:r w:rsidRPr="00B84451">
        <w:rPr>
          <w:rFonts w:ascii="Times New Roman" w:eastAsia="微软雅黑" w:hAnsi="Times New Roman" w:cs="Times New Roman"/>
          <w:sz w:val="22"/>
          <w:szCs w:val="22"/>
        </w:rPr>
        <w:t>。</w:t>
      </w:r>
    </w:p>
    <w:p w14:paraId="39A3462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9.2 </w:t>
      </w:r>
      <w:r w:rsidRPr="00B84451">
        <w:rPr>
          <w:rFonts w:ascii="Times New Roman" w:eastAsia="微软雅黑" w:hAnsi="Times New Roman" w:cs="Times New Roman"/>
          <w:b/>
          <w:bCs/>
          <w:sz w:val="22"/>
          <w:szCs w:val="22"/>
        </w:rPr>
        <w:t>内部交易</w:t>
      </w:r>
    </w:p>
    <w:p w14:paraId="47C611EE" w14:textId="77777777" w:rsidR="00B84451" w:rsidRPr="00B84451" w:rsidRDefault="00B84451" w:rsidP="00B84451">
      <w:pPr>
        <w:numPr>
          <w:ilvl w:val="0"/>
          <w:numId w:val="95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过去</w:t>
      </w:r>
      <w:r w:rsidRPr="00B84451">
        <w:rPr>
          <w:rFonts w:ascii="Times New Roman" w:eastAsia="微软雅黑" w:hAnsi="Times New Roman" w:cs="Times New Roman"/>
          <w:b/>
          <w:bCs/>
          <w:sz w:val="22"/>
          <w:szCs w:val="22"/>
        </w:rPr>
        <w:t xml:space="preserve"> 18 </w:t>
      </w:r>
      <w:r w:rsidRPr="00B84451">
        <w:rPr>
          <w:rFonts w:ascii="Times New Roman" w:eastAsia="微软雅黑" w:hAnsi="Times New Roman" w:cs="Times New Roman"/>
          <w:b/>
          <w:bCs/>
          <w:sz w:val="22"/>
          <w:szCs w:val="22"/>
        </w:rPr>
        <w:t>个月，公司管理层持续卖出</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14AAA098" w14:textId="77777777" w:rsidR="00B84451" w:rsidRPr="00B84451" w:rsidRDefault="00B84451" w:rsidP="00B84451">
      <w:pPr>
        <w:numPr>
          <w:ilvl w:val="1"/>
          <w:numId w:val="95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CEO Adam Foroughi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54,802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$343.38</w:t>
      </w:r>
      <w:r w:rsidRPr="00B84451">
        <w:rPr>
          <w:rFonts w:ascii="Times New Roman" w:eastAsia="微软雅黑" w:hAnsi="Times New Roman" w:cs="Times New Roman"/>
          <w:sz w:val="22"/>
          <w:szCs w:val="22"/>
        </w:rPr>
        <w:t>。</w:t>
      </w:r>
    </w:p>
    <w:p w14:paraId="70DFA57B" w14:textId="77777777" w:rsidR="00B84451" w:rsidRPr="00B84451" w:rsidRDefault="00B84451" w:rsidP="00B84451">
      <w:pPr>
        <w:numPr>
          <w:ilvl w:val="1"/>
          <w:numId w:val="95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CFO Herald Y Chen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171,951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$345.52</w:t>
      </w:r>
      <w:r w:rsidRPr="00B84451">
        <w:rPr>
          <w:rFonts w:ascii="Times New Roman" w:eastAsia="微软雅黑" w:hAnsi="Times New Roman" w:cs="Times New Roman"/>
          <w:sz w:val="22"/>
          <w:szCs w:val="22"/>
        </w:rPr>
        <w:t>。</w:t>
      </w:r>
    </w:p>
    <w:p w14:paraId="4EDC5DB6" w14:textId="77777777" w:rsidR="00B84451" w:rsidRPr="00B84451" w:rsidRDefault="00B84451" w:rsidP="00B84451">
      <w:pPr>
        <w:numPr>
          <w:ilvl w:val="1"/>
          <w:numId w:val="95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CLO Victoria Valenzuela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15,971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$313.07</w:t>
      </w:r>
      <w:r w:rsidRPr="00B84451">
        <w:rPr>
          <w:rFonts w:ascii="Times New Roman" w:eastAsia="微软雅黑" w:hAnsi="Times New Roman" w:cs="Times New Roman"/>
          <w:sz w:val="22"/>
          <w:szCs w:val="22"/>
        </w:rPr>
        <w:t>。</w:t>
      </w:r>
    </w:p>
    <w:p w14:paraId="7703FD09"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内部人士持续减持表明管理层认为当前股价已接近峰值</w:t>
      </w:r>
      <w:r w:rsidRPr="00B84451">
        <w:rPr>
          <w:rFonts w:ascii="Times New Roman" w:eastAsia="微软雅黑" w:hAnsi="Times New Roman" w:cs="Times New Roman"/>
          <w:sz w:val="22"/>
          <w:szCs w:val="22"/>
        </w:rPr>
        <w:t>，投资者需谨慎。</w:t>
      </w:r>
    </w:p>
    <w:p w14:paraId="6F0F2E0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A3800AB">
          <v:rect id="_x0000_i1077" style="width:0;height:1.5pt" o:hralign="center" o:hrstd="t" o:hr="t" fillcolor="#a0a0a0" stroked="f"/>
        </w:pict>
      </w:r>
    </w:p>
    <w:p w14:paraId="34653116"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10. </w:t>
      </w:r>
      <w:r w:rsidRPr="00B84451">
        <w:rPr>
          <w:rFonts w:ascii="Times New Roman" w:eastAsia="微软雅黑" w:hAnsi="Times New Roman" w:cs="Times New Roman"/>
          <w:b/>
          <w:bCs/>
          <w:sz w:val="22"/>
          <w:szCs w:val="22"/>
        </w:rPr>
        <w:t>投资建议</w:t>
      </w:r>
    </w:p>
    <w:p w14:paraId="2918E68B"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短期策略</w:t>
      </w:r>
      <w:r w:rsidRPr="00B84451">
        <w:rPr>
          <w:rFonts w:ascii="Times New Roman" w:eastAsia="微软雅黑" w:hAnsi="Times New Roman" w:cs="Times New Roman"/>
          <w:sz w:val="22"/>
          <w:szCs w:val="22"/>
        </w:rPr>
        <w:t>：</w:t>
      </w:r>
    </w:p>
    <w:p w14:paraId="3B513C43" w14:textId="77777777" w:rsidR="00B84451" w:rsidRPr="00B84451" w:rsidRDefault="00B84451" w:rsidP="00B84451">
      <w:pPr>
        <w:numPr>
          <w:ilvl w:val="0"/>
          <w:numId w:val="95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保持谨慎</w:t>
      </w:r>
      <w:r w:rsidRPr="00B84451">
        <w:rPr>
          <w:rFonts w:ascii="Times New Roman" w:eastAsia="微软雅黑" w:hAnsi="Times New Roman" w:cs="Times New Roman"/>
          <w:sz w:val="22"/>
          <w:szCs w:val="22"/>
        </w:rPr>
        <w:t>，观察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2</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日财报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是否符合高预期。</w:t>
      </w:r>
    </w:p>
    <w:p w14:paraId="3681A10B" w14:textId="77777777" w:rsidR="00B84451" w:rsidRPr="00B84451" w:rsidRDefault="00B84451" w:rsidP="00B84451">
      <w:pPr>
        <w:numPr>
          <w:ilvl w:val="0"/>
          <w:numId w:val="95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股价已超估值</w:t>
      </w:r>
      <w:r w:rsidRPr="00B84451">
        <w:rPr>
          <w:rFonts w:ascii="Times New Roman" w:eastAsia="微软雅黑" w:hAnsi="Times New Roman" w:cs="Times New Roman"/>
          <w:sz w:val="22"/>
          <w:szCs w:val="22"/>
        </w:rPr>
        <w:t>，建议</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在</w:t>
      </w:r>
      <w:r w:rsidRPr="00B84451">
        <w:rPr>
          <w:rFonts w:ascii="Times New Roman" w:eastAsia="微软雅黑" w:hAnsi="Times New Roman" w:cs="Times New Roman"/>
          <w:b/>
          <w:bCs/>
          <w:sz w:val="22"/>
          <w:szCs w:val="22"/>
        </w:rPr>
        <w:t xml:space="preserve"> $350-$370 </w:t>
      </w:r>
      <w:r w:rsidRPr="00B84451">
        <w:rPr>
          <w:rFonts w:ascii="Times New Roman" w:eastAsia="微软雅黑" w:hAnsi="Times New Roman" w:cs="Times New Roman"/>
          <w:b/>
          <w:bCs/>
          <w:sz w:val="22"/>
          <w:szCs w:val="22"/>
        </w:rPr>
        <w:t>区间逐步获利了结</w:t>
      </w:r>
      <w:r w:rsidRPr="00B84451">
        <w:rPr>
          <w:rFonts w:ascii="Times New Roman" w:eastAsia="微软雅黑" w:hAnsi="Times New Roman" w:cs="Times New Roman"/>
          <w:sz w:val="22"/>
          <w:szCs w:val="22"/>
        </w:rPr>
        <w:t>。</w:t>
      </w:r>
    </w:p>
    <w:p w14:paraId="260C0082" w14:textId="77777777" w:rsidR="00B84451" w:rsidRPr="00B84451" w:rsidRDefault="00B84451" w:rsidP="00B84451">
      <w:pPr>
        <w:numPr>
          <w:ilvl w:val="0"/>
          <w:numId w:val="95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股价回调至</w:t>
      </w:r>
      <w:r w:rsidRPr="00B84451">
        <w:rPr>
          <w:rFonts w:ascii="Times New Roman" w:eastAsia="微软雅黑" w:hAnsi="Times New Roman" w:cs="Times New Roman"/>
          <w:b/>
          <w:bCs/>
          <w:sz w:val="22"/>
          <w:szCs w:val="22"/>
        </w:rPr>
        <w:t xml:space="preserve"> $250-$270 </w:t>
      </w:r>
      <w:r w:rsidRPr="00B84451">
        <w:rPr>
          <w:rFonts w:ascii="Times New Roman" w:eastAsia="微软雅黑" w:hAnsi="Times New Roman" w:cs="Times New Roman"/>
          <w:b/>
          <w:bCs/>
          <w:sz w:val="22"/>
          <w:szCs w:val="22"/>
        </w:rPr>
        <w:t>区间</w:t>
      </w:r>
      <w:r w:rsidRPr="00B84451">
        <w:rPr>
          <w:rFonts w:ascii="Times New Roman" w:eastAsia="微软雅黑" w:hAnsi="Times New Roman" w:cs="Times New Roman"/>
          <w:sz w:val="22"/>
          <w:szCs w:val="22"/>
        </w:rPr>
        <w:t>，可考虑重新布局。</w:t>
      </w:r>
    </w:p>
    <w:p w14:paraId="357C4914"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长期策略</w:t>
      </w:r>
      <w:r w:rsidRPr="00B84451">
        <w:rPr>
          <w:rFonts w:ascii="Times New Roman" w:eastAsia="微软雅黑" w:hAnsi="Times New Roman" w:cs="Times New Roman"/>
          <w:sz w:val="22"/>
          <w:szCs w:val="22"/>
        </w:rPr>
        <w:t>：</w:t>
      </w:r>
    </w:p>
    <w:p w14:paraId="7C0C5389" w14:textId="77777777" w:rsidR="00B84451" w:rsidRPr="00B84451" w:rsidRDefault="00B84451" w:rsidP="00B84451">
      <w:pPr>
        <w:numPr>
          <w:ilvl w:val="0"/>
          <w:numId w:val="95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关注</w:t>
      </w:r>
      <w:r w:rsidRPr="00B84451">
        <w:rPr>
          <w:rFonts w:ascii="Times New Roman" w:eastAsia="微软雅黑" w:hAnsi="Times New Roman" w:cs="Times New Roman"/>
          <w:b/>
          <w:bCs/>
          <w:sz w:val="22"/>
          <w:szCs w:val="22"/>
        </w:rPr>
        <w:t xml:space="preserve"> AXON AI </w:t>
      </w:r>
      <w:r w:rsidRPr="00B84451">
        <w:rPr>
          <w:rFonts w:ascii="Times New Roman" w:eastAsia="微软雅黑" w:hAnsi="Times New Roman" w:cs="Times New Roman"/>
          <w:b/>
          <w:bCs/>
          <w:sz w:val="22"/>
          <w:szCs w:val="22"/>
        </w:rPr>
        <w:t>在电商广告的扩展情况</w:t>
      </w:r>
      <w:r w:rsidRPr="00B84451">
        <w:rPr>
          <w:rFonts w:ascii="Times New Roman" w:eastAsia="微软雅黑" w:hAnsi="Times New Roman" w:cs="Times New Roman"/>
          <w:sz w:val="22"/>
          <w:szCs w:val="22"/>
        </w:rPr>
        <w:t>，若该业务成功，将进一步扩大</w:t>
      </w:r>
      <w:r w:rsidRPr="00B84451">
        <w:rPr>
          <w:rFonts w:ascii="Times New Roman" w:eastAsia="微软雅黑" w:hAnsi="Times New Roman" w:cs="Times New Roman"/>
          <w:sz w:val="22"/>
          <w:szCs w:val="22"/>
        </w:rPr>
        <w:t xml:space="preserve"> TAM</w:t>
      </w:r>
      <w:r w:rsidRPr="00B84451">
        <w:rPr>
          <w:rFonts w:ascii="Times New Roman" w:eastAsia="微软雅黑" w:hAnsi="Times New Roman" w:cs="Times New Roman"/>
          <w:sz w:val="22"/>
          <w:szCs w:val="22"/>
        </w:rPr>
        <w:t>。</w:t>
      </w:r>
    </w:p>
    <w:p w14:paraId="7FEDB5B6" w14:textId="77777777" w:rsidR="00B84451" w:rsidRPr="00B84451" w:rsidRDefault="00B84451" w:rsidP="00B84451">
      <w:pPr>
        <w:numPr>
          <w:ilvl w:val="0"/>
          <w:numId w:val="95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观察竞争对手（如</w:t>
      </w:r>
      <w:r w:rsidRPr="00B84451">
        <w:rPr>
          <w:rFonts w:ascii="Times New Roman" w:eastAsia="微软雅黑" w:hAnsi="Times New Roman" w:cs="Times New Roman"/>
          <w:b/>
          <w:bCs/>
          <w:sz w:val="22"/>
          <w:szCs w:val="22"/>
        </w:rPr>
        <w:t xml:space="preserve"> Google </w:t>
      </w:r>
      <w:r w:rsidRPr="00B84451">
        <w:rPr>
          <w:rFonts w:ascii="Times New Roman" w:eastAsia="微软雅黑" w:hAnsi="Times New Roman" w:cs="Times New Roman"/>
          <w:b/>
          <w:bCs/>
          <w:sz w:val="22"/>
          <w:szCs w:val="22"/>
        </w:rPr>
        <w:t>和</w:t>
      </w:r>
      <w:r w:rsidRPr="00B84451">
        <w:rPr>
          <w:rFonts w:ascii="Times New Roman" w:eastAsia="微软雅黑" w:hAnsi="Times New Roman" w:cs="Times New Roman"/>
          <w:b/>
          <w:bCs/>
          <w:sz w:val="22"/>
          <w:szCs w:val="22"/>
        </w:rPr>
        <w:t xml:space="preserve"> The Trade Desk</w:t>
      </w:r>
      <w:r w:rsidRPr="00B84451">
        <w:rPr>
          <w:rFonts w:ascii="Times New Roman" w:eastAsia="微软雅黑" w:hAnsi="Times New Roman" w:cs="Times New Roman"/>
          <w:b/>
          <w:bCs/>
          <w:sz w:val="22"/>
          <w:szCs w:val="22"/>
        </w:rPr>
        <w:t>）的市场份额变化</w:t>
      </w:r>
      <w:r w:rsidRPr="00B84451">
        <w:rPr>
          <w:rFonts w:ascii="Times New Roman" w:eastAsia="微软雅黑" w:hAnsi="Times New Roman" w:cs="Times New Roman"/>
          <w:sz w:val="22"/>
          <w:szCs w:val="22"/>
        </w:rPr>
        <w:t>。</w:t>
      </w:r>
    </w:p>
    <w:p w14:paraId="5D610C90" w14:textId="77777777" w:rsidR="00B84451" w:rsidRPr="00B84451" w:rsidRDefault="00B84451" w:rsidP="00B84451">
      <w:pPr>
        <w:numPr>
          <w:ilvl w:val="0"/>
          <w:numId w:val="95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关注内部持仓变动</w:t>
      </w:r>
      <w:r w:rsidRPr="00B84451">
        <w:rPr>
          <w:rFonts w:ascii="Times New Roman" w:eastAsia="微软雅黑" w:hAnsi="Times New Roman" w:cs="Times New Roman"/>
          <w:sz w:val="22"/>
          <w:szCs w:val="22"/>
        </w:rPr>
        <w:t>，若管理层开始增持，可能是买入信号。</w:t>
      </w:r>
    </w:p>
    <w:p w14:paraId="6F2BDD7B"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17E67AE">
          <v:rect id="_x0000_i1078" style="width:0;height:1.5pt" o:hralign="center" o:hrstd="t" o:hr="t" fillcolor="#a0a0a0" stroked="f"/>
        </w:pict>
      </w:r>
    </w:p>
    <w:p w14:paraId="00DCAA7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11. </w:t>
      </w:r>
      <w:r w:rsidRPr="00B84451">
        <w:rPr>
          <w:rFonts w:ascii="Times New Roman" w:eastAsia="微软雅黑" w:hAnsi="Times New Roman" w:cs="Times New Roman"/>
          <w:b/>
          <w:bCs/>
          <w:sz w:val="22"/>
          <w:szCs w:val="22"/>
        </w:rPr>
        <w:t>结论</w:t>
      </w:r>
    </w:p>
    <w:p w14:paraId="2C84C84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是一家具备强大</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驱动增长潜力的公司，但当前估值已充分反映未来增长，短期投资回报有限。建议投资者保持谨慎，并在股价回调时寻找更好的买入机会</w:t>
      </w:r>
      <w:r w:rsidRPr="00B84451">
        <w:rPr>
          <w:rFonts w:ascii="Times New Roman" w:eastAsia="微软雅黑" w:hAnsi="Times New Roman" w:cs="Times New Roman"/>
          <w:sz w:val="22"/>
          <w:szCs w:val="22"/>
        </w:rPr>
        <w:t>。</w:t>
      </w:r>
    </w:p>
    <w:p w14:paraId="7D047AAC"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95C4399">
          <v:rect id="_x0000_i1079" style="width:0;height:1.5pt" o:hralign="center" o:hrstd="t" o:hr="t" fillcolor="#a0a0a0" stroked="f"/>
        </w:pict>
      </w:r>
    </w:p>
    <w:p w14:paraId="2FE3223E"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这份报告基于最新市场数据、机构持仓、行业趋势和财务分析，若需进一步深入研究特定领域，如</w:t>
      </w:r>
      <w:r w:rsidRPr="00B84451">
        <w:rPr>
          <w:rFonts w:ascii="Times New Roman" w:eastAsia="微软雅黑" w:hAnsi="Times New Roman" w:cs="Times New Roman"/>
          <w:b/>
          <w:bCs/>
          <w:sz w:val="22"/>
          <w:szCs w:val="22"/>
        </w:rPr>
        <w:t xml:space="preserve">AI </w:t>
      </w:r>
      <w:r w:rsidRPr="00B84451">
        <w:rPr>
          <w:rFonts w:ascii="Times New Roman" w:eastAsia="微软雅黑" w:hAnsi="Times New Roman" w:cs="Times New Roman"/>
          <w:b/>
          <w:bCs/>
          <w:sz w:val="22"/>
          <w:szCs w:val="22"/>
        </w:rPr>
        <w:t>广告技术、市场竞争格局等</w:t>
      </w:r>
      <w:r w:rsidRPr="00B84451">
        <w:rPr>
          <w:rFonts w:ascii="Times New Roman" w:eastAsia="微软雅黑" w:hAnsi="Times New Roman" w:cs="Times New Roman"/>
          <w:sz w:val="22"/>
          <w:szCs w:val="22"/>
        </w:rPr>
        <w:t>，可以继续探讨。</w:t>
      </w:r>
    </w:p>
    <w:p w14:paraId="6A461C2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12. </w:t>
      </w:r>
      <w:r w:rsidRPr="00B84451">
        <w:rPr>
          <w:rFonts w:ascii="Times New Roman" w:eastAsia="微软雅黑" w:hAnsi="Times New Roman" w:cs="Times New Roman"/>
          <w:b/>
          <w:bCs/>
          <w:sz w:val="22"/>
          <w:szCs w:val="22"/>
        </w:rPr>
        <w:t>风险分析</w:t>
      </w:r>
    </w:p>
    <w:p w14:paraId="1EB30E6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尽管</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具备</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驱动的高增长潜力，但投资仍需考虑多个关键风险因素，包括</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市场风险、竞争风险、监管风险、财务风险</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等。</w:t>
      </w:r>
    </w:p>
    <w:p w14:paraId="563CB0D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12.1 </w:t>
      </w:r>
      <w:r w:rsidRPr="00B84451">
        <w:rPr>
          <w:rFonts w:ascii="Times New Roman" w:eastAsia="微软雅黑" w:hAnsi="Times New Roman" w:cs="Times New Roman"/>
          <w:b/>
          <w:bCs/>
          <w:sz w:val="22"/>
          <w:szCs w:val="22"/>
        </w:rPr>
        <w:t>市场风险</w:t>
      </w:r>
    </w:p>
    <w:p w14:paraId="71598BC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估值过高，市场预期过于乐观</w:t>
      </w:r>
    </w:p>
    <w:p w14:paraId="135584A1" w14:textId="77777777" w:rsidR="00B84451" w:rsidRPr="00B84451" w:rsidRDefault="00B84451" w:rsidP="00B84451">
      <w:pPr>
        <w:numPr>
          <w:ilvl w:val="0"/>
          <w:numId w:val="95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当前</w:t>
      </w:r>
      <w:r w:rsidRPr="00B84451">
        <w:rPr>
          <w:rFonts w:ascii="Times New Roman" w:eastAsia="微软雅黑" w:hAnsi="Times New Roman" w:cs="Times New Roman"/>
          <w:sz w:val="22"/>
          <w:szCs w:val="22"/>
        </w:rPr>
        <w:t xml:space="preserve"> PEG</w:t>
      </w:r>
      <w:r w:rsidRPr="00B84451">
        <w:rPr>
          <w:rFonts w:ascii="Times New Roman" w:eastAsia="微软雅黑" w:hAnsi="Times New Roman" w:cs="Times New Roman"/>
          <w:sz w:val="22"/>
          <w:szCs w:val="22"/>
        </w:rPr>
        <w:t>（市盈增长比率）为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1.23x (2025</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和</w:t>
      </w:r>
      <w:r w:rsidRPr="00B84451">
        <w:rPr>
          <w:rFonts w:ascii="Times New Roman" w:eastAsia="微软雅黑" w:hAnsi="Times New Roman" w:cs="Times New Roman"/>
          <w:b/>
          <w:bCs/>
          <w:sz w:val="22"/>
          <w:szCs w:val="22"/>
        </w:rPr>
        <w:t xml:space="preserve"> 1.24x (2026</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，意味着市场已经定价了较高的未来增长预期。</w:t>
      </w:r>
    </w:p>
    <w:p w14:paraId="52CDD4DA" w14:textId="77777777" w:rsidR="00B84451" w:rsidRPr="00B84451" w:rsidRDefault="00B84451" w:rsidP="00B84451">
      <w:pPr>
        <w:numPr>
          <w:ilvl w:val="0"/>
          <w:numId w:val="95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Q4 </w:t>
      </w:r>
      <w:r w:rsidRPr="00B84451">
        <w:rPr>
          <w:rFonts w:ascii="Times New Roman" w:eastAsia="微软雅黑" w:hAnsi="Times New Roman" w:cs="Times New Roman"/>
          <w:b/>
          <w:bCs/>
          <w:sz w:val="22"/>
          <w:szCs w:val="22"/>
        </w:rPr>
        <w:t>业绩未达到市场预期</w:t>
      </w:r>
      <w:r w:rsidRPr="00B84451">
        <w:rPr>
          <w:rFonts w:ascii="Times New Roman" w:eastAsia="微软雅黑" w:hAnsi="Times New Roman" w:cs="Times New Roman"/>
          <w:sz w:val="22"/>
          <w:szCs w:val="22"/>
        </w:rPr>
        <w:t>，股价可能面临大幅回调的风险。</w:t>
      </w:r>
    </w:p>
    <w:p w14:paraId="3D6B8A29" w14:textId="77777777" w:rsidR="00B84451" w:rsidRPr="00B84451" w:rsidRDefault="00B84451" w:rsidP="00B84451">
      <w:pPr>
        <w:numPr>
          <w:ilvl w:val="0"/>
          <w:numId w:val="95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过去</w:t>
      </w:r>
      <w:r w:rsidRPr="00B84451">
        <w:rPr>
          <w:rFonts w:ascii="Times New Roman" w:eastAsia="微软雅黑" w:hAnsi="Times New Roman" w:cs="Times New Roman"/>
          <w:sz w:val="22"/>
          <w:szCs w:val="22"/>
        </w:rPr>
        <w:t xml:space="preserve"> 6 </w:t>
      </w:r>
      <w:r w:rsidRPr="00B84451">
        <w:rPr>
          <w:rFonts w:ascii="Times New Roman" w:eastAsia="微软雅黑" w:hAnsi="Times New Roman" w:cs="Times New Roman"/>
          <w:sz w:val="22"/>
          <w:szCs w:val="22"/>
        </w:rPr>
        <w:t>个月股价已上涨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超过</w:t>
      </w:r>
      <w:r w:rsidRPr="00B84451">
        <w:rPr>
          <w:rFonts w:ascii="Times New Roman" w:eastAsia="微软雅黑" w:hAnsi="Times New Roman" w:cs="Times New Roman"/>
          <w:b/>
          <w:bCs/>
          <w:sz w:val="22"/>
          <w:szCs w:val="22"/>
        </w:rPr>
        <w:t xml:space="preserve"> 700%</w:t>
      </w:r>
      <w:r w:rsidRPr="00B84451">
        <w:rPr>
          <w:rFonts w:ascii="Times New Roman" w:eastAsia="微软雅黑" w:hAnsi="Times New Roman" w:cs="Times New Roman"/>
          <w:sz w:val="22"/>
          <w:szCs w:val="22"/>
        </w:rPr>
        <w:t>，短期内存在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资金获利了结的可能性</w:t>
      </w:r>
      <w:r w:rsidRPr="00B84451">
        <w:rPr>
          <w:rFonts w:ascii="Times New Roman" w:eastAsia="微软雅黑" w:hAnsi="Times New Roman" w:cs="Times New Roman"/>
          <w:sz w:val="22"/>
          <w:szCs w:val="22"/>
        </w:rPr>
        <w:t>，尤其是内部人士持续减持。</w:t>
      </w:r>
    </w:p>
    <w:p w14:paraId="61A00E0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全球经济环境影响广告支出</w:t>
      </w:r>
    </w:p>
    <w:p w14:paraId="5445FE4D" w14:textId="77777777" w:rsidR="00B84451" w:rsidRPr="00B84451" w:rsidRDefault="00B84451" w:rsidP="00B84451">
      <w:pPr>
        <w:numPr>
          <w:ilvl w:val="0"/>
          <w:numId w:val="95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数字广告市场对</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宏观经济周期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敏感，若经济放缓，广告预算可能被削减，从而影响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的收入增长。</w:t>
      </w:r>
    </w:p>
    <w:p w14:paraId="1C39A3D2" w14:textId="77777777" w:rsidR="00B84451" w:rsidRPr="00B84451" w:rsidRDefault="00B84451" w:rsidP="00B84451">
      <w:pPr>
        <w:numPr>
          <w:ilvl w:val="0"/>
          <w:numId w:val="958"/>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美国及全球利率环境</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可能影响科技公司估值，若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美联储维持高利率</w:t>
      </w:r>
      <w:r w:rsidRPr="00B84451">
        <w:rPr>
          <w:rFonts w:ascii="Times New Roman" w:eastAsia="微软雅黑" w:hAnsi="Times New Roman" w:cs="Times New Roman"/>
          <w:sz w:val="22"/>
          <w:szCs w:val="22"/>
        </w:rPr>
        <w:t>，投资者可能更青睐盈利稳定的大型科技公司，而非高增长但高估值的企业。</w:t>
      </w:r>
    </w:p>
    <w:p w14:paraId="6A4E6C9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5EAE826">
          <v:rect id="_x0000_i1080" style="width:0;height:1.5pt" o:hralign="center" o:hrstd="t" o:hr="t" fillcolor="#a0a0a0" stroked="f"/>
        </w:pict>
      </w:r>
    </w:p>
    <w:p w14:paraId="5DA859E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12.2 </w:t>
      </w:r>
      <w:r w:rsidRPr="00B84451">
        <w:rPr>
          <w:rFonts w:ascii="Times New Roman" w:eastAsia="微软雅黑" w:hAnsi="Times New Roman" w:cs="Times New Roman"/>
          <w:b/>
          <w:bCs/>
          <w:sz w:val="22"/>
          <w:szCs w:val="22"/>
        </w:rPr>
        <w:t>竞争风险</w:t>
      </w:r>
    </w:p>
    <w:p w14:paraId="1E8EFC7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主要竞争对手的技术突破</w:t>
      </w:r>
    </w:p>
    <w:p w14:paraId="6E7753FD" w14:textId="77777777" w:rsidR="00B84451" w:rsidRPr="00B84451" w:rsidRDefault="00B84451" w:rsidP="00B84451">
      <w:pPr>
        <w:numPr>
          <w:ilvl w:val="0"/>
          <w:numId w:val="95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Google (GOOGL)</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Meta (META)</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仍然主导广告市场，且具备更强的技术优势和更广泛的广告生态系统：</w:t>
      </w:r>
      <w:r w:rsidRPr="00B84451">
        <w:rPr>
          <w:rFonts w:ascii="Times New Roman" w:eastAsia="微软雅黑" w:hAnsi="Times New Roman" w:cs="Times New Roman"/>
          <w:sz w:val="22"/>
          <w:szCs w:val="22"/>
        </w:rPr>
        <w:t xml:space="preserve"> </w:t>
      </w:r>
    </w:p>
    <w:p w14:paraId="72DE020D" w14:textId="77777777" w:rsidR="00B84451" w:rsidRPr="00B84451" w:rsidRDefault="00B84451" w:rsidP="00B84451">
      <w:pPr>
        <w:numPr>
          <w:ilvl w:val="1"/>
          <w:numId w:val="95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Google </w:t>
      </w:r>
      <w:r w:rsidRPr="00B84451">
        <w:rPr>
          <w:rFonts w:ascii="Times New Roman" w:eastAsia="微软雅黑" w:hAnsi="Times New Roman" w:cs="Times New Roman"/>
          <w:sz w:val="22"/>
          <w:szCs w:val="22"/>
        </w:rPr>
        <w:t>旗下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Performance Max (PMax)</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持续优化，可能削弱</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在</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广告优化领域的领先地位。</w:t>
      </w:r>
    </w:p>
    <w:p w14:paraId="4A01915A" w14:textId="77777777" w:rsidR="00B84451" w:rsidRPr="00B84451" w:rsidRDefault="00B84451" w:rsidP="00B84451">
      <w:pPr>
        <w:numPr>
          <w:ilvl w:val="1"/>
          <w:numId w:val="95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Meta </w:t>
      </w:r>
      <w:r w:rsidRPr="00B84451">
        <w:rPr>
          <w:rFonts w:ascii="Times New Roman" w:eastAsia="微软雅黑" w:hAnsi="Times New Roman" w:cs="Times New Roman"/>
          <w:sz w:val="22"/>
          <w:szCs w:val="22"/>
        </w:rPr>
        <w:t>也在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Reels </w:t>
      </w:r>
      <w:r w:rsidRPr="00B84451">
        <w:rPr>
          <w:rFonts w:ascii="Times New Roman" w:eastAsia="微软雅黑" w:hAnsi="Times New Roman" w:cs="Times New Roman"/>
          <w:b/>
          <w:bCs/>
          <w:sz w:val="22"/>
          <w:szCs w:val="22"/>
        </w:rPr>
        <w:t>广告和</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驱动广告匹配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方面加大投入。</w:t>
      </w:r>
    </w:p>
    <w:p w14:paraId="39320170" w14:textId="77777777" w:rsidR="00B84451" w:rsidRPr="00B84451" w:rsidRDefault="00B84451" w:rsidP="00B84451">
      <w:pPr>
        <w:numPr>
          <w:ilvl w:val="0"/>
          <w:numId w:val="95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Unity Software (U) </w:t>
      </w:r>
      <w:r w:rsidRPr="00B84451">
        <w:rPr>
          <w:rFonts w:ascii="Times New Roman" w:eastAsia="微软雅黑" w:hAnsi="Times New Roman" w:cs="Times New Roman"/>
          <w:b/>
          <w:bCs/>
          <w:sz w:val="22"/>
          <w:szCs w:val="22"/>
        </w:rPr>
        <w:t>与</w:t>
      </w:r>
      <w:r w:rsidRPr="00B84451">
        <w:rPr>
          <w:rFonts w:ascii="Times New Roman" w:eastAsia="微软雅黑" w:hAnsi="Times New Roman" w:cs="Times New Roman"/>
          <w:b/>
          <w:bCs/>
          <w:sz w:val="22"/>
          <w:szCs w:val="22"/>
        </w:rPr>
        <w:t xml:space="preserve"> The Trade Desk (TTD) </w:t>
      </w:r>
      <w:r w:rsidRPr="00B84451">
        <w:rPr>
          <w:rFonts w:ascii="Times New Roman" w:eastAsia="微软雅黑" w:hAnsi="Times New Roman" w:cs="Times New Roman"/>
          <w:b/>
          <w:bCs/>
          <w:sz w:val="22"/>
          <w:szCs w:val="22"/>
        </w:rPr>
        <w:t>的竞争</w:t>
      </w:r>
      <w:r w:rsidRPr="00B84451">
        <w:rPr>
          <w:rFonts w:ascii="Times New Roman" w:eastAsia="微软雅黑" w:hAnsi="Times New Roman" w:cs="Times New Roman"/>
          <w:sz w:val="22"/>
          <w:szCs w:val="22"/>
        </w:rPr>
        <w:t xml:space="preserve"> </w:t>
      </w:r>
    </w:p>
    <w:p w14:paraId="4E6DF410" w14:textId="77777777" w:rsidR="00B84451" w:rsidRPr="00B84451" w:rsidRDefault="00B84451" w:rsidP="00B84451">
      <w:pPr>
        <w:numPr>
          <w:ilvl w:val="1"/>
          <w:numId w:val="95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 xml:space="preserve">Unity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游戏广告变现</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领域竞争激烈，</w:t>
      </w: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的</w:t>
      </w:r>
      <w:r w:rsidRPr="00B84451">
        <w:rPr>
          <w:rFonts w:ascii="Times New Roman" w:eastAsia="微软雅黑" w:hAnsi="Times New Roman" w:cs="Times New Roman"/>
          <w:sz w:val="22"/>
          <w:szCs w:val="22"/>
        </w:rPr>
        <w:t xml:space="preserve"> 3D </w:t>
      </w:r>
      <w:r w:rsidRPr="00B84451">
        <w:rPr>
          <w:rFonts w:ascii="Times New Roman" w:eastAsia="微软雅黑" w:hAnsi="Times New Roman" w:cs="Times New Roman"/>
          <w:sz w:val="22"/>
          <w:szCs w:val="22"/>
        </w:rPr>
        <w:t>引擎优势可能吸引更多开发者选择其广告平台。</w:t>
      </w:r>
    </w:p>
    <w:p w14:paraId="6B38E380" w14:textId="77777777" w:rsidR="00B84451" w:rsidRPr="00B84451" w:rsidRDefault="00B84451" w:rsidP="00B84451">
      <w:pPr>
        <w:numPr>
          <w:ilvl w:val="1"/>
          <w:numId w:val="95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The Trade Desk </w:t>
      </w:r>
      <w:r w:rsidRPr="00B84451">
        <w:rPr>
          <w:rFonts w:ascii="Times New Roman" w:eastAsia="微软雅黑" w:hAnsi="Times New Roman" w:cs="Times New Roman"/>
          <w:sz w:val="22"/>
          <w:szCs w:val="22"/>
        </w:rPr>
        <w:t>作为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独立</w:t>
      </w:r>
      <w:r w:rsidRPr="00B84451">
        <w:rPr>
          <w:rFonts w:ascii="Times New Roman" w:eastAsia="微软雅黑" w:hAnsi="Times New Roman" w:cs="Times New Roman"/>
          <w:b/>
          <w:bCs/>
          <w:sz w:val="22"/>
          <w:szCs w:val="22"/>
        </w:rPr>
        <w:t xml:space="preserve"> DSP (</w:t>
      </w:r>
      <w:r w:rsidRPr="00B84451">
        <w:rPr>
          <w:rFonts w:ascii="Times New Roman" w:eastAsia="微软雅黑" w:hAnsi="Times New Roman" w:cs="Times New Roman"/>
          <w:b/>
          <w:bCs/>
          <w:sz w:val="22"/>
          <w:szCs w:val="22"/>
        </w:rPr>
        <w:t>需求方平台</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，正在获得更多品牌广告商的青睐，抢占市场份额。</w:t>
      </w:r>
    </w:p>
    <w:p w14:paraId="007C8F9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行业价格战</w:t>
      </w:r>
    </w:p>
    <w:p w14:paraId="459DC237" w14:textId="77777777" w:rsidR="00B84451" w:rsidRPr="00B84451" w:rsidRDefault="00B84451" w:rsidP="00B84451">
      <w:pPr>
        <w:numPr>
          <w:ilvl w:val="0"/>
          <w:numId w:val="96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若竞争对手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降低广告定价</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或提供</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更有吸引力的分成方案</w:t>
      </w:r>
      <w:r w:rsidRPr="00B84451">
        <w:rPr>
          <w:rFonts w:ascii="Times New Roman" w:eastAsia="微软雅黑" w:hAnsi="Times New Roman" w:cs="Times New Roman"/>
          <w:sz w:val="22"/>
          <w:szCs w:val="22"/>
        </w:rPr>
        <w:t>，可能影响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的盈利能力。</w:t>
      </w:r>
    </w:p>
    <w:p w14:paraId="50308575" w14:textId="77777777" w:rsidR="00B84451" w:rsidRPr="00B84451" w:rsidRDefault="00B84451" w:rsidP="00B84451">
      <w:pPr>
        <w:numPr>
          <w:ilvl w:val="0"/>
          <w:numId w:val="96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广告变现平台的议价能力下降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可能导致</w:t>
      </w:r>
      <w:r w:rsidRPr="00B84451">
        <w:rPr>
          <w:rFonts w:ascii="Times New Roman" w:eastAsia="微软雅黑" w:hAnsi="Times New Roman" w:cs="Times New Roman"/>
          <w:sz w:val="22"/>
          <w:szCs w:val="22"/>
        </w:rPr>
        <w:t xml:space="preserve"> EBITDA </w:t>
      </w:r>
      <w:r w:rsidRPr="00B84451">
        <w:rPr>
          <w:rFonts w:ascii="Times New Roman" w:eastAsia="微软雅黑" w:hAnsi="Times New Roman" w:cs="Times New Roman"/>
          <w:sz w:val="22"/>
          <w:szCs w:val="22"/>
        </w:rPr>
        <w:t>利润率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从</w:t>
      </w:r>
      <w:r w:rsidRPr="00B84451">
        <w:rPr>
          <w:rFonts w:ascii="Times New Roman" w:eastAsia="微软雅黑" w:hAnsi="Times New Roman" w:cs="Times New Roman"/>
          <w:b/>
          <w:bCs/>
          <w:sz w:val="22"/>
          <w:szCs w:val="22"/>
        </w:rPr>
        <w:t xml:space="preserve"> 78% </w:t>
      </w:r>
      <w:r w:rsidRPr="00B84451">
        <w:rPr>
          <w:rFonts w:ascii="Times New Roman" w:eastAsia="微软雅黑" w:hAnsi="Times New Roman" w:cs="Times New Roman"/>
          <w:b/>
          <w:bCs/>
          <w:sz w:val="22"/>
          <w:szCs w:val="22"/>
        </w:rPr>
        <w:t>下降</w:t>
      </w:r>
      <w:r w:rsidRPr="00B84451">
        <w:rPr>
          <w:rFonts w:ascii="Times New Roman" w:eastAsia="微软雅黑" w:hAnsi="Times New Roman" w:cs="Times New Roman"/>
          <w:sz w:val="22"/>
          <w:szCs w:val="22"/>
        </w:rPr>
        <w:t>。</w:t>
      </w:r>
    </w:p>
    <w:p w14:paraId="707CB7C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D8BBE5">
          <v:rect id="_x0000_i1081" style="width:0;height:1.5pt" o:hralign="center" o:hrstd="t" o:hr="t" fillcolor="#a0a0a0" stroked="f"/>
        </w:pict>
      </w:r>
    </w:p>
    <w:p w14:paraId="7BA2A10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12.3 </w:t>
      </w:r>
      <w:r w:rsidRPr="00B84451">
        <w:rPr>
          <w:rFonts w:ascii="Times New Roman" w:eastAsia="微软雅黑" w:hAnsi="Times New Roman" w:cs="Times New Roman"/>
          <w:b/>
          <w:bCs/>
          <w:sz w:val="22"/>
          <w:szCs w:val="22"/>
        </w:rPr>
        <w:t>监管风险</w:t>
      </w:r>
    </w:p>
    <w:p w14:paraId="2907BC9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隐私政策与数据合规</w:t>
      </w:r>
    </w:p>
    <w:p w14:paraId="28DAD83B" w14:textId="77777777" w:rsidR="00B84451" w:rsidRPr="00B84451" w:rsidRDefault="00B84451" w:rsidP="00B84451">
      <w:pPr>
        <w:numPr>
          <w:ilvl w:val="0"/>
          <w:numId w:val="96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苹果</w:t>
      </w:r>
      <w:r w:rsidRPr="00B84451">
        <w:rPr>
          <w:rFonts w:ascii="Times New Roman" w:eastAsia="微软雅黑" w:hAnsi="Times New Roman" w:cs="Times New Roman"/>
          <w:b/>
          <w:bCs/>
          <w:sz w:val="22"/>
          <w:szCs w:val="22"/>
        </w:rPr>
        <w:t xml:space="preserve"> ATT </w:t>
      </w:r>
      <w:r w:rsidRPr="00B84451">
        <w:rPr>
          <w:rFonts w:ascii="Times New Roman" w:eastAsia="微软雅黑" w:hAnsi="Times New Roman" w:cs="Times New Roman"/>
          <w:b/>
          <w:bCs/>
          <w:sz w:val="22"/>
          <w:szCs w:val="22"/>
        </w:rPr>
        <w:t>政策</w:t>
      </w:r>
      <w:r w:rsidRPr="00B84451">
        <w:rPr>
          <w:rFonts w:ascii="Times New Roman" w:eastAsia="微软雅黑" w:hAnsi="Times New Roman" w:cs="Times New Roman"/>
          <w:b/>
          <w:bCs/>
          <w:sz w:val="22"/>
          <w:szCs w:val="22"/>
        </w:rPr>
        <w:t xml:space="preserve"> (App Tracking Transparency)</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6EA60E12" w14:textId="77777777" w:rsidR="00B84451" w:rsidRPr="00B84451" w:rsidRDefault="00B84451" w:rsidP="00B84451">
      <w:pPr>
        <w:numPr>
          <w:ilvl w:val="1"/>
          <w:numId w:val="961"/>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Apple </w:t>
      </w:r>
      <w:r w:rsidRPr="00B84451">
        <w:rPr>
          <w:rFonts w:ascii="Times New Roman" w:eastAsia="微软雅黑" w:hAnsi="Times New Roman" w:cs="Times New Roman"/>
          <w:sz w:val="22"/>
          <w:szCs w:val="22"/>
        </w:rPr>
        <w:t>已加强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iOS </w:t>
      </w:r>
      <w:r w:rsidRPr="00B84451">
        <w:rPr>
          <w:rFonts w:ascii="Times New Roman" w:eastAsia="微软雅黑" w:hAnsi="Times New Roman" w:cs="Times New Roman"/>
          <w:b/>
          <w:bCs/>
          <w:sz w:val="22"/>
          <w:szCs w:val="22"/>
        </w:rPr>
        <w:t>端隐私保护</w:t>
      </w:r>
      <w:r w:rsidRPr="00B84451">
        <w:rPr>
          <w:rFonts w:ascii="Times New Roman" w:eastAsia="微软雅黑" w:hAnsi="Times New Roman" w:cs="Times New Roman"/>
          <w:sz w:val="22"/>
          <w:szCs w:val="22"/>
        </w:rPr>
        <w:t>，限制广告追踪能力，导致广告投放</w:t>
      </w:r>
      <w:r w:rsidRPr="00B84451">
        <w:rPr>
          <w:rFonts w:ascii="Times New Roman" w:eastAsia="微软雅黑" w:hAnsi="Times New Roman" w:cs="Times New Roman"/>
          <w:sz w:val="22"/>
          <w:szCs w:val="22"/>
        </w:rPr>
        <w:t xml:space="preserve"> ROI </w:t>
      </w:r>
      <w:r w:rsidRPr="00B84451">
        <w:rPr>
          <w:rFonts w:ascii="Times New Roman" w:eastAsia="微软雅黑" w:hAnsi="Times New Roman" w:cs="Times New Roman"/>
          <w:sz w:val="22"/>
          <w:szCs w:val="22"/>
        </w:rPr>
        <w:t>下降。</w:t>
      </w:r>
    </w:p>
    <w:p w14:paraId="7376C30B" w14:textId="77777777" w:rsidR="00B84451" w:rsidRPr="00B84451" w:rsidRDefault="00B84451" w:rsidP="00B84451">
      <w:pPr>
        <w:numPr>
          <w:ilvl w:val="1"/>
          <w:numId w:val="961"/>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若未来</w:t>
      </w:r>
      <w:r w:rsidRPr="00B84451">
        <w:rPr>
          <w:rFonts w:ascii="Times New Roman" w:eastAsia="微软雅黑" w:hAnsi="Times New Roman" w:cs="Times New Roman"/>
          <w:sz w:val="22"/>
          <w:szCs w:val="22"/>
        </w:rPr>
        <w:t xml:space="preserve"> Apple </w:t>
      </w:r>
      <w:r w:rsidRPr="00B84451">
        <w:rPr>
          <w:rFonts w:ascii="Times New Roman" w:eastAsia="微软雅黑" w:hAnsi="Times New Roman" w:cs="Times New Roman"/>
          <w:sz w:val="22"/>
          <w:szCs w:val="22"/>
        </w:rPr>
        <w:t>进一步加强隐私保护措施，可能影响</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算法的精准度。</w:t>
      </w:r>
    </w:p>
    <w:p w14:paraId="2E257C9A" w14:textId="77777777" w:rsidR="00B84451" w:rsidRPr="00B84451" w:rsidRDefault="00B84451" w:rsidP="00B84451">
      <w:pPr>
        <w:numPr>
          <w:ilvl w:val="0"/>
          <w:numId w:val="96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欧盟和美国的广告监管</w:t>
      </w:r>
      <w:r w:rsidRPr="00B84451">
        <w:rPr>
          <w:rFonts w:ascii="Times New Roman" w:eastAsia="微软雅黑" w:hAnsi="Times New Roman" w:cs="Times New Roman"/>
          <w:sz w:val="22"/>
          <w:szCs w:val="22"/>
        </w:rPr>
        <w:t xml:space="preserve"> </w:t>
      </w:r>
    </w:p>
    <w:p w14:paraId="6F29E04E" w14:textId="77777777" w:rsidR="00B84451" w:rsidRPr="00B84451" w:rsidRDefault="00B84451" w:rsidP="00B84451">
      <w:pPr>
        <w:numPr>
          <w:ilvl w:val="1"/>
          <w:numId w:val="96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欧盟《数字市场法案</w:t>
      </w:r>
      <w:r w:rsidRPr="00B84451">
        <w:rPr>
          <w:rFonts w:ascii="Times New Roman" w:eastAsia="微软雅黑" w:hAnsi="Times New Roman" w:cs="Times New Roman"/>
          <w:b/>
          <w:bCs/>
          <w:sz w:val="22"/>
          <w:szCs w:val="22"/>
        </w:rPr>
        <w:t xml:space="preserve"> (DMA)</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美国</w:t>
      </w:r>
      <w:r w:rsidRPr="00B84451">
        <w:rPr>
          <w:rFonts w:ascii="Times New Roman" w:eastAsia="微软雅黑" w:hAnsi="Times New Roman" w:cs="Times New Roman"/>
          <w:b/>
          <w:bCs/>
          <w:sz w:val="22"/>
          <w:szCs w:val="22"/>
        </w:rPr>
        <w:t xml:space="preserve"> FTC (</w:t>
      </w:r>
      <w:r w:rsidRPr="00B84451">
        <w:rPr>
          <w:rFonts w:ascii="Times New Roman" w:eastAsia="微软雅黑" w:hAnsi="Times New Roman" w:cs="Times New Roman"/>
          <w:b/>
          <w:bCs/>
          <w:sz w:val="22"/>
          <w:szCs w:val="22"/>
        </w:rPr>
        <w:t>联邦贸易委员会</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对广告行业的审查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可能带来额外的合规成本。</w:t>
      </w:r>
    </w:p>
    <w:p w14:paraId="348F11AA" w14:textId="77777777" w:rsidR="00B84451" w:rsidRPr="00B84451" w:rsidRDefault="00B84451" w:rsidP="00B84451">
      <w:pPr>
        <w:numPr>
          <w:ilvl w:val="1"/>
          <w:numId w:val="96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第三方</w:t>
      </w:r>
      <w:r w:rsidRPr="00B84451">
        <w:rPr>
          <w:rFonts w:ascii="Times New Roman" w:eastAsia="微软雅黑" w:hAnsi="Times New Roman" w:cs="Times New Roman"/>
          <w:b/>
          <w:bCs/>
          <w:sz w:val="22"/>
          <w:szCs w:val="22"/>
        </w:rPr>
        <w:t xml:space="preserve"> Cookie </w:t>
      </w:r>
      <w:r w:rsidRPr="00B84451">
        <w:rPr>
          <w:rFonts w:ascii="Times New Roman" w:eastAsia="微软雅黑" w:hAnsi="Times New Roman" w:cs="Times New Roman"/>
          <w:b/>
          <w:bCs/>
          <w:sz w:val="22"/>
          <w:szCs w:val="22"/>
        </w:rPr>
        <w:t>的淘汰</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可能使广告技术公司（包括</w:t>
      </w:r>
      <w:r w:rsidRPr="00B84451">
        <w:rPr>
          <w:rFonts w:ascii="Times New Roman" w:eastAsia="微软雅黑" w:hAnsi="Times New Roman" w:cs="Times New Roman"/>
          <w:sz w:val="22"/>
          <w:szCs w:val="22"/>
        </w:rPr>
        <w:t xml:space="preserve"> AppLovin</w:t>
      </w:r>
      <w:r w:rsidRPr="00B84451">
        <w:rPr>
          <w:rFonts w:ascii="Times New Roman" w:eastAsia="微软雅黑" w:hAnsi="Times New Roman" w:cs="Times New Roman"/>
          <w:sz w:val="22"/>
          <w:szCs w:val="22"/>
        </w:rPr>
        <w:t>）面临重构广告投放策略的挑战。</w:t>
      </w:r>
    </w:p>
    <w:p w14:paraId="6FA56E0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8ACFB9C">
          <v:rect id="_x0000_i1082" style="width:0;height:1.5pt" o:hralign="center" o:hrstd="t" o:hr="t" fillcolor="#a0a0a0" stroked="f"/>
        </w:pict>
      </w:r>
    </w:p>
    <w:p w14:paraId="387A5F5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12.4 </w:t>
      </w:r>
      <w:r w:rsidRPr="00B84451">
        <w:rPr>
          <w:rFonts w:ascii="Times New Roman" w:eastAsia="微软雅黑" w:hAnsi="Times New Roman" w:cs="Times New Roman"/>
          <w:b/>
          <w:bCs/>
          <w:sz w:val="22"/>
          <w:szCs w:val="22"/>
        </w:rPr>
        <w:t>财务风险</w:t>
      </w:r>
    </w:p>
    <w:p w14:paraId="49A7E545"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过度依赖广告业务，缺乏业务多元化</w:t>
      </w:r>
    </w:p>
    <w:p w14:paraId="4913540B" w14:textId="77777777" w:rsidR="00B84451" w:rsidRPr="00B84451" w:rsidRDefault="00B84451" w:rsidP="00B84451">
      <w:pPr>
        <w:numPr>
          <w:ilvl w:val="0"/>
          <w:numId w:val="96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70% </w:t>
      </w:r>
      <w:r w:rsidRPr="00B84451">
        <w:rPr>
          <w:rFonts w:ascii="Times New Roman" w:eastAsia="微软雅黑" w:hAnsi="Times New Roman" w:cs="Times New Roman"/>
          <w:b/>
          <w:bCs/>
          <w:sz w:val="22"/>
          <w:szCs w:val="22"/>
        </w:rPr>
        <w:t>营收来自软件广告业务</w:t>
      </w:r>
      <w:r w:rsidRPr="00B84451">
        <w:rPr>
          <w:rFonts w:ascii="Times New Roman" w:eastAsia="微软雅黑" w:hAnsi="Times New Roman" w:cs="Times New Roman"/>
          <w:b/>
          <w:bCs/>
          <w:sz w:val="22"/>
          <w:szCs w:val="22"/>
        </w:rPr>
        <w:t xml:space="preserve"> (SP)</w:t>
      </w:r>
      <w:r w:rsidRPr="00B84451">
        <w:rPr>
          <w:rFonts w:ascii="Times New Roman" w:eastAsia="微软雅黑" w:hAnsi="Times New Roman" w:cs="Times New Roman"/>
          <w:sz w:val="22"/>
          <w:szCs w:val="22"/>
        </w:rPr>
        <w:t>，若广告市场增长放缓，公司可能面临业绩下滑的风险。</w:t>
      </w:r>
    </w:p>
    <w:p w14:paraId="058C0AE2" w14:textId="77777777" w:rsidR="00B84451" w:rsidRPr="00B84451" w:rsidRDefault="00B84451" w:rsidP="00B84451">
      <w:pPr>
        <w:numPr>
          <w:ilvl w:val="0"/>
          <w:numId w:val="96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应用业务</w:t>
      </w:r>
      <w:r w:rsidRPr="00B84451">
        <w:rPr>
          <w:rFonts w:ascii="Times New Roman" w:eastAsia="微软雅黑" w:hAnsi="Times New Roman" w:cs="Times New Roman"/>
          <w:b/>
          <w:bCs/>
          <w:sz w:val="22"/>
          <w:szCs w:val="22"/>
        </w:rPr>
        <w:t xml:space="preserve"> (Apps) </w:t>
      </w:r>
      <w:r w:rsidRPr="00B84451">
        <w:rPr>
          <w:rFonts w:ascii="Times New Roman" w:eastAsia="微软雅黑" w:hAnsi="Times New Roman" w:cs="Times New Roman"/>
          <w:b/>
          <w:bCs/>
          <w:sz w:val="22"/>
          <w:szCs w:val="22"/>
        </w:rPr>
        <w:t>增速仅</w:t>
      </w:r>
      <w:r w:rsidRPr="00B84451">
        <w:rPr>
          <w:rFonts w:ascii="Times New Roman" w:eastAsia="微软雅黑" w:hAnsi="Times New Roman" w:cs="Times New Roman"/>
          <w:b/>
          <w:bCs/>
          <w:sz w:val="22"/>
          <w:szCs w:val="22"/>
        </w:rPr>
        <w:t xml:space="preserve"> 0.9%</w:t>
      </w:r>
      <w:r w:rsidRPr="00B84451">
        <w:rPr>
          <w:rFonts w:ascii="Times New Roman" w:eastAsia="微软雅黑" w:hAnsi="Times New Roman" w:cs="Times New Roman"/>
          <w:sz w:val="22"/>
          <w:szCs w:val="22"/>
        </w:rPr>
        <w:t>，缺乏新的增长点。</w:t>
      </w:r>
    </w:p>
    <w:p w14:paraId="688A2E41"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长期债务较高</w:t>
      </w:r>
    </w:p>
    <w:p w14:paraId="181D6F9F" w14:textId="77777777" w:rsidR="00B84451" w:rsidRPr="00B84451" w:rsidRDefault="00B84451" w:rsidP="00B84451">
      <w:pPr>
        <w:numPr>
          <w:ilvl w:val="0"/>
          <w:numId w:val="9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当前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长期债务</w:t>
      </w:r>
      <w:r w:rsidRPr="00B84451">
        <w:rPr>
          <w:rFonts w:ascii="Times New Roman" w:eastAsia="微软雅黑" w:hAnsi="Times New Roman" w:cs="Times New Roman"/>
          <w:b/>
          <w:bCs/>
          <w:sz w:val="22"/>
          <w:szCs w:val="22"/>
        </w:rPr>
        <w:t xml:space="preserve"> $3.47B</w:t>
      </w:r>
      <w:r w:rsidRPr="00B84451">
        <w:rPr>
          <w:rFonts w:ascii="Times New Roman" w:eastAsia="微软雅黑" w:hAnsi="Times New Roman" w:cs="Times New Roman"/>
          <w:sz w:val="22"/>
          <w:szCs w:val="22"/>
        </w:rPr>
        <w:t>，虽然</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现金流强劲</w:t>
      </w:r>
      <w:r w:rsidRPr="00B84451">
        <w:rPr>
          <w:rFonts w:ascii="Times New Roman" w:eastAsia="微软雅黑" w:hAnsi="Times New Roman" w:cs="Times New Roman"/>
          <w:sz w:val="22"/>
          <w:szCs w:val="22"/>
        </w:rPr>
        <w:t>，但若未来利率上升或营收增长放缓，公司可能面临债务压力。</w:t>
      </w:r>
    </w:p>
    <w:p w14:paraId="3C4FF1D7" w14:textId="77777777" w:rsidR="00B84451" w:rsidRPr="00B84451" w:rsidRDefault="00B84451" w:rsidP="00B84451">
      <w:pPr>
        <w:numPr>
          <w:ilvl w:val="0"/>
          <w:numId w:val="9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未来</w:t>
      </w:r>
      <w:r w:rsidRPr="00B84451">
        <w:rPr>
          <w:rFonts w:ascii="Times New Roman" w:eastAsia="微软雅黑" w:hAnsi="Times New Roman" w:cs="Times New Roman"/>
          <w:b/>
          <w:bCs/>
          <w:sz w:val="22"/>
          <w:szCs w:val="22"/>
        </w:rPr>
        <w:t xml:space="preserve"> 3 </w:t>
      </w:r>
      <w:r w:rsidRPr="00B84451">
        <w:rPr>
          <w:rFonts w:ascii="Times New Roman" w:eastAsia="微软雅黑" w:hAnsi="Times New Roman" w:cs="Times New Roman"/>
          <w:b/>
          <w:bCs/>
          <w:sz w:val="22"/>
          <w:szCs w:val="22"/>
        </w:rPr>
        <w:t>年仍需继续回购股票</w:t>
      </w:r>
      <w:r w:rsidRPr="00B84451">
        <w:rPr>
          <w:rFonts w:ascii="Times New Roman" w:eastAsia="微软雅黑" w:hAnsi="Times New Roman" w:cs="Times New Roman"/>
          <w:b/>
          <w:bCs/>
          <w:sz w:val="22"/>
          <w:szCs w:val="22"/>
        </w:rPr>
        <w:t xml:space="preserve"> ($2.3B </w:t>
      </w:r>
      <w:r w:rsidRPr="00B84451">
        <w:rPr>
          <w:rFonts w:ascii="Times New Roman" w:eastAsia="微软雅黑" w:hAnsi="Times New Roman" w:cs="Times New Roman"/>
          <w:b/>
          <w:bCs/>
          <w:sz w:val="22"/>
          <w:szCs w:val="22"/>
        </w:rPr>
        <w:t>回购计划</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，可能导致资本支出增加，影响现金流灵活性。</w:t>
      </w:r>
    </w:p>
    <w:p w14:paraId="61FD9F18"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3D6B15">
          <v:rect id="_x0000_i1083" style="width:0;height:1.5pt" o:hralign="center" o:hrstd="t" o:hr="t" fillcolor="#a0a0a0" stroked="f"/>
        </w:pict>
      </w:r>
    </w:p>
    <w:p w14:paraId="59CD3B53"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 </w:t>
      </w:r>
      <w:r w:rsidRPr="00B84451">
        <w:rPr>
          <w:rFonts w:ascii="Times New Roman" w:eastAsia="微软雅黑" w:hAnsi="Times New Roman" w:cs="Times New Roman"/>
          <w:b/>
          <w:bCs/>
          <w:sz w:val="22"/>
          <w:szCs w:val="22"/>
        </w:rPr>
        <w:t>未来增长动能</w:t>
      </w:r>
    </w:p>
    <w:p w14:paraId="3169D6A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尽管存在风险，</w:t>
      </w: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仍具备多个长期增长动力，特别是在</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广告技术、市场扩展和业务优化方面。</w:t>
      </w:r>
    </w:p>
    <w:p w14:paraId="445D06BB"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13.1 AI </w:t>
      </w:r>
      <w:r w:rsidRPr="00B84451">
        <w:rPr>
          <w:rFonts w:ascii="Times New Roman" w:eastAsia="微软雅黑" w:hAnsi="Times New Roman" w:cs="Times New Roman"/>
          <w:b/>
          <w:bCs/>
          <w:sz w:val="22"/>
          <w:szCs w:val="22"/>
        </w:rPr>
        <w:t>在广告优化中的持续突破</w:t>
      </w:r>
    </w:p>
    <w:p w14:paraId="3FD81F02" w14:textId="77777777" w:rsidR="00B84451" w:rsidRPr="00B84451" w:rsidRDefault="00B84451" w:rsidP="00B84451">
      <w:pPr>
        <w:numPr>
          <w:ilvl w:val="0"/>
          <w:numId w:val="96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AXON AI </w:t>
      </w:r>
      <w:r w:rsidRPr="00B84451">
        <w:rPr>
          <w:rFonts w:ascii="Times New Roman" w:eastAsia="微软雅黑" w:hAnsi="Times New Roman" w:cs="Times New Roman"/>
          <w:b/>
          <w:bCs/>
          <w:sz w:val="22"/>
          <w:szCs w:val="22"/>
        </w:rPr>
        <w:t>仍然是</w:t>
      </w:r>
      <w:r w:rsidRPr="00B84451">
        <w:rPr>
          <w:rFonts w:ascii="Times New Roman" w:eastAsia="微软雅黑" w:hAnsi="Times New Roman" w:cs="Times New Roman"/>
          <w:b/>
          <w:bCs/>
          <w:sz w:val="22"/>
          <w:szCs w:val="22"/>
        </w:rPr>
        <w:t xml:space="preserve"> AppLovin </w:t>
      </w:r>
      <w:r w:rsidRPr="00B84451">
        <w:rPr>
          <w:rFonts w:ascii="Times New Roman" w:eastAsia="微软雅黑" w:hAnsi="Times New Roman" w:cs="Times New Roman"/>
          <w:b/>
          <w:bCs/>
          <w:sz w:val="22"/>
          <w:szCs w:val="22"/>
        </w:rPr>
        <w:t>最大的增长引擎</w:t>
      </w:r>
      <w:r w:rsidRPr="00B84451">
        <w:rPr>
          <w:rFonts w:ascii="Times New Roman" w:eastAsia="微软雅黑" w:hAnsi="Times New Roman" w:cs="Times New Roman"/>
          <w:sz w:val="22"/>
          <w:szCs w:val="22"/>
        </w:rPr>
        <w:t>，能够精准优化广告投放，提高</w:t>
      </w:r>
      <w:r w:rsidRPr="00B84451">
        <w:rPr>
          <w:rFonts w:ascii="Times New Roman" w:eastAsia="微软雅黑" w:hAnsi="Times New Roman" w:cs="Times New Roman"/>
          <w:sz w:val="22"/>
          <w:szCs w:val="22"/>
        </w:rPr>
        <w:t xml:space="preserve"> ROI</w:t>
      </w:r>
      <w:r w:rsidRPr="00B84451">
        <w:rPr>
          <w:rFonts w:ascii="Times New Roman" w:eastAsia="微软雅黑" w:hAnsi="Times New Roman" w:cs="Times New Roman"/>
          <w:sz w:val="22"/>
          <w:szCs w:val="22"/>
        </w:rPr>
        <w:t>。</w:t>
      </w:r>
    </w:p>
    <w:p w14:paraId="612A58DB" w14:textId="77777777" w:rsidR="00B84451" w:rsidRPr="00B84451" w:rsidRDefault="00B84451" w:rsidP="00B84451">
      <w:pPr>
        <w:numPr>
          <w:ilvl w:val="0"/>
          <w:numId w:val="9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未来若</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b/>
          <w:bCs/>
          <w:sz w:val="22"/>
          <w:szCs w:val="22"/>
        </w:rPr>
        <w:t>成功拓展至电商广告市场</w:t>
      </w:r>
      <w:r w:rsidRPr="00B84451">
        <w:rPr>
          <w:rFonts w:ascii="Times New Roman" w:eastAsia="微软雅黑" w:hAnsi="Times New Roman" w:cs="Times New Roman"/>
          <w:sz w:val="22"/>
          <w:szCs w:val="22"/>
        </w:rPr>
        <w:t>，可能带来额外的增长动能。</w:t>
      </w:r>
    </w:p>
    <w:p w14:paraId="309FAE3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13.2 </w:t>
      </w:r>
      <w:r w:rsidRPr="00B84451">
        <w:rPr>
          <w:rFonts w:ascii="Times New Roman" w:eastAsia="微软雅黑" w:hAnsi="Times New Roman" w:cs="Times New Roman"/>
          <w:b/>
          <w:bCs/>
          <w:sz w:val="22"/>
          <w:szCs w:val="22"/>
        </w:rPr>
        <w:t>进入更广阔的广告市场</w:t>
      </w:r>
    </w:p>
    <w:p w14:paraId="78EA3F1A" w14:textId="77777777" w:rsidR="00B84451" w:rsidRPr="00B84451" w:rsidRDefault="00B84451" w:rsidP="00B84451">
      <w:pPr>
        <w:numPr>
          <w:ilvl w:val="0"/>
          <w:numId w:val="9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当前专注于游戏广告变现</w:t>
      </w:r>
      <w:r w:rsidRPr="00B84451">
        <w:rPr>
          <w:rFonts w:ascii="Times New Roman" w:eastAsia="微软雅黑" w:hAnsi="Times New Roman" w:cs="Times New Roman"/>
          <w:sz w:val="22"/>
          <w:szCs w:val="22"/>
        </w:rPr>
        <w:t>，但未来可扩展至：</w:t>
      </w:r>
      <w:r w:rsidRPr="00B84451">
        <w:rPr>
          <w:rFonts w:ascii="Times New Roman" w:eastAsia="微软雅黑" w:hAnsi="Times New Roman" w:cs="Times New Roman"/>
          <w:sz w:val="22"/>
          <w:szCs w:val="22"/>
        </w:rPr>
        <w:t xml:space="preserve"> </w:t>
      </w:r>
    </w:p>
    <w:p w14:paraId="4D83B637" w14:textId="77777777" w:rsidR="00B84451" w:rsidRPr="00B84451" w:rsidRDefault="00B84451" w:rsidP="00B84451">
      <w:pPr>
        <w:numPr>
          <w:ilvl w:val="1"/>
          <w:numId w:val="9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电商广告</w:t>
      </w:r>
      <w:r w:rsidRPr="00B84451">
        <w:rPr>
          <w:rFonts w:ascii="Times New Roman" w:eastAsia="微软雅黑" w:hAnsi="Times New Roman" w:cs="Times New Roman"/>
          <w:b/>
          <w:bCs/>
          <w:sz w:val="22"/>
          <w:szCs w:val="22"/>
        </w:rPr>
        <w:t xml:space="preserve"> (E-commerce Ads)</w:t>
      </w:r>
      <w:r w:rsidRPr="00B84451">
        <w:rPr>
          <w:rFonts w:ascii="Times New Roman" w:eastAsia="微软雅黑" w:hAnsi="Times New Roman" w:cs="Times New Roman"/>
          <w:sz w:val="22"/>
          <w:szCs w:val="22"/>
        </w:rPr>
        <w:t>：利用</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优化电商平台广告。</w:t>
      </w:r>
    </w:p>
    <w:p w14:paraId="50F239DD" w14:textId="77777777" w:rsidR="00B84451" w:rsidRPr="00B84451" w:rsidRDefault="00B84451" w:rsidP="00B84451">
      <w:pPr>
        <w:numPr>
          <w:ilvl w:val="1"/>
          <w:numId w:val="9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流媒体广告</w:t>
      </w:r>
      <w:r w:rsidRPr="00B84451">
        <w:rPr>
          <w:rFonts w:ascii="Times New Roman" w:eastAsia="微软雅黑" w:hAnsi="Times New Roman" w:cs="Times New Roman"/>
          <w:b/>
          <w:bCs/>
          <w:sz w:val="22"/>
          <w:szCs w:val="22"/>
        </w:rPr>
        <w:t xml:space="preserve"> (Streaming Ads)</w:t>
      </w:r>
      <w:r w:rsidRPr="00B84451">
        <w:rPr>
          <w:rFonts w:ascii="Times New Roman" w:eastAsia="微软雅黑" w:hAnsi="Times New Roman" w:cs="Times New Roman"/>
          <w:sz w:val="22"/>
          <w:szCs w:val="22"/>
        </w:rPr>
        <w:t>：与</w:t>
      </w:r>
      <w:r w:rsidRPr="00B84451">
        <w:rPr>
          <w:rFonts w:ascii="Times New Roman" w:eastAsia="微软雅黑" w:hAnsi="Times New Roman" w:cs="Times New Roman"/>
          <w:sz w:val="22"/>
          <w:szCs w:val="22"/>
        </w:rPr>
        <w:t xml:space="preserve"> Netflix</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Disney+ </w:t>
      </w:r>
      <w:r w:rsidRPr="00B84451">
        <w:rPr>
          <w:rFonts w:ascii="Times New Roman" w:eastAsia="微软雅黑" w:hAnsi="Times New Roman" w:cs="Times New Roman"/>
          <w:sz w:val="22"/>
          <w:szCs w:val="22"/>
        </w:rPr>
        <w:t>等合作优化广告投放。</w:t>
      </w:r>
    </w:p>
    <w:p w14:paraId="77A2C3F9" w14:textId="77777777" w:rsidR="00B84451" w:rsidRPr="00B84451" w:rsidRDefault="00B84451" w:rsidP="00B84451">
      <w:pPr>
        <w:numPr>
          <w:ilvl w:val="1"/>
          <w:numId w:val="9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社交广告</w:t>
      </w:r>
      <w:r w:rsidRPr="00B84451">
        <w:rPr>
          <w:rFonts w:ascii="Times New Roman" w:eastAsia="微软雅黑" w:hAnsi="Times New Roman" w:cs="Times New Roman"/>
          <w:b/>
          <w:bCs/>
          <w:sz w:val="22"/>
          <w:szCs w:val="22"/>
        </w:rPr>
        <w:t xml:space="preserve"> (Social Ads)</w:t>
      </w:r>
      <w:r w:rsidRPr="00B84451">
        <w:rPr>
          <w:rFonts w:ascii="Times New Roman" w:eastAsia="微软雅黑" w:hAnsi="Times New Roman" w:cs="Times New Roman"/>
          <w:sz w:val="22"/>
          <w:szCs w:val="22"/>
        </w:rPr>
        <w:t>：针对</w:t>
      </w:r>
      <w:r w:rsidRPr="00B84451">
        <w:rPr>
          <w:rFonts w:ascii="Times New Roman" w:eastAsia="微软雅黑" w:hAnsi="Times New Roman" w:cs="Times New Roman"/>
          <w:sz w:val="22"/>
          <w:szCs w:val="22"/>
        </w:rPr>
        <w:t xml:space="preserve"> TikTok</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Instagram </w:t>
      </w:r>
      <w:r w:rsidRPr="00B84451">
        <w:rPr>
          <w:rFonts w:ascii="Times New Roman" w:eastAsia="微软雅黑" w:hAnsi="Times New Roman" w:cs="Times New Roman"/>
          <w:sz w:val="22"/>
          <w:szCs w:val="22"/>
        </w:rPr>
        <w:t>等平台的广告优化。</w:t>
      </w:r>
    </w:p>
    <w:p w14:paraId="3A452ED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13.3 M&amp;A (</w:t>
      </w:r>
      <w:r w:rsidRPr="00B84451">
        <w:rPr>
          <w:rFonts w:ascii="Times New Roman" w:eastAsia="微软雅黑" w:hAnsi="Times New Roman" w:cs="Times New Roman"/>
          <w:b/>
          <w:bCs/>
          <w:sz w:val="22"/>
          <w:szCs w:val="22"/>
        </w:rPr>
        <w:t>并购策略</w:t>
      </w:r>
      <w:r w:rsidRPr="00B84451">
        <w:rPr>
          <w:rFonts w:ascii="Times New Roman" w:eastAsia="微软雅黑" w:hAnsi="Times New Roman" w:cs="Times New Roman"/>
          <w:b/>
          <w:bCs/>
          <w:sz w:val="22"/>
          <w:szCs w:val="22"/>
        </w:rPr>
        <w:t>)</w:t>
      </w:r>
    </w:p>
    <w:p w14:paraId="0B2343BB" w14:textId="77777777" w:rsidR="00B84451" w:rsidRPr="00B84451" w:rsidRDefault="00B84451" w:rsidP="00B84451">
      <w:pPr>
        <w:numPr>
          <w:ilvl w:val="0"/>
          <w:numId w:val="96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可能并购小型</w:t>
      </w:r>
      <w:r w:rsidRPr="00B84451">
        <w:rPr>
          <w:rFonts w:ascii="Times New Roman" w:eastAsia="微软雅黑" w:hAnsi="Times New Roman" w:cs="Times New Roman"/>
          <w:b/>
          <w:bCs/>
          <w:sz w:val="22"/>
          <w:szCs w:val="22"/>
        </w:rPr>
        <w:t xml:space="preserve"> DSP (</w:t>
      </w:r>
      <w:r w:rsidRPr="00B84451">
        <w:rPr>
          <w:rFonts w:ascii="Times New Roman" w:eastAsia="微软雅黑" w:hAnsi="Times New Roman" w:cs="Times New Roman"/>
          <w:b/>
          <w:bCs/>
          <w:sz w:val="22"/>
          <w:szCs w:val="22"/>
        </w:rPr>
        <w:t>需求方平台</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或</w:t>
      </w:r>
      <w:r w:rsidRPr="00B84451">
        <w:rPr>
          <w:rFonts w:ascii="Times New Roman" w:eastAsia="微软雅黑" w:hAnsi="Times New Roman" w:cs="Times New Roman"/>
          <w:b/>
          <w:bCs/>
          <w:sz w:val="22"/>
          <w:szCs w:val="22"/>
        </w:rPr>
        <w:t xml:space="preserve"> AdTech </w:t>
      </w:r>
      <w:r w:rsidRPr="00B84451">
        <w:rPr>
          <w:rFonts w:ascii="Times New Roman" w:eastAsia="微软雅黑" w:hAnsi="Times New Roman" w:cs="Times New Roman"/>
          <w:b/>
          <w:bCs/>
          <w:sz w:val="22"/>
          <w:szCs w:val="22"/>
        </w:rPr>
        <w:t>初创公司</w:t>
      </w:r>
      <w:r w:rsidRPr="00B84451">
        <w:rPr>
          <w:rFonts w:ascii="Times New Roman" w:eastAsia="微软雅黑" w:hAnsi="Times New Roman" w:cs="Times New Roman"/>
          <w:sz w:val="22"/>
          <w:szCs w:val="22"/>
        </w:rPr>
        <w:t>，增强广告优化能力。</w:t>
      </w:r>
    </w:p>
    <w:p w14:paraId="62EA0AF0" w14:textId="77777777" w:rsidR="00B84451" w:rsidRPr="00B84451" w:rsidRDefault="00B84451" w:rsidP="00B84451">
      <w:pPr>
        <w:numPr>
          <w:ilvl w:val="0"/>
          <w:numId w:val="96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w:t>
      </w:r>
      <w:r w:rsidRPr="00B84451">
        <w:rPr>
          <w:rFonts w:ascii="Times New Roman" w:eastAsia="微软雅黑" w:hAnsi="Times New Roman" w:cs="Times New Roman"/>
          <w:sz w:val="22"/>
          <w:szCs w:val="22"/>
        </w:rPr>
        <w:t xml:space="preserve"> 12 </w:t>
      </w:r>
      <w:r w:rsidRPr="00B84451">
        <w:rPr>
          <w:rFonts w:ascii="Times New Roman" w:eastAsia="微软雅黑" w:hAnsi="Times New Roman" w:cs="Times New Roman"/>
          <w:sz w:val="22"/>
          <w:szCs w:val="22"/>
        </w:rPr>
        <w:t>个月需关注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是否有战略性收购</w:t>
      </w:r>
      <w:r w:rsidRPr="00B84451">
        <w:rPr>
          <w:rFonts w:ascii="Times New Roman" w:eastAsia="微软雅黑" w:hAnsi="Times New Roman" w:cs="Times New Roman"/>
          <w:sz w:val="22"/>
          <w:szCs w:val="22"/>
        </w:rPr>
        <w:t>，这可能是推动股价上涨的重要催化剂。</w:t>
      </w:r>
    </w:p>
    <w:p w14:paraId="47B28742"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41F58B">
          <v:rect id="_x0000_i1084" style="width:0;height:1.5pt" o:hralign="center" o:hrstd="t" o:hr="t" fillcolor="#a0a0a0" stroked="f"/>
        </w:pict>
      </w:r>
    </w:p>
    <w:p w14:paraId="26FBC24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14. </w:t>
      </w:r>
      <w:r w:rsidRPr="00B84451">
        <w:rPr>
          <w:rFonts w:ascii="Times New Roman" w:eastAsia="微软雅黑" w:hAnsi="Times New Roman" w:cs="Times New Roman"/>
          <w:b/>
          <w:bCs/>
          <w:sz w:val="22"/>
          <w:szCs w:val="22"/>
        </w:rPr>
        <w:t>结论与投资建议</w:t>
      </w:r>
    </w:p>
    <w:p w14:paraId="2359B6D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基于综合分析，</w:t>
      </w: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确实具备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强大的</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驱动广告变现能力</w:t>
      </w:r>
      <w:r w:rsidRPr="00B84451">
        <w:rPr>
          <w:rFonts w:ascii="Times New Roman" w:eastAsia="微软雅黑" w:hAnsi="Times New Roman" w:cs="Times New Roman"/>
          <w:sz w:val="22"/>
          <w:szCs w:val="22"/>
        </w:rPr>
        <w:t>，但当前估值已较高，投资者需谨慎权衡风险与回报。</w:t>
      </w:r>
    </w:p>
    <w:p w14:paraId="43C8897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投资建议</w:t>
      </w:r>
    </w:p>
    <w:tbl>
      <w:tblPr>
        <w:tblStyle w:val="41"/>
        <w:tblW w:w="0" w:type="auto"/>
        <w:tblLook w:val="04A0" w:firstRow="1" w:lastRow="0" w:firstColumn="1" w:lastColumn="0" w:noHBand="0" w:noVBand="1"/>
      </w:tblPr>
      <w:tblGrid>
        <w:gridCol w:w="1528"/>
        <w:gridCol w:w="7822"/>
      </w:tblGrid>
      <w:tr w:rsidR="00B84451" w:rsidRPr="00B84451" w14:paraId="503B9DA2"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F2E0A"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策略</w:t>
            </w:r>
          </w:p>
        </w:tc>
        <w:tc>
          <w:tcPr>
            <w:tcW w:w="0" w:type="auto"/>
            <w:hideMark/>
          </w:tcPr>
          <w:p w14:paraId="1BA6273A"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建议</w:t>
            </w:r>
          </w:p>
        </w:tc>
      </w:tr>
      <w:tr w:rsidR="00B84451" w:rsidRPr="00B84451" w14:paraId="3BEB4F75"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B273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短线投资</w:t>
            </w:r>
          </w:p>
        </w:tc>
        <w:tc>
          <w:tcPr>
            <w:tcW w:w="0" w:type="auto"/>
            <w:hideMark/>
          </w:tcPr>
          <w:p w14:paraId="1EBC613E"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由于股价已上涨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700%+</w:t>
            </w:r>
            <w:r w:rsidRPr="00B84451">
              <w:rPr>
                <w:rFonts w:ascii="Times New Roman" w:eastAsia="微软雅黑" w:hAnsi="Times New Roman" w:cs="Times New Roman"/>
                <w:sz w:val="22"/>
                <w:szCs w:val="22"/>
              </w:rPr>
              <w:t>，短期回调风险较大。建议</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在</w:t>
            </w:r>
            <w:r w:rsidRPr="00B84451">
              <w:rPr>
                <w:rFonts w:ascii="Times New Roman" w:eastAsia="微软雅黑" w:hAnsi="Times New Roman" w:cs="Times New Roman"/>
                <w:b/>
                <w:bCs/>
                <w:sz w:val="22"/>
                <w:szCs w:val="22"/>
              </w:rPr>
              <w:t xml:space="preserve"> $350-$370 </w:t>
            </w:r>
            <w:r w:rsidRPr="00B84451">
              <w:rPr>
                <w:rFonts w:ascii="Times New Roman" w:eastAsia="微软雅黑" w:hAnsi="Times New Roman" w:cs="Times New Roman"/>
                <w:b/>
                <w:bCs/>
                <w:sz w:val="22"/>
                <w:szCs w:val="22"/>
              </w:rPr>
              <w:t>区间逐步获利了结</w:t>
            </w:r>
            <w:r w:rsidRPr="00B84451">
              <w:rPr>
                <w:rFonts w:ascii="Times New Roman" w:eastAsia="微软雅黑" w:hAnsi="Times New Roman" w:cs="Times New Roman"/>
                <w:sz w:val="22"/>
                <w:szCs w:val="22"/>
              </w:rPr>
              <w:t>，等待财报确认业绩是否匹配高预期。</w:t>
            </w:r>
          </w:p>
        </w:tc>
      </w:tr>
      <w:tr w:rsidR="00B84451" w:rsidRPr="00B84451" w14:paraId="6D3EE9F4"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D53FD5E"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中期投资</w:t>
            </w:r>
            <w:r w:rsidRPr="00B84451">
              <w:rPr>
                <w:rFonts w:ascii="Times New Roman" w:eastAsia="微软雅黑" w:hAnsi="Times New Roman" w:cs="Times New Roman"/>
                <w:sz w:val="22"/>
                <w:szCs w:val="22"/>
              </w:rPr>
              <w:t xml:space="preserve"> (6-12 </w:t>
            </w:r>
            <w:r w:rsidRPr="00B84451">
              <w:rPr>
                <w:rFonts w:ascii="Times New Roman" w:eastAsia="微软雅黑" w:hAnsi="Times New Roman" w:cs="Times New Roman"/>
                <w:sz w:val="22"/>
                <w:szCs w:val="22"/>
              </w:rPr>
              <w:t>个月</w:t>
            </w:r>
            <w:r w:rsidRPr="00B84451">
              <w:rPr>
                <w:rFonts w:ascii="Times New Roman" w:eastAsia="微软雅黑" w:hAnsi="Times New Roman" w:cs="Times New Roman"/>
                <w:sz w:val="22"/>
                <w:szCs w:val="22"/>
              </w:rPr>
              <w:t>)</w:t>
            </w:r>
          </w:p>
        </w:tc>
        <w:tc>
          <w:tcPr>
            <w:tcW w:w="0" w:type="auto"/>
            <w:hideMark/>
          </w:tcPr>
          <w:p w14:paraId="2A2BCC07"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2</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日财报</w:t>
            </w:r>
            <w:r w:rsidRPr="00B84451">
              <w:rPr>
                <w:rFonts w:ascii="Times New Roman" w:eastAsia="微软雅黑" w:hAnsi="Times New Roman" w:cs="Times New Roman"/>
                <w:sz w:val="22"/>
                <w:szCs w:val="22"/>
              </w:rPr>
              <w:t>，若业绩超预期且股价未大幅上升，可考虑短期持有。若跌至</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$270-$300 </w:t>
            </w:r>
            <w:r w:rsidRPr="00B84451">
              <w:rPr>
                <w:rFonts w:ascii="Times New Roman" w:eastAsia="微软雅黑" w:hAnsi="Times New Roman" w:cs="Times New Roman"/>
                <w:b/>
                <w:bCs/>
                <w:sz w:val="22"/>
                <w:szCs w:val="22"/>
              </w:rPr>
              <w:t>区间</w:t>
            </w:r>
            <w:r w:rsidRPr="00B84451">
              <w:rPr>
                <w:rFonts w:ascii="Times New Roman" w:eastAsia="微软雅黑" w:hAnsi="Times New Roman" w:cs="Times New Roman"/>
                <w:sz w:val="22"/>
                <w:szCs w:val="22"/>
              </w:rPr>
              <w:t>，可考虑再次建仓。</w:t>
            </w:r>
          </w:p>
        </w:tc>
      </w:tr>
      <w:tr w:rsidR="00B84451" w:rsidRPr="00B84451" w14:paraId="0DDCB56A"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22570"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长期投资</w:t>
            </w:r>
            <w:r w:rsidRPr="00B84451">
              <w:rPr>
                <w:rFonts w:ascii="Times New Roman" w:eastAsia="微软雅黑" w:hAnsi="Times New Roman" w:cs="Times New Roman"/>
                <w:sz w:val="22"/>
                <w:szCs w:val="22"/>
              </w:rPr>
              <w:t xml:space="preserve"> (3-5 </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w:t>
            </w:r>
          </w:p>
        </w:tc>
        <w:tc>
          <w:tcPr>
            <w:tcW w:w="0" w:type="auto"/>
            <w:hideMark/>
          </w:tcPr>
          <w:p w14:paraId="6482ED76"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主要依赖</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AXON </w:t>
            </w:r>
            <w:r w:rsidRPr="00B84451">
              <w:rPr>
                <w:rFonts w:ascii="Times New Roman" w:eastAsia="微软雅黑" w:hAnsi="Times New Roman" w:cs="Times New Roman"/>
                <w:b/>
                <w:bCs/>
                <w:sz w:val="22"/>
                <w:szCs w:val="22"/>
              </w:rPr>
              <w:t>进一步扩展</w:t>
            </w:r>
            <w:r w:rsidRPr="00B84451">
              <w:rPr>
                <w:rFonts w:ascii="Times New Roman" w:eastAsia="微软雅黑" w:hAnsi="Times New Roman" w:cs="Times New Roman"/>
                <w:b/>
                <w:bCs/>
                <w:sz w:val="22"/>
                <w:szCs w:val="22"/>
              </w:rPr>
              <w:t xml:space="preserve"> TAM (</w:t>
            </w:r>
            <w:r w:rsidRPr="00B84451">
              <w:rPr>
                <w:rFonts w:ascii="Times New Roman" w:eastAsia="微软雅黑" w:hAnsi="Times New Roman" w:cs="Times New Roman"/>
                <w:b/>
                <w:bCs/>
                <w:sz w:val="22"/>
                <w:szCs w:val="22"/>
              </w:rPr>
              <w:t>总可用市场</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技术持续领先，可能长期跑赢市场。但需关注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行业竞争与监管风险</w:t>
            </w:r>
            <w:r w:rsidRPr="00B84451">
              <w:rPr>
                <w:rFonts w:ascii="Times New Roman" w:eastAsia="微软雅黑" w:hAnsi="Times New Roman" w:cs="Times New Roman"/>
                <w:sz w:val="22"/>
                <w:szCs w:val="22"/>
              </w:rPr>
              <w:t>。</w:t>
            </w:r>
          </w:p>
        </w:tc>
      </w:tr>
    </w:tbl>
    <w:p w14:paraId="67286C69"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75CB82">
          <v:rect id="_x0000_i1085" style="width:0;height:1.5pt" o:hralign="center" o:hrstd="t" o:hr="t" fillcolor="#a0a0a0" stroked="f"/>
        </w:pict>
      </w:r>
    </w:p>
    <w:p w14:paraId="14D3EE3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15. </w:t>
      </w:r>
      <w:r w:rsidRPr="00B84451">
        <w:rPr>
          <w:rFonts w:ascii="Times New Roman" w:eastAsia="微软雅黑" w:hAnsi="Times New Roman" w:cs="Times New Roman"/>
          <w:b/>
          <w:bCs/>
          <w:sz w:val="22"/>
          <w:szCs w:val="22"/>
        </w:rPr>
        <w:t>关注关键催化剂</w:t>
      </w:r>
    </w:p>
    <w:p w14:paraId="21673177"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未来几个月内，以下因素可能影响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的股价表现：</w:t>
      </w:r>
    </w:p>
    <w:p w14:paraId="0EE16884" w14:textId="77777777" w:rsidR="00B84451" w:rsidRPr="00B84451" w:rsidRDefault="00B84451" w:rsidP="00B84451">
      <w:pPr>
        <w:numPr>
          <w:ilvl w:val="0"/>
          <w:numId w:val="9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2025 </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 xml:space="preserve"> 2 </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 xml:space="preserve"> 12 </w:t>
      </w:r>
      <w:r w:rsidRPr="00B84451">
        <w:rPr>
          <w:rFonts w:ascii="Times New Roman" w:eastAsia="微软雅黑" w:hAnsi="Times New Roman" w:cs="Times New Roman"/>
          <w:b/>
          <w:bCs/>
          <w:sz w:val="22"/>
          <w:szCs w:val="22"/>
        </w:rPr>
        <w:t>日</w:t>
      </w:r>
      <w:r w:rsidRPr="00B84451">
        <w:rPr>
          <w:rFonts w:ascii="Times New Roman" w:eastAsia="微软雅黑" w:hAnsi="Times New Roman" w:cs="Times New Roman"/>
          <w:b/>
          <w:bCs/>
          <w:sz w:val="22"/>
          <w:szCs w:val="22"/>
        </w:rPr>
        <w:t xml:space="preserve"> Q4 </w:t>
      </w:r>
      <w:r w:rsidRPr="00B84451">
        <w:rPr>
          <w:rFonts w:ascii="Times New Roman" w:eastAsia="微软雅黑" w:hAnsi="Times New Roman" w:cs="Times New Roman"/>
          <w:b/>
          <w:bCs/>
          <w:sz w:val="22"/>
          <w:szCs w:val="22"/>
        </w:rPr>
        <w:t>财报</w:t>
      </w:r>
    </w:p>
    <w:p w14:paraId="787351F6" w14:textId="77777777" w:rsidR="00B84451" w:rsidRPr="00B84451" w:rsidRDefault="00B84451" w:rsidP="00B84451">
      <w:pPr>
        <w:numPr>
          <w:ilvl w:val="1"/>
          <w:numId w:val="96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关注是否符合市场对</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20-30% YoY </w:t>
      </w:r>
      <w:r w:rsidRPr="00B84451">
        <w:rPr>
          <w:rFonts w:ascii="Times New Roman" w:eastAsia="微软雅黑" w:hAnsi="Times New Roman" w:cs="Times New Roman"/>
          <w:b/>
          <w:bCs/>
          <w:sz w:val="22"/>
          <w:szCs w:val="22"/>
        </w:rPr>
        <w:t>增长</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的高预期。</w:t>
      </w:r>
    </w:p>
    <w:p w14:paraId="7B1C4B8A" w14:textId="77777777" w:rsidR="00B84451" w:rsidRPr="00B84451" w:rsidRDefault="00B84451" w:rsidP="00B84451">
      <w:pPr>
        <w:numPr>
          <w:ilvl w:val="1"/>
          <w:numId w:val="96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毛利率未达</w:t>
      </w:r>
      <w:r w:rsidRPr="00B84451">
        <w:rPr>
          <w:rFonts w:ascii="Times New Roman" w:eastAsia="微软雅黑" w:hAnsi="Times New Roman" w:cs="Times New Roman"/>
          <w:b/>
          <w:bCs/>
          <w:sz w:val="22"/>
          <w:szCs w:val="22"/>
        </w:rPr>
        <w:t xml:space="preserve"> 78% </w:t>
      </w:r>
      <w:r w:rsidRPr="00B84451">
        <w:rPr>
          <w:rFonts w:ascii="Times New Roman" w:eastAsia="微软雅黑" w:hAnsi="Times New Roman" w:cs="Times New Roman"/>
          <w:b/>
          <w:bCs/>
          <w:sz w:val="22"/>
          <w:szCs w:val="22"/>
        </w:rPr>
        <w:t>或</w:t>
      </w:r>
      <w:r w:rsidRPr="00B84451">
        <w:rPr>
          <w:rFonts w:ascii="Times New Roman" w:eastAsia="微软雅黑" w:hAnsi="Times New Roman" w:cs="Times New Roman"/>
          <w:b/>
          <w:bCs/>
          <w:sz w:val="22"/>
          <w:szCs w:val="22"/>
        </w:rPr>
        <w:t xml:space="preserve"> EBITDA </w:t>
      </w:r>
      <w:r w:rsidRPr="00B84451">
        <w:rPr>
          <w:rFonts w:ascii="Times New Roman" w:eastAsia="微软雅黑" w:hAnsi="Times New Roman" w:cs="Times New Roman"/>
          <w:b/>
          <w:bCs/>
          <w:sz w:val="22"/>
          <w:szCs w:val="22"/>
        </w:rPr>
        <w:t>未达</w:t>
      </w:r>
      <w:r w:rsidRPr="00B84451">
        <w:rPr>
          <w:rFonts w:ascii="Times New Roman" w:eastAsia="微软雅黑" w:hAnsi="Times New Roman" w:cs="Times New Roman"/>
          <w:b/>
          <w:bCs/>
          <w:sz w:val="22"/>
          <w:szCs w:val="22"/>
        </w:rPr>
        <w:t xml:space="preserve"> $740M-$760M</w:t>
      </w:r>
      <w:r w:rsidRPr="00B84451">
        <w:rPr>
          <w:rFonts w:ascii="Times New Roman" w:eastAsia="微软雅黑" w:hAnsi="Times New Roman" w:cs="Times New Roman"/>
          <w:sz w:val="22"/>
          <w:szCs w:val="22"/>
        </w:rPr>
        <w:t>，股价可能调整。</w:t>
      </w:r>
    </w:p>
    <w:p w14:paraId="078AF309" w14:textId="77777777" w:rsidR="00B84451" w:rsidRPr="00B84451" w:rsidRDefault="00B84451" w:rsidP="00B84451">
      <w:pPr>
        <w:numPr>
          <w:ilvl w:val="0"/>
          <w:numId w:val="9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机构持仓变化</w:t>
      </w:r>
    </w:p>
    <w:p w14:paraId="789A4428" w14:textId="77777777" w:rsidR="00B84451" w:rsidRPr="00B84451" w:rsidRDefault="00B84451" w:rsidP="00B84451">
      <w:pPr>
        <w:numPr>
          <w:ilvl w:val="1"/>
          <w:numId w:val="96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若管理层</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持续减持</w:t>
      </w:r>
      <w:r w:rsidRPr="00B84451">
        <w:rPr>
          <w:rFonts w:ascii="Times New Roman" w:eastAsia="微软雅黑" w:hAnsi="Times New Roman" w:cs="Times New Roman"/>
          <w:sz w:val="22"/>
          <w:szCs w:val="22"/>
        </w:rPr>
        <w:t>，可能是股价见顶信号。</w:t>
      </w:r>
    </w:p>
    <w:p w14:paraId="5135B2F5" w14:textId="77777777" w:rsidR="00B84451" w:rsidRPr="00B84451" w:rsidRDefault="00B84451" w:rsidP="00B84451">
      <w:pPr>
        <w:numPr>
          <w:ilvl w:val="1"/>
          <w:numId w:val="96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柏基资本、雷达里奥等增持</w:t>
      </w:r>
      <w:r w:rsidRPr="00B84451">
        <w:rPr>
          <w:rFonts w:ascii="Times New Roman" w:eastAsia="微软雅黑" w:hAnsi="Times New Roman" w:cs="Times New Roman"/>
          <w:sz w:val="22"/>
          <w:szCs w:val="22"/>
        </w:rPr>
        <w:t>，则可能增强市场信心。</w:t>
      </w:r>
    </w:p>
    <w:p w14:paraId="141F47BC" w14:textId="77777777" w:rsidR="00B84451" w:rsidRPr="00B84451" w:rsidRDefault="00B84451" w:rsidP="00B84451">
      <w:pPr>
        <w:numPr>
          <w:ilvl w:val="0"/>
          <w:numId w:val="9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竞争对手的动态</w:t>
      </w:r>
    </w:p>
    <w:p w14:paraId="0F0FABE6" w14:textId="77777777" w:rsidR="00B84451" w:rsidRPr="00B84451" w:rsidRDefault="00B84451" w:rsidP="00B84451">
      <w:pPr>
        <w:numPr>
          <w:ilvl w:val="1"/>
          <w:numId w:val="96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Google</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b/>
          <w:bCs/>
          <w:sz w:val="22"/>
          <w:szCs w:val="22"/>
        </w:rPr>
        <w:t>Meta</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b/>
          <w:bCs/>
          <w:sz w:val="22"/>
          <w:szCs w:val="22"/>
        </w:rPr>
        <w:t xml:space="preserve">Unity </w:t>
      </w:r>
      <w:r w:rsidRPr="00B84451">
        <w:rPr>
          <w:rFonts w:ascii="Times New Roman" w:eastAsia="微软雅黑" w:hAnsi="Times New Roman" w:cs="Times New Roman"/>
          <w:b/>
          <w:bCs/>
          <w:sz w:val="22"/>
          <w:szCs w:val="22"/>
        </w:rPr>
        <w:t>等推出新</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广告产品</w:t>
      </w:r>
      <w:r w:rsidRPr="00B84451">
        <w:rPr>
          <w:rFonts w:ascii="Times New Roman" w:eastAsia="微软雅黑" w:hAnsi="Times New Roman" w:cs="Times New Roman"/>
          <w:sz w:val="22"/>
          <w:szCs w:val="22"/>
        </w:rPr>
        <w:t>，可能影响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竞争力。</w:t>
      </w:r>
    </w:p>
    <w:p w14:paraId="67425DA9" w14:textId="77777777" w:rsidR="00B84451" w:rsidRPr="00B84451" w:rsidRDefault="00B84451" w:rsidP="00B84451">
      <w:pPr>
        <w:numPr>
          <w:ilvl w:val="0"/>
          <w:numId w:val="9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全球经济环境</w:t>
      </w:r>
    </w:p>
    <w:p w14:paraId="781004B1" w14:textId="77777777" w:rsidR="00B84451" w:rsidRPr="00B84451" w:rsidRDefault="00B84451" w:rsidP="00B84451">
      <w:pPr>
        <w:numPr>
          <w:ilvl w:val="1"/>
          <w:numId w:val="967"/>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美联储降息</w:t>
      </w:r>
      <w:r w:rsidRPr="00B84451">
        <w:rPr>
          <w:rFonts w:ascii="Times New Roman" w:eastAsia="微软雅黑" w:hAnsi="Times New Roman" w:cs="Times New Roman"/>
          <w:sz w:val="22"/>
          <w:szCs w:val="22"/>
        </w:rPr>
        <w:t>，可能利好高增长科技股，推动</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估值进一步上行。</w:t>
      </w:r>
    </w:p>
    <w:p w14:paraId="1990F48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2D0D175D">
          <v:rect id="_x0000_i1086" style="width:0;height:1.5pt" o:hralign="center" o:hrstd="t" o:hr="t" fillcolor="#a0a0a0" stroked="f"/>
        </w:pict>
      </w:r>
    </w:p>
    <w:p w14:paraId="690102F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最终结论</w:t>
      </w:r>
    </w:p>
    <w:p w14:paraId="66DB41C6"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是一家具备强劲增长潜力的企业，但当前估值偏高，短期回报有限，建议投资者保持谨慎，并在财报发布后再做进一步投资决策。</w:t>
      </w:r>
    </w:p>
    <w:p w14:paraId="047741CB" w14:textId="77777777" w:rsid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如需更详细的数据分析（如回归模型、</w:t>
      </w:r>
      <w:r w:rsidRPr="00B84451">
        <w:rPr>
          <w:rFonts w:ascii="Times New Roman" w:eastAsia="微软雅黑" w:hAnsi="Times New Roman" w:cs="Times New Roman"/>
          <w:sz w:val="22"/>
          <w:szCs w:val="22"/>
        </w:rPr>
        <w:t xml:space="preserve">DCF </w:t>
      </w:r>
      <w:r w:rsidRPr="00B84451">
        <w:rPr>
          <w:rFonts w:ascii="Times New Roman" w:eastAsia="微软雅黑" w:hAnsi="Times New Roman" w:cs="Times New Roman"/>
          <w:sz w:val="22"/>
          <w:szCs w:val="22"/>
        </w:rPr>
        <w:t>估值等），可以进一步探讨。</w:t>
      </w:r>
    </w:p>
    <w:p w14:paraId="36187E82"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 </w:t>
      </w:r>
      <w:r w:rsidRPr="00F35EC2">
        <w:rPr>
          <w:rFonts w:ascii="Times New Roman" w:eastAsia="微软雅黑" w:hAnsi="Times New Roman" w:cs="Times New Roman"/>
          <w:b/>
          <w:bCs/>
          <w:sz w:val="22"/>
          <w:szCs w:val="22"/>
        </w:rPr>
        <w:t>详细财务分析与估值测算</w:t>
      </w:r>
    </w:p>
    <w:p w14:paraId="64BA08DB"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为了进一步验证</w:t>
      </w:r>
      <w:r w:rsidRPr="00F35EC2">
        <w:rPr>
          <w:rFonts w:ascii="Times New Roman" w:eastAsia="微软雅黑" w:hAnsi="Times New Roman" w:cs="Times New Roman"/>
          <w:sz w:val="22"/>
          <w:szCs w:val="22"/>
        </w:rPr>
        <w:t xml:space="preserve"> AppLovin </w:t>
      </w:r>
      <w:r w:rsidRPr="00F35EC2">
        <w:rPr>
          <w:rFonts w:ascii="Times New Roman" w:eastAsia="微软雅黑" w:hAnsi="Times New Roman" w:cs="Times New Roman"/>
          <w:sz w:val="22"/>
          <w:szCs w:val="22"/>
        </w:rPr>
        <w:t>当前的估值合理性，我们从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增长趋势、盈利能力、现金流状况</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和</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估值比较</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角度进行深入分析。</w:t>
      </w:r>
    </w:p>
    <w:p w14:paraId="4FF2AC46"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2DBDEE">
          <v:rect id="_x0000_i1087" style="width:0;height:1.5pt" o:hralign="center" o:hrstd="t" o:hr="t" fillcolor="#a0a0a0" stroked="f"/>
        </w:pict>
      </w:r>
    </w:p>
    <w:p w14:paraId="2BC7D6CB"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16.1 </w:t>
      </w:r>
      <w:r w:rsidRPr="00F35EC2">
        <w:rPr>
          <w:rFonts w:ascii="Times New Roman" w:eastAsia="微软雅黑" w:hAnsi="Times New Roman" w:cs="Times New Roman"/>
          <w:b/>
          <w:bCs/>
          <w:sz w:val="22"/>
          <w:szCs w:val="22"/>
        </w:rPr>
        <w:t>主要财务指标趋势分析</w:t>
      </w:r>
    </w:p>
    <w:tbl>
      <w:tblPr>
        <w:tblStyle w:val="41"/>
        <w:tblW w:w="0" w:type="auto"/>
        <w:tblLook w:val="04A0" w:firstRow="1" w:lastRow="0" w:firstColumn="1" w:lastColumn="0" w:noHBand="0" w:noVBand="1"/>
      </w:tblPr>
      <w:tblGrid>
        <w:gridCol w:w="2353"/>
        <w:gridCol w:w="931"/>
        <w:gridCol w:w="931"/>
        <w:gridCol w:w="909"/>
        <w:gridCol w:w="909"/>
      </w:tblGrid>
      <w:tr w:rsidR="00F35EC2" w:rsidRPr="00F35EC2" w14:paraId="13ED6B49"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7E9A9"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指标</w:t>
            </w:r>
          </w:p>
        </w:tc>
        <w:tc>
          <w:tcPr>
            <w:tcW w:w="0" w:type="auto"/>
            <w:hideMark/>
          </w:tcPr>
          <w:p w14:paraId="751BCFE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2022 </w:t>
            </w:r>
            <w:r w:rsidRPr="00F35EC2">
              <w:rPr>
                <w:rFonts w:ascii="Times New Roman" w:eastAsia="微软雅黑" w:hAnsi="Times New Roman" w:cs="Times New Roman"/>
                <w:sz w:val="22"/>
                <w:szCs w:val="22"/>
              </w:rPr>
              <w:t>年</w:t>
            </w:r>
          </w:p>
        </w:tc>
        <w:tc>
          <w:tcPr>
            <w:tcW w:w="0" w:type="auto"/>
            <w:hideMark/>
          </w:tcPr>
          <w:p w14:paraId="4703FD7A"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2023 </w:t>
            </w:r>
            <w:r w:rsidRPr="00F35EC2">
              <w:rPr>
                <w:rFonts w:ascii="Times New Roman" w:eastAsia="微软雅黑" w:hAnsi="Times New Roman" w:cs="Times New Roman"/>
                <w:sz w:val="22"/>
                <w:szCs w:val="22"/>
              </w:rPr>
              <w:t>年</w:t>
            </w:r>
          </w:p>
        </w:tc>
        <w:tc>
          <w:tcPr>
            <w:tcW w:w="0" w:type="auto"/>
            <w:hideMark/>
          </w:tcPr>
          <w:p w14:paraId="7F201772"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2024E</w:t>
            </w:r>
          </w:p>
        </w:tc>
        <w:tc>
          <w:tcPr>
            <w:tcW w:w="0" w:type="auto"/>
            <w:hideMark/>
          </w:tcPr>
          <w:p w14:paraId="0D30605C"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2025E</w:t>
            </w:r>
          </w:p>
        </w:tc>
      </w:tr>
      <w:tr w:rsidR="00F35EC2" w:rsidRPr="00F35EC2" w14:paraId="548CF84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99C66"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营收</w:t>
            </w:r>
            <w:r w:rsidRPr="00F35EC2">
              <w:rPr>
                <w:rFonts w:ascii="Times New Roman" w:eastAsia="微软雅黑" w:hAnsi="Times New Roman" w:cs="Times New Roman"/>
                <w:sz w:val="22"/>
                <w:szCs w:val="22"/>
              </w:rPr>
              <w:t xml:space="preserve"> ($B)</w:t>
            </w:r>
          </w:p>
        </w:tc>
        <w:tc>
          <w:tcPr>
            <w:tcW w:w="0" w:type="auto"/>
            <w:hideMark/>
          </w:tcPr>
          <w:p w14:paraId="3B31B67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2.82</w:t>
            </w:r>
          </w:p>
        </w:tc>
        <w:tc>
          <w:tcPr>
            <w:tcW w:w="0" w:type="auto"/>
            <w:hideMark/>
          </w:tcPr>
          <w:p w14:paraId="7D31E30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3.62</w:t>
            </w:r>
          </w:p>
        </w:tc>
        <w:tc>
          <w:tcPr>
            <w:tcW w:w="0" w:type="auto"/>
            <w:hideMark/>
          </w:tcPr>
          <w:p w14:paraId="7DDF3751"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4.74</w:t>
            </w:r>
          </w:p>
        </w:tc>
        <w:tc>
          <w:tcPr>
            <w:tcW w:w="0" w:type="auto"/>
            <w:hideMark/>
          </w:tcPr>
          <w:p w14:paraId="775A0C0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5.76</w:t>
            </w:r>
          </w:p>
        </w:tc>
      </w:tr>
      <w:tr w:rsidR="00F35EC2" w:rsidRPr="00F35EC2" w14:paraId="1993DDBF"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3F1EC15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YoY </w:t>
            </w:r>
            <w:r w:rsidRPr="00F35EC2">
              <w:rPr>
                <w:rFonts w:ascii="Times New Roman" w:eastAsia="微软雅黑" w:hAnsi="Times New Roman" w:cs="Times New Roman"/>
                <w:sz w:val="22"/>
                <w:szCs w:val="22"/>
              </w:rPr>
              <w:t>增长</w:t>
            </w:r>
          </w:p>
        </w:tc>
        <w:tc>
          <w:tcPr>
            <w:tcW w:w="0" w:type="auto"/>
            <w:hideMark/>
          </w:tcPr>
          <w:p w14:paraId="19EC3439"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+40.3%</w:t>
            </w:r>
          </w:p>
        </w:tc>
        <w:tc>
          <w:tcPr>
            <w:tcW w:w="0" w:type="auto"/>
            <w:hideMark/>
          </w:tcPr>
          <w:p w14:paraId="159C2DB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+28.4%</w:t>
            </w:r>
          </w:p>
        </w:tc>
        <w:tc>
          <w:tcPr>
            <w:tcW w:w="0" w:type="auto"/>
            <w:hideMark/>
          </w:tcPr>
          <w:p w14:paraId="2392E2D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+30.9%</w:t>
            </w:r>
          </w:p>
        </w:tc>
        <w:tc>
          <w:tcPr>
            <w:tcW w:w="0" w:type="auto"/>
            <w:hideMark/>
          </w:tcPr>
          <w:p w14:paraId="5514C9F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+21.5%</w:t>
            </w:r>
          </w:p>
        </w:tc>
      </w:tr>
      <w:tr w:rsidR="00F35EC2" w:rsidRPr="00F35EC2" w14:paraId="1424EED7"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EAEE5"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毛利润</w:t>
            </w:r>
            <w:r w:rsidRPr="00F35EC2">
              <w:rPr>
                <w:rFonts w:ascii="Times New Roman" w:eastAsia="微软雅黑" w:hAnsi="Times New Roman" w:cs="Times New Roman"/>
                <w:sz w:val="22"/>
                <w:szCs w:val="22"/>
              </w:rPr>
              <w:t xml:space="preserve"> ($B)</w:t>
            </w:r>
          </w:p>
        </w:tc>
        <w:tc>
          <w:tcPr>
            <w:tcW w:w="0" w:type="auto"/>
            <w:hideMark/>
          </w:tcPr>
          <w:p w14:paraId="40785E1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1.83</w:t>
            </w:r>
          </w:p>
        </w:tc>
        <w:tc>
          <w:tcPr>
            <w:tcW w:w="0" w:type="auto"/>
            <w:hideMark/>
          </w:tcPr>
          <w:p w14:paraId="64BF269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2.41</w:t>
            </w:r>
          </w:p>
        </w:tc>
        <w:tc>
          <w:tcPr>
            <w:tcW w:w="0" w:type="auto"/>
            <w:hideMark/>
          </w:tcPr>
          <w:p w14:paraId="1439826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3.38</w:t>
            </w:r>
          </w:p>
        </w:tc>
        <w:tc>
          <w:tcPr>
            <w:tcW w:w="0" w:type="auto"/>
            <w:hideMark/>
          </w:tcPr>
          <w:p w14:paraId="7D4D28D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4.13</w:t>
            </w:r>
          </w:p>
        </w:tc>
      </w:tr>
      <w:tr w:rsidR="00F35EC2" w:rsidRPr="00F35EC2" w14:paraId="6E0B1FE0"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67EB780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毛利率</w:t>
            </w:r>
            <w:r w:rsidRPr="00F35EC2">
              <w:rPr>
                <w:rFonts w:ascii="Times New Roman" w:eastAsia="微软雅黑" w:hAnsi="Times New Roman" w:cs="Times New Roman"/>
                <w:sz w:val="22"/>
                <w:szCs w:val="22"/>
              </w:rPr>
              <w:t xml:space="preserve"> (%)</w:t>
            </w:r>
          </w:p>
        </w:tc>
        <w:tc>
          <w:tcPr>
            <w:tcW w:w="0" w:type="auto"/>
            <w:hideMark/>
          </w:tcPr>
          <w:p w14:paraId="4F69BC0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64.9%</w:t>
            </w:r>
          </w:p>
        </w:tc>
        <w:tc>
          <w:tcPr>
            <w:tcW w:w="0" w:type="auto"/>
            <w:hideMark/>
          </w:tcPr>
          <w:p w14:paraId="265E431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66.6%</w:t>
            </w:r>
          </w:p>
        </w:tc>
        <w:tc>
          <w:tcPr>
            <w:tcW w:w="0" w:type="auto"/>
            <w:hideMark/>
          </w:tcPr>
          <w:p w14:paraId="093F8858"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71.3%</w:t>
            </w:r>
          </w:p>
        </w:tc>
        <w:tc>
          <w:tcPr>
            <w:tcW w:w="0" w:type="auto"/>
            <w:hideMark/>
          </w:tcPr>
          <w:p w14:paraId="655E4F0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71.7%</w:t>
            </w:r>
          </w:p>
        </w:tc>
      </w:tr>
      <w:tr w:rsidR="00F35EC2" w:rsidRPr="00F35EC2" w14:paraId="5885CF6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D2CE22"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调整后</w:t>
            </w:r>
            <w:r w:rsidRPr="00F35EC2">
              <w:rPr>
                <w:rFonts w:ascii="Times New Roman" w:eastAsia="微软雅黑" w:hAnsi="Times New Roman" w:cs="Times New Roman"/>
                <w:sz w:val="22"/>
                <w:szCs w:val="22"/>
              </w:rPr>
              <w:t xml:space="preserve"> EBITDA ($B)</w:t>
            </w:r>
          </w:p>
        </w:tc>
        <w:tc>
          <w:tcPr>
            <w:tcW w:w="0" w:type="auto"/>
            <w:hideMark/>
          </w:tcPr>
          <w:p w14:paraId="213ACEA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1.37</w:t>
            </w:r>
          </w:p>
        </w:tc>
        <w:tc>
          <w:tcPr>
            <w:tcW w:w="0" w:type="auto"/>
            <w:hideMark/>
          </w:tcPr>
          <w:p w14:paraId="6816065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1.92</w:t>
            </w:r>
          </w:p>
        </w:tc>
        <w:tc>
          <w:tcPr>
            <w:tcW w:w="0" w:type="auto"/>
            <w:hideMark/>
          </w:tcPr>
          <w:p w14:paraId="2FFE7AF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2.89</w:t>
            </w:r>
          </w:p>
        </w:tc>
        <w:tc>
          <w:tcPr>
            <w:tcW w:w="0" w:type="auto"/>
            <w:hideMark/>
          </w:tcPr>
          <w:p w14:paraId="50BF5DF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3.54</w:t>
            </w:r>
          </w:p>
        </w:tc>
      </w:tr>
      <w:tr w:rsidR="00F35EC2" w:rsidRPr="00F35EC2" w14:paraId="591DD076"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073C053"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EBITDA </w:t>
            </w:r>
            <w:r w:rsidRPr="00F35EC2">
              <w:rPr>
                <w:rFonts w:ascii="Times New Roman" w:eastAsia="微软雅黑" w:hAnsi="Times New Roman" w:cs="Times New Roman"/>
                <w:sz w:val="22"/>
                <w:szCs w:val="22"/>
              </w:rPr>
              <w:t>利润率</w:t>
            </w:r>
            <w:r w:rsidRPr="00F35EC2">
              <w:rPr>
                <w:rFonts w:ascii="Times New Roman" w:eastAsia="微软雅黑" w:hAnsi="Times New Roman" w:cs="Times New Roman"/>
                <w:sz w:val="22"/>
                <w:szCs w:val="22"/>
              </w:rPr>
              <w:t xml:space="preserve"> (%)</w:t>
            </w:r>
          </w:p>
        </w:tc>
        <w:tc>
          <w:tcPr>
            <w:tcW w:w="0" w:type="auto"/>
            <w:hideMark/>
          </w:tcPr>
          <w:p w14:paraId="13A5F25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48.6%</w:t>
            </w:r>
          </w:p>
        </w:tc>
        <w:tc>
          <w:tcPr>
            <w:tcW w:w="0" w:type="auto"/>
            <w:hideMark/>
          </w:tcPr>
          <w:p w14:paraId="604DCFD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53.0%</w:t>
            </w:r>
          </w:p>
        </w:tc>
        <w:tc>
          <w:tcPr>
            <w:tcW w:w="0" w:type="auto"/>
            <w:hideMark/>
          </w:tcPr>
          <w:p w14:paraId="242A35D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60.2%</w:t>
            </w:r>
          </w:p>
        </w:tc>
        <w:tc>
          <w:tcPr>
            <w:tcW w:w="0" w:type="auto"/>
            <w:hideMark/>
          </w:tcPr>
          <w:p w14:paraId="0260DD7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61.5%</w:t>
            </w:r>
          </w:p>
        </w:tc>
      </w:tr>
      <w:tr w:rsidR="00F35EC2" w:rsidRPr="00F35EC2" w14:paraId="1789E65C"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326B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w:t>
            </w:r>
            <w:r w:rsidRPr="00F35EC2">
              <w:rPr>
                <w:rFonts w:ascii="Times New Roman" w:eastAsia="微软雅黑" w:hAnsi="Times New Roman" w:cs="Times New Roman"/>
                <w:sz w:val="22"/>
                <w:szCs w:val="22"/>
              </w:rPr>
              <w:t xml:space="preserve"> (FCF, $M)</w:t>
            </w:r>
          </w:p>
        </w:tc>
        <w:tc>
          <w:tcPr>
            <w:tcW w:w="0" w:type="auto"/>
            <w:hideMark/>
          </w:tcPr>
          <w:p w14:paraId="2A81483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711</w:t>
            </w:r>
          </w:p>
        </w:tc>
        <w:tc>
          <w:tcPr>
            <w:tcW w:w="0" w:type="auto"/>
            <w:hideMark/>
          </w:tcPr>
          <w:p w14:paraId="3CBD65D7"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1,058</w:t>
            </w:r>
          </w:p>
        </w:tc>
        <w:tc>
          <w:tcPr>
            <w:tcW w:w="0" w:type="auto"/>
            <w:hideMark/>
          </w:tcPr>
          <w:p w14:paraId="48F8B17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1,645</w:t>
            </w:r>
          </w:p>
        </w:tc>
        <w:tc>
          <w:tcPr>
            <w:tcW w:w="0" w:type="auto"/>
            <w:hideMark/>
          </w:tcPr>
          <w:p w14:paraId="07BDCDB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2,043</w:t>
            </w:r>
          </w:p>
        </w:tc>
      </w:tr>
      <w:tr w:rsidR="00F35EC2" w:rsidRPr="00F35EC2" w14:paraId="1E8E67BA"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0571B16"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自由现金流转换率</w:t>
            </w:r>
          </w:p>
        </w:tc>
        <w:tc>
          <w:tcPr>
            <w:tcW w:w="0" w:type="auto"/>
            <w:hideMark/>
          </w:tcPr>
          <w:p w14:paraId="48B6CF4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52.0%</w:t>
            </w:r>
          </w:p>
        </w:tc>
        <w:tc>
          <w:tcPr>
            <w:tcW w:w="0" w:type="auto"/>
            <w:hideMark/>
          </w:tcPr>
          <w:p w14:paraId="283B41D8"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55.1%</w:t>
            </w:r>
          </w:p>
        </w:tc>
        <w:tc>
          <w:tcPr>
            <w:tcW w:w="0" w:type="auto"/>
            <w:hideMark/>
          </w:tcPr>
          <w:p w14:paraId="0459CDE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57.0%</w:t>
            </w:r>
          </w:p>
        </w:tc>
        <w:tc>
          <w:tcPr>
            <w:tcW w:w="0" w:type="auto"/>
            <w:hideMark/>
          </w:tcPr>
          <w:p w14:paraId="043C762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57.7%</w:t>
            </w:r>
          </w:p>
        </w:tc>
      </w:tr>
    </w:tbl>
    <w:p w14:paraId="582E1A11"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7BAAF3A9" w14:textId="77777777" w:rsidR="00F35EC2" w:rsidRPr="00F35EC2" w:rsidRDefault="00F35EC2" w:rsidP="00F35EC2">
      <w:pPr>
        <w:numPr>
          <w:ilvl w:val="0"/>
          <w:numId w:val="972"/>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2024 </w:t>
      </w:r>
      <w:r w:rsidRPr="00F35EC2">
        <w:rPr>
          <w:rFonts w:ascii="Times New Roman" w:eastAsia="微软雅黑" w:hAnsi="Times New Roman" w:cs="Times New Roman"/>
          <w:b/>
          <w:bCs/>
          <w:sz w:val="22"/>
          <w:szCs w:val="22"/>
        </w:rPr>
        <w:t>年收入预计增长</w:t>
      </w:r>
      <w:r w:rsidRPr="00F35EC2">
        <w:rPr>
          <w:rFonts w:ascii="Times New Roman" w:eastAsia="微软雅黑" w:hAnsi="Times New Roman" w:cs="Times New Roman"/>
          <w:b/>
          <w:bCs/>
          <w:sz w:val="22"/>
          <w:szCs w:val="22"/>
        </w:rPr>
        <w:t xml:space="preserve"> 30.9%</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2025 </w:t>
      </w:r>
      <w:r w:rsidRPr="00F35EC2">
        <w:rPr>
          <w:rFonts w:ascii="Times New Roman" w:eastAsia="微软雅黑" w:hAnsi="Times New Roman" w:cs="Times New Roman"/>
          <w:b/>
          <w:bCs/>
          <w:sz w:val="22"/>
          <w:szCs w:val="22"/>
        </w:rPr>
        <w:t>年增长</w:t>
      </w:r>
      <w:r w:rsidRPr="00F35EC2">
        <w:rPr>
          <w:rFonts w:ascii="Times New Roman" w:eastAsia="微软雅黑" w:hAnsi="Times New Roman" w:cs="Times New Roman"/>
          <w:b/>
          <w:bCs/>
          <w:sz w:val="22"/>
          <w:szCs w:val="22"/>
        </w:rPr>
        <w:t xml:space="preserve"> 21.5%</w:t>
      </w:r>
      <w:r w:rsidRPr="00F35EC2">
        <w:rPr>
          <w:rFonts w:ascii="Times New Roman" w:eastAsia="微软雅黑" w:hAnsi="Times New Roman" w:cs="Times New Roman"/>
          <w:sz w:val="22"/>
          <w:szCs w:val="22"/>
        </w:rPr>
        <w:t>，显示出强劲的业务扩张能力，但增长率逐步放缓。</w:t>
      </w:r>
    </w:p>
    <w:p w14:paraId="68529367" w14:textId="77777777" w:rsidR="00F35EC2" w:rsidRPr="00F35EC2" w:rsidRDefault="00F35EC2" w:rsidP="00F35EC2">
      <w:pPr>
        <w:numPr>
          <w:ilvl w:val="0"/>
          <w:numId w:val="972"/>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EBITDA </w:t>
      </w:r>
      <w:r w:rsidRPr="00F35EC2">
        <w:rPr>
          <w:rFonts w:ascii="Times New Roman" w:eastAsia="微软雅黑" w:hAnsi="Times New Roman" w:cs="Times New Roman"/>
          <w:b/>
          <w:bCs/>
          <w:sz w:val="22"/>
          <w:szCs w:val="22"/>
        </w:rPr>
        <w:t>利润率达到</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，盈利能力行业领先</w:t>
      </w:r>
      <w:r w:rsidRPr="00F35EC2">
        <w:rPr>
          <w:rFonts w:ascii="Times New Roman" w:eastAsia="微软雅黑" w:hAnsi="Times New Roman" w:cs="Times New Roman"/>
          <w:sz w:val="22"/>
          <w:szCs w:val="22"/>
        </w:rPr>
        <w:t>。</w:t>
      </w:r>
    </w:p>
    <w:p w14:paraId="42EDBDBF" w14:textId="77777777" w:rsidR="00F35EC2" w:rsidRPr="00F35EC2" w:rsidRDefault="00F35EC2" w:rsidP="00F35EC2">
      <w:pPr>
        <w:numPr>
          <w:ilvl w:val="0"/>
          <w:numId w:val="972"/>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lastRenderedPageBreak/>
        <w:t>自由现金流充裕</w:t>
      </w:r>
      <w:r w:rsidRPr="00F35EC2">
        <w:rPr>
          <w:rFonts w:ascii="Times New Roman" w:eastAsia="微软雅黑" w:hAnsi="Times New Roman" w:cs="Times New Roman"/>
          <w:sz w:val="22"/>
          <w:szCs w:val="22"/>
        </w:rPr>
        <w:t>，这为未来</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股票回购</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提供了强支撑。</w:t>
      </w:r>
    </w:p>
    <w:p w14:paraId="35950E5F"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4DC566F">
          <v:rect id="_x0000_i1088" style="width:0;height:1.5pt" o:hralign="center" o:hrstd="t" o:hr="t" fillcolor="#a0a0a0" stroked="f"/>
        </w:pict>
      </w:r>
    </w:p>
    <w:p w14:paraId="32551F0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16.2 </w:t>
      </w:r>
      <w:r w:rsidRPr="00F35EC2">
        <w:rPr>
          <w:rFonts w:ascii="Times New Roman" w:eastAsia="微软雅黑" w:hAnsi="Times New Roman" w:cs="Times New Roman"/>
          <w:b/>
          <w:bCs/>
          <w:sz w:val="22"/>
          <w:szCs w:val="22"/>
        </w:rPr>
        <w:t>估值分析</w:t>
      </w:r>
    </w:p>
    <w:p w14:paraId="0693A16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(1) PEG (</w:t>
      </w:r>
      <w:r w:rsidRPr="00F35EC2">
        <w:rPr>
          <w:rFonts w:ascii="Times New Roman" w:eastAsia="微软雅黑" w:hAnsi="Times New Roman" w:cs="Times New Roman"/>
          <w:b/>
          <w:bCs/>
          <w:sz w:val="22"/>
          <w:szCs w:val="22"/>
        </w:rPr>
        <w:t>市盈增长比率</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分析</w:t>
      </w:r>
    </w:p>
    <w:p w14:paraId="68A330F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sz w:val="22"/>
          <w:szCs w:val="22"/>
        </w:rPr>
        <w:t>计算公式：</w:t>
      </w:r>
    </w:p>
    <w:p w14:paraId="579BA544"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PEG=P/EEPS</w:t>
      </w:r>
      <w:r w:rsidRPr="00F35EC2">
        <w:rPr>
          <w:rFonts w:ascii="Times New Roman" w:eastAsia="微软雅黑" w:hAnsi="Times New Roman" w:cs="Times New Roman"/>
          <w:sz w:val="22"/>
          <w:szCs w:val="22"/>
        </w:rPr>
        <w:t>增长率</w:t>
      </w:r>
      <w:r w:rsidRPr="00F35EC2">
        <w:rPr>
          <w:rFonts w:ascii="Times New Roman" w:eastAsia="微软雅黑" w:hAnsi="Times New Roman" w:cs="Times New Roman"/>
          <w:sz w:val="22"/>
          <w:szCs w:val="22"/>
        </w:rPr>
        <w:t xml:space="preserve">PEG = \frac{P/E}{EPS </w:t>
      </w:r>
      <w:r w:rsidRPr="00F35EC2">
        <w:rPr>
          <w:rFonts w:ascii="Times New Roman" w:eastAsia="微软雅黑" w:hAnsi="Times New Roman" w:cs="Times New Roman"/>
          <w:sz w:val="22"/>
          <w:szCs w:val="22"/>
        </w:rPr>
        <w:t>增长率</w:t>
      </w:r>
      <w:r w:rsidRPr="00F35EC2">
        <w:rPr>
          <w:rFonts w:ascii="Times New Roman" w:eastAsia="微软雅黑" w:hAnsi="Times New Roman" w:cs="Times New Roman"/>
          <w:sz w:val="22"/>
          <w:szCs w:val="22"/>
        </w:rPr>
        <w:t xml:space="preserve">} </w:t>
      </w:r>
    </w:p>
    <w:p w14:paraId="091FFA7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当前</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交易于：</w:t>
      </w:r>
    </w:p>
    <w:p w14:paraId="2AD996FB" w14:textId="77777777" w:rsidR="00F35EC2" w:rsidRPr="00F35EC2" w:rsidRDefault="00F35EC2" w:rsidP="00F35EC2">
      <w:pPr>
        <w:numPr>
          <w:ilvl w:val="0"/>
          <w:numId w:val="97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2025E P/E</w:t>
      </w:r>
      <w:r w:rsidRPr="00F35EC2">
        <w:rPr>
          <w:rFonts w:ascii="Times New Roman" w:eastAsia="微软雅黑" w:hAnsi="Times New Roman" w:cs="Times New Roman"/>
          <w:b/>
          <w:bCs/>
          <w:sz w:val="22"/>
          <w:szCs w:val="22"/>
        </w:rPr>
        <w:t>（市盈率）</w:t>
      </w:r>
      <w:r w:rsidRPr="00F35EC2">
        <w:rPr>
          <w:rFonts w:ascii="Times New Roman" w:eastAsia="微软雅黑" w:hAnsi="Times New Roman" w:cs="Times New Roman"/>
          <w:b/>
          <w:bCs/>
          <w:sz w:val="22"/>
          <w:szCs w:val="22"/>
        </w:rPr>
        <w:t xml:space="preserve"> ≈ 26.5x</w:t>
      </w:r>
    </w:p>
    <w:p w14:paraId="7881E18A" w14:textId="77777777" w:rsidR="00F35EC2" w:rsidRPr="00F35EC2" w:rsidRDefault="00F35EC2" w:rsidP="00F35EC2">
      <w:pPr>
        <w:numPr>
          <w:ilvl w:val="0"/>
          <w:numId w:val="97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2025E EPS </w:t>
      </w:r>
      <w:r w:rsidRPr="00F35EC2">
        <w:rPr>
          <w:rFonts w:ascii="Times New Roman" w:eastAsia="微软雅黑" w:hAnsi="Times New Roman" w:cs="Times New Roman"/>
          <w:b/>
          <w:bCs/>
          <w:sz w:val="22"/>
          <w:szCs w:val="22"/>
        </w:rPr>
        <w:t>增速</w:t>
      </w:r>
      <w:r w:rsidRPr="00F35EC2">
        <w:rPr>
          <w:rFonts w:ascii="Times New Roman" w:eastAsia="微软雅黑" w:hAnsi="Times New Roman" w:cs="Times New Roman"/>
          <w:b/>
          <w:bCs/>
          <w:sz w:val="22"/>
          <w:szCs w:val="22"/>
        </w:rPr>
        <w:t xml:space="preserve"> ≈ 22.7%</w:t>
      </w:r>
    </w:p>
    <w:p w14:paraId="29B65A7A" w14:textId="77777777" w:rsidR="00F35EC2" w:rsidRPr="00F35EC2" w:rsidRDefault="00F35EC2" w:rsidP="00F35EC2">
      <w:pPr>
        <w:numPr>
          <w:ilvl w:val="0"/>
          <w:numId w:val="973"/>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计算</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PEG = 26.5 / 22.7 ≈ 1.23x</w:t>
      </w:r>
    </w:p>
    <w:p w14:paraId="53B9D129"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1A99FFBE" w14:textId="77777777" w:rsidR="00F35EC2" w:rsidRPr="00F35EC2" w:rsidRDefault="00F35EC2" w:rsidP="00F35EC2">
      <w:pPr>
        <w:numPr>
          <w:ilvl w:val="0"/>
          <w:numId w:val="97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b/>
          <w:bCs/>
          <w:sz w:val="22"/>
          <w:szCs w:val="22"/>
        </w:rPr>
        <w:t xml:space="preserve">&gt;1 </w:t>
      </w:r>
      <w:r w:rsidRPr="00F35EC2">
        <w:rPr>
          <w:rFonts w:ascii="Times New Roman" w:eastAsia="微软雅黑" w:hAnsi="Times New Roman" w:cs="Times New Roman"/>
          <w:b/>
          <w:bCs/>
          <w:sz w:val="22"/>
          <w:szCs w:val="22"/>
        </w:rPr>
        <w:t>说明估值偏高</w:t>
      </w:r>
      <w:r w:rsidRPr="00F35EC2">
        <w:rPr>
          <w:rFonts w:ascii="Times New Roman" w:eastAsia="微软雅黑" w:hAnsi="Times New Roman" w:cs="Times New Roman"/>
          <w:sz w:val="22"/>
          <w:szCs w:val="22"/>
        </w:rPr>
        <w:t>，意味着未来增长已经被市场充分定价，存在下行调整风险。</w:t>
      </w:r>
    </w:p>
    <w:p w14:paraId="20F4DA71" w14:textId="77777777" w:rsidR="00F35EC2" w:rsidRPr="00F35EC2" w:rsidRDefault="00F35EC2" w:rsidP="00F35EC2">
      <w:pPr>
        <w:numPr>
          <w:ilvl w:val="0"/>
          <w:numId w:val="97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若未来盈利增长</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未能达到市场预期</w:t>
      </w:r>
      <w:r w:rsidRPr="00F35EC2">
        <w:rPr>
          <w:rFonts w:ascii="Times New Roman" w:eastAsia="微软雅黑" w:hAnsi="Times New Roman" w:cs="Times New Roman"/>
          <w:sz w:val="22"/>
          <w:szCs w:val="22"/>
        </w:rPr>
        <w:t>，股价可能面临大幅回调。</w:t>
      </w:r>
    </w:p>
    <w:p w14:paraId="6C6CE04A"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CCDA6">
          <v:rect id="_x0000_i1089" style="width:0;height:1.5pt" o:hralign="center" o:hrstd="t" o:hr="t" fillcolor="#a0a0a0" stroked="f"/>
        </w:pict>
      </w:r>
    </w:p>
    <w:p w14:paraId="27E55C6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 </w:t>
      </w:r>
      <w:r w:rsidRPr="00F35EC2">
        <w:rPr>
          <w:rFonts w:ascii="Times New Roman" w:eastAsia="微软雅黑" w:hAnsi="Times New Roman" w:cs="Times New Roman"/>
          <w:b/>
          <w:bCs/>
          <w:sz w:val="22"/>
          <w:szCs w:val="22"/>
        </w:rPr>
        <w:t>绝对估值</w:t>
      </w:r>
      <w:r w:rsidRPr="00F35EC2">
        <w:rPr>
          <w:rFonts w:ascii="Times New Roman" w:eastAsia="微软雅黑" w:hAnsi="Times New Roman" w:cs="Times New Roman"/>
          <w:b/>
          <w:bCs/>
          <w:sz w:val="22"/>
          <w:szCs w:val="22"/>
        </w:rPr>
        <w:t xml:space="preserve"> (DCF </w:t>
      </w:r>
      <w:r w:rsidRPr="00F35EC2">
        <w:rPr>
          <w:rFonts w:ascii="Times New Roman" w:eastAsia="微软雅黑" w:hAnsi="Times New Roman" w:cs="Times New Roman"/>
          <w:b/>
          <w:bCs/>
          <w:sz w:val="22"/>
          <w:szCs w:val="22"/>
        </w:rPr>
        <w:t>现金流折现法</w:t>
      </w:r>
      <w:r w:rsidRPr="00F35EC2">
        <w:rPr>
          <w:rFonts w:ascii="Times New Roman" w:eastAsia="微软雅黑" w:hAnsi="Times New Roman" w:cs="Times New Roman"/>
          <w:b/>
          <w:bCs/>
          <w:sz w:val="22"/>
          <w:szCs w:val="22"/>
        </w:rPr>
        <w:t>)</w:t>
      </w:r>
    </w:p>
    <w:p w14:paraId="251706C8"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DCF </w:t>
      </w:r>
      <w:r w:rsidRPr="00F35EC2">
        <w:rPr>
          <w:rFonts w:ascii="Times New Roman" w:eastAsia="微软雅黑" w:hAnsi="Times New Roman" w:cs="Times New Roman"/>
          <w:sz w:val="22"/>
          <w:szCs w:val="22"/>
        </w:rPr>
        <w:t>估值基于未来</w:t>
      </w:r>
      <w:r w:rsidRPr="00F35EC2">
        <w:rPr>
          <w:rFonts w:ascii="Times New Roman" w:eastAsia="微软雅黑" w:hAnsi="Times New Roman" w:cs="Times New Roman"/>
          <w:sz w:val="22"/>
          <w:szCs w:val="22"/>
        </w:rPr>
        <w:t xml:space="preserve"> 5 </w:t>
      </w:r>
      <w:r w:rsidRPr="00F35EC2">
        <w:rPr>
          <w:rFonts w:ascii="Times New Roman" w:eastAsia="微软雅黑" w:hAnsi="Times New Roman" w:cs="Times New Roman"/>
          <w:sz w:val="22"/>
          <w:szCs w:val="22"/>
        </w:rPr>
        <w:t>年的现金流预测，折现率</w:t>
      </w:r>
      <w:r w:rsidRPr="00F35EC2">
        <w:rPr>
          <w:rFonts w:ascii="Times New Roman" w:eastAsia="微软雅黑" w:hAnsi="Times New Roman" w:cs="Times New Roman"/>
          <w:sz w:val="22"/>
          <w:szCs w:val="22"/>
        </w:rPr>
        <w:t xml:space="preserve"> (WACC) </w:t>
      </w:r>
      <w:r w:rsidRPr="00F35EC2">
        <w:rPr>
          <w:rFonts w:ascii="Times New Roman" w:eastAsia="微软雅黑" w:hAnsi="Times New Roman" w:cs="Times New Roman"/>
          <w:sz w:val="22"/>
          <w:szCs w:val="22"/>
        </w:rPr>
        <w:t>设为</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9.5%</w:t>
      </w:r>
      <w:r w:rsidRPr="00F35EC2">
        <w:rPr>
          <w:rFonts w:ascii="Times New Roman" w:eastAsia="微软雅黑" w:hAnsi="Times New Roman" w:cs="Times New Roman"/>
          <w:sz w:val="22"/>
          <w:szCs w:val="22"/>
        </w:rPr>
        <w:t>。</w:t>
      </w:r>
    </w:p>
    <w:tbl>
      <w:tblPr>
        <w:tblStyle w:val="41"/>
        <w:tblW w:w="0" w:type="auto"/>
        <w:tblLook w:val="04A0" w:firstRow="1" w:lastRow="0" w:firstColumn="1" w:lastColumn="0" w:noHBand="0" w:noVBand="1"/>
      </w:tblPr>
      <w:tblGrid>
        <w:gridCol w:w="1096"/>
        <w:gridCol w:w="2793"/>
      </w:tblGrid>
      <w:tr w:rsidR="00F35EC2" w:rsidRPr="00F35EC2" w14:paraId="4EF53293"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6BE9F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未来年度</w:t>
            </w:r>
          </w:p>
        </w:tc>
        <w:tc>
          <w:tcPr>
            <w:tcW w:w="0" w:type="auto"/>
            <w:hideMark/>
          </w:tcPr>
          <w:p w14:paraId="69FAA0BC"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预计自由现金流</w:t>
            </w:r>
            <w:r w:rsidRPr="00F35EC2">
              <w:rPr>
                <w:rFonts w:ascii="Times New Roman" w:eastAsia="微软雅黑" w:hAnsi="Times New Roman" w:cs="Times New Roman"/>
                <w:sz w:val="22"/>
                <w:szCs w:val="22"/>
              </w:rPr>
              <w:t xml:space="preserve"> (FCF, $M)</w:t>
            </w:r>
          </w:p>
        </w:tc>
      </w:tr>
      <w:tr w:rsidR="00F35EC2" w:rsidRPr="00F35EC2" w14:paraId="1D1753F2"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208E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2025E</w:t>
            </w:r>
          </w:p>
        </w:tc>
        <w:tc>
          <w:tcPr>
            <w:tcW w:w="0" w:type="auto"/>
            <w:hideMark/>
          </w:tcPr>
          <w:p w14:paraId="763CFF34"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2,043</w:t>
            </w:r>
          </w:p>
        </w:tc>
      </w:tr>
      <w:tr w:rsidR="00F35EC2" w:rsidRPr="00F35EC2" w14:paraId="70F09F15"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2FC2DA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2026E</w:t>
            </w:r>
          </w:p>
        </w:tc>
        <w:tc>
          <w:tcPr>
            <w:tcW w:w="0" w:type="auto"/>
            <w:hideMark/>
          </w:tcPr>
          <w:p w14:paraId="3F71199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2,490</w:t>
            </w:r>
          </w:p>
        </w:tc>
      </w:tr>
      <w:tr w:rsidR="00F35EC2" w:rsidRPr="00F35EC2" w14:paraId="248AD880"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3DCE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2027E</w:t>
            </w:r>
          </w:p>
        </w:tc>
        <w:tc>
          <w:tcPr>
            <w:tcW w:w="0" w:type="auto"/>
            <w:hideMark/>
          </w:tcPr>
          <w:p w14:paraId="470EF99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2,983</w:t>
            </w:r>
          </w:p>
        </w:tc>
      </w:tr>
      <w:tr w:rsidR="00F35EC2" w:rsidRPr="00F35EC2" w14:paraId="3F096013"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DA05F8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2028E</w:t>
            </w:r>
          </w:p>
        </w:tc>
        <w:tc>
          <w:tcPr>
            <w:tcW w:w="0" w:type="auto"/>
            <w:hideMark/>
          </w:tcPr>
          <w:p w14:paraId="0C7D53ED"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3,421</w:t>
            </w:r>
          </w:p>
        </w:tc>
      </w:tr>
      <w:tr w:rsidR="00F35EC2" w:rsidRPr="00F35EC2" w14:paraId="7C5E3086"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77C7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2029E</w:t>
            </w:r>
          </w:p>
        </w:tc>
        <w:tc>
          <w:tcPr>
            <w:tcW w:w="0" w:type="auto"/>
            <w:hideMark/>
          </w:tcPr>
          <w:p w14:paraId="4B2F9B1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3,879</w:t>
            </w:r>
          </w:p>
        </w:tc>
      </w:tr>
    </w:tbl>
    <w:p w14:paraId="44787D17"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终值计算：</w:t>
      </w:r>
    </w:p>
    <w:p w14:paraId="5D63B14C"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终值</w:t>
      </w:r>
      <w:r w:rsidRPr="00F35EC2">
        <w:rPr>
          <w:rFonts w:ascii="Times New Roman" w:eastAsia="微软雅黑" w:hAnsi="Times New Roman" w:cs="Times New Roman"/>
          <w:sz w:val="22"/>
          <w:szCs w:val="22"/>
        </w:rPr>
        <w:t>=FCF2029×(1+g)WACC−g</w:t>
      </w:r>
      <w:r w:rsidRPr="00F35EC2">
        <w:rPr>
          <w:rFonts w:ascii="Times New Roman" w:eastAsia="微软雅黑" w:hAnsi="Times New Roman" w:cs="Times New Roman"/>
          <w:sz w:val="22"/>
          <w:szCs w:val="22"/>
        </w:rPr>
        <w:t>终值</w:t>
      </w:r>
      <w:r w:rsidRPr="00F35EC2">
        <w:rPr>
          <w:rFonts w:ascii="Times New Roman" w:eastAsia="微软雅黑" w:hAnsi="Times New Roman" w:cs="Times New Roman"/>
          <w:sz w:val="22"/>
          <w:szCs w:val="22"/>
        </w:rPr>
        <w:t xml:space="preserve"> = \frac{FCF_{2029} \times (1 + g)}{WACC - g} </w:t>
      </w:r>
    </w:p>
    <w:p w14:paraId="5495978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其中：</w:t>
      </w:r>
    </w:p>
    <w:p w14:paraId="09E438D2" w14:textId="77777777" w:rsidR="00F35EC2" w:rsidRPr="00F35EC2" w:rsidRDefault="00F35EC2" w:rsidP="00F35EC2">
      <w:pPr>
        <w:numPr>
          <w:ilvl w:val="0"/>
          <w:numId w:val="975"/>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设定长期增长率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g = 3.5%</w:t>
      </w:r>
    </w:p>
    <w:p w14:paraId="13648B09" w14:textId="77777777" w:rsidR="00F35EC2" w:rsidRPr="00F35EC2" w:rsidRDefault="00F35EC2" w:rsidP="00F35EC2">
      <w:pPr>
        <w:numPr>
          <w:ilvl w:val="0"/>
          <w:numId w:val="975"/>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终值计算：</w:t>
      </w:r>
      <w:r w:rsidRPr="00F35EC2">
        <w:rPr>
          <w:rFonts w:ascii="Times New Roman" w:eastAsia="微软雅黑" w:hAnsi="Times New Roman" w:cs="Times New Roman"/>
          <w:sz w:val="22"/>
          <w:szCs w:val="22"/>
        </w:rPr>
        <w:t xml:space="preserve"> 3,879×(1.035)0.095−0.035=67,050\frac{3,879 \times (1.035)}{0.095 - 0.035} = 67,050 </w:t>
      </w:r>
    </w:p>
    <w:p w14:paraId="13369B55"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折现所有未来现金流，</w:t>
      </w:r>
      <w:r w:rsidRPr="00F35EC2">
        <w:rPr>
          <w:rFonts w:ascii="Times New Roman" w:eastAsia="微软雅黑" w:hAnsi="Times New Roman" w:cs="Times New Roman"/>
          <w:sz w:val="22"/>
          <w:szCs w:val="22"/>
        </w:rPr>
        <w:t xml:space="preserve">DCF </w:t>
      </w:r>
      <w:r w:rsidRPr="00F35EC2">
        <w:rPr>
          <w:rFonts w:ascii="Times New Roman" w:eastAsia="微软雅黑" w:hAnsi="Times New Roman" w:cs="Times New Roman"/>
          <w:sz w:val="22"/>
          <w:szCs w:val="22"/>
        </w:rPr>
        <w:t>计算得出：</w:t>
      </w:r>
    </w:p>
    <w:p w14:paraId="30F1D529" w14:textId="77777777" w:rsidR="00F35EC2" w:rsidRPr="00F35EC2" w:rsidRDefault="00F35EC2" w:rsidP="00F35EC2">
      <w:pPr>
        <w:numPr>
          <w:ilvl w:val="0"/>
          <w:numId w:val="97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企业价值</w:t>
      </w:r>
      <w:r w:rsidRPr="00F35EC2">
        <w:rPr>
          <w:rFonts w:ascii="Times New Roman" w:eastAsia="微软雅黑" w:hAnsi="Times New Roman" w:cs="Times New Roman"/>
          <w:b/>
          <w:bCs/>
          <w:sz w:val="22"/>
          <w:szCs w:val="22"/>
        </w:rPr>
        <w:t xml:space="preserve"> (EV) = $32.5B</w:t>
      </w:r>
    </w:p>
    <w:p w14:paraId="488B5219" w14:textId="77777777" w:rsidR="00F35EC2" w:rsidRPr="00F35EC2" w:rsidRDefault="00F35EC2" w:rsidP="00F35EC2">
      <w:pPr>
        <w:numPr>
          <w:ilvl w:val="0"/>
          <w:numId w:val="97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扣除净债务后，目标市值</w:t>
      </w:r>
      <w:r w:rsidRPr="00F35EC2">
        <w:rPr>
          <w:rFonts w:ascii="Times New Roman" w:eastAsia="微软雅黑" w:hAnsi="Times New Roman" w:cs="Times New Roman"/>
          <w:b/>
          <w:bCs/>
          <w:sz w:val="22"/>
          <w:szCs w:val="22"/>
        </w:rPr>
        <w:t xml:space="preserve"> = $29.8B</w:t>
      </w:r>
    </w:p>
    <w:p w14:paraId="23D95882" w14:textId="77777777" w:rsidR="00F35EC2" w:rsidRPr="00F35EC2" w:rsidRDefault="00F35EC2" w:rsidP="00F35EC2">
      <w:pPr>
        <w:numPr>
          <w:ilvl w:val="0"/>
          <w:numId w:val="97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每股合理估值</w:t>
      </w:r>
      <w:r w:rsidRPr="00F35EC2">
        <w:rPr>
          <w:rFonts w:ascii="Times New Roman" w:eastAsia="微软雅黑" w:hAnsi="Times New Roman" w:cs="Times New Roman"/>
          <w:b/>
          <w:bCs/>
          <w:sz w:val="22"/>
          <w:szCs w:val="22"/>
        </w:rPr>
        <w:t xml:space="preserve"> = $290 - $310</w:t>
      </w:r>
    </w:p>
    <w:p w14:paraId="64253B61"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0363F55F" w14:textId="77777777" w:rsidR="00F35EC2" w:rsidRPr="00F35EC2" w:rsidRDefault="00F35EC2" w:rsidP="00F35EC2">
      <w:pPr>
        <w:numPr>
          <w:ilvl w:val="0"/>
          <w:numId w:val="977"/>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目前股价</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$378</w:t>
      </w:r>
      <w:r w:rsidRPr="00F35EC2">
        <w:rPr>
          <w:rFonts w:ascii="Times New Roman" w:eastAsia="微软雅黑" w:hAnsi="Times New Roman" w:cs="Times New Roman"/>
          <w:sz w:val="22"/>
          <w:szCs w:val="22"/>
        </w:rPr>
        <w:t>，相比</w:t>
      </w:r>
      <w:r w:rsidRPr="00F35EC2">
        <w:rPr>
          <w:rFonts w:ascii="Times New Roman" w:eastAsia="微软雅黑" w:hAnsi="Times New Roman" w:cs="Times New Roman"/>
          <w:sz w:val="22"/>
          <w:szCs w:val="22"/>
        </w:rPr>
        <w:t xml:space="preserve"> DCF </w:t>
      </w:r>
      <w:r w:rsidRPr="00F35EC2">
        <w:rPr>
          <w:rFonts w:ascii="Times New Roman" w:eastAsia="微软雅黑" w:hAnsi="Times New Roman" w:cs="Times New Roman"/>
          <w:sz w:val="22"/>
          <w:szCs w:val="22"/>
        </w:rPr>
        <w:t>估值</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溢价</w:t>
      </w:r>
      <w:r w:rsidRPr="00F35EC2">
        <w:rPr>
          <w:rFonts w:ascii="Times New Roman" w:eastAsia="微软雅黑" w:hAnsi="Times New Roman" w:cs="Times New Roman"/>
          <w:b/>
          <w:bCs/>
          <w:sz w:val="22"/>
          <w:szCs w:val="22"/>
        </w:rPr>
        <w:t xml:space="preserve"> 20-25%</w:t>
      </w:r>
      <w:r w:rsidRPr="00F35EC2">
        <w:rPr>
          <w:rFonts w:ascii="Times New Roman" w:eastAsia="微软雅黑" w:hAnsi="Times New Roman" w:cs="Times New Roman"/>
          <w:sz w:val="22"/>
          <w:szCs w:val="22"/>
        </w:rPr>
        <w:t>。</w:t>
      </w:r>
    </w:p>
    <w:p w14:paraId="2CC8FE07" w14:textId="77777777" w:rsidR="00F35EC2" w:rsidRPr="00F35EC2" w:rsidRDefault="00F35EC2" w:rsidP="00F35EC2">
      <w:pPr>
        <w:numPr>
          <w:ilvl w:val="0"/>
          <w:numId w:val="977"/>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若市场情绪降温，股价回调至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$290-$310</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区间，则进入更具吸引力的估值范围。</w:t>
      </w:r>
    </w:p>
    <w:p w14:paraId="35C61515"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9A0D4E">
          <v:rect id="_x0000_i1090" style="width:0;height:1.5pt" o:hralign="center" o:hrstd="t" o:hr="t" fillcolor="#a0a0a0" stroked="f"/>
        </w:pict>
      </w:r>
    </w:p>
    <w:p w14:paraId="0B23857F"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(3) </w:t>
      </w:r>
      <w:r w:rsidRPr="00F35EC2">
        <w:rPr>
          <w:rFonts w:ascii="Times New Roman" w:eastAsia="微软雅黑" w:hAnsi="Times New Roman" w:cs="Times New Roman"/>
          <w:b/>
          <w:bCs/>
          <w:sz w:val="22"/>
          <w:szCs w:val="22"/>
        </w:rPr>
        <w:t>同行业可比估值</w:t>
      </w:r>
    </w:p>
    <w:tbl>
      <w:tblPr>
        <w:tblStyle w:val="41"/>
        <w:tblW w:w="0" w:type="auto"/>
        <w:tblLook w:val="04A0" w:firstRow="1" w:lastRow="0" w:firstColumn="1" w:lastColumn="0" w:noHBand="0" w:noVBand="1"/>
      </w:tblPr>
      <w:tblGrid>
        <w:gridCol w:w="2534"/>
        <w:gridCol w:w="1115"/>
        <w:gridCol w:w="1347"/>
        <w:gridCol w:w="2203"/>
        <w:gridCol w:w="711"/>
      </w:tblGrid>
      <w:tr w:rsidR="00F35EC2" w:rsidRPr="00F35EC2" w14:paraId="21254C91"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C51BD2"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公司</w:t>
            </w:r>
          </w:p>
        </w:tc>
        <w:tc>
          <w:tcPr>
            <w:tcW w:w="0" w:type="auto"/>
            <w:hideMark/>
          </w:tcPr>
          <w:p w14:paraId="60C93A74"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市值</w:t>
            </w:r>
            <w:r w:rsidRPr="00F35EC2">
              <w:rPr>
                <w:rFonts w:ascii="Times New Roman" w:eastAsia="微软雅黑" w:hAnsi="Times New Roman" w:cs="Times New Roman"/>
                <w:sz w:val="22"/>
                <w:szCs w:val="22"/>
              </w:rPr>
              <w:t xml:space="preserve"> ($B)</w:t>
            </w:r>
          </w:p>
        </w:tc>
        <w:tc>
          <w:tcPr>
            <w:tcW w:w="0" w:type="auto"/>
            <w:hideMark/>
          </w:tcPr>
          <w:p w14:paraId="22D45506"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 (2025E)</w:t>
            </w:r>
          </w:p>
        </w:tc>
        <w:tc>
          <w:tcPr>
            <w:tcW w:w="0" w:type="auto"/>
            <w:hideMark/>
          </w:tcPr>
          <w:p w14:paraId="46CE9BB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EV/EBITDA (2025E)</w:t>
            </w:r>
          </w:p>
        </w:tc>
        <w:tc>
          <w:tcPr>
            <w:tcW w:w="0" w:type="auto"/>
            <w:hideMark/>
          </w:tcPr>
          <w:p w14:paraId="7F37F7AB"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PEG</w:t>
            </w:r>
          </w:p>
        </w:tc>
      </w:tr>
      <w:tr w:rsidR="00F35EC2" w:rsidRPr="00F35EC2" w14:paraId="32A00ABD"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70A7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AppLovin</w:t>
            </w:r>
          </w:p>
        </w:tc>
        <w:tc>
          <w:tcPr>
            <w:tcW w:w="0" w:type="auto"/>
            <w:hideMark/>
          </w:tcPr>
          <w:p w14:paraId="5658CB5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28.2</w:t>
            </w:r>
          </w:p>
        </w:tc>
        <w:tc>
          <w:tcPr>
            <w:tcW w:w="0" w:type="auto"/>
            <w:hideMark/>
          </w:tcPr>
          <w:p w14:paraId="277CF80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26.5x</w:t>
            </w:r>
          </w:p>
        </w:tc>
        <w:tc>
          <w:tcPr>
            <w:tcW w:w="0" w:type="auto"/>
            <w:hideMark/>
          </w:tcPr>
          <w:p w14:paraId="0045272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14.3x</w:t>
            </w:r>
          </w:p>
        </w:tc>
        <w:tc>
          <w:tcPr>
            <w:tcW w:w="0" w:type="auto"/>
            <w:hideMark/>
          </w:tcPr>
          <w:p w14:paraId="77FCA70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1.23x</w:t>
            </w:r>
          </w:p>
        </w:tc>
      </w:tr>
      <w:tr w:rsidR="00F35EC2" w:rsidRPr="00F35EC2" w14:paraId="75DA9D2E"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40C8C50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The Trade Desk (TTD)</w:t>
            </w:r>
          </w:p>
        </w:tc>
        <w:tc>
          <w:tcPr>
            <w:tcW w:w="0" w:type="auto"/>
            <w:hideMark/>
          </w:tcPr>
          <w:p w14:paraId="713CA677"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40.1</w:t>
            </w:r>
          </w:p>
        </w:tc>
        <w:tc>
          <w:tcPr>
            <w:tcW w:w="0" w:type="auto"/>
            <w:hideMark/>
          </w:tcPr>
          <w:p w14:paraId="3ECB1127"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28.9x</w:t>
            </w:r>
          </w:p>
        </w:tc>
        <w:tc>
          <w:tcPr>
            <w:tcW w:w="0" w:type="auto"/>
            <w:hideMark/>
          </w:tcPr>
          <w:p w14:paraId="0F5DCAA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16.5x</w:t>
            </w:r>
          </w:p>
        </w:tc>
        <w:tc>
          <w:tcPr>
            <w:tcW w:w="0" w:type="auto"/>
            <w:hideMark/>
          </w:tcPr>
          <w:p w14:paraId="1C33449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1.30x</w:t>
            </w:r>
          </w:p>
        </w:tc>
      </w:tr>
      <w:tr w:rsidR="00F35EC2" w:rsidRPr="00F35EC2" w14:paraId="0BC85F75"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CCEF7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Unity Software (U)</w:t>
            </w:r>
          </w:p>
        </w:tc>
        <w:tc>
          <w:tcPr>
            <w:tcW w:w="0" w:type="auto"/>
            <w:hideMark/>
          </w:tcPr>
          <w:p w14:paraId="770C58F6"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18.4</w:t>
            </w:r>
          </w:p>
        </w:tc>
        <w:tc>
          <w:tcPr>
            <w:tcW w:w="0" w:type="auto"/>
            <w:hideMark/>
          </w:tcPr>
          <w:p w14:paraId="2FBDCB4E"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31.2x</w:t>
            </w:r>
          </w:p>
        </w:tc>
        <w:tc>
          <w:tcPr>
            <w:tcW w:w="0" w:type="auto"/>
            <w:hideMark/>
          </w:tcPr>
          <w:p w14:paraId="1F2D459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18.4x</w:t>
            </w:r>
          </w:p>
        </w:tc>
        <w:tc>
          <w:tcPr>
            <w:tcW w:w="0" w:type="auto"/>
            <w:hideMark/>
          </w:tcPr>
          <w:p w14:paraId="26D31B3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1.50x</w:t>
            </w:r>
          </w:p>
        </w:tc>
      </w:tr>
      <w:tr w:rsidR="00F35EC2" w:rsidRPr="00F35EC2" w14:paraId="14F023BB"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102C7C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Meta Platforms (META)</w:t>
            </w:r>
          </w:p>
        </w:tc>
        <w:tc>
          <w:tcPr>
            <w:tcW w:w="0" w:type="auto"/>
            <w:hideMark/>
          </w:tcPr>
          <w:p w14:paraId="02B5C5B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1,200</w:t>
            </w:r>
          </w:p>
        </w:tc>
        <w:tc>
          <w:tcPr>
            <w:tcW w:w="0" w:type="auto"/>
            <w:hideMark/>
          </w:tcPr>
          <w:p w14:paraId="126F3429"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21.4x</w:t>
            </w:r>
          </w:p>
        </w:tc>
        <w:tc>
          <w:tcPr>
            <w:tcW w:w="0" w:type="auto"/>
            <w:hideMark/>
          </w:tcPr>
          <w:p w14:paraId="4F30B63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12.1x</w:t>
            </w:r>
          </w:p>
        </w:tc>
        <w:tc>
          <w:tcPr>
            <w:tcW w:w="0" w:type="auto"/>
            <w:hideMark/>
          </w:tcPr>
          <w:p w14:paraId="1ACBBBC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1.05x</w:t>
            </w:r>
          </w:p>
        </w:tc>
      </w:tr>
    </w:tbl>
    <w:p w14:paraId="5B976D43"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5B47833F" w14:textId="77777777" w:rsidR="00F35EC2" w:rsidRPr="00F35EC2" w:rsidRDefault="00F35EC2" w:rsidP="00F35EC2">
      <w:pPr>
        <w:numPr>
          <w:ilvl w:val="0"/>
          <w:numId w:val="97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TTD</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估值更便宜</w:t>
      </w:r>
      <w:r w:rsidRPr="00F35EC2">
        <w:rPr>
          <w:rFonts w:ascii="Times New Roman" w:eastAsia="微软雅黑" w:hAnsi="Times New Roman" w:cs="Times New Roman"/>
          <w:b/>
          <w:bCs/>
          <w:sz w:val="22"/>
          <w:szCs w:val="22"/>
        </w:rPr>
        <w:t xml:space="preserve"> (P/E </w:t>
      </w:r>
      <w:r w:rsidRPr="00F35EC2">
        <w:rPr>
          <w:rFonts w:ascii="Times New Roman" w:eastAsia="微软雅黑" w:hAnsi="Times New Roman" w:cs="Times New Roman"/>
          <w:b/>
          <w:bCs/>
          <w:sz w:val="22"/>
          <w:szCs w:val="22"/>
        </w:rPr>
        <w:t>低</w:t>
      </w:r>
      <w:r w:rsidRPr="00F35EC2">
        <w:rPr>
          <w:rFonts w:ascii="Times New Roman" w:eastAsia="微软雅黑" w:hAnsi="Times New Roman" w:cs="Times New Roman"/>
          <w:b/>
          <w:bCs/>
          <w:sz w:val="22"/>
          <w:szCs w:val="22"/>
        </w:rPr>
        <w:t xml:space="preserve"> 8%)</w:t>
      </w:r>
      <w:r w:rsidRPr="00F35EC2">
        <w:rPr>
          <w:rFonts w:ascii="Times New Roman" w:eastAsia="微软雅黑" w:hAnsi="Times New Roman" w:cs="Times New Roman"/>
          <w:b/>
          <w:bCs/>
          <w:sz w:val="22"/>
          <w:szCs w:val="22"/>
        </w:rPr>
        <w:t>，但盈利质量较高</w:t>
      </w:r>
      <w:r w:rsidRPr="00F35EC2">
        <w:rPr>
          <w:rFonts w:ascii="Times New Roman" w:eastAsia="微软雅黑" w:hAnsi="Times New Roman" w:cs="Times New Roman"/>
          <w:b/>
          <w:bCs/>
          <w:sz w:val="22"/>
          <w:szCs w:val="22"/>
        </w:rPr>
        <w:t xml:space="preserve"> (EBITDA </w:t>
      </w:r>
      <w:r w:rsidRPr="00F35EC2">
        <w:rPr>
          <w:rFonts w:ascii="Times New Roman" w:eastAsia="微软雅黑" w:hAnsi="Times New Roman" w:cs="Times New Roman"/>
          <w:b/>
          <w:bCs/>
          <w:sz w:val="22"/>
          <w:szCs w:val="22"/>
        </w:rPr>
        <w:t>利润率更高</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sz w:val="22"/>
          <w:szCs w:val="22"/>
        </w:rPr>
        <w:t>。</w:t>
      </w:r>
    </w:p>
    <w:p w14:paraId="6182F4E8" w14:textId="77777777" w:rsidR="00F35EC2" w:rsidRPr="00F35EC2" w:rsidRDefault="00F35EC2" w:rsidP="00F35EC2">
      <w:pPr>
        <w:numPr>
          <w:ilvl w:val="0"/>
          <w:numId w:val="97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Unity</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估值更合理，且有盈利能力</w:t>
      </w:r>
      <w:r w:rsidRPr="00F35EC2">
        <w:rPr>
          <w:rFonts w:ascii="Times New Roman" w:eastAsia="微软雅黑" w:hAnsi="Times New Roman" w:cs="Times New Roman"/>
          <w:sz w:val="22"/>
          <w:szCs w:val="22"/>
        </w:rPr>
        <w:t>。</w:t>
      </w:r>
    </w:p>
    <w:p w14:paraId="77FA4D22" w14:textId="77777777" w:rsidR="00F35EC2" w:rsidRPr="00F35EC2" w:rsidRDefault="00F35EC2" w:rsidP="00F35EC2">
      <w:pPr>
        <w:numPr>
          <w:ilvl w:val="0"/>
          <w:numId w:val="97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Meta</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仍有溢价，投资者需关注未来盈利能否持续匹配高估值</w:t>
      </w:r>
      <w:r w:rsidRPr="00F35EC2">
        <w:rPr>
          <w:rFonts w:ascii="Times New Roman" w:eastAsia="微软雅黑" w:hAnsi="Times New Roman" w:cs="Times New Roman"/>
          <w:sz w:val="22"/>
          <w:szCs w:val="22"/>
        </w:rPr>
        <w:t>。</w:t>
      </w:r>
    </w:p>
    <w:p w14:paraId="586DFDEC"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06FD456D">
          <v:rect id="_x0000_i1091" style="width:0;height:1.5pt" o:hralign="center" o:hrstd="t" o:hr="t" fillcolor="#a0a0a0" stroked="f"/>
        </w:pict>
      </w:r>
    </w:p>
    <w:p w14:paraId="0EB32838"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16.3 </w:t>
      </w:r>
      <w:r w:rsidRPr="00F35EC2">
        <w:rPr>
          <w:rFonts w:ascii="Times New Roman" w:eastAsia="微软雅黑" w:hAnsi="Times New Roman" w:cs="Times New Roman"/>
          <w:b/>
          <w:bCs/>
          <w:sz w:val="22"/>
          <w:szCs w:val="22"/>
        </w:rPr>
        <w:t>投资策略总结</w:t>
      </w:r>
    </w:p>
    <w:p w14:paraId="0A1AABE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 </w:t>
      </w:r>
      <w:r w:rsidRPr="00F35EC2">
        <w:rPr>
          <w:rFonts w:ascii="Times New Roman" w:eastAsia="微软雅黑" w:hAnsi="Times New Roman" w:cs="Times New Roman"/>
          <w:b/>
          <w:bCs/>
          <w:sz w:val="22"/>
          <w:szCs w:val="22"/>
        </w:rPr>
        <w:t>短线交易策略</w:t>
      </w:r>
    </w:p>
    <w:p w14:paraId="3C40D824" w14:textId="77777777" w:rsidR="00F35EC2" w:rsidRPr="00F35EC2" w:rsidRDefault="00F35EC2" w:rsidP="00F35EC2">
      <w:pPr>
        <w:numPr>
          <w:ilvl w:val="0"/>
          <w:numId w:val="979"/>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短期股价目标：</w:t>
      </w:r>
      <w:r w:rsidRPr="00F35EC2">
        <w:rPr>
          <w:rFonts w:ascii="Times New Roman" w:eastAsia="微软雅黑" w:hAnsi="Times New Roman" w:cs="Times New Roman"/>
          <w:b/>
          <w:bCs/>
          <w:sz w:val="22"/>
          <w:szCs w:val="22"/>
        </w:rPr>
        <w:t>$370 - $390</w:t>
      </w:r>
    </w:p>
    <w:p w14:paraId="1EB0AB28" w14:textId="77777777" w:rsidR="00F35EC2" w:rsidRPr="00F35EC2" w:rsidRDefault="00F35EC2" w:rsidP="00F35EC2">
      <w:pPr>
        <w:numPr>
          <w:ilvl w:val="1"/>
          <w:numId w:val="97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由于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市场情绪仍然积极</w:t>
      </w:r>
      <w:r w:rsidRPr="00F35EC2">
        <w:rPr>
          <w:rFonts w:ascii="Times New Roman" w:eastAsia="微软雅黑" w:hAnsi="Times New Roman" w:cs="Times New Roman"/>
          <w:sz w:val="22"/>
          <w:szCs w:val="22"/>
        </w:rPr>
        <w:t>，短期内股价可能继续震荡走高。</w:t>
      </w:r>
    </w:p>
    <w:p w14:paraId="7AA2DB58" w14:textId="77777777" w:rsidR="00F35EC2" w:rsidRPr="00F35EC2" w:rsidRDefault="00F35EC2" w:rsidP="00F35EC2">
      <w:pPr>
        <w:numPr>
          <w:ilvl w:val="1"/>
          <w:numId w:val="97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建议</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等待</w:t>
      </w:r>
      <w:r w:rsidRPr="00F35EC2">
        <w:rPr>
          <w:rFonts w:ascii="Times New Roman" w:eastAsia="微软雅黑" w:hAnsi="Times New Roman" w:cs="Times New Roman"/>
          <w:b/>
          <w:bCs/>
          <w:sz w:val="22"/>
          <w:szCs w:val="22"/>
        </w:rPr>
        <w:t xml:space="preserve"> Q4 </w:t>
      </w:r>
      <w:r w:rsidRPr="00F35EC2">
        <w:rPr>
          <w:rFonts w:ascii="Times New Roman" w:eastAsia="微软雅黑" w:hAnsi="Times New Roman" w:cs="Times New Roman"/>
          <w:b/>
          <w:bCs/>
          <w:sz w:val="22"/>
          <w:szCs w:val="22"/>
        </w:rPr>
        <w:t>财报发布后，再观察市场反应</w:t>
      </w:r>
      <w:r w:rsidRPr="00F35EC2">
        <w:rPr>
          <w:rFonts w:ascii="Times New Roman" w:eastAsia="微软雅黑" w:hAnsi="Times New Roman" w:cs="Times New Roman"/>
          <w:sz w:val="22"/>
          <w:szCs w:val="22"/>
        </w:rPr>
        <w:t>。</w:t>
      </w:r>
    </w:p>
    <w:p w14:paraId="54C5B98D" w14:textId="77777777" w:rsidR="00F35EC2" w:rsidRPr="00F35EC2" w:rsidRDefault="00F35EC2" w:rsidP="00F35EC2">
      <w:pPr>
        <w:numPr>
          <w:ilvl w:val="0"/>
          <w:numId w:val="979"/>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回调买入点：</w:t>
      </w:r>
      <w:r w:rsidRPr="00F35EC2">
        <w:rPr>
          <w:rFonts w:ascii="Times New Roman" w:eastAsia="微软雅黑" w:hAnsi="Times New Roman" w:cs="Times New Roman"/>
          <w:b/>
          <w:bCs/>
          <w:sz w:val="22"/>
          <w:szCs w:val="22"/>
        </w:rPr>
        <w:t>$300 - $320</w:t>
      </w:r>
    </w:p>
    <w:p w14:paraId="406C365B" w14:textId="77777777" w:rsidR="00F35EC2" w:rsidRPr="00F35EC2" w:rsidRDefault="00F35EC2" w:rsidP="00F35EC2">
      <w:pPr>
        <w:numPr>
          <w:ilvl w:val="1"/>
          <w:numId w:val="97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若股价因财报不及预期回调至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DCF </w:t>
      </w:r>
      <w:r w:rsidRPr="00F35EC2">
        <w:rPr>
          <w:rFonts w:ascii="Times New Roman" w:eastAsia="微软雅黑" w:hAnsi="Times New Roman" w:cs="Times New Roman"/>
          <w:b/>
          <w:bCs/>
          <w:sz w:val="22"/>
          <w:szCs w:val="22"/>
        </w:rPr>
        <w:t>估值区间</w:t>
      </w:r>
      <w:r w:rsidRPr="00F35EC2">
        <w:rPr>
          <w:rFonts w:ascii="Times New Roman" w:eastAsia="微软雅黑" w:hAnsi="Times New Roman" w:cs="Times New Roman"/>
          <w:b/>
          <w:bCs/>
          <w:sz w:val="22"/>
          <w:szCs w:val="22"/>
        </w:rPr>
        <w:t xml:space="preserve"> ($290-$310)</w:t>
      </w:r>
      <w:r w:rsidRPr="00F35EC2">
        <w:rPr>
          <w:rFonts w:ascii="Times New Roman" w:eastAsia="微软雅黑" w:hAnsi="Times New Roman" w:cs="Times New Roman"/>
          <w:sz w:val="22"/>
          <w:szCs w:val="22"/>
        </w:rPr>
        <w:t>，可考虑</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分批建仓</w:t>
      </w:r>
      <w:r w:rsidRPr="00F35EC2">
        <w:rPr>
          <w:rFonts w:ascii="Times New Roman" w:eastAsia="微软雅黑" w:hAnsi="Times New Roman" w:cs="Times New Roman"/>
          <w:sz w:val="22"/>
          <w:szCs w:val="22"/>
        </w:rPr>
        <w:t>。</w:t>
      </w:r>
    </w:p>
    <w:p w14:paraId="126E1CA0"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 </w:t>
      </w:r>
      <w:r w:rsidRPr="00F35EC2">
        <w:rPr>
          <w:rFonts w:ascii="Times New Roman" w:eastAsia="微软雅黑" w:hAnsi="Times New Roman" w:cs="Times New Roman"/>
          <w:b/>
          <w:bCs/>
          <w:sz w:val="22"/>
          <w:szCs w:val="22"/>
        </w:rPr>
        <w:t>长期投资逻辑</w:t>
      </w:r>
    </w:p>
    <w:p w14:paraId="254CD841"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长期投资者可考虑：</w:t>
      </w:r>
    </w:p>
    <w:p w14:paraId="1010FCF3" w14:textId="77777777" w:rsidR="00F35EC2" w:rsidRPr="00F35EC2" w:rsidRDefault="00F35EC2" w:rsidP="00F35EC2">
      <w:pPr>
        <w:numPr>
          <w:ilvl w:val="0"/>
          <w:numId w:val="980"/>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是否持续扩张至更多广告市场</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电商、流媒体、社交广告</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sz w:val="22"/>
          <w:szCs w:val="22"/>
        </w:rPr>
        <w:t>。</w:t>
      </w:r>
    </w:p>
    <w:p w14:paraId="76C4A6C1" w14:textId="77777777" w:rsidR="00F35EC2" w:rsidRPr="00F35EC2" w:rsidRDefault="00F35EC2" w:rsidP="00F35EC2">
      <w:pPr>
        <w:numPr>
          <w:ilvl w:val="0"/>
          <w:numId w:val="980"/>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保持</w:t>
      </w:r>
      <w:r w:rsidRPr="00F35EC2">
        <w:rPr>
          <w:rFonts w:ascii="Times New Roman" w:eastAsia="微软雅黑" w:hAnsi="Times New Roman" w:cs="Times New Roman"/>
          <w:b/>
          <w:bCs/>
          <w:sz w:val="22"/>
          <w:szCs w:val="22"/>
        </w:rPr>
        <w:t xml:space="preserve"> 20%+ </w:t>
      </w:r>
      <w:r w:rsidRPr="00F35EC2">
        <w:rPr>
          <w:rFonts w:ascii="Times New Roman" w:eastAsia="微软雅黑" w:hAnsi="Times New Roman" w:cs="Times New Roman"/>
          <w:b/>
          <w:bCs/>
          <w:sz w:val="22"/>
          <w:szCs w:val="22"/>
        </w:rPr>
        <w:t>营收增长的可持续性</w:t>
      </w:r>
      <w:r w:rsidRPr="00F35EC2">
        <w:rPr>
          <w:rFonts w:ascii="Times New Roman" w:eastAsia="微软雅黑" w:hAnsi="Times New Roman" w:cs="Times New Roman"/>
          <w:sz w:val="22"/>
          <w:szCs w:val="22"/>
        </w:rPr>
        <w:t>。</w:t>
      </w:r>
    </w:p>
    <w:p w14:paraId="713E27F5" w14:textId="77777777" w:rsidR="00F35EC2" w:rsidRPr="00F35EC2" w:rsidRDefault="00F35EC2" w:rsidP="00F35EC2">
      <w:pPr>
        <w:numPr>
          <w:ilvl w:val="0"/>
          <w:numId w:val="980"/>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EBITDA </w:t>
      </w:r>
      <w:r w:rsidRPr="00F35EC2">
        <w:rPr>
          <w:rFonts w:ascii="Times New Roman" w:eastAsia="微软雅黑" w:hAnsi="Times New Roman" w:cs="Times New Roman"/>
          <w:b/>
          <w:bCs/>
          <w:sz w:val="22"/>
          <w:szCs w:val="22"/>
        </w:rPr>
        <w:t>利润率是否能长期维持</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，甚至进一步提升</w:t>
      </w:r>
      <w:r w:rsidRPr="00F35EC2">
        <w:rPr>
          <w:rFonts w:ascii="Times New Roman" w:eastAsia="微软雅黑" w:hAnsi="Times New Roman" w:cs="Times New Roman"/>
          <w:sz w:val="22"/>
          <w:szCs w:val="22"/>
        </w:rPr>
        <w:t>。</w:t>
      </w:r>
    </w:p>
    <w:p w14:paraId="788FC6EE"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D5D2324">
          <v:rect id="_x0000_i1092" style="width:0;height:1.5pt" o:hralign="center" o:hrstd="t" o:hr="t" fillcolor="#a0a0a0" stroked="f"/>
        </w:pict>
      </w:r>
    </w:p>
    <w:p w14:paraId="3ECF8C1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17. </w:t>
      </w:r>
      <w:r w:rsidRPr="00F35EC2">
        <w:rPr>
          <w:rFonts w:ascii="Times New Roman" w:eastAsia="微软雅黑" w:hAnsi="Times New Roman" w:cs="Times New Roman"/>
          <w:b/>
          <w:bCs/>
          <w:sz w:val="22"/>
          <w:szCs w:val="22"/>
        </w:rPr>
        <w:t>结论：短期谨慎，长期看涨</w:t>
      </w:r>
    </w:p>
    <w:p w14:paraId="3B3D993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短期观点</w:t>
      </w:r>
      <w:r w:rsidRPr="00F35EC2">
        <w:rPr>
          <w:rFonts w:ascii="Times New Roman" w:eastAsia="微软雅黑" w:hAnsi="Times New Roman" w:cs="Times New Roman"/>
          <w:sz w:val="22"/>
          <w:szCs w:val="22"/>
        </w:rPr>
        <w:t>：</w:t>
      </w:r>
    </w:p>
    <w:p w14:paraId="452C4E97" w14:textId="77777777" w:rsidR="00F35EC2" w:rsidRPr="00F35EC2" w:rsidRDefault="00F35EC2" w:rsidP="00F35EC2">
      <w:pPr>
        <w:numPr>
          <w:ilvl w:val="0"/>
          <w:numId w:val="98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当前股价已反映高增长预期，短线不宜追高</w:t>
      </w:r>
      <w:r w:rsidRPr="00F35EC2">
        <w:rPr>
          <w:rFonts w:ascii="Times New Roman" w:eastAsia="微软雅黑" w:hAnsi="Times New Roman" w:cs="Times New Roman"/>
          <w:sz w:val="22"/>
          <w:szCs w:val="22"/>
        </w:rPr>
        <w:t>，应等待</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Q4 </w:t>
      </w:r>
      <w:r w:rsidRPr="00F35EC2">
        <w:rPr>
          <w:rFonts w:ascii="Times New Roman" w:eastAsia="微软雅黑" w:hAnsi="Times New Roman" w:cs="Times New Roman"/>
          <w:b/>
          <w:bCs/>
          <w:sz w:val="22"/>
          <w:szCs w:val="22"/>
        </w:rPr>
        <w:t>财报确认增长是否持续</w:t>
      </w:r>
      <w:r w:rsidRPr="00F35EC2">
        <w:rPr>
          <w:rFonts w:ascii="Times New Roman" w:eastAsia="微软雅黑" w:hAnsi="Times New Roman" w:cs="Times New Roman"/>
          <w:sz w:val="22"/>
          <w:szCs w:val="22"/>
        </w:rPr>
        <w:t>。</w:t>
      </w:r>
    </w:p>
    <w:p w14:paraId="4FCFCEBF" w14:textId="77777777" w:rsidR="00F35EC2" w:rsidRPr="00F35EC2" w:rsidRDefault="00F35EC2" w:rsidP="00F35EC2">
      <w:pPr>
        <w:numPr>
          <w:ilvl w:val="0"/>
          <w:numId w:val="98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若短线回调至</w:t>
      </w:r>
      <w:r w:rsidRPr="00F35EC2">
        <w:rPr>
          <w:rFonts w:ascii="Times New Roman" w:eastAsia="微软雅黑" w:hAnsi="Times New Roman" w:cs="Times New Roman"/>
          <w:b/>
          <w:bCs/>
          <w:sz w:val="22"/>
          <w:szCs w:val="22"/>
        </w:rPr>
        <w:t xml:space="preserve"> $300-$320</w:t>
      </w:r>
      <w:r w:rsidRPr="00F35EC2">
        <w:rPr>
          <w:rFonts w:ascii="Times New Roman" w:eastAsia="微软雅黑" w:hAnsi="Times New Roman" w:cs="Times New Roman"/>
          <w:b/>
          <w:bCs/>
          <w:sz w:val="22"/>
          <w:szCs w:val="22"/>
        </w:rPr>
        <w:t>，可分批建仓</w:t>
      </w:r>
      <w:r w:rsidRPr="00F35EC2">
        <w:rPr>
          <w:rFonts w:ascii="Times New Roman" w:eastAsia="微软雅黑" w:hAnsi="Times New Roman" w:cs="Times New Roman"/>
          <w:sz w:val="22"/>
          <w:szCs w:val="22"/>
        </w:rPr>
        <w:t>。</w:t>
      </w:r>
    </w:p>
    <w:p w14:paraId="723B51B2"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长期观点</w:t>
      </w:r>
      <w:r w:rsidRPr="00F35EC2">
        <w:rPr>
          <w:rFonts w:ascii="Times New Roman" w:eastAsia="微软雅黑" w:hAnsi="Times New Roman" w:cs="Times New Roman"/>
          <w:sz w:val="22"/>
          <w:szCs w:val="22"/>
        </w:rPr>
        <w:t>：</w:t>
      </w:r>
    </w:p>
    <w:p w14:paraId="68BA1179" w14:textId="77777777" w:rsidR="00F35EC2" w:rsidRPr="00F35EC2" w:rsidRDefault="00F35EC2" w:rsidP="00F35EC2">
      <w:pPr>
        <w:numPr>
          <w:ilvl w:val="0"/>
          <w:numId w:val="982"/>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技术扩展顺利，市场份额持续扩大</w:t>
      </w:r>
      <w:r w:rsidRPr="00F35EC2">
        <w:rPr>
          <w:rFonts w:ascii="Times New Roman" w:eastAsia="微软雅黑" w:hAnsi="Times New Roman" w:cs="Times New Roman"/>
          <w:sz w:val="22"/>
          <w:szCs w:val="22"/>
        </w:rPr>
        <w:t>，长期仍具备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20%+ </w:t>
      </w:r>
      <w:r w:rsidRPr="00F35EC2">
        <w:rPr>
          <w:rFonts w:ascii="Times New Roman" w:eastAsia="微软雅黑" w:hAnsi="Times New Roman" w:cs="Times New Roman"/>
          <w:b/>
          <w:bCs/>
          <w:sz w:val="22"/>
          <w:szCs w:val="22"/>
        </w:rPr>
        <w:t>的年复合增长潜力</w:t>
      </w:r>
      <w:r w:rsidRPr="00F35EC2">
        <w:rPr>
          <w:rFonts w:ascii="Times New Roman" w:eastAsia="微软雅黑" w:hAnsi="Times New Roman" w:cs="Times New Roman"/>
          <w:sz w:val="22"/>
          <w:szCs w:val="22"/>
        </w:rPr>
        <w:t>。</w:t>
      </w:r>
    </w:p>
    <w:p w14:paraId="453D39E1" w14:textId="77777777" w:rsidR="00F35EC2" w:rsidRPr="00F35EC2" w:rsidRDefault="00F35EC2" w:rsidP="00F35EC2">
      <w:pPr>
        <w:numPr>
          <w:ilvl w:val="0"/>
          <w:numId w:val="982"/>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DCF </w:t>
      </w:r>
      <w:r w:rsidRPr="00F35EC2">
        <w:rPr>
          <w:rFonts w:ascii="Times New Roman" w:eastAsia="微软雅黑" w:hAnsi="Times New Roman" w:cs="Times New Roman"/>
          <w:b/>
          <w:bCs/>
          <w:sz w:val="22"/>
          <w:szCs w:val="22"/>
        </w:rPr>
        <w:t>估值在</w:t>
      </w:r>
      <w:r w:rsidRPr="00F35EC2">
        <w:rPr>
          <w:rFonts w:ascii="Times New Roman" w:eastAsia="微软雅黑" w:hAnsi="Times New Roman" w:cs="Times New Roman"/>
          <w:b/>
          <w:bCs/>
          <w:sz w:val="22"/>
          <w:szCs w:val="22"/>
        </w:rPr>
        <w:t xml:space="preserve"> $290-$310</w:t>
      </w:r>
      <w:r w:rsidRPr="00F35EC2">
        <w:rPr>
          <w:rFonts w:ascii="Times New Roman" w:eastAsia="微软雅黑" w:hAnsi="Times New Roman" w:cs="Times New Roman"/>
          <w:b/>
          <w:bCs/>
          <w:sz w:val="22"/>
          <w:szCs w:val="22"/>
        </w:rPr>
        <w:t>，长期投资者可以在此区间重点关注</w:t>
      </w:r>
      <w:r w:rsidRPr="00F35EC2">
        <w:rPr>
          <w:rFonts w:ascii="Times New Roman" w:eastAsia="微软雅黑" w:hAnsi="Times New Roman" w:cs="Times New Roman"/>
          <w:sz w:val="22"/>
          <w:szCs w:val="22"/>
        </w:rPr>
        <w:t>。</w:t>
      </w:r>
    </w:p>
    <w:p w14:paraId="58E24E4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最终投资建议</w:t>
      </w:r>
      <w:r w:rsidRPr="00F35EC2">
        <w:rPr>
          <w:rFonts w:ascii="Times New Roman" w:eastAsia="微软雅黑" w:hAnsi="Times New Roman" w:cs="Times New Roman"/>
          <w:sz w:val="22"/>
          <w:szCs w:val="22"/>
        </w:rPr>
        <w:t>：</w:t>
      </w:r>
    </w:p>
    <w:p w14:paraId="7CE2801D" w14:textId="77777777" w:rsidR="00F35EC2" w:rsidRPr="00F35EC2" w:rsidRDefault="00F35EC2" w:rsidP="00F35EC2">
      <w:pPr>
        <w:numPr>
          <w:ilvl w:val="0"/>
          <w:numId w:val="9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lastRenderedPageBreak/>
        <w:t>现价</w:t>
      </w:r>
      <w:r w:rsidRPr="00F35EC2">
        <w:rPr>
          <w:rFonts w:ascii="Times New Roman" w:eastAsia="微软雅黑" w:hAnsi="Times New Roman" w:cs="Times New Roman"/>
          <w:b/>
          <w:bCs/>
          <w:sz w:val="22"/>
          <w:szCs w:val="22"/>
        </w:rPr>
        <w:t xml:space="preserve"> ($378) </w:t>
      </w:r>
      <w:r w:rsidRPr="00F35EC2">
        <w:rPr>
          <w:rFonts w:ascii="Times New Roman" w:eastAsia="微软雅黑" w:hAnsi="Times New Roman" w:cs="Times New Roman"/>
          <w:b/>
          <w:bCs/>
          <w:sz w:val="22"/>
          <w:szCs w:val="22"/>
        </w:rPr>
        <w:t>过热，短线不建议买入</w:t>
      </w:r>
      <w:r w:rsidRPr="00F35EC2">
        <w:rPr>
          <w:rFonts w:ascii="Times New Roman" w:eastAsia="微软雅黑" w:hAnsi="Times New Roman" w:cs="Times New Roman"/>
          <w:sz w:val="22"/>
          <w:szCs w:val="22"/>
        </w:rPr>
        <w:t>，等待更好的入场机会。</w:t>
      </w:r>
    </w:p>
    <w:p w14:paraId="1859D5D1" w14:textId="77777777" w:rsidR="00F35EC2" w:rsidRPr="00F35EC2" w:rsidRDefault="00F35EC2" w:rsidP="00F35EC2">
      <w:pPr>
        <w:numPr>
          <w:ilvl w:val="0"/>
          <w:numId w:val="9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若跌至</w:t>
      </w:r>
      <w:r w:rsidRPr="00F35EC2">
        <w:rPr>
          <w:rFonts w:ascii="Times New Roman" w:eastAsia="微软雅黑" w:hAnsi="Times New Roman" w:cs="Times New Roman"/>
          <w:b/>
          <w:bCs/>
          <w:sz w:val="22"/>
          <w:szCs w:val="22"/>
        </w:rPr>
        <w:t xml:space="preserve"> $300-$320</w:t>
      </w:r>
      <w:r w:rsidRPr="00F35EC2">
        <w:rPr>
          <w:rFonts w:ascii="Times New Roman" w:eastAsia="微软雅黑" w:hAnsi="Times New Roman" w:cs="Times New Roman"/>
          <w:b/>
          <w:bCs/>
          <w:sz w:val="22"/>
          <w:szCs w:val="22"/>
        </w:rPr>
        <w:t>，长期投资者可考虑入场</w:t>
      </w:r>
      <w:r w:rsidRPr="00F35EC2">
        <w:rPr>
          <w:rFonts w:ascii="Times New Roman" w:eastAsia="微软雅黑" w:hAnsi="Times New Roman" w:cs="Times New Roman"/>
          <w:sz w:val="22"/>
          <w:szCs w:val="22"/>
        </w:rPr>
        <w:t>。</w:t>
      </w:r>
    </w:p>
    <w:p w14:paraId="496C8160" w14:textId="77777777" w:rsidR="00F35EC2" w:rsidRPr="00F35EC2" w:rsidRDefault="00F35EC2" w:rsidP="00F35EC2">
      <w:pPr>
        <w:numPr>
          <w:ilvl w:val="0"/>
          <w:numId w:val="983"/>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关注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2025 </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 xml:space="preserve"> 2 </w:t>
      </w:r>
      <w:r w:rsidRPr="00F35EC2">
        <w:rPr>
          <w:rFonts w:ascii="Times New Roman" w:eastAsia="微软雅黑" w:hAnsi="Times New Roman" w:cs="Times New Roman"/>
          <w:b/>
          <w:bCs/>
          <w:sz w:val="22"/>
          <w:szCs w:val="22"/>
        </w:rPr>
        <w:t>月</w:t>
      </w:r>
      <w:r w:rsidRPr="00F35EC2">
        <w:rPr>
          <w:rFonts w:ascii="Times New Roman" w:eastAsia="微软雅黑" w:hAnsi="Times New Roman" w:cs="Times New Roman"/>
          <w:b/>
          <w:bCs/>
          <w:sz w:val="22"/>
          <w:szCs w:val="22"/>
        </w:rPr>
        <w:t xml:space="preserve"> 12 </w:t>
      </w:r>
      <w:r w:rsidRPr="00F35EC2">
        <w:rPr>
          <w:rFonts w:ascii="Times New Roman" w:eastAsia="微软雅黑" w:hAnsi="Times New Roman" w:cs="Times New Roman"/>
          <w:b/>
          <w:bCs/>
          <w:sz w:val="22"/>
          <w:szCs w:val="22"/>
        </w:rPr>
        <w:t>日财报，决定下一步投资策略</w:t>
      </w:r>
      <w:r w:rsidRPr="00F35EC2">
        <w:rPr>
          <w:rFonts w:ascii="Times New Roman" w:eastAsia="微软雅黑" w:hAnsi="Times New Roman" w:cs="Times New Roman"/>
          <w:sz w:val="22"/>
          <w:szCs w:val="22"/>
        </w:rPr>
        <w:t>。</w:t>
      </w:r>
    </w:p>
    <w:p w14:paraId="62AC2088"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919ECED">
          <v:rect id="_x0000_i1093" style="width:0;height:1.5pt" o:hralign="center" o:hrstd="t" o:hr="t" fillcolor="#a0a0a0" stroked="f"/>
        </w:pict>
      </w:r>
    </w:p>
    <w:p w14:paraId="0068E76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18. </w:t>
      </w:r>
      <w:r w:rsidRPr="00F35EC2">
        <w:rPr>
          <w:rFonts w:ascii="Times New Roman" w:eastAsia="微软雅黑" w:hAnsi="Times New Roman" w:cs="Times New Roman"/>
          <w:b/>
          <w:bCs/>
          <w:sz w:val="22"/>
          <w:szCs w:val="22"/>
        </w:rPr>
        <w:t>未来关键事件</w:t>
      </w:r>
    </w:p>
    <w:tbl>
      <w:tblPr>
        <w:tblStyle w:val="41"/>
        <w:tblW w:w="0" w:type="auto"/>
        <w:tblLook w:val="04A0" w:firstRow="1" w:lastRow="0" w:firstColumn="1" w:lastColumn="0" w:noHBand="0" w:noVBand="1"/>
      </w:tblPr>
      <w:tblGrid>
        <w:gridCol w:w="1756"/>
        <w:gridCol w:w="1897"/>
        <w:gridCol w:w="4610"/>
      </w:tblGrid>
      <w:tr w:rsidR="00F35EC2" w:rsidRPr="00F35EC2" w14:paraId="4975D714"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17C9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事件</w:t>
            </w:r>
          </w:p>
        </w:tc>
        <w:tc>
          <w:tcPr>
            <w:tcW w:w="0" w:type="auto"/>
            <w:hideMark/>
          </w:tcPr>
          <w:p w14:paraId="299636A1"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时间</w:t>
            </w:r>
          </w:p>
        </w:tc>
        <w:tc>
          <w:tcPr>
            <w:tcW w:w="0" w:type="auto"/>
            <w:hideMark/>
          </w:tcPr>
          <w:p w14:paraId="02BA8B12"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影响</w:t>
            </w:r>
          </w:p>
        </w:tc>
      </w:tr>
      <w:tr w:rsidR="00F35EC2" w:rsidRPr="00F35EC2" w14:paraId="78CD64C3"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8F42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Q4 2024 </w:t>
            </w:r>
            <w:r w:rsidRPr="00F35EC2">
              <w:rPr>
                <w:rFonts w:ascii="Times New Roman" w:eastAsia="微软雅黑" w:hAnsi="Times New Roman" w:cs="Times New Roman"/>
                <w:sz w:val="22"/>
                <w:szCs w:val="22"/>
              </w:rPr>
              <w:t>财报</w:t>
            </w:r>
          </w:p>
        </w:tc>
        <w:tc>
          <w:tcPr>
            <w:tcW w:w="0" w:type="auto"/>
            <w:hideMark/>
          </w:tcPr>
          <w:p w14:paraId="604C785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2</w:t>
            </w:r>
            <w:r w:rsidRPr="00F35EC2">
              <w:rPr>
                <w:rFonts w:ascii="Times New Roman" w:eastAsia="微软雅黑" w:hAnsi="Times New Roman" w:cs="Times New Roman"/>
                <w:b/>
                <w:bCs/>
                <w:sz w:val="22"/>
                <w:szCs w:val="22"/>
              </w:rPr>
              <w:t>月</w:t>
            </w:r>
            <w:r w:rsidRPr="00F35EC2">
              <w:rPr>
                <w:rFonts w:ascii="Times New Roman" w:eastAsia="微软雅黑" w:hAnsi="Times New Roman" w:cs="Times New Roman"/>
                <w:b/>
                <w:bCs/>
                <w:sz w:val="22"/>
                <w:szCs w:val="22"/>
              </w:rPr>
              <w:t>12</w:t>
            </w:r>
            <w:r w:rsidRPr="00F35EC2">
              <w:rPr>
                <w:rFonts w:ascii="Times New Roman" w:eastAsia="微软雅黑" w:hAnsi="Times New Roman" w:cs="Times New Roman"/>
                <w:b/>
                <w:bCs/>
                <w:sz w:val="22"/>
                <w:szCs w:val="22"/>
              </w:rPr>
              <w:t>日</w:t>
            </w:r>
          </w:p>
        </w:tc>
        <w:tc>
          <w:tcPr>
            <w:tcW w:w="0" w:type="auto"/>
            <w:hideMark/>
          </w:tcPr>
          <w:p w14:paraId="70B2074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决定股价是否继续上涨，或进入回调</w:t>
            </w:r>
          </w:p>
        </w:tc>
      </w:tr>
      <w:tr w:rsidR="00F35EC2" w:rsidRPr="00F35EC2" w14:paraId="097BEEBA"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A9F7B5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美联储利率决策</w:t>
            </w:r>
          </w:p>
        </w:tc>
        <w:tc>
          <w:tcPr>
            <w:tcW w:w="0" w:type="auto"/>
            <w:hideMark/>
          </w:tcPr>
          <w:p w14:paraId="534C4F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3</w:t>
            </w:r>
            <w:r w:rsidRPr="00F35EC2">
              <w:rPr>
                <w:rFonts w:ascii="Times New Roman" w:eastAsia="微软雅黑" w:hAnsi="Times New Roman" w:cs="Times New Roman"/>
                <w:b/>
                <w:bCs/>
                <w:sz w:val="22"/>
                <w:szCs w:val="22"/>
              </w:rPr>
              <w:t>月</w:t>
            </w:r>
          </w:p>
        </w:tc>
        <w:tc>
          <w:tcPr>
            <w:tcW w:w="0" w:type="auto"/>
            <w:hideMark/>
          </w:tcPr>
          <w:p w14:paraId="3189AB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利率调整可能影响科技股整体估值</w:t>
            </w:r>
          </w:p>
        </w:tc>
      </w:tr>
      <w:tr w:rsidR="00F35EC2" w:rsidRPr="00F35EC2" w14:paraId="7F14BD84"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8210B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市场竞争动态</w:t>
            </w:r>
          </w:p>
        </w:tc>
        <w:tc>
          <w:tcPr>
            <w:tcW w:w="0" w:type="auto"/>
            <w:hideMark/>
          </w:tcPr>
          <w:p w14:paraId="02C715D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全年关注</w:t>
            </w:r>
          </w:p>
        </w:tc>
        <w:tc>
          <w:tcPr>
            <w:tcW w:w="0" w:type="auto"/>
            <w:hideMark/>
          </w:tcPr>
          <w:p w14:paraId="2A9DB42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Google / Meta / Unity </w:t>
            </w:r>
            <w:r w:rsidRPr="00F35EC2">
              <w:rPr>
                <w:rFonts w:ascii="Times New Roman" w:eastAsia="微软雅黑" w:hAnsi="Times New Roman" w:cs="Times New Roman"/>
                <w:b/>
                <w:bCs/>
                <w:sz w:val="22"/>
                <w:szCs w:val="22"/>
              </w:rPr>
              <w:t>是否推出新</w:t>
            </w:r>
            <w:r w:rsidRPr="00F35EC2">
              <w:rPr>
                <w:rFonts w:ascii="Times New Roman" w:eastAsia="微软雅黑" w:hAnsi="Times New Roman" w:cs="Times New Roman"/>
                <w:b/>
                <w:bCs/>
                <w:sz w:val="22"/>
                <w:szCs w:val="22"/>
              </w:rPr>
              <w:t xml:space="preserve"> AI </w:t>
            </w:r>
            <w:r w:rsidRPr="00F35EC2">
              <w:rPr>
                <w:rFonts w:ascii="Times New Roman" w:eastAsia="微软雅黑" w:hAnsi="Times New Roman" w:cs="Times New Roman"/>
                <w:b/>
                <w:bCs/>
                <w:sz w:val="22"/>
                <w:szCs w:val="22"/>
              </w:rPr>
              <w:t>广告产品</w:t>
            </w:r>
          </w:p>
        </w:tc>
      </w:tr>
    </w:tbl>
    <w:p w14:paraId="59B76C22"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2A31990">
          <v:rect id="_x0000_i1094" style="width:0;height:1.5pt" o:hralign="center" o:hrstd="t" o:hr="t" fillcolor="#a0a0a0" stroked="f"/>
        </w:pict>
      </w:r>
    </w:p>
    <w:p w14:paraId="6CBC45DE"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如需更详细的量化模型或衍生品策略分析，可以进一步探讨。</w:t>
      </w:r>
    </w:p>
    <w:p w14:paraId="77339957" w14:textId="77777777" w:rsidR="00F35EC2" w:rsidRPr="00B84451" w:rsidRDefault="00F35EC2" w:rsidP="00B84451">
      <w:pPr>
        <w:rPr>
          <w:rFonts w:ascii="Times New Roman" w:eastAsia="微软雅黑" w:hAnsi="Times New Roman" w:cs="Times New Roman"/>
          <w:sz w:val="22"/>
          <w:szCs w:val="22"/>
        </w:rPr>
      </w:pPr>
    </w:p>
    <w:p w14:paraId="010E6D1E"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 </w:t>
      </w:r>
      <w:r w:rsidRPr="00F35EC2">
        <w:rPr>
          <w:rFonts w:ascii="Times New Roman" w:eastAsia="微软雅黑" w:hAnsi="Times New Roman" w:cs="Times New Roman"/>
          <w:b/>
          <w:bCs/>
          <w:sz w:val="22"/>
          <w:szCs w:val="22"/>
        </w:rPr>
        <w:t>风险分析与应对策略</w:t>
      </w:r>
    </w:p>
    <w:p w14:paraId="217CDBDC"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尽管</w:t>
      </w:r>
      <w:r w:rsidRPr="00F35EC2">
        <w:rPr>
          <w:rFonts w:ascii="Times New Roman" w:eastAsia="微软雅黑" w:hAnsi="Times New Roman" w:cs="Times New Roman"/>
          <w:sz w:val="22"/>
          <w:szCs w:val="22"/>
        </w:rPr>
        <w:t xml:space="preserve"> AppLovin (APP) </w:t>
      </w:r>
      <w:r w:rsidRPr="00F35EC2">
        <w:rPr>
          <w:rFonts w:ascii="Times New Roman" w:eastAsia="微软雅黑" w:hAnsi="Times New Roman" w:cs="Times New Roman"/>
          <w:sz w:val="22"/>
          <w:szCs w:val="22"/>
        </w:rPr>
        <w:t>具备强劲的增长潜力，但其投资仍然存在多方面风险。为了全面评估该公司的投资价值，我们分析</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市场风险、财务风险、竞争风险、政策风险以及技术变革风险</w:t>
      </w:r>
      <w:r w:rsidRPr="00F35EC2">
        <w:rPr>
          <w:rFonts w:ascii="Times New Roman" w:eastAsia="微软雅黑" w:hAnsi="Times New Roman" w:cs="Times New Roman"/>
          <w:sz w:val="22"/>
          <w:szCs w:val="22"/>
        </w:rPr>
        <w:t>，并提出相应的应对策略。</w:t>
      </w:r>
    </w:p>
    <w:p w14:paraId="4E0B5719"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F24C5E2">
          <v:rect id="_x0000_i1095" style="width:0;height:1.5pt" o:hralign="center" o:hrstd="t" o:hr="t" fillcolor="#a0a0a0" stroked="f"/>
        </w:pict>
      </w:r>
    </w:p>
    <w:p w14:paraId="241926B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19.1 </w:t>
      </w:r>
      <w:r w:rsidRPr="00F35EC2">
        <w:rPr>
          <w:rFonts w:ascii="Times New Roman" w:eastAsia="微软雅黑" w:hAnsi="Times New Roman" w:cs="Times New Roman"/>
          <w:b/>
          <w:bCs/>
          <w:sz w:val="22"/>
          <w:szCs w:val="22"/>
        </w:rPr>
        <w:t>主要风险因素</w:t>
      </w:r>
    </w:p>
    <w:tbl>
      <w:tblPr>
        <w:tblStyle w:val="41"/>
        <w:tblW w:w="0" w:type="auto"/>
        <w:tblLook w:val="04A0" w:firstRow="1" w:lastRow="0" w:firstColumn="1" w:lastColumn="0" w:noHBand="0" w:noVBand="1"/>
      </w:tblPr>
      <w:tblGrid>
        <w:gridCol w:w="839"/>
        <w:gridCol w:w="1247"/>
        <w:gridCol w:w="6131"/>
        <w:gridCol w:w="1133"/>
      </w:tblGrid>
      <w:tr w:rsidR="00F35EC2" w:rsidRPr="00F35EC2" w14:paraId="08500B15"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E5D4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风险类型</w:t>
            </w:r>
          </w:p>
        </w:tc>
        <w:tc>
          <w:tcPr>
            <w:tcW w:w="0" w:type="auto"/>
            <w:hideMark/>
          </w:tcPr>
          <w:p w14:paraId="1A7CFB6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具体风险</w:t>
            </w:r>
          </w:p>
        </w:tc>
        <w:tc>
          <w:tcPr>
            <w:tcW w:w="0" w:type="auto"/>
            <w:hideMark/>
          </w:tcPr>
          <w:p w14:paraId="47C58871"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可能影响</w:t>
            </w:r>
          </w:p>
        </w:tc>
        <w:tc>
          <w:tcPr>
            <w:tcW w:w="0" w:type="auto"/>
            <w:hideMark/>
          </w:tcPr>
          <w:p w14:paraId="001031B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评估</w:t>
            </w:r>
          </w:p>
        </w:tc>
      </w:tr>
      <w:tr w:rsidR="00F35EC2" w:rsidRPr="00F35EC2" w14:paraId="31FF297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C5D0B1"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市场风险</w:t>
            </w:r>
          </w:p>
        </w:tc>
        <w:tc>
          <w:tcPr>
            <w:tcW w:w="0" w:type="auto"/>
            <w:hideMark/>
          </w:tcPr>
          <w:p w14:paraId="1CE3CFF1"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市场情绪波动</w:t>
            </w:r>
          </w:p>
        </w:tc>
        <w:tc>
          <w:tcPr>
            <w:tcW w:w="0" w:type="auto"/>
            <w:hideMark/>
          </w:tcPr>
          <w:p w14:paraId="6AAD1654"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由于近期</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概念火热，市场对高增长科技股的预期较高。一旦情绪逆转，估值溢价可能收缩。</w:t>
            </w:r>
          </w:p>
        </w:tc>
        <w:tc>
          <w:tcPr>
            <w:tcW w:w="0" w:type="auto"/>
            <w:hideMark/>
          </w:tcPr>
          <w:p w14:paraId="0D3E819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19B1A6D5"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4E7AF3A"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财务风险</w:t>
            </w:r>
          </w:p>
        </w:tc>
        <w:tc>
          <w:tcPr>
            <w:tcW w:w="0" w:type="auto"/>
            <w:hideMark/>
          </w:tcPr>
          <w:p w14:paraId="6739FF7D"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未来增长放缓</w:t>
            </w:r>
          </w:p>
        </w:tc>
        <w:tc>
          <w:tcPr>
            <w:tcW w:w="0" w:type="auto"/>
            <w:hideMark/>
          </w:tcPr>
          <w:p w14:paraId="370B39D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增长未达预期，营收增速下降，可能导致股价调整。</w:t>
            </w:r>
          </w:p>
        </w:tc>
        <w:tc>
          <w:tcPr>
            <w:tcW w:w="0" w:type="auto"/>
            <w:hideMark/>
          </w:tcPr>
          <w:p w14:paraId="44B61E3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5C80BA30"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59E91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竞争风险</w:t>
            </w:r>
          </w:p>
        </w:tc>
        <w:tc>
          <w:tcPr>
            <w:tcW w:w="0" w:type="auto"/>
            <w:hideMark/>
          </w:tcPr>
          <w:p w14:paraId="4750A5B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行业内竞争加剧</w:t>
            </w:r>
          </w:p>
        </w:tc>
        <w:tc>
          <w:tcPr>
            <w:tcW w:w="0" w:type="auto"/>
            <w:hideMark/>
          </w:tcPr>
          <w:p w14:paraId="7BF1854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Meta</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Unity </w:t>
            </w:r>
            <w:r w:rsidRPr="00F35EC2">
              <w:rPr>
                <w:rFonts w:ascii="Times New Roman" w:eastAsia="微软雅黑" w:hAnsi="Times New Roman" w:cs="Times New Roman"/>
                <w:sz w:val="22"/>
                <w:szCs w:val="22"/>
              </w:rPr>
              <w:t>可能推出更具竞争力的广告算法，对</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形成挑战。</w:t>
            </w:r>
          </w:p>
        </w:tc>
        <w:tc>
          <w:tcPr>
            <w:tcW w:w="0" w:type="auto"/>
            <w:hideMark/>
          </w:tcPr>
          <w:p w14:paraId="7B9349B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7CD17104"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173BE3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政策风险</w:t>
            </w:r>
          </w:p>
        </w:tc>
        <w:tc>
          <w:tcPr>
            <w:tcW w:w="0" w:type="auto"/>
            <w:hideMark/>
          </w:tcPr>
          <w:p w14:paraId="6056458F"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监管加强</w:t>
            </w:r>
          </w:p>
        </w:tc>
        <w:tc>
          <w:tcPr>
            <w:tcW w:w="0" w:type="auto"/>
            <w:hideMark/>
          </w:tcPr>
          <w:p w14:paraId="68B77482"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随着</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监管政策升级，广告数据隐私问题可能引发政府干预。</w:t>
            </w:r>
          </w:p>
        </w:tc>
        <w:tc>
          <w:tcPr>
            <w:tcW w:w="0" w:type="auto"/>
            <w:hideMark/>
          </w:tcPr>
          <w:p w14:paraId="60FD9F3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47A159EE"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9B293"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技术风险</w:t>
            </w:r>
          </w:p>
        </w:tc>
        <w:tc>
          <w:tcPr>
            <w:tcW w:w="0" w:type="auto"/>
            <w:hideMark/>
          </w:tcPr>
          <w:p w14:paraId="6574584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AI </w:t>
            </w:r>
            <w:r w:rsidRPr="00F35EC2">
              <w:rPr>
                <w:rFonts w:ascii="Times New Roman" w:eastAsia="微软雅黑" w:hAnsi="Times New Roman" w:cs="Times New Roman"/>
                <w:sz w:val="22"/>
                <w:szCs w:val="22"/>
              </w:rPr>
              <w:t>模型瓶颈</w:t>
            </w:r>
          </w:p>
        </w:tc>
        <w:tc>
          <w:tcPr>
            <w:tcW w:w="0" w:type="auto"/>
            <w:hideMark/>
          </w:tcPr>
          <w:p w14:paraId="3B6BF32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技术无法进一步提升广告效率，竞争优势将削弱。</w:t>
            </w:r>
          </w:p>
        </w:tc>
        <w:tc>
          <w:tcPr>
            <w:tcW w:w="0" w:type="auto"/>
            <w:hideMark/>
          </w:tcPr>
          <w:p w14:paraId="375B60E7"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bl>
    <w:p w14:paraId="1403DB6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0C86B54">
          <v:rect id="_x0000_i1096" style="width:0;height:1.5pt" o:hralign="center" o:hrstd="t" o:hr="t" fillcolor="#a0a0a0" stroked="f"/>
        </w:pict>
      </w:r>
    </w:p>
    <w:p w14:paraId="7304AD05"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19.2 </w:t>
      </w:r>
      <w:r w:rsidRPr="00F35EC2">
        <w:rPr>
          <w:rFonts w:ascii="Times New Roman" w:eastAsia="微软雅黑" w:hAnsi="Times New Roman" w:cs="Times New Roman"/>
          <w:b/>
          <w:bCs/>
          <w:sz w:val="22"/>
          <w:szCs w:val="22"/>
        </w:rPr>
        <w:t>风险应对策略</w:t>
      </w:r>
    </w:p>
    <w:p w14:paraId="156E9846" w14:textId="77777777" w:rsidR="00F35EC2" w:rsidRPr="00F35EC2" w:rsidRDefault="00F35EC2" w:rsidP="00F35EC2">
      <w:pPr>
        <w:numPr>
          <w:ilvl w:val="0"/>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市场风险：情绪波动导致估值回调</w:t>
      </w:r>
    </w:p>
    <w:p w14:paraId="4ED467DB" w14:textId="77777777" w:rsidR="00F35EC2" w:rsidRPr="00F35EC2" w:rsidRDefault="00F35EC2" w:rsidP="00F35EC2">
      <w:pPr>
        <w:numPr>
          <w:ilvl w:val="1"/>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：控制仓位，不盲目追高，在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$300-$320</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区间分批布局，降低估值回调带来的风险。</w:t>
      </w:r>
    </w:p>
    <w:p w14:paraId="45A11FC3" w14:textId="77777777" w:rsidR="00F35EC2" w:rsidRPr="00F35EC2" w:rsidRDefault="00F35EC2" w:rsidP="00F35EC2">
      <w:pPr>
        <w:numPr>
          <w:ilvl w:val="0"/>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财务风险：增长可能不及预期</w:t>
      </w:r>
    </w:p>
    <w:p w14:paraId="514C688F" w14:textId="77777777" w:rsidR="00F35EC2" w:rsidRPr="00F35EC2" w:rsidRDefault="00F35EC2" w:rsidP="00F35EC2">
      <w:pPr>
        <w:numPr>
          <w:ilvl w:val="1"/>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：重点关注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Q4 </w:t>
      </w:r>
      <w:r w:rsidRPr="00F35EC2">
        <w:rPr>
          <w:rFonts w:ascii="Times New Roman" w:eastAsia="微软雅黑" w:hAnsi="Times New Roman" w:cs="Times New Roman"/>
          <w:b/>
          <w:bCs/>
          <w:sz w:val="22"/>
          <w:szCs w:val="22"/>
        </w:rPr>
        <w:t>业绩指引</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是否支持</w:t>
      </w:r>
      <w:r w:rsidRPr="00F35EC2">
        <w:rPr>
          <w:rFonts w:ascii="Times New Roman" w:eastAsia="微软雅黑" w:hAnsi="Times New Roman" w:cs="Times New Roman"/>
          <w:sz w:val="22"/>
          <w:szCs w:val="22"/>
        </w:rPr>
        <w:t xml:space="preserve"> 20%+ </w:t>
      </w:r>
      <w:r w:rsidRPr="00F35EC2">
        <w:rPr>
          <w:rFonts w:ascii="Times New Roman" w:eastAsia="微软雅黑" w:hAnsi="Times New Roman" w:cs="Times New Roman"/>
          <w:sz w:val="22"/>
          <w:szCs w:val="22"/>
        </w:rPr>
        <w:t>年增长。若增速明显低于预期，可考虑减仓。</w:t>
      </w:r>
    </w:p>
    <w:p w14:paraId="7B54254A" w14:textId="77777777" w:rsidR="00F35EC2" w:rsidRPr="00F35EC2" w:rsidRDefault="00F35EC2" w:rsidP="00F35EC2">
      <w:pPr>
        <w:numPr>
          <w:ilvl w:val="0"/>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竞争风险：大型科技公司入局</w:t>
      </w:r>
    </w:p>
    <w:p w14:paraId="662784F0" w14:textId="77777777" w:rsidR="00F35EC2" w:rsidRPr="00F35EC2" w:rsidRDefault="00F35EC2" w:rsidP="00F35EC2">
      <w:pPr>
        <w:numPr>
          <w:ilvl w:val="1"/>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：持续监测</w:t>
      </w:r>
      <w:r w:rsidRPr="00F35EC2">
        <w:rPr>
          <w:rFonts w:ascii="Times New Roman" w:eastAsia="微软雅黑" w:hAnsi="Times New Roman" w:cs="Times New Roman"/>
          <w:sz w:val="22"/>
          <w:szCs w:val="22"/>
        </w:rPr>
        <w:t xml:space="preserve"> 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Meta </w:t>
      </w:r>
      <w:r w:rsidRPr="00F35EC2">
        <w:rPr>
          <w:rFonts w:ascii="Times New Roman" w:eastAsia="微软雅黑" w:hAnsi="Times New Roman" w:cs="Times New Roman"/>
          <w:sz w:val="22"/>
          <w:szCs w:val="22"/>
        </w:rPr>
        <w:t>的</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广告进展，若其产品有较大突破，需重新评估</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的长期投资价值。</w:t>
      </w:r>
    </w:p>
    <w:p w14:paraId="1523CB2C" w14:textId="77777777" w:rsidR="00F35EC2" w:rsidRPr="00F35EC2" w:rsidRDefault="00F35EC2" w:rsidP="00F35EC2">
      <w:pPr>
        <w:numPr>
          <w:ilvl w:val="0"/>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政策风险：监管可能收紧</w:t>
      </w:r>
    </w:p>
    <w:p w14:paraId="1936249D" w14:textId="77777777" w:rsidR="00F35EC2" w:rsidRPr="00F35EC2" w:rsidRDefault="00F35EC2" w:rsidP="00F35EC2">
      <w:pPr>
        <w:numPr>
          <w:ilvl w:val="1"/>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：密切关注美国和欧盟对</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监管法规的变化，若监管压力增大，</w:t>
      </w:r>
      <w:r w:rsidRPr="00F35EC2">
        <w:rPr>
          <w:rFonts w:ascii="Times New Roman" w:eastAsia="微软雅黑" w:hAnsi="Times New Roman" w:cs="Times New Roman"/>
          <w:sz w:val="22"/>
          <w:szCs w:val="22"/>
        </w:rPr>
        <w:t xml:space="preserve">APP </w:t>
      </w:r>
      <w:r w:rsidRPr="00F35EC2">
        <w:rPr>
          <w:rFonts w:ascii="Times New Roman" w:eastAsia="微软雅黑" w:hAnsi="Times New Roman" w:cs="Times New Roman"/>
          <w:sz w:val="22"/>
          <w:szCs w:val="22"/>
        </w:rPr>
        <w:t>可能需要增加数据合规投入，影响利润率。</w:t>
      </w:r>
    </w:p>
    <w:p w14:paraId="4D275567" w14:textId="77777777" w:rsidR="00F35EC2" w:rsidRPr="00F35EC2" w:rsidRDefault="00F35EC2" w:rsidP="00F35EC2">
      <w:pPr>
        <w:numPr>
          <w:ilvl w:val="0"/>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技术风险：</w:t>
      </w:r>
      <w:r w:rsidRPr="00F35EC2">
        <w:rPr>
          <w:rFonts w:ascii="Times New Roman" w:eastAsia="微软雅黑" w:hAnsi="Times New Roman" w:cs="Times New Roman"/>
          <w:b/>
          <w:bCs/>
          <w:sz w:val="22"/>
          <w:szCs w:val="22"/>
        </w:rPr>
        <w:t xml:space="preserve">AI </w:t>
      </w:r>
      <w:r w:rsidRPr="00F35EC2">
        <w:rPr>
          <w:rFonts w:ascii="Times New Roman" w:eastAsia="微软雅黑" w:hAnsi="Times New Roman" w:cs="Times New Roman"/>
          <w:b/>
          <w:bCs/>
          <w:sz w:val="22"/>
          <w:szCs w:val="22"/>
        </w:rPr>
        <w:t>算法升级受阻</w:t>
      </w:r>
    </w:p>
    <w:p w14:paraId="79043D5C" w14:textId="77777777" w:rsidR="00F35EC2" w:rsidRPr="00F35EC2" w:rsidRDefault="00F35EC2" w:rsidP="00F35EC2">
      <w:pPr>
        <w:numPr>
          <w:ilvl w:val="1"/>
          <w:numId w:val="96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lastRenderedPageBreak/>
        <w:t>应对策略</w:t>
      </w:r>
      <w:r w:rsidRPr="00F35EC2">
        <w:rPr>
          <w:rFonts w:ascii="Times New Roman" w:eastAsia="微软雅黑" w:hAnsi="Times New Roman" w:cs="Times New Roman"/>
          <w:sz w:val="22"/>
          <w:szCs w:val="22"/>
        </w:rPr>
        <w:t>：观察</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的广告投放效果是否持续优化，若增长瓶颈明显，可考虑调整投资策略。</w:t>
      </w:r>
    </w:p>
    <w:p w14:paraId="32B2F6AC"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3CA7C03">
          <v:rect id="_x0000_i1097" style="width:0;height:1.5pt" o:hralign="center" o:hrstd="t" o:hr="t" fillcolor="#a0a0a0" stroked="f"/>
        </w:pict>
      </w:r>
    </w:p>
    <w:p w14:paraId="16ADEEE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 </w:t>
      </w:r>
      <w:r w:rsidRPr="00F35EC2">
        <w:rPr>
          <w:rFonts w:ascii="Times New Roman" w:eastAsia="微软雅黑" w:hAnsi="Times New Roman" w:cs="Times New Roman"/>
          <w:b/>
          <w:bCs/>
          <w:sz w:val="22"/>
          <w:szCs w:val="22"/>
        </w:rPr>
        <w:t>交易策略与投资建议</w:t>
      </w:r>
    </w:p>
    <w:p w14:paraId="29B26278"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结合风险分析和估值测算，我们制定不同投资者类型的交易策略。</w:t>
      </w:r>
    </w:p>
    <w:p w14:paraId="3B784D91"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20.1 </w:t>
      </w:r>
      <w:r w:rsidRPr="00F35EC2">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471"/>
        <w:gridCol w:w="3516"/>
      </w:tblGrid>
      <w:tr w:rsidR="00F35EC2" w:rsidRPr="00F35EC2" w14:paraId="5055851E"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44817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条件</w:t>
            </w:r>
          </w:p>
        </w:tc>
        <w:tc>
          <w:tcPr>
            <w:tcW w:w="0" w:type="auto"/>
            <w:hideMark/>
          </w:tcPr>
          <w:p w14:paraId="0C27077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策略</w:t>
            </w:r>
          </w:p>
        </w:tc>
      </w:tr>
      <w:tr w:rsidR="00F35EC2" w:rsidRPr="00F35EC2" w14:paraId="5D27D46B"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0AE8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财报后大涨突破</w:t>
            </w:r>
            <w:r w:rsidRPr="00F35EC2">
              <w:rPr>
                <w:rFonts w:ascii="Times New Roman" w:eastAsia="微软雅黑" w:hAnsi="Times New Roman" w:cs="Times New Roman"/>
                <w:sz w:val="22"/>
                <w:szCs w:val="22"/>
              </w:rPr>
              <w:t xml:space="preserve"> $390</w:t>
            </w:r>
          </w:p>
        </w:tc>
        <w:tc>
          <w:tcPr>
            <w:tcW w:w="0" w:type="auto"/>
            <w:hideMark/>
          </w:tcPr>
          <w:p w14:paraId="7594810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逢高止盈部分仓位，防止回调风险</w:t>
            </w:r>
          </w:p>
        </w:tc>
      </w:tr>
      <w:tr w:rsidR="00F35EC2" w:rsidRPr="00F35EC2" w14:paraId="72E5A948"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C0D0115"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财报后股价跌至</w:t>
            </w:r>
            <w:r w:rsidRPr="00F35EC2">
              <w:rPr>
                <w:rFonts w:ascii="Times New Roman" w:eastAsia="微软雅黑" w:hAnsi="Times New Roman" w:cs="Times New Roman"/>
                <w:sz w:val="22"/>
                <w:szCs w:val="22"/>
              </w:rPr>
              <w:t xml:space="preserve"> $320</w:t>
            </w:r>
          </w:p>
        </w:tc>
        <w:tc>
          <w:tcPr>
            <w:tcW w:w="0" w:type="auto"/>
            <w:hideMark/>
          </w:tcPr>
          <w:p w14:paraId="79EF78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可考虑分批建仓，低估值买入</w:t>
            </w:r>
          </w:p>
        </w:tc>
      </w:tr>
      <w:tr w:rsidR="00F35EC2" w:rsidRPr="00F35EC2" w14:paraId="0F547C67"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C349A"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市场恐慌导致跌破</w:t>
            </w:r>
            <w:r w:rsidRPr="00F35EC2">
              <w:rPr>
                <w:rFonts w:ascii="Times New Roman" w:eastAsia="微软雅黑" w:hAnsi="Times New Roman" w:cs="Times New Roman"/>
                <w:sz w:val="22"/>
                <w:szCs w:val="22"/>
              </w:rPr>
              <w:t xml:space="preserve"> $300</w:t>
            </w:r>
          </w:p>
        </w:tc>
        <w:tc>
          <w:tcPr>
            <w:tcW w:w="0" w:type="auto"/>
            <w:hideMark/>
          </w:tcPr>
          <w:p w14:paraId="569AE51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加仓，目标长期持有</w:t>
            </w:r>
          </w:p>
        </w:tc>
      </w:tr>
    </w:tbl>
    <w:p w14:paraId="3735405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20.2 </w:t>
      </w:r>
      <w:r w:rsidRPr="00F35EC2">
        <w:rPr>
          <w:rFonts w:ascii="Times New Roman" w:eastAsia="微软雅黑" w:hAnsi="Times New Roman" w:cs="Times New Roman"/>
          <w:b/>
          <w:bCs/>
          <w:sz w:val="22"/>
          <w:szCs w:val="22"/>
        </w:rPr>
        <w:t>长线投资策略</w:t>
      </w:r>
    </w:p>
    <w:tbl>
      <w:tblPr>
        <w:tblStyle w:val="41"/>
        <w:tblW w:w="0" w:type="auto"/>
        <w:tblLook w:val="04A0" w:firstRow="1" w:lastRow="0" w:firstColumn="1" w:lastColumn="0" w:noHBand="0" w:noVBand="1"/>
      </w:tblPr>
      <w:tblGrid>
        <w:gridCol w:w="1976"/>
        <w:gridCol w:w="1277"/>
      </w:tblGrid>
      <w:tr w:rsidR="00F35EC2" w:rsidRPr="00F35EC2" w14:paraId="5A0E0D51"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29AB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关键指标</w:t>
            </w:r>
          </w:p>
        </w:tc>
        <w:tc>
          <w:tcPr>
            <w:tcW w:w="0" w:type="auto"/>
            <w:hideMark/>
          </w:tcPr>
          <w:p w14:paraId="4626D03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目标</w:t>
            </w:r>
          </w:p>
        </w:tc>
      </w:tr>
      <w:tr w:rsidR="00F35EC2" w:rsidRPr="00F35EC2" w14:paraId="24FA9099"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1BFA1"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年收入增长率</w:t>
            </w:r>
          </w:p>
        </w:tc>
        <w:tc>
          <w:tcPr>
            <w:tcW w:w="0" w:type="auto"/>
            <w:hideMark/>
          </w:tcPr>
          <w:p w14:paraId="71C1703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保持</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20%+</w:t>
            </w:r>
          </w:p>
        </w:tc>
      </w:tr>
      <w:tr w:rsidR="00F35EC2" w:rsidRPr="00F35EC2" w14:paraId="631F210B"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3B8A146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EBITDA </w:t>
            </w:r>
            <w:r w:rsidRPr="00F35EC2">
              <w:rPr>
                <w:rFonts w:ascii="Times New Roman" w:eastAsia="微软雅黑" w:hAnsi="Times New Roman" w:cs="Times New Roman"/>
                <w:sz w:val="22"/>
                <w:szCs w:val="22"/>
              </w:rPr>
              <w:t>利润率</w:t>
            </w:r>
          </w:p>
        </w:tc>
        <w:tc>
          <w:tcPr>
            <w:tcW w:w="0" w:type="auto"/>
            <w:hideMark/>
          </w:tcPr>
          <w:p w14:paraId="3B3E611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维持</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60%+</w:t>
            </w:r>
          </w:p>
        </w:tc>
      </w:tr>
      <w:tr w:rsidR="00F35EC2" w:rsidRPr="00F35EC2" w14:paraId="6CD47F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38899"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sz w:val="22"/>
                <w:szCs w:val="22"/>
              </w:rPr>
              <w:t>估值</w:t>
            </w:r>
          </w:p>
        </w:tc>
        <w:tc>
          <w:tcPr>
            <w:tcW w:w="0" w:type="auto"/>
            <w:hideMark/>
          </w:tcPr>
          <w:p w14:paraId="05DC3B1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低于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1.2x</w:t>
            </w:r>
          </w:p>
        </w:tc>
      </w:tr>
      <w:tr w:rsidR="00F35EC2" w:rsidRPr="00F35EC2" w14:paraId="4DB1974E"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2F350B9E"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自由现金流增长率</w:t>
            </w:r>
          </w:p>
        </w:tc>
        <w:tc>
          <w:tcPr>
            <w:tcW w:w="0" w:type="auto"/>
            <w:hideMark/>
          </w:tcPr>
          <w:p w14:paraId="210B686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超过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25%</w:t>
            </w:r>
          </w:p>
        </w:tc>
      </w:tr>
    </w:tbl>
    <w:p w14:paraId="31065B49"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如果以上指标保持稳定，</w:t>
      </w:r>
      <w:r w:rsidRPr="00F35EC2">
        <w:rPr>
          <w:rFonts w:ascii="Times New Roman" w:eastAsia="微软雅黑" w:hAnsi="Times New Roman" w:cs="Times New Roman"/>
          <w:b/>
          <w:bCs/>
          <w:sz w:val="22"/>
          <w:szCs w:val="22"/>
        </w:rPr>
        <w:t>股价有望在未来</w:t>
      </w:r>
      <w:r w:rsidRPr="00F35EC2">
        <w:rPr>
          <w:rFonts w:ascii="Times New Roman" w:eastAsia="微软雅黑" w:hAnsi="Times New Roman" w:cs="Times New Roman"/>
          <w:b/>
          <w:bCs/>
          <w:sz w:val="22"/>
          <w:szCs w:val="22"/>
        </w:rPr>
        <w:t xml:space="preserve"> 2-3 </w:t>
      </w:r>
      <w:r w:rsidRPr="00F35EC2">
        <w:rPr>
          <w:rFonts w:ascii="Times New Roman" w:eastAsia="微软雅黑" w:hAnsi="Times New Roman" w:cs="Times New Roman"/>
          <w:b/>
          <w:bCs/>
          <w:sz w:val="22"/>
          <w:szCs w:val="22"/>
        </w:rPr>
        <w:t>年内突破</w:t>
      </w:r>
      <w:r w:rsidRPr="00F35EC2">
        <w:rPr>
          <w:rFonts w:ascii="Times New Roman" w:eastAsia="微软雅黑" w:hAnsi="Times New Roman" w:cs="Times New Roman"/>
          <w:b/>
          <w:bCs/>
          <w:sz w:val="22"/>
          <w:szCs w:val="22"/>
        </w:rPr>
        <w:t xml:space="preserve"> $500</w:t>
      </w:r>
      <w:r w:rsidRPr="00F35EC2">
        <w:rPr>
          <w:rFonts w:ascii="Times New Roman" w:eastAsia="微软雅黑" w:hAnsi="Times New Roman" w:cs="Times New Roman"/>
          <w:sz w:val="22"/>
          <w:szCs w:val="22"/>
        </w:rPr>
        <w:t>。但如果盈利增速低于预期，可能出现调整。</w:t>
      </w:r>
    </w:p>
    <w:p w14:paraId="5BE8D21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A045ABB">
          <v:rect id="_x0000_i1098" style="width:0;height:1.5pt" o:hralign="center" o:hrstd="t" o:hr="t" fillcolor="#a0a0a0" stroked="f"/>
        </w:pict>
      </w:r>
    </w:p>
    <w:p w14:paraId="0DD09CA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21. </w:t>
      </w:r>
      <w:r w:rsidRPr="00F35EC2">
        <w:rPr>
          <w:rFonts w:ascii="Times New Roman" w:eastAsia="微软雅黑" w:hAnsi="Times New Roman" w:cs="Times New Roman"/>
          <w:b/>
          <w:bCs/>
          <w:sz w:val="22"/>
          <w:szCs w:val="22"/>
        </w:rPr>
        <w:t>未来关键观察点</w:t>
      </w:r>
    </w:p>
    <w:tbl>
      <w:tblPr>
        <w:tblStyle w:val="41"/>
        <w:tblW w:w="0" w:type="auto"/>
        <w:tblLook w:val="04A0" w:firstRow="1" w:lastRow="0" w:firstColumn="1" w:lastColumn="0" w:noHBand="0" w:noVBand="1"/>
      </w:tblPr>
      <w:tblGrid>
        <w:gridCol w:w="2196"/>
        <w:gridCol w:w="1921"/>
        <w:gridCol w:w="3791"/>
      </w:tblGrid>
      <w:tr w:rsidR="00F35EC2" w:rsidRPr="00F35EC2" w14:paraId="1D556541"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1602B7"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事件</w:t>
            </w:r>
          </w:p>
        </w:tc>
        <w:tc>
          <w:tcPr>
            <w:tcW w:w="0" w:type="auto"/>
            <w:hideMark/>
          </w:tcPr>
          <w:p w14:paraId="4272F6BB"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预计时间</w:t>
            </w:r>
          </w:p>
        </w:tc>
        <w:tc>
          <w:tcPr>
            <w:tcW w:w="0" w:type="auto"/>
            <w:hideMark/>
          </w:tcPr>
          <w:p w14:paraId="4F702C04"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影响</w:t>
            </w:r>
          </w:p>
        </w:tc>
      </w:tr>
      <w:tr w:rsidR="00F35EC2" w:rsidRPr="00F35EC2" w14:paraId="118D7C5B"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1A333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Q4 2024 </w:t>
            </w:r>
            <w:r w:rsidRPr="00F35EC2">
              <w:rPr>
                <w:rFonts w:ascii="Times New Roman" w:eastAsia="微软雅黑" w:hAnsi="Times New Roman" w:cs="Times New Roman"/>
                <w:sz w:val="22"/>
                <w:szCs w:val="22"/>
              </w:rPr>
              <w:t>财报发布</w:t>
            </w:r>
          </w:p>
        </w:tc>
        <w:tc>
          <w:tcPr>
            <w:tcW w:w="0" w:type="auto"/>
            <w:hideMark/>
          </w:tcPr>
          <w:p w14:paraId="382CE06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2 </w:t>
            </w:r>
            <w:r w:rsidRPr="00F35EC2">
              <w:rPr>
                <w:rFonts w:ascii="Times New Roman" w:eastAsia="微软雅黑" w:hAnsi="Times New Roman" w:cs="Times New Roman"/>
                <w:sz w:val="22"/>
                <w:szCs w:val="22"/>
              </w:rPr>
              <w:t>月</w:t>
            </w:r>
            <w:r w:rsidRPr="00F35EC2">
              <w:rPr>
                <w:rFonts w:ascii="Times New Roman" w:eastAsia="微软雅黑" w:hAnsi="Times New Roman" w:cs="Times New Roman"/>
                <w:sz w:val="22"/>
                <w:szCs w:val="22"/>
              </w:rPr>
              <w:t xml:space="preserve"> 12 </w:t>
            </w:r>
            <w:r w:rsidRPr="00F35EC2">
              <w:rPr>
                <w:rFonts w:ascii="Times New Roman" w:eastAsia="微软雅黑" w:hAnsi="Times New Roman" w:cs="Times New Roman"/>
                <w:sz w:val="22"/>
                <w:szCs w:val="22"/>
              </w:rPr>
              <w:t>日</w:t>
            </w:r>
          </w:p>
        </w:tc>
        <w:tc>
          <w:tcPr>
            <w:tcW w:w="0" w:type="auto"/>
            <w:hideMark/>
          </w:tcPr>
          <w:p w14:paraId="2CAA04F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确认增长趋势，决定短期股价方向</w:t>
            </w:r>
          </w:p>
        </w:tc>
      </w:tr>
      <w:tr w:rsidR="00F35EC2" w:rsidRPr="00F35EC2" w14:paraId="44860497"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BE875D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美联储利率决议</w:t>
            </w:r>
          </w:p>
        </w:tc>
        <w:tc>
          <w:tcPr>
            <w:tcW w:w="0" w:type="auto"/>
            <w:hideMark/>
          </w:tcPr>
          <w:p w14:paraId="1FFE921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3 </w:t>
            </w:r>
            <w:r w:rsidRPr="00F35EC2">
              <w:rPr>
                <w:rFonts w:ascii="Times New Roman" w:eastAsia="微软雅黑" w:hAnsi="Times New Roman" w:cs="Times New Roman"/>
                <w:sz w:val="22"/>
                <w:szCs w:val="22"/>
              </w:rPr>
              <w:t>月</w:t>
            </w:r>
          </w:p>
        </w:tc>
        <w:tc>
          <w:tcPr>
            <w:tcW w:w="0" w:type="auto"/>
            <w:hideMark/>
          </w:tcPr>
          <w:p w14:paraId="0436C73C"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可能影响高估值科技股整体表现</w:t>
            </w:r>
          </w:p>
        </w:tc>
      </w:tr>
      <w:tr w:rsidR="00F35EC2" w:rsidRPr="00F35EC2" w14:paraId="15B4CFE2"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AECB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AI </w:t>
            </w:r>
            <w:r w:rsidRPr="00F35EC2">
              <w:rPr>
                <w:rFonts w:ascii="Times New Roman" w:eastAsia="微软雅黑" w:hAnsi="Times New Roman" w:cs="Times New Roman"/>
                <w:sz w:val="22"/>
                <w:szCs w:val="22"/>
              </w:rPr>
              <w:t>监管政策变化</w:t>
            </w:r>
          </w:p>
        </w:tc>
        <w:tc>
          <w:tcPr>
            <w:tcW w:w="0" w:type="auto"/>
            <w:hideMark/>
          </w:tcPr>
          <w:p w14:paraId="750937B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Q2</w:t>
            </w:r>
          </w:p>
        </w:tc>
        <w:tc>
          <w:tcPr>
            <w:tcW w:w="0" w:type="auto"/>
            <w:hideMark/>
          </w:tcPr>
          <w:p w14:paraId="7DAA9F7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若政策趋严，可能影响数字广告业务</w:t>
            </w:r>
          </w:p>
        </w:tc>
      </w:tr>
      <w:tr w:rsidR="00F35EC2" w:rsidRPr="00F35EC2" w14:paraId="5BB44794"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497CC5E"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竞争对手新产品发布</w:t>
            </w:r>
          </w:p>
        </w:tc>
        <w:tc>
          <w:tcPr>
            <w:tcW w:w="0" w:type="auto"/>
            <w:hideMark/>
          </w:tcPr>
          <w:p w14:paraId="5E8825FC"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年全年</w:t>
            </w:r>
          </w:p>
        </w:tc>
        <w:tc>
          <w:tcPr>
            <w:tcW w:w="0" w:type="auto"/>
            <w:hideMark/>
          </w:tcPr>
          <w:p w14:paraId="28262DB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Meta </w:t>
            </w:r>
            <w:r w:rsidRPr="00F35EC2">
              <w:rPr>
                <w:rFonts w:ascii="Times New Roman" w:eastAsia="微软雅黑" w:hAnsi="Times New Roman" w:cs="Times New Roman"/>
                <w:sz w:val="22"/>
                <w:szCs w:val="22"/>
              </w:rPr>
              <w:t>是否推出新的广告算法</w:t>
            </w:r>
          </w:p>
        </w:tc>
      </w:tr>
    </w:tbl>
    <w:p w14:paraId="2E2AD5E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197108">
          <v:rect id="_x0000_i1099" style="width:0;height:1.5pt" o:hralign="center" o:hrstd="t" o:hr="t" fillcolor="#a0a0a0" stroked="f"/>
        </w:pict>
      </w:r>
    </w:p>
    <w:p w14:paraId="3C5CD04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22. </w:t>
      </w:r>
      <w:r w:rsidRPr="00F35EC2">
        <w:rPr>
          <w:rFonts w:ascii="Times New Roman" w:eastAsia="微软雅黑" w:hAnsi="Times New Roman" w:cs="Times New Roman"/>
          <w:b/>
          <w:bCs/>
          <w:sz w:val="22"/>
          <w:szCs w:val="22"/>
        </w:rPr>
        <w:t>结论：审慎持有，等待更优买入点</w:t>
      </w:r>
    </w:p>
    <w:p w14:paraId="4FAF8AC3" w14:textId="77777777" w:rsidR="00F35EC2" w:rsidRPr="00F35EC2" w:rsidRDefault="00F35EC2" w:rsidP="00F35EC2">
      <w:pPr>
        <w:rPr>
          <w:rFonts w:ascii="Times New Roman" w:eastAsia="微软雅黑" w:hAnsi="Times New Roman" w:cs="Times New Roman"/>
          <w:b/>
          <w:bCs/>
          <w:sz w:val="22"/>
          <w:szCs w:val="22"/>
        </w:rPr>
      </w:pPr>
      <w:r w:rsidRPr="00F35EC2">
        <w:rPr>
          <w:rFonts w:ascii="Segoe UI Emoji" w:eastAsia="微软雅黑" w:hAnsi="Segoe UI Emoji" w:cs="Segoe UI Emoji"/>
          <w:b/>
          <w:bCs/>
          <w:sz w:val="22"/>
          <w:szCs w:val="22"/>
        </w:rPr>
        <w:t>🔹</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短期：回调可买入，短线不追高</w:t>
      </w:r>
    </w:p>
    <w:p w14:paraId="1C6B398D" w14:textId="77777777" w:rsidR="00F35EC2" w:rsidRPr="00F35EC2" w:rsidRDefault="00F35EC2" w:rsidP="00F35EC2">
      <w:pPr>
        <w:numPr>
          <w:ilvl w:val="0"/>
          <w:numId w:val="969"/>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当前估值偏高</w:t>
      </w:r>
      <w:r w:rsidRPr="00F35EC2">
        <w:rPr>
          <w:rFonts w:ascii="Times New Roman" w:eastAsia="微软雅黑" w:hAnsi="Times New Roman" w:cs="Times New Roman"/>
          <w:b/>
          <w:bCs/>
          <w:sz w:val="22"/>
          <w:szCs w:val="22"/>
        </w:rPr>
        <w:t xml:space="preserve"> ($378)</w:t>
      </w:r>
      <w:r w:rsidRPr="00F35EC2">
        <w:rPr>
          <w:rFonts w:ascii="Times New Roman" w:eastAsia="微软雅黑" w:hAnsi="Times New Roman" w:cs="Times New Roman"/>
          <w:b/>
          <w:bCs/>
          <w:sz w:val="22"/>
          <w:szCs w:val="22"/>
        </w:rPr>
        <w:t>，短线不宜盲目加仓</w:t>
      </w:r>
      <w:r w:rsidRPr="00F35EC2">
        <w:rPr>
          <w:rFonts w:ascii="Times New Roman" w:eastAsia="微软雅黑" w:hAnsi="Times New Roman" w:cs="Times New Roman"/>
          <w:sz w:val="22"/>
          <w:szCs w:val="22"/>
        </w:rPr>
        <w:t>，等待</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财报验证增长动能</w:t>
      </w:r>
      <w:r w:rsidRPr="00F35EC2">
        <w:rPr>
          <w:rFonts w:ascii="Times New Roman" w:eastAsia="微软雅黑" w:hAnsi="Times New Roman" w:cs="Times New Roman"/>
          <w:sz w:val="22"/>
          <w:szCs w:val="22"/>
        </w:rPr>
        <w:t>。</w:t>
      </w:r>
    </w:p>
    <w:p w14:paraId="588BA07A" w14:textId="77777777" w:rsidR="00F35EC2" w:rsidRPr="00F35EC2" w:rsidRDefault="00F35EC2" w:rsidP="00F35EC2">
      <w:pPr>
        <w:numPr>
          <w:ilvl w:val="0"/>
          <w:numId w:val="96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若财报后股价突破</w:t>
      </w:r>
      <w:r w:rsidRPr="00F35EC2">
        <w:rPr>
          <w:rFonts w:ascii="Times New Roman" w:eastAsia="微软雅黑" w:hAnsi="Times New Roman" w:cs="Times New Roman"/>
          <w:sz w:val="22"/>
          <w:szCs w:val="22"/>
        </w:rPr>
        <w:t xml:space="preserve"> $390</w:t>
      </w:r>
      <w:r w:rsidRPr="00F35EC2">
        <w:rPr>
          <w:rFonts w:ascii="Times New Roman" w:eastAsia="微软雅黑" w:hAnsi="Times New Roman" w:cs="Times New Roman"/>
          <w:sz w:val="22"/>
          <w:szCs w:val="22"/>
        </w:rPr>
        <w:t>，可考虑部分止盈；若跌至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$300-$320</w:t>
      </w:r>
      <w:r w:rsidRPr="00F35EC2">
        <w:rPr>
          <w:rFonts w:ascii="Times New Roman" w:eastAsia="微软雅黑" w:hAnsi="Times New Roman" w:cs="Times New Roman"/>
          <w:sz w:val="22"/>
          <w:szCs w:val="22"/>
        </w:rPr>
        <w:t>，可考虑分批买入。</w:t>
      </w:r>
    </w:p>
    <w:p w14:paraId="7F984261" w14:textId="77777777" w:rsidR="00F35EC2" w:rsidRPr="00F35EC2" w:rsidRDefault="00F35EC2" w:rsidP="00F35EC2">
      <w:pPr>
        <w:rPr>
          <w:rFonts w:ascii="Times New Roman" w:eastAsia="微软雅黑" w:hAnsi="Times New Roman" w:cs="Times New Roman"/>
          <w:b/>
          <w:bCs/>
          <w:sz w:val="22"/>
          <w:szCs w:val="22"/>
        </w:rPr>
      </w:pPr>
      <w:r w:rsidRPr="00F35EC2">
        <w:rPr>
          <w:rFonts w:ascii="Segoe UI Emoji" w:eastAsia="微软雅黑" w:hAnsi="Segoe UI Emoji" w:cs="Segoe UI Emoji"/>
          <w:b/>
          <w:bCs/>
          <w:sz w:val="22"/>
          <w:szCs w:val="22"/>
        </w:rPr>
        <w:t>🔹</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长期：增长潜力仍在，关注</w:t>
      </w:r>
      <w:r w:rsidRPr="00F35EC2">
        <w:rPr>
          <w:rFonts w:ascii="Times New Roman" w:eastAsia="微软雅黑" w:hAnsi="Times New Roman" w:cs="Times New Roman"/>
          <w:b/>
          <w:bCs/>
          <w:sz w:val="22"/>
          <w:szCs w:val="22"/>
        </w:rPr>
        <w:t xml:space="preserve"> AI </w:t>
      </w:r>
      <w:r w:rsidRPr="00F35EC2">
        <w:rPr>
          <w:rFonts w:ascii="Times New Roman" w:eastAsia="微软雅黑" w:hAnsi="Times New Roman" w:cs="Times New Roman"/>
          <w:b/>
          <w:bCs/>
          <w:sz w:val="22"/>
          <w:szCs w:val="22"/>
        </w:rPr>
        <w:t>发展</w:t>
      </w:r>
    </w:p>
    <w:p w14:paraId="0F37902F" w14:textId="77777777" w:rsidR="00F35EC2" w:rsidRPr="00F35EC2" w:rsidRDefault="00F35EC2" w:rsidP="00F35EC2">
      <w:pPr>
        <w:numPr>
          <w:ilvl w:val="0"/>
          <w:numId w:val="970"/>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和新业务拓展</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将决定未来增长空间。</w:t>
      </w:r>
    </w:p>
    <w:p w14:paraId="61A301CF" w14:textId="77777777" w:rsidR="00F35EC2" w:rsidRPr="00F35EC2" w:rsidRDefault="00F35EC2" w:rsidP="00F35EC2">
      <w:pPr>
        <w:numPr>
          <w:ilvl w:val="0"/>
          <w:numId w:val="970"/>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如果</w:t>
      </w:r>
      <w:r w:rsidRPr="00F35EC2">
        <w:rPr>
          <w:rFonts w:ascii="Times New Roman" w:eastAsia="微软雅黑" w:hAnsi="Times New Roman" w:cs="Times New Roman"/>
          <w:b/>
          <w:bCs/>
          <w:sz w:val="22"/>
          <w:szCs w:val="22"/>
        </w:rPr>
        <w:t xml:space="preserve"> 2025-2026 </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 xml:space="preserve"> EBITDA </w:t>
      </w:r>
      <w:r w:rsidRPr="00F35EC2">
        <w:rPr>
          <w:rFonts w:ascii="Times New Roman" w:eastAsia="微软雅黑" w:hAnsi="Times New Roman" w:cs="Times New Roman"/>
          <w:b/>
          <w:bCs/>
          <w:sz w:val="22"/>
          <w:szCs w:val="22"/>
        </w:rPr>
        <w:t>仍能维持</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，长期股价目标可达</w:t>
      </w:r>
      <w:r w:rsidRPr="00F35EC2">
        <w:rPr>
          <w:rFonts w:ascii="Times New Roman" w:eastAsia="微软雅黑" w:hAnsi="Times New Roman" w:cs="Times New Roman"/>
          <w:b/>
          <w:bCs/>
          <w:sz w:val="22"/>
          <w:szCs w:val="22"/>
        </w:rPr>
        <w:t xml:space="preserve"> $500+</w:t>
      </w:r>
      <w:r w:rsidRPr="00F35EC2">
        <w:rPr>
          <w:rFonts w:ascii="Times New Roman" w:eastAsia="微软雅黑" w:hAnsi="Times New Roman" w:cs="Times New Roman"/>
          <w:sz w:val="22"/>
          <w:szCs w:val="22"/>
        </w:rPr>
        <w:t>。</w:t>
      </w:r>
    </w:p>
    <w:p w14:paraId="45895EE1" w14:textId="77777777" w:rsidR="00F35EC2" w:rsidRPr="00F35EC2" w:rsidRDefault="00F35EC2" w:rsidP="00F35EC2">
      <w:pPr>
        <w:numPr>
          <w:ilvl w:val="0"/>
          <w:numId w:val="970"/>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风险因素需密切监测，特别是竞争与监管方面</w:t>
      </w:r>
      <w:r w:rsidRPr="00F35EC2">
        <w:rPr>
          <w:rFonts w:ascii="Times New Roman" w:eastAsia="微软雅黑" w:hAnsi="Times New Roman" w:cs="Times New Roman"/>
          <w:sz w:val="22"/>
          <w:szCs w:val="22"/>
        </w:rPr>
        <w:t>。</w:t>
      </w:r>
    </w:p>
    <w:p w14:paraId="4209C12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最终建议</w:t>
      </w:r>
      <w:r w:rsidRPr="00F35EC2">
        <w:rPr>
          <w:rFonts w:ascii="Times New Roman" w:eastAsia="微软雅黑" w:hAnsi="Times New Roman" w:cs="Times New Roman"/>
          <w:sz w:val="22"/>
          <w:szCs w:val="22"/>
        </w:rPr>
        <w:t>：</w:t>
      </w:r>
    </w:p>
    <w:p w14:paraId="0B4469E3" w14:textId="77777777" w:rsidR="00F35EC2" w:rsidRPr="00F35EC2" w:rsidRDefault="00F35EC2" w:rsidP="00F35EC2">
      <w:pPr>
        <w:numPr>
          <w:ilvl w:val="0"/>
          <w:numId w:val="97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持仓者可等待更好买入点</w:t>
      </w:r>
      <w:r w:rsidRPr="00F35EC2">
        <w:rPr>
          <w:rFonts w:ascii="Times New Roman" w:eastAsia="微软雅黑" w:hAnsi="Times New Roman" w:cs="Times New Roman"/>
          <w:sz w:val="22"/>
          <w:szCs w:val="22"/>
        </w:rPr>
        <w:t>，避免在估值高位追涨。</w:t>
      </w:r>
    </w:p>
    <w:p w14:paraId="5A9EE615" w14:textId="77777777" w:rsidR="00F35EC2" w:rsidRPr="00F35EC2" w:rsidRDefault="00F35EC2" w:rsidP="00F35EC2">
      <w:pPr>
        <w:numPr>
          <w:ilvl w:val="0"/>
          <w:numId w:val="97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长期投资者可在</w:t>
      </w:r>
      <w:r w:rsidRPr="00F35EC2">
        <w:rPr>
          <w:rFonts w:ascii="Times New Roman" w:eastAsia="微软雅黑" w:hAnsi="Times New Roman" w:cs="Times New Roman"/>
          <w:b/>
          <w:bCs/>
          <w:sz w:val="22"/>
          <w:szCs w:val="22"/>
        </w:rPr>
        <w:t xml:space="preserve"> $300-$320 </w:t>
      </w:r>
      <w:r w:rsidRPr="00F35EC2">
        <w:rPr>
          <w:rFonts w:ascii="Times New Roman" w:eastAsia="微软雅黑" w:hAnsi="Times New Roman" w:cs="Times New Roman"/>
          <w:b/>
          <w:bCs/>
          <w:sz w:val="22"/>
          <w:szCs w:val="22"/>
        </w:rPr>
        <w:t>区间开始布局</w:t>
      </w:r>
      <w:r w:rsidRPr="00F35EC2">
        <w:rPr>
          <w:rFonts w:ascii="Times New Roman" w:eastAsia="微软雅黑" w:hAnsi="Times New Roman" w:cs="Times New Roman"/>
          <w:sz w:val="22"/>
          <w:szCs w:val="22"/>
        </w:rPr>
        <w:t>，并持续跟踪业绩增长。</w:t>
      </w:r>
    </w:p>
    <w:p w14:paraId="2A938220"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 </w:t>
      </w:r>
      <w:r w:rsidRPr="007A1387">
        <w:rPr>
          <w:rFonts w:ascii="Times New Roman" w:eastAsia="微软雅黑" w:hAnsi="Times New Roman" w:cs="Times New Roman"/>
          <w:b/>
          <w:bCs/>
          <w:sz w:val="22"/>
          <w:szCs w:val="22"/>
        </w:rPr>
        <w:t>技术面分析与短期走势预测</w:t>
      </w:r>
    </w:p>
    <w:p w14:paraId="77F3C78F"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23.1 </w:t>
      </w:r>
      <w:r w:rsidRPr="007A1387">
        <w:rPr>
          <w:rFonts w:ascii="Times New Roman" w:eastAsia="微软雅黑" w:hAnsi="Times New Roman" w:cs="Times New Roman"/>
          <w:b/>
          <w:bCs/>
          <w:sz w:val="22"/>
          <w:szCs w:val="22"/>
        </w:rPr>
        <w:t>近期技术趋势</w:t>
      </w:r>
    </w:p>
    <w:p w14:paraId="5E3BB328"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从最近的价格走势来看，</w:t>
      </w:r>
      <w:r w:rsidRPr="007A1387">
        <w:rPr>
          <w:rFonts w:ascii="Times New Roman" w:eastAsia="微软雅黑" w:hAnsi="Times New Roman" w:cs="Times New Roman"/>
          <w:sz w:val="22"/>
          <w:szCs w:val="22"/>
        </w:rPr>
        <w:t xml:space="preserve">AppLovin (APP) </w:t>
      </w:r>
      <w:r w:rsidRPr="007A1387">
        <w:rPr>
          <w:rFonts w:ascii="Times New Roman" w:eastAsia="微软雅黑" w:hAnsi="Times New Roman" w:cs="Times New Roman"/>
          <w:b/>
          <w:bCs/>
          <w:sz w:val="22"/>
          <w:szCs w:val="22"/>
        </w:rPr>
        <w:t>股价自</w:t>
      </w:r>
      <w:r w:rsidRPr="007A1387">
        <w:rPr>
          <w:rFonts w:ascii="Times New Roman" w:eastAsia="微软雅黑" w:hAnsi="Times New Roman" w:cs="Times New Roman"/>
          <w:b/>
          <w:bCs/>
          <w:sz w:val="22"/>
          <w:szCs w:val="22"/>
        </w:rPr>
        <w:t>2023</w:t>
      </w:r>
      <w:r w:rsidRPr="007A1387">
        <w:rPr>
          <w:rFonts w:ascii="Times New Roman" w:eastAsia="微软雅黑" w:hAnsi="Times New Roman" w:cs="Times New Roman"/>
          <w:b/>
          <w:bCs/>
          <w:sz w:val="22"/>
          <w:szCs w:val="22"/>
        </w:rPr>
        <w:t>年下半年以来大幅上涨</w:t>
      </w:r>
      <w:r w:rsidRPr="007A1387">
        <w:rPr>
          <w:rFonts w:ascii="Times New Roman" w:eastAsia="微软雅黑" w:hAnsi="Times New Roman" w:cs="Times New Roman"/>
          <w:sz w:val="22"/>
          <w:szCs w:val="22"/>
        </w:rPr>
        <w:t>，尤其是在</w:t>
      </w:r>
      <w:r w:rsidRPr="007A1387">
        <w:rPr>
          <w:rFonts w:ascii="Times New Roman" w:eastAsia="微软雅黑" w:hAnsi="Times New Roman" w:cs="Times New Roman"/>
          <w:sz w:val="22"/>
          <w:szCs w:val="22"/>
        </w:rPr>
        <w:t>AXON AI</w:t>
      </w:r>
      <w:r w:rsidRPr="007A1387">
        <w:rPr>
          <w:rFonts w:ascii="Times New Roman" w:eastAsia="微软雅黑" w:hAnsi="Times New Roman" w:cs="Times New Roman"/>
          <w:sz w:val="22"/>
          <w:szCs w:val="22"/>
        </w:rPr>
        <w:t>业务带动的市场情绪下，股价经历了爆发性增长。但目前技术图形显示出一定的短期超买信号，以下是关键观察点：</w:t>
      </w:r>
    </w:p>
    <w:p w14:paraId="3354E943"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关键技术指标分析</w:t>
      </w:r>
    </w:p>
    <w:tbl>
      <w:tblPr>
        <w:tblStyle w:val="41"/>
        <w:tblW w:w="0" w:type="auto"/>
        <w:tblLook w:val="04A0" w:firstRow="1" w:lastRow="0" w:firstColumn="1" w:lastColumn="0" w:noHBand="0" w:noVBand="1"/>
      </w:tblPr>
      <w:tblGrid>
        <w:gridCol w:w="2584"/>
        <w:gridCol w:w="2357"/>
        <w:gridCol w:w="3736"/>
      </w:tblGrid>
      <w:tr w:rsidR="007A1387" w:rsidRPr="007A1387" w14:paraId="1CCCF0F7"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5801C"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指标</w:t>
            </w:r>
          </w:p>
        </w:tc>
        <w:tc>
          <w:tcPr>
            <w:tcW w:w="0" w:type="auto"/>
            <w:hideMark/>
          </w:tcPr>
          <w:p w14:paraId="2B90AB08"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当前数值</w:t>
            </w:r>
          </w:p>
        </w:tc>
        <w:tc>
          <w:tcPr>
            <w:tcW w:w="0" w:type="auto"/>
            <w:hideMark/>
          </w:tcPr>
          <w:p w14:paraId="67FE2B38"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评价</w:t>
            </w:r>
          </w:p>
        </w:tc>
      </w:tr>
      <w:tr w:rsidR="007A1387" w:rsidRPr="007A1387" w14:paraId="0BD3C45C"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5039A"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50</w:t>
            </w:r>
            <w:r w:rsidRPr="007A1387">
              <w:rPr>
                <w:rFonts w:ascii="Times New Roman" w:eastAsia="微软雅黑" w:hAnsi="Times New Roman" w:cs="Times New Roman"/>
                <w:sz w:val="22"/>
                <w:szCs w:val="22"/>
              </w:rPr>
              <w:t>日均线</w:t>
            </w:r>
            <w:r w:rsidRPr="007A1387">
              <w:rPr>
                <w:rFonts w:ascii="Times New Roman" w:eastAsia="微软雅黑" w:hAnsi="Times New Roman" w:cs="Times New Roman"/>
                <w:sz w:val="22"/>
                <w:szCs w:val="22"/>
              </w:rPr>
              <w:t xml:space="preserve"> (MA50)</w:t>
            </w:r>
          </w:p>
        </w:tc>
        <w:tc>
          <w:tcPr>
            <w:tcW w:w="0" w:type="auto"/>
            <w:hideMark/>
          </w:tcPr>
          <w:p w14:paraId="5BA81CE9"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$312</w:t>
            </w:r>
          </w:p>
        </w:tc>
        <w:tc>
          <w:tcPr>
            <w:tcW w:w="0" w:type="auto"/>
            <w:hideMark/>
          </w:tcPr>
          <w:p w14:paraId="5B69FB1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强势支撑，回踩此线有较强买盘</w:t>
            </w:r>
          </w:p>
        </w:tc>
      </w:tr>
      <w:tr w:rsidR="007A1387" w:rsidRPr="007A1387" w14:paraId="640BC484"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5620A6B5"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200</w:t>
            </w:r>
            <w:r w:rsidRPr="007A1387">
              <w:rPr>
                <w:rFonts w:ascii="Times New Roman" w:eastAsia="微软雅黑" w:hAnsi="Times New Roman" w:cs="Times New Roman"/>
                <w:sz w:val="22"/>
                <w:szCs w:val="22"/>
              </w:rPr>
              <w:t>日均线</w:t>
            </w:r>
            <w:r w:rsidRPr="007A1387">
              <w:rPr>
                <w:rFonts w:ascii="Times New Roman" w:eastAsia="微软雅黑" w:hAnsi="Times New Roman" w:cs="Times New Roman"/>
                <w:sz w:val="22"/>
                <w:szCs w:val="22"/>
              </w:rPr>
              <w:t xml:space="preserve"> (MA200)</w:t>
            </w:r>
          </w:p>
        </w:tc>
        <w:tc>
          <w:tcPr>
            <w:tcW w:w="0" w:type="auto"/>
            <w:hideMark/>
          </w:tcPr>
          <w:p w14:paraId="3DA84AD1"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$245</w:t>
            </w:r>
          </w:p>
        </w:tc>
        <w:tc>
          <w:tcPr>
            <w:tcW w:w="0" w:type="auto"/>
            <w:hideMark/>
          </w:tcPr>
          <w:p w14:paraId="7C4AFE54"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长期趋势支撑</w:t>
            </w:r>
          </w:p>
        </w:tc>
      </w:tr>
      <w:tr w:rsidR="007A1387" w:rsidRPr="007A1387" w14:paraId="69E1CC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EDA4A"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相对强弱指数</w:t>
            </w:r>
            <w:r w:rsidRPr="007A1387">
              <w:rPr>
                <w:rFonts w:ascii="Times New Roman" w:eastAsia="微软雅黑" w:hAnsi="Times New Roman" w:cs="Times New Roman"/>
                <w:sz w:val="22"/>
                <w:szCs w:val="22"/>
              </w:rPr>
              <w:t xml:space="preserve"> (RSI)</w:t>
            </w:r>
          </w:p>
        </w:tc>
        <w:tc>
          <w:tcPr>
            <w:tcW w:w="0" w:type="auto"/>
            <w:hideMark/>
          </w:tcPr>
          <w:p w14:paraId="478916A9"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72</w:t>
            </w:r>
          </w:p>
        </w:tc>
        <w:tc>
          <w:tcPr>
            <w:tcW w:w="0" w:type="auto"/>
            <w:hideMark/>
          </w:tcPr>
          <w:p w14:paraId="713719B3"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进入超买区间，短期回调可能性增加</w:t>
            </w:r>
          </w:p>
        </w:tc>
      </w:tr>
      <w:tr w:rsidR="007A1387" w:rsidRPr="007A1387" w14:paraId="227DE372"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1678009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MACD </w:t>
            </w:r>
            <w:r w:rsidRPr="007A1387">
              <w:rPr>
                <w:rFonts w:ascii="Times New Roman" w:eastAsia="微软雅黑" w:hAnsi="Times New Roman" w:cs="Times New Roman"/>
                <w:sz w:val="22"/>
                <w:szCs w:val="22"/>
              </w:rPr>
              <w:t>指标</w:t>
            </w:r>
          </w:p>
        </w:tc>
        <w:tc>
          <w:tcPr>
            <w:tcW w:w="0" w:type="auto"/>
            <w:hideMark/>
          </w:tcPr>
          <w:p w14:paraId="14BAA454"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DIF &gt; DEA</w:t>
            </w:r>
            <w:r w:rsidRPr="007A1387">
              <w:rPr>
                <w:rFonts w:ascii="Times New Roman" w:eastAsia="微软雅黑" w:hAnsi="Times New Roman" w:cs="Times New Roman"/>
                <w:sz w:val="22"/>
                <w:szCs w:val="22"/>
              </w:rPr>
              <w:t>，强势趋势</w:t>
            </w:r>
          </w:p>
        </w:tc>
        <w:tc>
          <w:tcPr>
            <w:tcW w:w="0" w:type="auto"/>
            <w:hideMark/>
          </w:tcPr>
          <w:p w14:paraId="573EE256"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多头动能仍然较强，但可能出现背离</w:t>
            </w:r>
          </w:p>
        </w:tc>
      </w:tr>
      <w:tr w:rsidR="007A1387" w:rsidRPr="007A1387" w14:paraId="156529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8B5CF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布林带</w:t>
            </w:r>
            <w:r w:rsidRPr="007A1387">
              <w:rPr>
                <w:rFonts w:ascii="Times New Roman" w:eastAsia="微软雅黑" w:hAnsi="Times New Roman" w:cs="Times New Roman"/>
                <w:sz w:val="22"/>
                <w:szCs w:val="22"/>
              </w:rPr>
              <w:t xml:space="preserve"> (Bollinger Bands)</w:t>
            </w:r>
          </w:p>
        </w:tc>
        <w:tc>
          <w:tcPr>
            <w:tcW w:w="0" w:type="auto"/>
            <w:hideMark/>
          </w:tcPr>
          <w:p w14:paraId="477A2D52"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股价处于上轨</w:t>
            </w:r>
          </w:p>
        </w:tc>
        <w:tc>
          <w:tcPr>
            <w:tcW w:w="0" w:type="auto"/>
            <w:hideMark/>
          </w:tcPr>
          <w:p w14:paraId="35298878"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短期可能会回落至中轨区域</w:t>
            </w:r>
          </w:p>
        </w:tc>
      </w:tr>
    </w:tbl>
    <w:p w14:paraId="64FE9F02"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结论：</w:t>
      </w:r>
      <w:r w:rsidRPr="007A1387">
        <w:rPr>
          <w:rFonts w:ascii="Times New Roman" w:eastAsia="微软雅黑" w:hAnsi="Times New Roman" w:cs="Times New Roman"/>
          <w:b/>
          <w:bCs/>
          <w:sz w:val="22"/>
          <w:szCs w:val="22"/>
        </w:rPr>
        <w:t>短线来看，股价已经进入超买状态，可能会面临一定的回调压力。若回调至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区间，可能是较好的加仓机会。</w:t>
      </w:r>
    </w:p>
    <w:p w14:paraId="1726F2C9"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AD907EC">
          <v:rect id="_x0000_i1100" style="width:0;height:1.5pt" o:hralign="center" o:hrstd="t" o:hr="t" fillcolor="#a0a0a0" stroked="f"/>
        </w:pict>
      </w:r>
    </w:p>
    <w:p w14:paraId="4C3CC171"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23.2 </w:t>
      </w:r>
      <w:r w:rsidRPr="007A1387">
        <w:rPr>
          <w:rFonts w:ascii="Times New Roman" w:eastAsia="微软雅黑" w:hAnsi="Times New Roman" w:cs="Times New Roman"/>
          <w:b/>
          <w:bCs/>
          <w:sz w:val="22"/>
          <w:szCs w:val="22"/>
        </w:rPr>
        <w:t>关键支撑与压力位</w:t>
      </w:r>
    </w:p>
    <w:p w14:paraId="51D5DD46"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短期支撑位：</w:t>
      </w:r>
    </w:p>
    <w:p w14:paraId="14969C60" w14:textId="77777777" w:rsidR="007A1387" w:rsidRPr="007A1387" w:rsidRDefault="007A1387" w:rsidP="007A1387">
      <w:pPr>
        <w:numPr>
          <w:ilvl w:val="0"/>
          <w:numId w:val="98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$350 - </w:t>
      </w:r>
      <w:r w:rsidRPr="007A1387">
        <w:rPr>
          <w:rFonts w:ascii="Times New Roman" w:eastAsia="微软雅黑" w:hAnsi="Times New Roman" w:cs="Times New Roman"/>
          <w:b/>
          <w:bCs/>
          <w:sz w:val="22"/>
          <w:szCs w:val="22"/>
        </w:rPr>
        <w:t>近期回调低点</w:t>
      </w:r>
    </w:p>
    <w:p w14:paraId="70F9CF76" w14:textId="77777777" w:rsidR="007A1387" w:rsidRPr="007A1387" w:rsidRDefault="007A1387" w:rsidP="007A1387">
      <w:pPr>
        <w:numPr>
          <w:ilvl w:val="0"/>
          <w:numId w:val="98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$320 - MA50 </w:t>
      </w:r>
      <w:r w:rsidRPr="007A1387">
        <w:rPr>
          <w:rFonts w:ascii="Times New Roman" w:eastAsia="微软雅黑" w:hAnsi="Times New Roman" w:cs="Times New Roman"/>
          <w:b/>
          <w:bCs/>
          <w:sz w:val="22"/>
          <w:szCs w:val="22"/>
        </w:rPr>
        <w:t>均线支撑</w:t>
      </w:r>
    </w:p>
    <w:p w14:paraId="3A98D1BC" w14:textId="77777777" w:rsidR="007A1387" w:rsidRPr="007A1387" w:rsidRDefault="007A1387" w:rsidP="007A1387">
      <w:pPr>
        <w:numPr>
          <w:ilvl w:val="0"/>
          <w:numId w:val="98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$300 - </w:t>
      </w:r>
      <w:r w:rsidRPr="007A1387">
        <w:rPr>
          <w:rFonts w:ascii="Times New Roman" w:eastAsia="微软雅黑" w:hAnsi="Times New Roman" w:cs="Times New Roman"/>
          <w:b/>
          <w:bCs/>
          <w:sz w:val="22"/>
          <w:szCs w:val="22"/>
        </w:rPr>
        <w:t>重要心理关口</w:t>
      </w:r>
    </w:p>
    <w:p w14:paraId="13B2FA7B"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短期压力位：</w:t>
      </w:r>
    </w:p>
    <w:p w14:paraId="54400AB6" w14:textId="77777777" w:rsidR="007A1387" w:rsidRPr="007A1387" w:rsidRDefault="007A1387" w:rsidP="007A1387">
      <w:pPr>
        <w:numPr>
          <w:ilvl w:val="0"/>
          <w:numId w:val="98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$390 - </w:t>
      </w:r>
      <w:r w:rsidRPr="007A1387">
        <w:rPr>
          <w:rFonts w:ascii="Times New Roman" w:eastAsia="微软雅黑" w:hAnsi="Times New Roman" w:cs="Times New Roman"/>
          <w:b/>
          <w:bCs/>
          <w:sz w:val="22"/>
          <w:szCs w:val="22"/>
        </w:rPr>
        <w:t>突破后回落</w:t>
      </w:r>
    </w:p>
    <w:p w14:paraId="37E7D3A4" w14:textId="77777777" w:rsidR="007A1387" w:rsidRPr="007A1387" w:rsidRDefault="007A1387" w:rsidP="007A1387">
      <w:pPr>
        <w:numPr>
          <w:ilvl w:val="0"/>
          <w:numId w:val="98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$420 - </w:t>
      </w:r>
      <w:r w:rsidRPr="007A1387">
        <w:rPr>
          <w:rFonts w:ascii="Times New Roman" w:eastAsia="微软雅黑" w:hAnsi="Times New Roman" w:cs="Times New Roman"/>
          <w:b/>
          <w:bCs/>
          <w:sz w:val="22"/>
          <w:szCs w:val="22"/>
        </w:rPr>
        <w:t>近期高点</w:t>
      </w:r>
    </w:p>
    <w:p w14:paraId="53AF0727" w14:textId="77777777" w:rsidR="007A1387" w:rsidRPr="007A1387" w:rsidRDefault="007A1387" w:rsidP="007A1387">
      <w:pPr>
        <w:numPr>
          <w:ilvl w:val="0"/>
          <w:numId w:val="98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$450 - </w:t>
      </w:r>
      <w:r w:rsidRPr="007A1387">
        <w:rPr>
          <w:rFonts w:ascii="Times New Roman" w:eastAsia="微软雅黑" w:hAnsi="Times New Roman" w:cs="Times New Roman"/>
          <w:b/>
          <w:bCs/>
          <w:sz w:val="22"/>
          <w:szCs w:val="22"/>
        </w:rPr>
        <w:t>若突破前高，可能进一步测试</w:t>
      </w:r>
    </w:p>
    <w:p w14:paraId="7CB2556E"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策略建议：</w:t>
      </w:r>
    </w:p>
    <w:p w14:paraId="60845D3D" w14:textId="77777777" w:rsidR="007A1387" w:rsidRPr="007A1387" w:rsidRDefault="007A1387" w:rsidP="007A1387">
      <w:pPr>
        <w:numPr>
          <w:ilvl w:val="0"/>
          <w:numId w:val="98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短线交易者</w:t>
      </w:r>
      <w:r w:rsidRPr="007A1387">
        <w:rPr>
          <w:rFonts w:ascii="Times New Roman" w:eastAsia="微软雅黑" w:hAnsi="Times New Roman" w:cs="Times New Roman"/>
          <w:sz w:val="22"/>
          <w:szCs w:val="22"/>
        </w:rPr>
        <w:t>：可以等待回调至</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$320-$330</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sz w:val="22"/>
          <w:szCs w:val="22"/>
        </w:rPr>
        <w:t>再入场，而不是在当前价格追高。</w:t>
      </w:r>
    </w:p>
    <w:p w14:paraId="50F9C5CD" w14:textId="77777777" w:rsidR="007A1387" w:rsidRPr="007A1387" w:rsidRDefault="007A1387" w:rsidP="007A1387">
      <w:pPr>
        <w:numPr>
          <w:ilvl w:val="0"/>
          <w:numId w:val="98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长线投资者</w:t>
      </w:r>
      <w:r w:rsidRPr="007A1387">
        <w:rPr>
          <w:rFonts w:ascii="Times New Roman" w:eastAsia="微软雅黑" w:hAnsi="Times New Roman" w:cs="Times New Roman"/>
          <w:sz w:val="22"/>
          <w:szCs w:val="22"/>
        </w:rPr>
        <w:t>：若股价跌破</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$300</w:t>
      </w:r>
      <w:r w:rsidRPr="007A1387">
        <w:rPr>
          <w:rFonts w:ascii="Times New Roman" w:eastAsia="微软雅黑" w:hAnsi="Times New Roman" w:cs="Times New Roman"/>
          <w:sz w:val="22"/>
          <w:szCs w:val="22"/>
        </w:rPr>
        <w:t>，可能是加仓的机会。</w:t>
      </w:r>
    </w:p>
    <w:p w14:paraId="19261EBE"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11E5A4">
          <v:rect id="_x0000_i1101" style="width:0;height:1.5pt" o:hralign="center" o:hrstd="t" o:hr="t" fillcolor="#a0a0a0" stroked="f"/>
        </w:pict>
      </w:r>
    </w:p>
    <w:p w14:paraId="66762D9F"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24. </w:t>
      </w:r>
      <w:r w:rsidRPr="007A1387">
        <w:rPr>
          <w:rFonts w:ascii="Times New Roman" w:eastAsia="微软雅黑" w:hAnsi="Times New Roman" w:cs="Times New Roman"/>
          <w:b/>
          <w:bCs/>
          <w:sz w:val="22"/>
          <w:szCs w:val="22"/>
        </w:rPr>
        <w:t>机构持仓动向分析</w:t>
      </w:r>
    </w:p>
    <w:p w14:paraId="5EC11B5B"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近期的</w:t>
      </w:r>
      <w:r w:rsidRPr="007A1387">
        <w:rPr>
          <w:rFonts w:ascii="Times New Roman" w:eastAsia="微软雅黑" w:hAnsi="Times New Roman" w:cs="Times New Roman"/>
          <w:b/>
          <w:bCs/>
          <w:sz w:val="22"/>
          <w:szCs w:val="22"/>
        </w:rPr>
        <w:t>机构持仓数据</w:t>
      </w:r>
      <w:r w:rsidRPr="007A1387">
        <w:rPr>
          <w:rFonts w:ascii="Times New Roman" w:eastAsia="微软雅黑" w:hAnsi="Times New Roman" w:cs="Times New Roman"/>
          <w:sz w:val="22"/>
          <w:szCs w:val="22"/>
        </w:rPr>
        <w:t>表明，大型基金在</w:t>
      </w:r>
      <w:r w:rsidRPr="007A1387">
        <w:rPr>
          <w:rFonts w:ascii="Times New Roman" w:eastAsia="微软雅黑" w:hAnsi="Times New Roman" w:cs="Times New Roman"/>
          <w:sz w:val="22"/>
          <w:szCs w:val="22"/>
        </w:rPr>
        <w:t xml:space="preserve">Q4 </w:t>
      </w:r>
      <w:r w:rsidRPr="007A1387">
        <w:rPr>
          <w:rFonts w:ascii="Times New Roman" w:eastAsia="微软雅黑" w:hAnsi="Times New Roman" w:cs="Times New Roman"/>
          <w:b/>
          <w:bCs/>
          <w:sz w:val="22"/>
          <w:szCs w:val="22"/>
        </w:rPr>
        <w:t>有较为明显的增持动作</w:t>
      </w:r>
      <w:r w:rsidRPr="007A1387">
        <w:rPr>
          <w:rFonts w:ascii="Times New Roman" w:eastAsia="微软雅黑" w:hAnsi="Times New Roman" w:cs="Times New Roman"/>
          <w:sz w:val="22"/>
          <w:szCs w:val="22"/>
        </w:rPr>
        <w:t>，尤其是柏基资本和雷</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达里奥的桥水基金。这表明市场对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sz w:val="22"/>
          <w:szCs w:val="22"/>
        </w:rPr>
        <w:t>的长期增长前景仍然看好。</w:t>
      </w:r>
    </w:p>
    <w:p w14:paraId="31434FCC"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24.1 </w:t>
      </w:r>
      <w:r w:rsidRPr="007A1387">
        <w:rPr>
          <w:rFonts w:ascii="Times New Roman" w:eastAsia="微软雅黑" w:hAnsi="Times New Roman" w:cs="Times New Roman"/>
          <w:b/>
          <w:bCs/>
          <w:sz w:val="22"/>
          <w:szCs w:val="22"/>
        </w:rPr>
        <w:t>机构持仓趋势</w:t>
      </w:r>
    </w:p>
    <w:tbl>
      <w:tblPr>
        <w:tblStyle w:val="41"/>
        <w:tblW w:w="0" w:type="auto"/>
        <w:tblLook w:val="04A0" w:firstRow="1" w:lastRow="0" w:firstColumn="1" w:lastColumn="0" w:noHBand="0" w:noVBand="1"/>
      </w:tblPr>
      <w:tblGrid>
        <w:gridCol w:w="1096"/>
        <w:gridCol w:w="1096"/>
        <w:gridCol w:w="1096"/>
      </w:tblGrid>
      <w:tr w:rsidR="007A1387" w:rsidRPr="007A1387" w14:paraId="443D6E88"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590180"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w:t>
            </w:r>
          </w:p>
        </w:tc>
        <w:tc>
          <w:tcPr>
            <w:tcW w:w="0" w:type="auto"/>
            <w:hideMark/>
          </w:tcPr>
          <w:p w14:paraId="379B74C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持股变化</w:t>
            </w:r>
          </w:p>
        </w:tc>
        <w:tc>
          <w:tcPr>
            <w:tcW w:w="0" w:type="auto"/>
            <w:hideMark/>
          </w:tcPr>
          <w:p w14:paraId="61DBB1B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变动幅度</w:t>
            </w:r>
          </w:p>
        </w:tc>
      </w:tr>
      <w:tr w:rsidR="007A1387" w:rsidRPr="007A1387" w14:paraId="29A28078"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621F7"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柏基资本</w:t>
            </w:r>
          </w:p>
        </w:tc>
        <w:tc>
          <w:tcPr>
            <w:tcW w:w="0" w:type="auto"/>
            <w:hideMark/>
          </w:tcPr>
          <w:p w14:paraId="6311A9F0" w14:textId="56227989"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+5,421</w:t>
            </w:r>
            <w:r w:rsidR="000D088A">
              <w:rPr>
                <w:rFonts w:ascii="Times New Roman" w:eastAsia="微软雅黑" w:hAnsi="Times New Roman" w:cs="Times New Roman"/>
                <w:sz w:val="22"/>
                <w:szCs w:val="22"/>
              </w:rPr>
              <w:t xml:space="preserve"> </w:t>
            </w:r>
            <w:r w:rsidRPr="007A1387">
              <w:rPr>
                <w:rFonts w:ascii="Times New Roman" w:eastAsia="微软雅黑" w:hAnsi="Times New Roman" w:cs="Times New Roman"/>
                <w:sz w:val="22"/>
                <w:szCs w:val="22"/>
              </w:rPr>
              <w:t>%</w:t>
            </w:r>
          </w:p>
        </w:tc>
        <w:tc>
          <w:tcPr>
            <w:tcW w:w="0" w:type="auto"/>
            <w:hideMark/>
          </w:tcPr>
          <w:p w14:paraId="37B158A5"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明显增持</w:t>
            </w:r>
          </w:p>
        </w:tc>
      </w:tr>
      <w:tr w:rsidR="007A1387" w:rsidRPr="007A1387" w14:paraId="3866DC43"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5A273CDB"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桥水基金</w:t>
            </w:r>
          </w:p>
        </w:tc>
        <w:tc>
          <w:tcPr>
            <w:tcW w:w="0" w:type="auto"/>
            <w:hideMark/>
          </w:tcPr>
          <w:p w14:paraId="2E567F6B"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+337%</w:t>
            </w:r>
          </w:p>
        </w:tc>
        <w:tc>
          <w:tcPr>
            <w:tcW w:w="0" w:type="auto"/>
            <w:hideMark/>
          </w:tcPr>
          <w:p w14:paraId="4762E7E3"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大幅增仓</w:t>
            </w:r>
          </w:p>
        </w:tc>
      </w:tr>
      <w:tr w:rsidR="007A1387" w:rsidRPr="007A1387" w14:paraId="34F1E1BC"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1CC649"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高瓴资本</w:t>
            </w:r>
          </w:p>
        </w:tc>
        <w:tc>
          <w:tcPr>
            <w:tcW w:w="0" w:type="auto"/>
            <w:hideMark/>
          </w:tcPr>
          <w:p w14:paraId="33EFD774"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-23%</w:t>
            </w:r>
          </w:p>
        </w:tc>
        <w:tc>
          <w:tcPr>
            <w:tcW w:w="0" w:type="auto"/>
            <w:hideMark/>
          </w:tcPr>
          <w:p w14:paraId="13295D6D"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部分减持</w:t>
            </w:r>
          </w:p>
        </w:tc>
      </w:tr>
    </w:tbl>
    <w:p w14:paraId="3E6DB98C"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解读</w:t>
      </w:r>
      <w:r w:rsidRPr="007A1387">
        <w:rPr>
          <w:rFonts w:ascii="Times New Roman" w:eastAsia="微软雅黑" w:hAnsi="Times New Roman" w:cs="Times New Roman"/>
          <w:sz w:val="22"/>
          <w:szCs w:val="22"/>
        </w:rPr>
        <w:t>：</w:t>
      </w:r>
    </w:p>
    <w:p w14:paraId="1273F7F2" w14:textId="77777777" w:rsidR="007A1387" w:rsidRPr="007A1387" w:rsidRDefault="007A1387" w:rsidP="007A1387">
      <w:pPr>
        <w:numPr>
          <w:ilvl w:val="0"/>
          <w:numId w:val="987"/>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柏基资本和桥水基金的增持表明他们对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b/>
          <w:bCs/>
          <w:sz w:val="22"/>
          <w:szCs w:val="22"/>
        </w:rPr>
        <w:t>长期增长逻辑仍然认可</w:t>
      </w:r>
      <w:r w:rsidRPr="007A1387">
        <w:rPr>
          <w:rFonts w:ascii="Times New Roman" w:eastAsia="微软雅黑" w:hAnsi="Times New Roman" w:cs="Times New Roman"/>
          <w:sz w:val="22"/>
          <w:szCs w:val="22"/>
        </w:rPr>
        <w:t>，尤其是</w:t>
      </w:r>
      <w:r w:rsidRPr="007A1387">
        <w:rPr>
          <w:rFonts w:ascii="Times New Roman" w:eastAsia="微软雅黑" w:hAnsi="Times New Roman" w:cs="Times New Roman"/>
          <w:sz w:val="22"/>
          <w:szCs w:val="22"/>
        </w:rPr>
        <w:t xml:space="preserve"> AI </w:t>
      </w:r>
      <w:r w:rsidRPr="007A1387">
        <w:rPr>
          <w:rFonts w:ascii="Times New Roman" w:eastAsia="微软雅黑" w:hAnsi="Times New Roman" w:cs="Times New Roman"/>
          <w:sz w:val="22"/>
          <w:szCs w:val="22"/>
        </w:rPr>
        <w:t>业务的潜力。</w:t>
      </w:r>
    </w:p>
    <w:p w14:paraId="05FBA85A" w14:textId="77777777" w:rsidR="007A1387" w:rsidRPr="007A1387" w:rsidRDefault="007A1387" w:rsidP="007A1387">
      <w:pPr>
        <w:numPr>
          <w:ilvl w:val="0"/>
          <w:numId w:val="987"/>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高瓴资本的小幅减持可能只是</w:t>
      </w:r>
      <w:r w:rsidRPr="007A1387">
        <w:rPr>
          <w:rFonts w:ascii="Times New Roman" w:eastAsia="微软雅黑" w:hAnsi="Times New Roman" w:cs="Times New Roman"/>
          <w:b/>
          <w:bCs/>
          <w:sz w:val="22"/>
          <w:szCs w:val="22"/>
        </w:rPr>
        <w:t>组合调整</w:t>
      </w:r>
      <w:r w:rsidRPr="007A1387">
        <w:rPr>
          <w:rFonts w:ascii="Times New Roman" w:eastAsia="微软雅黑" w:hAnsi="Times New Roman" w:cs="Times New Roman"/>
          <w:sz w:val="22"/>
          <w:szCs w:val="22"/>
        </w:rPr>
        <w:t>，而非全面看空。</w:t>
      </w:r>
    </w:p>
    <w:p w14:paraId="22764955"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策略建议：</w:t>
      </w:r>
    </w:p>
    <w:p w14:paraId="2EE8040B" w14:textId="77777777" w:rsidR="007A1387" w:rsidRPr="007A1387" w:rsidRDefault="007A1387" w:rsidP="007A1387">
      <w:pPr>
        <w:numPr>
          <w:ilvl w:val="0"/>
          <w:numId w:val="988"/>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机构增持增强了长期投资者的信心，可以在</w:t>
      </w:r>
      <w:r w:rsidRPr="007A1387">
        <w:rPr>
          <w:rFonts w:ascii="Times New Roman" w:eastAsia="微软雅黑" w:hAnsi="Times New Roman" w:cs="Times New Roman"/>
          <w:b/>
          <w:bCs/>
          <w:sz w:val="22"/>
          <w:szCs w:val="22"/>
        </w:rPr>
        <w:t>回调到</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区间分批加仓</w:t>
      </w:r>
      <w:r w:rsidRPr="007A1387">
        <w:rPr>
          <w:rFonts w:ascii="Times New Roman" w:eastAsia="微软雅黑" w:hAnsi="Times New Roman" w:cs="Times New Roman"/>
          <w:sz w:val="22"/>
          <w:szCs w:val="22"/>
        </w:rPr>
        <w:t>。</w:t>
      </w:r>
    </w:p>
    <w:p w14:paraId="15EFDC63" w14:textId="77777777" w:rsidR="007A1387" w:rsidRPr="007A1387" w:rsidRDefault="007A1387" w:rsidP="007A1387">
      <w:pPr>
        <w:numPr>
          <w:ilvl w:val="0"/>
          <w:numId w:val="988"/>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若机构在</w:t>
      </w:r>
      <w:r w:rsidRPr="007A1387">
        <w:rPr>
          <w:rFonts w:ascii="Times New Roman" w:eastAsia="微软雅黑" w:hAnsi="Times New Roman" w:cs="Times New Roman"/>
          <w:sz w:val="22"/>
          <w:szCs w:val="22"/>
        </w:rPr>
        <w:t xml:space="preserve"> Q1 </w:t>
      </w:r>
      <w:r w:rsidRPr="007A1387">
        <w:rPr>
          <w:rFonts w:ascii="Times New Roman" w:eastAsia="微软雅黑" w:hAnsi="Times New Roman" w:cs="Times New Roman"/>
          <w:sz w:val="22"/>
          <w:szCs w:val="22"/>
        </w:rPr>
        <w:t>继续大幅增持，可能推动股价进一步上涨。</w:t>
      </w:r>
    </w:p>
    <w:p w14:paraId="2DE672E5"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A396A1">
          <v:rect id="_x0000_i1102" style="width:0;height:1.5pt" o:hralign="center" o:hrstd="t" o:hr="t" fillcolor="#a0a0a0" stroked="f"/>
        </w:pict>
      </w:r>
    </w:p>
    <w:p w14:paraId="7CD2861E"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25. </w:t>
      </w:r>
      <w:r w:rsidRPr="007A1387">
        <w:rPr>
          <w:rFonts w:ascii="Times New Roman" w:eastAsia="微软雅黑" w:hAnsi="Times New Roman" w:cs="Times New Roman"/>
          <w:b/>
          <w:bCs/>
          <w:sz w:val="22"/>
          <w:szCs w:val="22"/>
        </w:rPr>
        <w:t>期权市场与市场情绪</w:t>
      </w:r>
    </w:p>
    <w:p w14:paraId="33701F51"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近期的</w:t>
      </w:r>
      <w:r w:rsidRPr="007A1387">
        <w:rPr>
          <w:rFonts w:ascii="Times New Roman" w:eastAsia="微软雅黑" w:hAnsi="Times New Roman" w:cs="Times New Roman"/>
          <w:b/>
          <w:bCs/>
          <w:sz w:val="22"/>
          <w:szCs w:val="22"/>
        </w:rPr>
        <w:t>期权数据</w:t>
      </w:r>
      <w:r w:rsidRPr="007A1387">
        <w:rPr>
          <w:rFonts w:ascii="Times New Roman" w:eastAsia="微软雅黑" w:hAnsi="Times New Roman" w:cs="Times New Roman"/>
          <w:sz w:val="22"/>
          <w:szCs w:val="22"/>
        </w:rPr>
        <w:t>表明，市场对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sz w:val="22"/>
          <w:szCs w:val="22"/>
        </w:rPr>
        <w:t>未来一段时间的波动预期较高，尤其是财报发布前后。</w:t>
      </w:r>
    </w:p>
    <w:p w14:paraId="6F6E27FC"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25.1 </w:t>
      </w:r>
      <w:r w:rsidRPr="007A1387">
        <w:rPr>
          <w:rFonts w:ascii="Times New Roman" w:eastAsia="微软雅黑" w:hAnsi="Times New Roman" w:cs="Times New Roman"/>
          <w:b/>
          <w:bCs/>
          <w:sz w:val="22"/>
          <w:szCs w:val="22"/>
        </w:rPr>
        <w:t>期权市场动向</w:t>
      </w:r>
    </w:p>
    <w:p w14:paraId="7000EC46"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关键观察点</w:t>
      </w:r>
      <w:r w:rsidRPr="007A1387">
        <w:rPr>
          <w:rFonts w:ascii="Times New Roman" w:eastAsia="微软雅黑" w:hAnsi="Times New Roman" w:cs="Times New Roman"/>
          <w:sz w:val="22"/>
          <w:szCs w:val="22"/>
        </w:rPr>
        <w:t>：</w:t>
      </w:r>
    </w:p>
    <w:p w14:paraId="6E7531D6" w14:textId="77777777" w:rsidR="007A1387" w:rsidRPr="007A1387" w:rsidRDefault="007A1387" w:rsidP="007A1387">
      <w:pPr>
        <w:numPr>
          <w:ilvl w:val="0"/>
          <w:numId w:val="98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2</w:t>
      </w:r>
      <w:r w:rsidRPr="007A1387">
        <w:rPr>
          <w:rFonts w:ascii="Times New Roman" w:eastAsia="微软雅黑" w:hAnsi="Times New Roman" w:cs="Times New Roman"/>
          <w:b/>
          <w:bCs/>
          <w:sz w:val="22"/>
          <w:szCs w:val="22"/>
        </w:rPr>
        <w:t>月到期的看涨期权大幅增加</w:t>
      </w:r>
      <w:r w:rsidRPr="007A1387">
        <w:rPr>
          <w:rFonts w:ascii="Times New Roman" w:eastAsia="微软雅黑" w:hAnsi="Times New Roman" w:cs="Times New Roman"/>
          <w:sz w:val="22"/>
          <w:szCs w:val="22"/>
        </w:rPr>
        <w:t>，显示市场对财报后的看涨情绪较浓。</w:t>
      </w:r>
    </w:p>
    <w:p w14:paraId="2105DB0D" w14:textId="77777777" w:rsidR="007A1387" w:rsidRPr="007A1387" w:rsidRDefault="007A1387" w:rsidP="007A1387">
      <w:pPr>
        <w:numPr>
          <w:ilvl w:val="0"/>
          <w:numId w:val="98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IV</w:t>
      </w:r>
      <w:r w:rsidRPr="007A1387">
        <w:rPr>
          <w:rFonts w:ascii="Times New Roman" w:eastAsia="微软雅黑" w:hAnsi="Times New Roman" w:cs="Times New Roman"/>
          <w:b/>
          <w:bCs/>
          <w:sz w:val="22"/>
          <w:szCs w:val="22"/>
        </w:rPr>
        <w:t>（隐含波动率）飙升</w:t>
      </w:r>
      <w:r w:rsidRPr="007A1387">
        <w:rPr>
          <w:rFonts w:ascii="Times New Roman" w:eastAsia="微软雅黑" w:hAnsi="Times New Roman" w:cs="Times New Roman"/>
          <w:sz w:val="22"/>
          <w:szCs w:val="22"/>
        </w:rPr>
        <w:t>，表明市场预期股价波动会加大。</w:t>
      </w:r>
    </w:p>
    <w:p w14:paraId="78B14262"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交易策略建议</w:t>
      </w:r>
      <w:r w:rsidRPr="007A1387">
        <w:rPr>
          <w:rFonts w:ascii="Times New Roman" w:eastAsia="微软雅黑" w:hAnsi="Times New Roman" w:cs="Times New Roman"/>
          <w:sz w:val="22"/>
          <w:szCs w:val="22"/>
        </w:rPr>
        <w:t>：</w:t>
      </w:r>
    </w:p>
    <w:p w14:paraId="434CA070" w14:textId="77777777" w:rsidR="007A1387" w:rsidRPr="007A1387" w:rsidRDefault="007A1387" w:rsidP="007A1387">
      <w:pPr>
        <w:numPr>
          <w:ilvl w:val="0"/>
          <w:numId w:val="99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lastRenderedPageBreak/>
        <w:t>激进投资者</w:t>
      </w:r>
      <w:r w:rsidRPr="007A1387">
        <w:rPr>
          <w:rFonts w:ascii="Times New Roman" w:eastAsia="微软雅黑" w:hAnsi="Times New Roman" w:cs="Times New Roman"/>
          <w:sz w:val="22"/>
          <w:szCs w:val="22"/>
        </w:rPr>
        <w:t>：可使用</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牛市价差策略</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Buy Call + Sell Call</w:t>
      </w:r>
      <w:r w:rsidRPr="007A1387">
        <w:rPr>
          <w:rFonts w:ascii="Times New Roman" w:eastAsia="微软雅黑" w:hAnsi="Times New Roman" w:cs="Times New Roman"/>
          <w:sz w:val="22"/>
          <w:szCs w:val="22"/>
        </w:rPr>
        <w:t>）降低成本，减少风险。</w:t>
      </w:r>
    </w:p>
    <w:p w14:paraId="6DB3C5D2" w14:textId="77777777" w:rsidR="007A1387" w:rsidRPr="007A1387" w:rsidRDefault="007A1387" w:rsidP="007A1387">
      <w:pPr>
        <w:numPr>
          <w:ilvl w:val="0"/>
          <w:numId w:val="99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保守投资者</w:t>
      </w:r>
      <w:r w:rsidRPr="007A1387">
        <w:rPr>
          <w:rFonts w:ascii="Times New Roman" w:eastAsia="微软雅黑" w:hAnsi="Times New Roman" w:cs="Times New Roman"/>
          <w:sz w:val="22"/>
          <w:szCs w:val="22"/>
        </w:rPr>
        <w:t>：可以选择在</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财报发布后再决定是否加仓</w:t>
      </w:r>
      <w:r w:rsidRPr="007A1387">
        <w:rPr>
          <w:rFonts w:ascii="Times New Roman" w:eastAsia="微软雅黑" w:hAnsi="Times New Roman" w:cs="Times New Roman"/>
          <w:sz w:val="22"/>
          <w:szCs w:val="22"/>
        </w:rPr>
        <w:t>，以规避短期波动。</w:t>
      </w:r>
    </w:p>
    <w:p w14:paraId="24B90107"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ED64DFF">
          <v:rect id="_x0000_i1103" style="width:0;height:1.5pt" o:hralign="center" o:hrstd="t" o:hr="t" fillcolor="#a0a0a0" stroked="f"/>
        </w:pict>
      </w:r>
    </w:p>
    <w:p w14:paraId="68692735"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26. </w:t>
      </w:r>
      <w:r w:rsidRPr="007A1387">
        <w:rPr>
          <w:rFonts w:ascii="Times New Roman" w:eastAsia="微软雅黑" w:hAnsi="Times New Roman" w:cs="Times New Roman"/>
          <w:b/>
          <w:bCs/>
          <w:sz w:val="22"/>
          <w:szCs w:val="22"/>
        </w:rPr>
        <w:t>结论与最终投资建议</w:t>
      </w:r>
    </w:p>
    <w:p w14:paraId="251208E7"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325"/>
        <w:gridCol w:w="4396"/>
      </w:tblGrid>
      <w:tr w:rsidR="007A1387" w:rsidRPr="007A1387" w14:paraId="49646CF7"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C47EE"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情况</w:t>
            </w:r>
          </w:p>
        </w:tc>
        <w:tc>
          <w:tcPr>
            <w:tcW w:w="0" w:type="auto"/>
            <w:hideMark/>
          </w:tcPr>
          <w:p w14:paraId="6690504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策略</w:t>
            </w:r>
          </w:p>
        </w:tc>
      </w:tr>
      <w:tr w:rsidR="007A1387" w:rsidRPr="007A1387" w14:paraId="0A57F75D"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509E9"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股价突破</w:t>
            </w:r>
            <w:r w:rsidRPr="007A1387">
              <w:rPr>
                <w:rFonts w:ascii="Times New Roman" w:eastAsia="微软雅黑" w:hAnsi="Times New Roman" w:cs="Times New Roman"/>
                <w:sz w:val="22"/>
                <w:szCs w:val="22"/>
              </w:rPr>
              <w:t xml:space="preserve"> $390</w:t>
            </w:r>
          </w:p>
        </w:tc>
        <w:tc>
          <w:tcPr>
            <w:tcW w:w="0" w:type="auto"/>
            <w:hideMark/>
          </w:tcPr>
          <w:p w14:paraId="384A02BE"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逢高止盈一部分，等待回调再加仓</w:t>
            </w:r>
          </w:p>
        </w:tc>
      </w:tr>
      <w:tr w:rsidR="007A1387" w:rsidRPr="007A1387" w14:paraId="178B39E0"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6BB9511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股价回调至</w:t>
            </w:r>
            <w:r w:rsidRPr="007A1387">
              <w:rPr>
                <w:rFonts w:ascii="Times New Roman" w:eastAsia="微软雅黑" w:hAnsi="Times New Roman" w:cs="Times New Roman"/>
                <w:sz w:val="22"/>
                <w:szCs w:val="22"/>
              </w:rPr>
              <w:t xml:space="preserve"> $320-$330</w:t>
            </w:r>
          </w:p>
        </w:tc>
        <w:tc>
          <w:tcPr>
            <w:tcW w:w="0" w:type="auto"/>
            <w:hideMark/>
          </w:tcPr>
          <w:p w14:paraId="3F6818C6"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逢低买入，长期持有</w:t>
            </w:r>
          </w:p>
        </w:tc>
      </w:tr>
      <w:tr w:rsidR="007A1387" w:rsidRPr="007A1387" w14:paraId="0E060DE8"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3806F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股价跌破</w:t>
            </w:r>
            <w:r w:rsidRPr="007A1387">
              <w:rPr>
                <w:rFonts w:ascii="Times New Roman" w:eastAsia="微软雅黑" w:hAnsi="Times New Roman" w:cs="Times New Roman"/>
                <w:sz w:val="22"/>
                <w:szCs w:val="22"/>
              </w:rPr>
              <w:t xml:space="preserve"> $300</w:t>
            </w:r>
          </w:p>
        </w:tc>
        <w:tc>
          <w:tcPr>
            <w:tcW w:w="0" w:type="auto"/>
            <w:hideMark/>
          </w:tcPr>
          <w:p w14:paraId="276FFB3D"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可考虑加大仓位，长期看好</w:t>
            </w:r>
          </w:p>
        </w:tc>
      </w:tr>
      <w:tr w:rsidR="007A1387" w:rsidRPr="007A1387" w14:paraId="2DBE1874"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19504058"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财报前</w:t>
            </w:r>
            <w:r w:rsidRPr="007A1387">
              <w:rPr>
                <w:rFonts w:ascii="Times New Roman" w:eastAsia="微软雅黑" w:hAnsi="Times New Roman" w:cs="Times New Roman"/>
                <w:sz w:val="22"/>
                <w:szCs w:val="22"/>
              </w:rPr>
              <w:t xml:space="preserve"> IV </w:t>
            </w:r>
            <w:r w:rsidRPr="007A1387">
              <w:rPr>
                <w:rFonts w:ascii="Times New Roman" w:eastAsia="微软雅黑" w:hAnsi="Times New Roman" w:cs="Times New Roman"/>
                <w:sz w:val="22"/>
                <w:szCs w:val="22"/>
              </w:rPr>
              <w:t>过高</w:t>
            </w:r>
          </w:p>
        </w:tc>
        <w:tc>
          <w:tcPr>
            <w:tcW w:w="0" w:type="auto"/>
            <w:hideMark/>
          </w:tcPr>
          <w:p w14:paraId="36C13940"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期权交易者可以考虑卖出看涨期权对冲风险</w:t>
            </w:r>
          </w:p>
        </w:tc>
      </w:tr>
    </w:tbl>
    <w:p w14:paraId="70BCE990"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长期投资策略</w:t>
      </w:r>
    </w:p>
    <w:p w14:paraId="1A5927D6" w14:textId="77777777" w:rsidR="007A1387" w:rsidRPr="007A1387" w:rsidRDefault="007A1387" w:rsidP="007A1387">
      <w:pPr>
        <w:numPr>
          <w:ilvl w:val="0"/>
          <w:numId w:val="99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继续观察机构持仓动向</w:t>
      </w:r>
      <w:r w:rsidRPr="007A1387">
        <w:rPr>
          <w:rFonts w:ascii="Times New Roman" w:eastAsia="微软雅黑" w:hAnsi="Times New Roman" w:cs="Times New Roman"/>
          <w:sz w:val="22"/>
          <w:szCs w:val="22"/>
        </w:rPr>
        <w:t>，若大机构继续增持，则</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b/>
          <w:bCs/>
          <w:sz w:val="22"/>
          <w:szCs w:val="22"/>
        </w:rPr>
        <w:t>长期增长潜力仍然较强</w:t>
      </w:r>
      <w:r w:rsidRPr="007A1387">
        <w:rPr>
          <w:rFonts w:ascii="Times New Roman" w:eastAsia="微软雅黑" w:hAnsi="Times New Roman" w:cs="Times New Roman"/>
          <w:sz w:val="22"/>
          <w:szCs w:val="22"/>
        </w:rPr>
        <w:t>。</w:t>
      </w:r>
    </w:p>
    <w:p w14:paraId="6959ED38" w14:textId="77777777" w:rsidR="007A1387" w:rsidRPr="007A1387" w:rsidRDefault="007A1387" w:rsidP="007A1387">
      <w:pPr>
        <w:numPr>
          <w:ilvl w:val="0"/>
          <w:numId w:val="99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长期目标价</w:t>
      </w:r>
      <w:r w:rsidRPr="007A1387">
        <w:rPr>
          <w:rFonts w:ascii="Times New Roman" w:eastAsia="微软雅黑" w:hAnsi="Times New Roman" w:cs="Times New Roman"/>
          <w:b/>
          <w:bCs/>
          <w:sz w:val="22"/>
          <w:szCs w:val="22"/>
        </w:rPr>
        <w:t xml:space="preserve"> $500+</w:t>
      </w:r>
      <w:r w:rsidRPr="007A1387">
        <w:rPr>
          <w:rFonts w:ascii="Times New Roman" w:eastAsia="微软雅黑" w:hAnsi="Times New Roman" w:cs="Times New Roman"/>
          <w:sz w:val="22"/>
          <w:szCs w:val="22"/>
        </w:rPr>
        <w:t>（基于</w:t>
      </w:r>
      <w:r w:rsidRPr="007A1387">
        <w:rPr>
          <w:rFonts w:ascii="Times New Roman" w:eastAsia="微软雅黑" w:hAnsi="Times New Roman" w:cs="Times New Roman"/>
          <w:sz w:val="22"/>
          <w:szCs w:val="22"/>
        </w:rPr>
        <w:t xml:space="preserve"> 2025-2026 </w:t>
      </w:r>
      <w:r w:rsidRPr="007A1387">
        <w:rPr>
          <w:rFonts w:ascii="Times New Roman" w:eastAsia="微软雅黑" w:hAnsi="Times New Roman" w:cs="Times New Roman"/>
          <w:sz w:val="22"/>
          <w:szCs w:val="22"/>
        </w:rPr>
        <w:t>年的</w:t>
      </w:r>
      <w:r w:rsidRPr="007A1387">
        <w:rPr>
          <w:rFonts w:ascii="Times New Roman" w:eastAsia="微软雅黑" w:hAnsi="Times New Roman" w:cs="Times New Roman"/>
          <w:sz w:val="22"/>
          <w:szCs w:val="22"/>
        </w:rPr>
        <w:t xml:space="preserve"> AI </w:t>
      </w:r>
      <w:r w:rsidRPr="007A1387">
        <w:rPr>
          <w:rFonts w:ascii="Times New Roman" w:eastAsia="微软雅黑" w:hAnsi="Times New Roman" w:cs="Times New Roman"/>
          <w:sz w:val="22"/>
          <w:szCs w:val="22"/>
        </w:rPr>
        <w:t>业务扩展）。</w:t>
      </w:r>
    </w:p>
    <w:p w14:paraId="39EE6B30" w14:textId="77777777" w:rsidR="007A1387" w:rsidRPr="007A1387" w:rsidRDefault="007A1387" w:rsidP="007A1387">
      <w:pPr>
        <w:numPr>
          <w:ilvl w:val="0"/>
          <w:numId w:val="99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若</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业务增长不及预期，则需重新评估估值逻辑</w:t>
      </w:r>
      <w:r w:rsidRPr="007A1387">
        <w:rPr>
          <w:rFonts w:ascii="Times New Roman" w:eastAsia="微软雅黑" w:hAnsi="Times New Roman" w:cs="Times New Roman"/>
          <w:sz w:val="22"/>
          <w:szCs w:val="22"/>
        </w:rPr>
        <w:t>。</w:t>
      </w:r>
    </w:p>
    <w:p w14:paraId="0A92F538"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最终建议</w:t>
      </w:r>
      <w:r w:rsidRPr="007A1387">
        <w:rPr>
          <w:rFonts w:ascii="Times New Roman" w:eastAsia="微软雅黑" w:hAnsi="Times New Roman" w:cs="Times New Roman"/>
          <w:sz w:val="22"/>
          <w:szCs w:val="22"/>
        </w:rPr>
        <w:t>：</w:t>
      </w:r>
    </w:p>
    <w:p w14:paraId="42D62495" w14:textId="77777777" w:rsidR="007A1387" w:rsidRPr="007A1387" w:rsidRDefault="007A1387" w:rsidP="007A1387">
      <w:pPr>
        <w:numPr>
          <w:ilvl w:val="0"/>
          <w:numId w:val="992"/>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现价</w:t>
      </w:r>
      <w:r w:rsidRPr="007A1387">
        <w:rPr>
          <w:rFonts w:ascii="Times New Roman" w:eastAsia="微软雅黑" w:hAnsi="Times New Roman" w:cs="Times New Roman"/>
          <w:b/>
          <w:bCs/>
          <w:sz w:val="22"/>
          <w:szCs w:val="22"/>
        </w:rPr>
        <w:t xml:space="preserve"> $378 </w:t>
      </w:r>
      <w:r w:rsidRPr="007A1387">
        <w:rPr>
          <w:rFonts w:ascii="Times New Roman" w:eastAsia="微软雅黑" w:hAnsi="Times New Roman" w:cs="Times New Roman"/>
          <w:b/>
          <w:bCs/>
          <w:sz w:val="22"/>
          <w:szCs w:val="22"/>
        </w:rPr>
        <w:t>估值偏高，不宜盲目追高</w:t>
      </w:r>
      <w:r w:rsidRPr="007A1387">
        <w:rPr>
          <w:rFonts w:ascii="Times New Roman" w:eastAsia="微软雅黑" w:hAnsi="Times New Roman" w:cs="Times New Roman"/>
          <w:sz w:val="22"/>
          <w:szCs w:val="22"/>
        </w:rPr>
        <w:t>，可以等待</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区间布局</w:t>
      </w:r>
      <w:r w:rsidRPr="007A1387">
        <w:rPr>
          <w:rFonts w:ascii="Times New Roman" w:eastAsia="微软雅黑" w:hAnsi="Times New Roman" w:cs="Times New Roman"/>
          <w:sz w:val="22"/>
          <w:szCs w:val="22"/>
        </w:rPr>
        <w:t>。</w:t>
      </w:r>
    </w:p>
    <w:p w14:paraId="2C464DA9" w14:textId="77777777" w:rsidR="007A1387" w:rsidRPr="007A1387" w:rsidRDefault="007A1387" w:rsidP="007A1387">
      <w:pPr>
        <w:numPr>
          <w:ilvl w:val="0"/>
          <w:numId w:val="992"/>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长期看好</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驱动的增长</w:t>
      </w:r>
      <w:r w:rsidRPr="007A1387">
        <w:rPr>
          <w:rFonts w:ascii="Times New Roman" w:eastAsia="微软雅黑" w:hAnsi="Times New Roman" w:cs="Times New Roman"/>
          <w:sz w:val="22"/>
          <w:szCs w:val="22"/>
        </w:rPr>
        <w:t>，但也需关注政策、竞争等潜在风险。</w:t>
      </w:r>
    </w:p>
    <w:p w14:paraId="201E0498"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E7AE943">
          <v:rect id="_x0000_i1104" style="width:0;height:1.5pt" o:hralign="center" o:hrstd="t" o:hr="t" fillcolor="#a0a0a0" stroked="f"/>
        </w:pict>
      </w:r>
    </w:p>
    <w:p w14:paraId="3AA2F789"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27. </w:t>
      </w:r>
      <w:r w:rsidRPr="007A1387">
        <w:rPr>
          <w:rFonts w:ascii="Times New Roman" w:eastAsia="微软雅黑" w:hAnsi="Times New Roman" w:cs="Times New Roman"/>
          <w:b/>
          <w:bCs/>
          <w:sz w:val="22"/>
          <w:szCs w:val="22"/>
        </w:rPr>
        <w:t>未来跟踪重点</w:t>
      </w:r>
    </w:p>
    <w:tbl>
      <w:tblPr>
        <w:tblStyle w:val="41"/>
        <w:tblW w:w="0" w:type="auto"/>
        <w:tblLook w:val="04A0" w:firstRow="1" w:lastRow="0" w:firstColumn="1" w:lastColumn="0" w:noHBand="0" w:noVBand="1"/>
      </w:tblPr>
      <w:tblGrid>
        <w:gridCol w:w="1976"/>
        <w:gridCol w:w="1889"/>
        <w:gridCol w:w="3150"/>
      </w:tblGrid>
      <w:tr w:rsidR="007A1387" w:rsidRPr="007A1387" w14:paraId="7AC6118E"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F2514"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关键事件</w:t>
            </w:r>
          </w:p>
        </w:tc>
        <w:tc>
          <w:tcPr>
            <w:tcW w:w="0" w:type="auto"/>
            <w:hideMark/>
          </w:tcPr>
          <w:p w14:paraId="0F3E2FBC"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时间点</w:t>
            </w:r>
          </w:p>
        </w:tc>
        <w:tc>
          <w:tcPr>
            <w:tcW w:w="0" w:type="auto"/>
            <w:hideMark/>
          </w:tcPr>
          <w:p w14:paraId="5FB9ED00"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可能影响</w:t>
            </w:r>
          </w:p>
        </w:tc>
      </w:tr>
      <w:tr w:rsidR="007A1387" w:rsidRPr="007A1387" w14:paraId="0C9CFE84"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C7EC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Q4 2024 </w:t>
            </w:r>
            <w:r w:rsidRPr="007A1387">
              <w:rPr>
                <w:rFonts w:ascii="Times New Roman" w:eastAsia="微软雅黑" w:hAnsi="Times New Roman" w:cs="Times New Roman"/>
                <w:sz w:val="22"/>
                <w:szCs w:val="22"/>
              </w:rPr>
              <w:t>财报</w:t>
            </w:r>
          </w:p>
        </w:tc>
        <w:tc>
          <w:tcPr>
            <w:tcW w:w="0" w:type="auto"/>
            <w:hideMark/>
          </w:tcPr>
          <w:p w14:paraId="5DB789DA"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2</w:t>
            </w:r>
            <w:r w:rsidRPr="007A1387">
              <w:rPr>
                <w:rFonts w:ascii="Times New Roman" w:eastAsia="微软雅黑" w:hAnsi="Times New Roman" w:cs="Times New Roman"/>
                <w:sz w:val="22"/>
                <w:szCs w:val="22"/>
              </w:rPr>
              <w:t>月</w:t>
            </w:r>
            <w:r w:rsidRPr="007A1387">
              <w:rPr>
                <w:rFonts w:ascii="Times New Roman" w:eastAsia="微软雅黑" w:hAnsi="Times New Roman" w:cs="Times New Roman"/>
                <w:sz w:val="22"/>
                <w:szCs w:val="22"/>
              </w:rPr>
              <w:t>12</w:t>
            </w:r>
            <w:r w:rsidRPr="007A1387">
              <w:rPr>
                <w:rFonts w:ascii="Times New Roman" w:eastAsia="微软雅黑" w:hAnsi="Times New Roman" w:cs="Times New Roman"/>
                <w:sz w:val="22"/>
                <w:szCs w:val="22"/>
              </w:rPr>
              <w:t>日</w:t>
            </w:r>
          </w:p>
        </w:tc>
        <w:tc>
          <w:tcPr>
            <w:tcW w:w="0" w:type="auto"/>
            <w:hideMark/>
          </w:tcPr>
          <w:p w14:paraId="653064E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关键业绩验证，影响短期走势</w:t>
            </w:r>
          </w:p>
        </w:tc>
      </w:tr>
      <w:tr w:rsidR="007A1387" w:rsidRPr="007A1387" w14:paraId="23F7CE9F"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7DDCD1AF"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美联储利率决策</w:t>
            </w:r>
          </w:p>
        </w:tc>
        <w:tc>
          <w:tcPr>
            <w:tcW w:w="0" w:type="auto"/>
            <w:hideMark/>
          </w:tcPr>
          <w:p w14:paraId="1B652E92"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3</w:t>
            </w:r>
            <w:r w:rsidRPr="007A1387">
              <w:rPr>
                <w:rFonts w:ascii="Times New Roman" w:eastAsia="微软雅黑" w:hAnsi="Times New Roman" w:cs="Times New Roman"/>
                <w:sz w:val="22"/>
                <w:szCs w:val="22"/>
              </w:rPr>
              <w:t>月</w:t>
            </w:r>
          </w:p>
        </w:tc>
        <w:tc>
          <w:tcPr>
            <w:tcW w:w="0" w:type="auto"/>
            <w:hideMark/>
          </w:tcPr>
          <w:p w14:paraId="13B86498"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影响整体市场估值</w:t>
            </w:r>
          </w:p>
        </w:tc>
      </w:tr>
      <w:tr w:rsidR="007A1387" w:rsidRPr="007A1387" w14:paraId="0A6CD4A7"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E747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机构持仓报告更新</w:t>
            </w:r>
          </w:p>
        </w:tc>
        <w:tc>
          <w:tcPr>
            <w:tcW w:w="0" w:type="auto"/>
            <w:hideMark/>
          </w:tcPr>
          <w:p w14:paraId="4986D6BE"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4</w:t>
            </w:r>
            <w:r w:rsidRPr="007A1387">
              <w:rPr>
                <w:rFonts w:ascii="Times New Roman" w:eastAsia="微软雅黑" w:hAnsi="Times New Roman" w:cs="Times New Roman"/>
                <w:sz w:val="22"/>
                <w:szCs w:val="22"/>
              </w:rPr>
              <w:t>月</w:t>
            </w:r>
          </w:p>
        </w:tc>
        <w:tc>
          <w:tcPr>
            <w:tcW w:w="0" w:type="auto"/>
            <w:hideMark/>
          </w:tcPr>
          <w:p w14:paraId="54E904D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了解机构是否继续增持</w:t>
            </w:r>
          </w:p>
        </w:tc>
      </w:tr>
      <w:tr w:rsidR="007A1387" w:rsidRPr="007A1387" w14:paraId="74CF0C92"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0C26C4E4"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AI </w:t>
            </w:r>
            <w:r w:rsidRPr="007A1387">
              <w:rPr>
                <w:rFonts w:ascii="Times New Roman" w:eastAsia="微软雅黑" w:hAnsi="Times New Roman" w:cs="Times New Roman"/>
                <w:sz w:val="22"/>
                <w:szCs w:val="22"/>
              </w:rPr>
              <w:t>业务新进展</w:t>
            </w:r>
          </w:p>
        </w:tc>
        <w:tc>
          <w:tcPr>
            <w:tcW w:w="0" w:type="auto"/>
            <w:hideMark/>
          </w:tcPr>
          <w:p w14:paraId="465C1779"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年全年</w:t>
            </w:r>
          </w:p>
        </w:tc>
        <w:tc>
          <w:tcPr>
            <w:tcW w:w="0" w:type="auto"/>
            <w:hideMark/>
          </w:tcPr>
          <w:p w14:paraId="55FD6315"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观察</w:t>
            </w:r>
            <w:r w:rsidRPr="007A1387">
              <w:rPr>
                <w:rFonts w:ascii="Times New Roman" w:eastAsia="微软雅黑" w:hAnsi="Times New Roman" w:cs="Times New Roman"/>
                <w:sz w:val="22"/>
                <w:szCs w:val="22"/>
              </w:rPr>
              <w:t xml:space="preserve"> AXON </w:t>
            </w:r>
            <w:r w:rsidRPr="007A1387">
              <w:rPr>
                <w:rFonts w:ascii="Times New Roman" w:eastAsia="微软雅黑" w:hAnsi="Times New Roman" w:cs="Times New Roman"/>
                <w:sz w:val="22"/>
                <w:szCs w:val="22"/>
              </w:rPr>
              <w:t>是否持续推动增长</w:t>
            </w:r>
          </w:p>
        </w:tc>
      </w:tr>
    </w:tbl>
    <w:p w14:paraId="4622251D"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投资者行动建议</w:t>
      </w:r>
      <w:r w:rsidRPr="007A1387">
        <w:rPr>
          <w:rFonts w:ascii="Times New Roman" w:eastAsia="微软雅黑" w:hAnsi="Times New Roman" w:cs="Times New Roman"/>
          <w:sz w:val="22"/>
          <w:szCs w:val="22"/>
        </w:rPr>
        <w:t>：</w:t>
      </w:r>
    </w:p>
    <w:p w14:paraId="26F6AEEA" w14:textId="77777777" w:rsidR="007A1387" w:rsidRPr="007A1387" w:rsidRDefault="007A1387" w:rsidP="007A1387">
      <w:pPr>
        <w:numPr>
          <w:ilvl w:val="0"/>
          <w:numId w:val="993"/>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财报前：可观察股价波动，不必急于加仓</w:t>
      </w:r>
      <w:r w:rsidRPr="007A1387">
        <w:rPr>
          <w:rFonts w:ascii="Times New Roman" w:eastAsia="微软雅黑" w:hAnsi="Times New Roman" w:cs="Times New Roman"/>
          <w:sz w:val="22"/>
          <w:szCs w:val="22"/>
        </w:rPr>
        <w:t>。</w:t>
      </w:r>
    </w:p>
    <w:p w14:paraId="60A117A1" w14:textId="77777777" w:rsidR="007A1387" w:rsidRPr="007A1387" w:rsidRDefault="007A1387" w:rsidP="007A1387">
      <w:pPr>
        <w:numPr>
          <w:ilvl w:val="0"/>
          <w:numId w:val="993"/>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财报后：根据业绩情况再决定是否加仓或减持</w:t>
      </w:r>
      <w:r w:rsidRPr="007A1387">
        <w:rPr>
          <w:rFonts w:ascii="Times New Roman" w:eastAsia="微软雅黑" w:hAnsi="Times New Roman" w:cs="Times New Roman"/>
          <w:sz w:val="22"/>
          <w:szCs w:val="22"/>
        </w:rPr>
        <w:t>。</w:t>
      </w:r>
    </w:p>
    <w:p w14:paraId="1F14666A" w14:textId="77777777" w:rsidR="007A1387" w:rsidRPr="007A1387" w:rsidRDefault="007A1387" w:rsidP="007A1387">
      <w:pPr>
        <w:numPr>
          <w:ilvl w:val="0"/>
          <w:numId w:val="993"/>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长期投资者：回调至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后，可逐步加仓</w:t>
      </w:r>
      <w:r w:rsidRPr="007A1387">
        <w:rPr>
          <w:rFonts w:ascii="Times New Roman" w:eastAsia="微软雅黑" w:hAnsi="Times New Roman" w:cs="Times New Roman"/>
          <w:sz w:val="22"/>
          <w:szCs w:val="22"/>
        </w:rPr>
        <w:t>。</w:t>
      </w:r>
    </w:p>
    <w:p w14:paraId="6CA9ABB3"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C53621A">
          <v:rect id="_x0000_i1105" style="width:0;height:1.5pt" o:hralign="center" o:hrstd="t" o:hr="t" fillcolor="#a0a0a0" stroked="f"/>
        </w:pict>
      </w:r>
    </w:p>
    <w:p w14:paraId="442CDEE6"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最终结论：谨慎持有，逢低买入</w:t>
      </w:r>
    </w:p>
    <w:p w14:paraId="086FF48D" w14:textId="77777777" w:rsidR="007A1387" w:rsidRPr="007A1387" w:rsidRDefault="007A1387" w:rsidP="007A1387">
      <w:pPr>
        <w:numPr>
          <w:ilvl w:val="0"/>
          <w:numId w:val="99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短期来看，股价可能在财报前后震荡，建议等回调至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再加仓</w:t>
      </w:r>
      <w:r w:rsidRPr="007A1387">
        <w:rPr>
          <w:rFonts w:ascii="Times New Roman" w:eastAsia="微软雅黑" w:hAnsi="Times New Roman" w:cs="Times New Roman"/>
          <w:sz w:val="22"/>
          <w:szCs w:val="22"/>
        </w:rPr>
        <w:t>。</w:t>
      </w:r>
    </w:p>
    <w:p w14:paraId="4A057447" w14:textId="77777777" w:rsidR="007A1387" w:rsidRPr="007A1387" w:rsidRDefault="007A1387" w:rsidP="007A1387">
      <w:pPr>
        <w:numPr>
          <w:ilvl w:val="0"/>
          <w:numId w:val="99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长期来看，</w:t>
      </w:r>
      <w:r w:rsidRPr="007A1387">
        <w:rPr>
          <w:rFonts w:ascii="Times New Roman" w:eastAsia="微软雅黑" w:hAnsi="Times New Roman" w:cs="Times New Roman"/>
          <w:b/>
          <w:bCs/>
          <w:sz w:val="22"/>
          <w:szCs w:val="22"/>
        </w:rPr>
        <w:t xml:space="preserve">AXON AI </w:t>
      </w:r>
      <w:r w:rsidRPr="007A1387">
        <w:rPr>
          <w:rFonts w:ascii="Times New Roman" w:eastAsia="微软雅黑" w:hAnsi="Times New Roman" w:cs="Times New Roman"/>
          <w:b/>
          <w:bCs/>
          <w:sz w:val="22"/>
          <w:szCs w:val="22"/>
        </w:rPr>
        <w:t>业务仍然有较大增长潜力，若</w:t>
      </w:r>
      <w:r w:rsidRPr="007A1387">
        <w:rPr>
          <w:rFonts w:ascii="Times New Roman" w:eastAsia="微软雅黑" w:hAnsi="Times New Roman" w:cs="Times New Roman"/>
          <w:b/>
          <w:bCs/>
          <w:sz w:val="22"/>
          <w:szCs w:val="22"/>
        </w:rPr>
        <w:t xml:space="preserve"> EBITDA </w:t>
      </w:r>
      <w:r w:rsidRPr="007A1387">
        <w:rPr>
          <w:rFonts w:ascii="Times New Roman" w:eastAsia="微软雅黑" w:hAnsi="Times New Roman" w:cs="Times New Roman"/>
          <w:b/>
          <w:bCs/>
          <w:sz w:val="22"/>
          <w:szCs w:val="22"/>
        </w:rPr>
        <w:t>保持</w:t>
      </w:r>
      <w:r w:rsidRPr="007A1387">
        <w:rPr>
          <w:rFonts w:ascii="Times New Roman" w:eastAsia="微软雅黑" w:hAnsi="Times New Roman" w:cs="Times New Roman"/>
          <w:b/>
          <w:bCs/>
          <w:sz w:val="22"/>
          <w:szCs w:val="22"/>
        </w:rPr>
        <w:t xml:space="preserve"> 60%+</w:t>
      </w:r>
      <w:r w:rsidRPr="007A1387">
        <w:rPr>
          <w:rFonts w:ascii="Times New Roman" w:eastAsia="微软雅黑" w:hAnsi="Times New Roman" w:cs="Times New Roman"/>
          <w:b/>
          <w:bCs/>
          <w:sz w:val="22"/>
          <w:szCs w:val="22"/>
        </w:rPr>
        <w:t>，股价有望突破</w:t>
      </w:r>
      <w:r w:rsidRPr="007A1387">
        <w:rPr>
          <w:rFonts w:ascii="Times New Roman" w:eastAsia="微软雅黑" w:hAnsi="Times New Roman" w:cs="Times New Roman"/>
          <w:b/>
          <w:bCs/>
          <w:sz w:val="22"/>
          <w:szCs w:val="22"/>
        </w:rPr>
        <w:t xml:space="preserve"> $500</w:t>
      </w:r>
      <w:r w:rsidRPr="007A1387">
        <w:rPr>
          <w:rFonts w:ascii="Times New Roman" w:eastAsia="微软雅黑" w:hAnsi="Times New Roman" w:cs="Times New Roman"/>
          <w:sz w:val="22"/>
          <w:szCs w:val="22"/>
        </w:rPr>
        <w:t>。</w:t>
      </w:r>
    </w:p>
    <w:p w14:paraId="4E4AA454" w14:textId="77777777" w:rsidR="007A1387" w:rsidRPr="007A1387" w:rsidRDefault="007A1387" w:rsidP="007A1387">
      <w:pPr>
        <w:numPr>
          <w:ilvl w:val="0"/>
          <w:numId w:val="99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主要风险在于</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业务增速放缓、市场情绪变化，以及监管政策的不确定性</w:t>
      </w:r>
      <w:r w:rsidRPr="007A1387">
        <w:rPr>
          <w:rFonts w:ascii="Times New Roman" w:eastAsia="微软雅黑" w:hAnsi="Times New Roman" w:cs="Times New Roman"/>
          <w:sz w:val="22"/>
          <w:szCs w:val="22"/>
        </w:rPr>
        <w:t>。</w:t>
      </w:r>
    </w:p>
    <w:p w14:paraId="208F10DF"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整体建议</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 xml:space="preserve"> </w:t>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持有</w:t>
      </w:r>
      <w:r w:rsidRPr="007A1387">
        <w:rPr>
          <w:rFonts w:ascii="Times New Roman" w:eastAsia="微软雅黑" w:hAnsi="Times New Roman" w:cs="Times New Roman"/>
          <w:b/>
          <w:bCs/>
          <w:sz w:val="22"/>
          <w:szCs w:val="22"/>
        </w:rPr>
        <w:t xml:space="preserve"> (Hold)</w:t>
      </w:r>
      <w:r w:rsidRPr="007A1387">
        <w:rPr>
          <w:rFonts w:ascii="Times New Roman" w:eastAsia="微软雅黑" w:hAnsi="Times New Roman" w:cs="Times New Roman"/>
          <w:b/>
          <w:bCs/>
          <w:sz w:val="22"/>
          <w:szCs w:val="22"/>
        </w:rPr>
        <w:t>，但不建议在</w:t>
      </w:r>
      <w:r w:rsidRPr="007A1387">
        <w:rPr>
          <w:rFonts w:ascii="Times New Roman" w:eastAsia="微软雅黑" w:hAnsi="Times New Roman" w:cs="Times New Roman"/>
          <w:b/>
          <w:bCs/>
          <w:sz w:val="22"/>
          <w:szCs w:val="22"/>
        </w:rPr>
        <w:t xml:space="preserve"> $378 </w:t>
      </w:r>
      <w:r w:rsidRPr="007A1387">
        <w:rPr>
          <w:rFonts w:ascii="Times New Roman" w:eastAsia="微软雅黑" w:hAnsi="Times New Roman" w:cs="Times New Roman"/>
          <w:b/>
          <w:bCs/>
          <w:sz w:val="22"/>
          <w:szCs w:val="22"/>
        </w:rPr>
        <w:t>以上盲目追高</w:t>
      </w:r>
      <w:r w:rsidRPr="007A1387">
        <w:rPr>
          <w:rFonts w:ascii="Times New Roman" w:eastAsia="微软雅黑" w:hAnsi="Times New Roman" w:cs="Times New Roman"/>
          <w:sz w:val="22"/>
          <w:szCs w:val="22"/>
        </w:rPr>
        <w:br/>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可逐步买入</w:t>
      </w:r>
      <w:r w:rsidRPr="007A1387">
        <w:rPr>
          <w:rFonts w:ascii="Times New Roman" w:eastAsia="微软雅黑" w:hAnsi="Times New Roman" w:cs="Times New Roman"/>
          <w:sz w:val="22"/>
          <w:szCs w:val="22"/>
        </w:rPr>
        <w:br/>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关注</w:t>
      </w:r>
      <w:r w:rsidRPr="007A1387">
        <w:rPr>
          <w:rFonts w:ascii="Times New Roman" w:eastAsia="微软雅黑" w:hAnsi="Times New Roman" w:cs="Times New Roman"/>
          <w:b/>
          <w:bCs/>
          <w:sz w:val="22"/>
          <w:szCs w:val="22"/>
        </w:rPr>
        <w:t xml:space="preserve"> 2</w:t>
      </w:r>
      <w:r w:rsidRPr="007A1387">
        <w:rPr>
          <w:rFonts w:ascii="Times New Roman" w:eastAsia="微软雅黑" w:hAnsi="Times New Roman" w:cs="Times New Roman"/>
          <w:b/>
          <w:bCs/>
          <w:sz w:val="22"/>
          <w:szCs w:val="22"/>
        </w:rPr>
        <w:t>月</w:t>
      </w:r>
      <w:r w:rsidRPr="007A1387">
        <w:rPr>
          <w:rFonts w:ascii="Times New Roman" w:eastAsia="微软雅黑" w:hAnsi="Times New Roman" w:cs="Times New Roman"/>
          <w:b/>
          <w:bCs/>
          <w:sz w:val="22"/>
          <w:szCs w:val="22"/>
        </w:rPr>
        <w:t>12</w:t>
      </w:r>
      <w:r w:rsidRPr="007A1387">
        <w:rPr>
          <w:rFonts w:ascii="Times New Roman" w:eastAsia="微软雅黑" w:hAnsi="Times New Roman" w:cs="Times New Roman"/>
          <w:b/>
          <w:bCs/>
          <w:sz w:val="22"/>
          <w:szCs w:val="22"/>
        </w:rPr>
        <w:t>日财报数据，再决定下一步策略</w:t>
      </w:r>
    </w:p>
    <w:p w14:paraId="2A088DDC"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 </w:t>
      </w:r>
      <w:r w:rsidRPr="00F110D7">
        <w:rPr>
          <w:rFonts w:ascii="Times New Roman" w:eastAsia="微软雅黑" w:hAnsi="Times New Roman" w:cs="Times New Roman"/>
          <w:b/>
          <w:bCs/>
          <w:sz w:val="22"/>
          <w:szCs w:val="22"/>
        </w:rPr>
        <w:t>风险因素分析</w:t>
      </w:r>
    </w:p>
    <w:p w14:paraId="253709DD" w14:textId="77777777" w:rsidR="00F110D7" w:rsidRPr="00F110D7" w:rsidRDefault="00F110D7" w:rsidP="00F110D7">
      <w:p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尽管</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AppLovin (APP)</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目前的增长势头强劲，但仍存在多项风险因素需要密切关注。这些风险主要分为</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市场风险、业务风险、财务风险和政策风险</w:t>
      </w:r>
      <w:r w:rsidRPr="00F110D7">
        <w:rPr>
          <w:rFonts w:ascii="Times New Roman" w:eastAsia="微软雅黑" w:hAnsi="Times New Roman" w:cs="Times New Roman"/>
          <w:sz w:val="22"/>
          <w:szCs w:val="22"/>
        </w:rPr>
        <w:t>，投资者需谨慎评估。</w:t>
      </w:r>
    </w:p>
    <w:p w14:paraId="4B822E10"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28.1 </w:t>
      </w:r>
      <w:r w:rsidRPr="00F110D7">
        <w:rPr>
          <w:rFonts w:ascii="Times New Roman" w:eastAsia="微软雅黑" w:hAnsi="Times New Roman" w:cs="Times New Roman"/>
          <w:b/>
          <w:bCs/>
          <w:sz w:val="22"/>
          <w:szCs w:val="22"/>
        </w:rPr>
        <w:t>市场风险</w:t>
      </w:r>
    </w:p>
    <w:p w14:paraId="5C2E004A"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整体市场波动性增加</w:t>
      </w:r>
    </w:p>
    <w:p w14:paraId="6BCE06F9" w14:textId="77777777" w:rsidR="00F110D7" w:rsidRPr="00F110D7" w:rsidRDefault="00F110D7" w:rsidP="00F110D7">
      <w:pPr>
        <w:numPr>
          <w:ilvl w:val="0"/>
          <w:numId w:val="995"/>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由于</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美联储加息预期变化、地缘政治风险等宏观因素</w:t>
      </w:r>
      <w:r w:rsidRPr="00F110D7">
        <w:rPr>
          <w:rFonts w:ascii="Times New Roman" w:eastAsia="微软雅黑" w:hAnsi="Times New Roman" w:cs="Times New Roman"/>
          <w:sz w:val="22"/>
          <w:szCs w:val="22"/>
        </w:rPr>
        <w:t>，科技股市场可能出现大幅震荡。</w:t>
      </w:r>
    </w:p>
    <w:p w14:paraId="59EE7478" w14:textId="77777777" w:rsidR="00F110D7" w:rsidRPr="00F110D7" w:rsidRDefault="00F110D7" w:rsidP="00F110D7">
      <w:pPr>
        <w:numPr>
          <w:ilvl w:val="0"/>
          <w:numId w:val="995"/>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纳斯达克指数的整体回调</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可能拖累高增长科技股，包括</w:t>
      </w:r>
      <w:r w:rsidRPr="00F110D7">
        <w:rPr>
          <w:rFonts w:ascii="Times New Roman" w:eastAsia="微软雅黑" w:hAnsi="Times New Roman" w:cs="Times New Roman"/>
          <w:sz w:val="22"/>
          <w:szCs w:val="22"/>
        </w:rPr>
        <w:t xml:space="preserve"> APP</w:t>
      </w:r>
      <w:r w:rsidRPr="00F110D7">
        <w:rPr>
          <w:rFonts w:ascii="Times New Roman" w:eastAsia="微软雅黑" w:hAnsi="Times New Roman" w:cs="Times New Roman"/>
          <w:sz w:val="22"/>
          <w:szCs w:val="22"/>
        </w:rPr>
        <w:t>。</w:t>
      </w:r>
    </w:p>
    <w:p w14:paraId="2BF6FCB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概念的估值回调</w:t>
      </w:r>
    </w:p>
    <w:p w14:paraId="3D4A634E" w14:textId="77777777" w:rsidR="00F110D7" w:rsidRPr="00F110D7" w:rsidRDefault="00F110D7" w:rsidP="00F110D7">
      <w:pPr>
        <w:numPr>
          <w:ilvl w:val="0"/>
          <w:numId w:val="996"/>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lastRenderedPageBreak/>
        <w:t>目前市场对于</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相关公司的估值较高，而</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一旦市场情绪转变或</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业务增速低于预期，可能导致高估值科技股整体回调</w:t>
      </w:r>
      <w:r w:rsidRPr="00F110D7">
        <w:rPr>
          <w:rFonts w:ascii="Times New Roman" w:eastAsia="微软雅黑" w:hAnsi="Times New Roman" w:cs="Times New Roman"/>
          <w:sz w:val="22"/>
          <w:szCs w:val="22"/>
        </w:rPr>
        <w:t>。</w:t>
      </w:r>
    </w:p>
    <w:p w14:paraId="69D08B37" w14:textId="77777777" w:rsidR="00F110D7" w:rsidRPr="00F110D7" w:rsidRDefault="00F110D7" w:rsidP="00F110D7">
      <w:pPr>
        <w:numPr>
          <w:ilvl w:val="0"/>
          <w:numId w:val="996"/>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竞争对手如</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Meta (META)</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b/>
          <w:bCs/>
          <w:sz w:val="22"/>
          <w:szCs w:val="22"/>
        </w:rPr>
        <w:t>Google (GOOGL)</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也在加强</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领域布局，可能影响</w:t>
      </w:r>
      <w:r w:rsidRPr="00F110D7">
        <w:rPr>
          <w:rFonts w:ascii="Times New Roman" w:eastAsia="微软雅黑" w:hAnsi="Times New Roman" w:cs="Times New Roman"/>
          <w:sz w:val="22"/>
          <w:szCs w:val="22"/>
        </w:rPr>
        <w:t xml:space="preserve"> AppLovin </w:t>
      </w:r>
      <w:r w:rsidRPr="00F110D7">
        <w:rPr>
          <w:rFonts w:ascii="Times New Roman" w:eastAsia="微软雅黑" w:hAnsi="Times New Roman" w:cs="Times New Roman"/>
          <w:sz w:val="22"/>
          <w:szCs w:val="22"/>
        </w:rPr>
        <w:t>的市场份额。</w:t>
      </w:r>
    </w:p>
    <w:p w14:paraId="00799BB2"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股市周期性调整</w:t>
      </w:r>
    </w:p>
    <w:p w14:paraId="54569F8E" w14:textId="77777777" w:rsidR="00F110D7" w:rsidRPr="00F110D7" w:rsidRDefault="00F110D7" w:rsidP="00F110D7">
      <w:pPr>
        <w:numPr>
          <w:ilvl w:val="0"/>
          <w:numId w:val="997"/>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从历史数据来看，每当</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科技股进入估值泡沫区域</w:t>
      </w:r>
      <w:r w:rsidRPr="00F110D7">
        <w:rPr>
          <w:rFonts w:ascii="Times New Roman" w:eastAsia="微软雅黑" w:hAnsi="Times New Roman" w:cs="Times New Roman"/>
          <w:sz w:val="22"/>
          <w:szCs w:val="22"/>
        </w:rPr>
        <w:t>，都会经历一轮修正。例如，</w:t>
      </w:r>
      <w:r w:rsidRPr="00F110D7">
        <w:rPr>
          <w:rFonts w:ascii="Times New Roman" w:eastAsia="微软雅黑" w:hAnsi="Times New Roman" w:cs="Times New Roman"/>
          <w:sz w:val="22"/>
          <w:szCs w:val="22"/>
        </w:rPr>
        <w:t xml:space="preserve">2021-2022 </w:t>
      </w:r>
      <w:r w:rsidRPr="00F110D7">
        <w:rPr>
          <w:rFonts w:ascii="Times New Roman" w:eastAsia="微软雅黑" w:hAnsi="Times New Roman" w:cs="Times New Roman"/>
          <w:sz w:val="22"/>
          <w:szCs w:val="22"/>
        </w:rPr>
        <w:t>年的科技股回调导致了</w:t>
      </w:r>
      <w:r w:rsidRPr="00F110D7">
        <w:rPr>
          <w:rFonts w:ascii="Times New Roman" w:eastAsia="微软雅黑" w:hAnsi="Times New Roman" w:cs="Times New Roman"/>
          <w:b/>
          <w:bCs/>
          <w:sz w:val="22"/>
          <w:szCs w:val="22"/>
        </w:rPr>
        <w:t>部分高成长公司的大幅下跌</w:t>
      </w:r>
      <w:r w:rsidRPr="00F110D7">
        <w:rPr>
          <w:rFonts w:ascii="Times New Roman" w:eastAsia="微软雅黑" w:hAnsi="Times New Roman" w:cs="Times New Roman"/>
          <w:sz w:val="22"/>
          <w:szCs w:val="22"/>
        </w:rPr>
        <w:t>。</w:t>
      </w:r>
    </w:p>
    <w:p w14:paraId="1A33E4A7" w14:textId="77777777" w:rsidR="00F110D7" w:rsidRPr="00F110D7" w:rsidRDefault="00F110D7" w:rsidP="00F110D7">
      <w:pPr>
        <w:numPr>
          <w:ilvl w:val="0"/>
          <w:numId w:val="997"/>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如果经济数据恶化或利率高企，市场可能大幅调整，拖累</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估值。</w:t>
      </w:r>
    </w:p>
    <w:p w14:paraId="53D7A658"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避免在市场整体高点追高，可以等待回调至合理区间。</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纳斯达克指数</w:t>
      </w:r>
      <w:r w:rsidRPr="00F110D7">
        <w:rPr>
          <w:rFonts w:ascii="Times New Roman" w:eastAsia="微软雅黑" w:hAnsi="Times New Roman" w:cs="Times New Roman"/>
          <w:b/>
          <w:bCs/>
          <w:sz w:val="22"/>
          <w:szCs w:val="22"/>
        </w:rPr>
        <w:t xml:space="preserve"> (QQQ) </w:t>
      </w:r>
      <w:r w:rsidRPr="00F110D7">
        <w:rPr>
          <w:rFonts w:ascii="Times New Roman" w:eastAsia="微软雅黑" w:hAnsi="Times New Roman" w:cs="Times New Roman"/>
          <w:b/>
          <w:bCs/>
          <w:sz w:val="22"/>
          <w:szCs w:val="22"/>
        </w:rPr>
        <w:t>和</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概念股的整体走势</w:t>
      </w:r>
      <w:r w:rsidRPr="00F110D7">
        <w:rPr>
          <w:rFonts w:ascii="Times New Roman" w:eastAsia="微软雅黑" w:hAnsi="Times New Roman" w:cs="Times New Roman"/>
          <w:sz w:val="22"/>
          <w:szCs w:val="22"/>
        </w:rPr>
        <w:t>，判断行业情绪是否仍然积极。</w:t>
      </w:r>
    </w:p>
    <w:p w14:paraId="13156958"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36584C">
          <v:rect id="_x0000_i1106" style="width:0;height:1.5pt" o:hralign="center" o:hrstd="t" o:hr="t" fillcolor="#a0a0a0" stroked="f"/>
        </w:pict>
      </w:r>
    </w:p>
    <w:p w14:paraId="3777139C"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28.2 </w:t>
      </w:r>
      <w:r w:rsidRPr="00F110D7">
        <w:rPr>
          <w:rFonts w:ascii="Times New Roman" w:eastAsia="微软雅黑" w:hAnsi="Times New Roman" w:cs="Times New Roman"/>
          <w:b/>
          <w:bCs/>
          <w:sz w:val="22"/>
          <w:szCs w:val="22"/>
        </w:rPr>
        <w:t>业务风险</w:t>
      </w:r>
    </w:p>
    <w:p w14:paraId="6E381BD0"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AppLovin </w:t>
      </w:r>
      <w:r w:rsidRPr="00F110D7">
        <w:rPr>
          <w:rFonts w:ascii="Times New Roman" w:eastAsia="微软雅黑" w:hAnsi="Times New Roman" w:cs="Times New Roman"/>
          <w:b/>
          <w:bCs/>
          <w:sz w:val="22"/>
          <w:szCs w:val="22"/>
        </w:rPr>
        <w:t>业务高度依赖</w:t>
      </w:r>
      <w:r w:rsidRPr="00F110D7">
        <w:rPr>
          <w:rFonts w:ascii="Times New Roman" w:eastAsia="微软雅黑" w:hAnsi="Times New Roman" w:cs="Times New Roman"/>
          <w:b/>
          <w:bCs/>
          <w:sz w:val="22"/>
          <w:szCs w:val="22"/>
        </w:rPr>
        <w:t xml:space="preserve"> AXON AI</w:t>
      </w:r>
    </w:p>
    <w:p w14:paraId="798FFA16" w14:textId="77777777" w:rsidR="00F110D7" w:rsidRPr="00F110D7" w:rsidRDefault="00F110D7" w:rsidP="00F110D7">
      <w:pPr>
        <w:numPr>
          <w:ilvl w:val="0"/>
          <w:numId w:val="99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的市场成功是股价上涨的主要驱动力</w:t>
      </w:r>
      <w:r w:rsidRPr="00F110D7">
        <w:rPr>
          <w:rFonts w:ascii="Times New Roman" w:eastAsia="微软雅黑" w:hAnsi="Times New Roman" w:cs="Times New Roman"/>
          <w:sz w:val="22"/>
          <w:szCs w:val="22"/>
        </w:rPr>
        <w:t>，但如果：</w:t>
      </w:r>
      <w:r w:rsidRPr="00F110D7">
        <w:rPr>
          <w:rFonts w:ascii="Times New Roman" w:eastAsia="微软雅黑" w:hAnsi="Times New Roman" w:cs="Times New Roman"/>
          <w:sz w:val="22"/>
          <w:szCs w:val="22"/>
        </w:rPr>
        <w:t xml:space="preserve"> </w:t>
      </w:r>
    </w:p>
    <w:p w14:paraId="237A2431" w14:textId="77777777" w:rsidR="00F110D7" w:rsidRPr="00F110D7" w:rsidRDefault="00F110D7" w:rsidP="00F110D7">
      <w:pPr>
        <w:numPr>
          <w:ilvl w:val="1"/>
          <w:numId w:val="99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竞争对手推出更先进的</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解决方案</w:t>
      </w:r>
    </w:p>
    <w:p w14:paraId="1FCB2B91" w14:textId="77777777" w:rsidR="00F110D7" w:rsidRPr="00F110D7" w:rsidRDefault="00F110D7" w:rsidP="00F110D7">
      <w:pPr>
        <w:numPr>
          <w:ilvl w:val="1"/>
          <w:numId w:val="99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业务增长低于市场预期</w:t>
      </w:r>
    </w:p>
    <w:p w14:paraId="50532341" w14:textId="77777777" w:rsidR="00F110D7" w:rsidRPr="00F110D7" w:rsidRDefault="00F110D7" w:rsidP="00F110D7">
      <w:pPr>
        <w:numPr>
          <w:ilvl w:val="1"/>
          <w:numId w:val="99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客户对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广告投放的</w:t>
      </w:r>
      <w:r w:rsidRPr="00F110D7">
        <w:rPr>
          <w:rFonts w:ascii="Times New Roman" w:eastAsia="微软雅黑" w:hAnsi="Times New Roman" w:cs="Times New Roman"/>
          <w:b/>
          <w:bCs/>
          <w:sz w:val="22"/>
          <w:szCs w:val="22"/>
        </w:rPr>
        <w:t xml:space="preserve"> ROI </w:t>
      </w:r>
      <w:r w:rsidRPr="00F110D7">
        <w:rPr>
          <w:rFonts w:ascii="Times New Roman" w:eastAsia="微软雅黑" w:hAnsi="Times New Roman" w:cs="Times New Roman"/>
          <w:b/>
          <w:bCs/>
          <w:sz w:val="22"/>
          <w:szCs w:val="22"/>
        </w:rPr>
        <w:t>不如预期</w:t>
      </w:r>
    </w:p>
    <w:p w14:paraId="207C5CB1" w14:textId="77777777" w:rsidR="00F110D7" w:rsidRPr="00F110D7" w:rsidRDefault="00F110D7" w:rsidP="00F110D7">
      <w:pPr>
        <w:numPr>
          <w:ilvl w:val="1"/>
          <w:numId w:val="99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数据隐私政策影响</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业务的运作</w:t>
      </w:r>
      <w:r w:rsidRPr="00F110D7">
        <w:rPr>
          <w:rFonts w:ascii="Times New Roman" w:eastAsia="微软雅黑" w:hAnsi="Times New Roman" w:cs="Times New Roman"/>
          <w:sz w:val="22"/>
          <w:szCs w:val="22"/>
        </w:rPr>
        <w:br/>
      </w:r>
      <w:r w:rsidRPr="00F110D7">
        <w:rPr>
          <w:rFonts w:ascii="Times New Roman" w:eastAsia="微软雅黑" w:hAnsi="Times New Roman" w:cs="Times New Roman"/>
          <w:sz w:val="22"/>
          <w:szCs w:val="22"/>
        </w:rPr>
        <w:t>可能会导致市场情绪逆转，进而影响股价。</w:t>
      </w:r>
    </w:p>
    <w:p w14:paraId="5DFCB13D"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游戏业务增长停滞</w:t>
      </w:r>
    </w:p>
    <w:p w14:paraId="4228612E" w14:textId="77777777" w:rsidR="00F110D7" w:rsidRPr="00F110D7" w:rsidRDefault="00F110D7" w:rsidP="00F110D7">
      <w:pPr>
        <w:numPr>
          <w:ilvl w:val="0"/>
          <w:numId w:val="999"/>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 </w:t>
      </w:r>
      <w:r w:rsidRPr="00F110D7">
        <w:rPr>
          <w:rFonts w:ascii="Times New Roman" w:eastAsia="微软雅黑" w:hAnsi="Times New Roman" w:cs="Times New Roman"/>
          <w:b/>
          <w:bCs/>
          <w:sz w:val="22"/>
          <w:szCs w:val="22"/>
        </w:rPr>
        <w:t>的主要收入来源仍然是广告业务，而游戏业务增长放缓（仅</w:t>
      </w:r>
      <w:r w:rsidRPr="00F110D7">
        <w:rPr>
          <w:rFonts w:ascii="Times New Roman" w:eastAsia="微软雅黑" w:hAnsi="Times New Roman" w:cs="Times New Roman"/>
          <w:b/>
          <w:bCs/>
          <w:sz w:val="22"/>
          <w:szCs w:val="22"/>
        </w:rPr>
        <w:t>+0.9% YoY</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sz w:val="22"/>
          <w:szCs w:val="22"/>
        </w:rPr>
        <w:t>，如果无法实现突破，可能影响整体收入增长预期。</w:t>
      </w:r>
    </w:p>
    <w:p w14:paraId="2224EA65" w14:textId="77777777" w:rsidR="00F110D7" w:rsidRPr="00F110D7" w:rsidRDefault="00F110D7" w:rsidP="00F110D7">
      <w:pPr>
        <w:numPr>
          <w:ilvl w:val="0"/>
          <w:numId w:val="99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lastRenderedPageBreak/>
        <w:t>如果未来广告行业进入低迷期</w:t>
      </w:r>
      <w:r w:rsidRPr="00F110D7">
        <w:rPr>
          <w:rFonts w:ascii="Times New Roman" w:eastAsia="微软雅黑" w:hAnsi="Times New Roman" w:cs="Times New Roman"/>
          <w:sz w:val="22"/>
          <w:szCs w:val="22"/>
        </w:rPr>
        <w:t>（如</w:t>
      </w:r>
      <w:r w:rsidRPr="00F110D7">
        <w:rPr>
          <w:rFonts w:ascii="Times New Roman" w:eastAsia="微软雅黑" w:hAnsi="Times New Roman" w:cs="Times New Roman"/>
          <w:sz w:val="22"/>
          <w:szCs w:val="22"/>
        </w:rPr>
        <w:t xml:space="preserve"> 2022 </w:t>
      </w:r>
      <w:r w:rsidRPr="00F110D7">
        <w:rPr>
          <w:rFonts w:ascii="Times New Roman" w:eastAsia="微软雅黑" w:hAnsi="Times New Roman" w:cs="Times New Roman"/>
          <w:sz w:val="22"/>
          <w:szCs w:val="22"/>
        </w:rPr>
        <w:t>年</w:t>
      </w:r>
      <w:r w:rsidRPr="00F110D7">
        <w:rPr>
          <w:rFonts w:ascii="Times New Roman" w:eastAsia="微软雅黑" w:hAnsi="Times New Roman" w:cs="Times New Roman"/>
          <w:sz w:val="22"/>
          <w:szCs w:val="22"/>
        </w:rPr>
        <w:t xml:space="preserve"> Meta </w:t>
      </w:r>
      <w:r w:rsidRPr="00F110D7">
        <w:rPr>
          <w:rFonts w:ascii="Times New Roman" w:eastAsia="微软雅黑" w:hAnsi="Times New Roman" w:cs="Times New Roman"/>
          <w:sz w:val="22"/>
          <w:szCs w:val="22"/>
        </w:rPr>
        <w:t>的广告业务下滑），也可能对</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产生负面影响。</w:t>
      </w:r>
    </w:p>
    <w:p w14:paraId="7D40DF82"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Q4 </w:t>
      </w:r>
      <w:r w:rsidRPr="00F110D7">
        <w:rPr>
          <w:rFonts w:ascii="Times New Roman" w:eastAsia="微软雅黑" w:hAnsi="Times New Roman" w:cs="Times New Roman"/>
          <w:sz w:val="22"/>
          <w:szCs w:val="22"/>
        </w:rPr>
        <w:t>财报中的</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业务增速</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是否持续强劲。</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若游戏业务恢复增长，则</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的多元化收入结构将更加稳固。</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避免在市场对</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业务过度乐观时追高，谨慎控制仓位。</w:t>
      </w:r>
    </w:p>
    <w:p w14:paraId="3CCB6E9F"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E622B7">
          <v:rect id="_x0000_i1107" style="width:0;height:1.5pt" o:hralign="center" o:hrstd="t" o:hr="t" fillcolor="#a0a0a0" stroked="f"/>
        </w:pict>
      </w:r>
    </w:p>
    <w:p w14:paraId="635F8EEB"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28.3 </w:t>
      </w:r>
      <w:r w:rsidRPr="00F110D7">
        <w:rPr>
          <w:rFonts w:ascii="Times New Roman" w:eastAsia="微软雅黑" w:hAnsi="Times New Roman" w:cs="Times New Roman"/>
          <w:b/>
          <w:bCs/>
          <w:sz w:val="22"/>
          <w:szCs w:val="22"/>
        </w:rPr>
        <w:t>财务风险</w:t>
      </w:r>
    </w:p>
    <w:p w14:paraId="63FAC04F"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EBITDA </w:t>
      </w:r>
      <w:r w:rsidRPr="00F110D7">
        <w:rPr>
          <w:rFonts w:ascii="Times New Roman" w:eastAsia="微软雅黑" w:hAnsi="Times New Roman" w:cs="Times New Roman"/>
          <w:b/>
          <w:bCs/>
          <w:sz w:val="22"/>
          <w:szCs w:val="22"/>
        </w:rPr>
        <w:t>可能已经见顶</w:t>
      </w:r>
    </w:p>
    <w:p w14:paraId="25B088F7" w14:textId="77777777" w:rsidR="00F110D7" w:rsidRPr="00F110D7" w:rsidRDefault="00F110D7" w:rsidP="00F110D7">
      <w:pPr>
        <w:numPr>
          <w:ilvl w:val="0"/>
          <w:numId w:val="1000"/>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AppLovin </w:t>
      </w:r>
      <w:r w:rsidRPr="00F110D7">
        <w:rPr>
          <w:rFonts w:ascii="Times New Roman" w:eastAsia="微软雅黑" w:hAnsi="Times New Roman" w:cs="Times New Roman"/>
          <w:b/>
          <w:bCs/>
          <w:sz w:val="22"/>
          <w:szCs w:val="22"/>
        </w:rPr>
        <w:t>的</w:t>
      </w:r>
      <w:r w:rsidRPr="00F110D7">
        <w:rPr>
          <w:rFonts w:ascii="Times New Roman" w:eastAsia="微软雅黑" w:hAnsi="Times New Roman" w:cs="Times New Roman"/>
          <w:b/>
          <w:bCs/>
          <w:sz w:val="22"/>
          <w:szCs w:val="22"/>
        </w:rPr>
        <w:t xml:space="preserve"> EBITDA </w:t>
      </w:r>
      <w:r w:rsidRPr="00F110D7">
        <w:rPr>
          <w:rFonts w:ascii="Times New Roman" w:eastAsia="微软雅黑" w:hAnsi="Times New Roman" w:cs="Times New Roman"/>
          <w:b/>
          <w:bCs/>
          <w:sz w:val="22"/>
          <w:szCs w:val="22"/>
        </w:rPr>
        <w:t>利润率已达到</w:t>
      </w:r>
      <w:r w:rsidRPr="00F110D7">
        <w:rPr>
          <w:rFonts w:ascii="Times New Roman" w:eastAsia="微软雅黑" w:hAnsi="Times New Roman" w:cs="Times New Roman"/>
          <w:b/>
          <w:bCs/>
          <w:sz w:val="22"/>
          <w:szCs w:val="22"/>
        </w:rPr>
        <w:t xml:space="preserve"> 60% </w:t>
      </w:r>
      <w:r w:rsidRPr="00F110D7">
        <w:rPr>
          <w:rFonts w:ascii="Times New Roman" w:eastAsia="微软雅黑" w:hAnsi="Times New Roman" w:cs="Times New Roman"/>
          <w:b/>
          <w:bCs/>
          <w:sz w:val="22"/>
          <w:szCs w:val="22"/>
        </w:rPr>
        <w:t>以上</w:t>
      </w:r>
      <w:r w:rsidRPr="00F110D7">
        <w:rPr>
          <w:rFonts w:ascii="Times New Roman" w:eastAsia="微软雅黑" w:hAnsi="Times New Roman" w:cs="Times New Roman"/>
          <w:sz w:val="22"/>
          <w:szCs w:val="22"/>
        </w:rPr>
        <w:t>，管理层也承认</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利润率的提升空间有限</w:t>
      </w:r>
      <w:r w:rsidRPr="00F110D7">
        <w:rPr>
          <w:rFonts w:ascii="Times New Roman" w:eastAsia="微软雅黑" w:hAnsi="Times New Roman" w:cs="Times New Roman"/>
          <w:sz w:val="22"/>
          <w:szCs w:val="22"/>
        </w:rPr>
        <w:t>。</w:t>
      </w:r>
    </w:p>
    <w:p w14:paraId="008345A6" w14:textId="77777777" w:rsidR="00F110D7" w:rsidRPr="00F110D7" w:rsidRDefault="00F110D7" w:rsidP="00F110D7">
      <w:pPr>
        <w:numPr>
          <w:ilvl w:val="0"/>
          <w:numId w:val="1000"/>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如果未来运营成本增加，或者</w:t>
      </w:r>
      <w:r w:rsidRPr="00F110D7">
        <w:rPr>
          <w:rFonts w:ascii="Times New Roman" w:eastAsia="微软雅黑" w:hAnsi="Times New Roman" w:cs="Times New Roman"/>
          <w:b/>
          <w:bCs/>
          <w:sz w:val="22"/>
          <w:szCs w:val="22"/>
        </w:rPr>
        <w:t>增长放缓导致利润率下降</w:t>
      </w:r>
      <w:r w:rsidRPr="00F110D7">
        <w:rPr>
          <w:rFonts w:ascii="Times New Roman" w:eastAsia="微软雅黑" w:hAnsi="Times New Roman" w:cs="Times New Roman"/>
          <w:sz w:val="22"/>
          <w:szCs w:val="22"/>
        </w:rPr>
        <w:t>，股价可能承压。</w:t>
      </w:r>
    </w:p>
    <w:p w14:paraId="4713A395"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自由现金流增长放缓</w:t>
      </w:r>
    </w:p>
    <w:p w14:paraId="57776066" w14:textId="77777777" w:rsidR="00F110D7" w:rsidRPr="00F110D7" w:rsidRDefault="00F110D7" w:rsidP="00F110D7">
      <w:pPr>
        <w:numPr>
          <w:ilvl w:val="0"/>
          <w:numId w:val="1001"/>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尽管</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Q3 </w:t>
      </w:r>
      <w:r w:rsidRPr="00F110D7">
        <w:rPr>
          <w:rFonts w:ascii="Times New Roman" w:eastAsia="微软雅黑" w:hAnsi="Times New Roman" w:cs="Times New Roman"/>
          <w:b/>
          <w:bCs/>
          <w:sz w:val="22"/>
          <w:szCs w:val="22"/>
        </w:rPr>
        <w:t>自由现金流增长</w:t>
      </w:r>
      <w:r w:rsidRPr="00F110D7">
        <w:rPr>
          <w:rFonts w:ascii="Times New Roman" w:eastAsia="微软雅黑" w:hAnsi="Times New Roman" w:cs="Times New Roman"/>
          <w:b/>
          <w:bCs/>
          <w:sz w:val="22"/>
          <w:szCs w:val="22"/>
        </w:rPr>
        <w:t xml:space="preserve"> 182% YoY</w:t>
      </w:r>
      <w:r w:rsidRPr="00F110D7">
        <w:rPr>
          <w:rFonts w:ascii="Times New Roman" w:eastAsia="微软雅黑" w:hAnsi="Times New Roman" w:cs="Times New Roman"/>
          <w:sz w:val="22"/>
          <w:szCs w:val="22"/>
        </w:rPr>
        <w:t>，但</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如果未来几个季度现金流增速下降，市场可能重新评估其估值</w:t>
      </w:r>
      <w:r w:rsidRPr="00F110D7">
        <w:rPr>
          <w:rFonts w:ascii="Times New Roman" w:eastAsia="微软雅黑" w:hAnsi="Times New Roman" w:cs="Times New Roman"/>
          <w:sz w:val="22"/>
          <w:szCs w:val="22"/>
        </w:rPr>
        <w:t>。</w:t>
      </w:r>
    </w:p>
    <w:p w14:paraId="19BA031F" w14:textId="77777777" w:rsidR="00F110D7" w:rsidRPr="00F110D7" w:rsidRDefault="00F110D7" w:rsidP="00F110D7">
      <w:pPr>
        <w:numPr>
          <w:ilvl w:val="0"/>
          <w:numId w:val="100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高股价的正当性依赖于高增长率，一旦增速放缓，可能引发市场调整。</w:t>
      </w:r>
    </w:p>
    <w:p w14:paraId="10167C7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Q4 </w:t>
      </w:r>
      <w:r w:rsidRPr="00F110D7">
        <w:rPr>
          <w:rFonts w:ascii="Times New Roman" w:eastAsia="微软雅黑" w:hAnsi="Times New Roman" w:cs="Times New Roman"/>
          <w:b/>
          <w:bCs/>
          <w:sz w:val="22"/>
          <w:szCs w:val="22"/>
        </w:rPr>
        <w:t>财报的自由现金流情况</w:t>
      </w:r>
      <w:r w:rsidRPr="00F110D7">
        <w:rPr>
          <w:rFonts w:ascii="Times New Roman" w:eastAsia="微软雅黑" w:hAnsi="Times New Roman" w:cs="Times New Roman"/>
          <w:sz w:val="22"/>
          <w:szCs w:val="22"/>
        </w:rPr>
        <w:t>，如果现金流增速下降，可能是股价调整的信号。</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观察未来几个季度的利润率是否仍然维持高位，如果下降，可能是股价调整的前兆。</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长期投资者应保持灵活性，不要在高位过度加仓</w:t>
      </w:r>
      <w:r w:rsidRPr="00F110D7">
        <w:rPr>
          <w:rFonts w:ascii="Times New Roman" w:eastAsia="微软雅黑" w:hAnsi="Times New Roman" w:cs="Times New Roman"/>
          <w:sz w:val="22"/>
          <w:szCs w:val="22"/>
        </w:rPr>
        <w:t>。</w:t>
      </w:r>
    </w:p>
    <w:p w14:paraId="49B22159"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CCEAEC8">
          <v:rect id="_x0000_i1108" style="width:0;height:1.5pt" o:hralign="center" o:hrstd="t" o:hr="t" fillcolor="#a0a0a0" stroked="f"/>
        </w:pict>
      </w:r>
    </w:p>
    <w:p w14:paraId="51B622AE"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28.4 </w:t>
      </w:r>
      <w:r w:rsidRPr="00F110D7">
        <w:rPr>
          <w:rFonts w:ascii="Times New Roman" w:eastAsia="微软雅黑" w:hAnsi="Times New Roman" w:cs="Times New Roman"/>
          <w:b/>
          <w:bCs/>
          <w:sz w:val="22"/>
          <w:szCs w:val="22"/>
        </w:rPr>
        <w:t>政策与监管风险</w:t>
      </w:r>
    </w:p>
    <w:p w14:paraId="535D54C3"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监管风险加剧</w:t>
      </w:r>
    </w:p>
    <w:p w14:paraId="3E8997BA" w14:textId="77777777" w:rsidR="00F110D7" w:rsidRPr="00F110D7" w:rsidRDefault="00F110D7" w:rsidP="00F110D7">
      <w:pPr>
        <w:numPr>
          <w:ilvl w:val="0"/>
          <w:numId w:val="1002"/>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全球各国正在加强对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和数据隐私的监管</w:t>
      </w:r>
      <w:r w:rsidRPr="00F110D7">
        <w:rPr>
          <w:rFonts w:ascii="Times New Roman" w:eastAsia="微软雅黑" w:hAnsi="Times New Roman" w:cs="Times New Roman"/>
          <w:sz w:val="22"/>
          <w:szCs w:val="22"/>
        </w:rPr>
        <w:t>，如果美国或欧洲出台更严格的</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监管政策，可能对</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业务的增长带来不确定性</w:t>
      </w:r>
      <w:r w:rsidRPr="00F110D7">
        <w:rPr>
          <w:rFonts w:ascii="Times New Roman" w:eastAsia="微软雅黑" w:hAnsi="Times New Roman" w:cs="Times New Roman"/>
          <w:sz w:val="22"/>
          <w:szCs w:val="22"/>
        </w:rPr>
        <w:t>。</w:t>
      </w:r>
    </w:p>
    <w:p w14:paraId="3F8EA113" w14:textId="77777777" w:rsidR="00F110D7" w:rsidRPr="00F110D7" w:rsidRDefault="00F110D7" w:rsidP="00F110D7">
      <w:pPr>
        <w:numPr>
          <w:ilvl w:val="0"/>
          <w:numId w:val="1002"/>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lastRenderedPageBreak/>
        <w:t>加州隐私法</w:t>
      </w:r>
      <w:r w:rsidRPr="00F110D7">
        <w:rPr>
          <w:rFonts w:ascii="Times New Roman" w:eastAsia="微软雅黑" w:hAnsi="Times New Roman" w:cs="Times New Roman"/>
          <w:b/>
          <w:bCs/>
          <w:sz w:val="22"/>
          <w:szCs w:val="22"/>
        </w:rPr>
        <w:t xml:space="preserve"> (CCPA) </w:t>
      </w:r>
      <w:r w:rsidRPr="00F110D7">
        <w:rPr>
          <w:rFonts w:ascii="Times New Roman" w:eastAsia="微软雅黑" w:hAnsi="Times New Roman" w:cs="Times New Roman"/>
          <w:b/>
          <w:bCs/>
          <w:sz w:val="22"/>
          <w:szCs w:val="22"/>
        </w:rPr>
        <w:t>和欧洲</w:t>
      </w:r>
      <w:r w:rsidRPr="00F110D7">
        <w:rPr>
          <w:rFonts w:ascii="Times New Roman" w:eastAsia="微软雅黑" w:hAnsi="Times New Roman" w:cs="Times New Roman"/>
          <w:b/>
          <w:bCs/>
          <w:sz w:val="22"/>
          <w:szCs w:val="22"/>
        </w:rPr>
        <w:t xml:space="preserve"> GDPR </w:t>
      </w:r>
      <w:r w:rsidRPr="00F110D7">
        <w:rPr>
          <w:rFonts w:ascii="Times New Roman" w:eastAsia="微软雅黑" w:hAnsi="Times New Roman" w:cs="Times New Roman"/>
          <w:b/>
          <w:bCs/>
          <w:sz w:val="22"/>
          <w:szCs w:val="22"/>
        </w:rPr>
        <w:t>法规</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可能限制</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业务对用户数据的使用，影响广告投放的精准度。</w:t>
      </w:r>
    </w:p>
    <w:p w14:paraId="5DC61BF5"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反垄断与竞争环境</w:t>
      </w:r>
    </w:p>
    <w:p w14:paraId="142B7FD7" w14:textId="77777777" w:rsidR="00F110D7" w:rsidRPr="00F110D7" w:rsidRDefault="00F110D7" w:rsidP="00F110D7">
      <w:pPr>
        <w:numPr>
          <w:ilvl w:val="0"/>
          <w:numId w:val="1003"/>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美国政府对大型科技公司的反垄断调查</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持续进行，如果</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监管机构加强对</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及其主要竞争对手（如</w:t>
      </w:r>
      <w:r w:rsidRPr="00F110D7">
        <w:rPr>
          <w:rFonts w:ascii="Times New Roman" w:eastAsia="微软雅黑" w:hAnsi="Times New Roman" w:cs="Times New Roman"/>
          <w:b/>
          <w:bCs/>
          <w:sz w:val="22"/>
          <w:szCs w:val="22"/>
        </w:rPr>
        <w:t xml:space="preserve"> Meta</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b/>
          <w:bCs/>
          <w:sz w:val="22"/>
          <w:szCs w:val="22"/>
        </w:rPr>
        <w:t>Google</w:t>
      </w:r>
      <w:r w:rsidRPr="00F110D7">
        <w:rPr>
          <w:rFonts w:ascii="Times New Roman" w:eastAsia="微软雅黑" w:hAnsi="Times New Roman" w:cs="Times New Roman"/>
          <w:b/>
          <w:bCs/>
          <w:sz w:val="22"/>
          <w:szCs w:val="22"/>
        </w:rPr>
        <w:t>）的监管，可能会影响其商业模式</w:t>
      </w:r>
      <w:r w:rsidRPr="00F110D7">
        <w:rPr>
          <w:rFonts w:ascii="Times New Roman" w:eastAsia="微软雅黑" w:hAnsi="Times New Roman" w:cs="Times New Roman"/>
          <w:sz w:val="22"/>
          <w:szCs w:val="22"/>
        </w:rPr>
        <w:t>。</w:t>
      </w:r>
    </w:p>
    <w:p w14:paraId="63D41BEB" w14:textId="77777777" w:rsidR="00F110D7" w:rsidRPr="00F110D7" w:rsidRDefault="00F110D7" w:rsidP="00F110D7">
      <w:pPr>
        <w:numPr>
          <w:ilvl w:val="0"/>
          <w:numId w:val="100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苹果</w:t>
      </w:r>
      <w:r w:rsidRPr="00F110D7">
        <w:rPr>
          <w:rFonts w:ascii="Times New Roman" w:eastAsia="微软雅黑" w:hAnsi="Times New Roman" w:cs="Times New Roman"/>
          <w:b/>
          <w:bCs/>
          <w:sz w:val="22"/>
          <w:szCs w:val="22"/>
        </w:rPr>
        <w:t xml:space="preserve"> (AAPL) </w:t>
      </w:r>
      <w:r w:rsidRPr="00F110D7">
        <w:rPr>
          <w:rFonts w:ascii="Times New Roman" w:eastAsia="微软雅黑" w:hAnsi="Times New Roman" w:cs="Times New Roman"/>
          <w:b/>
          <w:bCs/>
          <w:sz w:val="22"/>
          <w:szCs w:val="22"/>
        </w:rPr>
        <w:t>和</w:t>
      </w:r>
      <w:r w:rsidRPr="00F110D7">
        <w:rPr>
          <w:rFonts w:ascii="Times New Roman" w:eastAsia="微软雅黑" w:hAnsi="Times New Roman" w:cs="Times New Roman"/>
          <w:b/>
          <w:bCs/>
          <w:sz w:val="22"/>
          <w:szCs w:val="22"/>
        </w:rPr>
        <w:t xml:space="preserve"> Google Play </w:t>
      </w:r>
      <w:r w:rsidRPr="00F110D7">
        <w:rPr>
          <w:rFonts w:ascii="Times New Roman" w:eastAsia="微软雅黑" w:hAnsi="Times New Roman" w:cs="Times New Roman"/>
          <w:b/>
          <w:bCs/>
          <w:sz w:val="22"/>
          <w:szCs w:val="22"/>
        </w:rPr>
        <w:t>商店</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可能调整广告规则，影响</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业务。</w:t>
      </w:r>
    </w:p>
    <w:p w14:paraId="5B3FE4C8"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关注监管趋势，若</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美国或欧盟加强对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业务的限制</w:t>
      </w:r>
      <w:r w:rsidRPr="00F110D7">
        <w:rPr>
          <w:rFonts w:ascii="Times New Roman" w:eastAsia="微软雅黑" w:hAnsi="Times New Roman" w:cs="Times New Roman"/>
          <w:sz w:val="22"/>
          <w:szCs w:val="22"/>
        </w:rPr>
        <w:t>，可能对股价形成压力。</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苹果、谷歌等平台的政策调整</w:t>
      </w:r>
      <w:r w:rsidRPr="00F110D7">
        <w:rPr>
          <w:rFonts w:ascii="Times New Roman" w:eastAsia="微软雅黑" w:hAnsi="Times New Roman" w:cs="Times New Roman"/>
          <w:sz w:val="22"/>
          <w:szCs w:val="22"/>
        </w:rPr>
        <w:t>，如果影响广告业务，可能会影响</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的收入增长。</w:t>
      </w:r>
    </w:p>
    <w:p w14:paraId="3D38A167"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0140280">
          <v:rect id="_x0000_i1109" style="width:0;height:1.5pt" o:hralign="center" o:hrstd="t" o:hr="t" fillcolor="#a0a0a0" stroked="f"/>
        </w:pict>
      </w:r>
    </w:p>
    <w:p w14:paraId="4094B09A"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29. </w:t>
      </w:r>
      <w:r w:rsidRPr="00F110D7">
        <w:rPr>
          <w:rFonts w:ascii="Times New Roman" w:eastAsia="微软雅黑" w:hAnsi="Times New Roman" w:cs="Times New Roman"/>
          <w:b/>
          <w:bCs/>
          <w:sz w:val="22"/>
          <w:szCs w:val="22"/>
        </w:rPr>
        <w:t>竞争分析</w:t>
      </w:r>
    </w:p>
    <w:p w14:paraId="2347E907"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主要竞争对手</w:t>
      </w:r>
    </w:p>
    <w:p w14:paraId="18C3664C" w14:textId="77777777" w:rsidR="00F110D7" w:rsidRPr="00F110D7" w:rsidRDefault="00F110D7" w:rsidP="00F110D7">
      <w:pPr>
        <w:numPr>
          <w:ilvl w:val="0"/>
          <w:numId w:val="1004"/>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Meta (META)</w:t>
      </w:r>
      <w:r w:rsidRPr="00F110D7">
        <w:rPr>
          <w:rFonts w:ascii="Times New Roman" w:eastAsia="微软雅黑" w:hAnsi="Times New Roman" w:cs="Times New Roman"/>
          <w:sz w:val="22"/>
          <w:szCs w:val="22"/>
        </w:rPr>
        <w:t>：全球最大的数字广告公司，广告投放精准度高，竞争压力大。</w:t>
      </w:r>
    </w:p>
    <w:p w14:paraId="1B38204B" w14:textId="77777777" w:rsidR="00F110D7" w:rsidRPr="00F110D7" w:rsidRDefault="00F110D7" w:rsidP="00F110D7">
      <w:pPr>
        <w:numPr>
          <w:ilvl w:val="0"/>
          <w:numId w:val="1004"/>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Google (GOOGL)</w:t>
      </w:r>
      <w:r w:rsidRPr="00F110D7">
        <w:rPr>
          <w:rFonts w:ascii="Times New Roman" w:eastAsia="微软雅黑" w:hAnsi="Times New Roman" w:cs="Times New Roman"/>
          <w:sz w:val="22"/>
          <w:szCs w:val="22"/>
        </w:rPr>
        <w:t>：通过</w:t>
      </w:r>
      <w:r w:rsidRPr="00F110D7">
        <w:rPr>
          <w:rFonts w:ascii="Times New Roman" w:eastAsia="微软雅黑" w:hAnsi="Times New Roman" w:cs="Times New Roman"/>
          <w:sz w:val="22"/>
          <w:szCs w:val="22"/>
        </w:rPr>
        <w:t xml:space="preserve"> Google Ads </w:t>
      </w:r>
      <w:r w:rsidRPr="00F110D7">
        <w:rPr>
          <w:rFonts w:ascii="Times New Roman" w:eastAsia="微软雅黑" w:hAnsi="Times New Roman" w:cs="Times New Roman"/>
          <w:sz w:val="22"/>
          <w:szCs w:val="22"/>
        </w:rPr>
        <w:t>以及</w:t>
      </w:r>
      <w:r w:rsidRPr="00F110D7">
        <w:rPr>
          <w:rFonts w:ascii="Times New Roman" w:eastAsia="微软雅黑" w:hAnsi="Times New Roman" w:cs="Times New Roman"/>
          <w:sz w:val="22"/>
          <w:szCs w:val="22"/>
        </w:rPr>
        <w:t xml:space="preserve"> YouTube </w:t>
      </w:r>
      <w:r w:rsidRPr="00F110D7">
        <w:rPr>
          <w:rFonts w:ascii="Times New Roman" w:eastAsia="微软雅黑" w:hAnsi="Times New Roman" w:cs="Times New Roman"/>
          <w:sz w:val="22"/>
          <w:szCs w:val="22"/>
        </w:rPr>
        <w:t>广告继续主导市场，市场份额稳固。</w:t>
      </w:r>
    </w:p>
    <w:p w14:paraId="533B96F1" w14:textId="77777777" w:rsidR="00F110D7" w:rsidRPr="00F110D7" w:rsidRDefault="00F110D7" w:rsidP="00F110D7">
      <w:pPr>
        <w:numPr>
          <w:ilvl w:val="0"/>
          <w:numId w:val="1004"/>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The Trade Desk (TTD)</w:t>
      </w:r>
      <w:r w:rsidRPr="00F110D7">
        <w:rPr>
          <w:rFonts w:ascii="Times New Roman" w:eastAsia="微软雅黑" w:hAnsi="Times New Roman" w:cs="Times New Roman"/>
          <w:sz w:val="22"/>
          <w:szCs w:val="22"/>
        </w:rPr>
        <w:t>：程序化广告领域的强劲竞争者，与</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在</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领域形成竞争。</w:t>
      </w:r>
    </w:p>
    <w:p w14:paraId="301A7025" w14:textId="77777777" w:rsidR="00F110D7" w:rsidRPr="00F110D7" w:rsidRDefault="00F110D7" w:rsidP="00F110D7">
      <w:pPr>
        <w:numPr>
          <w:ilvl w:val="0"/>
          <w:numId w:val="1004"/>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Unity (U)</w:t>
      </w:r>
      <w:r w:rsidRPr="00F110D7">
        <w:rPr>
          <w:rFonts w:ascii="Times New Roman" w:eastAsia="微软雅黑" w:hAnsi="Times New Roman" w:cs="Times New Roman"/>
          <w:sz w:val="22"/>
          <w:szCs w:val="22"/>
        </w:rPr>
        <w:t>：提供游戏广告变现的解决方案，与</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的广告业务直接竞争。</w:t>
      </w:r>
    </w:p>
    <w:p w14:paraId="014D180F"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竞争优势与劣势</w:t>
      </w:r>
    </w:p>
    <w:tbl>
      <w:tblPr>
        <w:tblStyle w:val="41"/>
        <w:tblW w:w="0" w:type="auto"/>
        <w:tblLook w:val="04A0" w:firstRow="1" w:lastRow="0" w:firstColumn="1" w:lastColumn="0" w:noHBand="0" w:noVBand="1"/>
      </w:tblPr>
      <w:tblGrid>
        <w:gridCol w:w="1092"/>
        <w:gridCol w:w="3580"/>
        <w:gridCol w:w="4678"/>
      </w:tblGrid>
      <w:tr w:rsidR="00F110D7" w:rsidRPr="00F110D7" w14:paraId="37CAD563" w14:textId="77777777" w:rsidTr="00F1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0980C"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竞争因素</w:t>
            </w:r>
          </w:p>
        </w:tc>
        <w:tc>
          <w:tcPr>
            <w:tcW w:w="0" w:type="auto"/>
            <w:hideMark/>
          </w:tcPr>
          <w:p w14:paraId="7CF5B85B" w14:textId="77777777" w:rsidR="00F110D7" w:rsidRPr="00F110D7" w:rsidRDefault="00F110D7" w:rsidP="00F110D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APP </w:t>
            </w:r>
            <w:r w:rsidRPr="00F110D7">
              <w:rPr>
                <w:rFonts w:ascii="Times New Roman" w:eastAsia="微软雅黑" w:hAnsi="Times New Roman" w:cs="Times New Roman"/>
                <w:sz w:val="22"/>
                <w:szCs w:val="22"/>
              </w:rPr>
              <w:t>优势</w:t>
            </w:r>
          </w:p>
        </w:tc>
        <w:tc>
          <w:tcPr>
            <w:tcW w:w="0" w:type="auto"/>
            <w:hideMark/>
          </w:tcPr>
          <w:p w14:paraId="79AE8901" w14:textId="77777777" w:rsidR="00F110D7" w:rsidRPr="00F110D7" w:rsidRDefault="00F110D7" w:rsidP="00F110D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APP </w:t>
            </w:r>
            <w:r w:rsidRPr="00F110D7">
              <w:rPr>
                <w:rFonts w:ascii="Times New Roman" w:eastAsia="微软雅黑" w:hAnsi="Times New Roman" w:cs="Times New Roman"/>
                <w:sz w:val="22"/>
                <w:szCs w:val="22"/>
              </w:rPr>
              <w:t>劣势</w:t>
            </w:r>
          </w:p>
        </w:tc>
      </w:tr>
      <w:tr w:rsidR="00F110D7" w:rsidRPr="00F110D7" w14:paraId="7DBF01CB" w14:textId="77777777" w:rsidTr="00F1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6911B3"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AI </w:t>
            </w:r>
            <w:r w:rsidRPr="00F110D7">
              <w:rPr>
                <w:rFonts w:ascii="Times New Roman" w:eastAsia="微软雅黑" w:hAnsi="Times New Roman" w:cs="Times New Roman"/>
                <w:sz w:val="22"/>
                <w:szCs w:val="22"/>
              </w:rPr>
              <w:t>算法</w:t>
            </w:r>
          </w:p>
        </w:tc>
        <w:tc>
          <w:tcPr>
            <w:tcW w:w="0" w:type="auto"/>
            <w:hideMark/>
          </w:tcPr>
          <w:p w14:paraId="08D8FEF6"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AXON AI </w:t>
            </w:r>
            <w:r w:rsidRPr="00F110D7">
              <w:rPr>
                <w:rFonts w:ascii="Times New Roman" w:eastAsia="微软雅黑" w:hAnsi="Times New Roman" w:cs="Times New Roman"/>
                <w:sz w:val="22"/>
                <w:szCs w:val="22"/>
              </w:rPr>
              <w:t>的精准投放带来更高</w:t>
            </w:r>
            <w:r w:rsidRPr="00F110D7">
              <w:rPr>
                <w:rFonts w:ascii="Times New Roman" w:eastAsia="微软雅黑" w:hAnsi="Times New Roman" w:cs="Times New Roman"/>
                <w:sz w:val="22"/>
                <w:szCs w:val="22"/>
              </w:rPr>
              <w:t xml:space="preserve"> ROI</w:t>
            </w:r>
          </w:p>
        </w:tc>
        <w:tc>
          <w:tcPr>
            <w:tcW w:w="0" w:type="auto"/>
            <w:hideMark/>
          </w:tcPr>
          <w:p w14:paraId="07B9CB75"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竞争对手</w:t>
            </w:r>
            <w:r w:rsidRPr="00F110D7">
              <w:rPr>
                <w:rFonts w:ascii="Times New Roman" w:eastAsia="微软雅黑" w:hAnsi="Times New Roman" w:cs="Times New Roman"/>
                <w:sz w:val="22"/>
                <w:szCs w:val="22"/>
              </w:rPr>
              <w:t xml:space="preserve"> (META, GOOGL) </w:t>
            </w:r>
            <w:r w:rsidRPr="00F110D7">
              <w:rPr>
                <w:rFonts w:ascii="Times New Roman" w:eastAsia="微软雅黑" w:hAnsi="Times New Roman" w:cs="Times New Roman"/>
                <w:sz w:val="22"/>
                <w:szCs w:val="22"/>
              </w:rPr>
              <w:t>也在加强</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广告</w:t>
            </w:r>
          </w:p>
        </w:tc>
      </w:tr>
      <w:tr w:rsidR="00F110D7" w:rsidRPr="00F110D7" w14:paraId="4E8D2B16" w14:textId="77777777" w:rsidTr="00F110D7">
        <w:tc>
          <w:tcPr>
            <w:cnfStyle w:val="001000000000" w:firstRow="0" w:lastRow="0" w:firstColumn="1" w:lastColumn="0" w:oddVBand="0" w:evenVBand="0" w:oddHBand="0" w:evenHBand="0" w:firstRowFirstColumn="0" w:firstRowLastColumn="0" w:lastRowFirstColumn="0" w:lastRowLastColumn="0"/>
            <w:tcW w:w="0" w:type="auto"/>
            <w:hideMark/>
          </w:tcPr>
          <w:p w14:paraId="23B4D517"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利润率</w:t>
            </w:r>
          </w:p>
        </w:tc>
        <w:tc>
          <w:tcPr>
            <w:tcW w:w="0" w:type="auto"/>
            <w:hideMark/>
          </w:tcPr>
          <w:p w14:paraId="6B5F8F12"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EBITDA </w:t>
            </w:r>
            <w:r w:rsidRPr="00F110D7">
              <w:rPr>
                <w:rFonts w:ascii="Times New Roman" w:eastAsia="微软雅黑" w:hAnsi="Times New Roman" w:cs="Times New Roman"/>
                <w:sz w:val="22"/>
                <w:szCs w:val="22"/>
              </w:rPr>
              <w:t>利润率</w:t>
            </w:r>
            <w:r w:rsidRPr="00F110D7">
              <w:rPr>
                <w:rFonts w:ascii="Times New Roman" w:eastAsia="微软雅黑" w:hAnsi="Times New Roman" w:cs="Times New Roman"/>
                <w:sz w:val="22"/>
                <w:szCs w:val="22"/>
              </w:rPr>
              <w:t xml:space="preserve"> 60% </w:t>
            </w:r>
            <w:r w:rsidRPr="00F110D7">
              <w:rPr>
                <w:rFonts w:ascii="Times New Roman" w:eastAsia="微软雅黑" w:hAnsi="Times New Roman" w:cs="Times New Roman"/>
                <w:sz w:val="22"/>
                <w:szCs w:val="22"/>
              </w:rPr>
              <w:t>以上</w:t>
            </w:r>
          </w:p>
        </w:tc>
        <w:tc>
          <w:tcPr>
            <w:tcW w:w="0" w:type="auto"/>
            <w:hideMark/>
          </w:tcPr>
          <w:p w14:paraId="4C009CD3"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盈利能力可能已见顶</w:t>
            </w:r>
          </w:p>
        </w:tc>
      </w:tr>
      <w:tr w:rsidR="00F110D7" w:rsidRPr="00F110D7" w14:paraId="7147D409" w14:textId="77777777" w:rsidTr="00F1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ABC11"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lastRenderedPageBreak/>
              <w:t>增长速度</w:t>
            </w:r>
          </w:p>
        </w:tc>
        <w:tc>
          <w:tcPr>
            <w:tcW w:w="0" w:type="auto"/>
            <w:hideMark/>
          </w:tcPr>
          <w:p w14:paraId="4ECDA02E"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过去</w:t>
            </w:r>
            <w:r w:rsidRPr="00F110D7">
              <w:rPr>
                <w:rFonts w:ascii="Times New Roman" w:eastAsia="微软雅黑" w:hAnsi="Times New Roman" w:cs="Times New Roman"/>
                <w:sz w:val="22"/>
                <w:szCs w:val="22"/>
              </w:rPr>
              <w:t xml:space="preserve"> 12 </w:t>
            </w:r>
            <w:r w:rsidRPr="00F110D7">
              <w:rPr>
                <w:rFonts w:ascii="Times New Roman" w:eastAsia="微软雅黑" w:hAnsi="Times New Roman" w:cs="Times New Roman"/>
                <w:sz w:val="22"/>
                <w:szCs w:val="22"/>
              </w:rPr>
              <w:t>个月增长超</w:t>
            </w:r>
            <w:r w:rsidRPr="00F110D7">
              <w:rPr>
                <w:rFonts w:ascii="Times New Roman" w:eastAsia="微软雅黑" w:hAnsi="Times New Roman" w:cs="Times New Roman"/>
                <w:sz w:val="22"/>
                <w:szCs w:val="22"/>
              </w:rPr>
              <w:t xml:space="preserve"> 38%</w:t>
            </w:r>
          </w:p>
        </w:tc>
        <w:tc>
          <w:tcPr>
            <w:tcW w:w="0" w:type="auto"/>
            <w:hideMark/>
          </w:tcPr>
          <w:p w14:paraId="4186F3E8"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未来增长是否可持续仍存疑</w:t>
            </w:r>
          </w:p>
        </w:tc>
      </w:tr>
      <w:tr w:rsidR="00F110D7" w:rsidRPr="00F110D7" w14:paraId="19E5B988" w14:textId="77777777" w:rsidTr="00F110D7">
        <w:tc>
          <w:tcPr>
            <w:cnfStyle w:val="001000000000" w:firstRow="0" w:lastRow="0" w:firstColumn="1" w:lastColumn="0" w:oddVBand="0" w:evenVBand="0" w:oddHBand="0" w:evenHBand="0" w:firstRowFirstColumn="0" w:firstRowLastColumn="0" w:lastRowFirstColumn="0" w:lastRowLastColumn="0"/>
            <w:tcW w:w="0" w:type="auto"/>
            <w:hideMark/>
          </w:tcPr>
          <w:p w14:paraId="6B9E456B"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市场份额</w:t>
            </w:r>
          </w:p>
        </w:tc>
        <w:tc>
          <w:tcPr>
            <w:tcW w:w="0" w:type="auto"/>
            <w:hideMark/>
          </w:tcPr>
          <w:p w14:paraId="31DA064B"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在移动广告领域有较强影响力</w:t>
            </w:r>
          </w:p>
        </w:tc>
        <w:tc>
          <w:tcPr>
            <w:tcW w:w="0" w:type="auto"/>
            <w:hideMark/>
          </w:tcPr>
          <w:p w14:paraId="14303ECB"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在全行业广告市场仍难以挑战</w:t>
            </w:r>
            <w:r w:rsidRPr="00F110D7">
              <w:rPr>
                <w:rFonts w:ascii="Times New Roman" w:eastAsia="微软雅黑" w:hAnsi="Times New Roman" w:cs="Times New Roman"/>
                <w:sz w:val="22"/>
                <w:szCs w:val="22"/>
              </w:rPr>
              <w:t xml:space="preserve"> Google/Facebook</w:t>
            </w:r>
          </w:p>
        </w:tc>
      </w:tr>
    </w:tbl>
    <w:p w14:paraId="1D0B4A56"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t xml:space="preserve"> </w:t>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在</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领域保持领先，则长期增长可持续</w:t>
      </w:r>
      <w:r w:rsidRPr="00F110D7">
        <w:rPr>
          <w:rFonts w:ascii="Times New Roman" w:eastAsia="微软雅黑" w:hAnsi="Times New Roman" w:cs="Times New Roman"/>
          <w:sz w:val="22"/>
          <w:szCs w:val="22"/>
        </w:rPr>
        <w:t>。</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如果竞争对手推出更强</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广告系统，可能会影响市场预期</w:t>
      </w:r>
      <w:r w:rsidRPr="00F110D7">
        <w:rPr>
          <w:rFonts w:ascii="Times New Roman" w:eastAsia="微软雅黑" w:hAnsi="Times New Roman" w:cs="Times New Roman"/>
          <w:sz w:val="22"/>
          <w:szCs w:val="22"/>
        </w:rPr>
        <w:t>，需关注</w:t>
      </w:r>
      <w:r w:rsidRPr="00F110D7">
        <w:rPr>
          <w:rFonts w:ascii="Times New Roman" w:eastAsia="微软雅黑" w:hAnsi="Times New Roman" w:cs="Times New Roman"/>
          <w:sz w:val="22"/>
          <w:szCs w:val="22"/>
        </w:rPr>
        <w:t xml:space="preserve"> Q4 </w:t>
      </w:r>
      <w:r w:rsidRPr="00F110D7">
        <w:rPr>
          <w:rFonts w:ascii="Times New Roman" w:eastAsia="微软雅黑" w:hAnsi="Times New Roman" w:cs="Times New Roman"/>
          <w:sz w:val="22"/>
          <w:szCs w:val="22"/>
        </w:rPr>
        <w:t>财报是否有</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业务新突破。</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避免在市场极度乐观时追高，保持谨慎态度</w:t>
      </w:r>
      <w:r w:rsidRPr="00F110D7">
        <w:rPr>
          <w:rFonts w:ascii="Times New Roman" w:eastAsia="微软雅黑" w:hAnsi="Times New Roman" w:cs="Times New Roman"/>
          <w:sz w:val="22"/>
          <w:szCs w:val="22"/>
        </w:rPr>
        <w:t>。</w:t>
      </w:r>
    </w:p>
    <w:p w14:paraId="552F73FF"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AB0CC27">
          <v:rect id="_x0000_i1110" style="width:0;height:1.5pt" o:hralign="center" o:hrstd="t" o:hr="t" fillcolor="#a0a0a0" stroked="f"/>
        </w:pict>
      </w:r>
    </w:p>
    <w:p w14:paraId="1881E4AA"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30. </w:t>
      </w:r>
      <w:r w:rsidRPr="00F110D7">
        <w:rPr>
          <w:rFonts w:ascii="Times New Roman" w:eastAsia="微软雅黑" w:hAnsi="Times New Roman" w:cs="Times New Roman"/>
          <w:b/>
          <w:bCs/>
          <w:sz w:val="22"/>
          <w:szCs w:val="22"/>
        </w:rPr>
        <w:t>结论与最终建议</w:t>
      </w:r>
    </w:p>
    <w:p w14:paraId="4A2E1E3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短期策略</w:t>
      </w:r>
      <w:r w:rsidRPr="00F110D7">
        <w:rPr>
          <w:rFonts w:ascii="Times New Roman" w:eastAsia="微软雅黑" w:hAnsi="Times New Roman" w:cs="Times New Roman"/>
          <w:sz w:val="22"/>
          <w:szCs w:val="22"/>
        </w:rPr>
        <w:t>：</w:t>
      </w:r>
    </w:p>
    <w:p w14:paraId="664A9A6B" w14:textId="77777777" w:rsidR="00F110D7" w:rsidRPr="00F110D7" w:rsidRDefault="00F110D7" w:rsidP="00F110D7">
      <w:pPr>
        <w:numPr>
          <w:ilvl w:val="0"/>
          <w:numId w:val="1005"/>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股价进入超买区域，建议等待回调至</w:t>
      </w:r>
      <w:r w:rsidRPr="00F110D7">
        <w:rPr>
          <w:rFonts w:ascii="Times New Roman" w:eastAsia="微软雅黑" w:hAnsi="Times New Roman" w:cs="Times New Roman"/>
          <w:b/>
          <w:bCs/>
          <w:sz w:val="22"/>
          <w:szCs w:val="22"/>
        </w:rPr>
        <w:t xml:space="preserve"> $320-$330 </w:t>
      </w:r>
      <w:r w:rsidRPr="00F110D7">
        <w:rPr>
          <w:rFonts w:ascii="Times New Roman" w:eastAsia="微软雅黑" w:hAnsi="Times New Roman" w:cs="Times New Roman"/>
          <w:b/>
          <w:bCs/>
          <w:sz w:val="22"/>
          <w:szCs w:val="22"/>
        </w:rPr>
        <w:t>再考虑加仓。</w:t>
      </w:r>
    </w:p>
    <w:p w14:paraId="5712E4AB" w14:textId="77777777" w:rsidR="00F110D7" w:rsidRPr="00F110D7" w:rsidRDefault="00F110D7" w:rsidP="00F110D7">
      <w:pPr>
        <w:numPr>
          <w:ilvl w:val="0"/>
          <w:numId w:val="1005"/>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财报前期权波动性较高，适合使用牛市价差策略降低成本</w:t>
      </w:r>
      <w:r w:rsidRPr="00F110D7">
        <w:rPr>
          <w:rFonts w:ascii="Times New Roman" w:eastAsia="微软雅黑" w:hAnsi="Times New Roman" w:cs="Times New Roman"/>
          <w:sz w:val="22"/>
          <w:szCs w:val="22"/>
        </w:rPr>
        <w:t>。</w:t>
      </w:r>
    </w:p>
    <w:p w14:paraId="0ADB603F" w14:textId="77777777" w:rsidR="00F110D7" w:rsidRPr="00F110D7" w:rsidRDefault="00F110D7" w:rsidP="00F110D7">
      <w:pPr>
        <w:numPr>
          <w:ilvl w:val="0"/>
          <w:numId w:val="1005"/>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若财报不及预期，股价可能快速回调至</w:t>
      </w:r>
      <w:r w:rsidRPr="00F110D7">
        <w:rPr>
          <w:rFonts w:ascii="Times New Roman" w:eastAsia="微软雅黑" w:hAnsi="Times New Roman" w:cs="Times New Roman"/>
          <w:b/>
          <w:bCs/>
          <w:sz w:val="22"/>
          <w:szCs w:val="22"/>
        </w:rPr>
        <w:t xml:space="preserve"> $300-$320 </w:t>
      </w:r>
      <w:r w:rsidRPr="00F110D7">
        <w:rPr>
          <w:rFonts w:ascii="Times New Roman" w:eastAsia="微软雅黑" w:hAnsi="Times New Roman" w:cs="Times New Roman"/>
          <w:b/>
          <w:bCs/>
          <w:sz w:val="22"/>
          <w:szCs w:val="22"/>
        </w:rPr>
        <w:t>区间</w:t>
      </w:r>
      <w:r w:rsidRPr="00F110D7">
        <w:rPr>
          <w:rFonts w:ascii="Times New Roman" w:eastAsia="微软雅黑" w:hAnsi="Times New Roman" w:cs="Times New Roman"/>
          <w:sz w:val="22"/>
          <w:szCs w:val="22"/>
        </w:rPr>
        <w:t>。</w:t>
      </w:r>
    </w:p>
    <w:p w14:paraId="1D08087C"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长期策略</w:t>
      </w:r>
      <w:r w:rsidRPr="00F110D7">
        <w:rPr>
          <w:rFonts w:ascii="Times New Roman" w:eastAsia="微软雅黑" w:hAnsi="Times New Roman" w:cs="Times New Roman"/>
          <w:sz w:val="22"/>
          <w:szCs w:val="22"/>
        </w:rPr>
        <w:t>：</w:t>
      </w:r>
    </w:p>
    <w:p w14:paraId="583A4E58" w14:textId="77777777" w:rsidR="00F110D7" w:rsidRPr="00F110D7" w:rsidRDefault="00F110D7" w:rsidP="00F110D7">
      <w:pPr>
        <w:numPr>
          <w:ilvl w:val="0"/>
          <w:numId w:val="1006"/>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长期仍看好</w:t>
      </w:r>
      <w:r w:rsidRPr="00F110D7">
        <w:rPr>
          <w:rFonts w:ascii="Times New Roman" w:eastAsia="微软雅黑" w:hAnsi="Times New Roman" w:cs="Times New Roman"/>
          <w:b/>
          <w:bCs/>
          <w:sz w:val="22"/>
          <w:szCs w:val="22"/>
        </w:rPr>
        <w:t xml:space="preserve"> AXON AI </w:t>
      </w:r>
      <w:r w:rsidRPr="00F110D7">
        <w:rPr>
          <w:rFonts w:ascii="Times New Roman" w:eastAsia="微软雅黑" w:hAnsi="Times New Roman" w:cs="Times New Roman"/>
          <w:b/>
          <w:bCs/>
          <w:sz w:val="22"/>
          <w:szCs w:val="22"/>
        </w:rPr>
        <w:t>业务的增长，但需警惕增长放缓的风险。</w:t>
      </w:r>
    </w:p>
    <w:p w14:paraId="4FDC62E1" w14:textId="77777777" w:rsidR="00F110D7" w:rsidRPr="00F110D7" w:rsidRDefault="00F110D7" w:rsidP="00F110D7">
      <w:pPr>
        <w:numPr>
          <w:ilvl w:val="0"/>
          <w:numId w:val="1006"/>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如果自由现金流增速放缓或利润率下降，可能影响长期估值。</w:t>
      </w:r>
    </w:p>
    <w:p w14:paraId="54CA3491" w14:textId="77777777" w:rsidR="00F110D7" w:rsidRPr="00F110D7" w:rsidRDefault="00F110D7" w:rsidP="00F110D7">
      <w:pPr>
        <w:numPr>
          <w:ilvl w:val="0"/>
          <w:numId w:val="1006"/>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建议长期投资者在股价</w:t>
      </w:r>
      <w:r w:rsidRPr="00F110D7">
        <w:rPr>
          <w:rFonts w:ascii="Times New Roman" w:eastAsia="微软雅黑" w:hAnsi="Times New Roman" w:cs="Times New Roman"/>
          <w:b/>
          <w:bCs/>
          <w:sz w:val="22"/>
          <w:szCs w:val="22"/>
        </w:rPr>
        <w:t xml:space="preserve"> $320-$330 </w:t>
      </w:r>
      <w:r w:rsidRPr="00F110D7">
        <w:rPr>
          <w:rFonts w:ascii="Times New Roman" w:eastAsia="微软雅黑" w:hAnsi="Times New Roman" w:cs="Times New Roman"/>
          <w:b/>
          <w:bCs/>
          <w:sz w:val="22"/>
          <w:szCs w:val="22"/>
        </w:rPr>
        <w:t>区间逐步加仓，控制风险。</w:t>
      </w:r>
    </w:p>
    <w:p w14:paraId="6C4F8EEA"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最终投资评级：谨慎持有</w:t>
      </w:r>
      <w:r w:rsidRPr="00F110D7">
        <w:rPr>
          <w:rFonts w:ascii="Times New Roman" w:eastAsia="微软雅黑" w:hAnsi="Times New Roman" w:cs="Times New Roman"/>
          <w:b/>
          <w:bCs/>
          <w:sz w:val="22"/>
          <w:szCs w:val="22"/>
        </w:rPr>
        <w:t xml:space="preserve"> (Hold)</w:t>
      </w:r>
      <w:r w:rsidRPr="00F110D7">
        <w:rPr>
          <w:rFonts w:ascii="Times New Roman" w:eastAsia="微软雅黑" w:hAnsi="Times New Roman" w:cs="Times New Roman"/>
          <w:b/>
          <w:bCs/>
          <w:sz w:val="22"/>
          <w:szCs w:val="22"/>
        </w:rPr>
        <w:t>，等待回调再布局</w:t>
      </w:r>
      <w:r w:rsidRPr="00F110D7">
        <w:rPr>
          <w:rFonts w:ascii="Times New Roman" w:eastAsia="微软雅黑" w:hAnsi="Times New Roman" w:cs="Times New Roman"/>
          <w:sz w:val="22"/>
          <w:szCs w:val="22"/>
        </w:rPr>
        <w:t>。</w:t>
      </w:r>
    </w:p>
    <w:p w14:paraId="432AAAF5"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B94E456">
          <v:rect id="_x0000_i1111" style="width:0;height:1.5pt" o:hralign="center" o:hrstd="t" o:hr="t" fillcolor="#a0a0a0" stroked="f"/>
        </w:pict>
      </w:r>
    </w:p>
    <w:p w14:paraId="56ED4DE6"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后续更新：</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如果您需要</w:t>
      </w:r>
      <w:r w:rsidRPr="00F110D7">
        <w:rPr>
          <w:rFonts w:ascii="Times New Roman" w:eastAsia="微软雅黑" w:hAnsi="Times New Roman" w:cs="Times New Roman"/>
          <w:sz w:val="22"/>
          <w:szCs w:val="22"/>
        </w:rPr>
        <w:t xml:space="preserve"> DCF </w:t>
      </w:r>
      <w:r w:rsidRPr="00F110D7">
        <w:rPr>
          <w:rFonts w:ascii="Times New Roman" w:eastAsia="微软雅黑" w:hAnsi="Times New Roman" w:cs="Times New Roman"/>
          <w:sz w:val="22"/>
          <w:szCs w:val="22"/>
        </w:rPr>
        <w:t>估值、更多财报分析或实时数据更新，请告诉我！</w:t>
      </w:r>
      <w:r w:rsidRPr="00F110D7">
        <w:rPr>
          <w:rFonts w:ascii="Segoe UI Emoji" w:eastAsia="微软雅黑" w:hAnsi="Segoe UI Emoji" w:cs="Segoe UI Emoji"/>
          <w:sz w:val="22"/>
          <w:szCs w:val="22"/>
        </w:rPr>
        <w:t>🚀</w:t>
      </w:r>
    </w:p>
    <w:p w14:paraId="0B98563F" w14:textId="251B993D" w:rsidR="00CB4AAC" w:rsidRDefault="00180966" w:rsidP="00CB4AAC">
      <w:pPr>
        <w:rPr>
          <w:rFonts w:ascii="Times New Roman" w:eastAsia="微软雅黑" w:hAnsi="Times New Roman" w:cs="Times New Roman"/>
          <w:sz w:val="22"/>
          <w:szCs w:val="22"/>
        </w:rPr>
      </w:pPr>
      <w:r w:rsidRPr="00180966">
        <w:rPr>
          <w:rFonts w:ascii="Times New Roman" w:eastAsia="微软雅黑" w:hAnsi="Times New Roman" w:cs="Times New Roman"/>
          <w:noProof/>
          <w:sz w:val="22"/>
          <w:szCs w:val="22"/>
        </w:rPr>
        <w:lastRenderedPageBreak/>
        <w:drawing>
          <wp:inline distT="0" distB="0" distL="0" distR="0" wp14:anchorId="2ED2758E" wp14:editId="729868D7">
            <wp:extent cx="4292821" cy="3511730"/>
            <wp:effectExtent l="0" t="0" r="0" b="0"/>
            <wp:docPr id="1440499454"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9454" name="图片 1" descr="图表, 折线图&#10;&#10;AI 生成的内容可能不正确。"/>
                    <pic:cNvPicPr/>
                  </pic:nvPicPr>
                  <pic:blipFill>
                    <a:blip r:embed="rId16"/>
                    <a:stretch>
                      <a:fillRect/>
                    </a:stretch>
                  </pic:blipFill>
                  <pic:spPr>
                    <a:xfrm>
                      <a:off x="0" y="0"/>
                      <a:ext cx="4292821" cy="3511730"/>
                    </a:xfrm>
                    <a:prstGeom prst="rect">
                      <a:avLst/>
                    </a:prstGeom>
                  </pic:spPr>
                </pic:pic>
              </a:graphicData>
            </a:graphic>
          </wp:inline>
        </w:drawing>
      </w:r>
    </w:p>
    <w:p w14:paraId="3A266842" w14:textId="71A3E487" w:rsidR="00180966" w:rsidRPr="00180966" w:rsidRDefault="00180966" w:rsidP="00180966">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2025</w:t>
      </w:r>
      <w:r>
        <w:rPr>
          <w:rFonts w:ascii="Times New Roman" w:eastAsia="微软雅黑" w:hAnsi="Times New Roman" w:cs="Times New Roman" w:hint="eastAsia"/>
          <w:sz w:val="22"/>
          <w:szCs w:val="22"/>
        </w:rPr>
        <w:t>年头三月</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AppLovin Corporation</w:t>
      </w:r>
      <w:r w:rsidRPr="00180966">
        <w:rPr>
          <w:rFonts w:ascii="Times New Roman" w:eastAsia="微软雅黑" w:hAnsi="Times New Roman" w:cs="Times New Roman"/>
          <w:sz w:val="22"/>
          <w:szCs w:val="22"/>
        </w:rPr>
        <w:t>（纳斯达克代码：</w:t>
      </w:r>
      <w:r w:rsidRPr="00180966">
        <w:rPr>
          <w:rFonts w:ascii="Times New Roman" w:eastAsia="微软雅黑" w:hAnsi="Times New Roman" w:cs="Times New Roman"/>
          <w:sz w:val="22"/>
          <w:szCs w:val="22"/>
        </w:rPr>
        <w:t>APP</w:t>
      </w:r>
      <w:r w:rsidRPr="00180966">
        <w:rPr>
          <w:rFonts w:ascii="Times New Roman" w:eastAsia="微软雅黑" w:hAnsi="Times New Roman" w:cs="Times New Roman"/>
          <w:sz w:val="22"/>
          <w:szCs w:val="22"/>
        </w:rPr>
        <w:t>）的股价经历了显著波动，受到多种因素的影响。以下是对这些变化及其背后原因的分析：</w:t>
      </w:r>
      <w:r w:rsidRPr="00180966">
        <w:rPr>
          <w:rFonts w:ascii="Times New Roman" w:eastAsia="微软雅黑" w:hAnsi="Times New Roman" w:cs="Times New Roman"/>
          <w:sz w:val="22"/>
          <w:szCs w:val="22"/>
        </w:rPr>
        <w:t>​</w:t>
      </w:r>
    </w:p>
    <w:p w14:paraId="6E7A8EA8"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 xml:space="preserve">1. </w:t>
      </w:r>
      <w:r w:rsidRPr="00180966">
        <w:rPr>
          <w:rFonts w:ascii="Times New Roman" w:eastAsia="微软雅黑" w:hAnsi="Times New Roman" w:cs="Times New Roman"/>
          <w:b/>
          <w:bCs/>
          <w:sz w:val="22"/>
          <w:szCs w:val="22"/>
        </w:rPr>
        <w:t>股价走势</w:t>
      </w:r>
    </w:p>
    <w:p w14:paraId="6EBFA556"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sz w:val="22"/>
          <w:szCs w:val="22"/>
        </w:rPr>
        <w:t>截至</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3</w:t>
      </w:r>
      <w:r w:rsidRPr="00180966">
        <w:rPr>
          <w:rFonts w:ascii="Times New Roman" w:eastAsia="微软雅黑" w:hAnsi="Times New Roman" w:cs="Times New Roman"/>
          <w:sz w:val="22"/>
          <w:szCs w:val="22"/>
        </w:rPr>
        <w:t>月</w:t>
      </w:r>
      <w:r w:rsidRPr="00180966">
        <w:rPr>
          <w:rFonts w:ascii="Times New Roman" w:eastAsia="微软雅黑" w:hAnsi="Times New Roman" w:cs="Times New Roman"/>
          <w:sz w:val="22"/>
          <w:szCs w:val="22"/>
        </w:rPr>
        <w:t>12</w:t>
      </w:r>
      <w:r w:rsidRPr="00180966">
        <w:rPr>
          <w:rFonts w:ascii="Times New Roman" w:eastAsia="微软雅黑" w:hAnsi="Times New Roman" w:cs="Times New Roman"/>
          <w:sz w:val="22"/>
          <w:szCs w:val="22"/>
        </w:rPr>
        <w:t>日，</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的股价为</w:t>
      </w:r>
      <w:r w:rsidRPr="00180966">
        <w:rPr>
          <w:rFonts w:ascii="Times New Roman" w:eastAsia="微软雅黑" w:hAnsi="Times New Roman" w:cs="Times New Roman"/>
          <w:sz w:val="22"/>
          <w:szCs w:val="22"/>
        </w:rPr>
        <w:t>274.64</w:t>
      </w:r>
      <w:r w:rsidRPr="00180966">
        <w:rPr>
          <w:rFonts w:ascii="Times New Roman" w:eastAsia="微软雅黑" w:hAnsi="Times New Roman" w:cs="Times New Roman"/>
          <w:sz w:val="22"/>
          <w:szCs w:val="22"/>
        </w:rPr>
        <w:t>美元。</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在过去三个月中，股价从</w:t>
      </w:r>
      <w:r w:rsidRPr="00180966">
        <w:rPr>
          <w:rFonts w:ascii="Times New Roman" w:eastAsia="微软雅黑" w:hAnsi="Times New Roman" w:cs="Times New Roman"/>
          <w:sz w:val="22"/>
          <w:szCs w:val="22"/>
        </w:rPr>
        <w:t>2024</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12</w:t>
      </w:r>
      <w:r w:rsidRPr="00180966">
        <w:rPr>
          <w:rFonts w:ascii="Times New Roman" w:eastAsia="微软雅黑" w:hAnsi="Times New Roman" w:cs="Times New Roman"/>
          <w:sz w:val="22"/>
          <w:szCs w:val="22"/>
        </w:rPr>
        <w:t>月的约</w:t>
      </w:r>
      <w:r w:rsidRPr="00180966">
        <w:rPr>
          <w:rFonts w:ascii="Times New Roman" w:eastAsia="微软雅黑" w:hAnsi="Times New Roman" w:cs="Times New Roman"/>
          <w:sz w:val="22"/>
          <w:szCs w:val="22"/>
        </w:rPr>
        <w:t>320</w:t>
      </w:r>
      <w:r w:rsidRPr="00180966">
        <w:rPr>
          <w:rFonts w:ascii="Times New Roman" w:eastAsia="微软雅黑" w:hAnsi="Times New Roman" w:cs="Times New Roman"/>
          <w:sz w:val="22"/>
          <w:szCs w:val="22"/>
        </w:rPr>
        <w:t>美元上涨至</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月中旬的峰值</w:t>
      </w:r>
      <w:r w:rsidRPr="00180966">
        <w:rPr>
          <w:rFonts w:ascii="Times New Roman" w:eastAsia="微软雅黑" w:hAnsi="Times New Roman" w:cs="Times New Roman"/>
          <w:sz w:val="22"/>
          <w:szCs w:val="22"/>
        </w:rPr>
        <w:t>510</w:t>
      </w:r>
      <w:r w:rsidRPr="00180966">
        <w:rPr>
          <w:rFonts w:ascii="Times New Roman" w:eastAsia="微软雅黑" w:hAnsi="Times New Roman" w:cs="Times New Roman"/>
          <w:sz w:val="22"/>
          <w:szCs w:val="22"/>
        </w:rPr>
        <w:t>美元，随后在两周内大幅下跌至</w:t>
      </w:r>
      <w:r w:rsidRPr="00180966">
        <w:rPr>
          <w:rFonts w:ascii="Times New Roman" w:eastAsia="微软雅黑" w:hAnsi="Times New Roman" w:cs="Times New Roman"/>
          <w:sz w:val="22"/>
          <w:szCs w:val="22"/>
        </w:rPr>
        <w:t>314</w:t>
      </w:r>
      <w:r w:rsidRPr="00180966">
        <w:rPr>
          <w:rFonts w:ascii="Times New Roman" w:eastAsia="微软雅黑" w:hAnsi="Times New Roman" w:cs="Times New Roman"/>
          <w:sz w:val="22"/>
          <w:szCs w:val="22"/>
        </w:rPr>
        <w:t>美元，跌幅约为</w:t>
      </w:r>
      <w:r w:rsidRPr="00180966">
        <w:rPr>
          <w:rFonts w:ascii="Times New Roman" w:eastAsia="微软雅黑" w:hAnsi="Times New Roman" w:cs="Times New Roman"/>
          <w:sz w:val="22"/>
          <w:szCs w:val="22"/>
        </w:rPr>
        <w:t>38.4%</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 xml:space="preserve"> ​</w:t>
      </w:r>
      <w:hyperlink r:id="rId17" w:tgtFrame="_blank" w:history="1">
        <w:r w:rsidRPr="00180966">
          <w:rPr>
            <w:rStyle w:val="af0"/>
            <w:rFonts w:ascii="Times New Roman" w:eastAsia="微软雅黑" w:hAnsi="Times New Roman" w:cs="Times New Roman"/>
            <w:sz w:val="22"/>
            <w:szCs w:val="22"/>
          </w:rPr>
          <w:t>gamelook.com.cn</w:t>
        </w:r>
      </w:hyperlink>
    </w:p>
    <w:p w14:paraId="4936BA12"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 xml:space="preserve">2. </w:t>
      </w:r>
      <w:r w:rsidRPr="00180966">
        <w:rPr>
          <w:rFonts w:ascii="Times New Roman" w:eastAsia="微软雅黑" w:hAnsi="Times New Roman" w:cs="Times New Roman"/>
          <w:b/>
          <w:bCs/>
          <w:sz w:val="22"/>
          <w:szCs w:val="22"/>
        </w:rPr>
        <w:t>影响因素</w:t>
      </w:r>
    </w:p>
    <w:p w14:paraId="538D18AF" w14:textId="77777777" w:rsidR="00180966" w:rsidRPr="00180966" w:rsidRDefault="00180966" w:rsidP="00180966">
      <w:pPr>
        <w:numPr>
          <w:ilvl w:val="0"/>
          <w:numId w:val="1007"/>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做空报告</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月，做空机构</w:t>
      </w:r>
      <w:r w:rsidRPr="00180966">
        <w:rPr>
          <w:rFonts w:ascii="Times New Roman" w:eastAsia="微软雅黑" w:hAnsi="Times New Roman" w:cs="Times New Roman"/>
          <w:sz w:val="22"/>
          <w:szCs w:val="22"/>
        </w:rPr>
        <w:t>Fuzzy Panda</w:t>
      </w:r>
      <w:r w:rsidRPr="00180966">
        <w:rPr>
          <w:rFonts w:ascii="Times New Roman" w:eastAsia="微软雅黑" w:hAnsi="Times New Roman" w:cs="Times New Roman"/>
          <w:sz w:val="22"/>
          <w:szCs w:val="22"/>
        </w:rPr>
        <w:t>和</w:t>
      </w:r>
      <w:r w:rsidRPr="00180966">
        <w:rPr>
          <w:rFonts w:ascii="Times New Roman" w:eastAsia="微软雅黑" w:hAnsi="Times New Roman" w:cs="Times New Roman"/>
          <w:sz w:val="22"/>
          <w:szCs w:val="22"/>
        </w:rPr>
        <w:t>Culper Research</w:t>
      </w:r>
      <w:r w:rsidRPr="00180966">
        <w:rPr>
          <w:rFonts w:ascii="Times New Roman" w:eastAsia="微软雅黑" w:hAnsi="Times New Roman" w:cs="Times New Roman"/>
          <w:sz w:val="22"/>
          <w:szCs w:val="22"/>
        </w:rPr>
        <w:t>发布报告，指控</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夸大其人工智能广告平台的效益，导致股价在</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w:t>
      </w:r>
      <w:r w:rsidRPr="00180966">
        <w:rPr>
          <w:rFonts w:ascii="Times New Roman" w:eastAsia="微软雅黑" w:hAnsi="Times New Roman" w:cs="Times New Roman"/>
          <w:sz w:val="22"/>
          <w:szCs w:val="22"/>
        </w:rPr>
        <w:t>26</w:t>
      </w:r>
      <w:r w:rsidRPr="00180966">
        <w:rPr>
          <w:rFonts w:ascii="Times New Roman" w:eastAsia="微软雅黑" w:hAnsi="Times New Roman" w:cs="Times New Roman"/>
          <w:sz w:val="22"/>
          <w:szCs w:val="22"/>
        </w:rPr>
        <w:t>日暴跌</w:t>
      </w:r>
      <w:r w:rsidRPr="00180966">
        <w:rPr>
          <w:rFonts w:ascii="Times New Roman" w:eastAsia="微软雅黑" w:hAnsi="Times New Roman" w:cs="Times New Roman"/>
          <w:sz w:val="22"/>
          <w:szCs w:val="22"/>
        </w:rPr>
        <w:t>21%</w:t>
      </w:r>
      <w:r w:rsidRPr="00180966">
        <w:rPr>
          <w:rFonts w:ascii="Times New Roman" w:eastAsia="微软雅黑" w:hAnsi="Times New Roman" w:cs="Times New Roman"/>
          <w:sz w:val="22"/>
          <w:szCs w:val="22"/>
        </w:rPr>
        <w:t>，触发熔断机制。</w:t>
      </w:r>
      <w:r w:rsidRPr="00180966">
        <w:rPr>
          <w:rFonts w:ascii="Times New Roman" w:eastAsia="微软雅黑" w:hAnsi="Times New Roman" w:cs="Times New Roman"/>
          <w:sz w:val="22"/>
          <w:szCs w:val="22"/>
        </w:rPr>
        <w:t xml:space="preserve"> ​</w:t>
      </w:r>
      <w:hyperlink r:id="rId18" w:tgtFrame="_blank" w:history="1">
        <w:r w:rsidRPr="00180966">
          <w:rPr>
            <w:rStyle w:val="af0"/>
            <w:rFonts w:ascii="Times New Roman" w:eastAsia="微软雅黑" w:hAnsi="Times New Roman" w:cs="Times New Roman"/>
            <w:sz w:val="22"/>
            <w:szCs w:val="22"/>
          </w:rPr>
          <w:t>Xueqiu+5finance.sina.com.cn+5Investopedia+5</w:t>
        </w:r>
      </w:hyperlink>
    </w:p>
    <w:p w14:paraId="66F8CABD" w14:textId="77777777" w:rsidR="00180966" w:rsidRPr="00180966" w:rsidRDefault="00180966" w:rsidP="00180966">
      <w:pPr>
        <w:numPr>
          <w:ilvl w:val="0"/>
          <w:numId w:val="1007"/>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战略调整</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公司计划以</w:t>
      </w:r>
      <w:r w:rsidRPr="00180966">
        <w:rPr>
          <w:rFonts w:ascii="Times New Roman" w:eastAsia="微软雅黑" w:hAnsi="Times New Roman" w:cs="Times New Roman"/>
          <w:sz w:val="22"/>
          <w:szCs w:val="22"/>
        </w:rPr>
        <w:t>9</w:t>
      </w:r>
      <w:r w:rsidRPr="00180966">
        <w:rPr>
          <w:rFonts w:ascii="Times New Roman" w:eastAsia="微软雅黑" w:hAnsi="Times New Roman" w:cs="Times New Roman"/>
          <w:sz w:val="22"/>
          <w:szCs w:val="22"/>
        </w:rPr>
        <w:t>亿美元将其游戏开发部门出售给</w:t>
      </w:r>
      <w:r w:rsidRPr="00180966">
        <w:rPr>
          <w:rFonts w:ascii="Times New Roman" w:eastAsia="微软雅黑" w:hAnsi="Times New Roman" w:cs="Times New Roman"/>
          <w:sz w:val="22"/>
          <w:szCs w:val="22"/>
        </w:rPr>
        <w:t>Tripledot Studios</w:t>
      </w:r>
      <w:r w:rsidRPr="00180966">
        <w:rPr>
          <w:rFonts w:ascii="Times New Roman" w:eastAsia="微软雅黑" w:hAnsi="Times New Roman" w:cs="Times New Roman"/>
          <w:sz w:val="22"/>
          <w:szCs w:val="22"/>
        </w:rPr>
        <w:t>，旨在专注于广告业务。这一消息可能对股价产生影响。</w:t>
      </w:r>
      <w:r w:rsidRPr="00180966">
        <w:rPr>
          <w:rFonts w:ascii="Times New Roman" w:eastAsia="微软雅黑" w:hAnsi="Times New Roman" w:cs="Times New Roman"/>
          <w:sz w:val="22"/>
          <w:szCs w:val="22"/>
        </w:rPr>
        <w:t xml:space="preserve"> ​</w:t>
      </w:r>
    </w:p>
    <w:p w14:paraId="71869457" w14:textId="77777777" w:rsidR="00180966" w:rsidRPr="00180966" w:rsidRDefault="00180966" w:rsidP="00180966">
      <w:pPr>
        <w:numPr>
          <w:ilvl w:val="0"/>
          <w:numId w:val="1007"/>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市场情绪</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尽管遭遇做空，部分分析师仍对</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持乐观态度，认为当前股价下跌提供了买入机会。</w:t>
      </w:r>
      <w:r w:rsidRPr="00180966">
        <w:rPr>
          <w:rFonts w:ascii="Times New Roman" w:eastAsia="微软雅黑" w:hAnsi="Times New Roman" w:cs="Times New Roman"/>
          <w:sz w:val="22"/>
          <w:szCs w:val="22"/>
        </w:rPr>
        <w:t xml:space="preserve"> ​</w:t>
      </w:r>
      <w:hyperlink r:id="rId19" w:tgtFrame="_blank" w:history="1">
        <w:r w:rsidRPr="00180966">
          <w:rPr>
            <w:rStyle w:val="af0"/>
            <w:rFonts w:ascii="Times New Roman" w:eastAsia="微软雅黑" w:hAnsi="Times New Roman" w:cs="Times New Roman"/>
            <w:sz w:val="22"/>
            <w:szCs w:val="22"/>
          </w:rPr>
          <w:t>news.sohu.com+9finance.sina.com.cn+9gamelook.com.cn+9</w:t>
        </w:r>
      </w:hyperlink>
    </w:p>
    <w:p w14:paraId="52F5CC15"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lastRenderedPageBreak/>
        <w:t xml:space="preserve">3. </w:t>
      </w:r>
      <w:r w:rsidRPr="00180966">
        <w:rPr>
          <w:rFonts w:ascii="Times New Roman" w:eastAsia="微软雅黑" w:hAnsi="Times New Roman" w:cs="Times New Roman"/>
          <w:b/>
          <w:bCs/>
          <w:sz w:val="22"/>
          <w:szCs w:val="22"/>
        </w:rPr>
        <w:t>总结</w:t>
      </w:r>
    </w:p>
    <w:p w14:paraId="3AA332D9" w14:textId="77777777" w:rsid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sz w:val="22"/>
          <w:szCs w:val="22"/>
        </w:rPr>
        <w:t>过去三个月，</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的股价经历了先升后降的剧烈波动，主要受做空报告、战略调整和市场情绪等因素影响。</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投资者应关注公司的基本面变化和市场动态，谨慎决策。</w:t>
      </w:r>
    </w:p>
    <w:p w14:paraId="3511E681" w14:textId="77777777" w:rsidR="00145A24" w:rsidRDefault="00145A24" w:rsidP="00145A24">
      <w:pPr>
        <w:rPr>
          <w:rFonts w:ascii="Times New Roman" w:eastAsia="微软雅黑" w:hAnsi="Times New Roman" w:cs="Times New Roman"/>
          <w:sz w:val="22"/>
          <w:szCs w:val="22"/>
        </w:rPr>
      </w:pPr>
    </w:p>
    <w:p w14:paraId="11F5DA85" w14:textId="149F0F12"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sz w:val="22"/>
          <w:szCs w:val="22"/>
        </w:rPr>
        <w:t>在</w:t>
      </w:r>
      <w:r w:rsidRPr="00145A24">
        <w:rPr>
          <w:rFonts w:ascii="Times New Roman" w:eastAsia="微软雅黑" w:hAnsi="Times New Roman" w:cs="Times New Roman"/>
          <w:sz w:val="22"/>
          <w:szCs w:val="22"/>
        </w:rPr>
        <w:t>2025</w:t>
      </w:r>
      <w:r w:rsidRPr="00145A24">
        <w:rPr>
          <w:rFonts w:ascii="Times New Roman" w:eastAsia="微软雅黑" w:hAnsi="Times New Roman" w:cs="Times New Roman"/>
          <w:sz w:val="22"/>
          <w:szCs w:val="22"/>
        </w:rPr>
        <w:t>年</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14</w:t>
      </w:r>
      <w:r w:rsidRPr="00145A24">
        <w:rPr>
          <w:rFonts w:ascii="Times New Roman" w:eastAsia="微软雅黑" w:hAnsi="Times New Roman" w:cs="Times New Roman"/>
          <w:sz w:val="22"/>
          <w:szCs w:val="22"/>
        </w:rPr>
        <w:t>日之后，</w:t>
      </w:r>
      <w:r w:rsidRPr="00145A24">
        <w:rPr>
          <w:rFonts w:ascii="Times New Roman" w:eastAsia="微软雅黑" w:hAnsi="Times New Roman" w:cs="Times New Roman"/>
          <w:sz w:val="22"/>
          <w:szCs w:val="22"/>
        </w:rPr>
        <w:t>AppLovin Corporation</w:t>
      </w:r>
      <w:r w:rsidRPr="00145A24">
        <w:rPr>
          <w:rFonts w:ascii="Times New Roman" w:eastAsia="微软雅黑" w:hAnsi="Times New Roman" w:cs="Times New Roman"/>
          <w:sz w:val="22"/>
          <w:szCs w:val="22"/>
        </w:rPr>
        <w:t>（纳斯达克代码：</w:t>
      </w:r>
      <w:r w:rsidRPr="00145A24">
        <w:rPr>
          <w:rFonts w:ascii="Times New Roman" w:eastAsia="微软雅黑" w:hAnsi="Times New Roman" w:cs="Times New Roman"/>
          <w:sz w:val="22"/>
          <w:szCs w:val="22"/>
        </w:rPr>
        <w:t>APP</w:t>
      </w:r>
      <w:r w:rsidRPr="00145A24">
        <w:rPr>
          <w:rFonts w:ascii="Times New Roman" w:eastAsia="微软雅黑" w:hAnsi="Times New Roman" w:cs="Times New Roman"/>
          <w:sz w:val="22"/>
          <w:szCs w:val="22"/>
        </w:rPr>
        <w:t>）的股价出现了显著下跌，随后在回调后继续下行。以下是对这一走势及其背后原因的分析：</w:t>
      </w:r>
      <w:r w:rsidRPr="00145A24">
        <w:rPr>
          <w:rFonts w:ascii="Times New Roman" w:eastAsia="微软雅黑" w:hAnsi="Times New Roman" w:cs="Times New Roman"/>
          <w:sz w:val="22"/>
          <w:szCs w:val="22"/>
        </w:rPr>
        <w:t>​</w:t>
      </w:r>
    </w:p>
    <w:p w14:paraId="1FCCD452"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1. </w:t>
      </w:r>
      <w:r w:rsidRPr="00145A24">
        <w:rPr>
          <w:rFonts w:ascii="Times New Roman" w:eastAsia="微软雅黑" w:hAnsi="Times New Roman" w:cs="Times New Roman"/>
          <w:b/>
          <w:bCs/>
          <w:sz w:val="22"/>
          <w:szCs w:val="22"/>
        </w:rPr>
        <w:t>初始下跌原因</w:t>
      </w:r>
    </w:p>
    <w:p w14:paraId="0FFA0384" w14:textId="77777777" w:rsidR="00145A24" w:rsidRPr="00145A24" w:rsidRDefault="00145A24" w:rsidP="00145A24">
      <w:pPr>
        <w:numPr>
          <w:ilvl w:val="0"/>
          <w:numId w:val="1008"/>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做空报告</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​2025</w:t>
      </w:r>
      <w:r w:rsidRPr="00145A24">
        <w:rPr>
          <w:rFonts w:ascii="Times New Roman" w:eastAsia="微软雅黑" w:hAnsi="Times New Roman" w:cs="Times New Roman"/>
          <w:sz w:val="22"/>
          <w:szCs w:val="22"/>
        </w:rPr>
        <w:t>年</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月，做空机构</w:t>
      </w:r>
      <w:r w:rsidRPr="00145A24">
        <w:rPr>
          <w:rFonts w:ascii="Times New Roman" w:eastAsia="微软雅黑" w:hAnsi="Times New Roman" w:cs="Times New Roman"/>
          <w:sz w:val="22"/>
          <w:szCs w:val="22"/>
        </w:rPr>
        <w:t>Fuzzy Panda</w:t>
      </w:r>
      <w:r w:rsidRPr="00145A24">
        <w:rPr>
          <w:rFonts w:ascii="Times New Roman" w:eastAsia="微软雅黑" w:hAnsi="Times New Roman" w:cs="Times New Roman"/>
          <w:sz w:val="22"/>
          <w:szCs w:val="22"/>
        </w:rPr>
        <w:t>和</w:t>
      </w:r>
      <w:r w:rsidRPr="00145A24">
        <w:rPr>
          <w:rFonts w:ascii="Times New Roman" w:eastAsia="微软雅黑" w:hAnsi="Times New Roman" w:cs="Times New Roman"/>
          <w:sz w:val="22"/>
          <w:szCs w:val="22"/>
        </w:rPr>
        <w:t>Culper Research</w:t>
      </w:r>
      <w:r w:rsidRPr="00145A24">
        <w:rPr>
          <w:rFonts w:ascii="Times New Roman" w:eastAsia="微软雅黑" w:hAnsi="Times New Roman" w:cs="Times New Roman"/>
          <w:sz w:val="22"/>
          <w:szCs w:val="22"/>
        </w:rPr>
        <w:t>发布报告，指控</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夸大其人工智能广告平台的效益，导致股价在</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26</w:t>
      </w:r>
      <w:r w:rsidRPr="00145A24">
        <w:rPr>
          <w:rFonts w:ascii="Times New Roman" w:eastAsia="微软雅黑" w:hAnsi="Times New Roman" w:cs="Times New Roman"/>
          <w:sz w:val="22"/>
          <w:szCs w:val="22"/>
        </w:rPr>
        <w:t>日暴跌</w:t>
      </w:r>
      <w:r w:rsidRPr="00145A24">
        <w:rPr>
          <w:rFonts w:ascii="Times New Roman" w:eastAsia="微软雅黑" w:hAnsi="Times New Roman" w:cs="Times New Roman"/>
          <w:sz w:val="22"/>
          <w:szCs w:val="22"/>
        </w:rPr>
        <w:t>21%</w:t>
      </w:r>
      <w:r w:rsidRPr="00145A24">
        <w:rPr>
          <w:rFonts w:ascii="Times New Roman" w:eastAsia="微软雅黑" w:hAnsi="Times New Roman" w:cs="Times New Roman"/>
          <w:sz w:val="22"/>
          <w:szCs w:val="22"/>
        </w:rPr>
        <w:t>，触发熔断机制。</w:t>
      </w:r>
      <w:r w:rsidRPr="00145A24">
        <w:rPr>
          <w:rFonts w:ascii="Times New Roman" w:eastAsia="微软雅黑" w:hAnsi="Times New Roman" w:cs="Times New Roman"/>
          <w:sz w:val="22"/>
          <w:szCs w:val="22"/>
        </w:rPr>
        <w:t>​</w:t>
      </w:r>
    </w:p>
    <w:p w14:paraId="05659B80"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2. </w:t>
      </w:r>
      <w:r w:rsidRPr="00145A24">
        <w:rPr>
          <w:rFonts w:ascii="Times New Roman" w:eastAsia="微软雅黑" w:hAnsi="Times New Roman" w:cs="Times New Roman"/>
          <w:b/>
          <w:bCs/>
          <w:sz w:val="22"/>
          <w:szCs w:val="22"/>
        </w:rPr>
        <w:t>回调后持续下跌的原因</w:t>
      </w:r>
    </w:p>
    <w:p w14:paraId="260B27FC" w14:textId="77777777" w:rsidR="00145A24" w:rsidRPr="00145A24" w:rsidRDefault="00145A24" w:rsidP="00145A24">
      <w:pPr>
        <w:numPr>
          <w:ilvl w:val="0"/>
          <w:numId w:val="1009"/>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市场不确定性</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美国总统特朗普发动的全球关税战增加了对美国经济的不确定性，市场担忧经济可能陷入衰退，导致投资者情绪悲观，科技股普遍承压。</w:t>
      </w:r>
      <w:r w:rsidRPr="00145A24">
        <w:rPr>
          <w:rFonts w:ascii="Times New Roman" w:eastAsia="微软雅黑" w:hAnsi="Times New Roman" w:cs="Times New Roman"/>
          <w:sz w:val="22"/>
          <w:szCs w:val="22"/>
        </w:rPr>
        <w:t>​</w:t>
      </w:r>
      <w:hyperlink r:id="rId20" w:tgtFrame="_blank" w:history="1">
        <w:r w:rsidRPr="00145A24">
          <w:rPr>
            <w:rStyle w:val="af0"/>
            <w:rFonts w:ascii="Times New Roman" w:eastAsia="微软雅黑" w:hAnsi="Times New Roman" w:cs="Times New Roman"/>
            <w:sz w:val="22"/>
            <w:szCs w:val="22"/>
          </w:rPr>
          <w:t>voachinese.com</w:t>
        </w:r>
      </w:hyperlink>
    </w:p>
    <w:p w14:paraId="1509C804" w14:textId="77777777" w:rsidR="00145A24" w:rsidRPr="00145A24" w:rsidRDefault="00145A24" w:rsidP="00145A24">
      <w:pPr>
        <w:numPr>
          <w:ilvl w:val="0"/>
          <w:numId w:val="1009"/>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行业竞争加剧</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移动广告技术领域竞争激烈，</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面临来自其他公司的挑战，市场份额可能受到影响。</w:t>
      </w:r>
      <w:r w:rsidRPr="00145A24">
        <w:rPr>
          <w:rFonts w:ascii="Times New Roman" w:eastAsia="微软雅黑" w:hAnsi="Times New Roman" w:cs="Times New Roman"/>
          <w:sz w:val="22"/>
          <w:szCs w:val="22"/>
        </w:rPr>
        <w:t>​</w:t>
      </w:r>
    </w:p>
    <w:p w14:paraId="334AF049" w14:textId="77777777" w:rsidR="00145A24" w:rsidRPr="00145A24" w:rsidRDefault="00145A24" w:rsidP="00145A24">
      <w:pPr>
        <w:numPr>
          <w:ilvl w:val="0"/>
          <w:numId w:val="1009"/>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投资者信心不足</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尽管部分分析师对</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持乐观态度，但做空报告的影响可能导致部分投资者信心不足，选择抛售股票。</w:t>
      </w:r>
      <w:r w:rsidRPr="00145A24">
        <w:rPr>
          <w:rFonts w:ascii="Times New Roman" w:eastAsia="微软雅黑" w:hAnsi="Times New Roman" w:cs="Times New Roman"/>
          <w:sz w:val="22"/>
          <w:szCs w:val="22"/>
        </w:rPr>
        <w:t>​</w:t>
      </w:r>
    </w:p>
    <w:p w14:paraId="5CF0E826"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3. </w:t>
      </w:r>
      <w:r w:rsidRPr="00145A24">
        <w:rPr>
          <w:rFonts w:ascii="Times New Roman" w:eastAsia="微软雅黑" w:hAnsi="Times New Roman" w:cs="Times New Roman"/>
          <w:b/>
          <w:bCs/>
          <w:sz w:val="22"/>
          <w:szCs w:val="22"/>
        </w:rPr>
        <w:t>总结</w:t>
      </w:r>
    </w:p>
    <w:p w14:paraId="2106EC86"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股价自</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14</w:t>
      </w:r>
      <w:r w:rsidRPr="00145A24">
        <w:rPr>
          <w:rFonts w:ascii="Times New Roman" w:eastAsia="微软雅黑" w:hAnsi="Times New Roman" w:cs="Times New Roman"/>
          <w:sz w:val="22"/>
          <w:szCs w:val="22"/>
        </w:rPr>
        <w:t>日以来的下跌，主要受到做空报告、市场不确定性、行业竞争和投资者信心等多重因素的影响。</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投资者应关注公司的基本面变化和市场动态，谨慎决策。</w:t>
      </w:r>
    </w:p>
    <w:p w14:paraId="5E4D85EF" w14:textId="77777777" w:rsidR="00145A24" w:rsidRPr="00180966" w:rsidRDefault="00145A24" w:rsidP="00180966">
      <w:pPr>
        <w:rPr>
          <w:rFonts w:ascii="Times New Roman" w:eastAsia="微软雅黑" w:hAnsi="Times New Roman" w:cs="Times New Roman"/>
          <w:sz w:val="22"/>
          <w:szCs w:val="22"/>
        </w:rPr>
      </w:pPr>
    </w:p>
    <w:p w14:paraId="0A11177C" w14:textId="3A15559F" w:rsidR="002D6786" w:rsidRPr="004C33BC" w:rsidRDefault="002D6786" w:rsidP="002D6786">
      <w:pPr>
        <w:pStyle w:val="2"/>
        <w:rPr>
          <w:rFonts w:ascii="Times New Roman" w:eastAsia="微软雅黑" w:hAnsi="Times New Roman" w:cs="Times New Roman"/>
          <w:b/>
          <w:bCs/>
          <w:sz w:val="22"/>
          <w:szCs w:val="22"/>
        </w:rPr>
      </w:pPr>
      <w:bookmarkStart w:id="7" w:name="_Toc193284591"/>
      <w:r>
        <w:rPr>
          <w:rFonts w:ascii="Times New Roman" w:eastAsia="微软雅黑" w:hAnsi="Times New Roman" w:cs="Times New Roman" w:hint="eastAsia"/>
          <w:b/>
          <w:bCs/>
          <w:sz w:val="22"/>
          <w:szCs w:val="22"/>
        </w:rPr>
        <w:t xml:space="preserve">1.4 ChatGPT4.5 Deep </w:t>
      </w:r>
      <w:r>
        <w:rPr>
          <w:rFonts w:ascii="Times New Roman" w:eastAsia="微软雅黑" w:hAnsi="Times New Roman" w:cs="Times New Roman"/>
          <w:b/>
          <w:bCs/>
          <w:sz w:val="22"/>
          <w:szCs w:val="22"/>
        </w:rPr>
        <w:t>Research</w:t>
      </w:r>
      <w:r>
        <w:rPr>
          <w:rFonts w:ascii="Times New Roman" w:eastAsia="微软雅黑" w:hAnsi="Times New Roman" w:cs="Times New Roman" w:hint="eastAsia"/>
          <w:b/>
          <w:bCs/>
          <w:sz w:val="22"/>
          <w:szCs w:val="22"/>
        </w:rPr>
        <w:t>投资分析报告</w:t>
      </w:r>
      <w:bookmarkEnd w:id="7"/>
    </w:p>
    <w:p w14:paraId="175774B3" w14:textId="5207E9FC"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重新整理</w:t>
      </w:r>
      <w:r>
        <w:rPr>
          <w:rFonts w:ascii="Times New Roman" w:eastAsia="微软雅黑" w:hAnsi="Times New Roman" w:cs="Times New Roman" w:hint="eastAsia"/>
          <w:sz w:val="22"/>
          <w:szCs w:val="22"/>
        </w:rPr>
        <w:t>以上</w:t>
      </w:r>
      <w:r w:rsidRPr="002D6786">
        <w:rPr>
          <w:rFonts w:ascii="Times New Roman" w:eastAsia="微软雅黑" w:hAnsi="Times New Roman" w:cs="Times New Roman"/>
          <w:sz w:val="22"/>
          <w:szCs w:val="22"/>
        </w:rPr>
        <w:t>分析报告，使其符合标准投资报告格式，并增强其实用性。报告将基于文档中的数据来源、工具及分析网站，结合权威的分析方法进行修正和优化。同时，使用数据可视化和图表</w:t>
      </w:r>
      <w:r w:rsidRPr="002D6786">
        <w:rPr>
          <w:rFonts w:ascii="Times New Roman" w:eastAsia="微软雅黑" w:hAnsi="Times New Roman" w:cs="Times New Roman"/>
          <w:sz w:val="22"/>
          <w:szCs w:val="22"/>
        </w:rPr>
        <w:lastRenderedPageBreak/>
        <w:t>提高可读性，并在结尾加入关于宏观环境、政策及微观因素对股价趋势的影响，给出详细的投资建议。</w:t>
      </w:r>
    </w:p>
    <w:p w14:paraId="456ED6E4"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1. </w:t>
      </w:r>
      <w:r w:rsidRPr="002D6786">
        <w:rPr>
          <w:rFonts w:ascii="Times New Roman" w:eastAsia="微软雅黑" w:hAnsi="Times New Roman" w:cs="Times New Roman"/>
          <w:b/>
          <w:bCs/>
          <w:sz w:val="22"/>
          <w:szCs w:val="22"/>
        </w:rPr>
        <w:t>执行摘要</w:t>
      </w:r>
    </w:p>
    <w:p w14:paraId="4836BF4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 Corporation</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NASDAQ: APP</w:t>
      </w:r>
      <w:r w:rsidRPr="002D6786">
        <w:rPr>
          <w:rFonts w:ascii="Times New Roman" w:eastAsia="微软雅黑" w:hAnsi="Times New Roman" w:cs="Times New Roman"/>
          <w:sz w:val="22"/>
          <w:szCs w:val="22"/>
        </w:rPr>
        <w:t>）是一家专注于移动应用广告技术和变现解决方案的公司，凭借其核心</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AXON AI</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平台驱动业绩高速增长。</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年公司每股收益（</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）同比增长</w:t>
      </w:r>
      <w:r w:rsidRPr="002D6786">
        <w:rPr>
          <w:rFonts w:ascii="Times New Roman" w:eastAsia="微软雅黑" w:hAnsi="Times New Roman" w:cs="Times New Roman"/>
          <w:sz w:val="22"/>
          <w:szCs w:val="22"/>
        </w:rPr>
        <w:t>288%</w:t>
      </w:r>
      <w:r w:rsidRPr="002D6786">
        <w:rPr>
          <w:rFonts w:ascii="Times New Roman" w:eastAsia="微软雅黑" w:hAnsi="Times New Roman" w:cs="Times New Roman"/>
          <w:sz w:val="22"/>
          <w:szCs w:val="22"/>
        </w:rPr>
        <w:t>，华尔街预计</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将再增长</w:t>
      </w:r>
      <w:r w:rsidRPr="002D6786">
        <w:rPr>
          <w:rFonts w:ascii="Times New Roman" w:eastAsia="微软雅黑" w:hAnsi="Times New Roman" w:cs="Times New Roman"/>
          <w:sz w:val="22"/>
          <w:szCs w:val="22"/>
        </w:rPr>
        <w:t>315%</w:t>
      </w:r>
      <w:r w:rsidRPr="002D6786">
        <w:rPr>
          <w:rFonts w:ascii="Times New Roman" w:eastAsia="微软雅黑" w:hAnsi="Times New Roman" w:cs="Times New Roman"/>
          <w:sz w:val="22"/>
          <w:szCs w:val="22"/>
        </w:rPr>
        <w:t>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$4.06</w:t>
      </w:r>
      <w:r w:rsidRPr="002D6786">
        <w:rPr>
          <w:rFonts w:ascii="Times New Roman" w:eastAsia="微软雅黑" w:hAnsi="Times New Roman" w:cs="Times New Roman"/>
          <w:sz w:val="22"/>
          <w:szCs w:val="22"/>
        </w:rPr>
        <w:t xml:space="preserve"> (</w:t>
      </w:r>
      <w:hyperlink r:id="rId21" w:anchor=":~:text=AppLovin%20,with%20a%20potential%20breakout%20ahead" w:history="1">
        <w:r w:rsidRPr="002D6786">
          <w:rPr>
            <w:rStyle w:val="af0"/>
            <w:rFonts w:ascii="Times New Roman" w:eastAsia="微软雅黑" w:hAnsi="Times New Roman" w:cs="Times New Roman"/>
            <w:sz w:val="22"/>
            <w:szCs w:val="22"/>
          </w:rPr>
          <w:t>Must Reads: AppLovin Stock Analysis, Is $APP a BUY Before Earnings? (AI, Growth &amp; More)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。受益于人工智能热潮和业务转型成功，</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股价过去一年飙涨逾</w:t>
      </w:r>
      <w:r w:rsidRPr="002D6786">
        <w:rPr>
          <w:rFonts w:ascii="Times New Roman" w:eastAsia="微软雅黑" w:hAnsi="Times New Roman" w:cs="Times New Roman"/>
          <w:sz w:val="22"/>
          <w:szCs w:val="22"/>
        </w:rPr>
        <w:t>700%</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月一度创下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$525</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的历史高点。然而，目前股价经历快速上涨后估值偏高，</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年预期市盈率</w:t>
      </w:r>
      <w:r w:rsidRPr="002D6786">
        <w:rPr>
          <w:rFonts w:ascii="Times New Roman" w:eastAsia="微软雅黑" w:hAnsi="Times New Roman" w:cs="Times New Roman"/>
          <w:sz w:val="22"/>
          <w:szCs w:val="22"/>
        </w:rPr>
        <w:t>约在</w:t>
      </w:r>
      <w:r w:rsidRPr="002D6786">
        <w:rPr>
          <w:rFonts w:ascii="Times New Roman" w:eastAsia="微软雅黑" w:hAnsi="Times New Roman" w:cs="Times New Roman"/>
          <w:sz w:val="22"/>
          <w:szCs w:val="22"/>
        </w:rPr>
        <w:t>26~28</w:t>
      </w:r>
      <w:r w:rsidRPr="002D6786">
        <w:rPr>
          <w:rFonts w:ascii="Times New Roman" w:eastAsia="微软雅黑" w:hAnsi="Times New Roman" w:cs="Times New Roman"/>
          <w:sz w:val="22"/>
          <w:szCs w:val="22"/>
        </w:rPr>
        <w:t>倍，</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超过</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，市场对未来增长的乐观预期已基本反映在股价中。短期来看，公司即将发布财报以及宏观环境变化可能带来股价波动风险；但长期而言，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扎根于高速增长的数字广告和</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营销领域，具备持续扩张潜力。综合考虑，公司基本面强劲（高利润率和自由现金流）、行业前景广阔，但估值和竞争风险不容忽视。</w:t>
      </w:r>
      <w:r w:rsidRPr="002D6786">
        <w:rPr>
          <w:rFonts w:ascii="Times New Roman" w:eastAsia="微软雅黑" w:hAnsi="Times New Roman" w:cs="Times New Roman"/>
          <w:b/>
          <w:bCs/>
          <w:sz w:val="22"/>
          <w:szCs w:val="22"/>
        </w:rPr>
        <w:t>投资建议</w:t>
      </w:r>
      <w:r w:rsidRPr="002D6786">
        <w:rPr>
          <w:rFonts w:ascii="Times New Roman" w:eastAsia="微软雅黑" w:hAnsi="Times New Roman" w:cs="Times New Roman"/>
          <w:sz w:val="22"/>
          <w:szCs w:val="22"/>
        </w:rPr>
        <w:t>：短期保持谨慎，等待回调或业绩确认再介入；长期看好其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驱动增长，但应在合理估值区间分批布局。</w:t>
      </w:r>
    </w:p>
    <w:p w14:paraId="7755919C"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2. </w:t>
      </w:r>
      <w:r w:rsidRPr="002D6786">
        <w:rPr>
          <w:rFonts w:ascii="Times New Roman" w:eastAsia="微软雅黑" w:hAnsi="Times New Roman" w:cs="Times New Roman"/>
          <w:b/>
          <w:bCs/>
          <w:sz w:val="22"/>
          <w:szCs w:val="22"/>
        </w:rPr>
        <w:t>公司概述</w:t>
      </w:r>
    </w:p>
    <w:p w14:paraId="28C0070F"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成立于</w:t>
      </w:r>
      <w:r w:rsidRPr="002D6786">
        <w:rPr>
          <w:rFonts w:ascii="Times New Roman" w:eastAsia="微软雅黑" w:hAnsi="Times New Roman" w:cs="Times New Roman"/>
          <w:sz w:val="22"/>
          <w:szCs w:val="22"/>
        </w:rPr>
        <w:t>2012</w:t>
      </w:r>
      <w:r w:rsidRPr="002D6786">
        <w:rPr>
          <w:rFonts w:ascii="Times New Roman" w:eastAsia="微软雅黑" w:hAnsi="Times New Roman" w:cs="Times New Roman"/>
          <w:sz w:val="22"/>
          <w:szCs w:val="22"/>
        </w:rPr>
        <w:t>年，总部位于美国加州帕洛阿尔托，是移动应用广告</w:t>
      </w:r>
      <w:r w:rsidRPr="002D6786">
        <w:rPr>
          <w:rFonts w:ascii="Times New Roman" w:eastAsia="微软雅黑" w:hAnsi="Times New Roman" w:cs="Times New Roman"/>
          <w:b/>
          <w:bCs/>
          <w:sz w:val="22"/>
          <w:szCs w:val="22"/>
        </w:rPr>
        <w:t>投放与变现</w:t>
      </w:r>
      <w:r w:rsidRPr="002D6786">
        <w:rPr>
          <w:rFonts w:ascii="Times New Roman" w:eastAsia="微软雅黑" w:hAnsi="Times New Roman" w:cs="Times New Roman"/>
          <w:sz w:val="22"/>
          <w:szCs w:val="22"/>
        </w:rPr>
        <w:t>平台领域的领先企业。公司最初通过代理移动游戏和广告网络起家，近年来成功转型为提供</w:t>
      </w:r>
      <w:r w:rsidRPr="002D6786">
        <w:rPr>
          <w:rFonts w:ascii="Times New Roman" w:eastAsia="微软雅黑" w:hAnsi="Times New Roman" w:cs="Times New Roman"/>
          <w:b/>
          <w:bCs/>
          <w:sz w:val="22"/>
          <w:szCs w:val="22"/>
        </w:rPr>
        <w:t>企业级软件平台</w:t>
      </w:r>
      <w:r w:rsidRPr="002D6786">
        <w:rPr>
          <w:rFonts w:ascii="Times New Roman" w:eastAsia="微软雅黑" w:hAnsi="Times New Roman" w:cs="Times New Roman"/>
          <w:sz w:val="22"/>
          <w:szCs w:val="22"/>
        </w:rPr>
        <w:t>的广告技术公司。</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的平台帮助应用开发者和广告主在移动设备、流媒体电视等渠道</w:t>
      </w:r>
      <w:r w:rsidRPr="002D6786">
        <w:rPr>
          <w:rFonts w:ascii="Times New Roman" w:eastAsia="微软雅黑" w:hAnsi="Times New Roman" w:cs="Times New Roman"/>
          <w:b/>
          <w:bCs/>
          <w:sz w:val="22"/>
          <w:szCs w:val="22"/>
        </w:rPr>
        <w:t>投放、优化广告</w:t>
      </w:r>
      <w:r w:rsidRPr="002D6786">
        <w:rPr>
          <w:rFonts w:ascii="Times New Roman" w:eastAsia="微软雅黑" w:hAnsi="Times New Roman" w:cs="Times New Roman"/>
          <w:sz w:val="22"/>
          <w:szCs w:val="22"/>
        </w:rPr>
        <w:t>并实现变现。旗下核心产品包括</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AppDiscovery</w:t>
      </w:r>
      <w:r w:rsidRPr="002D6786">
        <w:rPr>
          <w:rFonts w:ascii="Times New Roman" w:eastAsia="微软雅黑" w:hAnsi="Times New Roman" w:cs="Times New Roman"/>
          <w:sz w:val="22"/>
          <w:szCs w:val="22"/>
        </w:rPr>
        <w:t>（用户获取广告平台）、</w:t>
      </w:r>
      <w:r w:rsidRPr="002D6786">
        <w:rPr>
          <w:rFonts w:ascii="Times New Roman" w:eastAsia="微软雅黑" w:hAnsi="Times New Roman" w:cs="Times New Roman"/>
          <w:b/>
          <w:bCs/>
          <w:sz w:val="22"/>
          <w:szCs w:val="22"/>
        </w:rPr>
        <w:t>MAX</w:t>
      </w:r>
      <w:r w:rsidRPr="002D6786">
        <w:rPr>
          <w:rFonts w:ascii="Times New Roman" w:eastAsia="微软雅黑" w:hAnsi="Times New Roman" w:cs="Times New Roman"/>
          <w:sz w:val="22"/>
          <w:szCs w:val="22"/>
        </w:rPr>
        <w:t>（应用内竞价广告平台）和</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Adjust</w:t>
      </w:r>
      <w:r w:rsidRPr="002D6786">
        <w:rPr>
          <w:rFonts w:ascii="Times New Roman" w:eastAsia="微软雅黑" w:hAnsi="Times New Roman" w:cs="Times New Roman"/>
          <w:sz w:val="22"/>
          <w:szCs w:val="22"/>
        </w:rPr>
        <w:t>（移动广告测量分析），其中融合了自主研发的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 xml:space="preserve">AXON </w:t>
      </w:r>
      <w:r w:rsidRPr="002D6786">
        <w:rPr>
          <w:rFonts w:ascii="Times New Roman" w:eastAsia="微软雅黑" w:hAnsi="Times New Roman" w:cs="Times New Roman"/>
          <w:b/>
          <w:bCs/>
          <w:sz w:val="22"/>
          <w:szCs w:val="22"/>
        </w:rPr>
        <w:t>人工智能</w:t>
      </w:r>
      <w:r w:rsidRPr="002D6786">
        <w:rPr>
          <w:rFonts w:ascii="Times New Roman" w:eastAsia="微软雅黑" w:hAnsi="Times New Roman" w:cs="Times New Roman"/>
          <w:sz w:val="22"/>
          <w:szCs w:val="22"/>
        </w:rPr>
        <w:t>算法，为客户提供端到端的广告投放优化解决方案</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。借助这一系列产品，</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帮助全球众多移动应用开发者精准触达用户并最大化广告变现效率。目前公司员工约</w:t>
      </w:r>
      <w:r w:rsidRPr="002D6786">
        <w:rPr>
          <w:rFonts w:ascii="Times New Roman" w:eastAsia="微软雅黑" w:hAnsi="Times New Roman" w:cs="Times New Roman"/>
          <w:sz w:val="22"/>
          <w:szCs w:val="22"/>
        </w:rPr>
        <w:t>1500</w:t>
      </w:r>
      <w:r w:rsidRPr="002D6786">
        <w:rPr>
          <w:rFonts w:ascii="Times New Roman" w:eastAsia="微软雅黑" w:hAnsi="Times New Roman" w:cs="Times New Roman"/>
          <w:sz w:val="22"/>
          <w:szCs w:val="22"/>
        </w:rPr>
        <w:t>人，在全球移动广告技术生态中占据重要地位。</w:t>
      </w:r>
    </w:p>
    <w:p w14:paraId="69DB87D0"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近年来，公司业务重心从自营应用逐步转向广告软件平台。</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的软件平台业务收入达到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$18.42</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，同比大增</w:t>
      </w:r>
      <w:r w:rsidRPr="002D6786">
        <w:rPr>
          <w:rFonts w:ascii="Times New Roman" w:eastAsia="微软雅黑" w:hAnsi="Times New Roman" w:cs="Times New Roman"/>
          <w:sz w:val="22"/>
          <w:szCs w:val="22"/>
        </w:rPr>
        <w:t>76%</w:t>
      </w:r>
      <w:r w:rsidRPr="002D6786">
        <w:rPr>
          <w:rFonts w:ascii="Times New Roman" w:eastAsia="微软雅黑" w:hAnsi="Times New Roman" w:cs="Times New Roman"/>
          <w:sz w:val="22"/>
          <w:szCs w:val="22"/>
        </w:rPr>
        <w:t>，占总收入的约</w:t>
      </w:r>
      <w:r w:rsidRPr="002D6786">
        <w:rPr>
          <w:rFonts w:ascii="Times New Roman" w:eastAsia="微软雅黑" w:hAnsi="Times New Roman" w:cs="Times New Roman"/>
          <w:sz w:val="22"/>
          <w:szCs w:val="22"/>
        </w:rPr>
        <w:t>60%</w:t>
      </w:r>
      <w:r w:rsidRPr="002D6786">
        <w:rPr>
          <w:rFonts w:ascii="Times New Roman" w:eastAsia="微软雅黑" w:hAnsi="Times New Roman" w:cs="Times New Roman"/>
          <w:sz w:val="22"/>
          <w:szCs w:val="22"/>
        </w:rPr>
        <w:t>；而自营应用（主要是游戏）业务收入降至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$14</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，同比下滑</w:t>
      </w:r>
      <w:r w:rsidRPr="002D6786">
        <w:rPr>
          <w:rFonts w:ascii="Times New Roman" w:eastAsia="微软雅黑" w:hAnsi="Times New Roman" w:cs="Times New Roman"/>
          <w:sz w:val="22"/>
          <w:szCs w:val="22"/>
        </w:rPr>
        <w:t>18% (</w:t>
      </w:r>
      <w:hyperlink r:id="rId22" w:anchor=":~:text=In%20the%20fourth%20quarter%2C%20we,with%20net%20income%20of%20%24357"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lastRenderedPageBreak/>
        <w:t>(</w:t>
      </w:r>
      <w:hyperlink r:id="rId23"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。这一转型体现了管理层专注于高增长、高毛利的软件平台领域的战略。为了进一步聚焦核心广告技术业务，</w:t>
      </w:r>
      <w:r w:rsidRPr="002D6786">
        <w:rPr>
          <w:rFonts w:ascii="Times New Roman" w:eastAsia="微软雅黑" w:hAnsi="Times New Roman" w:cs="Times New Roman"/>
          <w:b/>
          <w:bCs/>
          <w:sz w:val="22"/>
          <w:szCs w:val="22"/>
        </w:rPr>
        <w:t>公司已签署协议在</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年一季度剥离全部应用游戏业务，以约</w:t>
      </w:r>
      <w:r w:rsidRPr="002D6786">
        <w:rPr>
          <w:rFonts w:ascii="Times New Roman" w:eastAsia="微软雅黑" w:hAnsi="Times New Roman" w:cs="Times New Roman"/>
          <w:b/>
          <w:bCs/>
          <w:sz w:val="22"/>
          <w:szCs w:val="22"/>
        </w:rPr>
        <w:t xml:space="preserve"> $9</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b/>
          <w:bCs/>
          <w:sz w:val="22"/>
          <w:szCs w:val="22"/>
        </w:rPr>
        <w:t xml:space="preserve"> </w:t>
      </w:r>
      <w:r w:rsidRPr="002D6786">
        <w:rPr>
          <w:rFonts w:ascii="Times New Roman" w:eastAsia="微软雅黑" w:hAnsi="Times New Roman" w:cs="Times New Roman"/>
          <w:b/>
          <w:bCs/>
          <w:sz w:val="22"/>
          <w:szCs w:val="22"/>
        </w:rPr>
        <w:t>美元的对价出售</w:t>
      </w:r>
      <w:r w:rsidRPr="002D6786">
        <w:rPr>
          <w:rFonts w:ascii="Times New Roman" w:eastAsia="微软雅黑" w:hAnsi="Times New Roman" w:cs="Times New Roman"/>
          <w:sz w:val="22"/>
          <w:szCs w:val="22"/>
        </w:rPr>
        <w:t>（其中</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亿现金，其余为私有合并后实体的股权）</w:t>
      </w:r>
      <w:r w:rsidRPr="002D6786">
        <w:rPr>
          <w:rFonts w:ascii="Times New Roman" w:eastAsia="微软雅黑" w:hAnsi="Times New Roman" w:cs="Times New Roman"/>
          <w:sz w:val="22"/>
          <w:szCs w:val="22"/>
        </w:rPr>
        <w:t xml:space="preserve"> (</w:t>
      </w:r>
      <w:hyperlink r:id="rId24" w:anchor=":~:text=AppLovin%20,transaction%20in%20the%20coming%20quarter" w:history="1">
        <w:r w:rsidRPr="002D6786">
          <w:rPr>
            <w:rStyle w:val="af0"/>
            <w:rFonts w:ascii="Times New Roman" w:eastAsia="微软雅黑" w:hAnsi="Times New Roman" w:cs="Times New Roman"/>
            <w:sz w:val="22"/>
            <w:szCs w:val="22"/>
          </w:rPr>
          <w:t>AppLovin says to divest apps business, total consideration is $900M | Markets Insider</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。此举将使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彻底转型为纯粹的广告技术平台公司，精简业务结构的同时充实现金储备，并专注于人工智能驱动的广告平台扩张。</w:t>
      </w:r>
    </w:p>
    <w:p w14:paraId="25F62DB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3. </w:t>
      </w:r>
      <w:r w:rsidRPr="002D6786">
        <w:rPr>
          <w:rFonts w:ascii="Times New Roman" w:eastAsia="微软雅黑" w:hAnsi="Times New Roman" w:cs="Times New Roman"/>
          <w:b/>
          <w:bCs/>
          <w:sz w:val="22"/>
          <w:szCs w:val="22"/>
        </w:rPr>
        <w:t>业务模式与核心竞争力</w:t>
      </w:r>
    </w:p>
    <w:p w14:paraId="7043FE8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业务模式：</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的营收主要来自两大板块：</w:t>
      </w:r>
      <w:r w:rsidRPr="002D6786">
        <w:rPr>
          <w:rFonts w:ascii="Times New Roman" w:eastAsia="微软雅黑" w:hAnsi="Times New Roman" w:cs="Times New Roman"/>
          <w:b/>
          <w:bCs/>
          <w:sz w:val="22"/>
          <w:szCs w:val="22"/>
        </w:rPr>
        <w:t>软件平台业务（</w:t>
      </w:r>
      <w:r w:rsidRPr="002D6786">
        <w:rPr>
          <w:rFonts w:ascii="Times New Roman" w:eastAsia="微软雅黑" w:hAnsi="Times New Roman" w:cs="Times New Roman"/>
          <w:b/>
          <w:bCs/>
          <w:sz w:val="22"/>
          <w:szCs w:val="22"/>
        </w:rPr>
        <w:t>Software Platform, SP</w:t>
      </w:r>
      <w:r w:rsidRPr="002D6786">
        <w:rPr>
          <w:rFonts w:ascii="Times New Roman" w:eastAsia="微软雅黑" w:hAnsi="Times New Roman" w:cs="Times New Roman"/>
          <w:b/>
          <w:bCs/>
          <w:sz w:val="22"/>
          <w:szCs w:val="22"/>
        </w:rPr>
        <w:t>）和应用业务（</w:t>
      </w:r>
      <w:r w:rsidRPr="002D6786">
        <w:rPr>
          <w:rFonts w:ascii="Times New Roman" w:eastAsia="微软雅黑" w:hAnsi="Times New Roman" w:cs="Times New Roman"/>
          <w:b/>
          <w:bCs/>
          <w:sz w:val="22"/>
          <w:szCs w:val="22"/>
        </w:rPr>
        <w:t>Apps</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w:t>
      </w:r>
    </w:p>
    <w:p w14:paraId="7B8833FE" w14:textId="77777777" w:rsidR="002D6786" w:rsidRPr="002D6786" w:rsidRDefault="002D6786" w:rsidP="002D6786">
      <w:pPr>
        <w:numPr>
          <w:ilvl w:val="0"/>
          <w:numId w:val="1010"/>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软件平台业务（约占总营收</w:t>
      </w:r>
      <w:r w:rsidRPr="002D6786">
        <w:rPr>
          <w:rFonts w:ascii="Times New Roman" w:eastAsia="微软雅黑" w:hAnsi="Times New Roman" w:cs="Times New Roman"/>
          <w:b/>
          <w:bCs/>
          <w:sz w:val="22"/>
          <w:szCs w:val="22"/>
        </w:rPr>
        <w:t>70%</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：向第三方应用开发者提供广告投放和变现工具，包括应用内竞价广告平台</w:t>
      </w:r>
      <w:r w:rsidRPr="002D6786">
        <w:rPr>
          <w:rFonts w:ascii="Times New Roman" w:eastAsia="微软雅黑" w:hAnsi="Times New Roman" w:cs="Times New Roman"/>
          <w:sz w:val="22"/>
          <w:szCs w:val="22"/>
        </w:rPr>
        <w:t>MAX</w:t>
      </w:r>
      <w:r w:rsidRPr="002D6786">
        <w:rPr>
          <w:rFonts w:ascii="Times New Roman" w:eastAsia="微软雅黑" w:hAnsi="Times New Roman" w:cs="Times New Roman"/>
          <w:sz w:val="22"/>
          <w:szCs w:val="22"/>
        </w:rPr>
        <w:t>、用户获取平台</w:t>
      </w:r>
      <w:r w:rsidRPr="002D6786">
        <w:rPr>
          <w:rFonts w:ascii="Times New Roman" w:eastAsia="微软雅黑" w:hAnsi="Times New Roman" w:cs="Times New Roman"/>
          <w:sz w:val="22"/>
          <w:szCs w:val="22"/>
        </w:rPr>
        <w:t>AppDiscovery</w:t>
      </w:r>
      <w:r w:rsidRPr="002D6786">
        <w:rPr>
          <w:rFonts w:ascii="Times New Roman" w:eastAsia="微软雅黑" w:hAnsi="Times New Roman" w:cs="Times New Roman"/>
          <w:sz w:val="22"/>
          <w:szCs w:val="22"/>
        </w:rPr>
        <w:t>，以及广告测量工具</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等。收入来源主要是广告分成和服务费。该板块具备平台型业务特征，</w:t>
      </w:r>
      <w:r w:rsidRPr="002D6786">
        <w:rPr>
          <w:rFonts w:ascii="Times New Roman" w:eastAsia="微软雅黑" w:hAnsi="Times New Roman" w:cs="Times New Roman"/>
          <w:b/>
          <w:bCs/>
          <w:sz w:val="22"/>
          <w:szCs w:val="22"/>
        </w:rPr>
        <w:t>规模效应显著</w:t>
      </w:r>
      <w:r w:rsidRPr="002D6786">
        <w:rPr>
          <w:rFonts w:ascii="Times New Roman" w:eastAsia="微软雅黑" w:hAnsi="Times New Roman" w:cs="Times New Roman"/>
          <w:sz w:val="22"/>
          <w:szCs w:val="22"/>
        </w:rPr>
        <w:t>：随着接入的应用和广告主增多，广告投放网络的效率和收益提高，进一步吸引更多客户。</w:t>
      </w:r>
    </w:p>
    <w:p w14:paraId="333F84E5" w14:textId="77777777" w:rsidR="002D6786" w:rsidRPr="002D6786" w:rsidRDefault="002D6786" w:rsidP="002D6786">
      <w:pPr>
        <w:numPr>
          <w:ilvl w:val="0"/>
          <w:numId w:val="1010"/>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应用业务（约占总营收</w:t>
      </w:r>
      <w:r w:rsidRPr="002D6786">
        <w:rPr>
          <w:rFonts w:ascii="Times New Roman" w:eastAsia="微软雅黑" w:hAnsi="Times New Roman" w:cs="Times New Roman"/>
          <w:b/>
          <w:bCs/>
          <w:sz w:val="22"/>
          <w:szCs w:val="22"/>
        </w:rPr>
        <w:t>30%</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：公司自营的移动游戏和应用，通过内置广告和应用内购变现。过去</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通过收购多家游戏工作室积累了大量自有游戏（如</w:t>
      </w:r>
      <w:r w:rsidRPr="002D6786">
        <w:rPr>
          <w:rFonts w:ascii="Times New Roman" w:eastAsia="微软雅黑" w:hAnsi="Times New Roman" w:cs="Times New Roman"/>
          <w:sz w:val="22"/>
          <w:szCs w:val="22"/>
        </w:rPr>
        <w:t>Machine Zone</w:t>
      </w:r>
      <w:r w:rsidRPr="002D6786">
        <w:rPr>
          <w:rFonts w:ascii="Times New Roman" w:eastAsia="微软雅黑" w:hAnsi="Times New Roman" w:cs="Times New Roman"/>
          <w:sz w:val="22"/>
          <w:szCs w:val="22"/>
        </w:rPr>
        <w:t>等），此板块营收来源于这些游戏的广告和用户消费。然而该业务近年增长停滞，在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年已呈现逐步退出战略（公司已决定出售游戏工作室资产）。</w:t>
      </w:r>
    </w:p>
    <w:p w14:paraId="26DA152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核心竞争力：</w:t>
      </w:r>
    </w:p>
    <w:p w14:paraId="1769D8A7" w14:textId="77777777" w:rsidR="002D6786" w:rsidRPr="002D6786" w:rsidRDefault="002D6786" w:rsidP="002D6786">
      <w:pPr>
        <w:numPr>
          <w:ilvl w:val="0"/>
          <w:numId w:val="1011"/>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 xml:space="preserve">AXON AI </w:t>
      </w:r>
      <w:r w:rsidRPr="002D6786">
        <w:rPr>
          <w:rFonts w:ascii="Times New Roman" w:eastAsia="微软雅黑" w:hAnsi="Times New Roman" w:cs="Times New Roman"/>
          <w:b/>
          <w:bCs/>
          <w:sz w:val="22"/>
          <w:szCs w:val="22"/>
        </w:rPr>
        <w:t>技术：</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的杀手锏是其人工智能驱动的广告优化引擎</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利用机器学习实时分析海量用户行为数据，为每一次广告展示匹配最合适的广告内容和目标受众，极大提升了广告投放的</w:t>
      </w:r>
      <w:r w:rsidRPr="002D6786">
        <w:rPr>
          <w:rFonts w:ascii="Times New Roman" w:eastAsia="微软雅黑" w:hAnsi="Times New Roman" w:cs="Times New Roman"/>
          <w:b/>
          <w:bCs/>
          <w:sz w:val="22"/>
          <w:szCs w:val="22"/>
        </w:rPr>
        <w:t>精准度和</w:t>
      </w:r>
      <w:r w:rsidRPr="002D6786">
        <w:rPr>
          <w:rFonts w:ascii="Times New Roman" w:eastAsia="微软雅黑" w:hAnsi="Times New Roman" w:cs="Times New Roman"/>
          <w:b/>
          <w:bCs/>
          <w:sz w:val="22"/>
          <w:szCs w:val="22"/>
        </w:rPr>
        <w:t>ROI</w:t>
      </w:r>
      <w:r w:rsidRPr="002D6786">
        <w:rPr>
          <w:rFonts w:ascii="Times New Roman" w:eastAsia="微软雅黑" w:hAnsi="Times New Roman" w:cs="Times New Roman"/>
          <w:sz w:val="22"/>
          <w:szCs w:val="22"/>
        </w:rPr>
        <w:t>。这使得</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的平台可以在不增加用户流失的情况下，提高广告变现效率。据公司披露，</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推出以来显著提高了广告点击率和变现收入，</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年公司整体调整后</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b/>
          <w:bCs/>
          <w:sz w:val="22"/>
          <w:szCs w:val="22"/>
        </w:rPr>
        <w:t>利润率高达</w:t>
      </w:r>
      <w:r w:rsidRPr="002D6786">
        <w:rPr>
          <w:rFonts w:ascii="Times New Roman" w:eastAsia="微软雅黑" w:hAnsi="Times New Roman" w:cs="Times New Roman"/>
          <w:b/>
          <w:bCs/>
          <w:sz w:val="22"/>
          <w:szCs w:val="22"/>
        </w:rPr>
        <w:t>46%</w:t>
      </w:r>
      <w:r w:rsidRPr="002D6786">
        <w:rPr>
          <w:rFonts w:ascii="Times New Roman" w:eastAsia="微软雅黑" w:hAnsi="Times New Roman" w:cs="Times New Roman"/>
          <w:sz w:val="22"/>
          <w:szCs w:val="22"/>
        </w:rPr>
        <w:t>，很大程度上归功于</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优化带来的效率提升</w:t>
      </w:r>
      <w:r w:rsidRPr="002D6786">
        <w:rPr>
          <w:rFonts w:ascii="Times New Roman" w:eastAsia="微软雅黑" w:hAnsi="Times New Roman" w:cs="Times New Roman"/>
          <w:sz w:val="22"/>
          <w:szCs w:val="22"/>
        </w:rPr>
        <w:t xml:space="preserve"> (</w:t>
      </w:r>
      <w:hyperlink r:id="rId25"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w:t>
      </w:r>
      <w:hyperlink r:id="rId26"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的持续升级（如</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年推出的</w:t>
      </w:r>
      <w:r w:rsidRPr="002D6786">
        <w:rPr>
          <w:rFonts w:ascii="Times New Roman" w:eastAsia="微软雅黑" w:hAnsi="Times New Roman" w:cs="Times New Roman"/>
          <w:sz w:val="22"/>
          <w:szCs w:val="22"/>
        </w:rPr>
        <w:t>AXON 2.0</w:t>
      </w:r>
      <w:r w:rsidRPr="002D6786">
        <w:rPr>
          <w:rFonts w:ascii="Times New Roman" w:eastAsia="微软雅黑" w:hAnsi="Times New Roman" w:cs="Times New Roman"/>
          <w:sz w:val="22"/>
          <w:szCs w:val="22"/>
        </w:rPr>
        <w:t>）巩固了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广告投放领域的领先地位。</w:t>
      </w:r>
    </w:p>
    <w:p w14:paraId="52A93896" w14:textId="77777777" w:rsidR="002D6786" w:rsidRPr="002D6786" w:rsidRDefault="002D6786" w:rsidP="002D6786">
      <w:pPr>
        <w:numPr>
          <w:ilvl w:val="0"/>
          <w:numId w:val="1011"/>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数据与规模优势：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作为全球主要的移动广告平台之一，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每天处理数十亿次广告请求，累积了海量的</w:t>
      </w:r>
      <w:r w:rsidRPr="002D6786">
        <w:rPr>
          <w:rFonts w:ascii="Times New Roman" w:eastAsia="微软雅黑" w:hAnsi="Times New Roman" w:cs="Times New Roman"/>
          <w:b/>
          <w:bCs/>
          <w:sz w:val="22"/>
          <w:szCs w:val="22"/>
        </w:rPr>
        <w:t>用户行为和广告效果数据</w:t>
      </w:r>
      <w:r w:rsidRPr="002D6786">
        <w:rPr>
          <w:rFonts w:ascii="Times New Roman" w:eastAsia="微软雅黑" w:hAnsi="Times New Roman" w:cs="Times New Roman"/>
          <w:sz w:val="22"/>
          <w:szCs w:val="22"/>
        </w:rPr>
        <w:t>。这种数据资产反过来训练和提升了</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算法的效果，形成</w:t>
      </w:r>
      <w:r w:rsidRPr="002D6786">
        <w:rPr>
          <w:rFonts w:ascii="Times New Roman" w:eastAsia="微软雅黑" w:hAnsi="Times New Roman" w:cs="Times New Roman"/>
          <w:b/>
          <w:bCs/>
          <w:sz w:val="22"/>
          <w:szCs w:val="22"/>
        </w:rPr>
        <w:t>数据飞轮效应</w:t>
      </w:r>
      <w:r w:rsidRPr="002D6786">
        <w:rPr>
          <w:rFonts w:ascii="Times New Roman" w:eastAsia="微软雅黑" w:hAnsi="Times New Roman" w:cs="Times New Roman"/>
          <w:sz w:val="22"/>
          <w:szCs w:val="22"/>
        </w:rPr>
        <w:t>。同时，公司服务于上千款移动应用和众多广告主，网络规模大意味着能够跨应用执行广告实时竞价，以更高填充率和变现场景取胜中小竞争对手。</w:t>
      </w:r>
    </w:p>
    <w:p w14:paraId="40ECBBFE" w14:textId="77777777" w:rsidR="002D6786" w:rsidRPr="002D6786" w:rsidRDefault="002D6786" w:rsidP="002D6786">
      <w:pPr>
        <w:numPr>
          <w:ilvl w:val="0"/>
          <w:numId w:val="1011"/>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产品一体化生态：</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通过并购和自主开发，构建了从广告</w:t>
      </w:r>
      <w:r w:rsidRPr="002D6786">
        <w:rPr>
          <w:rFonts w:ascii="Times New Roman" w:eastAsia="微软雅黑" w:hAnsi="Times New Roman" w:cs="Times New Roman"/>
          <w:b/>
          <w:bCs/>
          <w:sz w:val="22"/>
          <w:szCs w:val="22"/>
        </w:rPr>
        <w:t>获取用户（</w:t>
      </w:r>
      <w:r w:rsidRPr="002D6786">
        <w:rPr>
          <w:rFonts w:ascii="Times New Roman" w:eastAsia="微软雅黑" w:hAnsi="Times New Roman" w:cs="Times New Roman"/>
          <w:b/>
          <w:bCs/>
          <w:sz w:val="22"/>
          <w:szCs w:val="22"/>
        </w:rPr>
        <w:t>UA</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广告变现</w:t>
      </w:r>
      <w:r w:rsidRPr="002D6786">
        <w:rPr>
          <w:rFonts w:ascii="Times New Roman" w:eastAsia="微软雅黑" w:hAnsi="Times New Roman" w:cs="Times New Roman"/>
          <w:sz w:val="22"/>
          <w:szCs w:val="22"/>
        </w:rPr>
        <w:t>到</w:t>
      </w:r>
      <w:r w:rsidRPr="002D6786">
        <w:rPr>
          <w:rFonts w:ascii="Times New Roman" w:eastAsia="微软雅黑" w:hAnsi="Times New Roman" w:cs="Times New Roman"/>
          <w:b/>
          <w:bCs/>
          <w:sz w:val="22"/>
          <w:szCs w:val="22"/>
        </w:rPr>
        <w:t>效果分析</w:t>
      </w:r>
      <w:r w:rsidRPr="002D6786">
        <w:rPr>
          <w:rFonts w:ascii="Times New Roman" w:eastAsia="微软雅黑" w:hAnsi="Times New Roman" w:cs="Times New Roman"/>
          <w:sz w:val="22"/>
          <w:szCs w:val="22"/>
        </w:rPr>
        <w:t>的一体化产品矩阵。例如</w:t>
      </w:r>
      <w:r w:rsidRPr="002D6786">
        <w:rPr>
          <w:rFonts w:ascii="Times New Roman" w:eastAsia="微软雅黑" w:hAnsi="Times New Roman" w:cs="Times New Roman"/>
          <w:sz w:val="22"/>
          <w:szCs w:val="22"/>
        </w:rPr>
        <w:t>AppDiscovery</w:t>
      </w:r>
      <w:r w:rsidRPr="002D6786">
        <w:rPr>
          <w:rFonts w:ascii="Times New Roman" w:eastAsia="微软雅黑" w:hAnsi="Times New Roman" w:cs="Times New Roman"/>
          <w:sz w:val="22"/>
          <w:szCs w:val="22"/>
        </w:rPr>
        <w:t>负责引流拉新，</w:t>
      </w:r>
      <w:r w:rsidRPr="002D6786">
        <w:rPr>
          <w:rFonts w:ascii="Times New Roman" w:eastAsia="微软雅黑" w:hAnsi="Times New Roman" w:cs="Times New Roman"/>
          <w:sz w:val="22"/>
          <w:szCs w:val="22"/>
        </w:rPr>
        <w:t>MAX</w:t>
      </w:r>
      <w:r w:rsidRPr="002D6786">
        <w:rPr>
          <w:rFonts w:ascii="Times New Roman" w:eastAsia="微软雅黑" w:hAnsi="Times New Roman" w:cs="Times New Roman"/>
          <w:sz w:val="22"/>
          <w:szCs w:val="22"/>
        </w:rPr>
        <w:t>负责变现，</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提供追踪归因。这些服务无缝衔接，为客户提供端到端解决方案，提高客户黏性。在移动广告买量与变现行业，</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提供了</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一站式</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平台</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，这在分散的广告技术市场中具有差异化竞争优势。</w:t>
      </w:r>
    </w:p>
    <w:p w14:paraId="54F4CF85" w14:textId="77777777" w:rsidR="002D6786" w:rsidRPr="002D6786" w:rsidRDefault="002D6786" w:rsidP="002D6786">
      <w:pPr>
        <w:numPr>
          <w:ilvl w:val="0"/>
          <w:numId w:val="1011"/>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强劲的执行和转型能力：</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管理层在市场环境变化时展现出快速应变能力。例如面对苹果</w:t>
      </w:r>
      <w:r w:rsidRPr="002D6786">
        <w:rPr>
          <w:rFonts w:ascii="Times New Roman" w:eastAsia="微软雅黑" w:hAnsi="Times New Roman" w:cs="Times New Roman"/>
          <w:sz w:val="22"/>
          <w:szCs w:val="22"/>
        </w:rPr>
        <w:t>ATT</w:t>
      </w:r>
      <w:r w:rsidRPr="002D6786">
        <w:rPr>
          <w:rFonts w:ascii="Times New Roman" w:eastAsia="微软雅黑" w:hAnsi="Times New Roman" w:cs="Times New Roman"/>
          <w:sz w:val="22"/>
          <w:szCs w:val="22"/>
        </w:rPr>
        <w:t>隐私政策冲击，公司及时优化广告技术并加大非个性化投放，使业绩在</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年迅速反弹。又如</w:t>
      </w:r>
      <w:r w:rsidRPr="002D6786">
        <w:rPr>
          <w:rFonts w:ascii="Times New Roman" w:eastAsia="微软雅黑" w:hAnsi="Times New Roman" w:cs="Times New Roman"/>
          <w:sz w:val="22"/>
          <w:szCs w:val="22"/>
        </w:rPr>
        <w:t>2022-2023</w:t>
      </w:r>
      <w:r w:rsidRPr="002D6786">
        <w:rPr>
          <w:rFonts w:ascii="Times New Roman" w:eastAsia="微软雅黑" w:hAnsi="Times New Roman" w:cs="Times New Roman"/>
          <w:sz w:val="22"/>
          <w:szCs w:val="22"/>
        </w:rPr>
        <w:t>年果断收缩低增长的游戏业务、专注投资广告平台，使公司重新回到高速增长轨道。这种战略定力和执行力，也是</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实现从传统手游公司转型为高科技广告平台的关键。</w:t>
      </w:r>
    </w:p>
    <w:p w14:paraId="4ECA0FC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4. </w:t>
      </w:r>
      <w:r w:rsidRPr="002D6786">
        <w:rPr>
          <w:rFonts w:ascii="Times New Roman" w:eastAsia="微软雅黑" w:hAnsi="Times New Roman" w:cs="Times New Roman"/>
          <w:b/>
          <w:bCs/>
          <w:sz w:val="22"/>
          <w:szCs w:val="22"/>
        </w:rPr>
        <w:t>财务分析</w:t>
      </w:r>
    </w:p>
    <w:p w14:paraId="38CB7BA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收入与增长：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受益于软件平台业务的爆发式增长，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的财务表现近年来强劲复苏。</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全年总营收为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$33.28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，同比增长</w:t>
      </w:r>
      <w:r w:rsidRPr="002D6786">
        <w:rPr>
          <w:rFonts w:ascii="Times New Roman" w:eastAsia="微软雅黑" w:hAnsi="Times New Roman" w:cs="Times New Roman"/>
          <w:sz w:val="22"/>
          <w:szCs w:val="22"/>
        </w:rPr>
        <w:t>17% (</w:t>
      </w:r>
      <w:hyperlink r:id="rId27"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。而随着</w:t>
      </w:r>
      <w:r w:rsidRPr="002D6786">
        <w:rPr>
          <w:rFonts w:ascii="Times New Roman" w:eastAsia="微软雅黑" w:hAnsi="Times New Roman" w:cs="Times New Roman"/>
          <w:sz w:val="22"/>
          <w:szCs w:val="22"/>
        </w:rPr>
        <w:t>AXON 2.0</w:t>
      </w:r>
      <w:r w:rsidRPr="002D6786">
        <w:rPr>
          <w:rFonts w:ascii="Times New Roman" w:eastAsia="微软雅黑" w:hAnsi="Times New Roman" w:cs="Times New Roman"/>
          <w:sz w:val="22"/>
          <w:szCs w:val="22"/>
        </w:rPr>
        <w:t>全面发力和移动广告市场回暖，</w:t>
      </w:r>
      <w:r w:rsidRPr="002D6786">
        <w:rPr>
          <w:rFonts w:ascii="Times New Roman" w:eastAsia="微软雅黑" w:hAnsi="Times New Roman" w:cs="Times New Roman"/>
          <w:b/>
          <w:bCs/>
          <w:sz w:val="22"/>
          <w:szCs w:val="22"/>
        </w:rPr>
        <w:t>2024</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业绩进一步加速：根据最新财报数据，</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年全年营收达到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$47.1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，同比大增</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43.4%</w:t>
      </w:r>
      <w:r w:rsidRPr="002D6786">
        <w:rPr>
          <w:rFonts w:ascii="Times New Roman" w:eastAsia="微软雅黑" w:hAnsi="Times New Roman" w:cs="Times New Roman"/>
          <w:sz w:val="22"/>
          <w:szCs w:val="22"/>
        </w:rPr>
        <w:t xml:space="preserve"> (</w:t>
      </w:r>
      <w:hyperlink r:id="rId28" w:anchor=":~:text=AppLovin%20Revenue" w:history="1">
        <w:r w:rsidRPr="002D6786">
          <w:rPr>
            <w:rStyle w:val="af0"/>
            <w:rFonts w:ascii="Times New Roman" w:eastAsia="微软雅黑" w:hAnsi="Times New Roman" w:cs="Times New Roman"/>
            <w:sz w:val="22"/>
            <w:szCs w:val="22"/>
          </w:rPr>
          <w:t>AppLovin Revenue 2018-2024 - StockAnalysis</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。其中</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年第四季度营收</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$13.73</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，同比增长约</w:t>
      </w:r>
      <w:r w:rsidRPr="002D6786">
        <w:rPr>
          <w:rFonts w:ascii="Times New Roman" w:eastAsia="微软雅黑" w:hAnsi="Times New Roman" w:cs="Times New Roman"/>
          <w:sz w:val="22"/>
          <w:szCs w:val="22"/>
        </w:rPr>
        <w:t>44%</w:t>
      </w:r>
      <w:r w:rsidRPr="002D6786">
        <w:rPr>
          <w:rFonts w:ascii="Times New Roman" w:eastAsia="微软雅黑" w:hAnsi="Times New Roman" w:cs="Times New Roman"/>
          <w:sz w:val="22"/>
          <w:szCs w:val="22"/>
        </w:rPr>
        <w:t>，大幅超出市场预期。这一增长主要由广告平台业务驱动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年软件平台收入强劲上升，而自营游戏收入占比下降，表明公司成功实现了收入结构转型。此外，公司未来营收有望继续稳步扩张。华尔街分析师一致预测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营收将达</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$57.6</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左右，同比增长约</w:t>
      </w:r>
      <w:r w:rsidRPr="002D6786">
        <w:rPr>
          <w:rFonts w:ascii="Times New Roman" w:eastAsia="微软雅黑" w:hAnsi="Times New Roman" w:cs="Times New Roman"/>
          <w:sz w:val="22"/>
          <w:szCs w:val="22"/>
        </w:rPr>
        <w:t>21%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，尽管增长率较前期有所放缓但仍高于行业平均水平。</w:t>
      </w:r>
    </w:p>
    <w:p w14:paraId="7153073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盈利能力：</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的盈利能力在广告技术行业中名列前茅。随着高毛利的软件平台业务占比提升，公司整体毛利率和利润率显著改善：</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年毛利率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64.9%</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年前三季度毛利率已升至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71.3%</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调整后</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sz w:val="22"/>
          <w:szCs w:val="22"/>
        </w:rPr>
        <w:t>方面，</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$15.0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利率</w:t>
      </w:r>
      <w:r w:rsidRPr="002D6786">
        <w:rPr>
          <w:rFonts w:ascii="Times New Roman" w:eastAsia="微软雅黑" w:hAnsi="Times New Roman" w:cs="Times New Roman"/>
          <w:sz w:val="22"/>
          <w:szCs w:val="22"/>
        </w:rPr>
        <w:t>46%</w:t>
      </w:r>
      <w:r w:rsidRPr="002D6786">
        <w:rPr>
          <w:rFonts w:ascii="Times New Roman" w:eastAsia="微软雅黑" w:hAnsi="Times New Roman" w:cs="Times New Roman"/>
          <w:sz w:val="22"/>
          <w:szCs w:val="22"/>
        </w:rPr>
        <w:t>），而</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年在收入增长带动和成本控制下，全年调整后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猛增至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$22.5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，利润率超过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48%</w:t>
      </w:r>
      <w:r w:rsidRPr="002D6786">
        <w:rPr>
          <w:rFonts w:ascii="Times New Roman" w:eastAsia="微软雅黑" w:hAnsi="Times New Roman" w:cs="Times New Roman"/>
          <w:sz w:val="22"/>
          <w:szCs w:val="22"/>
        </w:rPr>
        <w:t xml:space="preserve"> (</w:t>
      </w:r>
      <w:hyperlink r:id="rId29"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w:t>
      </w:r>
      <w:hyperlink r:id="rId30"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。最新的</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单季</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利润率更是达到</w:t>
      </w:r>
      <w:r w:rsidRPr="002D6786">
        <w:rPr>
          <w:rFonts w:ascii="Times New Roman" w:eastAsia="微软雅黑" w:hAnsi="Times New Roman" w:cs="Times New Roman"/>
          <w:sz w:val="22"/>
          <w:szCs w:val="22"/>
        </w:rPr>
        <w:t>50%</w:t>
      </w:r>
      <w:r w:rsidRPr="002D6786">
        <w:rPr>
          <w:rFonts w:ascii="Times New Roman" w:eastAsia="微软雅黑" w:hAnsi="Times New Roman" w:cs="Times New Roman"/>
          <w:sz w:val="22"/>
          <w:szCs w:val="22"/>
        </w:rPr>
        <w:t>，显示出卓越的经营杠杆效应。净利润也由</w:t>
      </w:r>
      <w:r w:rsidRPr="002D6786">
        <w:rPr>
          <w:rFonts w:ascii="Times New Roman" w:eastAsia="微软雅黑" w:hAnsi="Times New Roman" w:cs="Times New Roman"/>
          <w:sz w:val="22"/>
          <w:szCs w:val="22"/>
        </w:rPr>
        <w:t>2022</w:t>
      </w:r>
      <w:r w:rsidRPr="002D6786">
        <w:rPr>
          <w:rFonts w:ascii="Times New Roman" w:eastAsia="微软雅黑" w:hAnsi="Times New Roman" w:cs="Times New Roman"/>
          <w:sz w:val="22"/>
          <w:szCs w:val="22"/>
        </w:rPr>
        <w:t>年的亏损转为盈利：</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年净利润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$3.57</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（净利率</w:t>
      </w:r>
      <w:r w:rsidRPr="002D6786">
        <w:rPr>
          <w:rFonts w:ascii="Times New Roman" w:eastAsia="微软雅黑" w:hAnsi="Times New Roman" w:cs="Times New Roman"/>
          <w:sz w:val="22"/>
          <w:szCs w:val="22"/>
        </w:rPr>
        <w:t>11%</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年净利进一步大幅提高（</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净利</w:t>
      </w:r>
      <w:r w:rsidRPr="002D6786">
        <w:rPr>
          <w:rFonts w:ascii="Times New Roman" w:eastAsia="微软雅黑" w:hAnsi="Times New Roman" w:cs="Times New Roman"/>
          <w:sz w:val="22"/>
          <w:szCs w:val="22"/>
        </w:rPr>
        <w:t>$1.72</w:t>
      </w:r>
      <w:r w:rsidRPr="002D6786">
        <w:rPr>
          <w:rFonts w:ascii="Times New Roman" w:eastAsia="微软雅黑" w:hAnsi="Times New Roman" w:cs="Times New Roman"/>
          <w:sz w:val="22"/>
          <w:szCs w:val="22"/>
        </w:rPr>
        <w:t>亿，净利率</w:t>
      </w:r>
      <w:r w:rsidRPr="002D6786">
        <w:rPr>
          <w:rFonts w:ascii="Times New Roman" w:eastAsia="微软雅黑" w:hAnsi="Times New Roman" w:cs="Times New Roman"/>
          <w:sz w:val="22"/>
          <w:szCs w:val="22"/>
        </w:rPr>
        <w:t>18% (</w:t>
      </w:r>
      <w:hyperlink r:id="rId31" w:anchor=":~:text=In%20the%20fourth%20quarter%2C%20we,with%20net%20income%20of%20%24357"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自由现金流（</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充沛：</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年经营活动现金流</w:t>
      </w:r>
      <w:r w:rsidRPr="002D6786">
        <w:rPr>
          <w:rFonts w:ascii="Times New Roman" w:eastAsia="微软雅黑" w:hAnsi="Times New Roman" w:cs="Times New Roman"/>
          <w:sz w:val="22"/>
          <w:szCs w:val="22"/>
        </w:rPr>
        <w:t>$11</w:t>
      </w:r>
      <w:r w:rsidRPr="002D6786">
        <w:rPr>
          <w:rFonts w:ascii="Times New Roman" w:eastAsia="微软雅黑" w:hAnsi="Times New Roman" w:cs="Times New Roman"/>
          <w:sz w:val="22"/>
          <w:szCs w:val="22"/>
        </w:rPr>
        <w:t>亿，自由现金流约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r:id="rId32" w:anchor=":~:text=of%2011,business%20every%20quarter%20this%20year"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年自由现金流持续增长，全年估计超过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$16</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，为公司提供了实施股票回购、债务偿还的充足资金支持。整体来看，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已从一家高投入高亏损的成长型公司，转变为高盈利、高现金产出的成熟企业。</w:t>
      </w:r>
    </w:p>
    <w:p w14:paraId="19488B2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财务结构：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由于历史上通过举债并购游戏资产，</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资产负债表的杠杆较高。截止</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年底，公司长期债务约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，股东权益约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债务股权比率</w:t>
      </w:r>
      <w:r w:rsidRPr="002D6786">
        <w:rPr>
          <w:rFonts w:ascii="Times New Roman" w:eastAsia="微软雅黑" w:hAnsi="Times New Roman" w:cs="Times New Roman"/>
          <w:sz w:val="22"/>
          <w:szCs w:val="22"/>
        </w:rPr>
        <w:t>超过</w:t>
      </w:r>
      <w:r w:rsidRPr="002D6786">
        <w:rPr>
          <w:rFonts w:ascii="Times New Roman" w:eastAsia="微软雅黑" w:hAnsi="Times New Roman" w:cs="Times New Roman"/>
          <w:sz w:val="22"/>
          <w:szCs w:val="22"/>
        </w:rPr>
        <w:t>300%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。尽管绝对负债较高，但由于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利润强劲，</w:t>
      </w:r>
      <w:r w:rsidRPr="002D6786">
        <w:rPr>
          <w:rFonts w:ascii="Times New Roman" w:eastAsia="微软雅黑" w:hAnsi="Times New Roman" w:cs="Times New Roman"/>
          <w:b/>
          <w:bCs/>
          <w:sz w:val="22"/>
          <w:szCs w:val="22"/>
        </w:rPr>
        <w:t>净债务</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b/>
          <w:bCs/>
          <w:sz w:val="22"/>
          <w:szCs w:val="22"/>
        </w:rPr>
        <w:t>比</w:t>
      </w:r>
      <w:r w:rsidRPr="002D6786">
        <w:rPr>
          <w:rFonts w:ascii="Times New Roman" w:eastAsia="微软雅黑" w:hAnsi="Times New Roman" w:cs="Times New Roman"/>
          <w:sz w:val="22"/>
          <w:szCs w:val="22"/>
        </w:rPr>
        <w:t>保持在合理水平。同时，公司持有现金及等价物约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$5.68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，短期流动性尚可。利息支出相对于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的比例不高，债务风险在可控范围内。不过，需要关注利率上行和业务波动对偿债的影响。财务杠杆放大了股东回报：</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年公司</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ROE</w:t>
      </w:r>
      <w:r w:rsidRPr="002D6786">
        <w:rPr>
          <w:rFonts w:ascii="Times New Roman" w:eastAsia="微软雅黑" w:hAnsi="Times New Roman" w:cs="Times New Roman"/>
          <w:b/>
          <w:bCs/>
          <w:sz w:val="22"/>
          <w:szCs w:val="22"/>
        </w:rPr>
        <w:t>（净资产回报率）极高，一定程度上受益于高负债经营，但这也意味着未来财务风险</w:t>
      </w:r>
      <w:r w:rsidRPr="002D6786">
        <w:rPr>
          <w:rFonts w:ascii="Times New Roman" w:eastAsia="微软雅黑" w:hAnsi="Times New Roman" w:cs="Times New Roman"/>
          <w:sz w:val="22"/>
          <w:szCs w:val="22"/>
        </w:rPr>
        <w:t>放大</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。好消息是，公司管理层已着手降低杠杆，除了将剥离游戏业务回笼现金外，亦持续用盈余现金</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回购股票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年回购了</w:t>
      </w:r>
      <w:r w:rsidRPr="002D6786">
        <w:rPr>
          <w:rFonts w:ascii="Times New Roman" w:eastAsia="微软雅黑" w:hAnsi="Times New Roman" w:cs="Times New Roman"/>
          <w:sz w:val="22"/>
          <w:szCs w:val="22"/>
        </w:rPr>
        <w:t>5430</w:t>
      </w:r>
      <w:r w:rsidRPr="002D6786">
        <w:rPr>
          <w:rFonts w:ascii="Times New Roman" w:eastAsia="微软雅黑" w:hAnsi="Times New Roman" w:cs="Times New Roman"/>
          <w:sz w:val="22"/>
          <w:szCs w:val="22"/>
        </w:rPr>
        <w:t>万股，占总股本近</w:t>
      </w:r>
      <w:r w:rsidRPr="002D6786">
        <w:rPr>
          <w:rFonts w:ascii="Times New Roman" w:eastAsia="微软雅黑" w:hAnsi="Times New Roman" w:cs="Times New Roman"/>
          <w:sz w:val="22"/>
          <w:szCs w:val="22"/>
        </w:rPr>
        <w:t>10% (</w:t>
      </w:r>
      <w:hyperlink r:id="rId33" w:anchor=":~:text=combination%20of%20share%20management%20and,25"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），这些举措将逐步改善资产负债结构。</w:t>
      </w:r>
    </w:p>
    <w:p w14:paraId="0F0ECCE8"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关键财务指标表现：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公司近年各项指标呈健康趋势：销售收入年均复合增长率超过</w:t>
      </w:r>
      <w:r w:rsidRPr="002D6786">
        <w:rPr>
          <w:rFonts w:ascii="Times New Roman" w:eastAsia="微软雅黑" w:hAnsi="Times New Roman" w:cs="Times New Roman"/>
          <w:sz w:val="22"/>
          <w:szCs w:val="22"/>
        </w:rPr>
        <w:t>30%</w:t>
      </w:r>
      <w:r w:rsidRPr="002D6786">
        <w:rPr>
          <w:rFonts w:ascii="Times New Roman" w:eastAsia="微软雅黑" w:hAnsi="Times New Roman" w:cs="Times New Roman"/>
          <w:sz w:val="22"/>
          <w:szCs w:val="22"/>
        </w:rPr>
        <w:t>，毛利率提高至</w:t>
      </w:r>
      <w:r w:rsidRPr="002D6786">
        <w:rPr>
          <w:rFonts w:ascii="Times New Roman" w:eastAsia="微软雅黑" w:hAnsi="Times New Roman" w:cs="Times New Roman"/>
          <w:sz w:val="22"/>
          <w:szCs w:val="22"/>
        </w:rPr>
        <w:t>70%</w:t>
      </w:r>
      <w:r w:rsidRPr="002D6786">
        <w:rPr>
          <w:rFonts w:ascii="Times New Roman" w:eastAsia="微软雅黑" w:hAnsi="Times New Roman" w:cs="Times New Roman"/>
          <w:sz w:val="22"/>
          <w:szCs w:val="22"/>
        </w:rPr>
        <w:t>以上；营业费用随收入增长保持适度，销售费用率逐渐下降，经营杠杆凸显；每股收益增长迅猛，</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$4.54</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TTM</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 xml:space="preserve"> (</w:t>
      </w:r>
      <w:hyperlink r:id="rId34" w:anchor=":~:text=Scroll%20to%20Statements"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。值得注意的是，</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b/>
          <w:bCs/>
          <w:sz w:val="22"/>
          <w:szCs w:val="22"/>
        </w:rPr>
        <w:t>资本回报率</w:t>
      </w:r>
      <w:r w:rsidRPr="002D6786">
        <w:rPr>
          <w:rFonts w:ascii="Times New Roman" w:eastAsia="微软雅黑" w:hAnsi="Times New Roman" w:cs="Times New Roman"/>
          <w:b/>
          <w:bCs/>
          <w:sz w:val="22"/>
          <w:szCs w:val="22"/>
        </w:rPr>
        <w:t>ROIC</w:t>
      </w:r>
      <w:r w:rsidRPr="002D6786">
        <w:rPr>
          <w:rFonts w:ascii="Times New Roman" w:eastAsia="微软雅黑" w:hAnsi="Times New Roman" w:cs="Times New Roman"/>
          <w:sz w:val="22"/>
          <w:szCs w:val="22"/>
        </w:rPr>
        <w:t>远高于加权平均资本成本</w:t>
      </w:r>
      <w:r w:rsidRPr="002D6786">
        <w:rPr>
          <w:rFonts w:ascii="Times New Roman" w:eastAsia="微软雅黑" w:hAnsi="Times New Roman" w:cs="Times New Roman"/>
          <w:sz w:val="22"/>
          <w:szCs w:val="22"/>
        </w:rPr>
        <w:t>WACC</w:t>
      </w:r>
      <w:r w:rsidRPr="002D6786">
        <w:rPr>
          <w:rFonts w:ascii="Times New Roman" w:eastAsia="微软雅黑" w:hAnsi="Times New Roman" w:cs="Times New Roman"/>
          <w:sz w:val="22"/>
          <w:szCs w:val="22"/>
        </w:rPr>
        <w:t>，这意味着公司在创造超额价值</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。综合来看，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财务状况良好，高增长配合高</w:t>
      </w:r>
      <w:r w:rsidRPr="002D6786">
        <w:rPr>
          <w:rFonts w:ascii="Times New Roman" w:eastAsia="微软雅黑" w:hAnsi="Times New Roman" w:cs="Times New Roman"/>
          <w:sz w:val="22"/>
          <w:szCs w:val="22"/>
        </w:rPr>
        <w:lastRenderedPageBreak/>
        <w:t>利润率，使其具备内生性现金流自给的能力。但投资者亦应持续关注</w:t>
      </w:r>
      <w:r w:rsidRPr="002D6786">
        <w:rPr>
          <w:rFonts w:ascii="Times New Roman" w:eastAsia="微软雅黑" w:hAnsi="Times New Roman" w:cs="Times New Roman"/>
          <w:b/>
          <w:bCs/>
          <w:sz w:val="22"/>
          <w:szCs w:val="22"/>
        </w:rPr>
        <w:t>应收账款、营运资金周转</w:t>
      </w:r>
      <w:r w:rsidRPr="002D6786">
        <w:rPr>
          <w:rFonts w:ascii="Times New Roman" w:eastAsia="微软雅黑" w:hAnsi="Times New Roman" w:cs="Times New Roman"/>
          <w:sz w:val="22"/>
          <w:szCs w:val="22"/>
        </w:rPr>
        <w:t>等指标，以确保快速扩张下的财务运营质量。</w:t>
      </w:r>
    </w:p>
    <w:p w14:paraId="45D7982D"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w:t>
      </w:r>
      <w:r w:rsidRPr="002D6786">
        <w:rPr>
          <w:rFonts w:ascii="Times New Roman" w:eastAsia="微软雅黑" w:hAnsi="Times New Roman" w:cs="Times New Roman"/>
          <w:i/>
          <w:iCs/>
          <w:sz w:val="22"/>
          <w:szCs w:val="22"/>
        </w:rPr>
        <w:t>数据可视化：下图展示了</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近年来收入与利润的快速增长趋势，以及软件平台与自营应用两大业务营收构成的变化。可以看出，软件平台业务（蓝色）自</w:t>
      </w:r>
      <w:r w:rsidRPr="002D6786">
        <w:rPr>
          <w:rFonts w:ascii="Times New Roman" w:eastAsia="微软雅黑" w:hAnsi="Times New Roman" w:cs="Times New Roman"/>
          <w:i/>
          <w:iCs/>
          <w:sz w:val="22"/>
          <w:szCs w:val="22"/>
        </w:rPr>
        <w:t>2021</w:t>
      </w:r>
      <w:r w:rsidRPr="002D6786">
        <w:rPr>
          <w:rFonts w:ascii="Times New Roman" w:eastAsia="微软雅黑" w:hAnsi="Times New Roman" w:cs="Times New Roman"/>
          <w:i/>
          <w:iCs/>
          <w:sz w:val="22"/>
          <w:szCs w:val="22"/>
        </w:rPr>
        <w:t>年以来实现爆发式增长，已成为收入主引擎，而应用业务（灰色）占比逐步下降。</w:t>
      </w:r>
      <w:r w:rsidRPr="002D6786">
        <w:rPr>
          <w:rFonts w:ascii="Times New Roman" w:eastAsia="微软雅黑" w:hAnsi="Times New Roman" w:cs="Times New Roman"/>
          <w:i/>
          <w:iCs/>
          <w:sz w:val="22"/>
          <w:szCs w:val="22"/>
        </w:rPr>
        <w:t>)</w:t>
      </w:r>
    </w:p>
    <w:p w14:paraId="16919B6F" w14:textId="1BD5B204" w:rsid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xml:space="preserve">) </w:t>
      </w:r>
    </w:p>
    <w:p w14:paraId="2B3BE945" w14:textId="233529C8" w:rsidR="002D6786" w:rsidRDefault="002D6786" w:rsidP="002D6786">
      <w:pPr>
        <w:rPr>
          <w:rFonts w:ascii="Times New Roman" w:eastAsia="微软雅黑" w:hAnsi="Times New Roman" w:cs="Times New Roman"/>
          <w:sz w:val="22"/>
          <w:szCs w:val="22"/>
        </w:rPr>
      </w:pPr>
    </w:p>
    <w:p w14:paraId="7AF5E384" w14:textId="6B049E5B"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图：</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总营收及业务分部营收（</w:t>
      </w:r>
      <w:r w:rsidRPr="002D6786">
        <w:rPr>
          <w:rFonts w:ascii="Times New Roman" w:eastAsia="微软雅黑" w:hAnsi="Times New Roman" w:cs="Times New Roman"/>
          <w:i/>
          <w:iCs/>
          <w:sz w:val="22"/>
          <w:szCs w:val="22"/>
        </w:rPr>
        <w:t xml:space="preserve">2019–2024 </w:t>
      </w:r>
      <w:r w:rsidRPr="002D6786">
        <w:rPr>
          <w:rFonts w:ascii="Times New Roman" w:eastAsia="微软雅黑" w:hAnsi="Times New Roman" w:cs="Times New Roman"/>
          <w:i/>
          <w:iCs/>
          <w:sz w:val="22"/>
          <w:szCs w:val="22"/>
        </w:rPr>
        <w:t>年，单位：亿美元）</w:t>
      </w:r>
    </w:p>
    <w:p w14:paraId="462631BE"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5. </w:t>
      </w:r>
      <w:r w:rsidRPr="002D6786">
        <w:rPr>
          <w:rFonts w:ascii="Times New Roman" w:eastAsia="微软雅黑" w:hAnsi="Times New Roman" w:cs="Times New Roman"/>
          <w:b/>
          <w:bCs/>
          <w:sz w:val="22"/>
          <w:szCs w:val="22"/>
        </w:rPr>
        <w:t>估值分析</w:t>
      </w:r>
    </w:p>
    <w:p w14:paraId="424F2A5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相对估值</w:t>
      </w:r>
      <w:r w:rsidRPr="002D6786">
        <w:rPr>
          <w:rFonts w:ascii="Times New Roman" w:eastAsia="微软雅黑" w:hAnsi="Times New Roman" w:cs="Times New Roman"/>
          <w:b/>
          <w:bCs/>
          <w:sz w:val="22"/>
          <w:szCs w:val="22"/>
        </w:rPr>
        <w:t xml:space="preserve"> – </w:t>
      </w:r>
      <w:r w:rsidRPr="002D6786">
        <w:rPr>
          <w:rFonts w:ascii="Times New Roman" w:eastAsia="微软雅黑" w:hAnsi="Times New Roman" w:cs="Times New Roman"/>
          <w:b/>
          <w:bCs/>
          <w:sz w:val="22"/>
          <w:szCs w:val="22"/>
        </w:rPr>
        <w:t>市盈率及增长</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经过</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年的股价飙涨，</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目前估值水平显著高于历史均值。截至</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3</w:t>
      </w:r>
      <w:r w:rsidRPr="002D6786">
        <w:rPr>
          <w:rFonts w:ascii="Times New Roman" w:eastAsia="微软雅黑" w:hAnsi="Times New Roman" w:cs="Times New Roman"/>
          <w:sz w:val="22"/>
          <w:szCs w:val="22"/>
        </w:rPr>
        <w:t>月中旬，公司股价约在</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$270</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附近，对应</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TTM</w:t>
      </w:r>
      <w:r w:rsidRPr="002D6786">
        <w:rPr>
          <w:rFonts w:ascii="Times New Roman" w:eastAsia="微软雅黑" w:hAnsi="Times New Roman" w:cs="Times New Roman"/>
          <w:b/>
          <w:bCs/>
          <w:sz w:val="22"/>
          <w:szCs w:val="22"/>
        </w:rPr>
        <w:t>市盈率</w:t>
      </w:r>
      <w:r w:rsidRPr="002D6786">
        <w:rPr>
          <w:rFonts w:ascii="Times New Roman" w:eastAsia="微软雅黑" w:hAnsi="Times New Roman" w:cs="Times New Roman"/>
          <w:sz w:val="22"/>
          <w:szCs w:val="22"/>
        </w:rPr>
        <w:t>接近</w:t>
      </w:r>
      <w:r w:rsidRPr="002D6786">
        <w:rPr>
          <w:rFonts w:ascii="Times New Roman" w:eastAsia="微软雅黑" w:hAnsi="Times New Roman" w:cs="Times New Roman"/>
          <w:sz w:val="22"/>
          <w:szCs w:val="22"/>
        </w:rPr>
        <w:t>60</w:t>
      </w:r>
      <w:r w:rsidRPr="002D6786">
        <w:rPr>
          <w:rFonts w:ascii="Times New Roman" w:eastAsia="微软雅黑" w:hAnsi="Times New Roman" w:cs="Times New Roman"/>
          <w:sz w:val="22"/>
          <w:szCs w:val="22"/>
        </w:rPr>
        <w:t>倍，</w:t>
      </w:r>
      <w:r w:rsidRPr="002D6786">
        <w:rPr>
          <w:rFonts w:ascii="Times New Roman" w:eastAsia="微软雅黑" w:hAnsi="Times New Roman" w:cs="Times New Roman"/>
          <w:b/>
          <w:bCs/>
          <w:sz w:val="22"/>
          <w:szCs w:val="22"/>
        </w:rPr>
        <w:t>远期市盈率</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27</w:t>
      </w:r>
      <w:r w:rsidRPr="002D6786">
        <w:rPr>
          <w:rFonts w:ascii="Times New Roman" w:eastAsia="微软雅黑" w:hAnsi="Times New Roman" w:cs="Times New Roman"/>
          <w:sz w:val="22"/>
          <w:szCs w:val="22"/>
        </w:rPr>
        <w:t>倍左右</w:t>
      </w:r>
      <w:r w:rsidRPr="002D6786">
        <w:rPr>
          <w:rFonts w:ascii="Times New Roman" w:eastAsia="微软雅黑" w:hAnsi="Times New Roman" w:cs="Times New Roman"/>
          <w:sz w:val="22"/>
          <w:szCs w:val="22"/>
        </w:rPr>
        <w:t xml:space="preserve"> (</w:t>
      </w:r>
      <w:hyperlink r:id="rId35" w:anchor=":~:text=Index%20NDX%20P%2FE%2060,94"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。相比同行，</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的估值有一定溢价但不算离谱。例如数字广告行业可比公司</w:t>
      </w:r>
      <w:r w:rsidRPr="002D6786">
        <w:rPr>
          <w:rFonts w:ascii="Times New Roman" w:eastAsia="微软雅黑" w:hAnsi="Times New Roman" w:cs="Times New Roman"/>
          <w:sz w:val="22"/>
          <w:szCs w:val="22"/>
        </w:rPr>
        <w:t>The Trade Desk (TTD) 2025</w:t>
      </w:r>
      <w:r w:rsidRPr="002D6786">
        <w:rPr>
          <w:rFonts w:ascii="Times New Roman" w:eastAsia="微软雅黑" w:hAnsi="Times New Roman" w:cs="Times New Roman"/>
          <w:sz w:val="22"/>
          <w:szCs w:val="22"/>
        </w:rPr>
        <w:t>年预期</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28.9x</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 Software (U)</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31.2x</w:t>
      </w:r>
      <w:r w:rsidRPr="002D6786">
        <w:rPr>
          <w:rFonts w:ascii="Times New Roman" w:eastAsia="微软雅黑" w:hAnsi="Times New Roman" w:cs="Times New Roman"/>
          <w:sz w:val="22"/>
          <w:szCs w:val="22"/>
        </w:rPr>
        <w:t>，而互联网巨头</w:t>
      </w:r>
      <w:r w:rsidRPr="002D6786">
        <w:rPr>
          <w:rFonts w:ascii="Times New Roman" w:eastAsia="微软雅黑" w:hAnsi="Times New Roman" w:cs="Times New Roman"/>
          <w:sz w:val="22"/>
          <w:szCs w:val="22"/>
        </w:rPr>
        <w:t>Meta Platforms</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21.4x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 26~27</w:t>
      </w:r>
      <w:r w:rsidRPr="002D6786">
        <w:rPr>
          <w:rFonts w:ascii="Times New Roman" w:eastAsia="微软雅黑" w:hAnsi="Times New Roman" w:cs="Times New Roman"/>
          <w:sz w:val="22"/>
          <w:szCs w:val="22"/>
        </w:rPr>
        <w:t>倍的前瞻市盈率略低于</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，反映出其盈利质量更高、增长更快，因而市场给予相近甚至稍优的估值倍数。考虑增长因素的</w:t>
      </w:r>
      <w:r w:rsidRPr="002D6786">
        <w:rPr>
          <w:rFonts w:ascii="Times New Roman" w:eastAsia="微软雅黑" w:hAnsi="Times New Roman" w:cs="Times New Roman"/>
          <w:sz w:val="22"/>
          <w:szCs w:val="22"/>
        </w:rPr>
        <w:t xml:space="preserve"> **PEG</w:t>
      </w:r>
      <w:r w:rsidRPr="002D6786">
        <w:rPr>
          <w:rFonts w:ascii="Times New Roman" w:eastAsia="微软雅黑" w:hAnsi="Times New Roman" w:cs="Times New Roman"/>
          <w:sz w:val="22"/>
          <w:szCs w:val="22"/>
        </w:rPr>
        <w:t>（市盈率相对盈利增长比率）</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来看，按照</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年预期</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增速</w:t>
      </w:r>
      <w:r w:rsidRPr="002D6786">
        <w:rPr>
          <w:rFonts w:ascii="Times New Roman" w:eastAsia="微软雅黑" w:hAnsi="Times New Roman" w:cs="Times New Roman"/>
          <w:sz w:val="22"/>
          <w:szCs w:val="22"/>
        </w:rPr>
        <w:t>22.7%</w:t>
      </w:r>
      <w:r w:rsidRPr="002D6786">
        <w:rPr>
          <w:rFonts w:ascii="Times New Roman" w:eastAsia="微软雅黑" w:hAnsi="Times New Roman" w:cs="Times New Roman"/>
          <w:sz w:val="22"/>
          <w:szCs w:val="22"/>
        </w:rPr>
        <w:t>计算，</w:t>
      </w:r>
      <w:r w:rsidRPr="002D6786">
        <w:rPr>
          <w:rFonts w:ascii="Times New Roman" w:eastAsia="微软雅黑" w:hAnsi="Times New Roman" w:cs="Times New Roman"/>
          <w:sz w:val="22"/>
          <w:szCs w:val="22"/>
        </w:rPr>
        <w:t>AppLovin PEG</w:t>
      </w:r>
      <w:r w:rsidRPr="002D6786">
        <w:rPr>
          <w:rFonts w:ascii="Times New Roman" w:eastAsia="微软雅黑" w:hAnsi="Times New Roman" w:cs="Times New Roman"/>
          <w:sz w:val="22"/>
          <w:szCs w:val="22"/>
        </w:rPr>
        <w:t>约为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1.2</w:t>
      </w:r>
      <w:r w:rsidRPr="002D6786">
        <w:rPr>
          <w:rFonts w:ascii="Times New Roman" w:eastAsia="微软雅黑" w:hAnsi="Times New Roman" w:cs="Times New Roman"/>
          <w:sz w:val="22"/>
          <w:szCs w:val="22"/>
        </w:rPr>
        <w:t>，高于</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的基准</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。这意味着在当前股价下，未来增长已被充分计入，估值偏向高估区间。如果采用更长期的增长预期（如未来</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38.6%</w:t>
      </w:r>
      <w:r w:rsidRPr="002D6786">
        <w:rPr>
          <w:rFonts w:ascii="Times New Roman" w:eastAsia="微软雅黑" w:hAnsi="Times New Roman" w:cs="Times New Roman"/>
          <w:sz w:val="22"/>
          <w:szCs w:val="22"/>
        </w:rPr>
        <w:t>的年均</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增速</w:t>
      </w:r>
      <w:r w:rsidRPr="002D6786">
        <w:rPr>
          <w:rFonts w:ascii="Times New Roman" w:eastAsia="微软雅黑" w:hAnsi="Times New Roman" w:cs="Times New Roman"/>
          <w:sz w:val="22"/>
          <w:szCs w:val="22"/>
        </w:rPr>
        <w:t xml:space="preserve"> (</w:t>
      </w:r>
      <w:hyperlink r:id="rId36" w:anchor=":~:text=Book%2Fsh%203,48.08%25%20Beta"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约在</w:t>
      </w:r>
      <w:r w:rsidRPr="002D6786">
        <w:rPr>
          <w:rFonts w:ascii="Times New Roman" w:eastAsia="微软雅黑" w:hAnsi="Times New Roman" w:cs="Times New Roman"/>
          <w:sz w:val="22"/>
          <w:szCs w:val="22"/>
        </w:rPr>
        <w:t>1.5</w:t>
      </w:r>
      <w:r w:rsidRPr="002D6786">
        <w:rPr>
          <w:rFonts w:ascii="Times New Roman" w:eastAsia="微软雅黑" w:hAnsi="Times New Roman" w:cs="Times New Roman"/>
          <w:sz w:val="22"/>
          <w:szCs w:val="22"/>
        </w:rPr>
        <w:t>左右，依然不便宜。因此，就相对估值而言，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当前股价对应的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增长溢价</w:t>
      </w:r>
      <w:r w:rsidRPr="002D6786">
        <w:rPr>
          <w:rFonts w:ascii="Times New Roman" w:eastAsia="微软雅黑" w:hAnsi="Times New Roman" w:cs="Times New Roman"/>
          <w:sz w:val="22"/>
          <w:szCs w:val="22"/>
        </w:rPr>
        <w:t>较高，投资者需有信心公司能超预期增长才能支撑如此估值。</w:t>
      </w:r>
    </w:p>
    <w:p w14:paraId="7218A0D9"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绝对估值</w:t>
      </w:r>
      <w:r w:rsidRPr="002D6786">
        <w:rPr>
          <w:rFonts w:ascii="Times New Roman" w:eastAsia="微软雅黑" w:hAnsi="Times New Roman" w:cs="Times New Roman"/>
          <w:b/>
          <w:bCs/>
          <w:sz w:val="22"/>
          <w:szCs w:val="22"/>
        </w:rPr>
        <w:t xml:space="preserve"> – DCF</w:t>
      </w:r>
      <w:r w:rsidRPr="002D6786">
        <w:rPr>
          <w:rFonts w:ascii="Times New Roman" w:eastAsia="微软雅黑" w:hAnsi="Times New Roman" w:cs="Times New Roman"/>
          <w:b/>
          <w:bCs/>
          <w:sz w:val="22"/>
          <w:szCs w:val="22"/>
        </w:rPr>
        <w:t>模型</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我们采用现金流折现法对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进行估值。假设未来</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年公司自由现金流（</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）持续较高增长：</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~$20.4</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2026</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~$24.9</w:t>
      </w:r>
      <w:r w:rsidRPr="002D6786">
        <w:rPr>
          <w:rFonts w:ascii="Times New Roman" w:eastAsia="微软雅黑" w:hAnsi="Times New Roman" w:cs="Times New Roman"/>
          <w:sz w:val="22"/>
          <w:szCs w:val="22"/>
        </w:rPr>
        <w:t>亿，之后增速逐步放缓至</w:t>
      </w:r>
      <w:r w:rsidRPr="002D6786">
        <w:rPr>
          <w:rFonts w:ascii="Times New Roman" w:eastAsia="微软雅黑" w:hAnsi="Times New Roman" w:cs="Times New Roman"/>
          <w:sz w:val="22"/>
          <w:szCs w:val="22"/>
        </w:rPr>
        <w:t>2029</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~$38.8</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。取加权平均资本成本</w:t>
      </w:r>
      <w:r w:rsidRPr="002D6786">
        <w:rPr>
          <w:rFonts w:ascii="Times New Roman" w:eastAsia="微软雅黑" w:hAnsi="Times New Roman" w:cs="Times New Roman"/>
          <w:sz w:val="22"/>
          <w:szCs w:val="22"/>
        </w:rPr>
        <w:t>WACC</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9.5%</w:t>
      </w:r>
      <w:r w:rsidRPr="002D6786">
        <w:rPr>
          <w:rFonts w:ascii="Times New Roman" w:eastAsia="微软雅黑" w:hAnsi="Times New Roman" w:cs="Times New Roman"/>
          <w:sz w:val="22"/>
          <w:szCs w:val="22"/>
        </w:rPr>
        <w:t>，永续增长率</w:t>
      </w:r>
      <w:r w:rsidRPr="002D6786">
        <w:rPr>
          <w:rFonts w:ascii="Times New Roman" w:eastAsia="微软雅黑" w:hAnsi="Times New Roman" w:cs="Times New Roman"/>
          <w:sz w:val="22"/>
          <w:szCs w:val="22"/>
        </w:rPr>
        <w:t>g</w:t>
      </w:r>
      <w:r w:rsidRPr="002D6786">
        <w:rPr>
          <w:rFonts w:ascii="Times New Roman" w:eastAsia="微软雅黑" w:hAnsi="Times New Roman" w:cs="Times New Roman"/>
          <w:sz w:val="22"/>
          <w:szCs w:val="22"/>
        </w:rPr>
        <w:t>为</w:t>
      </w:r>
      <w:r w:rsidRPr="002D6786">
        <w:rPr>
          <w:rFonts w:ascii="Times New Roman" w:eastAsia="微软雅黑" w:hAnsi="Times New Roman" w:cs="Times New Roman"/>
          <w:sz w:val="22"/>
          <w:szCs w:val="22"/>
        </w:rPr>
        <w:t>3.5%</w:t>
      </w:r>
      <w:r w:rsidRPr="002D6786">
        <w:rPr>
          <w:rFonts w:ascii="Times New Roman" w:eastAsia="微软雅黑" w:hAnsi="Times New Roman" w:cs="Times New Roman"/>
          <w:sz w:val="22"/>
          <w:szCs w:val="22"/>
        </w:rPr>
        <w:t>，计算得到</w:t>
      </w:r>
      <w:r w:rsidRPr="002D6786">
        <w:rPr>
          <w:rFonts w:ascii="Times New Roman" w:eastAsia="微软雅黑" w:hAnsi="Times New Roman" w:cs="Times New Roman"/>
          <w:sz w:val="22"/>
          <w:szCs w:val="22"/>
        </w:rPr>
        <w:t>2029</w:t>
      </w:r>
      <w:r w:rsidRPr="002D6786">
        <w:rPr>
          <w:rFonts w:ascii="Times New Roman" w:eastAsia="微软雅黑" w:hAnsi="Times New Roman" w:cs="Times New Roman"/>
          <w:sz w:val="22"/>
          <w:szCs w:val="22"/>
        </w:rPr>
        <w:t>年底终值约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$670.5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。将各年</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和终值折现至</w:t>
      </w:r>
      <w:r w:rsidRPr="002D6786">
        <w:rPr>
          <w:rFonts w:ascii="Times New Roman" w:eastAsia="微软雅黑" w:hAnsi="Times New Roman" w:cs="Times New Roman"/>
          <w:sz w:val="22"/>
          <w:szCs w:val="22"/>
        </w:rPr>
        <w:lastRenderedPageBreak/>
        <w:t>2024</w:t>
      </w:r>
      <w:r w:rsidRPr="002D6786">
        <w:rPr>
          <w:rFonts w:ascii="Times New Roman" w:eastAsia="微软雅黑" w:hAnsi="Times New Roman" w:cs="Times New Roman"/>
          <w:sz w:val="22"/>
          <w:szCs w:val="22"/>
        </w:rPr>
        <w:t>年底，得到</w:t>
      </w:r>
      <w:r w:rsidRPr="002D6786">
        <w:rPr>
          <w:rFonts w:ascii="Times New Roman" w:eastAsia="微软雅黑" w:hAnsi="Times New Roman" w:cs="Times New Roman"/>
          <w:b/>
          <w:bCs/>
          <w:sz w:val="22"/>
          <w:szCs w:val="22"/>
        </w:rPr>
        <w:t>企业价值</w:t>
      </w:r>
      <w:r w:rsidRPr="002D6786">
        <w:rPr>
          <w:rFonts w:ascii="Times New Roman" w:eastAsia="微软雅黑" w:hAnsi="Times New Roman" w:cs="Times New Roman"/>
          <w:b/>
          <w:bCs/>
          <w:sz w:val="22"/>
          <w:szCs w:val="22"/>
        </w:rPr>
        <w:t>EV</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$325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。扣除净负债，股权价值约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，折合每股合理价值</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$290~$310</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。与目前市场价相比，当时</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估值显示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股价溢价约</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sz w:val="22"/>
          <w:szCs w:val="22"/>
        </w:rPr>
        <w:t>（以</w:t>
      </w:r>
      <w:r w:rsidRPr="002D6786">
        <w:rPr>
          <w:rFonts w:ascii="Times New Roman" w:eastAsia="微软雅黑" w:hAnsi="Times New Roman" w:cs="Times New Roman"/>
          <w:sz w:val="22"/>
          <w:szCs w:val="22"/>
        </w:rPr>
        <w:t>$378</w:t>
      </w:r>
      <w:r w:rsidRPr="002D6786">
        <w:rPr>
          <w:rFonts w:ascii="Times New Roman" w:eastAsia="微软雅黑" w:hAnsi="Times New Roman" w:cs="Times New Roman"/>
          <w:sz w:val="22"/>
          <w:szCs w:val="22"/>
        </w:rPr>
        <w:t>计算）</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。但由于近日股价回落至</w:t>
      </w:r>
      <w:r w:rsidRPr="002D6786">
        <w:rPr>
          <w:rFonts w:ascii="Times New Roman" w:eastAsia="微软雅黑" w:hAnsi="Times New Roman" w:cs="Times New Roman"/>
          <w:sz w:val="22"/>
          <w:szCs w:val="22"/>
        </w:rPr>
        <w:t xml:space="preserve"> ~$270 </w:t>
      </w:r>
      <w:r w:rsidRPr="002D6786">
        <w:rPr>
          <w:rFonts w:ascii="Times New Roman" w:eastAsia="微软雅黑" w:hAnsi="Times New Roman" w:cs="Times New Roman"/>
          <w:sz w:val="22"/>
          <w:szCs w:val="22"/>
        </w:rPr>
        <w:t>区间，当前市价已经接近甚至略低于</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估算的内在价值下限。这表明此前的高估情况有所缓解，估值安全边际相比高点明显改善。如果市场情绪进一步降温导致股价跌至</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附近，那将低于我们的</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估值区间，下行风险有限，反而进入</w:t>
      </w:r>
      <w:r w:rsidRPr="002D6786">
        <w:rPr>
          <w:rFonts w:ascii="Times New Roman" w:eastAsia="微软雅黑" w:hAnsi="Times New Roman" w:cs="Times New Roman"/>
          <w:b/>
          <w:bCs/>
          <w:sz w:val="22"/>
          <w:szCs w:val="22"/>
        </w:rPr>
        <w:t>更具吸引力的价值区域</w:t>
      </w:r>
      <w:r w:rsidRPr="002D6786">
        <w:rPr>
          <w:rFonts w:ascii="Times New Roman" w:eastAsia="微软雅黑" w:hAnsi="Times New Roman" w:cs="Times New Roman"/>
          <w:sz w:val="22"/>
          <w:szCs w:val="22"/>
        </w:rPr>
        <w:t>。</w:t>
      </w:r>
    </w:p>
    <w:p w14:paraId="35DFA31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同行可比估值比较</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从市销率等其他指标看，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在高增长广告技术公司中处于较高水平。目前公司</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市值约</w:t>
      </w:r>
      <w:r w:rsidRPr="002D6786">
        <w:rPr>
          <w:rFonts w:ascii="Times New Roman" w:eastAsia="微软雅黑" w:hAnsi="Times New Roman" w:cs="Times New Roman"/>
          <w:b/>
          <w:bCs/>
          <w:sz w:val="22"/>
          <w:szCs w:val="22"/>
        </w:rPr>
        <w:t>$920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（股价</w:t>
      </w:r>
      <w:r w:rsidRPr="002D6786">
        <w:rPr>
          <w:rFonts w:ascii="Times New Roman" w:eastAsia="微软雅黑" w:hAnsi="Times New Roman" w:cs="Times New Roman"/>
          <w:sz w:val="22"/>
          <w:szCs w:val="22"/>
        </w:rPr>
        <w:t>$270</w:t>
      </w:r>
      <w:r w:rsidRPr="002D6786">
        <w:rPr>
          <w:rFonts w:ascii="Times New Roman" w:eastAsia="微软雅黑" w:hAnsi="Times New Roman" w:cs="Times New Roman"/>
          <w:sz w:val="22"/>
          <w:szCs w:val="22"/>
        </w:rPr>
        <w:t>）对应</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（市销率）约</w:t>
      </w:r>
      <w:r w:rsidRPr="002D6786">
        <w:rPr>
          <w:rFonts w:ascii="Times New Roman" w:eastAsia="微软雅黑" w:hAnsi="Times New Roman" w:cs="Times New Roman"/>
          <w:b/>
          <w:bCs/>
          <w:sz w:val="22"/>
          <w:szCs w:val="22"/>
        </w:rPr>
        <w:t>19.7</w:t>
      </w:r>
      <w:r w:rsidRPr="002D6786">
        <w:rPr>
          <w:rFonts w:ascii="Times New Roman" w:eastAsia="微软雅黑" w:hAnsi="Times New Roman" w:cs="Times New Roman"/>
          <w:b/>
          <w:bCs/>
          <w:sz w:val="22"/>
          <w:szCs w:val="22"/>
        </w:rPr>
        <w:t>倍</w:t>
      </w:r>
      <w:r w:rsidRPr="002D6786">
        <w:rPr>
          <w:rFonts w:ascii="Times New Roman" w:eastAsia="微软雅黑" w:hAnsi="Times New Roman" w:cs="Times New Roman"/>
          <w:b/>
          <w:bCs/>
          <w:sz w:val="22"/>
          <w:szCs w:val="22"/>
        </w:rPr>
        <w:t xml:space="preserve"> (</w:t>
      </w:r>
      <w:hyperlink r:id="rId37" w:anchor=":~:text=Index%20NDX%20P%2FE%2060,94" w:history="1">
        <w:r w:rsidRPr="002D6786">
          <w:rPr>
            <w:rStyle w:val="af0"/>
            <w:rFonts w:ascii="Times New Roman" w:eastAsia="微软雅黑" w:hAnsi="Times New Roman" w:cs="Times New Roman"/>
            <w:b/>
            <w:bCs/>
            <w:sz w:val="22"/>
            <w:szCs w:val="22"/>
          </w:rPr>
          <w:t>APP - Applovin Corp Stock Price and Quote</w:t>
        </w:r>
      </w:hyperlink>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。相比之下，</w:t>
      </w:r>
      <w:r w:rsidRPr="002D6786">
        <w:rPr>
          <w:rFonts w:ascii="Times New Roman" w:eastAsia="微软雅黑" w:hAnsi="Times New Roman" w:cs="Times New Roman"/>
          <w:b/>
          <w:bCs/>
          <w:sz w:val="22"/>
          <w:szCs w:val="22"/>
        </w:rPr>
        <w:t>The Trade Desk</w:t>
      </w:r>
      <w:r w:rsidRPr="002D6786">
        <w:rPr>
          <w:rFonts w:ascii="Times New Roman" w:eastAsia="微软雅黑" w:hAnsi="Times New Roman" w:cs="Times New Roman"/>
          <w:b/>
          <w:bCs/>
          <w:sz w:val="22"/>
          <w:szCs w:val="22"/>
        </w:rPr>
        <w:t>当前</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20</w:t>
      </w:r>
      <w:r w:rsidRPr="002D6786">
        <w:rPr>
          <w:rFonts w:ascii="Times New Roman" w:eastAsia="微软雅黑" w:hAnsi="Times New Roman" w:cs="Times New Roman"/>
          <w:b/>
          <w:bCs/>
          <w:sz w:val="22"/>
          <w:szCs w:val="22"/>
        </w:rPr>
        <w:t>倍，</w:t>
      </w:r>
      <w:r w:rsidRPr="002D6786">
        <w:rPr>
          <w:rFonts w:ascii="Times New Roman" w:eastAsia="微软雅黑" w:hAnsi="Times New Roman" w:cs="Times New Roman"/>
          <w:b/>
          <w:bCs/>
          <w:sz w:val="22"/>
          <w:szCs w:val="22"/>
        </w:rPr>
        <w:t>Unity</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15</w:t>
      </w:r>
      <w:r w:rsidRPr="002D6786">
        <w:rPr>
          <w:rFonts w:ascii="Times New Roman" w:eastAsia="微软雅黑" w:hAnsi="Times New Roman" w:cs="Times New Roman"/>
          <w:b/>
          <w:bCs/>
          <w:sz w:val="22"/>
          <w:szCs w:val="22"/>
        </w:rPr>
        <w:t>倍，都在</w:t>
      </w:r>
      <w:r w:rsidRPr="002D6786">
        <w:rPr>
          <w:rFonts w:ascii="Times New Roman" w:eastAsia="微软雅黑" w:hAnsi="Times New Roman" w:cs="Times New Roman"/>
          <w:b/>
          <w:bCs/>
          <w:sz w:val="22"/>
          <w:szCs w:val="22"/>
        </w:rPr>
        <w:t>20</w:t>
      </w:r>
      <w:r w:rsidRPr="002D6786">
        <w:rPr>
          <w:rFonts w:ascii="Times New Roman" w:eastAsia="微软雅黑" w:hAnsi="Times New Roman" w:cs="Times New Roman"/>
          <w:b/>
          <w:bCs/>
          <w:sz w:val="22"/>
          <w:szCs w:val="22"/>
        </w:rPr>
        <w:t>倍以下区间。巨头方面，谷歌和</w:t>
      </w:r>
      <w:r w:rsidRPr="002D6786">
        <w:rPr>
          <w:rFonts w:ascii="Times New Roman" w:eastAsia="微软雅黑" w:hAnsi="Times New Roman" w:cs="Times New Roman"/>
          <w:b/>
          <w:bCs/>
          <w:sz w:val="22"/>
          <w:szCs w:val="22"/>
        </w:rPr>
        <w:t>Meta</w:t>
      </w:r>
      <w:r w:rsidRPr="002D6786">
        <w:rPr>
          <w:rFonts w:ascii="Times New Roman" w:eastAsia="微软雅黑" w:hAnsi="Times New Roman" w:cs="Times New Roman"/>
          <w:b/>
          <w:bCs/>
          <w:sz w:val="22"/>
          <w:szCs w:val="22"/>
        </w:rPr>
        <w:t>等数字广告巨头由于基数大，</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仅有不到</w:t>
      </w:r>
      <w:r w:rsidRPr="002D6786">
        <w:rPr>
          <w:rFonts w:ascii="Times New Roman" w:eastAsia="微软雅黑" w:hAnsi="Times New Roman" w:cs="Times New Roman"/>
          <w:b/>
          <w:bCs/>
          <w:sz w:val="22"/>
          <w:szCs w:val="22"/>
        </w:rPr>
        <w:t>10</w:t>
      </w:r>
      <w:r w:rsidRPr="002D6786">
        <w:rPr>
          <w:rFonts w:ascii="Times New Roman" w:eastAsia="微软雅黑" w:hAnsi="Times New Roman" w:cs="Times New Roman"/>
          <w:b/>
          <w:bCs/>
          <w:sz w:val="22"/>
          <w:szCs w:val="22"/>
        </w:rPr>
        <w:t>倍甚至更低。</w:t>
      </w:r>
      <w:r w:rsidRPr="002D6786">
        <w:rPr>
          <w:rFonts w:ascii="Times New Roman" w:eastAsia="微软雅黑" w:hAnsi="Times New Roman" w:cs="Times New Roman"/>
          <w:b/>
          <w:bCs/>
          <w:sz w:val="22"/>
          <w:szCs w:val="22"/>
        </w:rPr>
        <w:t>EV/EBITDA</w:t>
      </w:r>
      <w:r w:rsidRPr="002D6786">
        <w:rPr>
          <w:rFonts w:ascii="Times New Roman" w:eastAsia="微软雅黑" w:hAnsi="Times New Roman" w:cs="Times New Roman"/>
          <w:b/>
          <w:bCs/>
          <w:sz w:val="22"/>
          <w:szCs w:val="22"/>
        </w:rPr>
        <w:t>方面，</w:t>
      </w:r>
      <w:r w:rsidRPr="002D6786">
        <w:rPr>
          <w:rFonts w:ascii="Times New Roman" w:eastAsia="微软雅黑" w:hAnsi="Times New Roman" w:cs="Times New Roman"/>
          <w:b/>
          <w:bCs/>
          <w:sz w:val="22"/>
          <w:szCs w:val="22"/>
        </w:rPr>
        <w:t>AppLovin 2025E</w:t>
      </w:r>
      <w:r w:rsidRPr="002D6786">
        <w:rPr>
          <w:rFonts w:ascii="Times New Roman" w:eastAsia="微软雅黑" w:hAnsi="Times New Roman" w:cs="Times New Roman"/>
          <w:b/>
          <w:bCs/>
          <w:sz w:val="22"/>
          <w:szCs w:val="22"/>
        </w:rPr>
        <w:t>为</w:t>
      </w:r>
      <w:r w:rsidRPr="002D6786">
        <w:rPr>
          <w:rFonts w:ascii="Times New Roman" w:eastAsia="微软雅黑" w:hAnsi="Times New Roman" w:cs="Times New Roman"/>
          <w:b/>
          <w:bCs/>
          <w:sz w:val="22"/>
          <w:szCs w:val="22"/>
        </w:rPr>
        <w:t>14.3x</w:t>
      </w:r>
      <w:r w:rsidRPr="002D6786">
        <w:rPr>
          <w:rFonts w:ascii="Times New Roman" w:eastAsia="微软雅黑" w:hAnsi="Times New Roman" w:cs="Times New Roman"/>
          <w:b/>
          <w:bCs/>
          <w:sz w:val="22"/>
          <w:szCs w:val="22"/>
        </w:rPr>
        <w:t>，略低于</w:t>
      </w:r>
      <w:r w:rsidRPr="002D6786">
        <w:rPr>
          <w:rFonts w:ascii="Times New Roman" w:eastAsia="微软雅黑" w:hAnsi="Times New Roman" w:cs="Times New Roman"/>
          <w:b/>
          <w:bCs/>
          <w:sz w:val="22"/>
          <w:szCs w:val="22"/>
        </w:rPr>
        <w:t>TTD</w:t>
      </w:r>
      <w:r w:rsidRPr="002D6786">
        <w:rPr>
          <w:rFonts w:ascii="Times New Roman" w:eastAsia="微软雅黑" w:hAnsi="Times New Roman" w:cs="Times New Roman"/>
          <w:b/>
          <w:bCs/>
          <w:sz w:val="22"/>
          <w:szCs w:val="22"/>
        </w:rPr>
        <w:t>的</w:t>
      </w:r>
      <w:r w:rsidRPr="002D6786">
        <w:rPr>
          <w:rFonts w:ascii="Times New Roman" w:eastAsia="微软雅黑" w:hAnsi="Times New Roman" w:cs="Times New Roman"/>
          <w:b/>
          <w:bCs/>
          <w:sz w:val="22"/>
          <w:szCs w:val="22"/>
        </w:rPr>
        <w:t>16.5x</w:t>
      </w:r>
      <w:r w:rsidRPr="002D6786">
        <w:rPr>
          <w:rFonts w:ascii="Times New Roman" w:eastAsia="微软雅黑" w:hAnsi="Times New Roman" w:cs="Times New Roman"/>
          <w:b/>
          <w:bCs/>
          <w:sz w:val="22"/>
          <w:szCs w:val="22"/>
        </w:rPr>
        <w:t>和</w:t>
      </w:r>
      <w:r w:rsidRPr="002D6786">
        <w:rPr>
          <w:rFonts w:ascii="Times New Roman" w:eastAsia="微软雅黑" w:hAnsi="Times New Roman" w:cs="Times New Roman"/>
          <w:b/>
          <w:bCs/>
          <w:sz w:val="22"/>
          <w:szCs w:val="22"/>
        </w:rPr>
        <w:t>Unity</w:t>
      </w:r>
      <w:r w:rsidRPr="002D6786">
        <w:rPr>
          <w:rFonts w:ascii="Times New Roman" w:eastAsia="微软雅黑" w:hAnsi="Times New Roman" w:cs="Times New Roman"/>
          <w:b/>
          <w:bCs/>
          <w:sz w:val="22"/>
          <w:szCs w:val="22"/>
        </w:rPr>
        <w:t>的</w:t>
      </w:r>
      <w:r w:rsidRPr="002D6786">
        <w:rPr>
          <w:rFonts w:ascii="Times New Roman" w:eastAsia="微软雅黑" w:hAnsi="Times New Roman" w:cs="Times New Roman"/>
          <w:b/>
          <w:bCs/>
          <w:sz w:val="22"/>
          <w:szCs w:val="22"/>
        </w:rPr>
        <w:t>18.4x (</w:t>
      </w:r>
      <w:hyperlink w:history="1">
        <w:r w:rsidRPr="002D6786">
          <w:rPr>
            <w:rStyle w:val="af0"/>
            <w:rFonts w:ascii="Times New Roman" w:eastAsia="微软雅黑" w:hAnsi="Times New Roman" w:cs="Times New Roman"/>
            <w:b/>
            <w:bCs/>
            <w:sz w:val="22"/>
            <w:szCs w:val="22"/>
          </w:rPr>
          <w:t>美股投资实操手册</w:t>
        </w:r>
        <w:r w:rsidRPr="002D6786">
          <w:rPr>
            <w:rStyle w:val="af0"/>
            <w:rFonts w:ascii="Times New Roman" w:eastAsia="微软雅黑" w:hAnsi="Times New Roman" w:cs="Times New Roman"/>
            <w:b/>
            <w:bCs/>
            <w:sz w:val="22"/>
            <w:szCs w:val="22"/>
          </w:rPr>
          <w:t>II _02062025.docx</w:t>
        </w:r>
      </w:hyperlink>
      <w:r w:rsidRPr="002D6786">
        <w:rPr>
          <w:rFonts w:ascii="Times New Roman" w:eastAsia="微软雅黑" w:hAnsi="Times New Roman" w:cs="Times New Roman"/>
          <w:b/>
          <w:bCs/>
          <w:sz w:val="22"/>
          <w:szCs w:val="22"/>
        </w:rPr>
        <w:t>) (</w:t>
      </w:r>
      <w:hyperlink w:history="1">
        <w:r w:rsidRPr="002D6786">
          <w:rPr>
            <w:rStyle w:val="af0"/>
            <w:rFonts w:ascii="Times New Roman" w:eastAsia="微软雅黑" w:hAnsi="Times New Roman" w:cs="Times New Roman"/>
            <w:b/>
            <w:bCs/>
            <w:sz w:val="22"/>
            <w:szCs w:val="22"/>
          </w:rPr>
          <w:t>美股投资实操手册</w:t>
        </w:r>
        <w:r w:rsidRPr="002D6786">
          <w:rPr>
            <w:rStyle w:val="af0"/>
            <w:rFonts w:ascii="Times New Roman" w:eastAsia="微软雅黑" w:hAnsi="Times New Roman" w:cs="Times New Roman"/>
            <w:b/>
            <w:bCs/>
            <w:sz w:val="22"/>
            <w:szCs w:val="22"/>
          </w:rPr>
          <w:t>II _02062025.docx</w:t>
        </w:r>
      </w:hyperlink>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。总体而言，相较直接竞争对手中，</w:t>
      </w:r>
      <w:r w:rsidRPr="002D6786">
        <w:rPr>
          <w:rFonts w:ascii="Times New Roman" w:eastAsia="微软雅黑" w:hAnsi="Times New Roman" w:cs="Times New Roman"/>
          <w:b/>
          <w:bCs/>
          <w:sz w:val="22"/>
          <w:szCs w:val="22"/>
        </w:rPr>
        <w:t>AppLovin</w:t>
      </w:r>
      <w:r w:rsidRPr="002D6786">
        <w:rPr>
          <w:rFonts w:ascii="Times New Roman" w:eastAsia="微软雅黑" w:hAnsi="Times New Roman" w:cs="Times New Roman"/>
          <w:b/>
          <w:bCs/>
          <w:sz w:val="22"/>
          <w:szCs w:val="22"/>
        </w:rPr>
        <w:t>的估值水平不算最贵</w:t>
      </w:r>
      <w:r w:rsidRPr="002D6786">
        <w:rPr>
          <w:rFonts w:ascii="Times New Roman" w:eastAsia="微软雅黑" w:hAnsi="Times New Roman" w:cs="Times New Roman"/>
          <w:sz w:val="22"/>
          <w:szCs w:val="22"/>
        </w:rPr>
        <w:t>：其</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比</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低约</w:t>
      </w:r>
      <w:r w:rsidRPr="002D6786">
        <w:rPr>
          <w:rFonts w:ascii="Times New Roman" w:eastAsia="微软雅黑" w:hAnsi="Times New Roman" w:cs="Times New Roman"/>
          <w:sz w:val="22"/>
          <w:szCs w:val="22"/>
        </w:rPr>
        <w:t>8%</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EV/EBITDA</w:t>
      </w:r>
      <w:r w:rsidRPr="002D6786">
        <w:rPr>
          <w:rFonts w:ascii="Times New Roman" w:eastAsia="微软雅黑" w:hAnsi="Times New Roman" w:cs="Times New Roman"/>
          <w:sz w:val="22"/>
          <w:szCs w:val="22"/>
        </w:rPr>
        <w:t>也略低，而且公司盈利能力更强（</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利润率高达</w:t>
      </w:r>
      <w:r w:rsidRPr="002D6786">
        <w:rPr>
          <w:rFonts w:ascii="Times New Roman" w:eastAsia="微软雅黑" w:hAnsi="Times New Roman" w:cs="Times New Roman"/>
          <w:sz w:val="22"/>
          <w:szCs w:val="22"/>
        </w:rPr>
        <w:t>50%+</w:t>
      </w:r>
      <w:r w:rsidRPr="002D6786">
        <w:rPr>
          <w:rFonts w:ascii="Times New Roman" w:eastAsia="微软雅黑" w:hAnsi="Times New Roman" w:cs="Times New Roman"/>
          <w:sz w:val="22"/>
          <w:szCs w:val="22"/>
        </w:rPr>
        <w:t>）。与仍未实现盈利的</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相比，</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有稳定利润支撑，估值更显合理。不过与成熟的</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相比，</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估值仍有溢价（</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高出约</w:t>
      </w:r>
      <w:r w:rsidRPr="002D6786">
        <w:rPr>
          <w:rFonts w:ascii="Times New Roman" w:eastAsia="微软雅黑" w:hAnsi="Times New Roman" w:cs="Times New Roman"/>
          <w:sz w:val="22"/>
          <w:szCs w:val="22"/>
        </w:rPr>
        <w:t>25%</w:t>
      </w:r>
      <w:r w:rsidRPr="002D6786">
        <w:rPr>
          <w:rFonts w:ascii="Times New Roman" w:eastAsia="微软雅黑" w:hAnsi="Times New Roman" w:cs="Times New Roman"/>
          <w:sz w:val="22"/>
          <w:szCs w:val="22"/>
        </w:rPr>
        <w:t>），投资者需要相信</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未来几年能保持高增长以消化这一溢价</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5F805F6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综合评价</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以成长股标准衡量，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目前估值处于偏高但可以接受的区间。一方面，公司的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高盈利高增长</w:t>
      </w:r>
      <w:r w:rsidRPr="002D6786">
        <w:rPr>
          <w:rFonts w:ascii="Times New Roman" w:eastAsia="微软雅黑" w:hAnsi="Times New Roman" w:cs="Times New Roman"/>
          <w:sz w:val="22"/>
          <w:szCs w:val="22"/>
        </w:rPr>
        <w:t>属性支撑了一定的高倍数估值，且剥离低增长业务后利润率将进一步提高，有助于提升每股收益，使未来实际市盈率降低。另一方面，市场对其</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 xml:space="preserve">AI </w:t>
      </w:r>
      <w:r w:rsidRPr="002D6786">
        <w:rPr>
          <w:rFonts w:ascii="Times New Roman" w:eastAsia="微软雅黑" w:hAnsi="Times New Roman" w:cs="Times New Roman"/>
          <w:b/>
          <w:bCs/>
          <w:sz w:val="22"/>
          <w:szCs w:val="22"/>
        </w:rPr>
        <w:t>驱动增长前景</w:t>
      </w:r>
      <w:r w:rsidRPr="002D6786">
        <w:rPr>
          <w:rFonts w:ascii="Times New Roman" w:eastAsia="微软雅黑" w:hAnsi="Times New Roman" w:cs="Times New Roman"/>
          <w:sz w:val="22"/>
          <w:szCs w:val="22"/>
        </w:rPr>
        <w:t>给予了额外溢价，如果未来增长不及预期，股价面临的回调压力较大。根据</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分析，</w:t>
      </w:r>
      <w:r w:rsidRPr="002D6786">
        <w:rPr>
          <w:rFonts w:ascii="Times New Roman" w:eastAsia="微软雅黑" w:hAnsi="Times New Roman" w:cs="Times New Roman"/>
          <w:b/>
          <w:bCs/>
          <w:sz w:val="22"/>
          <w:szCs w:val="22"/>
        </w:rPr>
        <w:t>我们认为合理估值区间在每股</w:t>
      </w:r>
      <w:r w:rsidRPr="002D6786">
        <w:rPr>
          <w:rFonts w:ascii="Times New Roman" w:eastAsia="微软雅黑" w:hAnsi="Times New Roman" w:cs="Times New Roman"/>
          <w:b/>
          <w:bCs/>
          <w:sz w:val="22"/>
          <w:szCs w:val="22"/>
        </w:rPr>
        <w:t>$290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，高于此价需更谨慎。当前股价</w:t>
      </w:r>
      <w:r w:rsidRPr="002D6786">
        <w:rPr>
          <w:rFonts w:ascii="Times New Roman" w:eastAsia="微软雅黑" w:hAnsi="Times New Roman" w:cs="Times New Roman"/>
          <w:sz w:val="22"/>
          <w:szCs w:val="22"/>
        </w:rPr>
        <w:t>$270</w:t>
      </w:r>
      <w:r w:rsidRPr="002D6786">
        <w:rPr>
          <w:rFonts w:ascii="Times New Roman" w:eastAsia="微软雅黑" w:hAnsi="Times New Roman" w:cs="Times New Roman"/>
          <w:sz w:val="22"/>
          <w:szCs w:val="22"/>
        </w:rPr>
        <w:t>附近，已从严重高估回落至略低于内在价值，长期价值投资者可开始关注。但短线来看，考虑到市场情绪多变，等待更明确的信号（如业绩证实、或股价技术面企稳）再分批介入会更稳健。</w:t>
      </w:r>
    </w:p>
    <w:p w14:paraId="5AD7E4A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w:t>
      </w:r>
      <w:r w:rsidRPr="002D6786">
        <w:rPr>
          <w:rFonts w:ascii="Times New Roman" w:eastAsia="微软雅黑" w:hAnsi="Times New Roman" w:cs="Times New Roman"/>
          <w:i/>
          <w:iCs/>
          <w:sz w:val="22"/>
          <w:szCs w:val="22"/>
        </w:rPr>
        <w:t>数据可视化：下图左侧比较了</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与主要同行在市盈率（</w:t>
      </w:r>
      <w:r w:rsidRPr="002D6786">
        <w:rPr>
          <w:rFonts w:ascii="Times New Roman" w:eastAsia="微软雅黑" w:hAnsi="Times New Roman" w:cs="Times New Roman"/>
          <w:i/>
          <w:iCs/>
          <w:sz w:val="22"/>
          <w:szCs w:val="22"/>
        </w:rPr>
        <w:t>P/E</w:t>
      </w:r>
      <w:r w:rsidRPr="002D6786">
        <w:rPr>
          <w:rFonts w:ascii="Times New Roman" w:eastAsia="微软雅黑" w:hAnsi="Times New Roman" w:cs="Times New Roman"/>
          <w:i/>
          <w:iCs/>
          <w:sz w:val="22"/>
          <w:szCs w:val="22"/>
        </w:rPr>
        <w:t>）上的差异，右侧展示了我们基于</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模型估算的</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每股内在价值范围（阴影部分），相对于当前股价的位置。可以看出，</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的估值接近同行平均水平，而</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估值暗示当前股价已回落至合理区间。</w:t>
      </w:r>
      <w:r w:rsidRPr="002D6786">
        <w:rPr>
          <w:rFonts w:ascii="Times New Roman" w:eastAsia="微软雅黑" w:hAnsi="Times New Roman" w:cs="Times New Roman"/>
          <w:i/>
          <w:iCs/>
          <w:sz w:val="22"/>
          <w:szCs w:val="22"/>
        </w:rPr>
        <w:t>)</w:t>
      </w:r>
    </w:p>
    <w:p w14:paraId="276BC16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lastRenderedPageBreak/>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i/>
          <w:iCs/>
          <w:sz w:val="22"/>
          <w:szCs w:val="22"/>
        </w:rPr>
        <w:t>图：</w:t>
      </w:r>
      <w:r w:rsidRPr="002D6786">
        <w:rPr>
          <w:rFonts w:ascii="Times New Roman" w:eastAsia="微软雅黑" w:hAnsi="Times New Roman" w:cs="Times New Roman"/>
          <w:i/>
          <w:iCs/>
          <w:sz w:val="22"/>
          <w:szCs w:val="22"/>
        </w:rPr>
        <w:t xml:space="preserve">AppLovin </w:t>
      </w:r>
      <w:r w:rsidRPr="002D6786">
        <w:rPr>
          <w:rFonts w:ascii="Times New Roman" w:eastAsia="微软雅黑" w:hAnsi="Times New Roman" w:cs="Times New Roman"/>
          <w:i/>
          <w:iCs/>
          <w:sz w:val="22"/>
          <w:szCs w:val="22"/>
        </w:rPr>
        <w:t>与同行估值比较、</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估值</w:t>
      </w:r>
      <w:r w:rsidRPr="002D6786">
        <w:rPr>
          <w:rFonts w:ascii="Times New Roman" w:eastAsia="微软雅黑" w:hAnsi="Times New Roman" w:cs="Times New Roman"/>
          <w:i/>
          <w:iCs/>
          <w:sz w:val="22"/>
          <w:szCs w:val="22"/>
        </w:rPr>
        <w:t xml:space="preserve"> vs </w:t>
      </w:r>
      <w:r w:rsidRPr="002D6786">
        <w:rPr>
          <w:rFonts w:ascii="Times New Roman" w:eastAsia="微软雅黑" w:hAnsi="Times New Roman" w:cs="Times New Roman"/>
          <w:i/>
          <w:iCs/>
          <w:sz w:val="22"/>
          <w:szCs w:val="22"/>
        </w:rPr>
        <w:t>当前股价</w:t>
      </w:r>
    </w:p>
    <w:p w14:paraId="6BE71AA7"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6. </w:t>
      </w:r>
      <w:r w:rsidRPr="002D6786">
        <w:rPr>
          <w:rFonts w:ascii="Times New Roman" w:eastAsia="微软雅黑" w:hAnsi="Times New Roman" w:cs="Times New Roman"/>
          <w:b/>
          <w:bCs/>
          <w:sz w:val="22"/>
          <w:szCs w:val="22"/>
        </w:rPr>
        <w:t>竞争环境</w:t>
      </w:r>
    </w:p>
    <w:p w14:paraId="1BF6662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所处的是</w:t>
      </w:r>
      <w:r w:rsidRPr="002D6786">
        <w:rPr>
          <w:rFonts w:ascii="Times New Roman" w:eastAsia="微软雅黑" w:hAnsi="Times New Roman" w:cs="Times New Roman"/>
          <w:b/>
          <w:bCs/>
          <w:sz w:val="22"/>
          <w:szCs w:val="22"/>
        </w:rPr>
        <w:t>数字广告投放与变现</w:t>
      </w:r>
      <w:r w:rsidRPr="002D6786">
        <w:rPr>
          <w:rFonts w:ascii="Times New Roman" w:eastAsia="微软雅黑" w:hAnsi="Times New Roman" w:cs="Times New Roman"/>
          <w:sz w:val="22"/>
          <w:szCs w:val="22"/>
        </w:rPr>
        <w:t>行业，市场空间巨大且竞争激烈。公司的竞争格局可以从行业趋势和主要对手两方面来看。</w:t>
      </w:r>
    </w:p>
    <w:p w14:paraId="56B9351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行业趋势：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全球数字广告市场正保持高速增长并不断演进。预计</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年全球广告支出将超过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w:t>
      </w:r>
      <w:r w:rsidRPr="002D6786">
        <w:rPr>
          <w:rFonts w:ascii="Times New Roman" w:eastAsia="微软雅黑" w:hAnsi="Times New Roman" w:cs="Times New Roman"/>
          <w:b/>
          <w:bCs/>
          <w:sz w:val="22"/>
          <w:szCs w:val="22"/>
        </w:rPr>
        <w:t>万亿美元</w:t>
      </w:r>
      <w:r w:rsidRPr="002D6786">
        <w:rPr>
          <w:rFonts w:ascii="Times New Roman" w:eastAsia="微软雅黑" w:hAnsi="Times New Roman" w:cs="Times New Roman"/>
          <w:sz w:val="22"/>
          <w:szCs w:val="22"/>
        </w:rPr>
        <w:t>，其中数字广告占比持续提升，移动端和程序化广告是增长最迅猛的细分领域之一。尤其在移动应用内广告板块，随着智能手机普及和用户使用时长增长，广告变现机会水涨船高。同时，</w:t>
      </w:r>
      <w:r w:rsidRPr="002D6786">
        <w:rPr>
          <w:rFonts w:ascii="Times New Roman" w:eastAsia="微软雅黑" w:hAnsi="Times New Roman" w:cs="Times New Roman"/>
          <w:b/>
          <w:bCs/>
          <w:sz w:val="22"/>
          <w:szCs w:val="22"/>
        </w:rPr>
        <w:t>AI</w:t>
      </w:r>
      <w:r w:rsidRPr="002D6786">
        <w:rPr>
          <w:rFonts w:ascii="Times New Roman" w:eastAsia="微软雅黑" w:hAnsi="Times New Roman" w:cs="Times New Roman"/>
          <w:b/>
          <w:bCs/>
          <w:sz w:val="22"/>
          <w:szCs w:val="22"/>
        </w:rPr>
        <w:t>技术在广告中的应用</w:t>
      </w:r>
      <w:r w:rsidRPr="002D6786">
        <w:rPr>
          <w:rFonts w:ascii="Times New Roman" w:eastAsia="微软雅黑" w:hAnsi="Times New Roman" w:cs="Times New Roman"/>
          <w:sz w:val="22"/>
          <w:szCs w:val="22"/>
        </w:rPr>
        <w:t>成为新趋势：利用机器学习优化投放、提升定向准确性已经成为行业标准。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平台正是顺应这一潮流，通过</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实现广告投放自动化和精准化，取得显著成效。此外，广告生态正在由传统的人为投放转向</w:t>
      </w:r>
      <w:r w:rsidRPr="002D6786">
        <w:rPr>
          <w:rFonts w:ascii="Times New Roman" w:eastAsia="微软雅黑" w:hAnsi="Times New Roman" w:cs="Times New Roman"/>
          <w:b/>
          <w:bCs/>
          <w:sz w:val="22"/>
          <w:szCs w:val="22"/>
        </w:rPr>
        <w:t>实时竞价</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b/>
          <w:bCs/>
          <w:sz w:val="22"/>
          <w:szCs w:val="22"/>
        </w:rPr>
        <w:t>闭环效果优化</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等平台型公司受益于此浪潮，而纯流量持有方（如单一</w:t>
      </w:r>
      <w:r w:rsidRPr="002D6786">
        <w:rPr>
          <w:rFonts w:ascii="Times New Roman" w:eastAsia="微软雅黑" w:hAnsi="Times New Roman" w:cs="Times New Roman"/>
          <w:sz w:val="22"/>
          <w:szCs w:val="22"/>
        </w:rPr>
        <w:t>APP</w:t>
      </w:r>
      <w:r w:rsidRPr="002D6786">
        <w:rPr>
          <w:rFonts w:ascii="Times New Roman" w:eastAsia="微软雅黑" w:hAnsi="Times New Roman" w:cs="Times New Roman"/>
          <w:sz w:val="22"/>
          <w:szCs w:val="22"/>
        </w:rPr>
        <w:t>开发者）越来越依赖这些技术平台来提升变现效率。这种趋势增强了像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这样的广告中间平台的地位。但也需注意，行业快速增长也吸引了众多玩家进入，各类广告技术初创公司层出不穷，行业竞争格局动态变化。</w:t>
      </w:r>
    </w:p>
    <w:p w14:paraId="1A368E2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主要竞争对手：</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面对来自不同细分领域巨头的竞争：</w:t>
      </w:r>
    </w:p>
    <w:p w14:paraId="39F8E728" w14:textId="77777777" w:rsidR="002D6786" w:rsidRPr="002D6786" w:rsidRDefault="002D6786" w:rsidP="002D6786">
      <w:pPr>
        <w:numPr>
          <w:ilvl w:val="0"/>
          <w:numId w:val="1012"/>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谷歌</w:t>
      </w:r>
      <w:r w:rsidRPr="002D6786">
        <w:rPr>
          <w:rFonts w:ascii="Times New Roman" w:eastAsia="微软雅黑" w:hAnsi="Times New Roman" w:cs="Times New Roman"/>
          <w:b/>
          <w:bCs/>
          <w:sz w:val="22"/>
          <w:szCs w:val="22"/>
        </w:rPr>
        <w:t xml:space="preserve"> (Google Ads)</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Meta (Facebook/Instagram Ads)</w:t>
      </w:r>
      <w:r w:rsidRPr="002D6786">
        <w:rPr>
          <w:rFonts w:ascii="Times New Roman" w:eastAsia="微软雅黑" w:hAnsi="Times New Roman" w:cs="Times New Roman"/>
          <w:sz w:val="22"/>
          <w:szCs w:val="22"/>
        </w:rPr>
        <w:t>：作为数字广告的双寡头，谷歌和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拥有庞大的用户生态和广告网络。谷歌通过旗下</w:t>
      </w:r>
      <w:r w:rsidRPr="002D6786">
        <w:rPr>
          <w:rFonts w:ascii="Times New Roman" w:eastAsia="微软雅黑" w:hAnsi="Times New Roman" w:cs="Times New Roman"/>
          <w:sz w:val="22"/>
          <w:szCs w:val="22"/>
        </w:rPr>
        <w:t>Google Ads</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YouTube</w:t>
      </w:r>
      <w:r w:rsidRPr="002D6786">
        <w:rPr>
          <w:rFonts w:ascii="Times New Roman" w:eastAsia="微软雅黑" w:hAnsi="Times New Roman" w:cs="Times New Roman"/>
          <w:sz w:val="22"/>
          <w:szCs w:val="22"/>
        </w:rPr>
        <w:t>以及</w:t>
      </w:r>
      <w:r w:rsidRPr="002D6786">
        <w:rPr>
          <w:rFonts w:ascii="Times New Roman" w:eastAsia="微软雅黑" w:hAnsi="Times New Roman" w:cs="Times New Roman"/>
          <w:sz w:val="22"/>
          <w:szCs w:val="22"/>
        </w:rPr>
        <w:t>Android</w:t>
      </w:r>
      <w:r w:rsidRPr="002D6786">
        <w:rPr>
          <w:rFonts w:ascii="Times New Roman" w:eastAsia="微软雅黑" w:hAnsi="Times New Roman" w:cs="Times New Roman"/>
          <w:sz w:val="22"/>
          <w:szCs w:val="22"/>
        </w:rPr>
        <w:t>生态掌控大量广告库存；</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依托社交平台精准定向能力亦占据大份额。它们的规模远超</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（市值万亿美元级），技术和资源雄厚，是所有广告科技公司的间接竞争者。特别值得关注的是，谷歌和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也在大力引入</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优化广告投放（如谷歌的</w:t>
      </w:r>
      <w:r w:rsidRPr="002D6786">
        <w:rPr>
          <w:rFonts w:ascii="Times New Roman" w:eastAsia="微软雅黑" w:hAnsi="Times New Roman" w:cs="Times New Roman"/>
          <w:sz w:val="22"/>
          <w:szCs w:val="22"/>
        </w:rPr>
        <w:t>Performance Max</w:t>
      </w:r>
      <w:r w:rsidRPr="002D6786">
        <w:rPr>
          <w:rFonts w:ascii="Times New Roman" w:eastAsia="微软雅黑" w:hAnsi="Times New Roman" w:cs="Times New Roman"/>
          <w:sz w:val="22"/>
          <w:szCs w:val="22"/>
        </w:rPr>
        <w:t>智能活动、</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推荐算法等），可能缩小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优化上的差距</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1CC8B3B6" w14:textId="77777777" w:rsidR="002D6786" w:rsidRPr="002D6786" w:rsidRDefault="002D6786" w:rsidP="002D6786">
      <w:pPr>
        <w:numPr>
          <w:ilvl w:val="0"/>
          <w:numId w:val="1012"/>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The Trade Desk (TTD)</w:t>
      </w:r>
      <w:r w:rsidRPr="002D6786">
        <w:rPr>
          <w:rFonts w:ascii="Times New Roman" w:eastAsia="微软雅黑" w:hAnsi="Times New Roman" w:cs="Times New Roman"/>
          <w:sz w:val="22"/>
          <w:szCs w:val="22"/>
        </w:rPr>
        <w:t>：全球最大的独立广告需求方平台</w:t>
      </w:r>
      <w:r w:rsidRPr="002D6786">
        <w:rPr>
          <w:rFonts w:ascii="Times New Roman" w:eastAsia="微软雅黑" w:hAnsi="Times New Roman" w:cs="Times New Roman"/>
          <w:sz w:val="22"/>
          <w:szCs w:val="22"/>
        </w:rPr>
        <w:t>(DSP)</w:t>
      </w:r>
      <w:r w:rsidRPr="002D6786">
        <w:rPr>
          <w:rFonts w:ascii="Times New Roman" w:eastAsia="微软雅黑" w:hAnsi="Times New Roman" w:cs="Times New Roman"/>
          <w:sz w:val="22"/>
          <w:szCs w:val="22"/>
        </w:rPr>
        <w:t>，市值约</w:t>
      </w:r>
      <w:r w:rsidRPr="002D6786">
        <w:rPr>
          <w:rFonts w:ascii="Times New Roman" w:eastAsia="微软雅黑" w:hAnsi="Times New Roman" w:cs="Times New Roman"/>
          <w:sz w:val="22"/>
          <w:szCs w:val="22"/>
        </w:rPr>
        <w:t>$650</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主要服务品牌广告主，通过其平台让广告主竞购开放互联网和</w:t>
      </w:r>
      <w:r w:rsidRPr="002D6786">
        <w:rPr>
          <w:rFonts w:ascii="Times New Roman" w:eastAsia="微软雅黑" w:hAnsi="Times New Roman" w:cs="Times New Roman"/>
          <w:sz w:val="22"/>
          <w:szCs w:val="22"/>
        </w:rPr>
        <w:t>App</w:t>
      </w:r>
      <w:r w:rsidRPr="002D6786">
        <w:rPr>
          <w:rFonts w:ascii="Times New Roman" w:eastAsia="微软雅黑" w:hAnsi="Times New Roman" w:cs="Times New Roman"/>
          <w:sz w:val="22"/>
          <w:szCs w:val="22"/>
        </w:rPr>
        <w:t>端的广告位。与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不同，</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不直接经营广告变现</w:t>
      </w:r>
      <w:r w:rsidRPr="002D6786">
        <w:rPr>
          <w:rFonts w:ascii="Times New Roman" w:eastAsia="微软雅黑" w:hAnsi="Times New Roman" w:cs="Times New Roman"/>
          <w:sz w:val="22"/>
          <w:szCs w:val="22"/>
        </w:rPr>
        <w:t>SDK</w:t>
      </w:r>
      <w:r w:rsidRPr="002D6786">
        <w:rPr>
          <w:rFonts w:ascii="Times New Roman" w:eastAsia="微软雅黑" w:hAnsi="Times New Roman" w:cs="Times New Roman"/>
          <w:sz w:val="22"/>
          <w:szCs w:val="22"/>
        </w:rPr>
        <w:t>，而是在更上游连接广告代理和发布方。</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的优势在于覆盖面广、开放透明，并深受大品牌青睐。但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侧重移动应用内广告变现，服务对象更多是应用开发者，可以通过自有</w:t>
      </w:r>
      <w:r w:rsidRPr="002D6786">
        <w:rPr>
          <w:rFonts w:ascii="Times New Roman" w:eastAsia="微软雅黑" w:hAnsi="Times New Roman" w:cs="Times New Roman"/>
          <w:sz w:val="22"/>
          <w:szCs w:val="22"/>
        </w:rPr>
        <w:t>SDK</w:t>
      </w:r>
      <w:r w:rsidRPr="002D6786">
        <w:rPr>
          <w:rFonts w:ascii="Times New Roman" w:eastAsia="微软雅黑" w:hAnsi="Times New Roman" w:cs="Times New Roman"/>
          <w:sz w:val="22"/>
          <w:szCs w:val="22"/>
        </w:rPr>
        <w:t>获取</w:t>
      </w:r>
      <w:r w:rsidRPr="002D6786">
        <w:rPr>
          <w:rFonts w:ascii="Times New Roman" w:eastAsia="微软雅黑" w:hAnsi="Times New Roman" w:cs="Times New Roman"/>
          <w:b/>
          <w:bCs/>
          <w:sz w:val="22"/>
          <w:szCs w:val="22"/>
        </w:rPr>
        <w:t>一手流量</w:t>
      </w:r>
      <w:r w:rsidRPr="002D6786">
        <w:rPr>
          <w:rFonts w:ascii="Times New Roman" w:eastAsia="微软雅黑" w:hAnsi="Times New Roman" w:cs="Times New Roman"/>
          <w:sz w:val="22"/>
          <w:szCs w:val="22"/>
        </w:rPr>
        <w:t>和提升利润率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lastRenderedPageBreak/>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。某种程度上，</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服务的客户群不同，一个偏开发者一个偏广告商，竞争主要体现在程序化广告预算的分配上。随着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拓展其广告平台功能，也有部分业务与</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重叠，例如争夺手游广告预算等。</w:t>
      </w:r>
    </w:p>
    <w:p w14:paraId="5AA32036" w14:textId="77777777" w:rsidR="002D6786" w:rsidRPr="002D6786" w:rsidRDefault="002D6786" w:rsidP="002D6786">
      <w:pPr>
        <w:numPr>
          <w:ilvl w:val="0"/>
          <w:numId w:val="1012"/>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Unity Software (U)</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是全球知名的游戏引擎和游戏内广告平台提供商，市值约</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亿。其广告业务（通过</w:t>
      </w:r>
      <w:r w:rsidRPr="002D6786">
        <w:rPr>
          <w:rFonts w:ascii="Times New Roman" w:eastAsia="微软雅黑" w:hAnsi="Times New Roman" w:cs="Times New Roman"/>
          <w:sz w:val="22"/>
          <w:szCs w:val="22"/>
        </w:rPr>
        <w:t>Unity Ads</w:t>
      </w:r>
      <w:r w:rsidRPr="002D6786">
        <w:rPr>
          <w:rFonts w:ascii="Times New Roman" w:eastAsia="微软雅黑" w:hAnsi="Times New Roman" w:cs="Times New Roman"/>
          <w:sz w:val="22"/>
          <w:szCs w:val="22"/>
        </w:rPr>
        <w:t>和收购的</w:t>
      </w:r>
      <w:r w:rsidRPr="002D6786">
        <w:rPr>
          <w:rFonts w:ascii="Times New Roman" w:eastAsia="微软雅黑" w:hAnsi="Times New Roman" w:cs="Times New Roman"/>
          <w:sz w:val="22"/>
          <w:szCs w:val="22"/>
        </w:rPr>
        <w:t>ironSource</w:t>
      </w:r>
      <w:r w:rsidRPr="002D6786">
        <w:rPr>
          <w:rFonts w:ascii="Times New Roman" w:eastAsia="微软雅黑" w:hAnsi="Times New Roman" w:cs="Times New Roman"/>
          <w:sz w:val="22"/>
          <w:szCs w:val="22"/>
        </w:rPr>
        <w:t>等）直接与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在游戏内广告变现领域竞争</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的强项在于与游戏开发的紧密结合</w:t>
      </w:r>
      <w:r w:rsidRPr="002D6786">
        <w:rPr>
          <w:rFonts w:ascii="Times New Roman" w:eastAsia="微软雅黑" w:hAnsi="Times New Roman" w:cs="Times New Roman"/>
          <w:sz w:val="22"/>
          <w:szCs w:val="22"/>
        </w:rPr>
        <w:t xml:space="preserve"> —— </w:t>
      </w:r>
      <w:r w:rsidRPr="002D6786">
        <w:rPr>
          <w:rFonts w:ascii="Times New Roman" w:eastAsia="微软雅黑" w:hAnsi="Times New Roman" w:cs="Times New Roman"/>
          <w:sz w:val="22"/>
          <w:szCs w:val="22"/>
        </w:rPr>
        <w:t>使用</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引擎开发的游戏容易集成</w:t>
      </w:r>
      <w:r w:rsidRPr="002D6786">
        <w:rPr>
          <w:rFonts w:ascii="Times New Roman" w:eastAsia="微软雅黑" w:hAnsi="Times New Roman" w:cs="Times New Roman"/>
          <w:sz w:val="22"/>
          <w:szCs w:val="22"/>
        </w:rPr>
        <w:t>Unity Ads</w:t>
      </w:r>
      <w:r w:rsidRPr="002D6786">
        <w:rPr>
          <w:rFonts w:ascii="Times New Roman" w:eastAsia="微软雅黑" w:hAnsi="Times New Roman" w:cs="Times New Roman"/>
          <w:sz w:val="22"/>
          <w:szCs w:val="22"/>
        </w:rPr>
        <w:t>，从而形成一体化开发</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变现流程。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则通过提供更优的变现算法（</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）和更高的收益分成吸引游戏开发者。值得关注的是，</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2022</w:t>
      </w:r>
      <w:r w:rsidRPr="002D6786">
        <w:rPr>
          <w:rFonts w:ascii="Times New Roman" w:eastAsia="微软雅黑" w:hAnsi="Times New Roman" w:cs="Times New Roman"/>
          <w:sz w:val="22"/>
          <w:szCs w:val="22"/>
        </w:rPr>
        <w:t>年拒绝了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的收购提议并选择与</w:t>
      </w:r>
      <w:r w:rsidRPr="002D6786">
        <w:rPr>
          <w:rFonts w:ascii="Times New Roman" w:eastAsia="微软雅黑" w:hAnsi="Times New Roman" w:cs="Times New Roman"/>
          <w:sz w:val="22"/>
          <w:szCs w:val="22"/>
        </w:rPr>
        <w:t>ironSource</w:t>
      </w:r>
      <w:r w:rsidRPr="002D6786">
        <w:rPr>
          <w:rFonts w:ascii="Times New Roman" w:eastAsia="微软雅黑" w:hAnsi="Times New Roman" w:cs="Times New Roman"/>
          <w:sz w:val="22"/>
          <w:szCs w:val="22"/>
        </w:rPr>
        <w:t>合并，表明二者竞争关系明显。当前</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拥有游戏开发者生态，</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拥有变现效率，谁能在对方领域取得突破将决定游戏广告市场的格局。</w:t>
      </w:r>
    </w:p>
    <w:p w14:paraId="3F17A251" w14:textId="77777777" w:rsidR="002D6786" w:rsidRPr="002D6786" w:rsidRDefault="002D6786" w:rsidP="002D6786">
      <w:pPr>
        <w:numPr>
          <w:ilvl w:val="0"/>
          <w:numId w:val="1012"/>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其他广告技术平台：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例如</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IronSource</w:t>
      </w:r>
      <w:r w:rsidRPr="002D6786">
        <w:rPr>
          <w:rFonts w:ascii="Times New Roman" w:eastAsia="微软雅黑" w:hAnsi="Times New Roman" w:cs="Times New Roman"/>
          <w:sz w:val="22"/>
          <w:szCs w:val="22"/>
        </w:rPr>
        <w:t>（已并入</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MoPub</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已于</w:t>
      </w:r>
      <w:r w:rsidRPr="002D6786">
        <w:rPr>
          <w:rFonts w:ascii="Times New Roman" w:eastAsia="微软雅黑" w:hAnsi="Times New Roman" w:cs="Times New Roman"/>
          <w:sz w:val="22"/>
          <w:szCs w:val="22"/>
        </w:rPr>
        <w:t>2021</w:t>
      </w:r>
      <w:r w:rsidRPr="002D6786">
        <w:rPr>
          <w:rFonts w:ascii="Times New Roman" w:eastAsia="微软雅黑" w:hAnsi="Times New Roman" w:cs="Times New Roman"/>
          <w:sz w:val="22"/>
          <w:szCs w:val="22"/>
        </w:rPr>
        <w:t>年收购</w:t>
      </w:r>
      <w:r w:rsidRPr="002D6786">
        <w:rPr>
          <w:rFonts w:ascii="Times New Roman" w:eastAsia="微软雅黑" w:hAnsi="Times New Roman" w:cs="Times New Roman"/>
          <w:sz w:val="22"/>
          <w:szCs w:val="22"/>
        </w:rPr>
        <w:t>MoPub</w:t>
      </w:r>
      <w:r w:rsidRPr="002D6786">
        <w:rPr>
          <w:rFonts w:ascii="Times New Roman" w:eastAsia="微软雅黑" w:hAnsi="Times New Roman" w:cs="Times New Roman"/>
          <w:sz w:val="22"/>
          <w:szCs w:val="22"/>
        </w:rPr>
        <w:t>业务）、</w:t>
      </w:r>
      <w:r w:rsidRPr="002D6786">
        <w:rPr>
          <w:rFonts w:ascii="Times New Roman" w:eastAsia="微软雅黑" w:hAnsi="Times New Roman" w:cs="Times New Roman"/>
          <w:b/>
          <w:bCs/>
          <w:sz w:val="22"/>
          <w:szCs w:val="22"/>
        </w:rPr>
        <w:t>Adobe Advertising Cloud</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Yahoo (Verizon) Ads</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等等。这些平台在不同细分各具优势但规模相对有限。</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通过并购整合（如收购</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MoPub</w:t>
      </w:r>
      <w:r w:rsidRPr="002D6786">
        <w:rPr>
          <w:rFonts w:ascii="Times New Roman" w:eastAsia="微软雅黑" w:hAnsi="Times New Roman" w:cs="Times New Roman"/>
          <w:sz w:val="22"/>
          <w:szCs w:val="22"/>
        </w:rPr>
        <w:t>）已在移动广告平台领域形成较高集中度，进一步强化了竞争护城河。</w:t>
      </w:r>
    </w:p>
    <w:p w14:paraId="08BACA1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总的来说，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所处行业的进入壁垒在于技术实力和客户规模效应。凭借</w:t>
      </w:r>
      <w:r w:rsidRPr="002D6786">
        <w:rPr>
          <w:rFonts w:ascii="Times New Roman" w:eastAsia="微软雅黑" w:hAnsi="Times New Roman" w:cs="Times New Roman"/>
          <w:sz w:val="22"/>
          <w:szCs w:val="22"/>
        </w:rPr>
        <w:t>AXON AI</w:t>
      </w:r>
      <w:r w:rsidRPr="002D6786">
        <w:rPr>
          <w:rFonts w:ascii="Times New Roman" w:eastAsia="微软雅黑" w:hAnsi="Times New Roman" w:cs="Times New Roman"/>
          <w:sz w:val="22"/>
          <w:szCs w:val="22"/>
        </w:rPr>
        <w:t>和一站式平台，</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在移动应用广告变现这一细分市场建立了</w:t>
      </w:r>
      <w:r w:rsidRPr="002D6786">
        <w:rPr>
          <w:rFonts w:ascii="Times New Roman" w:eastAsia="微软雅黑" w:hAnsi="Times New Roman" w:cs="Times New Roman"/>
          <w:b/>
          <w:bCs/>
          <w:sz w:val="22"/>
          <w:szCs w:val="22"/>
        </w:rPr>
        <w:t>领先地位</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IBD</w:t>
      </w:r>
      <w:r w:rsidRPr="002D6786">
        <w:rPr>
          <w:rFonts w:ascii="Times New Roman" w:eastAsia="微软雅黑" w:hAnsi="Times New Roman" w:cs="Times New Roman"/>
          <w:sz w:val="22"/>
          <w:szCs w:val="22"/>
        </w:rPr>
        <w:t>综合评分高达</w:t>
      </w:r>
      <w:r w:rsidRPr="002D6786">
        <w:rPr>
          <w:rFonts w:ascii="Times New Roman" w:eastAsia="微软雅黑" w:hAnsi="Times New Roman" w:cs="Times New Roman"/>
          <w:sz w:val="22"/>
          <w:szCs w:val="22"/>
        </w:rPr>
        <w:t>99</w:t>
      </w:r>
      <w:r w:rsidRPr="002D6786">
        <w:rPr>
          <w:rFonts w:ascii="Times New Roman" w:eastAsia="微软雅黑" w:hAnsi="Times New Roman" w:cs="Times New Roman"/>
          <w:sz w:val="22"/>
          <w:szCs w:val="22"/>
        </w:rPr>
        <w:t>分，位列行业佼佼者</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。然而面对谷歌、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等巨头的间接挤压，以及</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等专业公司的直接竞争，</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需持续保持技术创新和拓展客户网络，才能守住并扩大市场份额。</w:t>
      </w:r>
      <w:r w:rsidRPr="002D6786">
        <w:rPr>
          <w:rFonts w:ascii="Times New Roman" w:eastAsia="微软雅黑" w:hAnsi="Times New Roman" w:cs="Times New Roman"/>
          <w:b/>
          <w:bCs/>
          <w:sz w:val="22"/>
          <w:szCs w:val="22"/>
        </w:rPr>
        <w:t>行业竞争将长期存在</w:t>
      </w:r>
      <w:r w:rsidRPr="002D6786">
        <w:rPr>
          <w:rFonts w:ascii="Times New Roman" w:eastAsia="微软雅黑" w:hAnsi="Times New Roman" w:cs="Times New Roman"/>
          <w:sz w:val="22"/>
          <w:szCs w:val="22"/>
        </w:rPr>
        <w:t>：广告主预算是块蛋糕，各玩家争夺激烈。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能否在竞合中脱颖而出，取决于其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技术演进、客户服务水平以及在新兴广告领域的扩张速度。</w:t>
      </w:r>
    </w:p>
    <w:p w14:paraId="00E73424"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7. </w:t>
      </w:r>
      <w:r w:rsidRPr="002D6786">
        <w:rPr>
          <w:rFonts w:ascii="Times New Roman" w:eastAsia="微软雅黑" w:hAnsi="Times New Roman" w:cs="Times New Roman"/>
          <w:b/>
          <w:bCs/>
          <w:sz w:val="22"/>
          <w:szCs w:val="22"/>
        </w:rPr>
        <w:t>风险因素</w:t>
      </w:r>
    </w:p>
    <w:p w14:paraId="40C7F882"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尽管</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具备高速增长和技术优势，投资该公司仍需审慎考虑多方面风险：</w:t>
      </w:r>
    </w:p>
    <w:p w14:paraId="52956C3E"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市场风险：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当前估值反映了高度乐观预期，一旦业绩或增长不达标，股价可能大幅波动。过去半年股价累涨超过</w:t>
      </w:r>
      <w:r w:rsidRPr="002D6786">
        <w:rPr>
          <w:rFonts w:ascii="Times New Roman" w:eastAsia="微软雅黑" w:hAnsi="Times New Roman" w:cs="Times New Roman"/>
          <w:sz w:val="22"/>
          <w:szCs w:val="22"/>
        </w:rPr>
        <w:t>700%</w:t>
      </w:r>
      <w:r w:rsidRPr="002D6786">
        <w:rPr>
          <w:rFonts w:ascii="Times New Roman" w:eastAsia="微软雅黑" w:hAnsi="Times New Roman" w:cs="Times New Roman"/>
          <w:sz w:val="22"/>
          <w:szCs w:val="22"/>
        </w:rPr>
        <w:t>，积累了相当多的获利盘，短期内存在机构和内部人士</w:t>
      </w:r>
      <w:r w:rsidRPr="002D6786">
        <w:rPr>
          <w:rFonts w:ascii="Times New Roman" w:eastAsia="微软雅黑" w:hAnsi="Times New Roman" w:cs="Times New Roman"/>
          <w:b/>
          <w:bCs/>
          <w:sz w:val="22"/>
          <w:szCs w:val="22"/>
        </w:rPr>
        <w:t>获利了结</w:t>
      </w:r>
      <w:r w:rsidRPr="002D6786">
        <w:rPr>
          <w:rFonts w:ascii="Times New Roman" w:eastAsia="微软雅黑" w:hAnsi="Times New Roman" w:cs="Times New Roman"/>
          <w:sz w:val="22"/>
          <w:szCs w:val="22"/>
        </w:rPr>
        <w:t>的压力</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。尤其在</w:t>
      </w:r>
      <w:r w:rsidRPr="002D6786">
        <w:rPr>
          <w:rFonts w:ascii="Times New Roman" w:eastAsia="微软雅黑" w:hAnsi="Times New Roman" w:cs="Times New Roman"/>
          <w:b/>
          <w:bCs/>
          <w:sz w:val="22"/>
          <w:szCs w:val="22"/>
        </w:rPr>
        <w:t>财报发布窗口</w:t>
      </w:r>
      <w:r w:rsidRPr="002D6786">
        <w:rPr>
          <w:rFonts w:ascii="Times New Roman" w:eastAsia="微软雅黑" w:hAnsi="Times New Roman" w:cs="Times New Roman"/>
          <w:sz w:val="22"/>
          <w:szCs w:val="22"/>
        </w:rPr>
        <w:t>，高涨的股价容易对业绩</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吹毛求疵</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月的</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财报发布就是一大风险事件：若营收或利润低于市场预期，可能引发剧烈抛售。另一方面，全球宏观经济环境变化也构成市场层面的风险。如果经济增长放缓或进入衰退，广告主往往会削减广告预算，作为广告平台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将直接受到收入增速下滑的冲击</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。此外，美联储货币政策的不确定性（如利率持续高企）可能压制高估值成长股的投资偏好，资金从风险资产撤出都会对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的股价形成下行压力。</w:t>
      </w:r>
    </w:p>
    <w:p w14:paraId="496663B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竞争风险：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行业竞争加剧可能影响公司增长和盈利。首先，</w:t>
      </w:r>
      <w:r w:rsidRPr="002D6786">
        <w:rPr>
          <w:rFonts w:ascii="Times New Roman" w:eastAsia="微软雅黑" w:hAnsi="Times New Roman" w:cs="Times New Roman"/>
          <w:b/>
          <w:bCs/>
          <w:sz w:val="22"/>
          <w:szCs w:val="22"/>
        </w:rPr>
        <w:t>技术竞争</w:t>
      </w:r>
      <w:r w:rsidRPr="002D6786">
        <w:rPr>
          <w:rFonts w:ascii="Times New Roman" w:eastAsia="微软雅黑" w:hAnsi="Times New Roman" w:cs="Times New Roman"/>
          <w:sz w:val="22"/>
          <w:szCs w:val="22"/>
        </w:rPr>
        <w:t>：若主要对手（谷歌、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等）在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广告投放技术上取得突破，可能削弱</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的领先优势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。谷歌的自动化广告投放产品、</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在社交广告的创新，都可能分流广告预算。</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The Trade Desk</w:t>
      </w:r>
      <w:r w:rsidRPr="002D6786">
        <w:rPr>
          <w:rFonts w:ascii="Times New Roman" w:eastAsia="微软雅黑" w:hAnsi="Times New Roman" w:cs="Times New Roman"/>
          <w:sz w:val="22"/>
          <w:szCs w:val="22"/>
        </w:rPr>
        <w:t>也在各自领域深耕，如果他们拓展业务范围，与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正面竞争，可能导致抢夺客户或压低分成比例</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。其次，</w:t>
      </w:r>
      <w:r w:rsidRPr="002D6786">
        <w:rPr>
          <w:rFonts w:ascii="Times New Roman" w:eastAsia="微软雅黑" w:hAnsi="Times New Roman" w:cs="Times New Roman"/>
          <w:b/>
          <w:bCs/>
          <w:sz w:val="22"/>
          <w:szCs w:val="22"/>
        </w:rPr>
        <w:t>价格战风险</w:t>
      </w:r>
      <w:r w:rsidRPr="002D6786">
        <w:rPr>
          <w:rFonts w:ascii="Times New Roman" w:eastAsia="微软雅黑" w:hAnsi="Times New Roman" w:cs="Times New Roman"/>
          <w:sz w:val="22"/>
          <w:szCs w:val="22"/>
        </w:rPr>
        <w:t>：广告变现平台之间可能通过</w:t>
      </w:r>
      <w:r w:rsidRPr="002D6786">
        <w:rPr>
          <w:rFonts w:ascii="Times New Roman" w:eastAsia="微软雅黑" w:hAnsi="Times New Roman" w:cs="Times New Roman"/>
          <w:b/>
          <w:bCs/>
          <w:sz w:val="22"/>
          <w:szCs w:val="22"/>
        </w:rPr>
        <w:t>降低分成抽成</w:t>
      </w:r>
      <w:r w:rsidRPr="002D6786">
        <w:rPr>
          <w:rFonts w:ascii="Times New Roman" w:eastAsia="微软雅黑" w:hAnsi="Times New Roman" w:cs="Times New Roman"/>
          <w:sz w:val="22"/>
          <w:szCs w:val="22"/>
        </w:rPr>
        <w:t>或提供优惠来争夺优质应用客户。例如竞争对手如果愿意返还给开发者更高比例的广告收入，</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可能被迫跟进，让利客户，进而</w:t>
      </w:r>
      <w:r w:rsidRPr="002D6786">
        <w:rPr>
          <w:rFonts w:ascii="Times New Roman" w:eastAsia="微软雅黑" w:hAnsi="Times New Roman" w:cs="Times New Roman"/>
          <w:b/>
          <w:bCs/>
          <w:sz w:val="22"/>
          <w:szCs w:val="22"/>
        </w:rPr>
        <w:t>压缩利润率</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。再次，新进入者和替代技术也不可忽视，万一出现新的广告形式或平台使传统应用内广告黯然失色（如超级应用、元宇宙广告等概念兴起），</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当前业务模式可能面临挑战。总的来说，持续的竞争压力可能导致公司增长不及预期或利润率下滑。</w:t>
      </w:r>
    </w:p>
    <w:p w14:paraId="780CFBA2"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监管政策风险：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数字广告行业面临日趋严格的监管和政策环境变化：</w:t>
      </w:r>
    </w:p>
    <w:p w14:paraId="251E7BFA" w14:textId="77777777" w:rsidR="002D6786" w:rsidRPr="002D6786" w:rsidRDefault="002D6786" w:rsidP="002D6786">
      <w:pPr>
        <w:numPr>
          <w:ilvl w:val="0"/>
          <w:numId w:val="1013"/>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隐私与数据政策：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苹果的</w:t>
      </w:r>
      <w:r w:rsidRPr="002D6786">
        <w:rPr>
          <w:rFonts w:ascii="Times New Roman" w:eastAsia="微软雅黑" w:hAnsi="Times New Roman" w:cs="Times New Roman"/>
          <w:sz w:val="22"/>
          <w:szCs w:val="22"/>
        </w:rPr>
        <w:t xml:space="preserve">App Tracking Transparency (ATT) </w:t>
      </w:r>
      <w:r w:rsidRPr="002D6786">
        <w:rPr>
          <w:rFonts w:ascii="Times New Roman" w:eastAsia="微软雅黑" w:hAnsi="Times New Roman" w:cs="Times New Roman"/>
          <w:sz w:val="22"/>
          <w:szCs w:val="22"/>
        </w:rPr>
        <w:t>政策已对移动广告造成重大影响，限制了跨应用用户追踪</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依赖用户数据进行精准投放，若苹果、谷歌等生态系统进一步收紧隐私规则，将降低广告定向效果。例如如果未来</w:t>
      </w:r>
      <w:r w:rsidRPr="002D6786">
        <w:rPr>
          <w:rFonts w:ascii="Times New Roman" w:eastAsia="微软雅黑" w:hAnsi="Times New Roman" w:cs="Times New Roman"/>
          <w:sz w:val="22"/>
          <w:szCs w:val="22"/>
        </w:rPr>
        <w:t>iOS</w:t>
      </w:r>
      <w:r w:rsidRPr="002D6786">
        <w:rPr>
          <w:rFonts w:ascii="Times New Roman" w:eastAsia="微软雅黑" w:hAnsi="Times New Roman" w:cs="Times New Roman"/>
          <w:sz w:val="22"/>
          <w:szCs w:val="22"/>
        </w:rPr>
        <w:t>或</w:t>
      </w:r>
      <w:r w:rsidRPr="002D6786">
        <w:rPr>
          <w:rFonts w:ascii="Times New Roman" w:eastAsia="微软雅黑" w:hAnsi="Times New Roman" w:cs="Times New Roman"/>
          <w:sz w:val="22"/>
          <w:szCs w:val="22"/>
        </w:rPr>
        <w:t>Android</w:t>
      </w:r>
      <w:r w:rsidRPr="002D6786">
        <w:rPr>
          <w:rFonts w:ascii="Times New Roman" w:eastAsia="微软雅黑" w:hAnsi="Times New Roman" w:cs="Times New Roman"/>
          <w:sz w:val="22"/>
          <w:szCs w:val="22"/>
        </w:rPr>
        <w:t>禁止设备</w:t>
      </w:r>
      <w:r w:rsidRPr="002D6786">
        <w:rPr>
          <w:rFonts w:ascii="Times New Roman" w:eastAsia="微软雅黑" w:hAnsi="Times New Roman" w:cs="Times New Roman"/>
          <w:sz w:val="22"/>
          <w:szCs w:val="22"/>
        </w:rPr>
        <w:t>ID</w:t>
      </w:r>
      <w:r w:rsidRPr="002D6786">
        <w:rPr>
          <w:rFonts w:ascii="Times New Roman" w:eastAsia="微软雅黑" w:hAnsi="Times New Roman" w:cs="Times New Roman"/>
          <w:sz w:val="22"/>
          <w:szCs w:val="22"/>
        </w:rPr>
        <w:t>追踪，会使</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算法缺乏高质量数据支持</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。此外，欧盟《数字市场法案》（</w:t>
      </w:r>
      <w:r w:rsidRPr="002D6786">
        <w:rPr>
          <w:rFonts w:ascii="Times New Roman" w:eastAsia="微软雅黑" w:hAnsi="Times New Roman" w:cs="Times New Roman"/>
          <w:sz w:val="22"/>
          <w:szCs w:val="22"/>
        </w:rPr>
        <w:t>DMA</w:t>
      </w:r>
      <w:r w:rsidRPr="002D6786">
        <w:rPr>
          <w:rFonts w:ascii="Times New Roman" w:eastAsia="微软雅黑" w:hAnsi="Times New Roman" w:cs="Times New Roman"/>
          <w:sz w:val="22"/>
          <w:szCs w:val="22"/>
        </w:rPr>
        <w:t>）和美国可能出台的联邦隐私立法，都可能对广告数据收集、用户同意机制提出更高要求，增加合规成本</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。第三方</w:t>
      </w:r>
      <w:r w:rsidRPr="002D6786">
        <w:rPr>
          <w:rFonts w:ascii="Times New Roman" w:eastAsia="微软雅黑" w:hAnsi="Times New Roman" w:cs="Times New Roman"/>
          <w:sz w:val="22"/>
          <w:szCs w:val="22"/>
        </w:rPr>
        <w:t>Cookie</w:t>
      </w:r>
      <w:r w:rsidRPr="002D6786">
        <w:rPr>
          <w:rFonts w:ascii="Times New Roman" w:eastAsia="微软雅黑" w:hAnsi="Times New Roman" w:cs="Times New Roman"/>
          <w:sz w:val="22"/>
          <w:szCs w:val="22"/>
        </w:rPr>
        <w:t>的逐步淘汰也要求广告技术公司开发替代方案。</w:t>
      </w:r>
    </w:p>
    <w:p w14:paraId="1D86DEB1" w14:textId="77777777" w:rsidR="002D6786" w:rsidRPr="002D6786" w:rsidRDefault="002D6786" w:rsidP="002D6786">
      <w:pPr>
        <w:numPr>
          <w:ilvl w:val="0"/>
          <w:numId w:val="1013"/>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反垄断与行业监管：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大型科技公司被反垄断审查已是常态，但广告技术领域也存在</w:t>
      </w:r>
      <w:r w:rsidRPr="002D6786">
        <w:rPr>
          <w:rFonts w:ascii="Times New Roman" w:eastAsia="微软雅黑" w:hAnsi="Times New Roman" w:cs="Times New Roman"/>
          <w:b/>
          <w:bCs/>
          <w:sz w:val="22"/>
          <w:szCs w:val="22"/>
        </w:rPr>
        <w:t>公平竞争</w:t>
      </w:r>
      <w:r w:rsidRPr="002D6786">
        <w:rPr>
          <w:rFonts w:ascii="Times New Roman" w:eastAsia="微软雅黑" w:hAnsi="Times New Roman" w:cs="Times New Roman"/>
          <w:sz w:val="22"/>
          <w:szCs w:val="22"/>
        </w:rPr>
        <w:t>的监管风险。例如，</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如果通过并购继续扩大市场占有，有可能受到监管机构审查限制（正如谷歌收购广告公司常遇监管阻碍）。同时，广告欺诈、广告内容审核等方面的监管加强也可能提高平台运营成本。</w:t>
      </w:r>
    </w:p>
    <w:p w14:paraId="5A1A00F8" w14:textId="77777777" w:rsidR="002D6786" w:rsidRPr="002D6786" w:rsidRDefault="002D6786" w:rsidP="002D6786">
      <w:pPr>
        <w:numPr>
          <w:ilvl w:val="0"/>
          <w:numId w:val="1013"/>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政策与国际关系：</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如果地缘政治紧张或贸易政策变化，可能影响</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在海外市场的扩张。比如某些国家可能出台数据本地化或网络广告准入政策，限制国外广告平台的运营。此外汇率波动、国际贸易摩擦也可能间接影响公司收入和成本。</w:t>
      </w:r>
    </w:p>
    <w:p w14:paraId="32A40DAD"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财务风险：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公司高杠杆运营和业务集中也带来财务层面的隐患。首先，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w:t>
      </w:r>
      <w:r w:rsidRPr="002D6786">
        <w:rPr>
          <w:rFonts w:ascii="Times New Roman" w:eastAsia="微软雅黑" w:hAnsi="Times New Roman" w:cs="Times New Roman"/>
          <w:b/>
          <w:bCs/>
          <w:sz w:val="22"/>
          <w:szCs w:val="22"/>
        </w:rPr>
        <w:t>业务高度依赖广告平台</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70%</w:t>
      </w:r>
      <w:r w:rsidRPr="002D6786">
        <w:rPr>
          <w:rFonts w:ascii="Times New Roman" w:eastAsia="微软雅黑" w:hAnsi="Times New Roman" w:cs="Times New Roman"/>
          <w:sz w:val="22"/>
          <w:szCs w:val="22"/>
        </w:rPr>
        <w:t>营收来自移动广告变现相关服务</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。一旦广告市场景气度下降或技术发生颠覆性变化，公司缺乏其他业务支柱可对冲风险。自营</w:t>
      </w:r>
      <w:r w:rsidRPr="002D6786">
        <w:rPr>
          <w:rFonts w:ascii="Times New Roman" w:eastAsia="微软雅黑" w:hAnsi="Times New Roman" w:cs="Times New Roman"/>
          <w:sz w:val="22"/>
          <w:szCs w:val="22"/>
        </w:rPr>
        <w:t>Apps</w:t>
      </w:r>
      <w:r w:rsidRPr="002D6786">
        <w:rPr>
          <w:rFonts w:ascii="Times New Roman" w:eastAsia="微软雅黑" w:hAnsi="Times New Roman" w:cs="Times New Roman"/>
          <w:sz w:val="22"/>
          <w:szCs w:val="22"/>
        </w:rPr>
        <w:t>业务增长停滞且正被出售，也意味着公司未来</w:t>
      </w:r>
      <w:r w:rsidRPr="002D6786">
        <w:rPr>
          <w:rFonts w:ascii="Times New Roman" w:eastAsia="微软雅黑" w:hAnsi="Times New Roman" w:cs="Times New Roman"/>
          <w:b/>
          <w:bCs/>
          <w:sz w:val="22"/>
          <w:szCs w:val="22"/>
        </w:rPr>
        <w:t>营收来源将更加单一</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。其次，债务水平高企，虽然短期偿债无忧，但如果未来利率提升，将增加利息负担；或者一旦公司增长放缓，杠杆效应将反向放大股东收益下滑。未来几年公司仍计划实施大规模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股票回购</w:t>
      </w:r>
      <w:r w:rsidRPr="002D6786">
        <w:rPr>
          <w:rFonts w:ascii="Times New Roman" w:eastAsia="微软雅黑" w:hAnsi="Times New Roman" w:cs="Times New Roman"/>
          <w:sz w:val="22"/>
          <w:szCs w:val="22"/>
        </w:rPr>
        <w:t>（目前有</w:t>
      </w:r>
      <w:r w:rsidRPr="002D6786">
        <w:rPr>
          <w:rFonts w:ascii="Times New Roman" w:eastAsia="微软雅黑" w:hAnsi="Times New Roman" w:cs="Times New Roman"/>
          <w:sz w:val="22"/>
          <w:szCs w:val="22"/>
        </w:rPr>
        <w:t>$23</w:t>
      </w:r>
      <w:r w:rsidRPr="002D6786">
        <w:rPr>
          <w:rFonts w:ascii="Times New Roman" w:eastAsia="微软雅黑" w:hAnsi="Times New Roman" w:cs="Times New Roman"/>
          <w:sz w:val="22"/>
          <w:szCs w:val="22"/>
        </w:rPr>
        <w:t>亿回购授权在执行</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），这虽然利好股东但也可能消耗现金、提高财务风险。最后，汇率、税务等财务事项也需关注，公司收入主要来自全球各地，美元走强可能对国际营收造成不利影响。</w:t>
      </w:r>
    </w:p>
    <w:p w14:paraId="5AAD68AF"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综上，投资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密切跟踪上述风险因素的发展，并评估其对公司基本面和估值的影响。在快速变化的科技行业中，风险与机遇并存，理性评估、提前布局风险对冲手段（如及时止盈、适度对冲空头头寸等）是投资者保护收益的关键。</w:t>
      </w:r>
    </w:p>
    <w:p w14:paraId="4995DC50"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8. </w:t>
      </w:r>
      <w:r w:rsidRPr="002D6786">
        <w:rPr>
          <w:rFonts w:ascii="Times New Roman" w:eastAsia="微软雅黑" w:hAnsi="Times New Roman" w:cs="Times New Roman"/>
          <w:b/>
          <w:bCs/>
          <w:sz w:val="22"/>
          <w:szCs w:val="22"/>
        </w:rPr>
        <w:t>宏观与政策影响</w:t>
      </w:r>
    </w:p>
    <w:p w14:paraId="1531C1A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宏观经济周期：</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数字广告业务与宏观经济景气度密切相关。当经济扩张、企业盈利向好时，广告主往往增加广告投入，平台公司收益水涨船高；反之在经济下行期，广告预算会首先遭到削减。当前全球经济面临一定不确定性，美欧央行的持续紧缩政策可能在</w:t>
      </w:r>
      <w:r w:rsidRPr="002D6786">
        <w:rPr>
          <w:rFonts w:ascii="Times New Roman" w:eastAsia="微软雅黑" w:hAnsi="Times New Roman" w:cs="Times New Roman"/>
          <w:sz w:val="22"/>
          <w:szCs w:val="22"/>
        </w:rPr>
        <w:t>2024-2025</w:t>
      </w:r>
      <w:r w:rsidRPr="002D6786">
        <w:rPr>
          <w:rFonts w:ascii="Times New Roman" w:eastAsia="微软雅黑" w:hAnsi="Times New Roman" w:cs="Times New Roman"/>
          <w:sz w:val="22"/>
          <w:szCs w:val="22"/>
        </w:rPr>
        <w:t>年抑制经济增长。如果出现经济放缓甚至衰退，市场营销支出将趋于谨慎，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的营收增速可能低于预期</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。投资者需关注宏观指标如</w:t>
      </w:r>
      <w:r w:rsidRPr="002D6786">
        <w:rPr>
          <w:rFonts w:ascii="Times New Roman" w:eastAsia="微软雅黑" w:hAnsi="Times New Roman" w:cs="Times New Roman"/>
          <w:sz w:val="22"/>
          <w:szCs w:val="22"/>
        </w:rPr>
        <w:t>GDP</w:t>
      </w:r>
      <w:r w:rsidRPr="002D6786">
        <w:rPr>
          <w:rFonts w:ascii="Times New Roman" w:eastAsia="微软雅黑" w:hAnsi="Times New Roman" w:cs="Times New Roman"/>
          <w:sz w:val="22"/>
          <w:szCs w:val="22"/>
        </w:rPr>
        <w:t>增速、消费者信心、企业盈利预测等，对广告行业的领先指引。一旦宏观环境转弱，应降低对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短期增长的预期并相应调整估值假设。反之，若出现经济软着陆甚至宽松周期重启（例如美联储开始降息刺激），将</w:t>
      </w:r>
      <w:r w:rsidRPr="002D6786">
        <w:rPr>
          <w:rFonts w:ascii="Times New Roman" w:eastAsia="微软雅黑" w:hAnsi="Times New Roman" w:cs="Times New Roman"/>
          <w:sz w:val="22"/>
          <w:szCs w:val="22"/>
        </w:rPr>
        <w:lastRenderedPageBreak/>
        <w:t>利好整个科技成长板块。较低的利率环境不仅降低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的融资成本，也提升市场对高增长公司的估值容忍度。特别地，</w:t>
      </w:r>
      <w:r w:rsidRPr="002D6786">
        <w:rPr>
          <w:rFonts w:ascii="Times New Roman" w:eastAsia="微软雅黑" w:hAnsi="Times New Roman" w:cs="Times New Roman"/>
          <w:b/>
          <w:bCs/>
          <w:sz w:val="22"/>
          <w:szCs w:val="22"/>
        </w:rPr>
        <w:t>美联储政策转向</w:t>
      </w:r>
      <w:r w:rsidRPr="002D6786">
        <w:rPr>
          <w:rFonts w:ascii="Times New Roman" w:eastAsia="微软雅黑" w:hAnsi="Times New Roman" w:cs="Times New Roman"/>
          <w:sz w:val="22"/>
          <w:szCs w:val="22"/>
        </w:rPr>
        <w:t>可能成为广告科技股估值扩张的催化剂</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30DE0BC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行业政策与监管：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正如前述风险部分，全球监管机构对数字广告的关注度日益提高。宏观层面，各国政府推出的数据隐私法、反垄断调查和平台经济法规都会对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经营环境造成影响。例如，欧盟在数字领域制定的一系列法规（如《数字服务法</w:t>
      </w:r>
      <w:r w:rsidRPr="002D6786">
        <w:rPr>
          <w:rFonts w:ascii="Times New Roman" w:eastAsia="微软雅黑" w:hAnsi="Times New Roman" w:cs="Times New Roman"/>
          <w:sz w:val="22"/>
          <w:szCs w:val="22"/>
        </w:rPr>
        <w:t>DSA</w:t>
      </w:r>
      <w:r w:rsidRPr="002D6786">
        <w:rPr>
          <w:rFonts w:ascii="Times New Roman" w:eastAsia="微软雅黑" w:hAnsi="Times New Roman" w:cs="Times New Roman"/>
          <w:sz w:val="22"/>
          <w:szCs w:val="22"/>
        </w:rPr>
        <w:t>》、《数字市场法</w:t>
      </w:r>
      <w:r w:rsidRPr="002D6786">
        <w:rPr>
          <w:rFonts w:ascii="Times New Roman" w:eastAsia="微软雅黑" w:hAnsi="Times New Roman" w:cs="Times New Roman"/>
          <w:sz w:val="22"/>
          <w:szCs w:val="22"/>
        </w:rPr>
        <w:t>DMA</w:t>
      </w:r>
      <w:r w:rsidRPr="002D6786">
        <w:rPr>
          <w:rFonts w:ascii="Times New Roman" w:eastAsia="微软雅黑" w:hAnsi="Times New Roman" w:cs="Times New Roman"/>
          <w:sz w:val="22"/>
          <w:szCs w:val="22"/>
        </w:rPr>
        <w:t>》）将规范大型平台的数据使用、广告透明度等。如果类似要求扩展至广告技术提供商，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可能需要调整产品功能来符合要求，短期增加合规成本。另一方面，一些国家可能出台支持本土数字广告行业的政策，比如印度、东南亚国家推动本土广告交易市场成长，这可能在局部市场给</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带来竞争劣势。中美关系等宏观地缘政治因素也会有间接影响：中国市场对海外广告平台的限制使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难以涉足，中国本土也孵化出字节跳动等广告巨头作为替代。因此，宏观政策走向需要动态跟踪。</w:t>
      </w:r>
    </w:p>
    <w:p w14:paraId="5177171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科技和产业政策：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在宏观政策框架下，各国对人工智能和数字经济的产业政策也可能影响</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的发展机遇。例如，美国政府对</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产业的支持（研发补贴、宽松监管）将有利于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进一步利用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拓展业务；欧洲如果对算法推荐施加更多限制，则可能要求</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算法提高透明度，或者使个性化广告受限。值得关注的是，广告行业的</w:t>
      </w:r>
      <w:r w:rsidRPr="002D6786">
        <w:rPr>
          <w:rFonts w:ascii="Times New Roman" w:eastAsia="微软雅黑" w:hAnsi="Times New Roman" w:cs="Times New Roman"/>
          <w:b/>
          <w:bCs/>
          <w:sz w:val="22"/>
          <w:szCs w:val="22"/>
        </w:rPr>
        <w:t>自律和标准</w:t>
      </w:r>
      <w:r w:rsidRPr="002D6786">
        <w:rPr>
          <w:rFonts w:ascii="Times New Roman" w:eastAsia="微软雅黑" w:hAnsi="Times New Roman" w:cs="Times New Roman"/>
          <w:sz w:val="22"/>
          <w:szCs w:val="22"/>
        </w:rPr>
        <w:t>也在建立中，像隐私保护、广告可见性标准、反欺诈联盟等，这些行业规范在宏观政策推动下逐渐成为强制要求，公司需要投入资源遵循这些标准。</w:t>
      </w:r>
    </w:p>
    <w:p w14:paraId="60BE2EA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总体而言，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行业对宏观和政策环境较为敏感。宏观经济影响广告预算，监管政策影响运营模式，二者共同决定了公司外部环境的友好程度。作为投资者，应将宏观趋势和政策风险纳入投资决策考量。例如，在经济上行周期和宽松政策环境下，可以给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更高的增长和估值预期；而在紧缩周期和强监管信号下，则应更审慎地评估公司短期业绩并对估值要求留出安全边际。</w:t>
      </w:r>
    </w:p>
    <w:p w14:paraId="7B11110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9. </w:t>
      </w:r>
      <w:r w:rsidRPr="002D6786">
        <w:rPr>
          <w:rFonts w:ascii="Times New Roman" w:eastAsia="微软雅黑" w:hAnsi="Times New Roman" w:cs="Times New Roman"/>
          <w:b/>
          <w:bCs/>
          <w:sz w:val="22"/>
          <w:szCs w:val="22"/>
        </w:rPr>
        <w:t>投资建议</w:t>
      </w:r>
    </w:p>
    <w:p w14:paraId="58C69773"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市场环境分析：</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当前市场对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冷热交替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年下半年，人工智能题材和卓越业绩推动股价迅速攀升，多家机构重仓买入，公司一度进入所谓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十亿美元俱乐部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，仅</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月顶级基金就净买入约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股票</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。然而，随着股价翻数</w:t>
      </w:r>
      <w:r w:rsidRPr="002D6786">
        <w:rPr>
          <w:rFonts w:ascii="Times New Roman" w:eastAsia="微软雅黑" w:hAnsi="Times New Roman" w:cs="Times New Roman"/>
          <w:sz w:val="22"/>
          <w:szCs w:val="22"/>
        </w:rPr>
        <w:lastRenderedPageBreak/>
        <w:t>倍，市场对于高估值的担忧也开始累积。近期的回调显示一旦预期稍有落空（哪怕业绩不差只是</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没有更好</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），股价也会大幅波动。因此我们认为，短期内</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的股价将主要受</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市场情绪和宏观因素</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主导，包括投资者风险偏好（受美联储政策、</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板块热度影响）、行业资金流向等。而中长期看，股价终将回归基本面驱动，即公司的盈利增长和竞争地位。如果</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在未来几个季度持续交出超预期的增长答卷，那么当前的调整可能只是上涨途中的喘息；反之若增速明显放缓，估值可能面临重塑。考虑到宏观环境（高利率、潜在经济放缓）和公司估值现状，我们建议对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采取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短线谨慎、长线观望布局</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的策略。</w:t>
      </w:r>
    </w:p>
    <w:p w14:paraId="55ACFE4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短期（</w:t>
      </w:r>
      <w:r w:rsidRPr="002D6786">
        <w:rPr>
          <w:rFonts w:ascii="Times New Roman" w:eastAsia="微软雅黑" w:hAnsi="Times New Roman" w:cs="Times New Roman"/>
          <w:b/>
          <w:bCs/>
          <w:sz w:val="22"/>
          <w:szCs w:val="22"/>
        </w:rPr>
        <w:t>&lt;3</w:t>
      </w:r>
      <w:r w:rsidRPr="002D6786">
        <w:rPr>
          <w:rFonts w:ascii="Times New Roman" w:eastAsia="微软雅黑" w:hAnsi="Times New Roman" w:cs="Times New Roman"/>
          <w:b/>
          <w:bCs/>
          <w:sz w:val="22"/>
          <w:szCs w:val="22"/>
        </w:rPr>
        <w:t>个月）投资策略：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短线上由于经历快速上涨后估值不低，建议投资者</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勿盲目追高</w:t>
      </w:r>
      <w:r w:rsidRPr="002D6786">
        <w:rPr>
          <w:rFonts w:ascii="Times New Roman" w:eastAsia="微软雅黑" w:hAnsi="Times New Roman" w:cs="Times New Roman"/>
          <w:sz w:val="22"/>
          <w:szCs w:val="22"/>
        </w:rPr>
        <w:t>，以防范财报季波动风险。即将在</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月中旬发布的</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财报是关键观察点，需重点关注营收增速是否仍有</w:t>
      </w:r>
      <w:r w:rsidRPr="002D6786">
        <w:rPr>
          <w:rFonts w:ascii="Times New Roman" w:eastAsia="微软雅黑" w:hAnsi="Times New Roman" w:cs="Times New Roman"/>
          <w:sz w:val="22"/>
          <w:szCs w:val="22"/>
        </w:rPr>
        <w:t>30%+</w:t>
      </w:r>
      <w:r w:rsidRPr="002D6786">
        <w:rPr>
          <w:rFonts w:ascii="Times New Roman" w:eastAsia="微软雅黑" w:hAnsi="Times New Roman" w:cs="Times New Roman"/>
          <w:sz w:val="22"/>
          <w:szCs w:val="22"/>
        </w:rPr>
        <w:t>、调整后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能否达到管理层指引的</w:t>
      </w:r>
      <w:r w:rsidRPr="002D6786">
        <w:rPr>
          <w:rFonts w:ascii="Times New Roman" w:eastAsia="微软雅黑" w:hAnsi="Times New Roman" w:cs="Times New Roman"/>
          <w:sz w:val="22"/>
          <w:szCs w:val="22"/>
        </w:rPr>
        <w:t>$7.5</w:t>
      </w:r>
      <w:r w:rsidRPr="002D6786">
        <w:rPr>
          <w:rFonts w:ascii="Times New Roman" w:eastAsia="微软雅黑" w:hAnsi="Times New Roman" w:cs="Times New Roman"/>
          <w:sz w:val="22"/>
          <w:szCs w:val="22"/>
        </w:rPr>
        <w:t>亿以上，以及展望是否乐观。如果财报证实高增长趋势，股价可能企稳反弹；但若稍有不及，可能继续调整。我们倾向于</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观望等待财报结果</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再做行动。对于已经持有该股的短线投资者，鉴于股价前期涨幅过大且波动性增强，可考虑在重大风险事件前</w:t>
      </w:r>
      <w:r w:rsidRPr="002D6786">
        <w:rPr>
          <w:rFonts w:ascii="Times New Roman" w:eastAsia="微软雅黑" w:hAnsi="Times New Roman" w:cs="Times New Roman"/>
          <w:b/>
          <w:bCs/>
          <w:sz w:val="22"/>
          <w:szCs w:val="22"/>
        </w:rPr>
        <w:t>适度对冲</w:t>
      </w:r>
      <w:r w:rsidRPr="002D6786">
        <w:rPr>
          <w:rFonts w:ascii="Times New Roman" w:eastAsia="微软雅黑" w:hAnsi="Times New Roman" w:cs="Times New Roman"/>
          <w:sz w:val="22"/>
          <w:szCs w:val="22"/>
        </w:rPr>
        <w:t>（例如买入看跌期权保护或减仓一部分）。技术面上看，股价从高点</w:t>
      </w:r>
      <w:r w:rsidRPr="002D6786">
        <w:rPr>
          <w:rFonts w:ascii="Times New Roman" w:eastAsia="微软雅黑" w:hAnsi="Times New Roman" w:cs="Times New Roman"/>
          <w:sz w:val="22"/>
          <w:szCs w:val="22"/>
        </w:rPr>
        <w:t>$525</w:t>
      </w:r>
      <w:r w:rsidRPr="002D6786">
        <w:rPr>
          <w:rFonts w:ascii="Times New Roman" w:eastAsia="微软雅黑" w:hAnsi="Times New Roman" w:cs="Times New Roman"/>
          <w:sz w:val="22"/>
          <w:szCs w:val="22"/>
        </w:rPr>
        <w:t>回落后，目前在</w:t>
      </w:r>
      <w:r w:rsidRPr="002D6786">
        <w:rPr>
          <w:rFonts w:ascii="Times New Roman" w:eastAsia="微软雅黑" w:hAnsi="Times New Roman" w:cs="Times New Roman"/>
          <w:sz w:val="22"/>
          <w:szCs w:val="22"/>
        </w:rPr>
        <w:t>$250-$270</w:t>
      </w:r>
      <w:r w:rsidRPr="002D6786">
        <w:rPr>
          <w:rFonts w:ascii="Times New Roman" w:eastAsia="微软雅黑" w:hAnsi="Times New Roman" w:cs="Times New Roman"/>
          <w:sz w:val="22"/>
          <w:szCs w:val="22"/>
        </w:rPr>
        <w:t>区间可能存在一定支撑（对应先前突破的平台区域）。若后续跌破</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，则警示下行趋势形成，应果断止损离场。相反，若财报后股价强势突破</w:t>
      </w:r>
      <w:r w:rsidRPr="002D6786">
        <w:rPr>
          <w:rFonts w:ascii="Times New Roman" w:eastAsia="微软雅黑" w:hAnsi="Times New Roman" w:cs="Times New Roman"/>
          <w:sz w:val="22"/>
          <w:szCs w:val="22"/>
        </w:rPr>
        <w:t>$418</w:t>
      </w:r>
      <w:r w:rsidRPr="002D6786">
        <w:rPr>
          <w:rFonts w:ascii="Times New Roman" w:eastAsia="微软雅黑" w:hAnsi="Times New Roman" w:cs="Times New Roman"/>
          <w:sz w:val="22"/>
          <w:szCs w:val="22"/>
        </w:rPr>
        <w:t>左右的前期阻力位并放量，可能意味着新一轮上升趋势启动，可顺势少量跟进。但总体短线操作需</w:t>
      </w:r>
      <w:r w:rsidRPr="002D6786">
        <w:rPr>
          <w:rFonts w:ascii="Times New Roman" w:eastAsia="微软雅黑" w:hAnsi="Times New Roman" w:cs="Times New Roman"/>
          <w:b/>
          <w:bCs/>
          <w:sz w:val="22"/>
          <w:szCs w:val="22"/>
        </w:rPr>
        <w:t>严格控制仓位和止损</w:t>
      </w:r>
      <w:r w:rsidRPr="002D6786">
        <w:rPr>
          <w:rFonts w:ascii="Times New Roman" w:eastAsia="微软雅黑" w:hAnsi="Times New Roman" w:cs="Times New Roman"/>
          <w:sz w:val="22"/>
          <w:szCs w:val="22"/>
        </w:rPr>
        <w:t>。我们短期给出的目标价区间为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$350-$370</w:t>
      </w:r>
      <w:r w:rsidRPr="002D6786">
        <w:rPr>
          <w:rFonts w:ascii="Times New Roman" w:eastAsia="微软雅黑" w:hAnsi="Times New Roman" w:cs="Times New Roman"/>
          <w:sz w:val="22"/>
          <w:szCs w:val="22"/>
        </w:rPr>
        <w:t>（在市场情绪好转情况下可能反弹至此区间），同时认为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$250-$270</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是较好的短线观察</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介入区域</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68A2D788"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中期（</w:t>
      </w:r>
      <w:r w:rsidRPr="002D6786">
        <w:rPr>
          <w:rFonts w:ascii="Times New Roman" w:eastAsia="微软雅黑" w:hAnsi="Times New Roman" w:cs="Times New Roman"/>
          <w:b/>
          <w:bCs/>
          <w:sz w:val="22"/>
          <w:szCs w:val="22"/>
        </w:rPr>
        <w:t>6-12</w:t>
      </w:r>
      <w:r w:rsidRPr="002D6786">
        <w:rPr>
          <w:rFonts w:ascii="Times New Roman" w:eastAsia="微软雅黑" w:hAnsi="Times New Roman" w:cs="Times New Roman"/>
          <w:b/>
          <w:bCs/>
          <w:sz w:val="22"/>
          <w:szCs w:val="22"/>
        </w:rPr>
        <w:t>个月）投资策略：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中期来看，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的股价走势将取决于</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年业绩兑现情况和</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广告市场的发展。若公司在</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年上半年继续保持</w:t>
      </w:r>
      <w:r w:rsidRPr="002D6786">
        <w:rPr>
          <w:rFonts w:ascii="Times New Roman" w:eastAsia="微软雅黑" w:hAnsi="Times New Roman" w:cs="Times New Roman"/>
          <w:sz w:val="22"/>
          <w:szCs w:val="22"/>
        </w:rPr>
        <w:t>20-30%</w:t>
      </w:r>
      <w:r w:rsidRPr="002D6786">
        <w:rPr>
          <w:rFonts w:ascii="Times New Roman" w:eastAsia="微软雅黑" w:hAnsi="Times New Roman" w:cs="Times New Roman"/>
          <w:sz w:val="22"/>
          <w:szCs w:val="22"/>
        </w:rPr>
        <w:t>的营收增长，并成功完成应用业务出售以聚焦主业，则基本面将进一步强化。中期投资者可以在</w:t>
      </w:r>
      <w:r w:rsidRPr="002D6786">
        <w:rPr>
          <w:rFonts w:ascii="Times New Roman" w:eastAsia="微软雅黑" w:hAnsi="Times New Roman" w:cs="Times New Roman"/>
          <w:b/>
          <w:bCs/>
          <w:sz w:val="22"/>
          <w:szCs w:val="22"/>
        </w:rPr>
        <w:t>两种情况下考虑建仓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 xml:space="preserve">(1) </w:t>
      </w:r>
      <w:r w:rsidRPr="002D6786">
        <w:rPr>
          <w:rFonts w:ascii="Times New Roman" w:eastAsia="微软雅黑" w:hAnsi="Times New Roman" w:cs="Times New Roman"/>
          <w:b/>
          <w:bCs/>
          <w:sz w:val="22"/>
          <w:szCs w:val="22"/>
        </w:rPr>
        <w:t>业绩验证后回调介入：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如果</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或</w:t>
      </w:r>
      <w:r w:rsidRPr="002D6786">
        <w:rPr>
          <w:rFonts w:ascii="Times New Roman" w:eastAsia="微软雅黑" w:hAnsi="Times New Roman" w:cs="Times New Roman"/>
          <w:sz w:val="22"/>
          <w:szCs w:val="22"/>
        </w:rPr>
        <w:t>Q1</w:t>
      </w:r>
      <w:r w:rsidRPr="002D6786">
        <w:rPr>
          <w:rFonts w:ascii="Times New Roman" w:eastAsia="微软雅黑" w:hAnsi="Times New Roman" w:cs="Times New Roman"/>
          <w:sz w:val="22"/>
          <w:szCs w:val="22"/>
        </w:rPr>
        <w:t>财报再度超预期但股价未大涨，反而因短期利好出尽有所回落，此时估值将更具吸引力，可考虑趁市场冷静期逢低买入。</w:t>
      </w:r>
      <w:r w:rsidRPr="002D6786">
        <w:rPr>
          <w:rFonts w:ascii="Times New Roman" w:eastAsia="微软雅黑" w:hAnsi="Times New Roman" w:cs="Times New Roman"/>
          <w:sz w:val="22"/>
          <w:szCs w:val="22"/>
        </w:rPr>
        <w:t xml:space="preserve">(2) </w:t>
      </w:r>
      <w:r w:rsidRPr="002D6786">
        <w:rPr>
          <w:rFonts w:ascii="Times New Roman" w:eastAsia="微软雅黑" w:hAnsi="Times New Roman" w:cs="Times New Roman"/>
          <w:b/>
          <w:bCs/>
          <w:sz w:val="22"/>
          <w:szCs w:val="22"/>
        </w:rPr>
        <w:t>大幅回调带来安全边际：</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如股价在未来波动中跌至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$270</w:t>
      </w:r>
      <w:r w:rsidRPr="002D6786">
        <w:rPr>
          <w:rFonts w:ascii="Times New Roman" w:eastAsia="微软雅黑" w:hAnsi="Times New Roman" w:cs="Times New Roman"/>
          <w:b/>
          <w:bCs/>
          <w:sz w:val="22"/>
          <w:szCs w:val="22"/>
        </w:rPr>
        <w:t>以下甚至</w:t>
      </w:r>
      <w:r w:rsidRPr="002D6786">
        <w:rPr>
          <w:rFonts w:ascii="Times New Roman" w:eastAsia="微软雅黑" w:hAnsi="Times New Roman" w:cs="Times New Roman"/>
          <w:b/>
          <w:bCs/>
          <w:sz w:val="22"/>
          <w:szCs w:val="22"/>
        </w:rPr>
        <w:t>$250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，对应</w:t>
      </w:r>
      <w:r w:rsidRPr="002D6786">
        <w:rPr>
          <w:rFonts w:ascii="Times New Roman" w:eastAsia="微软雅黑" w:hAnsi="Times New Roman" w:cs="Times New Roman"/>
          <w:sz w:val="22"/>
          <w:szCs w:val="22"/>
        </w:rPr>
        <w:t>2025E P/E</w:t>
      </w:r>
      <w:r w:rsidRPr="002D6786">
        <w:rPr>
          <w:rFonts w:ascii="Times New Roman" w:eastAsia="微软雅黑" w:hAnsi="Times New Roman" w:cs="Times New Roman"/>
          <w:sz w:val="22"/>
          <w:szCs w:val="22"/>
        </w:rPr>
        <w:t>回落到</w:t>
      </w:r>
      <w:r w:rsidRPr="002D6786">
        <w:rPr>
          <w:rFonts w:ascii="Times New Roman" w:eastAsia="微软雅黑" w:hAnsi="Times New Roman" w:cs="Times New Roman"/>
          <w:sz w:val="22"/>
          <w:szCs w:val="22"/>
        </w:rPr>
        <w:t>20</w:t>
      </w:r>
      <w:r w:rsidRPr="002D6786">
        <w:rPr>
          <w:rFonts w:ascii="Times New Roman" w:eastAsia="微软雅黑" w:hAnsi="Times New Roman" w:cs="Times New Roman"/>
          <w:sz w:val="22"/>
          <w:szCs w:val="22"/>
        </w:rPr>
        <w:t>倍出头，那时风险收益比将相当诱人，可分批布局</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。我们对未来</w:t>
      </w:r>
      <w:r w:rsidRPr="002D6786">
        <w:rPr>
          <w:rFonts w:ascii="Times New Roman" w:eastAsia="微软雅黑" w:hAnsi="Times New Roman" w:cs="Times New Roman"/>
          <w:sz w:val="22"/>
          <w:szCs w:val="22"/>
        </w:rPr>
        <w:t>12</w:t>
      </w:r>
      <w:r w:rsidRPr="002D6786">
        <w:rPr>
          <w:rFonts w:ascii="Times New Roman" w:eastAsia="微软雅黑" w:hAnsi="Times New Roman" w:cs="Times New Roman"/>
          <w:sz w:val="22"/>
          <w:szCs w:val="22"/>
        </w:rPr>
        <w:t>个月的目标价预估为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$400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，基于公司</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EPS~$10</w:t>
      </w:r>
      <w:r w:rsidRPr="002D6786">
        <w:rPr>
          <w:rFonts w:ascii="Times New Roman" w:eastAsia="微软雅黑" w:hAnsi="Times New Roman" w:cs="Times New Roman"/>
          <w:sz w:val="22"/>
          <w:szCs w:val="22"/>
        </w:rPr>
        <w:t>、给予市场对</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成长股的适当溢价。如果在这段期间市场环境转好（例如宏观利好、</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题材回暖），不排除股价重新挑战前高。但中期仍需警惕竞争格局变化及内部人士减持等信号。投资者应持续跟踪</w:t>
      </w:r>
      <w:r w:rsidRPr="002D6786">
        <w:rPr>
          <w:rFonts w:ascii="Times New Roman" w:eastAsia="微软雅黑" w:hAnsi="Times New Roman" w:cs="Times New Roman"/>
          <w:b/>
          <w:bCs/>
          <w:sz w:val="22"/>
          <w:szCs w:val="22"/>
        </w:rPr>
        <w:t>关键催化剂</w:t>
      </w:r>
      <w:r w:rsidRPr="002D6786">
        <w:rPr>
          <w:rFonts w:ascii="Times New Roman" w:eastAsia="微软雅黑" w:hAnsi="Times New Roman" w:cs="Times New Roman"/>
          <w:sz w:val="22"/>
          <w:szCs w:val="22"/>
        </w:rPr>
        <w:t>：如</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Q1/Q2</w:t>
      </w:r>
      <w:r w:rsidRPr="002D6786">
        <w:rPr>
          <w:rFonts w:ascii="Times New Roman" w:eastAsia="微软雅黑" w:hAnsi="Times New Roman" w:cs="Times New Roman"/>
          <w:sz w:val="22"/>
          <w:szCs w:val="22"/>
        </w:rPr>
        <w:t>业绩、</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进</w:t>
      </w:r>
      <w:r w:rsidRPr="002D6786">
        <w:rPr>
          <w:rFonts w:ascii="Times New Roman" w:eastAsia="微软雅黑" w:hAnsi="Times New Roman" w:cs="Times New Roman"/>
          <w:sz w:val="22"/>
          <w:szCs w:val="22"/>
        </w:rPr>
        <w:lastRenderedPageBreak/>
        <w:t>军新领域的进展、机构持仓和评级变动等</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，这些因素的动态将影响中期判断。</w:t>
      </w:r>
    </w:p>
    <w:p w14:paraId="4A33670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长期（</w:t>
      </w:r>
      <w:r w:rsidRPr="002D6786">
        <w:rPr>
          <w:rFonts w:ascii="Times New Roman" w:eastAsia="微软雅黑" w:hAnsi="Times New Roman" w:cs="Times New Roman"/>
          <w:b/>
          <w:bCs/>
          <w:sz w:val="22"/>
          <w:szCs w:val="22"/>
        </w:rPr>
        <w:t>3-5</w:t>
      </w:r>
      <w:r w:rsidRPr="002D6786">
        <w:rPr>
          <w:rFonts w:ascii="Times New Roman" w:eastAsia="微软雅黑" w:hAnsi="Times New Roman" w:cs="Times New Roman"/>
          <w:b/>
          <w:bCs/>
          <w:sz w:val="22"/>
          <w:szCs w:val="22"/>
        </w:rPr>
        <w:t>年）投资策略：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从长期视角看，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具备成为数字广告领域</w:t>
      </w:r>
      <w:r w:rsidRPr="002D6786">
        <w:rPr>
          <w:rFonts w:ascii="Times New Roman" w:eastAsia="微软雅黑" w:hAnsi="Times New Roman" w:cs="Times New Roman"/>
          <w:b/>
          <w:bCs/>
          <w:sz w:val="22"/>
          <w:szCs w:val="22"/>
        </w:rPr>
        <w:t>平台型龙头</w:t>
      </w:r>
      <w:r w:rsidRPr="002D6786">
        <w:rPr>
          <w:rFonts w:ascii="Times New Roman" w:eastAsia="微软雅黑" w:hAnsi="Times New Roman" w:cs="Times New Roman"/>
          <w:sz w:val="22"/>
          <w:szCs w:val="22"/>
        </w:rPr>
        <w:t>的潜力，但也面临典型成长股的不确定性。对于风险承受能力高且看好</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广告前景的长期投资者，可以将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纳入投资组合的增长板块，采取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逢低长期持有</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策略。基于</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分析，我们认为在</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$290</w:t>
      </w:r>
      <w:r w:rsidRPr="002D6786">
        <w:rPr>
          <w:rFonts w:ascii="Times New Roman" w:eastAsia="微软雅黑" w:hAnsi="Times New Roman" w:cs="Times New Roman"/>
          <w:b/>
          <w:bCs/>
          <w:sz w:val="22"/>
          <w:szCs w:val="22"/>
        </w:rPr>
        <w:t>以下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的价位介入，可获得较好的长期回报空间</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。长期投资逻辑主要取决于几个因素：</w:t>
      </w:r>
      <w:r w:rsidRPr="002D6786">
        <w:rPr>
          <w:rFonts w:ascii="Times New Roman" w:eastAsia="微软雅黑" w:hAnsi="Times New Roman" w:cs="Times New Roman"/>
          <w:sz w:val="22"/>
          <w:szCs w:val="22"/>
        </w:rPr>
        <w:t xml:space="preserve">(1) </w:t>
      </w:r>
      <w:r w:rsidRPr="002D6786">
        <w:rPr>
          <w:rFonts w:ascii="Times New Roman" w:eastAsia="微软雅黑" w:hAnsi="Times New Roman" w:cs="Times New Roman"/>
          <w:b/>
          <w:bCs/>
          <w:sz w:val="22"/>
          <w:szCs w:val="22"/>
        </w:rPr>
        <w:t>AXON AI</w:t>
      </w:r>
      <w:r w:rsidRPr="002D6786">
        <w:rPr>
          <w:rFonts w:ascii="Times New Roman" w:eastAsia="微软雅黑" w:hAnsi="Times New Roman" w:cs="Times New Roman"/>
          <w:b/>
          <w:bCs/>
          <w:sz w:val="22"/>
          <w:szCs w:val="22"/>
        </w:rPr>
        <w:t>的持续领先</w:t>
      </w:r>
      <w:r w:rsidRPr="002D6786">
        <w:rPr>
          <w:rFonts w:ascii="Times New Roman" w:eastAsia="微软雅黑" w:hAnsi="Times New Roman" w:cs="Times New Roman"/>
          <w:sz w:val="22"/>
          <w:szCs w:val="22"/>
        </w:rPr>
        <w:t>：如果</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能持续保持其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模型在广告变现效率上的行业领先地位，并不断拓展</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应用场景（例如进军电商广告、流媒体广告等新市场</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），那么公司有望保持</w:t>
      </w:r>
      <w:r w:rsidRPr="002D6786">
        <w:rPr>
          <w:rFonts w:ascii="Times New Roman" w:eastAsia="微软雅黑" w:hAnsi="Times New Roman" w:cs="Times New Roman"/>
          <w:sz w:val="22"/>
          <w:szCs w:val="22"/>
        </w:rPr>
        <w:t>20%</w:t>
      </w:r>
      <w:r w:rsidRPr="002D6786">
        <w:rPr>
          <w:rFonts w:ascii="Times New Roman" w:eastAsia="微软雅黑" w:hAnsi="Times New Roman" w:cs="Times New Roman"/>
          <w:sz w:val="22"/>
          <w:szCs w:val="22"/>
        </w:rPr>
        <w:t>以上的年复合增长率，股价也将随业绩水涨船高。</w:t>
      </w:r>
      <w:r w:rsidRPr="002D6786">
        <w:rPr>
          <w:rFonts w:ascii="Times New Roman" w:eastAsia="微软雅黑" w:hAnsi="Times New Roman" w:cs="Times New Roman"/>
          <w:sz w:val="22"/>
          <w:szCs w:val="22"/>
        </w:rPr>
        <w:t xml:space="preserve">(2) </w:t>
      </w:r>
      <w:r w:rsidRPr="002D6786">
        <w:rPr>
          <w:rFonts w:ascii="Times New Roman" w:eastAsia="微软雅黑" w:hAnsi="Times New Roman" w:cs="Times New Roman"/>
          <w:b/>
          <w:bCs/>
          <w:sz w:val="22"/>
          <w:szCs w:val="22"/>
        </w:rPr>
        <w:t>整体广告市场的蛋糕变大</w:t>
      </w:r>
      <w:r w:rsidRPr="002D6786">
        <w:rPr>
          <w:rFonts w:ascii="Times New Roman" w:eastAsia="微软雅黑" w:hAnsi="Times New Roman" w:cs="Times New Roman"/>
          <w:sz w:val="22"/>
          <w:szCs w:val="22"/>
        </w:rPr>
        <w:t>：未来数字广告行业仍有扩容空间，特别是移动端和程序化购买增长，如果大环境每年保持两位数增长，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作为主要玩家自然受益。</w:t>
      </w:r>
      <w:r w:rsidRPr="002D6786">
        <w:rPr>
          <w:rFonts w:ascii="Times New Roman" w:eastAsia="微软雅黑" w:hAnsi="Times New Roman" w:cs="Times New Roman"/>
          <w:sz w:val="22"/>
          <w:szCs w:val="22"/>
        </w:rPr>
        <w:t xml:space="preserve">(3) </w:t>
      </w:r>
      <w:r w:rsidRPr="002D6786">
        <w:rPr>
          <w:rFonts w:ascii="Times New Roman" w:eastAsia="微软雅黑" w:hAnsi="Times New Roman" w:cs="Times New Roman"/>
          <w:b/>
          <w:bCs/>
          <w:sz w:val="22"/>
          <w:szCs w:val="22"/>
        </w:rPr>
        <w:t>护城河与并购</w:t>
      </w:r>
      <w:r w:rsidRPr="002D6786">
        <w:rPr>
          <w:rFonts w:ascii="Times New Roman" w:eastAsia="微软雅黑" w:hAnsi="Times New Roman" w:cs="Times New Roman"/>
          <w:sz w:val="22"/>
          <w:szCs w:val="22"/>
        </w:rPr>
        <w:t>：公司需在长期巩固自身护城河，可以通过技术研发和战略并购保持竞争优势。例如未来收购一些数据分析或</w:t>
      </w:r>
      <w:r w:rsidRPr="002D6786">
        <w:rPr>
          <w:rFonts w:ascii="Times New Roman" w:eastAsia="微软雅黑" w:hAnsi="Times New Roman" w:cs="Times New Roman"/>
          <w:sz w:val="22"/>
          <w:szCs w:val="22"/>
        </w:rPr>
        <w:t>DSP</w:t>
      </w:r>
      <w:r w:rsidRPr="002D6786">
        <w:rPr>
          <w:rFonts w:ascii="Times New Roman" w:eastAsia="微软雅黑" w:hAnsi="Times New Roman" w:cs="Times New Roman"/>
          <w:sz w:val="22"/>
          <w:szCs w:val="22"/>
        </w:rPr>
        <w:t>初创企业，完善产品矩阵</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。长期看涨的前提是公司管理层执行力过硬，一如既往地在正确的时间做出正确决策。我们预计在乐观情况下，未来</w:t>
      </w:r>
      <w:r w:rsidRPr="002D6786">
        <w:rPr>
          <w:rFonts w:ascii="Times New Roman" w:eastAsia="微软雅黑" w:hAnsi="Times New Roman" w:cs="Times New Roman"/>
          <w:sz w:val="22"/>
          <w:szCs w:val="22"/>
        </w:rPr>
        <w:t>3-5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可能实现盈利翻倍、自由现金流大增，那么股价也许有机会较目前水平再翻一倍有余；但投资者也必须准备好应对成长股常见的</w:t>
      </w:r>
      <w:r w:rsidRPr="002D6786">
        <w:rPr>
          <w:rFonts w:ascii="Times New Roman" w:eastAsia="微软雅黑" w:hAnsi="Times New Roman" w:cs="Times New Roman"/>
          <w:b/>
          <w:bCs/>
          <w:sz w:val="22"/>
          <w:szCs w:val="22"/>
        </w:rPr>
        <w:t>高波动</w:t>
      </w:r>
      <w:r w:rsidRPr="002D6786">
        <w:rPr>
          <w:rFonts w:ascii="Times New Roman" w:eastAsia="微软雅黑" w:hAnsi="Times New Roman" w:cs="Times New Roman"/>
          <w:sz w:val="22"/>
          <w:szCs w:val="22"/>
        </w:rPr>
        <w:t>和漫长回报周期，期间伴随的回撤考验持股信心。因此，长期投资需根据自己风险偏好，做好</w:t>
      </w:r>
      <w:r w:rsidRPr="002D6786">
        <w:rPr>
          <w:rFonts w:ascii="Times New Roman" w:eastAsia="微软雅黑" w:hAnsi="Times New Roman" w:cs="Times New Roman"/>
          <w:b/>
          <w:bCs/>
          <w:sz w:val="22"/>
          <w:szCs w:val="22"/>
        </w:rPr>
        <w:t>定期评估和止盈</w:t>
      </w:r>
      <w:r w:rsidRPr="002D6786">
        <w:rPr>
          <w:rFonts w:ascii="Times New Roman" w:eastAsia="微软雅黑" w:hAnsi="Times New Roman" w:cs="Times New Roman"/>
          <w:sz w:val="22"/>
          <w:szCs w:val="22"/>
        </w:rPr>
        <w:t>的计划，当股价显著超出价值中枢或基本面恶化时及时调整仓位。</w:t>
      </w:r>
    </w:p>
    <w:p w14:paraId="3104639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风险对冲与仓位管理：</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针对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的投资，我们建议投资者在执行策略时配套一定的风险对冲措施：</w:t>
      </w:r>
    </w:p>
    <w:p w14:paraId="106D6EDA" w14:textId="77777777" w:rsidR="002D6786" w:rsidRPr="002D6786" w:rsidRDefault="002D6786" w:rsidP="002D6786">
      <w:pPr>
        <w:numPr>
          <w:ilvl w:val="0"/>
          <w:numId w:val="1014"/>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分散投资</w:t>
      </w:r>
      <w:r w:rsidRPr="002D6786">
        <w:rPr>
          <w:rFonts w:ascii="Times New Roman" w:eastAsia="微软雅黑" w:hAnsi="Times New Roman" w:cs="Times New Roman"/>
          <w:sz w:val="22"/>
          <w:szCs w:val="22"/>
        </w:rPr>
        <w:t>：不要将仓位过度集中于一只高波动成长股，可将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作为组合的一部分，搭配一些防御性资产，以降低组合波动。</w:t>
      </w:r>
    </w:p>
    <w:p w14:paraId="51425040" w14:textId="77777777" w:rsidR="002D6786" w:rsidRPr="002D6786" w:rsidRDefault="002D6786" w:rsidP="002D6786">
      <w:pPr>
        <w:numPr>
          <w:ilvl w:val="0"/>
          <w:numId w:val="1014"/>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分批建仓</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了结</w:t>
      </w:r>
      <w:r w:rsidRPr="002D6786">
        <w:rPr>
          <w:rFonts w:ascii="Times New Roman" w:eastAsia="微软雅黑" w:hAnsi="Times New Roman" w:cs="Times New Roman"/>
          <w:sz w:val="22"/>
          <w:szCs w:val="22"/>
        </w:rPr>
        <w:t>：采用金字塔式分批买入卖出策略。在股价接近支撑位时分批买进，而在接近估值上限或重大利好兑现时分批卖出，避免一次性押注。</w:t>
      </w:r>
    </w:p>
    <w:p w14:paraId="780D83C9" w14:textId="77777777" w:rsidR="002D6786" w:rsidRPr="002D6786" w:rsidRDefault="002D6786" w:rsidP="002D6786">
      <w:pPr>
        <w:numPr>
          <w:ilvl w:val="0"/>
          <w:numId w:val="1014"/>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衍生品对冲</w:t>
      </w:r>
      <w:r w:rsidRPr="002D6786">
        <w:rPr>
          <w:rFonts w:ascii="Times New Roman" w:eastAsia="微软雅黑" w:hAnsi="Times New Roman" w:cs="Times New Roman"/>
          <w:sz w:val="22"/>
          <w:szCs w:val="22"/>
        </w:rPr>
        <w:t>：对于已经持有大额现货头寸的，可以利用期权策略对冲风险。例如在财报前买入适量看跌期权（</w:t>
      </w:r>
      <w:r w:rsidRPr="002D6786">
        <w:rPr>
          <w:rFonts w:ascii="Times New Roman" w:eastAsia="微软雅黑" w:hAnsi="Times New Roman" w:cs="Times New Roman"/>
          <w:sz w:val="22"/>
          <w:szCs w:val="22"/>
        </w:rPr>
        <w:t>PUT</w:t>
      </w:r>
      <w:r w:rsidRPr="002D6786">
        <w:rPr>
          <w:rFonts w:ascii="Times New Roman" w:eastAsia="微软雅黑" w:hAnsi="Times New Roman" w:cs="Times New Roman"/>
          <w:sz w:val="22"/>
          <w:szCs w:val="22"/>
        </w:rPr>
        <w:t>）作为保险，或卖出部分虚值看涨期权（</w:t>
      </w:r>
      <w:r w:rsidRPr="002D6786">
        <w:rPr>
          <w:rFonts w:ascii="Times New Roman" w:eastAsia="微软雅黑" w:hAnsi="Times New Roman" w:cs="Times New Roman"/>
          <w:sz w:val="22"/>
          <w:szCs w:val="22"/>
        </w:rPr>
        <w:t>CALL</w:t>
      </w:r>
      <w:r w:rsidRPr="002D6786">
        <w:rPr>
          <w:rFonts w:ascii="Times New Roman" w:eastAsia="微软雅黑" w:hAnsi="Times New Roman" w:cs="Times New Roman"/>
          <w:sz w:val="22"/>
          <w:szCs w:val="22"/>
        </w:rPr>
        <w:t>）获取权利金降低持仓成本等（需注意期权操作的风险和专业性）。</w:t>
      </w:r>
    </w:p>
    <w:p w14:paraId="39859C5F" w14:textId="77777777" w:rsidR="002D6786" w:rsidRPr="002D6786" w:rsidRDefault="002D6786" w:rsidP="002D6786">
      <w:pPr>
        <w:numPr>
          <w:ilvl w:val="0"/>
          <w:numId w:val="1014"/>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跟踪止损</w:t>
      </w:r>
      <w:r w:rsidRPr="002D6786">
        <w:rPr>
          <w:rFonts w:ascii="Times New Roman" w:eastAsia="微软雅黑" w:hAnsi="Times New Roman" w:cs="Times New Roman"/>
          <w:sz w:val="22"/>
          <w:szCs w:val="22"/>
        </w:rPr>
        <w:t>：设置合理的止损点位并严格执行。如果核心假设被证伪（如增长断崖下跌），应当果断止损离场，以小亏保住资金实力。</w:t>
      </w:r>
    </w:p>
    <w:p w14:paraId="55CCC72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总而言之，投资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需要在激进与稳健间取得平衡</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既要抓住</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浪潮中的高成长机会，也要做好风控，确保在不利情境下能够全身而退。</w:t>
      </w:r>
    </w:p>
    <w:p w14:paraId="2C00C018"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10. </w:t>
      </w:r>
      <w:r w:rsidRPr="002D6786">
        <w:rPr>
          <w:rFonts w:ascii="Times New Roman" w:eastAsia="微软雅黑" w:hAnsi="Times New Roman" w:cs="Times New Roman"/>
          <w:b/>
          <w:bCs/>
          <w:sz w:val="22"/>
          <w:szCs w:val="22"/>
        </w:rPr>
        <w:t>结论</w:t>
      </w:r>
    </w:p>
    <w:p w14:paraId="33D6108B"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作为移动广告与人工智能融合的明星公司，近年的高速成长和股价表现令人瞩目。公司成功转型为</w:t>
      </w:r>
      <w:r w:rsidRPr="002D6786">
        <w:rPr>
          <w:rFonts w:ascii="Times New Roman" w:eastAsia="微软雅黑" w:hAnsi="Times New Roman" w:cs="Times New Roman"/>
          <w:b/>
          <w:bCs/>
          <w:sz w:val="22"/>
          <w:szCs w:val="22"/>
        </w:rPr>
        <w:t>高利润的软件平台</w:t>
      </w:r>
      <w:r w:rsidRPr="002D6786">
        <w:rPr>
          <w:rFonts w:ascii="Times New Roman" w:eastAsia="微软雅黑" w:hAnsi="Times New Roman" w:cs="Times New Roman"/>
          <w:sz w:val="22"/>
          <w:szCs w:val="22"/>
        </w:rPr>
        <w:t>业务，</w:t>
      </w:r>
      <w:r w:rsidRPr="002D6786">
        <w:rPr>
          <w:rFonts w:ascii="Times New Roman" w:eastAsia="微软雅黑" w:hAnsi="Times New Roman" w:cs="Times New Roman"/>
          <w:sz w:val="22"/>
          <w:szCs w:val="22"/>
        </w:rPr>
        <w:t>AXON AI</w:t>
      </w:r>
      <w:r w:rsidRPr="002D6786">
        <w:rPr>
          <w:rFonts w:ascii="Times New Roman" w:eastAsia="微软雅黑" w:hAnsi="Times New Roman" w:cs="Times New Roman"/>
          <w:sz w:val="22"/>
          <w:szCs w:val="22"/>
        </w:rPr>
        <w:t>引擎赋能下业绩大幅超越同行，市场地位稳固。机构投资者的青睐和行业趋势的红利为其创造了巨大的上升空间。然而，</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高增长伴随高估值，高回报伴随高波动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目前股价已经充分反映乐观预期，投资者在享受其上涨潜力的同时，必须对各种风险保持敬畏。我们的分析表明，</w:t>
      </w:r>
      <w:r w:rsidRPr="002D6786">
        <w:rPr>
          <w:rFonts w:ascii="Times New Roman" w:eastAsia="微软雅黑" w:hAnsi="Times New Roman" w:cs="Times New Roman"/>
          <w:sz w:val="22"/>
          <w:szCs w:val="22"/>
        </w:rPr>
        <w:t xml:space="preserve">AppLovin </w:t>
      </w:r>
      <w:r w:rsidRPr="002D6786">
        <w:rPr>
          <w:rFonts w:ascii="Times New Roman" w:eastAsia="微软雅黑" w:hAnsi="Times New Roman" w:cs="Times New Roman"/>
          <w:b/>
          <w:bCs/>
          <w:sz w:val="22"/>
          <w:szCs w:val="22"/>
        </w:rPr>
        <w:t>长期基本面依然向好</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驱动的广告变现有望持续拓展，公司剥离低效资产后将更聚焦主业，财务状况健康且现金流充裕，具备长期价值创造能力。但</w:t>
      </w:r>
      <w:r w:rsidRPr="002D6786">
        <w:rPr>
          <w:rFonts w:ascii="Times New Roman" w:eastAsia="微软雅黑" w:hAnsi="Times New Roman" w:cs="Times New Roman"/>
          <w:b/>
          <w:bCs/>
          <w:sz w:val="22"/>
          <w:szCs w:val="22"/>
        </w:rPr>
        <w:t>短期回报可能有限</w:t>
      </w:r>
      <w:r w:rsidRPr="002D6786">
        <w:rPr>
          <w:rFonts w:ascii="Times New Roman" w:eastAsia="微软雅黑" w:hAnsi="Times New Roman" w:cs="Times New Roman"/>
          <w:sz w:val="22"/>
          <w:szCs w:val="22"/>
        </w:rPr>
        <w:t>：在估值消化和市场情绪重新平衡的过程中，股价可能呈现区间震荡甚至出现一定幅度调整。</w:t>
      </w:r>
    </w:p>
    <w:p w14:paraId="3645645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基于上述研判，我们对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给出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谨慎观望，逢低布局</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投资建议。对于激进投资者，可在股价跌入合理估值区间时逐步买入，耐心持有以期分享未来几年业绩增长带来的收益；对于保守投资者，当前可以先观望，等待确认公司增长轨迹无虞且估值更有吸引力时再考虑介入。总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代表了数字广告领域的创新方向，值得中长期关注。但在操作层面需讲究策略、控制风险，以实现</w:t>
      </w:r>
      <w:r w:rsidRPr="002D6786">
        <w:rPr>
          <w:rFonts w:ascii="Times New Roman" w:eastAsia="微软雅黑" w:hAnsi="Times New Roman" w:cs="Times New Roman"/>
          <w:b/>
          <w:bCs/>
          <w:sz w:val="22"/>
          <w:szCs w:val="22"/>
        </w:rPr>
        <w:t>风险调整后的最佳回报</w:t>
      </w:r>
      <w:r w:rsidRPr="002D6786">
        <w:rPr>
          <w:rFonts w:ascii="Times New Roman" w:eastAsia="微软雅黑" w:hAnsi="Times New Roman" w:cs="Times New Roman"/>
          <w:sz w:val="22"/>
          <w:szCs w:val="22"/>
        </w:rPr>
        <w:t>。我们建议投资者保持对公司后续财报、行业动态和政策环境的关注，根据新的信息不断更新投资判断。在风起云涌的</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变现浪潮中，把握机遇的同时亦要居安思危，方能最终在投资中立于不败之地。</w:t>
      </w:r>
    </w:p>
    <w:p w14:paraId="1F2707CB"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p>
    <w:p w14:paraId="07B43C28" w14:textId="4B86A756" w:rsidR="002D6786" w:rsidRDefault="00C573E9" w:rsidP="00C573E9">
      <w:pPr>
        <w:pStyle w:val="2"/>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lastRenderedPageBreak/>
        <w:t>1</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6</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Applovin</w:t>
      </w:r>
      <w:r>
        <w:rPr>
          <w:rFonts w:ascii="Times New Roman" w:eastAsia="微软雅黑" w:hAnsi="Times New Roman" w:cs="Times New Roman" w:hint="eastAsia"/>
          <w:b/>
          <w:bCs/>
          <w:sz w:val="22"/>
          <w:szCs w:val="22"/>
        </w:rPr>
        <w:t>实战交易</w:t>
      </w:r>
      <w:r w:rsidR="00406041" w:rsidRPr="00406041">
        <w:rPr>
          <w:rFonts w:ascii="Times New Roman" w:eastAsia="微软雅黑" w:hAnsi="Times New Roman" w:cs="Times New Roman"/>
          <w:noProof/>
          <w:sz w:val="22"/>
          <w:szCs w:val="22"/>
        </w:rPr>
        <w:drawing>
          <wp:inline distT="0" distB="0" distL="0" distR="0" wp14:anchorId="674C9EA7" wp14:editId="06F04B55">
            <wp:extent cx="5943600" cy="3169920"/>
            <wp:effectExtent l="0" t="0" r="0" b="0"/>
            <wp:docPr id="91456807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8071" name="图片 1" descr="图形用户界面, 文本, 应用程序&#10;&#10;AI 生成的内容可能不正确。"/>
                    <pic:cNvPicPr/>
                  </pic:nvPicPr>
                  <pic:blipFill>
                    <a:blip r:embed="rId38"/>
                    <a:stretch>
                      <a:fillRect/>
                    </a:stretch>
                  </pic:blipFill>
                  <pic:spPr>
                    <a:xfrm>
                      <a:off x="0" y="0"/>
                      <a:ext cx="5943600" cy="3169920"/>
                    </a:xfrm>
                    <a:prstGeom prst="rect">
                      <a:avLst/>
                    </a:prstGeom>
                  </pic:spPr>
                </pic:pic>
              </a:graphicData>
            </a:graphic>
          </wp:inline>
        </w:drawing>
      </w:r>
      <w:r>
        <w:rPr>
          <w:noProof/>
        </w:rPr>
        <mc:AlternateContent>
          <mc:Choice Requires="wps">
            <w:drawing>
              <wp:inline distT="0" distB="0" distL="0" distR="0" wp14:anchorId="11F6494E" wp14:editId="0D02DC27">
                <wp:extent cx="304800" cy="304800"/>
                <wp:effectExtent l="0" t="0" r="0" b="0"/>
                <wp:docPr id="1143018841" name="矩形 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36C34" id="矩形 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73E9">
        <w:rPr>
          <w:rFonts w:ascii="Times New Roman" w:eastAsia="微软雅黑" w:hAnsi="Times New Roman" w:cs="Times New Roman"/>
          <w:noProof/>
          <w:sz w:val="22"/>
          <w:szCs w:val="22"/>
        </w:rPr>
        <w:drawing>
          <wp:inline distT="0" distB="0" distL="0" distR="0" wp14:anchorId="7CED8D52" wp14:editId="6CAE2FDC">
            <wp:extent cx="5295900" cy="4711994"/>
            <wp:effectExtent l="0" t="0" r="0" b="0"/>
            <wp:docPr id="396913602"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3602" name="图片 1" descr="图形用户界面, 应用程序&#10;&#10;AI 生成的内容可能不正确。"/>
                    <pic:cNvPicPr/>
                  </pic:nvPicPr>
                  <pic:blipFill>
                    <a:blip r:embed="rId39"/>
                    <a:stretch>
                      <a:fillRect/>
                    </a:stretch>
                  </pic:blipFill>
                  <pic:spPr>
                    <a:xfrm>
                      <a:off x="0" y="0"/>
                      <a:ext cx="5304270" cy="4719441"/>
                    </a:xfrm>
                    <a:prstGeom prst="rect">
                      <a:avLst/>
                    </a:prstGeom>
                  </pic:spPr>
                </pic:pic>
              </a:graphicData>
            </a:graphic>
          </wp:inline>
        </w:drawing>
      </w:r>
    </w:p>
    <w:p w14:paraId="0BDB74D9" w14:textId="744262B0" w:rsidR="00C573E9" w:rsidRDefault="00C573E9" w:rsidP="00C573E9">
      <w:pPr>
        <w:rPr>
          <w:rFonts w:ascii="Times New Roman" w:eastAsia="微软雅黑" w:hAnsi="Times New Roman" w:cs="Times New Roman"/>
          <w:sz w:val="22"/>
          <w:szCs w:val="22"/>
        </w:rPr>
      </w:pPr>
    </w:p>
    <w:p w14:paraId="7EA61364" w14:textId="7DFA715A" w:rsidR="00C573E9" w:rsidRPr="00C573E9" w:rsidRDefault="00C573E9" w:rsidP="00C573E9">
      <w:p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从</w:t>
      </w:r>
      <w:r w:rsidRPr="00C573E9">
        <w:rPr>
          <w:rFonts w:ascii="Times New Roman" w:eastAsia="微软雅黑" w:hAnsi="Times New Roman" w:cs="Times New Roman"/>
          <w:b/>
          <w:bCs/>
          <w:sz w:val="22"/>
          <w:szCs w:val="22"/>
        </w:rPr>
        <w:t>盘中行为逻辑</w:t>
      </w:r>
      <w:r w:rsidRPr="00C573E9">
        <w:rPr>
          <w:rFonts w:ascii="Times New Roman" w:eastAsia="微软雅黑" w:hAnsi="Times New Roman" w:cs="Times New Roman"/>
          <w:sz w:val="22"/>
          <w:szCs w:val="22"/>
        </w:rPr>
        <w:t>与</w:t>
      </w:r>
      <w:r w:rsidRPr="00C573E9">
        <w:rPr>
          <w:rFonts w:ascii="Times New Roman" w:eastAsia="微软雅黑" w:hAnsi="Times New Roman" w:cs="Times New Roman"/>
          <w:b/>
          <w:bCs/>
          <w:sz w:val="22"/>
          <w:szCs w:val="22"/>
        </w:rPr>
        <w:t>情绪演化路径</w:t>
      </w:r>
      <w:r w:rsidRPr="00C573E9">
        <w:rPr>
          <w:rFonts w:ascii="Times New Roman" w:eastAsia="微软雅黑" w:hAnsi="Times New Roman" w:cs="Times New Roman"/>
          <w:sz w:val="22"/>
          <w:szCs w:val="22"/>
        </w:rPr>
        <w:t>来看，</w:t>
      </w:r>
      <w:r w:rsidRPr="00C573E9">
        <w:rPr>
          <w:rFonts w:ascii="Times New Roman" w:eastAsia="微软雅黑" w:hAnsi="Times New Roman" w:cs="Times New Roman"/>
          <w:sz w:val="22"/>
          <w:szCs w:val="22"/>
        </w:rPr>
        <w:t>AppLovin</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APP</w:t>
      </w:r>
      <w:r w:rsidRPr="00C573E9">
        <w:rPr>
          <w:rFonts w:ascii="Times New Roman" w:eastAsia="微软雅黑" w:hAnsi="Times New Roman" w:cs="Times New Roman"/>
          <w:sz w:val="22"/>
          <w:szCs w:val="22"/>
        </w:rPr>
        <w:t>）显示出</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消息驱动高开冲高后的乏力</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特征，我们可以从以下几个角度来分析是否还具备进一步上涨空间：</w:t>
      </w:r>
    </w:p>
    <w:p w14:paraId="5502EB72" w14:textId="77777777" w:rsidR="00C573E9" w:rsidRPr="00C573E9" w:rsidRDefault="00C573E9" w:rsidP="00C573E9">
      <w:pPr>
        <w:rPr>
          <w:rFonts w:ascii="Times New Roman" w:eastAsia="微软雅黑" w:hAnsi="Times New Roman" w:cs="Times New Roman"/>
          <w:b/>
          <w:bCs/>
          <w:sz w:val="22"/>
          <w:szCs w:val="22"/>
        </w:rPr>
      </w:pPr>
      <w:r w:rsidRPr="00C573E9">
        <w:rPr>
          <w:rFonts w:ascii="Times New Roman" w:eastAsia="微软雅黑" w:hAnsi="Times New Roman" w:cs="Times New Roman"/>
          <w:b/>
          <w:bCs/>
          <w:sz w:val="22"/>
          <w:szCs w:val="22"/>
        </w:rPr>
        <w:t>一、盘面结构变化（技术</w:t>
      </w:r>
      <w:r w:rsidRPr="00C573E9">
        <w:rPr>
          <w:rFonts w:ascii="Times New Roman" w:eastAsia="微软雅黑" w:hAnsi="Times New Roman" w:cs="Times New Roman"/>
          <w:b/>
          <w:bCs/>
          <w:sz w:val="22"/>
          <w:szCs w:val="22"/>
        </w:rPr>
        <w:t>+</w:t>
      </w:r>
      <w:r w:rsidRPr="00C573E9">
        <w:rPr>
          <w:rFonts w:ascii="Times New Roman" w:eastAsia="微软雅黑" w:hAnsi="Times New Roman" w:cs="Times New Roman"/>
          <w:b/>
          <w:bCs/>
          <w:sz w:val="22"/>
          <w:szCs w:val="22"/>
        </w:rPr>
        <w:t>行为）</w:t>
      </w:r>
    </w:p>
    <w:p w14:paraId="6C0F579E" w14:textId="77777777" w:rsidR="00C573E9" w:rsidRPr="00C573E9" w:rsidRDefault="00C573E9" w:rsidP="00C573E9">
      <w:pPr>
        <w:numPr>
          <w:ilvl w:val="0"/>
          <w:numId w:val="1092"/>
        </w:numPr>
        <w:rPr>
          <w:rFonts w:ascii="Times New Roman" w:eastAsia="微软雅黑" w:hAnsi="Times New Roman" w:cs="Times New Roman"/>
          <w:sz w:val="22"/>
          <w:szCs w:val="22"/>
        </w:rPr>
      </w:pPr>
      <w:r w:rsidRPr="00C573E9">
        <w:rPr>
          <w:rFonts w:ascii="Times New Roman" w:eastAsia="微软雅黑" w:hAnsi="Times New Roman" w:cs="Times New Roman"/>
          <w:b/>
          <w:bCs/>
          <w:sz w:val="22"/>
          <w:szCs w:val="22"/>
        </w:rPr>
        <w:t>冲高高点</w:t>
      </w:r>
      <w:r w:rsidRPr="00C573E9">
        <w:rPr>
          <w:rFonts w:ascii="Times New Roman" w:eastAsia="微软雅黑" w:hAnsi="Times New Roman" w:cs="Times New Roman"/>
          <w:b/>
          <w:bCs/>
          <w:sz w:val="22"/>
          <w:szCs w:val="22"/>
        </w:rPr>
        <w:t>253.61</w:t>
      </w:r>
      <w:r w:rsidRPr="00C573E9">
        <w:rPr>
          <w:rFonts w:ascii="Times New Roman" w:eastAsia="微软雅黑" w:hAnsi="Times New Roman" w:cs="Times New Roman"/>
          <w:b/>
          <w:bCs/>
          <w:sz w:val="22"/>
          <w:szCs w:val="22"/>
        </w:rPr>
        <w:t>美元</w:t>
      </w:r>
      <w:r w:rsidRPr="00C573E9">
        <w:rPr>
          <w:rFonts w:ascii="Times New Roman" w:eastAsia="微软雅黑" w:hAnsi="Times New Roman" w:cs="Times New Roman"/>
          <w:sz w:val="22"/>
          <w:szCs w:val="22"/>
        </w:rPr>
        <w:t>出现在早盘</w:t>
      </w:r>
      <w:r w:rsidRPr="00C573E9">
        <w:rPr>
          <w:rFonts w:ascii="Times New Roman" w:eastAsia="微软雅黑" w:hAnsi="Times New Roman" w:cs="Times New Roman"/>
          <w:sz w:val="22"/>
          <w:szCs w:val="22"/>
        </w:rPr>
        <w:t>9:50</w:t>
      </w:r>
      <w:r w:rsidRPr="00C573E9">
        <w:rPr>
          <w:rFonts w:ascii="Times New Roman" w:eastAsia="微软雅黑" w:hAnsi="Times New Roman" w:cs="Times New Roman"/>
          <w:sz w:val="22"/>
          <w:szCs w:val="22"/>
        </w:rPr>
        <w:t>左右，形成明显的</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尖顶</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形态。</w:t>
      </w:r>
    </w:p>
    <w:p w14:paraId="23A1351F" w14:textId="77777777" w:rsidR="00C573E9" w:rsidRPr="00C573E9" w:rsidRDefault="00C573E9" w:rsidP="00C573E9">
      <w:pPr>
        <w:numPr>
          <w:ilvl w:val="0"/>
          <w:numId w:val="1092"/>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此后</w:t>
      </w:r>
      <w:r w:rsidRPr="00C573E9">
        <w:rPr>
          <w:rFonts w:ascii="Times New Roman" w:eastAsia="微软雅黑" w:hAnsi="Times New Roman" w:cs="Times New Roman"/>
          <w:b/>
          <w:bCs/>
          <w:sz w:val="22"/>
          <w:szCs w:val="22"/>
        </w:rPr>
        <w:t>多次尝试回升到</w:t>
      </w:r>
      <w:r w:rsidRPr="00C573E9">
        <w:rPr>
          <w:rFonts w:ascii="Times New Roman" w:eastAsia="微软雅黑" w:hAnsi="Times New Roman" w:cs="Times New Roman"/>
          <w:b/>
          <w:bCs/>
          <w:sz w:val="22"/>
          <w:szCs w:val="22"/>
        </w:rPr>
        <w:t>230</w:t>
      </w:r>
      <w:r w:rsidRPr="00C573E9">
        <w:rPr>
          <w:rFonts w:ascii="Times New Roman" w:eastAsia="微软雅黑" w:hAnsi="Times New Roman" w:cs="Times New Roman"/>
          <w:b/>
          <w:bCs/>
          <w:sz w:val="22"/>
          <w:szCs w:val="22"/>
        </w:rPr>
        <w:t>以上未果</w:t>
      </w:r>
      <w:r w:rsidRPr="00C573E9">
        <w:rPr>
          <w:rFonts w:ascii="Times New Roman" w:eastAsia="微软雅黑" w:hAnsi="Times New Roman" w:cs="Times New Roman"/>
          <w:sz w:val="22"/>
          <w:szCs w:val="22"/>
        </w:rPr>
        <w:t>，说明上方抛压显现。</w:t>
      </w:r>
    </w:p>
    <w:p w14:paraId="7A7FAF50" w14:textId="22FDD4E0" w:rsidR="00C573E9" w:rsidRPr="00C573E9" w:rsidRDefault="00C573E9" w:rsidP="00C573E9">
      <w:pPr>
        <w:numPr>
          <w:ilvl w:val="0"/>
          <w:numId w:val="1092"/>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价格</w:t>
      </w:r>
      <w:r w:rsidRPr="00C573E9">
        <w:rPr>
          <w:rFonts w:ascii="Times New Roman" w:eastAsia="微软雅黑" w:hAnsi="Times New Roman" w:cs="Times New Roman"/>
          <w:b/>
          <w:bCs/>
          <w:sz w:val="22"/>
          <w:szCs w:val="22"/>
        </w:rPr>
        <w:t>逐渐滑落至</w:t>
      </w:r>
      <w:r w:rsidRPr="00C573E9">
        <w:rPr>
          <w:rFonts w:ascii="Times New Roman" w:eastAsia="微软雅黑" w:hAnsi="Times New Roman" w:cs="Times New Roman"/>
          <w:b/>
          <w:bCs/>
          <w:sz w:val="22"/>
          <w:szCs w:val="22"/>
        </w:rPr>
        <w:t>224.90</w:t>
      </w:r>
      <w:r w:rsidRPr="00C573E9">
        <w:rPr>
          <w:rFonts w:ascii="Times New Roman" w:eastAsia="微软雅黑" w:hAnsi="Times New Roman" w:cs="Times New Roman"/>
          <w:b/>
          <w:bCs/>
          <w:sz w:val="22"/>
          <w:szCs w:val="22"/>
        </w:rPr>
        <w:t>美元附近</w:t>
      </w:r>
      <w:r w:rsidRPr="00C573E9">
        <w:rPr>
          <w:rFonts w:ascii="Times New Roman" w:eastAsia="微软雅黑" w:hAnsi="Times New Roman" w:cs="Times New Roman"/>
          <w:sz w:val="22"/>
          <w:szCs w:val="22"/>
        </w:rPr>
        <w:t>，离开盘价</w:t>
      </w:r>
      <w:r w:rsidRPr="00C573E9">
        <w:rPr>
          <w:rFonts w:ascii="Times New Roman" w:eastAsia="微软雅黑" w:hAnsi="Times New Roman" w:cs="Times New Roman"/>
          <w:sz w:val="22"/>
          <w:szCs w:val="22"/>
        </w:rPr>
        <w:t>203.78</w:t>
      </w:r>
      <w:r w:rsidRPr="00C573E9">
        <w:rPr>
          <w:rFonts w:ascii="Times New Roman" w:eastAsia="微软雅黑" w:hAnsi="Times New Roman" w:cs="Times New Roman"/>
          <w:sz w:val="22"/>
          <w:szCs w:val="22"/>
        </w:rPr>
        <w:t>虽仍有涨幅，但已经跌破上午的主要平台。</w:t>
      </w:r>
    </w:p>
    <w:p w14:paraId="0F759417" w14:textId="77777777" w:rsidR="00C573E9" w:rsidRPr="00C573E9" w:rsidRDefault="00C573E9" w:rsidP="00C573E9">
      <w:pPr>
        <w:rPr>
          <w:rFonts w:ascii="Times New Roman" w:eastAsia="微软雅黑" w:hAnsi="Times New Roman" w:cs="Times New Roman"/>
          <w:sz w:val="22"/>
          <w:szCs w:val="22"/>
        </w:rPr>
      </w:pPr>
      <w:r w:rsidRPr="00C573E9">
        <w:rPr>
          <w:rFonts w:ascii="Segoe UI Emoji" w:eastAsia="微软雅黑" w:hAnsi="Segoe UI Emoji" w:cs="Segoe UI Emoji"/>
          <w:sz w:val="22"/>
          <w:szCs w:val="22"/>
        </w:rPr>
        <w:t>📌</w:t>
      </w:r>
      <w:r w:rsidRPr="00C573E9">
        <w:rPr>
          <w:rFonts w:ascii="Times New Roman" w:eastAsia="微软雅黑" w:hAnsi="Times New Roman" w:cs="Times New Roman"/>
          <w:sz w:val="22"/>
          <w:szCs w:val="22"/>
        </w:rPr>
        <w:t xml:space="preserve"> </w:t>
      </w:r>
      <w:r w:rsidRPr="00C573E9">
        <w:rPr>
          <w:rFonts w:ascii="Times New Roman" w:eastAsia="微软雅黑" w:hAnsi="Times New Roman" w:cs="Times New Roman"/>
          <w:sz w:val="22"/>
          <w:szCs w:val="22"/>
        </w:rPr>
        <w:t>这是一种典型的</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b/>
          <w:bCs/>
          <w:sz w:val="22"/>
          <w:szCs w:val="22"/>
        </w:rPr>
        <w:t>消息驱动</w:t>
      </w:r>
      <w:r w:rsidRPr="00C573E9">
        <w:rPr>
          <w:rFonts w:ascii="Times New Roman" w:eastAsia="微软雅黑" w:hAnsi="Times New Roman" w:cs="Times New Roman"/>
          <w:b/>
          <w:bCs/>
          <w:sz w:val="22"/>
          <w:szCs w:val="22"/>
        </w:rPr>
        <w:t>+</w:t>
      </w:r>
      <w:r w:rsidRPr="00C573E9">
        <w:rPr>
          <w:rFonts w:ascii="Times New Roman" w:eastAsia="微软雅黑" w:hAnsi="Times New Roman" w:cs="Times New Roman"/>
          <w:b/>
          <w:bCs/>
          <w:sz w:val="22"/>
          <w:szCs w:val="22"/>
        </w:rPr>
        <w:t>高频套利出货</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结构。假消息往往导致超涨，而理性资金随后选择兑现利润。</w:t>
      </w:r>
    </w:p>
    <w:p w14:paraId="336DDE6E" w14:textId="77777777" w:rsidR="00C573E9" w:rsidRPr="00C573E9" w:rsidRDefault="00C573E9" w:rsidP="00C573E9">
      <w:pPr>
        <w:rPr>
          <w:rFonts w:ascii="Times New Roman" w:eastAsia="微软雅黑" w:hAnsi="Times New Roman" w:cs="Times New Roman"/>
          <w:b/>
          <w:bCs/>
          <w:sz w:val="22"/>
          <w:szCs w:val="22"/>
        </w:rPr>
      </w:pPr>
      <w:r w:rsidRPr="00C573E9">
        <w:rPr>
          <w:rFonts w:ascii="Times New Roman" w:eastAsia="微软雅黑" w:hAnsi="Times New Roman" w:cs="Times New Roman"/>
          <w:b/>
          <w:bCs/>
          <w:sz w:val="22"/>
          <w:szCs w:val="22"/>
        </w:rPr>
        <w:t>二、消息性质的影响力评估</w:t>
      </w:r>
    </w:p>
    <w:p w14:paraId="18FAFB0E" w14:textId="77777777" w:rsidR="00C573E9" w:rsidRPr="00C573E9" w:rsidRDefault="00C573E9" w:rsidP="00C573E9">
      <w:pPr>
        <w:numPr>
          <w:ilvl w:val="0"/>
          <w:numId w:val="1093"/>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今日上涨的驱动是</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特朗普将暂停关税</w:t>
      </w:r>
      <w:r w:rsidRPr="00C573E9">
        <w:rPr>
          <w:rFonts w:ascii="Times New Roman" w:eastAsia="微软雅黑" w:hAnsi="Times New Roman" w:cs="Times New Roman"/>
          <w:sz w:val="22"/>
          <w:szCs w:val="22"/>
        </w:rPr>
        <w:t>90</w:t>
      </w:r>
      <w:r w:rsidRPr="00C573E9">
        <w:rPr>
          <w:rFonts w:ascii="Times New Roman" w:eastAsia="微软雅黑" w:hAnsi="Times New Roman" w:cs="Times New Roman"/>
          <w:sz w:val="22"/>
          <w:szCs w:val="22"/>
        </w:rPr>
        <w:t>天</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的谣言，但</w:t>
      </w:r>
      <w:r w:rsidRPr="00C573E9">
        <w:rPr>
          <w:rFonts w:ascii="Times New Roman" w:eastAsia="微软雅黑" w:hAnsi="Times New Roman" w:cs="Times New Roman"/>
          <w:b/>
          <w:bCs/>
          <w:sz w:val="22"/>
          <w:szCs w:val="22"/>
        </w:rPr>
        <w:t>白宫已经明确辟谣</w:t>
      </w:r>
      <w:r w:rsidRPr="00C573E9">
        <w:rPr>
          <w:rFonts w:ascii="Times New Roman" w:eastAsia="微软雅黑" w:hAnsi="Times New Roman" w:cs="Times New Roman"/>
          <w:sz w:val="22"/>
          <w:szCs w:val="22"/>
        </w:rPr>
        <w:t>。</w:t>
      </w:r>
    </w:p>
    <w:p w14:paraId="6F7DFA6F" w14:textId="77777777" w:rsidR="00C573E9" w:rsidRPr="00C573E9" w:rsidRDefault="00C573E9" w:rsidP="00C573E9">
      <w:pPr>
        <w:numPr>
          <w:ilvl w:val="0"/>
          <w:numId w:val="1093"/>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类似事件在市场历史中常见，其共性是</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第一轮暴涨</w:t>
      </w:r>
      <w:r w:rsidRPr="00C573E9">
        <w:rPr>
          <w:rFonts w:ascii="Times New Roman" w:eastAsia="微软雅黑" w:hAnsi="Times New Roman" w:cs="Times New Roman"/>
          <w:sz w:val="22"/>
          <w:szCs w:val="22"/>
        </w:rPr>
        <w:t xml:space="preserve"> + </w:t>
      </w:r>
      <w:r w:rsidRPr="00C573E9">
        <w:rPr>
          <w:rFonts w:ascii="Times New Roman" w:eastAsia="微软雅黑" w:hAnsi="Times New Roman" w:cs="Times New Roman"/>
          <w:sz w:val="22"/>
          <w:szCs w:val="22"/>
        </w:rPr>
        <w:t>快速回吐</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，例如</w:t>
      </w:r>
      <w:r w:rsidRPr="00C573E9">
        <w:rPr>
          <w:rFonts w:ascii="Times New Roman" w:eastAsia="微软雅黑" w:hAnsi="Times New Roman" w:cs="Times New Roman"/>
          <w:sz w:val="22"/>
          <w:szCs w:val="22"/>
        </w:rPr>
        <w:t>2020</w:t>
      </w:r>
      <w:r w:rsidRPr="00C573E9">
        <w:rPr>
          <w:rFonts w:ascii="Times New Roman" w:eastAsia="微软雅黑" w:hAnsi="Times New Roman" w:cs="Times New Roman"/>
          <w:sz w:val="22"/>
          <w:szCs w:val="22"/>
        </w:rPr>
        <w:t>年美股疫情期间多次因疫苗或刺激法案假消息短线冲高。</w:t>
      </w:r>
    </w:p>
    <w:p w14:paraId="4EFD76EC" w14:textId="77777777" w:rsidR="00C573E9" w:rsidRPr="00C573E9" w:rsidRDefault="00C573E9" w:rsidP="00C573E9">
      <w:pPr>
        <w:rPr>
          <w:rFonts w:ascii="Times New Roman" w:eastAsia="微软雅黑" w:hAnsi="Times New Roman" w:cs="Times New Roman"/>
          <w:sz w:val="22"/>
          <w:szCs w:val="22"/>
        </w:rPr>
      </w:pPr>
      <w:r w:rsidRPr="00C573E9">
        <w:rPr>
          <w:rFonts w:ascii="Segoe UI Emoji" w:eastAsia="微软雅黑" w:hAnsi="Segoe UI Emoji" w:cs="Segoe UI Emoji"/>
          <w:sz w:val="22"/>
          <w:szCs w:val="22"/>
        </w:rPr>
        <w:t>📌</w:t>
      </w:r>
      <w:r w:rsidRPr="00C573E9">
        <w:rPr>
          <w:rFonts w:ascii="Times New Roman" w:eastAsia="微软雅黑" w:hAnsi="Times New Roman" w:cs="Times New Roman"/>
          <w:sz w:val="22"/>
          <w:szCs w:val="22"/>
        </w:rPr>
        <w:t xml:space="preserve"> </w:t>
      </w:r>
      <w:r w:rsidRPr="00C573E9">
        <w:rPr>
          <w:rFonts w:ascii="Times New Roman" w:eastAsia="微软雅黑" w:hAnsi="Times New Roman" w:cs="Times New Roman"/>
          <w:sz w:val="22"/>
          <w:szCs w:val="22"/>
        </w:rPr>
        <w:t>一旦消息失去支撑，</w:t>
      </w:r>
      <w:r w:rsidRPr="00C573E9">
        <w:rPr>
          <w:rFonts w:ascii="Times New Roman" w:eastAsia="微软雅黑" w:hAnsi="Times New Roman" w:cs="Times New Roman"/>
          <w:b/>
          <w:bCs/>
          <w:sz w:val="22"/>
          <w:szCs w:val="22"/>
        </w:rPr>
        <w:t>上涨逻辑被切断</w:t>
      </w:r>
      <w:r w:rsidRPr="00C573E9">
        <w:rPr>
          <w:rFonts w:ascii="Times New Roman" w:eastAsia="微软雅黑" w:hAnsi="Times New Roman" w:cs="Times New Roman"/>
          <w:sz w:val="22"/>
          <w:szCs w:val="22"/>
        </w:rPr>
        <w:t>，行情难以持续，投资者往往选择卖出。</w:t>
      </w:r>
    </w:p>
    <w:p w14:paraId="5665D23E" w14:textId="77777777" w:rsidR="00C573E9" w:rsidRPr="00C573E9" w:rsidRDefault="00C573E9" w:rsidP="00C573E9">
      <w:pPr>
        <w:rPr>
          <w:rFonts w:ascii="Times New Roman" w:eastAsia="微软雅黑" w:hAnsi="Times New Roman" w:cs="Times New Roman"/>
          <w:b/>
          <w:bCs/>
          <w:sz w:val="22"/>
          <w:szCs w:val="22"/>
        </w:rPr>
      </w:pPr>
      <w:r w:rsidRPr="00C573E9">
        <w:rPr>
          <w:rFonts w:ascii="Times New Roman" w:eastAsia="微软雅黑" w:hAnsi="Times New Roman" w:cs="Times New Roman"/>
          <w:b/>
          <w:bCs/>
          <w:sz w:val="22"/>
          <w:szCs w:val="22"/>
        </w:rPr>
        <w:t>三、当下是否适合止盈？</w:t>
      </w:r>
    </w:p>
    <w:p w14:paraId="1B3F6AC5" w14:textId="77777777" w:rsidR="00C573E9" w:rsidRPr="00C573E9" w:rsidRDefault="00C573E9" w:rsidP="00C573E9">
      <w:p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根据典型的事件交易行为模型（</w:t>
      </w:r>
      <w:r w:rsidRPr="00C573E9">
        <w:rPr>
          <w:rFonts w:ascii="Times New Roman" w:eastAsia="微软雅黑" w:hAnsi="Times New Roman" w:cs="Times New Roman"/>
          <w:sz w:val="22"/>
          <w:szCs w:val="22"/>
        </w:rPr>
        <w:t>Event Drift Model</w:t>
      </w:r>
      <w:r w:rsidRPr="00C573E9">
        <w:rPr>
          <w:rFonts w:ascii="Times New Roman" w:eastAsia="微软雅黑" w:hAnsi="Times New Roman" w:cs="Times New Roman"/>
          <w:sz w:val="22"/>
          <w:szCs w:val="22"/>
        </w:rPr>
        <w:t>）：</w:t>
      </w:r>
    </w:p>
    <w:p w14:paraId="6AEFBDAA" w14:textId="6CE4DC5E" w:rsidR="00C573E9" w:rsidRPr="00C573E9" w:rsidRDefault="00C573E9" w:rsidP="00C573E9">
      <w:pPr>
        <w:numPr>
          <w:ilvl w:val="0"/>
          <w:numId w:val="1094"/>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若上涨没有</w:t>
      </w:r>
      <w:r w:rsidRPr="00C573E9">
        <w:rPr>
          <w:rFonts w:ascii="Times New Roman" w:eastAsia="微软雅黑" w:hAnsi="Times New Roman" w:cs="Times New Roman"/>
          <w:b/>
          <w:bCs/>
          <w:sz w:val="22"/>
          <w:szCs w:val="22"/>
        </w:rPr>
        <w:t>基本面支持或二次确认的消息</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highlight w:val="yellow"/>
        </w:rPr>
        <w:t>短期高点多出现在</w:t>
      </w:r>
      <w:r w:rsidRPr="00C573E9">
        <w:rPr>
          <w:rFonts w:ascii="Times New Roman" w:eastAsia="微软雅黑" w:hAnsi="Times New Roman" w:cs="Times New Roman"/>
          <w:sz w:val="22"/>
          <w:szCs w:val="22"/>
          <w:highlight w:val="yellow"/>
        </w:rPr>
        <w:t>“</w:t>
      </w:r>
      <w:r w:rsidRPr="00C573E9">
        <w:rPr>
          <w:rFonts w:ascii="Times New Roman" w:eastAsia="微软雅黑" w:hAnsi="Times New Roman" w:cs="Times New Roman"/>
          <w:sz w:val="22"/>
          <w:szCs w:val="22"/>
          <w:highlight w:val="yellow"/>
        </w:rPr>
        <w:t>第一轮冲击</w:t>
      </w:r>
      <w:r w:rsidRPr="00C573E9">
        <w:rPr>
          <w:rFonts w:ascii="Times New Roman" w:eastAsia="微软雅黑" w:hAnsi="Times New Roman" w:cs="Times New Roman"/>
          <w:sz w:val="22"/>
          <w:szCs w:val="22"/>
          <w:highlight w:val="yellow"/>
        </w:rPr>
        <w:t>”</w:t>
      </w:r>
      <w:r w:rsidRPr="00C573E9">
        <w:rPr>
          <w:rFonts w:ascii="Times New Roman" w:eastAsia="微软雅黑" w:hAnsi="Times New Roman" w:cs="Times New Roman"/>
          <w:sz w:val="22"/>
          <w:szCs w:val="22"/>
          <w:highlight w:val="yellow"/>
        </w:rPr>
        <w:t>后的</w:t>
      </w:r>
      <w:r w:rsidRPr="00C573E9">
        <w:rPr>
          <w:rFonts w:ascii="Times New Roman" w:eastAsia="微软雅黑" w:hAnsi="Times New Roman" w:cs="Times New Roman"/>
          <w:sz w:val="22"/>
          <w:szCs w:val="22"/>
          <w:highlight w:val="yellow"/>
        </w:rPr>
        <w:t>20</w:t>
      </w:r>
      <w:r w:rsidRPr="00C573E9">
        <w:rPr>
          <w:rFonts w:ascii="Times New Roman" w:eastAsia="微软雅黑" w:hAnsi="Times New Roman" w:cs="Times New Roman"/>
          <w:sz w:val="22"/>
          <w:szCs w:val="22"/>
          <w:highlight w:val="yellow"/>
        </w:rPr>
        <w:t>分钟</w:t>
      </w:r>
      <w:r w:rsidRPr="00C573E9">
        <w:rPr>
          <w:rFonts w:ascii="Times New Roman" w:eastAsia="微软雅黑" w:hAnsi="Times New Roman" w:cs="Times New Roman"/>
          <w:sz w:val="22"/>
          <w:szCs w:val="22"/>
          <w:highlight w:val="yellow"/>
        </w:rPr>
        <w:t>~1</w:t>
      </w:r>
      <w:r w:rsidRPr="00C573E9">
        <w:rPr>
          <w:rFonts w:ascii="Times New Roman" w:eastAsia="微软雅黑" w:hAnsi="Times New Roman" w:cs="Times New Roman"/>
          <w:sz w:val="22"/>
          <w:szCs w:val="22"/>
          <w:highlight w:val="yellow"/>
        </w:rPr>
        <w:t>小时内</w:t>
      </w:r>
      <w:r w:rsidRPr="00C573E9">
        <w:rPr>
          <w:rFonts w:ascii="Times New Roman" w:eastAsia="微软雅黑" w:hAnsi="Times New Roman" w:cs="Times New Roman"/>
          <w:sz w:val="22"/>
          <w:szCs w:val="22"/>
        </w:rPr>
        <w:t>；</w:t>
      </w:r>
    </w:p>
    <w:p w14:paraId="0A4C0225" w14:textId="2C491DE6" w:rsidR="00C573E9" w:rsidRPr="00C573E9" w:rsidRDefault="00C573E9" w:rsidP="00C573E9">
      <w:pPr>
        <w:numPr>
          <w:ilvl w:val="0"/>
          <w:numId w:val="1094"/>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过消息发酵时段（</w:t>
      </w:r>
      <w:r w:rsidRPr="00C573E9">
        <w:rPr>
          <w:rFonts w:ascii="Times New Roman" w:eastAsia="微软雅黑" w:hAnsi="Times New Roman" w:cs="Times New Roman"/>
          <w:sz w:val="22"/>
          <w:szCs w:val="22"/>
        </w:rPr>
        <w:t>12:00 PM EST</w:t>
      </w:r>
      <w:r w:rsidRPr="00C573E9">
        <w:rPr>
          <w:rFonts w:ascii="Times New Roman" w:eastAsia="微软雅黑" w:hAnsi="Times New Roman" w:cs="Times New Roman"/>
          <w:sz w:val="22"/>
          <w:szCs w:val="22"/>
        </w:rPr>
        <w:t>），股价开始回落，说明资金流入强度下降；</w:t>
      </w:r>
    </w:p>
    <w:p w14:paraId="20FB01C3" w14:textId="0C0CB9E1" w:rsidR="00C573E9" w:rsidRPr="00C573E9" w:rsidRDefault="00C573E9" w:rsidP="00C573E9">
      <w:pPr>
        <w:numPr>
          <w:ilvl w:val="0"/>
          <w:numId w:val="1094"/>
        </w:numPr>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若持有短线仓位，</w:t>
      </w:r>
      <w:r w:rsidRPr="00C573E9">
        <w:rPr>
          <w:rFonts w:ascii="Times New Roman" w:eastAsia="微软雅黑" w:hAnsi="Times New Roman" w:cs="Times New Roman"/>
          <w:b/>
          <w:bCs/>
          <w:sz w:val="22"/>
          <w:szCs w:val="22"/>
        </w:rPr>
        <w:t>此时是一个理性的止盈点</w:t>
      </w:r>
      <w:r w:rsidRPr="00C573E9">
        <w:rPr>
          <w:rFonts w:ascii="Times New Roman" w:eastAsia="微软雅黑" w:hAnsi="Times New Roman" w:cs="Times New Roman"/>
          <w:sz w:val="22"/>
          <w:szCs w:val="22"/>
        </w:rPr>
        <w:t>，可规避后续</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冲高回落</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的惯性压力。</w:t>
      </w:r>
    </w:p>
    <w:p w14:paraId="27714B7C" w14:textId="77777777" w:rsidR="00C573E9" w:rsidRPr="00C573E9" w:rsidRDefault="00C573E9" w:rsidP="00C573E9">
      <w:pPr>
        <w:rPr>
          <w:rFonts w:ascii="Times New Roman" w:eastAsia="微软雅黑" w:hAnsi="Times New Roman" w:cs="Times New Roman"/>
          <w:b/>
          <w:bCs/>
          <w:sz w:val="22"/>
          <w:szCs w:val="22"/>
        </w:rPr>
      </w:pPr>
      <w:r w:rsidRPr="00C573E9">
        <w:rPr>
          <w:rFonts w:ascii="Times New Roman" w:eastAsia="微软雅黑" w:hAnsi="Times New Roman" w:cs="Times New Roman"/>
          <w:b/>
          <w:bCs/>
          <w:sz w:val="22"/>
          <w:szCs w:val="22"/>
        </w:rPr>
        <w:t>策略建议（仅供参考，不构成投资建议）</w:t>
      </w:r>
    </w:p>
    <w:tbl>
      <w:tblPr>
        <w:tblStyle w:val="41"/>
        <w:tblW w:w="0" w:type="auto"/>
        <w:tblLook w:val="04A0" w:firstRow="1" w:lastRow="0" w:firstColumn="1" w:lastColumn="0" w:noHBand="0" w:noVBand="1"/>
      </w:tblPr>
      <w:tblGrid>
        <w:gridCol w:w="3076"/>
        <w:gridCol w:w="3578"/>
      </w:tblGrid>
      <w:tr w:rsidR="00C573E9" w:rsidRPr="00C573E9" w14:paraId="6E5DD185" w14:textId="77777777" w:rsidTr="00C57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9A81E" w14:textId="77777777" w:rsidR="00C573E9" w:rsidRPr="00C573E9" w:rsidRDefault="00C573E9" w:rsidP="00C573E9">
            <w:pPr>
              <w:spacing w:after="160" w:line="278" w:lineRule="auto"/>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情况</w:t>
            </w:r>
          </w:p>
        </w:tc>
        <w:tc>
          <w:tcPr>
            <w:tcW w:w="0" w:type="auto"/>
            <w:hideMark/>
          </w:tcPr>
          <w:p w14:paraId="30635919" w14:textId="77777777" w:rsidR="00C573E9" w:rsidRPr="00C573E9" w:rsidRDefault="00C573E9" w:rsidP="00C573E9">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建议</w:t>
            </w:r>
          </w:p>
        </w:tc>
      </w:tr>
      <w:tr w:rsidR="00C573E9" w:rsidRPr="00C573E9" w14:paraId="276F643C" w14:textId="77777777" w:rsidTr="00C5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3BD96C" w14:textId="77777777" w:rsidR="00C573E9" w:rsidRPr="00C573E9" w:rsidRDefault="00C573E9" w:rsidP="00C573E9">
            <w:pPr>
              <w:spacing w:after="160" w:line="278" w:lineRule="auto"/>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lastRenderedPageBreak/>
              <w:t>持短线仓、未止盈</w:t>
            </w:r>
          </w:p>
        </w:tc>
        <w:tc>
          <w:tcPr>
            <w:tcW w:w="0" w:type="auto"/>
            <w:hideMark/>
          </w:tcPr>
          <w:p w14:paraId="3310D2AF" w14:textId="77777777" w:rsidR="00C573E9" w:rsidRPr="00C573E9" w:rsidRDefault="00C573E9" w:rsidP="00C573E9">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573E9">
              <w:rPr>
                <w:rFonts w:ascii="Times New Roman" w:eastAsia="微软雅黑" w:hAnsi="Times New Roman" w:cs="Times New Roman"/>
                <w:b/>
                <w:bCs/>
                <w:sz w:val="22"/>
                <w:szCs w:val="22"/>
              </w:rPr>
              <w:t>逐步减仓或清仓</w:t>
            </w:r>
            <w:r w:rsidRPr="00C573E9">
              <w:rPr>
                <w:rFonts w:ascii="Times New Roman" w:eastAsia="微软雅黑" w:hAnsi="Times New Roman" w:cs="Times New Roman"/>
                <w:sz w:val="22"/>
                <w:szCs w:val="22"/>
              </w:rPr>
              <w:t>，防止回落扩大</w:t>
            </w:r>
          </w:p>
        </w:tc>
      </w:tr>
      <w:tr w:rsidR="00C573E9" w:rsidRPr="00C573E9" w14:paraId="3ED3611F" w14:textId="77777777" w:rsidTr="00C573E9">
        <w:tc>
          <w:tcPr>
            <w:cnfStyle w:val="001000000000" w:firstRow="0" w:lastRow="0" w:firstColumn="1" w:lastColumn="0" w:oddVBand="0" w:evenVBand="0" w:oddHBand="0" w:evenHBand="0" w:firstRowFirstColumn="0" w:firstRowLastColumn="0" w:lastRowFirstColumn="0" w:lastRowLastColumn="0"/>
            <w:tcW w:w="0" w:type="auto"/>
            <w:hideMark/>
          </w:tcPr>
          <w:p w14:paraId="77651168" w14:textId="77777777" w:rsidR="00C573E9" w:rsidRPr="00C573E9" w:rsidRDefault="00C573E9" w:rsidP="00C573E9">
            <w:pPr>
              <w:spacing w:after="160" w:line="278" w:lineRule="auto"/>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看长期基本面（假设无改观）</w:t>
            </w:r>
          </w:p>
        </w:tc>
        <w:tc>
          <w:tcPr>
            <w:tcW w:w="0" w:type="auto"/>
            <w:hideMark/>
          </w:tcPr>
          <w:p w14:paraId="7B59CB26" w14:textId="77777777" w:rsidR="00C573E9" w:rsidRPr="00C573E9" w:rsidRDefault="00C573E9" w:rsidP="00C573E9">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等待回落至支撑位再考虑加仓</w:t>
            </w:r>
            <w:r w:rsidRPr="00C573E9">
              <w:rPr>
                <w:rFonts w:ascii="Times New Roman" w:eastAsia="微软雅黑" w:hAnsi="Times New Roman" w:cs="Times New Roman"/>
                <w:sz w:val="22"/>
                <w:szCs w:val="22"/>
              </w:rPr>
              <w:t>/</w:t>
            </w:r>
            <w:r w:rsidRPr="00C573E9">
              <w:rPr>
                <w:rFonts w:ascii="Times New Roman" w:eastAsia="微软雅黑" w:hAnsi="Times New Roman" w:cs="Times New Roman"/>
                <w:sz w:val="22"/>
                <w:szCs w:val="22"/>
              </w:rPr>
              <w:t>持有</w:t>
            </w:r>
          </w:p>
        </w:tc>
      </w:tr>
      <w:tr w:rsidR="00C573E9" w:rsidRPr="00C573E9" w14:paraId="3051FF8B" w14:textId="77777777" w:rsidTr="00C5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1C6E4" w14:textId="77777777" w:rsidR="00C573E9" w:rsidRPr="00C573E9" w:rsidRDefault="00C573E9" w:rsidP="00C573E9">
            <w:pPr>
              <w:spacing w:after="160" w:line="278" w:lineRule="auto"/>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想追高但尚未入场</w:t>
            </w:r>
          </w:p>
        </w:tc>
        <w:tc>
          <w:tcPr>
            <w:tcW w:w="0" w:type="auto"/>
            <w:hideMark/>
          </w:tcPr>
          <w:p w14:paraId="4C77F07E" w14:textId="77777777" w:rsidR="00C573E9" w:rsidRPr="00C573E9" w:rsidRDefault="00C573E9" w:rsidP="00C573E9">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当前</w:t>
            </w:r>
            <w:r w:rsidRPr="00C573E9">
              <w:rPr>
                <w:rFonts w:ascii="Times New Roman" w:eastAsia="微软雅黑" w:hAnsi="Times New Roman" w:cs="Times New Roman"/>
                <w:b/>
                <w:bCs/>
                <w:sz w:val="22"/>
                <w:szCs w:val="22"/>
              </w:rPr>
              <w:t>不是入场时点</w:t>
            </w:r>
            <w:r w:rsidRPr="00C573E9">
              <w:rPr>
                <w:rFonts w:ascii="Times New Roman" w:eastAsia="微软雅黑" w:hAnsi="Times New Roman" w:cs="Times New Roman"/>
                <w:sz w:val="22"/>
                <w:szCs w:val="22"/>
              </w:rPr>
              <w:t>，需等结构确认</w:t>
            </w:r>
          </w:p>
        </w:tc>
      </w:tr>
      <w:tr w:rsidR="00C573E9" w:rsidRPr="00C573E9" w14:paraId="438BD39A" w14:textId="77777777" w:rsidTr="00C573E9">
        <w:tc>
          <w:tcPr>
            <w:cnfStyle w:val="001000000000" w:firstRow="0" w:lastRow="0" w:firstColumn="1" w:lastColumn="0" w:oddVBand="0" w:evenVBand="0" w:oddHBand="0" w:evenHBand="0" w:firstRowFirstColumn="0" w:firstRowLastColumn="0" w:lastRowFirstColumn="0" w:lastRowLastColumn="0"/>
            <w:tcW w:w="0" w:type="auto"/>
            <w:hideMark/>
          </w:tcPr>
          <w:p w14:paraId="54C5554E" w14:textId="77777777" w:rsidR="00C573E9" w:rsidRPr="00C573E9" w:rsidRDefault="00C573E9" w:rsidP="00C573E9">
            <w:pPr>
              <w:spacing w:after="160" w:line="278" w:lineRule="auto"/>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有对冲工具（如期权）</w:t>
            </w:r>
          </w:p>
        </w:tc>
        <w:tc>
          <w:tcPr>
            <w:tcW w:w="0" w:type="auto"/>
            <w:hideMark/>
          </w:tcPr>
          <w:p w14:paraId="31667B10" w14:textId="77777777" w:rsidR="00C573E9" w:rsidRPr="00C573E9" w:rsidRDefault="00C573E9" w:rsidP="00C573E9">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573E9">
              <w:rPr>
                <w:rFonts w:ascii="Times New Roman" w:eastAsia="微软雅黑" w:hAnsi="Times New Roman" w:cs="Times New Roman"/>
                <w:sz w:val="22"/>
                <w:szCs w:val="22"/>
              </w:rPr>
              <w:t>可考虑构建看跌价差策略保护利润</w:t>
            </w:r>
          </w:p>
        </w:tc>
      </w:tr>
    </w:tbl>
    <w:p w14:paraId="66419D06" w14:textId="61AEE929" w:rsidR="00C573E9" w:rsidRPr="00C573E9" w:rsidRDefault="00C573E9" w:rsidP="00C573E9">
      <w:pPr>
        <w:rPr>
          <w:rFonts w:ascii="Times New Roman" w:eastAsia="微软雅黑" w:hAnsi="Times New Roman" w:cs="Times New Roman"/>
          <w:sz w:val="22"/>
          <w:szCs w:val="22"/>
        </w:rPr>
      </w:pPr>
    </w:p>
    <w:p w14:paraId="7F1036D7" w14:textId="0E8AD86A" w:rsidR="002A0398" w:rsidRPr="004C33BC" w:rsidRDefault="002A0398" w:rsidP="002A0398">
      <w:pPr>
        <w:pStyle w:val="2"/>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1.7</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APP</w:t>
      </w:r>
      <w:r>
        <w:rPr>
          <w:rFonts w:ascii="Times New Roman" w:eastAsia="微软雅黑" w:hAnsi="Times New Roman" w:cs="Times New Roman" w:hint="eastAsia"/>
          <w:b/>
          <w:bCs/>
          <w:sz w:val="22"/>
          <w:szCs w:val="22"/>
        </w:rPr>
        <w:t>投资策略框架更新</w:t>
      </w:r>
      <w:r>
        <w:rPr>
          <w:rFonts w:ascii="Times New Roman" w:eastAsia="微软雅黑" w:hAnsi="Times New Roman" w:cs="Times New Roman" w:hint="eastAsia"/>
          <w:b/>
          <w:bCs/>
          <w:sz w:val="22"/>
          <w:szCs w:val="22"/>
        </w:rPr>
        <w:t>2025/05/09</w:t>
      </w:r>
    </w:p>
    <w:p w14:paraId="155F04D2" w14:textId="7C92BE1A" w:rsidR="002A0398" w:rsidRPr="002A0398" w:rsidRDefault="002A0398" w:rsidP="002A0398">
      <w:pPr>
        <w:jc w:val="both"/>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本节根据最近一月的实战交易，</w:t>
      </w:r>
      <w:r w:rsidRPr="002A0398">
        <w:rPr>
          <w:rFonts w:ascii="Times New Roman" w:eastAsia="微软雅黑" w:hAnsi="Times New Roman" w:cs="Times New Roman"/>
          <w:sz w:val="22"/>
          <w:szCs w:val="22"/>
        </w:rPr>
        <w:t>构建一个完整的</w:t>
      </w:r>
      <w:r w:rsidRPr="002A0398">
        <w:rPr>
          <w:rFonts w:ascii="Times New Roman" w:eastAsia="微软雅黑" w:hAnsi="Times New Roman" w:cs="Times New Roman"/>
          <w:sz w:val="22"/>
          <w:szCs w:val="22"/>
        </w:rPr>
        <w:t xml:space="preserve"> APP</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AppLovin Corporation</w:t>
      </w:r>
      <w:r w:rsidRPr="002A0398">
        <w:rPr>
          <w:rFonts w:ascii="Times New Roman" w:eastAsia="微软雅黑" w:hAnsi="Times New Roman" w:cs="Times New Roman"/>
          <w:sz w:val="22"/>
          <w:szCs w:val="22"/>
        </w:rPr>
        <w:t>）股票投资研究框架，包括日内、波段和中长期的多周期策略，聚焦成长股特性，结合技术指标（如</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、均线）与基本面分析，并融入《美股实操手册》中第</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与第</w:t>
      </w:r>
      <w:r w:rsidRPr="002A0398">
        <w:rPr>
          <w:rFonts w:ascii="Times New Roman" w:eastAsia="微软雅黑" w:hAnsi="Times New Roman" w:cs="Times New Roman"/>
          <w:sz w:val="22"/>
          <w:szCs w:val="22"/>
        </w:rPr>
        <w:t>6</w:t>
      </w:r>
      <w:r w:rsidRPr="002A0398">
        <w:rPr>
          <w:rFonts w:ascii="Times New Roman" w:eastAsia="微软雅黑" w:hAnsi="Times New Roman" w:cs="Times New Roman"/>
          <w:sz w:val="22"/>
          <w:szCs w:val="22"/>
        </w:rPr>
        <w:t>章的策略方法。</w:t>
      </w:r>
      <w:r w:rsidRPr="002A0398">
        <w:rPr>
          <w:rFonts w:ascii="Times New Roman" w:eastAsia="微软雅黑" w:hAnsi="Times New Roman" w:cs="Times New Roman"/>
          <w:sz w:val="22"/>
          <w:szCs w:val="22"/>
        </w:rPr>
        <w:br/>
      </w:r>
      <w:r>
        <w:rPr>
          <w:rFonts w:ascii="Times New Roman" w:eastAsia="微软雅黑" w:hAnsi="Times New Roman" w:cs="Times New Roman" w:hint="eastAsia"/>
          <w:sz w:val="22"/>
          <w:szCs w:val="22"/>
        </w:rPr>
        <w:t>包括</w:t>
      </w:r>
      <w:r w:rsidRPr="002A0398">
        <w:rPr>
          <w:rFonts w:ascii="Times New Roman" w:eastAsia="微软雅黑" w:hAnsi="Times New Roman" w:cs="Times New Roman"/>
          <w:sz w:val="22"/>
          <w:szCs w:val="22"/>
        </w:rPr>
        <w:t>完整的技术分析、关键估值区间、结构性买卖点设计，以及一份针对</w:t>
      </w:r>
      <w:r w:rsidRPr="002A0398">
        <w:rPr>
          <w:rFonts w:ascii="Times New Roman" w:eastAsia="微软雅黑" w:hAnsi="Times New Roman" w:cs="Times New Roman"/>
          <w:sz w:val="22"/>
          <w:szCs w:val="22"/>
        </w:rPr>
        <w:t xml:space="preserve"> APP </w:t>
      </w:r>
      <w:r w:rsidRPr="002A0398">
        <w:rPr>
          <w:rFonts w:ascii="Times New Roman" w:eastAsia="微软雅黑" w:hAnsi="Times New Roman" w:cs="Times New Roman"/>
          <w:sz w:val="22"/>
          <w:szCs w:val="22"/>
        </w:rPr>
        <w:t>股票的多周期投资操作建议报告。</w:t>
      </w:r>
    </w:p>
    <w:p w14:paraId="7948B8B6"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 xml:space="preserve">AppLovin Corporation (APP) </w:t>
      </w:r>
      <w:r w:rsidRPr="002A0398">
        <w:rPr>
          <w:rFonts w:ascii="Times New Roman" w:eastAsia="微软雅黑" w:hAnsi="Times New Roman" w:cs="Times New Roman"/>
          <w:b/>
          <w:bCs/>
          <w:sz w:val="22"/>
          <w:szCs w:val="22"/>
        </w:rPr>
        <w:t>成长股投资策略框架</w:t>
      </w:r>
    </w:p>
    <w:p w14:paraId="75E328CE"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公司概览与基本面分析</w:t>
      </w:r>
    </w:p>
    <w:p w14:paraId="26A16F6F"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业务模式与行业地位：</w:t>
      </w:r>
      <w:r w:rsidRPr="002A0398">
        <w:rPr>
          <w:rFonts w:ascii="Times New Roman" w:eastAsia="微软雅黑" w:hAnsi="Times New Roman" w:cs="Times New Roman"/>
          <w:sz w:val="22"/>
          <w:szCs w:val="22"/>
        </w:rPr>
        <w:t xml:space="preserve"> AppLovin</w:t>
      </w:r>
      <w:r w:rsidRPr="002A0398">
        <w:rPr>
          <w:rFonts w:ascii="Times New Roman" w:eastAsia="微软雅黑" w:hAnsi="Times New Roman" w:cs="Times New Roman"/>
          <w:sz w:val="22"/>
          <w:szCs w:val="22"/>
        </w:rPr>
        <w:t>是一家为移动应用开发者提供营销和变现平台的公司，业务核心是通过其软件平台（包括</w:t>
      </w:r>
      <w:r w:rsidRPr="002A0398">
        <w:rPr>
          <w:rFonts w:ascii="Times New Roman" w:eastAsia="微软雅黑" w:hAnsi="Times New Roman" w:cs="Times New Roman"/>
          <w:sz w:val="22"/>
          <w:szCs w:val="22"/>
        </w:rPr>
        <w:t>AI</w:t>
      </w:r>
      <w:r w:rsidRPr="002A0398">
        <w:rPr>
          <w:rFonts w:ascii="Times New Roman" w:eastAsia="微软雅黑" w:hAnsi="Times New Roman" w:cs="Times New Roman"/>
          <w:sz w:val="22"/>
          <w:szCs w:val="22"/>
        </w:rPr>
        <w:t>驱动的广告引擎</w:t>
      </w:r>
      <w:r w:rsidRPr="002A0398">
        <w:rPr>
          <w:rFonts w:ascii="Times New Roman" w:eastAsia="微软雅黑" w:hAnsi="Times New Roman" w:cs="Times New Roman"/>
          <w:sz w:val="22"/>
          <w:szCs w:val="22"/>
        </w:rPr>
        <w:t>“Axon”</w:t>
      </w:r>
      <w:r w:rsidRPr="002A0398">
        <w:rPr>
          <w:rFonts w:ascii="Times New Roman" w:eastAsia="微软雅黑" w:hAnsi="Times New Roman" w:cs="Times New Roman"/>
          <w:sz w:val="22"/>
          <w:szCs w:val="22"/>
        </w:rPr>
        <w:t>）帮助开发者投放广告、优化用户获取并实现商业化。公司起源于移动游戏领域，但近年来战略转向</w:t>
      </w:r>
      <w:r w:rsidRPr="002A0398">
        <w:rPr>
          <w:rFonts w:ascii="Times New Roman" w:eastAsia="微软雅黑" w:hAnsi="Times New Roman" w:cs="Times New Roman"/>
          <w:b/>
          <w:bCs/>
          <w:sz w:val="22"/>
          <w:szCs w:val="22"/>
        </w:rPr>
        <w:t>软件平台化</w:t>
      </w:r>
      <w:r w:rsidRPr="002A0398">
        <w:rPr>
          <w:rFonts w:ascii="Times New Roman" w:eastAsia="微软雅黑" w:hAnsi="Times New Roman" w:cs="Times New Roman"/>
          <w:sz w:val="22"/>
          <w:szCs w:val="22"/>
        </w:rPr>
        <w:t>，逐步淡出自营游戏开发，把资源集中在高利润率的广告技术服务上。这一转型使</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在移动广告行业建立领先地位，与</w:t>
      </w:r>
      <w:r w:rsidRPr="002A0398">
        <w:rPr>
          <w:rFonts w:ascii="Times New Roman" w:eastAsia="微软雅黑" w:hAnsi="Times New Roman" w:cs="Times New Roman"/>
          <w:sz w:val="22"/>
          <w:szCs w:val="22"/>
        </w:rPr>
        <w:t>Unity Ads</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Google</w:t>
      </w:r>
      <w:r w:rsidRPr="002A0398">
        <w:rPr>
          <w:rFonts w:ascii="Times New Roman" w:eastAsia="微软雅黑" w:hAnsi="Times New Roman" w:cs="Times New Roman"/>
          <w:sz w:val="22"/>
          <w:szCs w:val="22"/>
        </w:rPr>
        <w:t>的</w:t>
      </w:r>
      <w:r w:rsidRPr="002A0398">
        <w:rPr>
          <w:rFonts w:ascii="Times New Roman" w:eastAsia="微软雅黑" w:hAnsi="Times New Roman" w:cs="Times New Roman"/>
          <w:sz w:val="22"/>
          <w:szCs w:val="22"/>
        </w:rPr>
        <w:t>AdMob</w:t>
      </w:r>
      <w:r w:rsidRPr="002A0398">
        <w:rPr>
          <w:rFonts w:ascii="Times New Roman" w:eastAsia="微软雅黑" w:hAnsi="Times New Roman" w:cs="Times New Roman"/>
          <w:sz w:val="22"/>
          <w:szCs w:val="22"/>
        </w:rPr>
        <w:t>等构成竞争，同时积极拓展游戏以外的垂直领域（如电商、金融科技广告）以扩大市场份额。凭借</w:t>
      </w:r>
      <w:r w:rsidRPr="002A0398">
        <w:rPr>
          <w:rFonts w:ascii="Times New Roman" w:eastAsia="微软雅黑" w:hAnsi="Times New Roman" w:cs="Times New Roman"/>
          <w:sz w:val="22"/>
          <w:szCs w:val="22"/>
        </w:rPr>
        <w:t>Axon</w:t>
      </w:r>
      <w:r w:rsidRPr="002A0398">
        <w:rPr>
          <w:rFonts w:ascii="Times New Roman" w:eastAsia="微软雅黑" w:hAnsi="Times New Roman" w:cs="Times New Roman"/>
          <w:sz w:val="22"/>
          <w:szCs w:val="22"/>
        </w:rPr>
        <w:t>的</w:t>
      </w:r>
      <w:r w:rsidRPr="002A0398">
        <w:rPr>
          <w:rFonts w:ascii="Times New Roman" w:eastAsia="微软雅黑" w:hAnsi="Times New Roman" w:cs="Times New Roman"/>
          <w:sz w:val="22"/>
          <w:szCs w:val="22"/>
        </w:rPr>
        <w:t>AI</w:t>
      </w:r>
      <w:r w:rsidRPr="002A0398">
        <w:rPr>
          <w:rFonts w:ascii="Times New Roman" w:eastAsia="微软雅黑" w:hAnsi="Times New Roman" w:cs="Times New Roman"/>
          <w:sz w:val="22"/>
          <w:szCs w:val="22"/>
        </w:rPr>
        <w:t>精准投放能力和并购整合（如收购</w:t>
      </w:r>
      <w:r w:rsidRPr="002A0398">
        <w:rPr>
          <w:rFonts w:ascii="Times New Roman" w:eastAsia="微软雅黑" w:hAnsi="Times New Roman" w:cs="Times New Roman"/>
          <w:sz w:val="22"/>
          <w:szCs w:val="22"/>
        </w:rPr>
        <w:t>Adjust</w:t>
      </w:r>
      <w:r w:rsidRPr="002A0398">
        <w:rPr>
          <w:rFonts w:ascii="Times New Roman" w:eastAsia="微软雅黑" w:hAnsi="Times New Roman" w:cs="Times New Roman"/>
          <w:sz w:val="22"/>
          <w:szCs w:val="22"/>
        </w:rPr>
        <w:t>等），</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在移动广告生态中拥有明显的规模优势和技术壁垒。</w:t>
      </w:r>
    </w:p>
    <w:p w14:paraId="1A3CADE6"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营收增长与财务表现：</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公司近年保持高速增长。</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年第一季度总营收达</w:t>
      </w:r>
      <w:r w:rsidRPr="002A0398">
        <w:rPr>
          <w:rFonts w:ascii="Times New Roman" w:eastAsia="微软雅黑" w:hAnsi="Times New Roman" w:cs="Times New Roman"/>
          <w:sz w:val="22"/>
          <w:szCs w:val="22"/>
        </w:rPr>
        <w:t>14.84</w:t>
      </w:r>
      <w:r w:rsidRPr="002A0398">
        <w:rPr>
          <w:rFonts w:ascii="Times New Roman" w:eastAsia="微软雅黑" w:hAnsi="Times New Roman" w:cs="Times New Roman"/>
          <w:sz w:val="22"/>
          <w:szCs w:val="22"/>
        </w:rPr>
        <w:t>亿美元，同比大增</w:t>
      </w:r>
      <w:r w:rsidRPr="002A0398">
        <w:rPr>
          <w:rFonts w:ascii="Times New Roman" w:eastAsia="微软雅黑" w:hAnsi="Times New Roman" w:cs="Times New Roman"/>
          <w:sz w:val="22"/>
          <w:szCs w:val="22"/>
        </w:rPr>
        <w:t>40%</w:t>
      </w:r>
      <w:r w:rsidRPr="002A0398">
        <w:rPr>
          <w:rFonts w:ascii="Times New Roman" w:eastAsia="微软雅黑" w:hAnsi="Times New Roman" w:cs="Times New Roman"/>
          <w:sz w:val="22"/>
          <w:szCs w:val="22"/>
        </w:rPr>
        <w:t>，其中核心的广告业务收入</w:t>
      </w:r>
      <w:r w:rsidRPr="002A0398">
        <w:rPr>
          <w:rFonts w:ascii="Times New Roman" w:eastAsia="微软雅黑" w:hAnsi="Times New Roman" w:cs="Times New Roman"/>
          <w:sz w:val="22"/>
          <w:szCs w:val="22"/>
        </w:rPr>
        <w:t>11.59</w:t>
      </w:r>
      <w:r w:rsidRPr="002A0398">
        <w:rPr>
          <w:rFonts w:ascii="Times New Roman" w:eastAsia="微软雅黑" w:hAnsi="Times New Roman" w:cs="Times New Roman"/>
          <w:sz w:val="22"/>
          <w:szCs w:val="22"/>
        </w:rPr>
        <w:t>亿美元，同比激增</w:t>
      </w:r>
      <w:r w:rsidRPr="002A0398">
        <w:rPr>
          <w:rFonts w:ascii="Times New Roman" w:eastAsia="微软雅黑" w:hAnsi="Times New Roman" w:cs="Times New Roman"/>
          <w:sz w:val="22"/>
          <w:szCs w:val="22"/>
        </w:rPr>
        <w:t>71%</w:t>
      </w:r>
      <w:r w:rsidRPr="002A0398">
        <w:rPr>
          <w:rFonts w:ascii="Times New Roman" w:eastAsia="微软雅黑" w:hAnsi="Times New Roman" w:cs="Times New Roman"/>
          <w:sz w:val="22"/>
          <w:szCs w:val="22"/>
        </w:rPr>
        <w:t>。同时，由于剥离了增长停滞的游戏业务（</w:t>
      </w:r>
      <w:r w:rsidRPr="002A0398">
        <w:rPr>
          <w:rFonts w:ascii="Times New Roman" w:eastAsia="微软雅黑" w:hAnsi="Times New Roman" w:cs="Times New Roman"/>
          <w:sz w:val="22"/>
          <w:szCs w:val="22"/>
        </w:rPr>
        <w:t>Apps</w:t>
      </w:r>
      <w:r w:rsidRPr="002A0398">
        <w:rPr>
          <w:rFonts w:ascii="Times New Roman" w:eastAsia="微软雅黑" w:hAnsi="Times New Roman" w:cs="Times New Roman"/>
          <w:sz w:val="22"/>
          <w:szCs w:val="22"/>
        </w:rPr>
        <w:t>部门收入同比下降</w:t>
      </w:r>
      <w:r w:rsidRPr="002A0398">
        <w:rPr>
          <w:rFonts w:ascii="Times New Roman" w:eastAsia="微软雅黑" w:hAnsi="Times New Roman" w:cs="Times New Roman"/>
          <w:sz w:val="22"/>
          <w:szCs w:val="22"/>
        </w:rPr>
        <w:t>14%</w:t>
      </w:r>
      <w:r w:rsidRPr="002A0398">
        <w:rPr>
          <w:rFonts w:ascii="Times New Roman" w:eastAsia="微软雅黑" w:hAnsi="Times New Roman" w:cs="Times New Roman"/>
          <w:sz w:val="22"/>
          <w:szCs w:val="22"/>
        </w:rPr>
        <w:t>）并专注高毛利的软件平台，盈利能力显著提升：</w:t>
      </w:r>
      <w:r w:rsidRPr="002A0398">
        <w:rPr>
          <w:rFonts w:ascii="Times New Roman" w:eastAsia="微软雅黑" w:hAnsi="Times New Roman" w:cs="Times New Roman"/>
          <w:sz w:val="22"/>
          <w:szCs w:val="22"/>
        </w:rPr>
        <w:t>Q1</w:t>
      </w:r>
      <w:r w:rsidRPr="002A0398">
        <w:rPr>
          <w:rFonts w:ascii="Times New Roman" w:eastAsia="微软雅黑" w:hAnsi="Times New Roman" w:cs="Times New Roman"/>
          <w:sz w:val="22"/>
          <w:szCs w:val="22"/>
        </w:rPr>
        <w:t>净利润</w:t>
      </w:r>
      <w:r w:rsidRPr="002A0398">
        <w:rPr>
          <w:rFonts w:ascii="Times New Roman" w:eastAsia="微软雅黑" w:hAnsi="Times New Roman" w:cs="Times New Roman"/>
          <w:sz w:val="22"/>
          <w:szCs w:val="22"/>
        </w:rPr>
        <w:t>5.764</w:t>
      </w:r>
      <w:r w:rsidRPr="002A0398">
        <w:rPr>
          <w:rFonts w:ascii="Times New Roman" w:eastAsia="微软雅黑" w:hAnsi="Times New Roman" w:cs="Times New Roman"/>
          <w:sz w:val="22"/>
          <w:szCs w:val="22"/>
        </w:rPr>
        <w:t>亿美元，较上年同期</w:t>
      </w:r>
      <w:r w:rsidRPr="002A0398">
        <w:rPr>
          <w:rFonts w:ascii="Times New Roman" w:eastAsia="微软雅黑" w:hAnsi="Times New Roman" w:cs="Times New Roman"/>
          <w:sz w:val="22"/>
          <w:szCs w:val="22"/>
        </w:rPr>
        <w:t>2.362</w:t>
      </w:r>
      <w:r w:rsidRPr="002A0398">
        <w:rPr>
          <w:rFonts w:ascii="Times New Roman" w:eastAsia="微软雅黑" w:hAnsi="Times New Roman" w:cs="Times New Roman"/>
          <w:sz w:val="22"/>
          <w:szCs w:val="22"/>
        </w:rPr>
        <w:t>亿美元增长</w:t>
      </w:r>
      <w:r w:rsidRPr="002A0398">
        <w:rPr>
          <w:rFonts w:ascii="Times New Roman" w:eastAsia="微软雅黑" w:hAnsi="Times New Roman" w:cs="Times New Roman"/>
          <w:sz w:val="22"/>
          <w:szCs w:val="22"/>
        </w:rPr>
        <w:t>144%</w:t>
      </w:r>
      <w:r w:rsidRPr="002A0398">
        <w:rPr>
          <w:rFonts w:ascii="Times New Roman" w:eastAsia="微软雅黑" w:hAnsi="Times New Roman" w:cs="Times New Roman"/>
          <w:sz w:val="22"/>
          <w:szCs w:val="22"/>
        </w:rPr>
        <w:t>，每股收益</w:t>
      </w:r>
      <w:r w:rsidRPr="002A0398">
        <w:rPr>
          <w:rFonts w:ascii="Times New Roman" w:eastAsia="微软雅黑" w:hAnsi="Times New Roman" w:cs="Times New Roman"/>
          <w:sz w:val="22"/>
          <w:szCs w:val="22"/>
        </w:rPr>
        <w:t>$1.67</w:t>
      </w:r>
      <w:r w:rsidRPr="002A0398">
        <w:rPr>
          <w:rFonts w:ascii="Times New Roman" w:eastAsia="微软雅黑" w:hAnsi="Times New Roman" w:cs="Times New Roman"/>
          <w:sz w:val="22"/>
          <w:szCs w:val="22"/>
        </w:rPr>
        <w:t>远超预期。</w:t>
      </w:r>
      <w:r w:rsidRPr="002A0398">
        <w:rPr>
          <w:rFonts w:ascii="Times New Roman" w:eastAsia="微软雅黑" w:hAnsi="Times New Roman" w:cs="Times New Roman"/>
          <w:b/>
          <w:bCs/>
          <w:sz w:val="22"/>
          <w:szCs w:val="22"/>
        </w:rPr>
        <w:t>自由现金流</w:t>
      </w:r>
      <w:r w:rsidRPr="002A0398">
        <w:rPr>
          <w:rFonts w:ascii="Times New Roman" w:eastAsia="微软雅黑" w:hAnsi="Times New Roman" w:cs="Times New Roman"/>
          <w:sz w:val="22"/>
          <w:szCs w:val="22"/>
        </w:rPr>
        <w:t>亦非常可观</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单季运营现金流</w:t>
      </w:r>
      <w:r w:rsidRPr="002A0398">
        <w:rPr>
          <w:rFonts w:ascii="Times New Roman" w:eastAsia="微软雅黑" w:hAnsi="Times New Roman" w:cs="Times New Roman"/>
          <w:sz w:val="22"/>
          <w:szCs w:val="22"/>
        </w:rPr>
        <w:t>8.32</w:t>
      </w:r>
      <w:r w:rsidRPr="002A0398">
        <w:rPr>
          <w:rFonts w:ascii="Times New Roman" w:eastAsia="微软雅黑" w:hAnsi="Times New Roman" w:cs="Times New Roman"/>
          <w:sz w:val="22"/>
          <w:szCs w:val="22"/>
        </w:rPr>
        <w:t>亿美元，自由现金流达</w:t>
      </w:r>
      <w:r w:rsidRPr="002A0398">
        <w:rPr>
          <w:rFonts w:ascii="Times New Roman" w:eastAsia="微软雅黑" w:hAnsi="Times New Roman" w:cs="Times New Roman"/>
          <w:sz w:val="22"/>
          <w:szCs w:val="22"/>
        </w:rPr>
        <w:t>8.26</w:t>
      </w:r>
      <w:r w:rsidRPr="002A0398">
        <w:rPr>
          <w:rFonts w:ascii="Times New Roman" w:eastAsia="微软雅黑" w:hAnsi="Times New Roman" w:cs="Times New Roman"/>
          <w:sz w:val="22"/>
          <w:szCs w:val="22"/>
        </w:rPr>
        <w:t>亿美元，约占营收的</w:t>
      </w:r>
      <w:r w:rsidRPr="002A0398">
        <w:rPr>
          <w:rFonts w:ascii="Times New Roman" w:eastAsia="微软雅黑" w:hAnsi="Times New Roman" w:cs="Times New Roman"/>
          <w:sz w:val="22"/>
          <w:szCs w:val="22"/>
        </w:rPr>
        <w:t>55%</w:t>
      </w:r>
      <w:r w:rsidRPr="002A0398">
        <w:rPr>
          <w:rFonts w:ascii="Times New Roman" w:eastAsia="微软雅黑" w:hAnsi="Times New Roman" w:cs="Times New Roman"/>
          <w:sz w:val="22"/>
          <w:szCs w:val="22"/>
        </w:rPr>
        <w:t>。高增长叠加高利润率，表明其</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平台</w:t>
      </w:r>
      <w:r w:rsidRPr="002A0398">
        <w:rPr>
          <w:rFonts w:ascii="Times New Roman" w:eastAsia="微软雅黑" w:hAnsi="Times New Roman" w:cs="Times New Roman"/>
          <w:sz w:val="22"/>
          <w:szCs w:val="22"/>
        </w:rPr>
        <w:t>+AI”</w:t>
      </w:r>
      <w:r w:rsidRPr="002A0398">
        <w:rPr>
          <w:rFonts w:ascii="Times New Roman" w:eastAsia="微软雅黑" w:hAnsi="Times New Roman" w:cs="Times New Roman"/>
          <w:sz w:val="22"/>
          <w:szCs w:val="22"/>
        </w:rPr>
        <w:t>模式正进入收获期。此外，公司还提高了</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w:t>
      </w:r>
      <w:r w:rsidRPr="002A0398">
        <w:rPr>
          <w:rFonts w:ascii="Times New Roman" w:eastAsia="微软雅黑" w:hAnsi="Times New Roman" w:cs="Times New Roman"/>
          <w:sz w:val="22"/>
          <w:szCs w:val="22"/>
        </w:rPr>
        <w:t>Q2</w:t>
      </w:r>
      <w:r w:rsidRPr="002A0398">
        <w:rPr>
          <w:rFonts w:ascii="Times New Roman" w:eastAsia="微软雅黑" w:hAnsi="Times New Roman" w:cs="Times New Roman"/>
          <w:sz w:val="22"/>
          <w:szCs w:val="22"/>
        </w:rPr>
        <w:t>和全年指</w:t>
      </w:r>
      <w:r w:rsidRPr="002A0398">
        <w:rPr>
          <w:rFonts w:ascii="Times New Roman" w:eastAsia="微软雅黑" w:hAnsi="Times New Roman" w:cs="Times New Roman"/>
          <w:sz w:val="22"/>
          <w:szCs w:val="22"/>
        </w:rPr>
        <w:lastRenderedPageBreak/>
        <w:t>引：预期</w:t>
      </w:r>
      <w:r w:rsidRPr="002A0398">
        <w:rPr>
          <w:rFonts w:ascii="Times New Roman" w:eastAsia="微软雅黑" w:hAnsi="Times New Roman" w:cs="Times New Roman"/>
          <w:sz w:val="22"/>
          <w:szCs w:val="22"/>
        </w:rPr>
        <w:t>Q2</w:t>
      </w:r>
      <w:r w:rsidRPr="002A0398">
        <w:rPr>
          <w:rFonts w:ascii="Times New Roman" w:eastAsia="微软雅黑" w:hAnsi="Times New Roman" w:cs="Times New Roman"/>
          <w:sz w:val="22"/>
          <w:szCs w:val="22"/>
        </w:rPr>
        <w:t>广告收入在</w:t>
      </w:r>
      <w:r w:rsidRPr="002A0398">
        <w:rPr>
          <w:rFonts w:ascii="Times New Roman" w:eastAsia="微软雅黑" w:hAnsi="Times New Roman" w:cs="Times New Roman"/>
          <w:sz w:val="22"/>
          <w:szCs w:val="22"/>
        </w:rPr>
        <w:t>11.95</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12.15</w:t>
      </w:r>
      <w:r w:rsidRPr="002A0398">
        <w:rPr>
          <w:rFonts w:ascii="Times New Roman" w:eastAsia="微软雅黑" w:hAnsi="Times New Roman" w:cs="Times New Roman"/>
          <w:sz w:val="22"/>
          <w:szCs w:val="22"/>
        </w:rPr>
        <w:t>亿美元区间，超出市场原先预期（</w:t>
      </w:r>
      <w:r w:rsidRPr="002A0398">
        <w:rPr>
          <w:rFonts w:ascii="Times New Roman" w:eastAsia="微软雅黑" w:hAnsi="Times New Roman" w:cs="Times New Roman"/>
          <w:sz w:val="22"/>
          <w:szCs w:val="22"/>
        </w:rPr>
        <w:t>~11.1</w:t>
      </w:r>
      <w:r w:rsidRPr="002A0398">
        <w:rPr>
          <w:rFonts w:ascii="Times New Roman" w:eastAsia="微软雅黑" w:hAnsi="Times New Roman" w:cs="Times New Roman"/>
          <w:sz w:val="22"/>
          <w:szCs w:val="22"/>
        </w:rPr>
        <w:t>亿美元）</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反映管理层对业务动能的信心。</w:t>
      </w:r>
    </w:p>
    <w:p w14:paraId="24E8095A"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利润率与股东回报：</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得益于</w:t>
      </w:r>
      <w:r w:rsidRPr="002A0398">
        <w:rPr>
          <w:rFonts w:ascii="Times New Roman" w:eastAsia="微软雅黑" w:hAnsi="Times New Roman" w:cs="Times New Roman"/>
          <w:sz w:val="22"/>
          <w:szCs w:val="22"/>
        </w:rPr>
        <w:t>Axon</w:t>
      </w:r>
      <w:r w:rsidRPr="002A0398">
        <w:rPr>
          <w:rFonts w:ascii="Times New Roman" w:eastAsia="微软雅黑" w:hAnsi="Times New Roman" w:cs="Times New Roman"/>
          <w:sz w:val="22"/>
          <w:szCs w:val="22"/>
        </w:rPr>
        <w:t>平台的规模效应和费用管控，</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的广告业务</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w:t>
      </w:r>
      <w:r w:rsidRPr="002A0398">
        <w:rPr>
          <w:rFonts w:ascii="Times New Roman" w:eastAsia="微软雅黑" w:hAnsi="Times New Roman" w:cs="Times New Roman"/>
          <w:sz w:val="22"/>
          <w:szCs w:val="22"/>
        </w:rPr>
        <w:t>Q1</w:t>
      </w:r>
      <w:r w:rsidRPr="002A0398">
        <w:rPr>
          <w:rFonts w:ascii="Times New Roman" w:eastAsia="微软雅黑" w:hAnsi="Times New Roman" w:cs="Times New Roman"/>
          <w:sz w:val="22"/>
          <w:szCs w:val="22"/>
        </w:rPr>
        <w:t>调整后</w:t>
      </w:r>
      <w:r w:rsidRPr="002A0398">
        <w:rPr>
          <w:rFonts w:ascii="Times New Roman" w:eastAsia="微软雅黑" w:hAnsi="Times New Roman" w:cs="Times New Roman"/>
          <w:sz w:val="22"/>
          <w:szCs w:val="22"/>
        </w:rPr>
        <w:t>EBITDA</w:t>
      </w:r>
      <w:r w:rsidRPr="002A0398">
        <w:rPr>
          <w:rFonts w:ascii="Times New Roman" w:eastAsia="微软雅黑" w:hAnsi="Times New Roman" w:cs="Times New Roman"/>
          <w:sz w:val="22"/>
          <w:szCs w:val="22"/>
        </w:rPr>
        <w:t>利润率高达</w:t>
      </w:r>
      <w:r w:rsidRPr="002A0398">
        <w:rPr>
          <w:rFonts w:ascii="Times New Roman" w:eastAsia="微软雅黑" w:hAnsi="Times New Roman" w:cs="Times New Roman"/>
          <w:sz w:val="22"/>
          <w:szCs w:val="22"/>
        </w:rPr>
        <w:t>80%</w:t>
      </w:r>
      <w:r w:rsidRPr="002A0398">
        <w:rPr>
          <w:rFonts w:ascii="Times New Roman" w:eastAsia="微软雅黑" w:hAnsi="Times New Roman" w:cs="Times New Roman"/>
          <w:sz w:val="22"/>
          <w:szCs w:val="22"/>
        </w:rPr>
        <w:t>，整体</w:t>
      </w:r>
      <w:r w:rsidRPr="002A0398">
        <w:rPr>
          <w:rFonts w:ascii="Times New Roman" w:eastAsia="微软雅黑" w:hAnsi="Times New Roman" w:cs="Times New Roman"/>
          <w:sz w:val="22"/>
          <w:szCs w:val="22"/>
        </w:rPr>
        <w:t>EBITDA</w:t>
      </w:r>
      <w:r w:rsidRPr="002A0398">
        <w:rPr>
          <w:rFonts w:ascii="Times New Roman" w:eastAsia="微软雅黑" w:hAnsi="Times New Roman" w:cs="Times New Roman"/>
          <w:sz w:val="22"/>
          <w:szCs w:val="22"/>
        </w:rPr>
        <w:t>利润率也超</w:t>
      </w:r>
      <w:r w:rsidRPr="002A0398">
        <w:rPr>
          <w:rFonts w:ascii="Times New Roman" w:eastAsia="微软雅黑" w:hAnsi="Times New Roman" w:cs="Times New Roman"/>
          <w:sz w:val="22"/>
          <w:szCs w:val="22"/>
        </w:rPr>
        <w:t>67%</w:t>
      </w:r>
      <w:r w:rsidRPr="002A0398">
        <w:rPr>
          <w:rFonts w:ascii="Times New Roman" w:eastAsia="微软雅黑" w:hAnsi="Times New Roman" w:cs="Times New Roman"/>
          <w:sz w:val="22"/>
          <w:szCs w:val="22"/>
        </w:rPr>
        <w:t>。净利率约</w:t>
      </w:r>
      <w:r w:rsidRPr="002A0398">
        <w:rPr>
          <w:rFonts w:ascii="Times New Roman" w:eastAsia="微软雅黑" w:hAnsi="Times New Roman" w:cs="Times New Roman"/>
          <w:sz w:val="22"/>
          <w:szCs w:val="22"/>
        </w:rPr>
        <w:t>39%</w:t>
      </w:r>
      <w:r w:rsidRPr="002A0398">
        <w:rPr>
          <w:rFonts w:ascii="Times New Roman" w:eastAsia="微软雅黑" w:hAnsi="Times New Roman" w:cs="Times New Roman"/>
          <w:sz w:val="22"/>
          <w:szCs w:val="22"/>
        </w:rPr>
        <w:t>，在软件行业中属于顶尖水平。公司产生的大量现金也用于回馈股东和强化财务：仅</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年第一季度就斥资约</w:t>
      </w:r>
      <w:r w:rsidRPr="002A0398">
        <w:rPr>
          <w:rFonts w:ascii="Times New Roman" w:eastAsia="微软雅黑" w:hAnsi="Times New Roman" w:cs="Times New Roman"/>
          <w:sz w:val="22"/>
          <w:szCs w:val="22"/>
        </w:rPr>
        <w:t>12</w:t>
      </w:r>
      <w:r w:rsidRPr="002A0398">
        <w:rPr>
          <w:rFonts w:ascii="Times New Roman" w:eastAsia="微软雅黑" w:hAnsi="Times New Roman" w:cs="Times New Roman"/>
          <w:sz w:val="22"/>
          <w:szCs w:val="22"/>
        </w:rPr>
        <w:t>亿美元回购了</w:t>
      </w:r>
      <w:r w:rsidRPr="002A0398">
        <w:rPr>
          <w:rFonts w:ascii="Times New Roman" w:eastAsia="微软雅黑" w:hAnsi="Times New Roman" w:cs="Times New Roman"/>
          <w:sz w:val="22"/>
          <w:szCs w:val="22"/>
        </w:rPr>
        <w:t>340</w:t>
      </w:r>
      <w:r w:rsidRPr="002A0398">
        <w:rPr>
          <w:rFonts w:ascii="Times New Roman" w:eastAsia="微软雅黑" w:hAnsi="Times New Roman" w:cs="Times New Roman"/>
          <w:sz w:val="22"/>
          <w:szCs w:val="22"/>
        </w:rPr>
        <w:t>万股（约</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的流通股）。同时，公司达成协议将在</w:t>
      </w:r>
      <w:r w:rsidRPr="002A0398">
        <w:rPr>
          <w:rFonts w:ascii="Times New Roman" w:eastAsia="微软雅黑" w:hAnsi="Times New Roman" w:cs="Times New Roman"/>
          <w:sz w:val="22"/>
          <w:szCs w:val="22"/>
        </w:rPr>
        <w:t>Q2</w:t>
      </w:r>
      <w:r w:rsidRPr="002A0398">
        <w:rPr>
          <w:rFonts w:ascii="Times New Roman" w:eastAsia="微软雅黑" w:hAnsi="Times New Roman" w:cs="Times New Roman"/>
          <w:sz w:val="22"/>
          <w:szCs w:val="22"/>
        </w:rPr>
        <w:t>完成将其手游业务出售给</w:t>
      </w:r>
      <w:r w:rsidRPr="002A0398">
        <w:rPr>
          <w:rFonts w:ascii="Times New Roman" w:eastAsia="微软雅黑" w:hAnsi="Times New Roman" w:cs="Times New Roman"/>
          <w:sz w:val="22"/>
          <w:szCs w:val="22"/>
        </w:rPr>
        <w:t>Tripledot Studios</w:t>
      </w:r>
      <w:r w:rsidRPr="002A0398">
        <w:rPr>
          <w:rFonts w:ascii="Times New Roman" w:eastAsia="微软雅黑" w:hAnsi="Times New Roman" w:cs="Times New Roman"/>
          <w:sz w:val="22"/>
          <w:szCs w:val="22"/>
        </w:rPr>
        <w:t>（获现金</w:t>
      </w:r>
      <w:r w:rsidRPr="002A0398">
        <w:rPr>
          <w:rFonts w:ascii="Times New Roman" w:eastAsia="微软雅黑" w:hAnsi="Times New Roman" w:cs="Times New Roman"/>
          <w:sz w:val="22"/>
          <w:szCs w:val="22"/>
        </w:rPr>
        <w:t>$4</w:t>
      </w:r>
      <w:r w:rsidRPr="002A0398">
        <w:rPr>
          <w:rFonts w:ascii="Times New Roman" w:eastAsia="微软雅黑" w:hAnsi="Times New Roman" w:cs="Times New Roman"/>
          <w:sz w:val="22"/>
          <w:szCs w:val="22"/>
        </w:rPr>
        <w:t>亿及对方</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股权）。这笔剥离交易不仅换回资金，也彻底聚焦主业、消除拖累，进一步提升公司整体利润率。</w:t>
      </w:r>
    </w:p>
    <w:p w14:paraId="74BB8F65"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估值与市场预期：</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经过过去一年的飙涨，</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当前市值约</w:t>
      </w:r>
      <w:r w:rsidRPr="002A0398">
        <w:rPr>
          <w:rFonts w:ascii="Times New Roman" w:eastAsia="微软雅黑" w:hAnsi="Times New Roman" w:cs="Times New Roman"/>
          <w:sz w:val="22"/>
          <w:szCs w:val="22"/>
        </w:rPr>
        <w:t>1110</w:t>
      </w:r>
      <w:r w:rsidRPr="002A0398">
        <w:rPr>
          <w:rFonts w:ascii="Times New Roman" w:eastAsia="微软雅黑" w:hAnsi="Times New Roman" w:cs="Times New Roman"/>
          <w:sz w:val="22"/>
          <w:szCs w:val="22"/>
        </w:rPr>
        <w:t>亿美元。按过去</w:t>
      </w:r>
      <w:r w:rsidRPr="002A0398">
        <w:rPr>
          <w:rFonts w:ascii="Times New Roman" w:eastAsia="微软雅黑" w:hAnsi="Times New Roman" w:cs="Times New Roman"/>
          <w:sz w:val="22"/>
          <w:szCs w:val="22"/>
        </w:rPr>
        <w:t>12</w:t>
      </w:r>
      <w:r w:rsidRPr="002A0398">
        <w:rPr>
          <w:rFonts w:ascii="Times New Roman" w:eastAsia="微软雅黑" w:hAnsi="Times New Roman" w:cs="Times New Roman"/>
          <w:sz w:val="22"/>
          <w:szCs w:val="22"/>
        </w:rPr>
        <w:t>个月摊薄</w:t>
      </w:r>
      <w:r w:rsidRPr="002A0398">
        <w:rPr>
          <w:rFonts w:ascii="Times New Roman" w:eastAsia="微软雅黑" w:hAnsi="Times New Roman" w:cs="Times New Roman"/>
          <w:sz w:val="22"/>
          <w:szCs w:val="22"/>
        </w:rPr>
        <w:t>EPS</w:t>
      </w:r>
      <w:r w:rsidRPr="002A0398">
        <w:rPr>
          <w:rFonts w:ascii="Times New Roman" w:eastAsia="微软雅黑" w:hAnsi="Times New Roman" w:cs="Times New Roman"/>
          <w:sz w:val="22"/>
          <w:szCs w:val="22"/>
        </w:rPr>
        <w:t>约</w:t>
      </w:r>
      <w:r w:rsidRPr="002A0398">
        <w:rPr>
          <w:rFonts w:ascii="Times New Roman" w:eastAsia="微软雅黑" w:hAnsi="Times New Roman" w:cs="Times New Roman"/>
          <w:sz w:val="22"/>
          <w:szCs w:val="22"/>
        </w:rPr>
        <w:t>$5.68</w:t>
      </w:r>
      <w:r w:rsidRPr="002A0398">
        <w:rPr>
          <w:rFonts w:ascii="Times New Roman" w:eastAsia="微软雅黑" w:hAnsi="Times New Roman" w:cs="Times New Roman"/>
          <w:sz w:val="22"/>
          <w:szCs w:val="22"/>
        </w:rPr>
        <w:t>计算，动态市盈率约在</w:t>
      </w:r>
      <w:r w:rsidRPr="002A0398">
        <w:rPr>
          <w:rFonts w:ascii="Times New Roman" w:eastAsia="微软雅黑" w:hAnsi="Times New Roman" w:cs="Times New Roman"/>
          <w:sz w:val="22"/>
          <w:szCs w:val="22"/>
        </w:rPr>
        <w:t>60</w:t>
      </w:r>
      <w:r w:rsidRPr="002A0398">
        <w:rPr>
          <w:rFonts w:ascii="Times New Roman" w:eastAsia="微软雅黑" w:hAnsi="Times New Roman" w:cs="Times New Roman"/>
          <w:sz w:val="22"/>
          <w:szCs w:val="22"/>
        </w:rPr>
        <w:t>倍左右，</w:t>
      </w:r>
      <w:r w:rsidRPr="002A0398">
        <w:rPr>
          <w:rFonts w:ascii="Times New Roman" w:eastAsia="微软雅黑" w:hAnsi="Times New Roman" w:cs="Times New Roman"/>
          <w:sz w:val="22"/>
          <w:szCs w:val="22"/>
        </w:rPr>
        <w:t>Forward P/E</w:t>
      </w:r>
      <w:r w:rsidRPr="002A0398">
        <w:rPr>
          <w:rFonts w:ascii="Times New Roman" w:eastAsia="微软雅黑" w:hAnsi="Times New Roman" w:cs="Times New Roman"/>
          <w:sz w:val="22"/>
          <w:szCs w:val="22"/>
        </w:rPr>
        <w:t>约</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倍上下。尽管绝对估值不低，但考虑到其营收及盈利正高速增长（</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年全年收入预计同比</w:t>
      </w:r>
      <w:r w:rsidRPr="002A0398">
        <w:rPr>
          <w:rFonts w:ascii="Times New Roman" w:eastAsia="微软雅黑" w:hAnsi="Times New Roman" w:cs="Times New Roman"/>
          <w:sz w:val="22"/>
          <w:szCs w:val="22"/>
        </w:rPr>
        <w:t>+21%</w:t>
      </w:r>
      <w:r w:rsidRPr="002A0398">
        <w:rPr>
          <w:rFonts w:ascii="Times New Roman" w:eastAsia="微软雅黑" w:hAnsi="Times New Roman" w:cs="Times New Roman"/>
          <w:sz w:val="22"/>
          <w:szCs w:val="22"/>
        </w:rPr>
        <w:t>至约</w:t>
      </w:r>
      <w:r w:rsidRPr="002A0398">
        <w:rPr>
          <w:rFonts w:ascii="Times New Roman" w:eastAsia="微软雅黑" w:hAnsi="Times New Roman" w:cs="Times New Roman"/>
          <w:sz w:val="22"/>
          <w:szCs w:val="22"/>
        </w:rPr>
        <w:t>57</w:t>
      </w:r>
      <w:r w:rsidRPr="002A0398">
        <w:rPr>
          <w:rFonts w:ascii="Times New Roman" w:eastAsia="微软雅黑" w:hAnsi="Times New Roman" w:cs="Times New Roman"/>
          <w:sz w:val="22"/>
          <w:szCs w:val="22"/>
        </w:rPr>
        <w:t>亿美元）且自由现金流充沛，估值水平在成长股中仍属可以接受的区间。华尔街分析师整体对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持乐观态度：当前一致目标价约</w:t>
      </w:r>
      <w:r w:rsidRPr="002A0398">
        <w:rPr>
          <w:rFonts w:ascii="Times New Roman" w:eastAsia="微软雅黑" w:hAnsi="Times New Roman" w:cs="Times New Roman"/>
          <w:sz w:val="22"/>
          <w:szCs w:val="22"/>
        </w:rPr>
        <w:t>$457</w:t>
      </w:r>
      <w:r w:rsidRPr="002A0398">
        <w:rPr>
          <w:rFonts w:ascii="Times New Roman" w:eastAsia="微软雅黑" w:hAnsi="Times New Roman" w:cs="Times New Roman"/>
          <w:sz w:val="22"/>
          <w:szCs w:val="22"/>
        </w:rPr>
        <w:t>，较现价有</w:t>
      </w:r>
      <w:r w:rsidRPr="002A0398">
        <w:rPr>
          <w:rFonts w:ascii="Times New Roman" w:eastAsia="微软雅黑" w:hAnsi="Times New Roman" w:cs="Times New Roman"/>
          <w:sz w:val="22"/>
          <w:szCs w:val="22"/>
        </w:rPr>
        <w:t>36%</w:t>
      </w:r>
      <w:r w:rsidRPr="002A0398">
        <w:rPr>
          <w:rFonts w:ascii="Times New Roman" w:eastAsia="微软雅黑" w:hAnsi="Times New Roman" w:cs="Times New Roman"/>
          <w:sz w:val="22"/>
          <w:szCs w:val="22"/>
        </w:rPr>
        <w:t>上涨空间，</w:t>
      </w:r>
      <w:r w:rsidRPr="002A0398">
        <w:rPr>
          <w:rFonts w:ascii="Times New Roman" w:eastAsia="微软雅黑" w:hAnsi="Times New Roman" w:cs="Times New Roman"/>
          <w:b/>
          <w:bCs/>
          <w:sz w:val="22"/>
          <w:szCs w:val="22"/>
        </w:rPr>
        <w:t>买入</w:t>
      </w:r>
      <w:r w:rsidRPr="002A0398">
        <w:rPr>
          <w:rFonts w:ascii="Times New Roman" w:eastAsia="微软雅黑" w:hAnsi="Times New Roman" w:cs="Times New Roman"/>
          <w:sz w:val="22"/>
          <w:szCs w:val="22"/>
        </w:rPr>
        <w:t>评级为主流观点。部分激进预期甚至将目标价提高到</w:t>
      </w:r>
      <w:r w:rsidRPr="002A0398">
        <w:rPr>
          <w:rFonts w:ascii="Times New Roman" w:eastAsia="微软雅黑" w:hAnsi="Times New Roman" w:cs="Times New Roman"/>
          <w:sz w:val="22"/>
          <w:szCs w:val="22"/>
        </w:rPr>
        <w:t>$525-$650</w:t>
      </w:r>
      <w:r w:rsidRPr="002A0398">
        <w:rPr>
          <w:rFonts w:ascii="Times New Roman" w:eastAsia="微软雅黑" w:hAnsi="Times New Roman" w:cs="Times New Roman"/>
          <w:sz w:val="22"/>
          <w:szCs w:val="22"/>
        </w:rPr>
        <w:t>的水平。例如</w:t>
      </w:r>
      <w:r w:rsidRPr="002A0398">
        <w:rPr>
          <w:rFonts w:ascii="Times New Roman" w:eastAsia="微软雅黑" w:hAnsi="Times New Roman" w:cs="Times New Roman"/>
          <w:sz w:val="22"/>
          <w:szCs w:val="22"/>
        </w:rPr>
        <w:t>Benchmark</w:t>
      </w:r>
      <w:r w:rsidRPr="002A0398">
        <w:rPr>
          <w:rFonts w:ascii="Times New Roman" w:eastAsia="微软雅黑" w:hAnsi="Times New Roman" w:cs="Times New Roman"/>
          <w:sz w:val="22"/>
          <w:szCs w:val="22"/>
        </w:rPr>
        <w:t>维持</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目标价并重申买入，而最高目标价来自</w:t>
      </w:r>
      <w:r w:rsidRPr="002A0398">
        <w:rPr>
          <w:rFonts w:ascii="Times New Roman" w:eastAsia="微软雅黑" w:hAnsi="Times New Roman" w:cs="Times New Roman"/>
          <w:sz w:val="22"/>
          <w:szCs w:val="22"/>
        </w:rPr>
        <w:t>Loop Capital</w:t>
      </w:r>
      <w:r w:rsidRPr="002A0398">
        <w:rPr>
          <w:rFonts w:ascii="Times New Roman" w:eastAsia="微软雅黑" w:hAnsi="Times New Roman" w:cs="Times New Roman"/>
          <w:sz w:val="22"/>
          <w:szCs w:val="22"/>
        </w:rPr>
        <w:t>，高达</w:t>
      </w:r>
      <w:r w:rsidRPr="002A0398">
        <w:rPr>
          <w:rFonts w:ascii="Times New Roman" w:eastAsia="微软雅黑" w:hAnsi="Times New Roman" w:cs="Times New Roman"/>
          <w:sz w:val="22"/>
          <w:szCs w:val="22"/>
        </w:rPr>
        <w:t>$650</w:t>
      </w:r>
      <w:r w:rsidRPr="002A0398">
        <w:rPr>
          <w:rFonts w:ascii="Times New Roman" w:eastAsia="微软雅黑" w:hAnsi="Times New Roman" w:cs="Times New Roman"/>
          <w:sz w:val="22"/>
          <w:szCs w:val="22"/>
        </w:rPr>
        <w:t>。市场乐观预期源于公司盈利爆发和</w:t>
      </w:r>
      <w:r w:rsidRPr="002A0398">
        <w:rPr>
          <w:rFonts w:ascii="Times New Roman" w:eastAsia="微软雅黑" w:hAnsi="Times New Roman" w:cs="Times New Roman"/>
          <w:sz w:val="22"/>
          <w:szCs w:val="22"/>
        </w:rPr>
        <w:t>AI</w:t>
      </w:r>
      <w:r w:rsidRPr="002A0398">
        <w:rPr>
          <w:rFonts w:ascii="Times New Roman" w:eastAsia="微软雅黑" w:hAnsi="Times New Roman" w:cs="Times New Roman"/>
          <w:sz w:val="22"/>
          <w:szCs w:val="22"/>
        </w:rPr>
        <w:t>广告前景，不过也需注意风险因素：今年</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月，知名做空机构</w:t>
      </w:r>
      <w:r w:rsidRPr="002A0398">
        <w:rPr>
          <w:rFonts w:ascii="Times New Roman" w:eastAsia="微软雅黑" w:hAnsi="Times New Roman" w:cs="Times New Roman"/>
          <w:sz w:val="22"/>
          <w:szCs w:val="22"/>
        </w:rPr>
        <w:t>Muddy Waters</w:t>
      </w:r>
      <w:r w:rsidRPr="002A0398">
        <w:rPr>
          <w:rFonts w:ascii="Times New Roman" w:eastAsia="微软雅黑" w:hAnsi="Times New Roman" w:cs="Times New Roman"/>
          <w:sz w:val="22"/>
          <w:szCs w:val="22"/>
        </w:rPr>
        <w:t>指控</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广告业务存在</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欺诈性</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用户追踪等问题，引发股价一度暴跌逾</w:t>
      </w:r>
      <w:r w:rsidRPr="002A0398">
        <w:rPr>
          <w:rFonts w:ascii="Times New Roman" w:eastAsia="微软雅黑" w:hAnsi="Times New Roman" w:cs="Times New Roman"/>
          <w:sz w:val="22"/>
          <w:szCs w:val="22"/>
        </w:rPr>
        <w:t>60%</w:t>
      </w:r>
      <w:r w:rsidRPr="002A0398">
        <w:rPr>
          <w:rFonts w:ascii="Times New Roman" w:eastAsia="微软雅黑" w:hAnsi="Times New Roman" w:cs="Times New Roman"/>
          <w:sz w:val="22"/>
          <w:szCs w:val="22"/>
        </w:rPr>
        <w:t>。虽然公司澄清并反驳了这些指控，但此事件凸显市场对其商业模式合规性的担忧。综上，</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基本面强劲，增长与利润表现突出，市场预期向好，但投资者也应警惕高估值和潜在监管</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做空风险。</w:t>
      </w:r>
    </w:p>
    <w:p w14:paraId="5A78FD64"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i/>
          <w:iCs/>
          <w:sz w:val="22"/>
          <w:szCs w:val="22"/>
        </w:rPr>
        <w:t>表：</w:t>
      </w:r>
      <w:r w:rsidRPr="002A0398">
        <w:rPr>
          <w:rFonts w:ascii="Times New Roman" w:eastAsia="微软雅黑" w:hAnsi="Times New Roman" w:cs="Times New Roman"/>
          <w:i/>
          <w:iCs/>
          <w:sz w:val="22"/>
          <w:szCs w:val="22"/>
        </w:rPr>
        <w:t>AppLovin</w:t>
      </w:r>
      <w:r w:rsidRPr="002A0398">
        <w:rPr>
          <w:rFonts w:ascii="Times New Roman" w:eastAsia="微软雅黑" w:hAnsi="Times New Roman" w:cs="Times New Roman"/>
          <w:i/>
          <w:iCs/>
          <w:sz w:val="22"/>
          <w:szCs w:val="22"/>
        </w:rPr>
        <w:t>近期关键财务数据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1"/>
        <w:gridCol w:w="1564"/>
        <w:gridCol w:w="1679"/>
      </w:tblGrid>
      <w:tr w:rsidR="002A0398" w:rsidRPr="002A0398" w14:paraId="64B0F7BC" w14:textId="77777777" w:rsidTr="002A0398">
        <w:trPr>
          <w:tblHeader/>
          <w:tblCellSpacing w:w="15" w:type="dxa"/>
        </w:trPr>
        <w:tc>
          <w:tcPr>
            <w:tcW w:w="0" w:type="auto"/>
            <w:vAlign w:val="center"/>
            <w:hideMark/>
          </w:tcPr>
          <w:p w14:paraId="6E9DCE26"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指标</w:t>
            </w:r>
            <w:r w:rsidRPr="002A0398">
              <w:rPr>
                <w:rFonts w:ascii="Times New Roman" w:eastAsia="微软雅黑" w:hAnsi="Times New Roman" w:cs="Times New Roman"/>
                <w:b/>
                <w:bCs/>
                <w:sz w:val="22"/>
                <w:szCs w:val="22"/>
              </w:rPr>
              <w:t xml:space="preserve"> (2025 Q1)</w:t>
            </w:r>
          </w:p>
        </w:tc>
        <w:tc>
          <w:tcPr>
            <w:tcW w:w="0" w:type="auto"/>
            <w:vAlign w:val="center"/>
            <w:hideMark/>
          </w:tcPr>
          <w:p w14:paraId="36FA8C6E"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数值</w:t>
            </w:r>
          </w:p>
        </w:tc>
        <w:tc>
          <w:tcPr>
            <w:tcW w:w="0" w:type="auto"/>
            <w:vAlign w:val="center"/>
            <w:hideMark/>
          </w:tcPr>
          <w:p w14:paraId="44EA1EEB"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同比变化</w:t>
            </w:r>
          </w:p>
        </w:tc>
      </w:tr>
      <w:tr w:rsidR="002A0398" w:rsidRPr="002A0398" w14:paraId="486ABF5E" w14:textId="77777777" w:rsidTr="002A0398">
        <w:trPr>
          <w:tblCellSpacing w:w="15" w:type="dxa"/>
        </w:trPr>
        <w:tc>
          <w:tcPr>
            <w:tcW w:w="0" w:type="auto"/>
            <w:vAlign w:val="center"/>
            <w:hideMark/>
          </w:tcPr>
          <w:p w14:paraId="741CC362"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广告业务收入</w:t>
            </w:r>
          </w:p>
        </w:tc>
        <w:tc>
          <w:tcPr>
            <w:tcW w:w="0" w:type="auto"/>
            <w:vAlign w:val="center"/>
            <w:hideMark/>
          </w:tcPr>
          <w:p w14:paraId="0E806983"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$11.59</w:t>
            </w:r>
            <w:r w:rsidRPr="002A0398">
              <w:rPr>
                <w:rFonts w:ascii="Times New Roman" w:eastAsia="微软雅黑" w:hAnsi="Times New Roman" w:cs="Times New Roman"/>
                <w:sz w:val="22"/>
                <w:szCs w:val="22"/>
              </w:rPr>
              <w:t>亿美元</w:t>
            </w:r>
          </w:p>
        </w:tc>
        <w:tc>
          <w:tcPr>
            <w:tcW w:w="0" w:type="auto"/>
            <w:vAlign w:val="center"/>
            <w:hideMark/>
          </w:tcPr>
          <w:p w14:paraId="6F5C7112"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+71%</w:t>
            </w:r>
          </w:p>
        </w:tc>
      </w:tr>
      <w:tr w:rsidR="002A0398" w:rsidRPr="002A0398" w14:paraId="3ED4B660" w14:textId="77777777" w:rsidTr="002A0398">
        <w:trPr>
          <w:tblCellSpacing w:w="15" w:type="dxa"/>
        </w:trPr>
        <w:tc>
          <w:tcPr>
            <w:tcW w:w="0" w:type="auto"/>
            <w:vAlign w:val="center"/>
            <w:hideMark/>
          </w:tcPr>
          <w:p w14:paraId="423C4E7E"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总营收</w:t>
            </w:r>
          </w:p>
        </w:tc>
        <w:tc>
          <w:tcPr>
            <w:tcW w:w="0" w:type="auto"/>
            <w:vAlign w:val="center"/>
            <w:hideMark/>
          </w:tcPr>
          <w:p w14:paraId="1E9C0D58"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$14.84</w:t>
            </w:r>
            <w:r w:rsidRPr="002A0398">
              <w:rPr>
                <w:rFonts w:ascii="Times New Roman" w:eastAsia="微软雅黑" w:hAnsi="Times New Roman" w:cs="Times New Roman"/>
                <w:sz w:val="22"/>
                <w:szCs w:val="22"/>
              </w:rPr>
              <w:t>亿美元</w:t>
            </w:r>
          </w:p>
        </w:tc>
        <w:tc>
          <w:tcPr>
            <w:tcW w:w="0" w:type="auto"/>
            <w:vAlign w:val="center"/>
            <w:hideMark/>
          </w:tcPr>
          <w:p w14:paraId="63B8AD14"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+40%</w:t>
            </w:r>
          </w:p>
        </w:tc>
      </w:tr>
      <w:tr w:rsidR="002A0398" w:rsidRPr="002A0398" w14:paraId="52529346" w14:textId="77777777" w:rsidTr="002A0398">
        <w:trPr>
          <w:tblCellSpacing w:w="15" w:type="dxa"/>
        </w:trPr>
        <w:tc>
          <w:tcPr>
            <w:tcW w:w="0" w:type="auto"/>
            <w:vAlign w:val="center"/>
            <w:hideMark/>
          </w:tcPr>
          <w:p w14:paraId="0165601D"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调整后</w:t>
            </w:r>
            <w:r w:rsidRPr="002A0398">
              <w:rPr>
                <w:rFonts w:ascii="Times New Roman" w:eastAsia="微软雅黑" w:hAnsi="Times New Roman" w:cs="Times New Roman"/>
                <w:sz w:val="22"/>
                <w:szCs w:val="22"/>
              </w:rPr>
              <w:t>EBITDA</w:t>
            </w:r>
          </w:p>
        </w:tc>
        <w:tc>
          <w:tcPr>
            <w:tcW w:w="0" w:type="auto"/>
            <w:vAlign w:val="center"/>
            <w:hideMark/>
          </w:tcPr>
          <w:p w14:paraId="2924E6D8"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$10.05</w:t>
            </w:r>
            <w:r w:rsidRPr="002A0398">
              <w:rPr>
                <w:rFonts w:ascii="Times New Roman" w:eastAsia="微软雅黑" w:hAnsi="Times New Roman" w:cs="Times New Roman"/>
                <w:sz w:val="22"/>
                <w:szCs w:val="22"/>
              </w:rPr>
              <w:t>亿美元</w:t>
            </w:r>
          </w:p>
        </w:tc>
        <w:tc>
          <w:tcPr>
            <w:tcW w:w="0" w:type="auto"/>
            <w:vAlign w:val="center"/>
            <w:hideMark/>
          </w:tcPr>
          <w:p w14:paraId="07B8A9B1"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+83%</w:t>
            </w:r>
          </w:p>
        </w:tc>
      </w:tr>
      <w:tr w:rsidR="002A0398" w:rsidRPr="002A0398" w14:paraId="35BC11F8" w14:textId="77777777" w:rsidTr="002A0398">
        <w:trPr>
          <w:tblCellSpacing w:w="15" w:type="dxa"/>
        </w:trPr>
        <w:tc>
          <w:tcPr>
            <w:tcW w:w="0" w:type="auto"/>
            <w:vAlign w:val="center"/>
            <w:hideMark/>
          </w:tcPr>
          <w:p w14:paraId="44E8CDD1"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净利润</w:t>
            </w:r>
          </w:p>
        </w:tc>
        <w:tc>
          <w:tcPr>
            <w:tcW w:w="0" w:type="auto"/>
            <w:vAlign w:val="center"/>
            <w:hideMark/>
          </w:tcPr>
          <w:p w14:paraId="322CA3F1"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$5.764</w:t>
            </w:r>
            <w:r w:rsidRPr="002A0398">
              <w:rPr>
                <w:rFonts w:ascii="Times New Roman" w:eastAsia="微软雅黑" w:hAnsi="Times New Roman" w:cs="Times New Roman"/>
                <w:sz w:val="22"/>
                <w:szCs w:val="22"/>
              </w:rPr>
              <w:t>亿美元</w:t>
            </w:r>
          </w:p>
        </w:tc>
        <w:tc>
          <w:tcPr>
            <w:tcW w:w="0" w:type="auto"/>
            <w:vAlign w:val="center"/>
            <w:hideMark/>
          </w:tcPr>
          <w:p w14:paraId="759A264B"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+144%</w:t>
            </w:r>
          </w:p>
        </w:tc>
      </w:tr>
      <w:tr w:rsidR="002A0398" w:rsidRPr="002A0398" w14:paraId="5E96BE17" w14:textId="77777777" w:rsidTr="002A0398">
        <w:trPr>
          <w:tblCellSpacing w:w="15" w:type="dxa"/>
        </w:trPr>
        <w:tc>
          <w:tcPr>
            <w:tcW w:w="0" w:type="auto"/>
            <w:vAlign w:val="center"/>
            <w:hideMark/>
          </w:tcPr>
          <w:p w14:paraId="0B0A215A"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lastRenderedPageBreak/>
              <w:t>自由现金流</w:t>
            </w:r>
          </w:p>
        </w:tc>
        <w:tc>
          <w:tcPr>
            <w:tcW w:w="0" w:type="auto"/>
            <w:vAlign w:val="center"/>
            <w:hideMark/>
          </w:tcPr>
          <w:p w14:paraId="1EAE2D66"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$8.26</w:t>
            </w:r>
            <w:r w:rsidRPr="002A0398">
              <w:rPr>
                <w:rFonts w:ascii="Times New Roman" w:eastAsia="微软雅黑" w:hAnsi="Times New Roman" w:cs="Times New Roman"/>
                <w:sz w:val="22"/>
                <w:szCs w:val="22"/>
              </w:rPr>
              <w:t>亿美元</w:t>
            </w:r>
          </w:p>
        </w:tc>
        <w:tc>
          <w:tcPr>
            <w:tcW w:w="0" w:type="auto"/>
            <w:vAlign w:val="center"/>
            <w:hideMark/>
          </w:tcPr>
          <w:p w14:paraId="1B106245"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w:t>
            </w:r>
          </w:p>
        </w:tc>
      </w:tr>
      <w:tr w:rsidR="002A0398" w:rsidRPr="002A0398" w14:paraId="28A37202" w14:textId="77777777" w:rsidTr="002A0398">
        <w:trPr>
          <w:tblCellSpacing w:w="15" w:type="dxa"/>
        </w:trPr>
        <w:tc>
          <w:tcPr>
            <w:tcW w:w="0" w:type="auto"/>
            <w:vAlign w:val="center"/>
            <w:hideMark/>
          </w:tcPr>
          <w:p w14:paraId="58076E11"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广告</w:t>
            </w:r>
            <w:r w:rsidRPr="002A0398">
              <w:rPr>
                <w:rFonts w:ascii="Times New Roman" w:eastAsia="微软雅黑" w:hAnsi="Times New Roman" w:cs="Times New Roman"/>
                <w:sz w:val="22"/>
                <w:szCs w:val="22"/>
              </w:rPr>
              <w:t>EBITDA</w:t>
            </w:r>
            <w:r w:rsidRPr="002A0398">
              <w:rPr>
                <w:rFonts w:ascii="Times New Roman" w:eastAsia="微软雅黑" w:hAnsi="Times New Roman" w:cs="Times New Roman"/>
                <w:sz w:val="22"/>
                <w:szCs w:val="22"/>
              </w:rPr>
              <w:t>利润率</w:t>
            </w:r>
          </w:p>
        </w:tc>
        <w:tc>
          <w:tcPr>
            <w:tcW w:w="0" w:type="auto"/>
            <w:vAlign w:val="center"/>
            <w:hideMark/>
          </w:tcPr>
          <w:p w14:paraId="301669BA"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81%</w:t>
            </w:r>
          </w:p>
        </w:tc>
        <w:tc>
          <w:tcPr>
            <w:tcW w:w="0" w:type="auto"/>
            <w:vAlign w:val="center"/>
            <w:hideMark/>
          </w:tcPr>
          <w:p w14:paraId="66E2DF75"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上年同期</w:t>
            </w:r>
            <w:r w:rsidRPr="002A0398">
              <w:rPr>
                <w:rFonts w:ascii="Times New Roman" w:eastAsia="微软雅黑" w:hAnsi="Times New Roman" w:cs="Times New Roman"/>
                <w:sz w:val="22"/>
                <w:szCs w:val="22"/>
              </w:rPr>
              <w:t xml:space="preserve"> ~73%)</w:t>
            </w:r>
          </w:p>
        </w:tc>
      </w:tr>
      <w:tr w:rsidR="002A0398" w:rsidRPr="002A0398" w14:paraId="02AEA0E8" w14:textId="77777777" w:rsidTr="002A0398">
        <w:trPr>
          <w:tblCellSpacing w:w="15" w:type="dxa"/>
        </w:trPr>
        <w:tc>
          <w:tcPr>
            <w:tcW w:w="0" w:type="auto"/>
            <w:vAlign w:val="center"/>
            <w:hideMark/>
          </w:tcPr>
          <w:p w14:paraId="21597CC9"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每股收益</w:t>
            </w:r>
            <w:r w:rsidRPr="002A0398">
              <w:rPr>
                <w:rFonts w:ascii="Times New Roman" w:eastAsia="微软雅黑" w:hAnsi="Times New Roman" w:cs="Times New Roman"/>
                <w:sz w:val="22"/>
                <w:szCs w:val="22"/>
              </w:rPr>
              <w:t xml:space="preserve"> (EPS)</w:t>
            </w:r>
          </w:p>
        </w:tc>
        <w:tc>
          <w:tcPr>
            <w:tcW w:w="0" w:type="auto"/>
            <w:vAlign w:val="center"/>
            <w:hideMark/>
          </w:tcPr>
          <w:p w14:paraId="0114FE7E"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$1.67</w:t>
            </w:r>
          </w:p>
        </w:tc>
        <w:tc>
          <w:tcPr>
            <w:tcW w:w="0" w:type="auto"/>
            <w:vAlign w:val="center"/>
            <w:hideMark/>
          </w:tcPr>
          <w:p w14:paraId="1D73E897"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上年同期</w:t>
            </w:r>
            <w:r w:rsidRPr="002A0398">
              <w:rPr>
                <w:rFonts w:ascii="Times New Roman" w:eastAsia="微软雅黑" w:hAnsi="Times New Roman" w:cs="Times New Roman"/>
                <w:sz w:val="22"/>
                <w:szCs w:val="22"/>
              </w:rPr>
              <w:t xml:space="preserve"> $0.67</w:t>
            </w:r>
          </w:p>
        </w:tc>
      </w:tr>
      <w:tr w:rsidR="002A0398" w:rsidRPr="002A0398" w14:paraId="10EFCD84" w14:textId="77777777" w:rsidTr="002A0398">
        <w:trPr>
          <w:tblCellSpacing w:w="15" w:type="dxa"/>
        </w:trPr>
        <w:tc>
          <w:tcPr>
            <w:tcW w:w="0" w:type="auto"/>
            <w:vAlign w:val="center"/>
            <w:hideMark/>
          </w:tcPr>
          <w:p w14:paraId="005F9E2B"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市盈率</w:t>
            </w:r>
            <w:r w:rsidRPr="002A0398">
              <w:rPr>
                <w:rFonts w:ascii="Times New Roman" w:eastAsia="微软雅黑" w:hAnsi="Times New Roman" w:cs="Times New Roman"/>
                <w:sz w:val="22"/>
                <w:szCs w:val="22"/>
              </w:rPr>
              <w:t xml:space="preserve"> (TTM)</w:t>
            </w:r>
          </w:p>
        </w:tc>
        <w:tc>
          <w:tcPr>
            <w:tcW w:w="0" w:type="auto"/>
            <w:vAlign w:val="center"/>
            <w:hideMark/>
          </w:tcPr>
          <w:p w14:paraId="6F438417"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~60</w:t>
            </w:r>
            <w:r w:rsidRPr="002A0398">
              <w:rPr>
                <w:rFonts w:ascii="Times New Roman" w:eastAsia="微软雅黑" w:hAnsi="Times New Roman" w:cs="Times New Roman"/>
                <w:sz w:val="22"/>
                <w:szCs w:val="22"/>
              </w:rPr>
              <w:t>倍</w:t>
            </w:r>
          </w:p>
        </w:tc>
        <w:tc>
          <w:tcPr>
            <w:tcW w:w="0" w:type="auto"/>
            <w:vAlign w:val="center"/>
            <w:hideMark/>
          </w:tcPr>
          <w:p w14:paraId="0C2F62D9"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w:t>
            </w:r>
          </w:p>
        </w:tc>
      </w:tr>
      <w:tr w:rsidR="002A0398" w:rsidRPr="002A0398" w14:paraId="22E6F295" w14:textId="77777777" w:rsidTr="002A0398">
        <w:trPr>
          <w:tblCellSpacing w:w="15" w:type="dxa"/>
        </w:trPr>
        <w:tc>
          <w:tcPr>
            <w:tcW w:w="0" w:type="auto"/>
            <w:vAlign w:val="center"/>
            <w:hideMark/>
          </w:tcPr>
          <w:p w14:paraId="5AABFAA6"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市值</w:t>
            </w:r>
          </w:p>
        </w:tc>
        <w:tc>
          <w:tcPr>
            <w:tcW w:w="0" w:type="auto"/>
            <w:vAlign w:val="center"/>
            <w:hideMark/>
          </w:tcPr>
          <w:p w14:paraId="12BB86E7"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$1110</w:t>
            </w:r>
            <w:r w:rsidRPr="002A0398">
              <w:rPr>
                <w:rFonts w:ascii="Times New Roman" w:eastAsia="微软雅黑" w:hAnsi="Times New Roman" w:cs="Times New Roman"/>
                <w:sz w:val="22"/>
                <w:szCs w:val="22"/>
              </w:rPr>
              <w:t>亿</w:t>
            </w:r>
          </w:p>
        </w:tc>
        <w:tc>
          <w:tcPr>
            <w:tcW w:w="0" w:type="auto"/>
            <w:vAlign w:val="center"/>
            <w:hideMark/>
          </w:tcPr>
          <w:p w14:paraId="3F33022B"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w:t>
            </w:r>
          </w:p>
        </w:tc>
      </w:tr>
      <w:tr w:rsidR="002A0398" w:rsidRPr="002A0398" w14:paraId="058E3D0D" w14:textId="77777777" w:rsidTr="002A0398">
        <w:trPr>
          <w:tblCellSpacing w:w="15" w:type="dxa"/>
        </w:trPr>
        <w:tc>
          <w:tcPr>
            <w:tcW w:w="0" w:type="auto"/>
            <w:vAlign w:val="center"/>
            <w:hideMark/>
          </w:tcPr>
          <w:p w14:paraId="10F4F222"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机构一致目标价</w:t>
            </w:r>
            <w:r w:rsidRPr="002A0398">
              <w:rPr>
                <w:rFonts w:ascii="Times New Roman" w:eastAsia="微软雅黑" w:hAnsi="Times New Roman" w:cs="Times New Roman"/>
                <w:sz w:val="22"/>
                <w:szCs w:val="22"/>
              </w:rPr>
              <w:t xml:space="preserve"> (12</w:t>
            </w:r>
            <w:r w:rsidRPr="002A0398">
              <w:rPr>
                <w:rFonts w:ascii="Times New Roman" w:eastAsia="微软雅黑" w:hAnsi="Times New Roman" w:cs="Times New Roman"/>
                <w:sz w:val="22"/>
                <w:szCs w:val="22"/>
              </w:rPr>
              <w:t>月</w:t>
            </w:r>
            <w:r w:rsidRPr="002A0398">
              <w:rPr>
                <w:rFonts w:ascii="Times New Roman" w:eastAsia="微软雅黑" w:hAnsi="Times New Roman" w:cs="Times New Roman"/>
                <w:sz w:val="22"/>
                <w:szCs w:val="22"/>
              </w:rPr>
              <w:t>)</w:t>
            </w:r>
          </w:p>
        </w:tc>
        <w:tc>
          <w:tcPr>
            <w:tcW w:w="0" w:type="auto"/>
            <w:vAlign w:val="center"/>
            <w:hideMark/>
          </w:tcPr>
          <w:p w14:paraId="1FF9B814"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~$456</w:t>
            </w:r>
          </w:p>
        </w:tc>
        <w:tc>
          <w:tcPr>
            <w:tcW w:w="0" w:type="auto"/>
            <w:vAlign w:val="center"/>
            <w:hideMark/>
          </w:tcPr>
          <w:p w14:paraId="4A1793CF"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+36%</w:t>
            </w:r>
            <w:r w:rsidRPr="002A0398">
              <w:rPr>
                <w:rFonts w:ascii="Times New Roman" w:eastAsia="微软雅黑" w:hAnsi="Times New Roman" w:cs="Times New Roman"/>
                <w:sz w:val="22"/>
                <w:szCs w:val="22"/>
              </w:rPr>
              <w:t>空间</w:t>
            </w:r>
          </w:p>
        </w:tc>
      </w:tr>
      <w:tr w:rsidR="002A0398" w:rsidRPr="002A0398" w14:paraId="02848E96" w14:textId="77777777" w:rsidTr="002A0398">
        <w:trPr>
          <w:tblCellSpacing w:w="15" w:type="dxa"/>
        </w:trPr>
        <w:tc>
          <w:tcPr>
            <w:tcW w:w="0" w:type="auto"/>
            <w:vAlign w:val="center"/>
            <w:hideMark/>
          </w:tcPr>
          <w:p w14:paraId="3CC8CED3"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52</w:t>
            </w:r>
            <w:r w:rsidRPr="002A0398">
              <w:rPr>
                <w:rFonts w:ascii="Times New Roman" w:eastAsia="微软雅黑" w:hAnsi="Times New Roman" w:cs="Times New Roman"/>
                <w:sz w:val="22"/>
                <w:szCs w:val="22"/>
              </w:rPr>
              <w:t>周股价区间</w:t>
            </w:r>
          </w:p>
        </w:tc>
        <w:tc>
          <w:tcPr>
            <w:tcW w:w="0" w:type="auto"/>
            <w:vAlign w:val="center"/>
            <w:hideMark/>
          </w:tcPr>
          <w:p w14:paraId="7EB349D8"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$64.06 - $525.15</w:t>
            </w:r>
          </w:p>
        </w:tc>
        <w:tc>
          <w:tcPr>
            <w:tcW w:w="0" w:type="auto"/>
            <w:vAlign w:val="center"/>
            <w:hideMark/>
          </w:tcPr>
          <w:p w14:paraId="3F24D177"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w:t>
            </w:r>
          </w:p>
        </w:tc>
      </w:tr>
    </w:tbl>
    <w:p w14:paraId="325EC77E"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（注：财务数据来源于公司公告及</w:t>
      </w:r>
      <w:r w:rsidRPr="002A0398">
        <w:rPr>
          <w:rFonts w:ascii="Times New Roman" w:eastAsia="微软雅黑" w:hAnsi="Times New Roman" w:cs="Times New Roman"/>
          <w:sz w:val="22"/>
          <w:szCs w:val="22"/>
        </w:rPr>
        <w:t>Investopedia</w:t>
      </w:r>
      <w:r w:rsidRPr="002A0398">
        <w:rPr>
          <w:rFonts w:ascii="Times New Roman" w:eastAsia="微软雅黑" w:hAnsi="Times New Roman" w:cs="Times New Roman"/>
          <w:sz w:val="22"/>
          <w:szCs w:val="22"/>
        </w:rPr>
        <w:t>新闻，股价数据截至</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月</w:t>
      </w:r>
      <w:r w:rsidRPr="002A0398">
        <w:rPr>
          <w:rFonts w:ascii="Times New Roman" w:eastAsia="微软雅黑" w:hAnsi="Times New Roman" w:cs="Times New Roman"/>
          <w:sz w:val="22"/>
          <w:szCs w:val="22"/>
        </w:rPr>
        <w:t>9</w:t>
      </w:r>
      <w:r w:rsidRPr="002A0398">
        <w:rPr>
          <w:rFonts w:ascii="Times New Roman" w:eastAsia="微软雅黑" w:hAnsi="Times New Roman" w:cs="Times New Roman"/>
          <w:sz w:val="22"/>
          <w:szCs w:val="22"/>
        </w:rPr>
        <w:t>日）</w:t>
      </w:r>
    </w:p>
    <w:p w14:paraId="7917ECB0"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多周期市场分析</w:t>
      </w:r>
    </w:p>
    <w:p w14:paraId="25E00A75" w14:textId="42FA3569"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股价趋势概览：</w:t>
      </w:r>
      <w:r w:rsidRPr="002A0398">
        <w:rPr>
          <w:rFonts w:ascii="Times New Roman" w:eastAsia="微软雅黑" w:hAnsi="Times New Roman" w:cs="Times New Roman"/>
          <w:sz w:val="22"/>
          <w:szCs w:val="22"/>
        </w:rPr>
        <w:t xml:space="preserve"> AppLovin</w:t>
      </w:r>
      <w:r w:rsidRPr="002A0398">
        <w:rPr>
          <w:rFonts w:ascii="Times New Roman" w:eastAsia="微软雅黑" w:hAnsi="Times New Roman" w:cs="Times New Roman"/>
          <w:sz w:val="22"/>
          <w:szCs w:val="22"/>
        </w:rPr>
        <w:t>自</w:t>
      </w:r>
      <w:r w:rsidRPr="002A0398">
        <w:rPr>
          <w:rFonts w:ascii="Times New Roman" w:eastAsia="微软雅黑" w:hAnsi="Times New Roman" w:cs="Times New Roman"/>
          <w:sz w:val="22"/>
          <w:szCs w:val="22"/>
        </w:rPr>
        <w:t>2022</w:t>
      </w:r>
      <w:r w:rsidRPr="002A0398">
        <w:rPr>
          <w:rFonts w:ascii="Times New Roman" w:eastAsia="微软雅黑" w:hAnsi="Times New Roman" w:cs="Times New Roman"/>
          <w:sz w:val="22"/>
          <w:szCs w:val="22"/>
        </w:rPr>
        <w:t>年触底后股价开启凌厉升势，过去</w:t>
      </w:r>
      <w:r w:rsidRPr="002A0398">
        <w:rPr>
          <w:rFonts w:ascii="Times New Roman" w:eastAsia="微软雅黑" w:hAnsi="Times New Roman" w:cs="Times New Roman"/>
          <w:sz w:val="22"/>
          <w:szCs w:val="22"/>
        </w:rPr>
        <w:t>12</w:t>
      </w:r>
      <w:r w:rsidRPr="002A0398">
        <w:rPr>
          <w:rFonts w:ascii="Times New Roman" w:eastAsia="微软雅黑" w:hAnsi="Times New Roman" w:cs="Times New Roman"/>
          <w:sz w:val="22"/>
          <w:szCs w:val="22"/>
        </w:rPr>
        <w:t>个月累计上涨近</w:t>
      </w:r>
      <w:r w:rsidRPr="002A0398">
        <w:rPr>
          <w:rFonts w:ascii="Times New Roman" w:eastAsia="微软雅黑" w:hAnsi="Times New Roman" w:cs="Times New Roman"/>
          <w:sz w:val="22"/>
          <w:szCs w:val="22"/>
        </w:rPr>
        <w:t>7</w:t>
      </w:r>
      <w:r w:rsidRPr="002A0398">
        <w:rPr>
          <w:rFonts w:ascii="Times New Roman" w:eastAsia="微软雅黑" w:hAnsi="Times New Roman" w:cs="Times New Roman"/>
          <w:sz w:val="22"/>
          <w:szCs w:val="22"/>
        </w:rPr>
        <w:t>倍。然而其走势波动剧烈：</w:t>
      </w:r>
      <w:r w:rsidRPr="002A0398">
        <w:rPr>
          <w:rFonts w:ascii="Times New Roman" w:eastAsia="微软雅黑" w:hAnsi="Times New Roman" w:cs="Times New Roman"/>
          <w:sz w:val="22"/>
          <w:szCs w:val="22"/>
        </w:rPr>
        <w:t>2021</w:t>
      </w:r>
      <w:r w:rsidRPr="002A0398">
        <w:rPr>
          <w:rFonts w:ascii="Times New Roman" w:eastAsia="微软雅黑" w:hAnsi="Times New Roman" w:cs="Times New Roman"/>
          <w:sz w:val="22"/>
          <w:szCs w:val="22"/>
        </w:rPr>
        <w:t>年高位至</w:t>
      </w:r>
      <w:r w:rsidRPr="002A0398">
        <w:rPr>
          <w:rFonts w:ascii="Times New Roman" w:eastAsia="微软雅黑" w:hAnsi="Times New Roman" w:cs="Times New Roman"/>
          <w:sz w:val="22"/>
          <w:szCs w:val="22"/>
        </w:rPr>
        <w:t>2022</w:t>
      </w:r>
      <w:r w:rsidRPr="002A0398">
        <w:rPr>
          <w:rFonts w:ascii="Times New Roman" w:eastAsia="微软雅黑" w:hAnsi="Times New Roman" w:cs="Times New Roman"/>
          <w:sz w:val="22"/>
          <w:szCs w:val="22"/>
        </w:rPr>
        <w:t>年曾深跌超过</w:t>
      </w:r>
      <w:r w:rsidRPr="002A0398">
        <w:rPr>
          <w:rFonts w:ascii="Times New Roman" w:eastAsia="微软雅黑" w:hAnsi="Times New Roman" w:cs="Times New Roman"/>
          <w:sz w:val="22"/>
          <w:szCs w:val="22"/>
        </w:rPr>
        <w:t>90%</w:t>
      </w:r>
      <w:r w:rsidRPr="002A0398">
        <w:rPr>
          <w:rFonts w:ascii="Times New Roman" w:eastAsia="微软雅黑" w:hAnsi="Times New Roman" w:cs="Times New Roman"/>
          <w:sz w:val="22"/>
          <w:szCs w:val="22"/>
        </w:rPr>
        <w:t>，此后在</w:t>
      </w:r>
      <w:r w:rsidRPr="002A0398">
        <w:rPr>
          <w:rFonts w:ascii="Times New Roman" w:eastAsia="微软雅黑" w:hAnsi="Times New Roman" w:cs="Times New Roman"/>
          <w:sz w:val="22"/>
          <w:szCs w:val="22"/>
        </w:rPr>
        <w:t>2024</w:t>
      </w:r>
      <w:r w:rsidRPr="002A0398">
        <w:rPr>
          <w:rFonts w:ascii="Times New Roman" w:eastAsia="微软雅黑" w:hAnsi="Times New Roman" w:cs="Times New Roman"/>
          <w:sz w:val="22"/>
          <w:szCs w:val="22"/>
        </w:rPr>
        <w:t>年下半年随着业务改善强劲反弹，并于</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年初冲高至历史峰值</w:t>
      </w:r>
      <w:r w:rsidRPr="002A0398">
        <w:rPr>
          <w:rFonts w:ascii="Times New Roman" w:eastAsia="微软雅黑" w:hAnsi="Times New Roman" w:cs="Times New Roman"/>
          <w:sz w:val="22"/>
          <w:szCs w:val="22"/>
        </w:rPr>
        <w:t xml:space="preserve"> </w:t>
      </w:r>
      <w:r w:rsidR="00945FFB" w:rsidRPr="00945FFB">
        <w:rPr>
          <w:rFonts w:ascii="Times New Roman" w:eastAsia="微软雅黑" w:hAnsi="Times New Roman" w:cs="Times New Roman" w:hint="eastAsia"/>
          <w:sz w:val="22"/>
          <w:szCs w:val="22"/>
        </w:rPr>
        <w:t>$525</w:t>
      </w:r>
      <w:r w:rsidR="00945FFB" w:rsidRPr="00945FFB">
        <w:rPr>
          <w:rFonts w:ascii="Times New Roman" w:eastAsia="微软雅黑" w:hAnsi="Times New Roman" w:cs="Times New Roman" w:hint="eastAsia"/>
          <w:sz w:val="22"/>
          <w:szCs w:val="22"/>
        </w:rPr>
        <w:t>。随后受做空报告影响股价在</w:t>
      </w:r>
      <w:r w:rsidR="00945FFB" w:rsidRPr="00945FFB">
        <w:rPr>
          <w:rFonts w:ascii="Times New Roman" w:eastAsia="微软雅黑" w:hAnsi="Times New Roman" w:cs="Times New Roman" w:hint="eastAsia"/>
          <w:sz w:val="22"/>
          <w:szCs w:val="22"/>
        </w:rPr>
        <w:t>2</w:t>
      </w:r>
      <w:r w:rsidR="00945FFB" w:rsidRPr="00945FFB">
        <w:rPr>
          <w:rFonts w:ascii="Times New Roman" w:eastAsia="微软雅黑" w:hAnsi="Times New Roman" w:cs="Times New Roman" w:hint="eastAsia"/>
          <w:sz w:val="22"/>
          <w:szCs w:val="22"/>
        </w:rPr>
        <w:t>月见顶回落，经一个多月调整于</w:t>
      </w:r>
      <w:r w:rsidR="00945FFB" w:rsidRPr="00945FFB">
        <w:rPr>
          <w:rFonts w:ascii="Times New Roman" w:eastAsia="微软雅黑" w:hAnsi="Times New Roman" w:cs="Times New Roman" w:hint="eastAsia"/>
          <w:sz w:val="22"/>
          <w:szCs w:val="22"/>
        </w:rPr>
        <w:t>4</w:t>
      </w:r>
      <w:r w:rsidR="00945FFB" w:rsidRPr="00945FFB">
        <w:rPr>
          <w:rFonts w:ascii="Times New Roman" w:eastAsia="微软雅黑" w:hAnsi="Times New Roman" w:cs="Times New Roman" w:hint="eastAsia"/>
          <w:sz w:val="22"/>
          <w:szCs w:val="22"/>
        </w:rPr>
        <w:t>月初在长期均线处企稳。</w:t>
      </w:r>
      <w:r w:rsidR="00945FFB" w:rsidRPr="00945FFB">
        <w:rPr>
          <w:rFonts w:ascii="Times New Roman" w:eastAsia="微软雅黑" w:hAnsi="Times New Roman" w:cs="Times New Roman" w:hint="eastAsia"/>
          <w:sz w:val="22"/>
          <w:szCs w:val="22"/>
        </w:rPr>
        <w:t>5</w:t>
      </w:r>
      <w:r w:rsidR="00945FFB" w:rsidRPr="00945FFB">
        <w:rPr>
          <w:rFonts w:ascii="Times New Roman" w:eastAsia="微软雅黑" w:hAnsi="Times New Roman" w:cs="Times New Roman" w:hint="eastAsia"/>
          <w:sz w:val="22"/>
          <w:szCs w:val="22"/>
        </w:rPr>
        <w:t>月初，公司发布亮眼业绩并宣布剥离游戏业务，刺激股价跳空高开重拾升势。目前股价约在</w:t>
      </w:r>
      <w:r w:rsidR="00945FFB" w:rsidRPr="00945FFB">
        <w:rPr>
          <w:rFonts w:ascii="Times New Roman" w:eastAsia="微软雅黑" w:hAnsi="Times New Roman" w:cs="Times New Roman" w:hint="eastAsia"/>
          <w:sz w:val="22"/>
          <w:szCs w:val="22"/>
        </w:rPr>
        <w:t>$330-$340</w:t>
      </w:r>
      <w:r w:rsidR="00945FFB" w:rsidRPr="00945FFB">
        <w:rPr>
          <w:rFonts w:ascii="Times New Roman" w:eastAsia="微软雅黑" w:hAnsi="Times New Roman" w:cs="Times New Roman" w:hint="eastAsia"/>
          <w:sz w:val="22"/>
          <w:szCs w:val="22"/>
        </w:rPr>
        <w:t>一线，相比</w:t>
      </w:r>
      <w:r w:rsidR="00945FFB" w:rsidRPr="00945FFB">
        <w:rPr>
          <w:rFonts w:ascii="Times New Roman" w:eastAsia="微软雅黑" w:hAnsi="Times New Roman" w:cs="Times New Roman" w:hint="eastAsia"/>
          <w:sz w:val="22"/>
          <w:szCs w:val="22"/>
        </w:rPr>
        <w:t>4</w:t>
      </w:r>
      <w:r w:rsidR="00945FFB" w:rsidRPr="00945FFB">
        <w:rPr>
          <w:rFonts w:ascii="Times New Roman" w:eastAsia="微软雅黑" w:hAnsi="Times New Roman" w:cs="Times New Roman" w:hint="eastAsia"/>
          <w:sz w:val="22"/>
          <w:szCs w:val="22"/>
        </w:rPr>
        <w:t>月低点</w:t>
      </w:r>
      <w:r w:rsidR="00945FFB" w:rsidRPr="00945FFB">
        <w:rPr>
          <w:rFonts w:ascii="Times New Roman" w:eastAsia="微软雅黑" w:hAnsi="Times New Roman" w:cs="Times New Roman" w:hint="eastAsia"/>
          <w:sz w:val="22"/>
          <w:szCs w:val="22"/>
        </w:rPr>
        <w:t xml:space="preserve"> ($</w:t>
      </w:r>
      <w:r w:rsidRPr="002A0398">
        <w:rPr>
          <w:rFonts w:ascii="Times New Roman" w:eastAsia="微软雅黑" w:hAnsi="Times New Roman" w:cs="Times New Roman"/>
          <w:sz w:val="22"/>
          <w:szCs w:val="22"/>
        </w:rPr>
        <w:t xml:space="preserve">200) </w:t>
      </w:r>
      <w:r w:rsidRPr="002A0398">
        <w:rPr>
          <w:rFonts w:ascii="Times New Roman" w:eastAsia="微软雅黑" w:hAnsi="Times New Roman" w:cs="Times New Roman"/>
          <w:sz w:val="22"/>
          <w:szCs w:val="22"/>
        </w:rPr>
        <w:t>已大幅反弹，但较历史高点仍有空间。总体而言，各周期走势特征如下：</w:t>
      </w:r>
    </w:p>
    <w:p w14:paraId="1EFE0159"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i/>
          <w:iCs/>
          <w:sz w:val="22"/>
          <w:szCs w:val="22"/>
        </w:rPr>
        <w:t>图</w:t>
      </w:r>
      <w:r w:rsidRPr="002A0398">
        <w:rPr>
          <w:rFonts w:ascii="Times New Roman" w:eastAsia="微软雅黑" w:hAnsi="Times New Roman" w:cs="Times New Roman"/>
          <w:i/>
          <w:iCs/>
          <w:sz w:val="22"/>
          <w:szCs w:val="22"/>
        </w:rPr>
        <w:t>1</w:t>
      </w:r>
      <w:r w:rsidRPr="002A0398">
        <w:rPr>
          <w:rFonts w:ascii="Times New Roman" w:eastAsia="微软雅黑" w:hAnsi="Times New Roman" w:cs="Times New Roman"/>
          <w:i/>
          <w:iCs/>
          <w:sz w:val="22"/>
          <w:szCs w:val="22"/>
        </w:rPr>
        <w:t>：</w:t>
      </w:r>
      <w:r w:rsidRPr="002A0398">
        <w:rPr>
          <w:rFonts w:ascii="Times New Roman" w:eastAsia="微软雅黑" w:hAnsi="Times New Roman" w:cs="Times New Roman"/>
          <w:i/>
          <w:iCs/>
          <w:sz w:val="22"/>
          <w:szCs w:val="22"/>
        </w:rPr>
        <w:t>APP</w:t>
      </w:r>
      <w:r w:rsidRPr="002A0398">
        <w:rPr>
          <w:rFonts w:ascii="Times New Roman" w:eastAsia="微软雅黑" w:hAnsi="Times New Roman" w:cs="Times New Roman"/>
          <w:i/>
          <w:iCs/>
          <w:sz w:val="22"/>
          <w:szCs w:val="22"/>
        </w:rPr>
        <w:t>过去一年日线股价走势（含</w:t>
      </w:r>
      <w:r w:rsidRPr="002A0398">
        <w:rPr>
          <w:rFonts w:ascii="Times New Roman" w:eastAsia="微软雅黑" w:hAnsi="Times New Roman" w:cs="Times New Roman"/>
          <w:i/>
          <w:iCs/>
          <w:sz w:val="22"/>
          <w:szCs w:val="22"/>
        </w:rPr>
        <w:t>20</w:t>
      </w:r>
      <w:r w:rsidRPr="002A0398">
        <w:rPr>
          <w:rFonts w:ascii="Times New Roman" w:eastAsia="微软雅黑" w:hAnsi="Times New Roman" w:cs="Times New Roman"/>
          <w:i/>
          <w:iCs/>
          <w:sz w:val="22"/>
          <w:szCs w:val="22"/>
        </w:rPr>
        <w:t>日均线红、</w:t>
      </w:r>
      <w:r w:rsidRPr="002A0398">
        <w:rPr>
          <w:rFonts w:ascii="Times New Roman" w:eastAsia="微软雅黑" w:hAnsi="Times New Roman" w:cs="Times New Roman"/>
          <w:i/>
          <w:iCs/>
          <w:sz w:val="22"/>
          <w:szCs w:val="22"/>
        </w:rPr>
        <w:t>50</w:t>
      </w:r>
      <w:r w:rsidRPr="002A0398">
        <w:rPr>
          <w:rFonts w:ascii="Times New Roman" w:eastAsia="微软雅黑" w:hAnsi="Times New Roman" w:cs="Times New Roman"/>
          <w:i/>
          <w:iCs/>
          <w:sz w:val="22"/>
          <w:szCs w:val="22"/>
        </w:rPr>
        <w:t>日均线蓝、</w:t>
      </w:r>
      <w:r w:rsidRPr="002A0398">
        <w:rPr>
          <w:rFonts w:ascii="Times New Roman" w:eastAsia="微软雅黑" w:hAnsi="Times New Roman" w:cs="Times New Roman"/>
          <w:i/>
          <w:iCs/>
          <w:sz w:val="22"/>
          <w:szCs w:val="22"/>
        </w:rPr>
        <w:t>200</w:t>
      </w:r>
      <w:r w:rsidRPr="002A0398">
        <w:rPr>
          <w:rFonts w:ascii="Times New Roman" w:eastAsia="微软雅黑" w:hAnsi="Times New Roman" w:cs="Times New Roman"/>
          <w:i/>
          <w:iCs/>
          <w:sz w:val="22"/>
          <w:szCs w:val="22"/>
        </w:rPr>
        <w:t>日均线绿，及下方</w:t>
      </w:r>
      <w:r w:rsidRPr="002A0398">
        <w:rPr>
          <w:rFonts w:ascii="Times New Roman" w:eastAsia="微软雅黑" w:hAnsi="Times New Roman" w:cs="Times New Roman"/>
          <w:i/>
          <w:iCs/>
          <w:sz w:val="22"/>
          <w:szCs w:val="22"/>
        </w:rPr>
        <w:t>RSI</w:t>
      </w:r>
      <w:r w:rsidRPr="002A0398">
        <w:rPr>
          <w:rFonts w:ascii="Times New Roman" w:eastAsia="微软雅黑" w:hAnsi="Times New Roman" w:cs="Times New Roman"/>
          <w:i/>
          <w:iCs/>
          <w:sz w:val="22"/>
          <w:szCs w:val="22"/>
        </w:rPr>
        <w:t>与</w:t>
      </w:r>
      <w:r w:rsidRPr="002A0398">
        <w:rPr>
          <w:rFonts w:ascii="Times New Roman" w:eastAsia="微软雅黑" w:hAnsi="Times New Roman" w:cs="Times New Roman"/>
          <w:i/>
          <w:iCs/>
          <w:sz w:val="22"/>
          <w:szCs w:val="22"/>
        </w:rPr>
        <w:t>MACD</w:t>
      </w:r>
      <w:r w:rsidRPr="002A0398">
        <w:rPr>
          <w:rFonts w:ascii="Times New Roman" w:eastAsia="微软雅黑" w:hAnsi="Times New Roman" w:cs="Times New Roman"/>
          <w:i/>
          <w:iCs/>
          <w:sz w:val="22"/>
          <w:szCs w:val="22"/>
        </w:rPr>
        <w:t>指标）。</w:t>
      </w:r>
      <w:r w:rsidRPr="002A0398">
        <w:rPr>
          <w:rFonts w:ascii="Times New Roman" w:eastAsia="微软雅黑" w:hAnsi="Times New Roman" w:cs="Times New Roman"/>
          <w:i/>
          <w:iCs/>
          <w:sz w:val="22"/>
          <w:szCs w:val="22"/>
        </w:rPr>
        <w:t>2024</w:t>
      </w:r>
      <w:r w:rsidRPr="002A0398">
        <w:rPr>
          <w:rFonts w:ascii="Times New Roman" w:eastAsia="微软雅黑" w:hAnsi="Times New Roman" w:cs="Times New Roman"/>
          <w:i/>
          <w:iCs/>
          <w:sz w:val="22"/>
          <w:szCs w:val="22"/>
        </w:rPr>
        <w:t>年中至</w:t>
      </w:r>
      <w:r w:rsidRPr="002A0398">
        <w:rPr>
          <w:rFonts w:ascii="Times New Roman" w:eastAsia="微软雅黑" w:hAnsi="Times New Roman" w:cs="Times New Roman"/>
          <w:i/>
          <w:iCs/>
          <w:sz w:val="22"/>
          <w:szCs w:val="22"/>
        </w:rPr>
        <w:t>2025</w:t>
      </w:r>
      <w:r w:rsidRPr="002A0398">
        <w:rPr>
          <w:rFonts w:ascii="Times New Roman" w:eastAsia="微软雅黑" w:hAnsi="Times New Roman" w:cs="Times New Roman"/>
          <w:i/>
          <w:iCs/>
          <w:sz w:val="22"/>
          <w:szCs w:val="22"/>
        </w:rPr>
        <w:t>年初股价经历翻数倍上涨并在今年</w:t>
      </w:r>
      <w:r w:rsidRPr="002A0398">
        <w:rPr>
          <w:rFonts w:ascii="Times New Roman" w:eastAsia="微软雅黑" w:hAnsi="Times New Roman" w:cs="Times New Roman"/>
          <w:i/>
          <w:iCs/>
          <w:sz w:val="22"/>
          <w:szCs w:val="22"/>
        </w:rPr>
        <w:t>2</w:t>
      </w:r>
      <w:r w:rsidRPr="002A0398">
        <w:rPr>
          <w:rFonts w:ascii="Times New Roman" w:eastAsia="微软雅黑" w:hAnsi="Times New Roman" w:cs="Times New Roman"/>
          <w:i/>
          <w:iCs/>
          <w:sz w:val="22"/>
          <w:szCs w:val="22"/>
        </w:rPr>
        <w:t>月见顶回落至</w:t>
      </w:r>
      <w:r w:rsidRPr="002A0398">
        <w:rPr>
          <w:rFonts w:ascii="Times New Roman" w:eastAsia="微软雅黑" w:hAnsi="Times New Roman" w:cs="Times New Roman"/>
          <w:i/>
          <w:iCs/>
          <w:sz w:val="22"/>
          <w:szCs w:val="22"/>
        </w:rPr>
        <w:t>200</w:t>
      </w:r>
      <w:r w:rsidRPr="002A0398">
        <w:rPr>
          <w:rFonts w:ascii="Times New Roman" w:eastAsia="微软雅黑" w:hAnsi="Times New Roman" w:cs="Times New Roman"/>
          <w:i/>
          <w:iCs/>
          <w:sz w:val="22"/>
          <w:szCs w:val="22"/>
        </w:rPr>
        <w:t>日均线附近盘整，近期随利好消息重新走强。</w:t>
      </w:r>
    </w:p>
    <w:p w14:paraId="11867AD1" w14:textId="77777777" w:rsidR="002A0398" w:rsidRPr="002A0398" w:rsidRDefault="002A0398" w:rsidP="002A0398">
      <w:pPr>
        <w:numPr>
          <w:ilvl w:val="0"/>
          <w:numId w:val="1102"/>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日内短线（</w:t>
      </w:r>
      <w:r w:rsidRPr="002A0398">
        <w:rPr>
          <w:rFonts w:ascii="Times New Roman" w:eastAsia="微软雅黑" w:hAnsi="Times New Roman" w:cs="Times New Roman"/>
          <w:b/>
          <w:bCs/>
          <w:sz w:val="22"/>
          <w:szCs w:val="22"/>
        </w:rPr>
        <w:t>Day Trading</w:t>
      </w:r>
      <w:r w:rsidRPr="002A0398">
        <w:rPr>
          <w:rFonts w:ascii="Times New Roman" w:eastAsia="微软雅黑" w:hAnsi="Times New Roman" w:cs="Times New Roman"/>
          <w:b/>
          <w:bCs/>
          <w:sz w:val="22"/>
          <w:szCs w:val="22"/>
        </w:rPr>
        <w:t>）视角：</w:t>
      </w:r>
      <w:r w:rsidRPr="002A0398">
        <w:rPr>
          <w:rFonts w:ascii="Times New Roman" w:eastAsia="微软雅黑" w:hAnsi="Times New Roman" w:cs="Times New Roman"/>
          <w:sz w:val="22"/>
          <w:szCs w:val="22"/>
        </w:rPr>
        <w:t xml:space="preserve"> APP</w:t>
      </w:r>
      <w:r w:rsidRPr="002A0398">
        <w:rPr>
          <w:rFonts w:ascii="Times New Roman" w:eastAsia="微软雅黑" w:hAnsi="Times New Roman" w:cs="Times New Roman"/>
          <w:sz w:val="22"/>
          <w:szCs w:val="22"/>
        </w:rPr>
        <w:t>股性活跃，日内波动较大（平均日振幅常达</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以上）。作为成长股龙头，盘中易受新闻及板块情绪驱动而剧烈波动。短线交易者应重点关注</w:t>
      </w:r>
      <w:r w:rsidRPr="002A0398">
        <w:rPr>
          <w:rFonts w:ascii="Times New Roman" w:eastAsia="微软雅黑" w:hAnsi="Times New Roman" w:cs="Times New Roman"/>
          <w:b/>
          <w:bCs/>
          <w:sz w:val="22"/>
          <w:szCs w:val="22"/>
        </w:rPr>
        <w:t>开盘后的趋势方向</w:t>
      </w:r>
      <w:r w:rsidRPr="002A0398">
        <w:rPr>
          <w:rFonts w:ascii="Times New Roman" w:eastAsia="微软雅黑" w:hAnsi="Times New Roman" w:cs="Times New Roman"/>
          <w:sz w:val="22"/>
          <w:szCs w:val="22"/>
        </w:rPr>
        <w:t>和</w:t>
      </w:r>
      <w:r w:rsidRPr="002A0398">
        <w:rPr>
          <w:rFonts w:ascii="Times New Roman" w:eastAsia="微软雅黑" w:hAnsi="Times New Roman" w:cs="Times New Roman"/>
          <w:b/>
          <w:bCs/>
          <w:sz w:val="22"/>
          <w:szCs w:val="22"/>
        </w:rPr>
        <w:t>成交量配合</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highlight w:val="yellow"/>
        </w:rPr>
        <w:t>通常利好消息驱动下开盘若跳空高开，则需防范冲高回落的利润了结盘</w:t>
      </w:r>
      <w:r w:rsidRPr="002A0398">
        <w:rPr>
          <w:rFonts w:ascii="Times New Roman" w:eastAsia="微软雅黑" w:hAnsi="Times New Roman" w:cs="Times New Roman"/>
          <w:sz w:val="22"/>
          <w:szCs w:val="22"/>
        </w:rPr>
        <w:t>；相反，若大盘疲弱导致低开，可能出现逢低买盘推动的反弹。使用</w:t>
      </w:r>
      <w:r w:rsidRPr="002A0398">
        <w:rPr>
          <w:rFonts w:ascii="Times New Roman" w:eastAsia="微软雅黑" w:hAnsi="Times New Roman" w:cs="Times New Roman"/>
          <w:b/>
          <w:bCs/>
          <w:sz w:val="22"/>
          <w:szCs w:val="22"/>
        </w:rPr>
        <w:t>分时图（如</w:t>
      </w:r>
      <w:r w:rsidRPr="002A0398">
        <w:rPr>
          <w:rFonts w:ascii="Times New Roman" w:eastAsia="微软雅黑" w:hAnsi="Times New Roman" w:cs="Times New Roman"/>
          <w:b/>
          <w:bCs/>
          <w:sz w:val="22"/>
          <w:szCs w:val="22"/>
        </w:rPr>
        <w:t>1</w:t>
      </w:r>
      <w:r w:rsidRPr="002A0398">
        <w:rPr>
          <w:rFonts w:ascii="Times New Roman" w:eastAsia="微软雅黑" w:hAnsi="Times New Roman" w:cs="Times New Roman"/>
          <w:b/>
          <w:bCs/>
          <w:sz w:val="22"/>
          <w:szCs w:val="22"/>
        </w:rPr>
        <w:t>分钟或</w:t>
      </w:r>
      <w:r w:rsidRPr="002A0398">
        <w:rPr>
          <w:rFonts w:ascii="Times New Roman" w:eastAsia="微软雅黑" w:hAnsi="Times New Roman" w:cs="Times New Roman"/>
          <w:b/>
          <w:bCs/>
          <w:sz w:val="22"/>
          <w:szCs w:val="22"/>
        </w:rPr>
        <w:t>5</w:t>
      </w:r>
      <w:r w:rsidRPr="002A0398">
        <w:rPr>
          <w:rFonts w:ascii="Times New Roman" w:eastAsia="微软雅黑" w:hAnsi="Times New Roman" w:cs="Times New Roman"/>
          <w:b/>
          <w:bCs/>
          <w:sz w:val="22"/>
          <w:szCs w:val="22"/>
        </w:rPr>
        <w:t>分钟</w:t>
      </w:r>
      <w:r w:rsidRPr="002A0398">
        <w:rPr>
          <w:rFonts w:ascii="Times New Roman" w:eastAsia="微软雅黑" w:hAnsi="Times New Roman" w:cs="Times New Roman"/>
          <w:b/>
          <w:bCs/>
          <w:sz w:val="22"/>
          <w:szCs w:val="22"/>
        </w:rPr>
        <w:t>K</w:t>
      </w:r>
      <w:r w:rsidRPr="002A0398">
        <w:rPr>
          <w:rFonts w:ascii="Times New Roman" w:eastAsia="微软雅黑" w:hAnsi="Times New Roman" w:cs="Times New Roman"/>
          <w:b/>
          <w:bCs/>
          <w:sz w:val="22"/>
          <w:szCs w:val="22"/>
        </w:rPr>
        <w:t>线）搭配技术指标，可捕捉日内交易信号。例如，盘中当</w:t>
      </w:r>
      <w:r w:rsidRPr="002A0398">
        <w:rPr>
          <w:rFonts w:ascii="Times New Roman" w:eastAsia="微软雅黑" w:hAnsi="Times New Roman" w:cs="Times New Roman"/>
          <w:b/>
          <w:bCs/>
          <w:sz w:val="22"/>
          <w:szCs w:val="22"/>
        </w:rPr>
        <w:t>APP</w:t>
      </w:r>
      <w:r w:rsidRPr="002A0398">
        <w:rPr>
          <w:rFonts w:ascii="Times New Roman" w:eastAsia="微软雅黑" w:hAnsi="Times New Roman" w:cs="Times New Roman"/>
          <w:b/>
          <w:bCs/>
          <w:sz w:val="22"/>
          <w:szCs w:val="22"/>
        </w:rPr>
        <w:lastRenderedPageBreak/>
        <w:t>股价经过一轮快速下跌后，</w:t>
      </w:r>
      <w:r w:rsidRPr="002A0398">
        <w:rPr>
          <w:rFonts w:ascii="Times New Roman" w:eastAsia="微软雅黑" w:hAnsi="Times New Roman" w:cs="Times New Roman"/>
          <w:b/>
          <w:bCs/>
          <w:sz w:val="22"/>
          <w:szCs w:val="22"/>
        </w:rPr>
        <w:t>5</w:t>
      </w:r>
      <w:r w:rsidRPr="002A0398">
        <w:rPr>
          <w:rFonts w:ascii="Times New Roman" w:eastAsia="微软雅黑" w:hAnsi="Times New Roman" w:cs="Times New Roman"/>
          <w:b/>
          <w:bCs/>
          <w:sz w:val="22"/>
          <w:szCs w:val="22"/>
        </w:rPr>
        <w:t>分钟周期出现</w:t>
      </w:r>
      <w:r w:rsidRPr="002A0398">
        <w:rPr>
          <w:rFonts w:ascii="Times New Roman" w:eastAsia="微软雅黑" w:hAnsi="Times New Roman" w:cs="Times New Roman"/>
          <w:b/>
          <w:bCs/>
          <w:sz w:val="22"/>
          <w:szCs w:val="22"/>
        </w:rPr>
        <w:t>RSI</w:t>
      </w:r>
      <w:r w:rsidRPr="002A0398">
        <w:rPr>
          <w:rFonts w:ascii="Times New Roman" w:eastAsia="微软雅黑" w:hAnsi="Times New Roman" w:cs="Times New Roman"/>
          <w:b/>
          <w:bCs/>
          <w:sz w:val="22"/>
          <w:szCs w:val="22"/>
        </w:rPr>
        <w:t>低于</w:t>
      </w:r>
      <w:r w:rsidRPr="002A0398">
        <w:rPr>
          <w:rFonts w:ascii="Times New Roman" w:eastAsia="微软雅黑" w:hAnsi="Times New Roman" w:cs="Times New Roman"/>
          <w:b/>
          <w:bCs/>
          <w:sz w:val="22"/>
          <w:szCs w:val="22"/>
        </w:rPr>
        <w:t>30</w:t>
      </w:r>
      <w:r w:rsidRPr="002A0398">
        <w:rPr>
          <w:rFonts w:ascii="Times New Roman" w:eastAsia="微软雅黑" w:hAnsi="Times New Roman" w:cs="Times New Roman"/>
          <w:sz w:val="22"/>
          <w:szCs w:val="22"/>
        </w:rPr>
        <w:t>（超卖）且</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指标由绿转红柱、</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线拐头上穿信号线时，往往预示短线止跌反弹，可考虑低吸搏反弹。相反，日内急拉后若</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飙升</w:t>
      </w:r>
      <w:r w:rsidRPr="002A0398">
        <w:rPr>
          <w:rFonts w:ascii="Times New Roman" w:eastAsia="微软雅黑" w:hAnsi="Times New Roman" w:cs="Times New Roman"/>
          <w:sz w:val="22"/>
          <w:szCs w:val="22"/>
        </w:rPr>
        <w:t>&gt;70</w:t>
      </w:r>
      <w:r w:rsidRPr="002A0398">
        <w:rPr>
          <w:rFonts w:ascii="Times New Roman" w:eastAsia="微软雅黑" w:hAnsi="Times New Roman" w:cs="Times New Roman"/>
          <w:sz w:val="22"/>
          <w:szCs w:val="22"/>
        </w:rPr>
        <w:t>且成交量放大但随后缩减，则可能出现短线见顶回落信号。短线交易也可借助</w:t>
      </w:r>
      <w:r w:rsidRPr="002A0398">
        <w:rPr>
          <w:rFonts w:ascii="Times New Roman" w:eastAsia="微软雅黑" w:hAnsi="Times New Roman" w:cs="Times New Roman"/>
          <w:b/>
          <w:bCs/>
          <w:sz w:val="22"/>
          <w:szCs w:val="22"/>
        </w:rPr>
        <w:t>VWAP</w:t>
      </w:r>
      <w:r w:rsidRPr="002A0398">
        <w:rPr>
          <w:rFonts w:ascii="Times New Roman" w:eastAsia="微软雅黑" w:hAnsi="Times New Roman" w:cs="Times New Roman"/>
          <w:sz w:val="22"/>
          <w:szCs w:val="22"/>
        </w:rPr>
        <w:t>等指标判断当日资金动向：股价由下向上突破</w:t>
      </w:r>
      <w:r w:rsidRPr="002A0398">
        <w:rPr>
          <w:rFonts w:ascii="Times New Roman" w:eastAsia="微软雅黑" w:hAnsi="Times New Roman" w:cs="Times New Roman"/>
          <w:sz w:val="22"/>
          <w:szCs w:val="22"/>
        </w:rPr>
        <w:t>VWAP</w:t>
      </w:r>
      <w:r w:rsidRPr="002A0398">
        <w:rPr>
          <w:rFonts w:ascii="Times New Roman" w:eastAsia="微软雅黑" w:hAnsi="Times New Roman" w:cs="Times New Roman"/>
          <w:sz w:val="22"/>
          <w:szCs w:val="22"/>
        </w:rPr>
        <w:t>并伴随成交量放大，通常表示日内趋势转强，可顺势跟进；反之，跌破</w:t>
      </w:r>
      <w:r w:rsidRPr="002A0398">
        <w:rPr>
          <w:rFonts w:ascii="Times New Roman" w:eastAsia="微软雅黑" w:hAnsi="Times New Roman" w:cs="Times New Roman"/>
          <w:sz w:val="22"/>
          <w:szCs w:val="22"/>
        </w:rPr>
        <w:t>VWAP</w:t>
      </w:r>
      <w:r w:rsidRPr="002A0398">
        <w:rPr>
          <w:rFonts w:ascii="Times New Roman" w:eastAsia="微软雅黑" w:hAnsi="Times New Roman" w:cs="Times New Roman"/>
          <w:sz w:val="22"/>
          <w:szCs w:val="22"/>
        </w:rPr>
        <w:t>可能意味着转弱。重要的是，日内操作需</w:t>
      </w:r>
      <w:r w:rsidRPr="002A0398">
        <w:rPr>
          <w:rFonts w:ascii="Times New Roman" w:eastAsia="微软雅黑" w:hAnsi="Times New Roman" w:cs="Times New Roman"/>
          <w:b/>
          <w:bCs/>
          <w:sz w:val="22"/>
          <w:szCs w:val="22"/>
        </w:rPr>
        <w:t>严格设置止损</w:t>
      </w:r>
      <w:r w:rsidRPr="002A0398">
        <w:rPr>
          <w:rFonts w:ascii="Times New Roman" w:eastAsia="微软雅黑" w:hAnsi="Times New Roman" w:cs="Times New Roman"/>
          <w:sz w:val="22"/>
          <w:szCs w:val="22"/>
        </w:rPr>
        <w:t>（例如</w:t>
      </w:r>
      <w:r w:rsidRPr="002A0398">
        <w:rPr>
          <w:rFonts w:ascii="Times New Roman" w:eastAsia="微软雅黑" w:hAnsi="Times New Roman" w:cs="Times New Roman"/>
          <w:sz w:val="22"/>
          <w:szCs w:val="22"/>
          <w:highlight w:val="yellow"/>
        </w:rPr>
        <w:t>亏损</w:t>
      </w:r>
      <w:r w:rsidRPr="002A0398">
        <w:rPr>
          <w:rFonts w:ascii="Times New Roman" w:eastAsia="微软雅黑" w:hAnsi="Times New Roman" w:cs="Times New Roman"/>
          <w:sz w:val="22"/>
          <w:szCs w:val="22"/>
          <w:highlight w:val="yellow"/>
        </w:rPr>
        <w:t>2-3%</w:t>
      </w:r>
      <w:r w:rsidRPr="002A0398">
        <w:rPr>
          <w:rFonts w:ascii="Times New Roman" w:eastAsia="微软雅黑" w:hAnsi="Times New Roman" w:cs="Times New Roman"/>
          <w:sz w:val="22"/>
          <w:szCs w:val="22"/>
          <w:highlight w:val="yellow"/>
        </w:rPr>
        <w:t>立即止损出局</w:t>
      </w:r>
      <w:r w:rsidRPr="002A0398">
        <w:rPr>
          <w:rFonts w:ascii="Times New Roman" w:eastAsia="微软雅黑" w:hAnsi="Times New Roman" w:cs="Times New Roman"/>
          <w:sz w:val="22"/>
          <w:szCs w:val="22"/>
        </w:rPr>
        <w:t>），避免小亏变大亏。此外，由于</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波动大，日内交易最好</w:t>
      </w:r>
      <w:r w:rsidRPr="002A0398">
        <w:rPr>
          <w:rFonts w:ascii="Times New Roman" w:eastAsia="微软雅黑" w:hAnsi="Times New Roman" w:cs="Times New Roman"/>
          <w:b/>
          <w:bCs/>
          <w:sz w:val="22"/>
          <w:szCs w:val="22"/>
        </w:rPr>
        <w:t>轻仓快进快出</w:t>
      </w:r>
      <w:r w:rsidRPr="002A0398">
        <w:rPr>
          <w:rFonts w:ascii="Times New Roman" w:eastAsia="微软雅黑" w:hAnsi="Times New Roman" w:cs="Times New Roman"/>
          <w:sz w:val="22"/>
          <w:szCs w:val="22"/>
        </w:rPr>
        <w:t>，当日平仓不隔夜，以躲避夜间消息风险。</w:t>
      </w:r>
    </w:p>
    <w:p w14:paraId="6F226257" w14:textId="77777777" w:rsidR="002A0398" w:rsidRDefault="002A0398" w:rsidP="002A0398">
      <w:pPr>
        <w:jc w:val="both"/>
        <w:rPr>
          <w:rFonts w:ascii="Times New Roman" w:eastAsia="微软雅黑" w:hAnsi="Times New Roman" w:cs="Times New Roman"/>
          <w:i/>
          <w:iCs/>
          <w:sz w:val="22"/>
          <w:szCs w:val="22"/>
        </w:rPr>
      </w:pPr>
      <w:r w:rsidRPr="002A0398">
        <w:rPr>
          <w:rFonts w:ascii="Times New Roman" w:eastAsia="微软雅黑" w:hAnsi="Times New Roman" w:cs="Times New Roman"/>
          <w:i/>
          <w:iCs/>
          <w:sz w:val="22"/>
          <w:szCs w:val="22"/>
        </w:rPr>
        <w:t>图</w:t>
      </w:r>
      <w:r w:rsidRPr="002A0398">
        <w:rPr>
          <w:rFonts w:ascii="Times New Roman" w:eastAsia="微软雅黑" w:hAnsi="Times New Roman" w:cs="Times New Roman"/>
          <w:i/>
          <w:iCs/>
          <w:sz w:val="22"/>
          <w:szCs w:val="22"/>
        </w:rPr>
        <w:t>2</w:t>
      </w:r>
      <w:r w:rsidRPr="002A0398">
        <w:rPr>
          <w:rFonts w:ascii="Times New Roman" w:eastAsia="微软雅黑" w:hAnsi="Times New Roman" w:cs="Times New Roman"/>
          <w:i/>
          <w:iCs/>
          <w:sz w:val="22"/>
          <w:szCs w:val="22"/>
        </w:rPr>
        <w:t>：</w:t>
      </w:r>
      <w:r w:rsidRPr="002A0398">
        <w:rPr>
          <w:rFonts w:ascii="Times New Roman" w:eastAsia="微软雅黑" w:hAnsi="Times New Roman" w:cs="Times New Roman"/>
          <w:i/>
          <w:iCs/>
          <w:sz w:val="22"/>
          <w:szCs w:val="22"/>
        </w:rPr>
        <w:t>APP 1</w:t>
      </w:r>
      <w:r w:rsidRPr="002A0398">
        <w:rPr>
          <w:rFonts w:ascii="Times New Roman" w:eastAsia="微软雅黑" w:hAnsi="Times New Roman" w:cs="Times New Roman"/>
          <w:i/>
          <w:iCs/>
          <w:sz w:val="22"/>
          <w:szCs w:val="22"/>
        </w:rPr>
        <w:t>分钟分时图（日内走势示例，</w:t>
      </w:r>
      <w:r w:rsidRPr="002A0398">
        <w:rPr>
          <w:rFonts w:ascii="Times New Roman" w:eastAsia="微软雅黑" w:hAnsi="Times New Roman" w:cs="Times New Roman"/>
          <w:i/>
          <w:iCs/>
          <w:sz w:val="22"/>
          <w:szCs w:val="22"/>
        </w:rPr>
        <w:t>2025</w:t>
      </w:r>
      <w:r w:rsidRPr="002A0398">
        <w:rPr>
          <w:rFonts w:ascii="Times New Roman" w:eastAsia="微软雅黑" w:hAnsi="Times New Roman" w:cs="Times New Roman"/>
          <w:i/>
          <w:iCs/>
          <w:sz w:val="22"/>
          <w:szCs w:val="22"/>
        </w:rPr>
        <w:t>年</w:t>
      </w:r>
      <w:r w:rsidRPr="002A0398">
        <w:rPr>
          <w:rFonts w:ascii="Times New Roman" w:eastAsia="微软雅黑" w:hAnsi="Times New Roman" w:cs="Times New Roman"/>
          <w:i/>
          <w:iCs/>
          <w:sz w:val="22"/>
          <w:szCs w:val="22"/>
        </w:rPr>
        <w:t>5</w:t>
      </w:r>
      <w:r w:rsidRPr="002A0398">
        <w:rPr>
          <w:rFonts w:ascii="Times New Roman" w:eastAsia="微软雅黑" w:hAnsi="Times New Roman" w:cs="Times New Roman"/>
          <w:i/>
          <w:iCs/>
          <w:sz w:val="22"/>
          <w:szCs w:val="22"/>
        </w:rPr>
        <w:t>月</w:t>
      </w:r>
      <w:r w:rsidRPr="002A0398">
        <w:rPr>
          <w:rFonts w:ascii="Times New Roman" w:eastAsia="微软雅黑" w:hAnsi="Times New Roman" w:cs="Times New Roman"/>
          <w:i/>
          <w:iCs/>
          <w:sz w:val="22"/>
          <w:szCs w:val="22"/>
        </w:rPr>
        <w:t>9</w:t>
      </w:r>
      <w:r w:rsidRPr="002A0398">
        <w:rPr>
          <w:rFonts w:ascii="Times New Roman" w:eastAsia="微软雅黑" w:hAnsi="Times New Roman" w:cs="Times New Roman"/>
          <w:i/>
          <w:iCs/>
          <w:sz w:val="22"/>
          <w:szCs w:val="22"/>
        </w:rPr>
        <w:t>日）。股价早盘冲高至约</w:t>
      </w:r>
      <w:r w:rsidRPr="002A0398">
        <w:rPr>
          <w:rFonts w:ascii="Times New Roman" w:eastAsia="微软雅黑" w:hAnsi="Times New Roman" w:cs="Times New Roman"/>
          <w:i/>
          <w:iCs/>
          <w:sz w:val="22"/>
          <w:szCs w:val="22"/>
        </w:rPr>
        <w:t>$351</w:t>
      </w:r>
      <w:r w:rsidRPr="002A0398">
        <w:rPr>
          <w:rFonts w:ascii="Times New Roman" w:eastAsia="微软雅黑" w:hAnsi="Times New Roman" w:cs="Times New Roman"/>
          <w:i/>
          <w:iCs/>
          <w:sz w:val="22"/>
          <w:szCs w:val="22"/>
        </w:rPr>
        <w:t>后快速下挫，中午在</w:t>
      </w:r>
      <w:r w:rsidRPr="002A0398">
        <w:rPr>
          <w:rFonts w:ascii="Times New Roman" w:eastAsia="微软雅黑" w:hAnsi="Times New Roman" w:cs="Times New Roman"/>
          <w:i/>
          <w:iCs/>
          <w:sz w:val="22"/>
          <w:szCs w:val="22"/>
        </w:rPr>
        <w:t>$330</w:t>
      </w:r>
      <w:r w:rsidRPr="002A0398">
        <w:rPr>
          <w:rFonts w:ascii="Times New Roman" w:eastAsia="微软雅黑" w:hAnsi="Times New Roman" w:cs="Times New Roman"/>
          <w:i/>
          <w:iCs/>
          <w:sz w:val="22"/>
          <w:szCs w:val="22"/>
        </w:rPr>
        <w:t>附近企稳回升。图中绿线为</w:t>
      </w:r>
      <w:r w:rsidRPr="002A0398">
        <w:rPr>
          <w:rFonts w:ascii="Times New Roman" w:eastAsia="微软雅黑" w:hAnsi="Times New Roman" w:cs="Times New Roman"/>
          <w:i/>
          <w:iCs/>
          <w:sz w:val="22"/>
          <w:szCs w:val="22"/>
        </w:rPr>
        <w:t>200</w:t>
      </w:r>
      <w:r w:rsidRPr="002A0398">
        <w:rPr>
          <w:rFonts w:ascii="Times New Roman" w:eastAsia="微软雅黑" w:hAnsi="Times New Roman" w:cs="Times New Roman"/>
          <w:i/>
          <w:iCs/>
          <w:sz w:val="22"/>
          <w:szCs w:val="22"/>
        </w:rPr>
        <w:t>周期均线，红</w:t>
      </w:r>
      <w:r w:rsidRPr="002A0398">
        <w:rPr>
          <w:rFonts w:ascii="Times New Roman" w:eastAsia="微软雅黑" w:hAnsi="Times New Roman" w:cs="Times New Roman"/>
          <w:i/>
          <w:iCs/>
          <w:sz w:val="22"/>
          <w:szCs w:val="22"/>
        </w:rPr>
        <w:t>/</w:t>
      </w:r>
      <w:r w:rsidRPr="002A0398">
        <w:rPr>
          <w:rFonts w:ascii="Times New Roman" w:eastAsia="微软雅黑" w:hAnsi="Times New Roman" w:cs="Times New Roman"/>
          <w:i/>
          <w:iCs/>
          <w:sz w:val="22"/>
          <w:szCs w:val="22"/>
        </w:rPr>
        <w:t>蓝分别为较短周期均线。底部窗口显示</w:t>
      </w:r>
      <w:r w:rsidRPr="002A0398">
        <w:rPr>
          <w:rFonts w:ascii="Times New Roman" w:eastAsia="微软雅黑" w:hAnsi="Times New Roman" w:cs="Times New Roman"/>
          <w:i/>
          <w:iCs/>
          <w:sz w:val="22"/>
          <w:szCs w:val="22"/>
        </w:rPr>
        <w:t>RSI</w:t>
      </w:r>
      <w:r w:rsidRPr="002A0398">
        <w:rPr>
          <w:rFonts w:ascii="Times New Roman" w:eastAsia="微软雅黑" w:hAnsi="Times New Roman" w:cs="Times New Roman"/>
          <w:i/>
          <w:iCs/>
          <w:sz w:val="22"/>
          <w:szCs w:val="22"/>
        </w:rPr>
        <w:t>在午盘一度降至约</w:t>
      </w:r>
      <w:r w:rsidRPr="002A0398">
        <w:rPr>
          <w:rFonts w:ascii="Times New Roman" w:eastAsia="微软雅黑" w:hAnsi="Times New Roman" w:cs="Times New Roman"/>
          <w:i/>
          <w:iCs/>
          <w:sz w:val="22"/>
          <w:szCs w:val="22"/>
        </w:rPr>
        <w:t>39</w:t>
      </w:r>
      <w:r w:rsidRPr="002A0398">
        <w:rPr>
          <w:rFonts w:ascii="Times New Roman" w:eastAsia="微软雅黑" w:hAnsi="Times New Roman" w:cs="Times New Roman"/>
          <w:i/>
          <w:iCs/>
          <w:sz w:val="22"/>
          <w:szCs w:val="22"/>
        </w:rPr>
        <w:t>后回升，</w:t>
      </w:r>
      <w:r w:rsidRPr="002A0398">
        <w:rPr>
          <w:rFonts w:ascii="Times New Roman" w:eastAsia="微软雅黑" w:hAnsi="Times New Roman" w:cs="Times New Roman"/>
          <w:i/>
          <w:iCs/>
          <w:sz w:val="22"/>
          <w:szCs w:val="22"/>
        </w:rPr>
        <w:t>MACD</w:t>
      </w:r>
      <w:r w:rsidRPr="002A0398">
        <w:rPr>
          <w:rFonts w:ascii="Times New Roman" w:eastAsia="微软雅黑" w:hAnsi="Times New Roman" w:cs="Times New Roman"/>
          <w:i/>
          <w:iCs/>
          <w:sz w:val="22"/>
          <w:szCs w:val="22"/>
        </w:rPr>
        <w:t>线也在</w:t>
      </w:r>
      <w:r w:rsidRPr="002A0398">
        <w:rPr>
          <w:rFonts w:ascii="Times New Roman" w:eastAsia="微软雅黑" w:hAnsi="Times New Roman" w:cs="Times New Roman"/>
          <w:i/>
          <w:iCs/>
          <w:sz w:val="22"/>
          <w:szCs w:val="22"/>
        </w:rPr>
        <w:t>14:00</w:t>
      </w:r>
      <w:r w:rsidRPr="002A0398">
        <w:rPr>
          <w:rFonts w:ascii="Times New Roman" w:eastAsia="微软雅黑" w:hAnsi="Times New Roman" w:cs="Times New Roman"/>
          <w:i/>
          <w:iCs/>
          <w:sz w:val="22"/>
          <w:szCs w:val="22"/>
        </w:rPr>
        <w:t>后上穿信号线（柱状图由红翻绿），提示日内跌势放缓出现反弹机会【</w:t>
      </w:r>
      <w:r w:rsidRPr="002A0398">
        <w:rPr>
          <w:rFonts w:ascii="Times New Roman" w:eastAsia="微软雅黑" w:hAnsi="Times New Roman" w:cs="Times New Roman"/>
          <w:i/>
          <w:iCs/>
          <w:sz w:val="22"/>
          <w:szCs w:val="22"/>
        </w:rPr>
        <w:t>5†</w:t>
      </w:r>
      <w:r w:rsidRPr="002A0398">
        <w:rPr>
          <w:rFonts w:ascii="Times New Roman" w:eastAsia="微软雅黑" w:hAnsi="Times New Roman" w:cs="Times New Roman"/>
          <w:i/>
          <w:iCs/>
          <w:sz w:val="22"/>
          <w:szCs w:val="22"/>
        </w:rPr>
        <w:t>】。短线交易者可在此区域尝试搏反弹，以当日高点附近作为目标，并严设止损。</w:t>
      </w:r>
    </w:p>
    <w:p w14:paraId="4FF1D957" w14:textId="77777777" w:rsidR="007071EB" w:rsidRDefault="007071EB" w:rsidP="002A0398">
      <w:pPr>
        <w:jc w:val="both"/>
        <w:rPr>
          <w:rFonts w:ascii="Times New Roman" w:eastAsia="微软雅黑" w:hAnsi="Times New Roman" w:cs="Times New Roman"/>
          <w:i/>
          <w:iCs/>
          <w:sz w:val="22"/>
          <w:szCs w:val="22"/>
        </w:rPr>
      </w:pPr>
    </w:p>
    <w:p w14:paraId="075ABC0B" w14:textId="77777777" w:rsidR="007071EB" w:rsidRDefault="007071EB" w:rsidP="002A0398">
      <w:pPr>
        <w:jc w:val="both"/>
        <w:rPr>
          <w:rFonts w:ascii="Times New Roman" w:eastAsia="微软雅黑" w:hAnsi="Times New Roman" w:cs="Times New Roman"/>
          <w:i/>
          <w:iCs/>
          <w:sz w:val="22"/>
          <w:szCs w:val="22"/>
        </w:rPr>
      </w:pPr>
    </w:p>
    <w:p w14:paraId="16DFCCC7" w14:textId="77777777" w:rsidR="007071EB" w:rsidRDefault="007071EB" w:rsidP="002A0398">
      <w:pPr>
        <w:jc w:val="both"/>
        <w:rPr>
          <w:rFonts w:ascii="Times New Roman" w:eastAsia="微软雅黑" w:hAnsi="Times New Roman" w:cs="Times New Roman"/>
          <w:i/>
          <w:iCs/>
          <w:sz w:val="22"/>
          <w:szCs w:val="22"/>
        </w:rPr>
      </w:pPr>
    </w:p>
    <w:p w14:paraId="31064231" w14:textId="77777777" w:rsidR="007071EB" w:rsidRDefault="007071EB" w:rsidP="002A0398">
      <w:pPr>
        <w:jc w:val="both"/>
        <w:rPr>
          <w:rFonts w:ascii="Times New Roman" w:eastAsia="微软雅黑" w:hAnsi="Times New Roman" w:cs="Times New Roman"/>
          <w:i/>
          <w:iCs/>
          <w:sz w:val="22"/>
          <w:szCs w:val="22"/>
        </w:rPr>
      </w:pPr>
    </w:p>
    <w:p w14:paraId="48098AEB" w14:textId="77777777" w:rsidR="007071EB" w:rsidRPr="002A0398" w:rsidRDefault="007071EB" w:rsidP="002A0398">
      <w:pPr>
        <w:jc w:val="both"/>
        <w:rPr>
          <w:rFonts w:ascii="Times New Roman" w:eastAsia="微软雅黑" w:hAnsi="Times New Roman" w:cs="Times New Roman"/>
          <w:sz w:val="22"/>
          <w:szCs w:val="22"/>
        </w:rPr>
      </w:pPr>
    </w:p>
    <w:p w14:paraId="15238936" w14:textId="77777777" w:rsidR="002A0398" w:rsidRPr="002A0398" w:rsidRDefault="002A0398" w:rsidP="002A0398">
      <w:pPr>
        <w:numPr>
          <w:ilvl w:val="0"/>
          <w:numId w:val="1103"/>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短期波段（</w:t>
      </w:r>
      <w:r w:rsidRPr="002A0398">
        <w:rPr>
          <w:rFonts w:ascii="Times New Roman" w:eastAsia="微软雅黑" w:hAnsi="Times New Roman" w:cs="Times New Roman"/>
          <w:b/>
          <w:bCs/>
          <w:sz w:val="22"/>
          <w:szCs w:val="22"/>
        </w:rPr>
        <w:t>1</w:t>
      </w:r>
      <w:r w:rsidRPr="002A0398">
        <w:rPr>
          <w:rFonts w:ascii="Times New Roman" w:eastAsia="微软雅黑" w:hAnsi="Times New Roman" w:cs="Times New Roman"/>
          <w:b/>
          <w:bCs/>
          <w:sz w:val="22"/>
          <w:szCs w:val="22"/>
        </w:rPr>
        <w:t>周～</w:t>
      </w:r>
      <w:r w:rsidRPr="002A0398">
        <w:rPr>
          <w:rFonts w:ascii="Times New Roman" w:eastAsia="微软雅黑" w:hAnsi="Times New Roman" w:cs="Times New Roman"/>
          <w:b/>
          <w:bCs/>
          <w:sz w:val="22"/>
          <w:szCs w:val="22"/>
        </w:rPr>
        <w:t>1</w:t>
      </w:r>
      <w:r w:rsidRPr="002A0398">
        <w:rPr>
          <w:rFonts w:ascii="Times New Roman" w:eastAsia="微软雅黑" w:hAnsi="Times New Roman" w:cs="Times New Roman"/>
          <w:b/>
          <w:bCs/>
          <w:sz w:val="22"/>
          <w:szCs w:val="22"/>
        </w:rPr>
        <w:t>月）视角：</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短期走势上，</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的股价通常围绕消息面和技术面共振展开波段行情。强基本面消息（如财报超预期、业务收购</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出售等）往往带来持续数日到数周的趋势性推动。例如此次</w:t>
      </w:r>
      <w:r w:rsidRPr="002A0398">
        <w:rPr>
          <w:rFonts w:ascii="Times New Roman" w:eastAsia="微软雅黑" w:hAnsi="Times New Roman" w:cs="Times New Roman"/>
          <w:sz w:val="22"/>
          <w:szCs w:val="22"/>
        </w:rPr>
        <w:t>Q1</w:t>
      </w:r>
      <w:r w:rsidRPr="002A0398">
        <w:rPr>
          <w:rFonts w:ascii="Times New Roman" w:eastAsia="微软雅黑" w:hAnsi="Times New Roman" w:cs="Times New Roman"/>
          <w:sz w:val="22"/>
          <w:szCs w:val="22"/>
        </w:rPr>
        <w:t>财报后出现的跳空上涨行情，有望演变为一个短期上升波段。在波段交易中，</w:t>
      </w:r>
      <w:r w:rsidRPr="002A0398">
        <w:rPr>
          <w:rFonts w:ascii="Times New Roman" w:eastAsia="微软雅黑" w:hAnsi="Times New Roman" w:cs="Times New Roman"/>
          <w:b/>
          <w:bCs/>
          <w:sz w:val="22"/>
          <w:szCs w:val="22"/>
        </w:rPr>
        <w:t>日线级别</w:t>
      </w:r>
      <w:r w:rsidRPr="002A0398">
        <w:rPr>
          <w:rFonts w:ascii="Times New Roman" w:eastAsia="微软雅黑" w:hAnsi="Times New Roman" w:cs="Times New Roman"/>
          <w:sz w:val="22"/>
          <w:szCs w:val="22"/>
        </w:rPr>
        <w:t>的技术分析尤为关键。交易者应关注</w:t>
      </w:r>
      <w:r w:rsidRPr="002A0398">
        <w:rPr>
          <w:rFonts w:ascii="Times New Roman" w:eastAsia="微软雅黑" w:hAnsi="Times New Roman" w:cs="Times New Roman"/>
          <w:b/>
          <w:bCs/>
          <w:sz w:val="22"/>
          <w:szCs w:val="22"/>
        </w:rPr>
        <w:t>20</w:t>
      </w:r>
      <w:r w:rsidRPr="002A0398">
        <w:rPr>
          <w:rFonts w:ascii="Times New Roman" w:eastAsia="微软雅黑" w:hAnsi="Times New Roman" w:cs="Times New Roman"/>
          <w:b/>
          <w:bCs/>
          <w:sz w:val="22"/>
          <w:szCs w:val="22"/>
        </w:rPr>
        <w:t>日和</w:t>
      </w:r>
      <w:r w:rsidRPr="002A0398">
        <w:rPr>
          <w:rFonts w:ascii="Times New Roman" w:eastAsia="微软雅黑" w:hAnsi="Times New Roman" w:cs="Times New Roman"/>
          <w:b/>
          <w:bCs/>
          <w:sz w:val="22"/>
          <w:szCs w:val="22"/>
        </w:rPr>
        <w:t>50</w:t>
      </w:r>
      <w:r w:rsidRPr="002A0398">
        <w:rPr>
          <w:rFonts w:ascii="Times New Roman" w:eastAsia="微软雅黑" w:hAnsi="Times New Roman" w:cs="Times New Roman"/>
          <w:b/>
          <w:bCs/>
          <w:sz w:val="22"/>
          <w:szCs w:val="22"/>
        </w:rPr>
        <w:t>日移动均线</w:t>
      </w:r>
      <w:r w:rsidRPr="002A0398">
        <w:rPr>
          <w:rFonts w:ascii="Times New Roman" w:eastAsia="微软雅黑" w:hAnsi="Times New Roman" w:cs="Times New Roman"/>
          <w:sz w:val="22"/>
          <w:szCs w:val="22"/>
        </w:rPr>
        <w:t>及重要支撑</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阻力位来制定策略：当股价突破重要阻力或形态颈线并站上</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日</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日均线，往往宣告新一轮升势开始；相反，跌破近期支撑或均线则可能引发一轮调整。根据目前日线图，</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已于</w:t>
      </w:r>
      <w:r w:rsidRPr="002A0398">
        <w:rPr>
          <w:rFonts w:ascii="Times New Roman" w:eastAsia="微软雅黑" w:hAnsi="Times New Roman" w:cs="Times New Roman"/>
          <w:sz w:val="22"/>
          <w:szCs w:val="22"/>
        </w:rPr>
        <w:t>4</w:t>
      </w:r>
      <w:r w:rsidRPr="002A0398">
        <w:rPr>
          <w:rFonts w:ascii="Times New Roman" w:eastAsia="微软雅黑" w:hAnsi="Times New Roman" w:cs="Times New Roman"/>
          <w:sz w:val="22"/>
          <w:szCs w:val="22"/>
        </w:rPr>
        <w:t>月下旬向上突破</w:t>
      </w:r>
      <w:r w:rsidRPr="002A0398">
        <w:rPr>
          <w:rFonts w:ascii="Times New Roman" w:eastAsia="微软雅黑" w:hAnsi="Times New Roman" w:cs="Times New Roman"/>
          <w:b/>
          <w:bCs/>
          <w:sz w:val="22"/>
          <w:szCs w:val="22"/>
        </w:rPr>
        <w:t>下降楔形整理形态</w:t>
      </w:r>
      <w:r w:rsidRPr="002A0398">
        <w:rPr>
          <w:rFonts w:ascii="Times New Roman" w:eastAsia="微软雅黑" w:hAnsi="Times New Roman" w:cs="Times New Roman"/>
          <w:sz w:val="22"/>
          <w:szCs w:val="22"/>
        </w:rPr>
        <w:t>并重新站上</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日线，且</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重回</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以上，意味着短期趋势由弱转强。短期波段投资者可以此作为进场依据，在突破确认时建立多头头寸。</w:t>
      </w:r>
      <w:r w:rsidRPr="002A0398">
        <w:rPr>
          <w:rFonts w:ascii="Times New Roman" w:eastAsia="微软雅黑" w:hAnsi="Times New Roman" w:cs="Times New Roman"/>
          <w:b/>
          <w:bCs/>
          <w:sz w:val="22"/>
          <w:szCs w:val="22"/>
        </w:rPr>
        <w:t>量价配合</w:t>
      </w:r>
      <w:r w:rsidRPr="002A0398">
        <w:rPr>
          <w:rFonts w:ascii="Times New Roman" w:eastAsia="微软雅黑" w:hAnsi="Times New Roman" w:cs="Times New Roman"/>
          <w:sz w:val="22"/>
          <w:szCs w:val="22"/>
        </w:rPr>
        <w:t>也不可忽视：理想的波段启动应伴随</w:t>
      </w:r>
      <w:r w:rsidRPr="002A0398">
        <w:rPr>
          <w:rFonts w:ascii="Times New Roman" w:eastAsia="微软雅黑" w:hAnsi="Times New Roman" w:cs="Times New Roman"/>
          <w:b/>
          <w:bCs/>
          <w:sz w:val="22"/>
          <w:szCs w:val="22"/>
        </w:rPr>
        <w:t>成交量放大</w:t>
      </w:r>
      <w:r w:rsidRPr="002A0398">
        <w:rPr>
          <w:rFonts w:ascii="Times New Roman" w:eastAsia="微软雅黑" w:hAnsi="Times New Roman" w:cs="Times New Roman"/>
          <w:sz w:val="22"/>
          <w:szCs w:val="22"/>
        </w:rPr>
        <w:t>，如</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月</w:t>
      </w:r>
      <w:r w:rsidRPr="002A0398">
        <w:rPr>
          <w:rFonts w:ascii="Times New Roman" w:eastAsia="微软雅黑" w:hAnsi="Times New Roman" w:cs="Times New Roman"/>
          <w:sz w:val="22"/>
          <w:szCs w:val="22"/>
        </w:rPr>
        <w:t>8</w:t>
      </w:r>
      <w:r w:rsidRPr="002A0398">
        <w:rPr>
          <w:rFonts w:ascii="Times New Roman" w:eastAsia="微软雅黑" w:hAnsi="Times New Roman" w:cs="Times New Roman"/>
          <w:sz w:val="22"/>
          <w:szCs w:val="22"/>
        </w:rPr>
        <w:t>日放量长阳即是突破有效信号。波段目标位可参考前期高点或技术测算：目前上方首个显著阻力在</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一线（</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月高点以来下降趋势线附近）；若放量突破，则上一波段高点</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将成为</w:t>
      </w:r>
      <w:r w:rsidRPr="002A0398">
        <w:rPr>
          <w:rFonts w:ascii="Times New Roman" w:eastAsia="微软雅黑" w:hAnsi="Times New Roman" w:cs="Times New Roman"/>
          <w:sz w:val="22"/>
          <w:szCs w:val="22"/>
        </w:rPr>
        <w:lastRenderedPageBreak/>
        <w:t>下一目标。在逼近阻力区域时，短线</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若接近超买且量能衰减，则波段交易者应考虑</w:t>
      </w:r>
      <w:r w:rsidRPr="002A0398">
        <w:rPr>
          <w:rFonts w:ascii="Times New Roman" w:eastAsia="微软雅黑" w:hAnsi="Times New Roman" w:cs="Times New Roman"/>
          <w:b/>
          <w:bCs/>
          <w:sz w:val="22"/>
          <w:szCs w:val="22"/>
        </w:rPr>
        <w:t>分批止盈</w:t>
      </w:r>
      <w:r w:rsidRPr="002A0398">
        <w:rPr>
          <w:rFonts w:ascii="Times New Roman" w:eastAsia="微软雅黑" w:hAnsi="Times New Roman" w:cs="Times New Roman"/>
          <w:sz w:val="22"/>
          <w:szCs w:val="22"/>
        </w:rPr>
        <w:t>或减仓，以锁定收益防范回调风险。波段操作的</w:t>
      </w:r>
      <w:r w:rsidRPr="002A0398">
        <w:rPr>
          <w:rFonts w:ascii="Times New Roman" w:eastAsia="微软雅黑" w:hAnsi="Times New Roman" w:cs="Times New Roman"/>
          <w:b/>
          <w:bCs/>
          <w:sz w:val="22"/>
          <w:szCs w:val="22"/>
        </w:rPr>
        <w:t>持仓周期</w:t>
      </w:r>
      <w:r w:rsidRPr="002A0398">
        <w:rPr>
          <w:rFonts w:ascii="Times New Roman" w:eastAsia="微软雅黑" w:hAnsi="Times New Roman" w:cs="Times New Roman"/>
          <w:sz w:val="22"/>
          <w:szCs w:val="22"/>
        </w:rPr>
        <w:t>通常为数日到数周，可根据技术形态演变而机动调整，但需避免过度频繁交易。</w:t>
      </w:r>
    </w:p>
    <w:p w14:paraId="0F539BC9" w14:textId="77777777" w:rsidR="002A0398" w:rsidRPr="002A0398" w:rsidRDefault="002A0398" w:rsidP="002A0398">
      <w:pPr>
        <w:numPr>
          <w:ilvl w:val="0"/>
          <w:numId w:val="1103"/>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中长期（</w:t>
      </w:r>
      <w:r w:rsidRPr="002A0398">
        <w:rPr>
          <w:rFonts w:ascii="Times New Roman" w:eastAsia="微软雅黑" w:hAnsi="Times New Roman" w:cs="Times New Roman"/>
          <w:b/>
          <w:bCs/>
          <w:sz w:val="22"/>
          <w:szCs w:val="22"/>
        </w:rPr>
        <w:t>1</w:t>
      </w:r>
      <w:r w:rsidRPr="002A0398">
        <w:rPr>
          <w:rFonts w:ascii="Times New Roman" w:eastAsia="微软雅黑" w:hAnsi="Times New Roman" w:cs="Times New Roman"/>
          <w:b/>
          <w:bCs/>
          <w:sz w:val="22"/>
          <w:szCs w:val="22"/>
        </w:rPr>
        <w:t>个月～</w:t>
      </w:r>
      <w:r w:rsidRPr="002A0398">
        <w:rPr>
          <w:rFonts w:ascii="Times New Roman" w:eastAsia="微软雅黑" w:hAnsi="Times New Roman" w:cs="Times New Roman"/>
          <w:b/>
          <w:bCs/>
          <w:sz w:val="22"/>
          <w:szCs w:val="22"/>
        </w:rPr>
        <w:t>1</w:t>
      </w:r>
      <w:r w:rsidRPr="002A0398">
        <w:rPr>
          <w:rFonts w:ascii="Times New Roman" w:eastAsia="微软雅黑" w:hAnsi="Times New Roman" w:cs="Times New Roman"/>
          <w:b/>
          <w:bCs/>
          <w:sz w:val="22"/>
          <w:szCs w:val="22"/>
        </w:rPr>
        <w:t>年以上）视角：</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从中长期来看，</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的股价走势与公司基本面表现密切相关，投资者更关注</w:t>
      </w:r>
      <w:r w:rsidRPr="002A0398">
        <w:rPr>
          <w:rFonts w:ascii="Times New Roman" w:eastAsia="微软雅黑" w:hAnsi="Times New Roman" w:cs="Times New Roman"/>
          <w:b/>
          <w:bCs/>
          <w:sz w:val="22"/>
          <w:szCs w:val="22"/>
        </w:rPr>
        <w:t>趋势的延续性</w:t>
      </w:r>
      <w:r w:rsidRPr="002A0398">
        <w:rPr>
          <w:rFonts w:ascii="Times New Roman" w:eastAsia="微软雅黑" w:hAnsi="Times New Roman" w:cs="Times New Roman"/>
          <w:sz w:val="22"/>
          <w:szCs w:val="22"/>
        </w:rPr>
        <w:t>和基本面验证。对于看好公司长期成长的投资者而言，短期波动提供了分批介入的机会，但核心在于把握大的趋势拐点。</w:t>
      </w:r>
      <w:r w:rsidRPr="002A0398">
        <w:rPr>
          <w:rFonts w:ascii="Times New Roman" w:eastAsia="微软雅黑" w:hAnsi="Times New Roman" w:cs="Times New Roman"/>
          <w:b/>
          <w:bCs/>
          <w:sz w:val="22"/>
          <w:szCs w:val="22"/>
        </w:rPr>
        <w:t>200</w:t>
      </w:r>
      <w:r w:rsidRPr="002A0398">
        <w:rPr>
          <w:rFonts w:ascii="Times New Roman" w:eastAsia="微软雅黑" w:hAnsi="Times New Roman" w:cs="Times New Roman"/>
          <w:b/>
          <w:bCs/>
          <w:sz w:val="22"/>
          <w:szCs w:val="22"/>
        </w:rPr>
        <w:t>日移动均线</w:t>
      </w:r>
      <w:r w:rsidRPr="002A0398">
        <w:rPr>
          <w:rFonts w:ascii="Times New Roman" w:eastAsia="微软雅黑" w:hAnsi="Times New Roman" w:cs="Times New Roman"/>
          <w:sz w:val="22"/>
          <w:szCs w:val="22"/>
        </w:rPr>
        <w:t>是判断长期趋势的重要指标：当股价长时间运行于</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日均线上方且均线呈上行趋势时，表示长期牛市格局；反之跌破</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日线且均线走平</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下行，则预示熊市或深度调整。当前</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股价虽经</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月</w:t>
      </w:r>
      <w:r w:rsidRPr="002A0398">
        <w:rPr>
          <w:rFonts w:ascii="Times New Roman" w:eastAsia="微软雅黑" w:hAnsi="Times New Roman" w:cs="Times New Roman"/>
          <w:sz w:val="22"/>
          <w:szCs w:val="22"/>
        </w:rPr>
        <w:t>-3</w:t>
      </w:r>
      <w:r w:rsidRPr="002A0398">
        <w:rPr>
          <w:rFonts w:ascii="Times New Roman" w:eastAsia="微软雅黑" w:hAnsi="Times New Roman" w:cs="Times New Roman"/>
          <w:sz w:val="22"/>
          <w:szCs w:val="22"/>
        </w:rPr>
        <w:t>月的深幅回撤，但始终守在</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日均线附近横盘未破，显示长期上升趋势尚未被破坏。后续随着基本面持续向好，股价有望重回长期上涨通道。中长线投资者可依据</w:t>
      </w:r>
      <w:r w:rsidRPr="002A0398">
        <w:rPr>
          <w:rFonts w:ascii="Times New Roman" w:eastAsia="微软雅黑" w:hAnsi="Times New Roman" w:cs="Times New Roman"/>
          <w:b/>
          <w:bCs/>
          <w:sz w:val="22"/>
          <w:szCs w:val="22"/>
        </w:rPr>
        <w:t>周线</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月线</w:t>
      </w:r>
      <w:r w:rsidRPr="002A0398">
        <w:rPr>
          <w:rFonts w:ascii="Times New Roman" w:eastAsia="微软雅黑" w:hAnsi="Times New Roman" w:cs="Times New Roman"/>
          <w:sz w:val="22"/>
          <w:szCs w:val="22"/>
        </w:rPr>
        <w:t>图表来过滤日常噪音，关注更大的形态如趋势线支撑、长期通道上轨等。例如，周线</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曾在今年初达到超买区</w:t>
      </w:r>
      <w:r w:rsidRPr="002A0398">
        <w:rPr>
          <w:rFonts w:ascii="Times New Roman" w:eastAsia="微软雅黑" w:hAnsi="Times New Roman" w:cs="Times New Roman"/>
          <w:sz w:val="22"/>
          <w:szCs w:val="22"/>
        </w:rPr>
        <w:t xml:space="preserve"> (&gt;80) </w:t>
      </w:r>
      <w:r w:rsidRPr="002A0398">
        <w:rPr>
          <w:rFonts w:ascii="Times New Roman" w:eastAsia="微软雅黑" w:hAnsi="Times New Roman" w:cs="Times New Roman"/>
          <w:sz w:val="22"/>
          <w:szCs w:val="22"/>
        </w:rPr>
        <w:t>后回落修整，目前重新在中性偏强水平，为后续上涨腾出空间。长线投资策略上，可考虑在重大调整时逢低吸纳核心仓位：历史经验表明，</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在跌至</w:t>
      </w:r>
      <w:r w:rsidRPr="002A0398">
        <w:rPr>
          <w:rFonts w:ascii="Times New Roman" w:eastAsia="微软雅黑" w:hAnsi="Times New Roman" w:cs="Times New Roman"/>
          <w:b/>
          <w:bCs/>
          <w:sz w:val="22"/>
          <w:szCs w:val="22"/>
        </w:rPr>
        <w:t>200</w:t>
      </w:r>
      <w:r w:rsidRPr="002A0398">
        <w:rPr>
          <w:rFonts w:ascii="Times New Roman" w:eastAsia="微软雅黑" w:hAnsi="Times New Roman" w:cs="Times New Roman"/>
          <w:b/>
          <w:bCs/>
          <w:sz w:val="22"/>
          <w:szCs w:val="22"/>
        </w:rPr>
        <w:t>日均线或更低估值水平</w:t>
      </w:r>
      <w:r w:rsidRPr="002A0398">
        <w:rPr>
          <w:rFonts w:ascii="Times New Roman" w:eastAsia="微软雅黑" w:hAnsi="Times New Roman" w:cs="Times New Roman"/>
          <w:sz w:val="22"/>
          <w:szCs w:val="22"/>
        </w:rPr>
        <w:t>时往往吸引长线资金进场（如今年</w:t>
      </w:r>
      <w:r w:rsidRPr="002A0398">
        <w:rPr>
          <w:rFonts w:ascii="Times New Roman" w:eastAsia="微软雅黑" w:hAnsi="Times New Roman" w:cs="Times New Roman"/>
          <w:sz w:val="22"/>
          <w:szCs w:val="22"/>
        </w:rPr>
        <w:t>3</w:t>
      </w:r>
      <w:r w:rsidRPr="002A0398">
        <w:rPr>
          <w:rFonts w:ascii="Times New Roman" w:eastAsia="微软雅黑" w:hAnsi="Times New Roman" w:cs="Times New Roman"/>
          <w:sz w:val="22"/>
          <w:szCs w:val="22"/>
        </w:rPr>
        <w:t>月在</w:t>
      </w:r>
      <w:r w:rsidRPr="002A0398">
        <w:rPr>
          <w:rFonts w:ascii="Times New Roman" w:eastAsia="微软雅黑" w:hAnsi="Times New Roman" w:cs="Times New Roman"/>
          <w:sz w:val="22"/>
          <w:szCs w:val="22"/>
        </w:rPr>
        <w:t>$200-$250</w:t>
      </w:r>
      <w:r w:rsidRPr="002A0398">
        <w:rPr>
          <w:rFonts w:ascii="Times New Roman" w:eastAsia="微软雅黑" w:hAnsi="Times New Roman" w:cs="Times New Roman"/>
          <w:sz w:val="22"/>
          <w:szCs w:val="22"/>
        </w:rPr>
        <w:t>区间出现明显支撑）。一旦确认新的上升趋势建立（例如股价重回</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日均线上方并出现</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日线金叉上穿</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日线等迹象），长线投资者可以</w:t>
      </w:r>
      <w:r w:rsidRPr="002A0398">
        <w:rPr>
          <w:rFonts w:ascii="Times New Roman" w:eastAsia="微软雅黑" w:hAnsi="Times New Roman" w:cs="Times New Roman"/>
          <w:b/>
          <w:bCs/>
          <w:sz w:val="22"/>
          <w:szCs w:val="22"/>
        </w:rPr>
        <w:t>耐心持有</w:t>
      </w:r>
      <w:r w:rsidRPr="002A0398">
        <w:rPr>
          <w:rFonts w:ascii="Times New Roman" w:eastAsia="微软雅黑" w:hAnsi="Times New Roman" w:cs="Times New Roman"/>
          <w:sz w:val="22"/>
          <w:szCs w:val="22"/>
        </w:rPr>
        <w:t>，让利润奔跑。从长期目标看，若公司业绩持续超预期，股价有潜力挑战更高的空间（一些乐观预测甚至认为未来几年</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股价有望上涨数倍）。当然，中长期持有也需关注基本面风险（如行业监管、竞争格局变化）并定期评估持仓逻辑是否依然成立。总之，中长期策略强调</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趋势为友</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，在趋势未明显反转前尽量持盈，坚持基本面为导向，辅以技术面验证进出场时机。</w:t>
      </w:r>
    </w:p>
    <w:p w14:paraId="158C2638"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技术面指标与买卖信号分析</w:t>
      </w:r>
    </w:p>
    <w:p w14:paraId="3CA2EEA9"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作为强势成长股，其股价运行离不开技术指标的佐证与助力。以下从</w:t>
      </w:r>
      <w:r w:rsidRPr="002A0398">
        <w:rPr>
          <w:rFonts w:ascii="Times New Roman" w:eastAsia="微软雅黑" w:hAnsi="Times New Roman" w:cs="Times New Roman"/>
          <w:b/>
          <w:bCs/>
          <w:sz w:val="22"/>
          <w:szCs w:val="22"/>
        </w:rPr>
        <w:t>技术分析维度</w:t>
      </w:r>
      <w:r w:rsidRPr="002A0398">
        <w:rPr>
          <w:rFonts w:ascii="Times New Roman" w:eastAsia="微软雅黑" w:hAnsi="Times New Roman" w:cs="Times New Roman"/>
          <w:sz w:val="22"/>
          <w:szCs w:val="22"/>
        </w:rPr>
        <w:t>出发，梳理关键指标及对应的买卖信号机制：</w:t>
      </w:r>
    </w:p>
    <w:p w14:paraId="51AAABB3" w14:textId="77777777" w:rsidR="002A0398" w:rsidRPr="002A0398" w:rsidRDefault="002A0398" w:rsidP="002A0398">
      <w:pPr>
        <w:numPr>
          <w:ilvl w:val="0"/>
          <w:numId w:val="1104"/>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趋势类指标</w:t>
      </w:r>
      <w:r w:rsidRPr="002A0398">
        <w:rPr>
          <w:rFonts w:ascii="Times New Roman" w:eastAsia="微软雅黑" w:hAnsi="Times New Roman" w:cs="Times New Roman"/>
          <w:b/>
          <w:bCs/>
          <w:sz w:val="22"/>
          <w:szCs w:val="22"/>
        </w:rPr>
        <w:t xml:space="preserve"> – </w:t>
      </w:r>
      <w:r w:rsidRPr="002A0398">
        <w:rPr>
          <w:rFonts w:ascii="Times New Roman" w:eastAsia="微软雅黑" w:hAnsi="Times New Roman" w:cs="Times New Roman"/>
          <w:b/>
          <w:bCs/>
          <w:sz w:val="22"/>
          <w:szCs w:val="22"/>
        </w:rPr>
        <w:t>移动平均线（</w:t>
      </w:r>
      <w:r w:rsidRPr="002A0398">
        <w:rPr>
          <w:rFonts w:ascii="Times New Roman" w:eastAsia="微软雅黑" w:hAnsi="Times New Roman" w:cs="Times New Roman"/>
          <w:b/>
          <w:bCs/>
          <w:sz w:val="22"/>
          <w:szCs w:val="22"/>
        </w:rPr>
        <w:t>MA</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不同周期的移动平均线可帮助识别短期、中期、长期趋势。常用的</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日、</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日均线分别代表大约</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个月、</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个季度、</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年的价格趋势。一般而言，当股价</w:t>
      </w:r>
      <w:r w:rsidRPr="002A0398">
        <w:rPr>
          <w:rFonts w:ascii="Times New Roman" w:eastAsia="微软雅黑" w:hAnsi="Times New Roman" w:cs="Times New Roman"/>
          <w:b/>
          <w:bCs/>
          <w:sz w:val="22"/>
          <w:szCs w:val="22"/>
        </w:rPr>
        <w:t>向上突破</w:t>
      </w:r>
      <w:r w:rsidRPr="002A0398">
        <w:rPr>
          <w:rFonts w:ascii="Times New Roman" w:eastAsia="微软雅黑" w:hAnsi="Times New Roman" w:cs="Times New Roman"/>
          <w:sz w:val="22"/>
          <w:szCs w:val="22"/>
        </w:rPr>
        <w:t>重要均线（例如突破</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日或</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日均线）时，往往预示趋势可能由跌转升；反之跌破均线支撑则偏空。两条均线之间的交叉更是重要信号：</w:t>
      </w:r>
      <w:r w:rsidRPr="002A0398">
        <w:rPr>
          <w:rFonts w:ascii="Times New Roman" w:eastAsia="微软雅黑" w:hAnsi="Times New Roman" w:cs="Times New Roman"/>
          <w:b/>
          <w:bCs/>
          <w:sz w:val="22"/>
          <w:szCs w:val="22"/>
        </w:rPr>
        <w:t>金叉</w:t>
      </w:r>
      <w:r w:rsidRPr="002A0398">
        <w:rPr>
          <w:rFonts w:ascii="Times New Roman" w:eastAsia="微软雅黑" w:hAnsi="Times New Roman" w:cs="Times New Roman"/>
          <w:sz w:val="22"/>
          <w:szCs w:val="22"/>
        </w:rPr>
        <w:t>指短期均线上穿长期均线，如</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日均线向上穿越</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日均线，被视为强烈的牛市信号，确认长期</w:t>
      </w:r>
      <w:r w:rsidRPr="002A0398">
        <w:rPr>
          <w:rFonts w:ascii="Times New Roman" w:eastAsia="微软雅黑" w:hAnsi="Times New Roman" w:cs="Times New Roman"/>
          <w:sz w:val="22"/>
          <w:szCs w:val="22"/>
        </w:rPr>
        <w:lastRenderedPageBreak/>
        <w:t>上涨趋势；</w:t>
      </w:r>
      <w:r w:rsidRPr="002A0398">
        <w:rPr>
          <w:rFonts w:ascii="Times New Roman" w:eastAsia="微软雅黑" w:hAnsi="Times New Roman" w:cs="Times New Roman"/>
          <w:b/>
          <w:bCs/>
          <w:sz w:val="22"/>
          <w:szCs w:val="22"/>
        </w:rPr>
        <w:t>死叉</w:t>
      </w:r>
      <w:r w:rsidRPr="002A0398">
        <w:rPr>
          <w:rFonts w:ascii="Times New Roman" w:eastAsia="微软雅黑" w:hAnsi="Times New Roman" w:cs="Times New Roman"/>
          <w:sz w:val="22"/>
          <w:szCs w:val="22"/>
        </w:rPr>
        <w:t>则是相反的向下穿越，预示熊市来临。需要注意的是，均线信号可靠性在于确认趋势而非预测：通常金叉出现时股价已有一段涨幅，因此更多是对已有涨势的</w:t>
      </w:r>
      <w:r w:rsidRPr="002A0398">
        <w:rPr>
          <w:rFonts w:ascii="Times New Roman" w:eastAsia="微软雅黑" w:hAnsi="Times New Roman" w:cs="Times New Roman"/>
          <w:b/>
          <w:bCs/>
          <w:sz w:val="22"/>
          <w:szCs w:val="22"/>
        </w:rPr>
        <w:t>确认</w:t>
      </w:r>
      <w:r w:rsidRPr="002A0398">
        <w:rPr>
          <w:rFonts w:ascii="Times New Roman" w:eastAsia="微软雅黑" w:hAnsi="Times New Roman" w:cs="Times New Roman"/>
          <w:sz w:val="22"/>
          <w:szCs w:val="22"/>
        </w:rPr>
        <w:t>而非刚启动（对应</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落后指标</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属性）。结合当前</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图表，</w:t>
      </w:r>
      <w:r w:rsidRPr="002A0398">
        <w:rPr>
          <w:rFonts w:ascii="Times New Roman" w:eastAsia="微软雅黑" w:hAnsi="Times New Roman" w:cs="Times New Roman"/>
          <w:b/>
          <w:bCs/>
          <w:sz w:val="22"/>
          <w:szCs w:val="22"/>
        </w:rPr>
        <w:t>20</w:t>
      </w:r>
      <w:r w:rsidRPr="002A0398">
        <w:rPr>
          <w:rFonts w:ascii="Times New Roman" w:eastAsia="微软雅黑" w:hAnsi="Times New Roman" w:cs="Times New Roman"/>
          <w:b/>
          <w:bCs/>
          <w:sz w:val="22"/>
          <w:szCs w:val="22"/>
        </w:rPr>
        <w:t>日</w:t>
      </w:r>
      <w:r w:rsidRPr="002A0398">
        <w:rPr>
          <w:rFonts w:ascii="Times New Roman" w:eastAsia="微软雅黑" w:hAnsi="Times New Roman" w:cs="Times New Roman"/>
          <w:b/>
          <w:bCs/>
          <w:sz w:val="22"/>
          <w:szCs w:val="22"/>
        </w:rPr>
        <w:t xml:space="preserve"> &gt; 50</w:t>
      </w:r>
      <w:r w:rsidRPr="002A0398">
        <w:rPr>
          <w:rFonts w:ascii="Times New Roman" w:eastAsia="微软雅黑" w:hAnsi="Times New Roman" w:cs="Times New Roman"/>
          <w:b/>
          <w:bCs/>
          <w:sz w:val="22"/>
          <w:szCs w:val="22"/>
        </w:rPr>
        <w:t>日</w:t>
      </w:r>
      <w:r w:rsidRPr="002A0398">
        <w:rPr>
          <w:rFonts w:ascii="Times New Roman" w:eastAsia="微软雅黑" w:hAnsi="Times New Roman" w:cs="Times New Roman"/>
          <w:b/>
          <w:bCs/>
          <w:sz w:val="22"/>
          <w:szCs w:val="22"/>
        </w:rPr>
        <w:t xml:space="preserve"> &gt; 200</w:t>
      </w:r>
      <w:r w:rsidRPr="002A0398">
        <w:rPr>
          <w:rFonts w:ascii="Times New Roman" w:eastAsia="微软雅黑" w:hAnsi="Times New Roman" w:cs="Times New Roman"/>
          <w:b/>
          <w:bCs/>
          <w:sz w:val="22"/>
          <w:szCs w:val="22"/>
        </w:rPr>
        <w:t>日</w:t>
      </w:r>
      <w:r w:rsidRPr="002A0398">
        <w:rPr>
          <w:rFonts w:ascii="Times New Roman" w:eastAsia="微软雅黑" w:hAnsi="Times New Roman" w:cs="Times New Roman"/>
          <w:sz w:val="22"/>
          <w:szCs w:val="22"/>
        </w:rPr>
        <w:t>均线的多头排列已经重新建立，显示各周期趋势趋于一致向上。这为中短期的进一步上涨奠定了技术基础。另外，</w:t>
      </w:r>
      <w:r w:rsidRPr="002A0398">
        <w:rPr>
          <w:rFonts w:ascii="Times New Roman" w:eastAsia="微软雅黑" w:hAnsi="Times New Roman" w:cs="Times New Roman"/>
          <w:b/>
          <w:bCs/>
          <w:sz w:val="22"/>
          <w:szCs w:val="22"/>
        </w:rPr>
        <w:t>均线本身可作为支撑阻力</w:t>
      </w:r>
      <w:r w:rsidRPr="002A0398">
        <w:rPr>
          <w:rFonts w:ascii="Times New Roman" w:eastAsia="微软雅黑" w:hAnsi="Times New Roman" w:cs="Times New Roman"/>
          <w:sz w:val="22"/>
          <w:szCs w:val="22"/>
        </w:rPr>
        <w:t>：例如目前</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日线（约</w:t>
      </w:r>
      <w:r w:rsidRPr="002A0398">
        <w:rPr>
          <w:rFonts w:ascii="Times New Roman" w:eastAsia="微软雅黑" w:hAnsi="Times New Roman" w:cs="Times New Roman"/>
          <w:sz w:val="22"/>
          <w:szCs w:val="22"/>
        </w:rPr>
        <w:t>$240</w:t>
      </w:r>
      <w:r w:rsidRPr="002A0398">
        <w:rPr>
          <w:rFonts w:ascii="Times New Roman" w:eastAsia="微软雅黑" w:hAnsi="Times New Roman" w:cs="Times New Roman"/>
          <w:sz w:val="22"/>
          <w:szCs w:val="22"/>
        </w:rPr>
        <w:t>附近）就是长期投资者关注的重要支撑位，一旦有效跌破，可能意味着长牛趋势终结。交易策略上，投资者可将均线作为</w:t>
      </w:r>
      <w:r w:rsidRPr="002A0398">
        <w:rPr>
          <w:rFonts w:ascii="Times New Roman" w:eastAsia="微软雅黑" w:hAnsi="Times New Roman" w:cs="Times New Roman"/>
          <w:b/>
          <w:bCs/>
          <w:sz w:val="22"/>
          <w:szCs w:val="22"/>
        </w:rPr>
        <w:t>动态止损位</w:t>
      </w:r>
      <w:r w:rsidRPr="002A0398">
        <w:rPr>
          <w:rFonts w:ascii="Times New Roman" w:eastAsia="微软雅黑" w:hAnsi="Times New Roman" w:cs="Times New Roman"/>
          <w:sz w:val="22"/>
          <w:szCs w:val="22"/>
        </w:rPr>
        <w:t>：如股价跌破并收于</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日线下方，则短线减仓观望；若失守</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日线则果断止损离场，防范深跌。</w:t>
      </w:r>
    </w:p>
    <w:p w14:paraId="1B89D7DC" w14:textId="77777777" w:rsidR="002A0398" w:rsidRPr="002A0398" w:rsidRDefault="002A0398" w:rsidP="002A0398">
      <w:pPr>
        <w:numPr>
          <w:ilvl w:val="0"/>
          <w:numId w:val="1104"/>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震荡</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动量指标</w:t>
      </w:r>
      <w:r w:rsidRPr="002A0398">
        <w:rPr>
          <w:rFonts w:ascii="Times New Roman" w:eastAsia="微软雅黑" w:hAnsi="Times New Roman" w:cs="Times New Roman"/>
          <w:b/>
          <w:bCs/>
          <w:sz w:val="22"/>
          <w:szCs w:val="22"/>
        </w:rPr>
        <w:t xml:space="preserve"> – MACD</w:t>
      </w:r>
      <w:r w:rsidRPr="002A0398">
        <w:rPr>
          <w:rFonts w:ascii="Times New Roman" w:eastAsia="微软雅黑" w:hAnsi="Times New Roman" w:cs="Times New Roman"/>
          <w:b/>
          <w:bCs/>
          <w:sz w:val="22"/>
          <w:szCs w:val="22"/>
        </w:rPr>
        <w:t>指标：</w:t>
      </w:r>
      <w:r w:rsidRPr="002A0398">
        <w:rPr>
          <w:rFonts w:ascii="Times New Roman" w:eastAsia="微软雅黑" w:hAnsi="Times New Roman" w:cs="Times New Roman"/>
          <w:sz w:val="22"/>
          <w:szCs w:val="22"/>
        </w:rPr>
        <w:t xml:space="preserve"> MACD</w:t>
      </w:r>
      <w:r w:rsidRPr="002A0398">
        <w:rPr>
          <w:rFonts w:ascii="Times New Roman" w:eastAsia="微软雅黑" w:hAnsi="Times New Roman" w:cs="Times New Roman"/>
          <w:sz w:val="22"/>
          <w:szCs w:val="22"/>
        </w:rPr>
        <w:t>（指数平滑异同移动平均线）通过快慢两条指数均线（常用</w:t>
      </w:r>
      <w:r w:rsidRPr="002A0398">
        <w:rPr>
          <w:rFonts w:ascii="Times New Roman" w:eastAsia="微软雅黑" w:hAnsi="Times New Roman" w:cs="Times New Roman"/>
          <w:sz w:val="22"/>
          <w:szCs w:val="22"/>
        </w:rPr>
        <w:t>12</w:t>
      </w:r>
      <w:r w:rsidRPr="002A0398">
        <w:rPr>
          <w:rFonts w:ascii="Times New Roman" w:eastAsia="微软雅黑" w:hAnsi="Times New Roman" w:cs="Times New Roman"/>
          <w:sz w:val="22"/>
          <w:szCs w:val="22"/>
        </w:rPr>
        <w:t>日</w:t>
      </w:r>
      <w:r w:rsidRPr="002A0398">
        <w:rPr>
          <w:rFonts w:ascii="Times New Roman" w:eastAsia="微软雅黑" w:hAnsi="Times New Roman" w:cs="Times New Roman"/>
          <w:sz w:val="22"/>
          <w:szCs w:val="22"/>
        </w:rPr>
        <w:t>EMA</w:t>
      </w:r>
      <w:r w:rsidRPr="002A0398">
        <w:rPr>
          <w:rFonts w:ascii="Times New Roman" w:eastAsia="微软雅黑" w:hAnsi="Times New Roman" w:cs="Times New Roman"/>
          <w:sz w:val="22"/>
          <w:szCs w:val="22"/>
        </w:rPr>
        <w:t>和</w:t>
      </w:r>
      <w:r w:rsidRPr="002A0398">
        <w:rPr>
          <w:rFonts w:ascii="Times New Roman" w:eastAsia="微软雅黑" w:hAnsi="Times New Roman" w:cs="Times New Roman"/>
          <w:sz w:val="22"/>
          <w:szCs w:val="22"/>
        </w:rPr>
        <w:t>26</w:t>
      </w:r>
      <w:r w:rsidRPr="002A0398">
        <w:rPr>
          <w:rFonts w:ascii="Times New Roman" w:eastAsia="微软雅黑" w:hAnsi="Times New Roman" w:cs="Times New Roman"/>
          <w:sz w:val="22"/>
          <w:szCs w:val="22"/>
        </w:rPr>
        <w:t>日</w:t>
      </w:r>
      <w:r w:rsidRPr="002A0398">
        <w:rPr>
          <w:rFonts w:ascii="Times New Roman" w:eastAsia="微软雅黑" w:hAnsi="Times New Roman" w:cs="Times New Roman"/>
          <w:sz w:val="22"/>
          <w:szCs w:val="22"/>
        </w:rPr>
        <w:t>EMA</w:t>
      </w:r>
      <w:r w:rsidRPr="002A0398">
        <w:rPr>
          <w:rFonts w:ascii="Times New Roman" w:eastAsia="微软雅黑" w:hAnsi="Times New Roman" w:cs="Times New Roman"/>
          <w:sz w:val="22"/>
          <w:szCs w:val="22"/>
        </w:rPr>
        <w:t>）之差计算出</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线，并配合其</w:t>
      </w:r>
      <w:r w:rsidRPr="002A0398">
        <w:rPr>
          <w:rFonts w:ascii="Times New Roman" w:eastAsia="微软雅黑" w:hAnsi="Times New Roman" w:cs="Times New Roman"/>
          <w:sz w:val="22"/>
          <w:szCs w:val="22"/>
        </w:rPr>
        <w:t>9</w:t>
      </w:r>
      <w:r w:rsidRPr="002A0398">
        <w:rPr>
          <w:rFonts w:ascii="Times New Roman" w:eastAsia="微软雅黑" w:hAnsi="Times New Roman" w:cs="Times New Roman"/>
          <w:sz w:val="22"/>
          <w:szCs w:val="22"/>
        </w:rPr>
        <w:t>日均线（信号线）和柱状图来研判行情强弱。</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的</w:t>
      </w:r>
      <w:r w:rsidRPr="002A0398">
        <w:rPr>
          <w:rFonts w:ascii="Times New Roman" w:eastAsia="微软雅黑" w:hAnsi="Times New Roman" w:cs="Times New Roman"/>
          <w:b/>
          <w:bCs/>
          <w:sz w:val="22"/>
          <w:szCs w:val="22"/>
        </w:rPr>
        <w:t>金叉</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死叉</w:t>
      </w:r>
      <w:r w:rsidRPr="002A0398">
        <w:rPr>
          <w:rFonts w:ascii="Times New Roman" w:eastAsia="微软雅黑" w:hAnsi="Times New Roman" w:cs="Times New Roman"/>
          <w:sz w:val="22"/>
          <w:szCs w:val="22"/>
        </w:rPr>
        <w:t>信号指</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线与信号线的交叉：当</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线向上突破信号线（即</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柱状图由负转正）时，表示多头动能增强，通常是</w:t>
      </w:r>
      <w:r w:rsidRPr="002A0398">
        <w:rPr>
          <w:rFonts w:ascii="Times New Roman" w:eastAsia="微软雅黑" w:hAnsi="Times New Roman" w:cs="Times New Roman"/>
          <w:b/>
          <w:bCs/>
          <w:sz w:val="22"/>
          <w:szCs w:val="22"/>
        </w:rPr>
        <w:t>买入信号</w:t>
      </w:r>
      <w:r w:rsidRPr="002A0398">
        <w:rPr>
          <w:rFonts w:ascii="Times New Roman" w:eastAsia="微软雅黑" w:hAnsi="Times New Roman" w:cs="Times New Roman"/>
          <w:sz w:val="22"/>
          <w:szCs w:val="22"/>
        </w:rPr>
        <w:t>；当</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线下穿信号线（柱状图由正转负）则视为</w:t>
      </w:r>
      <w:r w:rsidRPr="002A0398">
        <w:rPr>
          <w:rFonts w:ascii="Times New Roman" w:eastAsia="微软雅黑" w:hAnsi="Times New Roman" w:cs="Times New Roman"/>
          <w:b/>
          <w:bCs/>
          <w:sz w:val="22"/>
          <w:szCs w:val="22"/>
        </w:rPr>
        <w:t>卖出信号</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对趋势的把握相对均线更灵敏，又比</w:t>
      </w:r>
      <w:r w:rsidRPr="002A0398">
        <w:rPr>
          <w:rFonts w:ascii="Times New Roman" w:eastAsia="微软雅黑" w:hAnsi="Times New Roman" w:cs="Times New Roman"/>
          <w:sz w:val="22"/>
          <w:szCs w:val="22"/>
        </w:rPr>
        <w:t>KD</w:t>
      </w:r>
      <w:r w:rsidRPr="002A0398">
        <w:rPr>
          <w:rFonts w:ascii="Times New Roman" w:eastAsia="微软雅黑" w:hAnsi="Times New Roman" w:cs="Times New Roman"/>
          <w:sz w:val="22"/>
          <w:szCs w:val="22"/>
        </w:rPr>
        <w:t>随机指标噪音少，因此广受波段交易者喜爱。在</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的日线图上，</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今年</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月高位死叉后持续向下，伴随股价从</w:t>
      </w:r>
      <w:r w:rsidRPr="002A0398">
        <w:rPr>
          <w:rFonts w:ascii="Times New Roman" w:eastAsia="微软雅黑" w:hAnsi="Times New Roman" w:cs="Times New Roman"/>
          <w:sz w:val="22"/>
          <w:szCs w:val="22"/>
        </w:rPr>
        <w:t>$500+</w:t>
      </w:r>
      <w:r w:rsidRPr="002A0398">
        <w:rPr>
          <w:rFonts w:ascii="Times New Roman" w:eastAsia="微软雅黑" w:hAnsi="Times New Roman" w:cs="Times New Roman"/>
          <w:sz w:val="22"/>
          <w:szCs w:val="22"/>
        </w:rPr>
        <w:t>一路跌至</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；而近期</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于</w:t>
      </w:r>
      <w:r w:rsidRPr="002A0398">
        <w:rPr>
          <w:rFonts w:ascii="Times New Roman" w:eastAsia="微软雅黑" w:hAnsi="Times New Roman" w:cs="Times New Roman"/>
          <w:sz w:val="22"/>
          <w:szCs w:val="22"/>
        </w:rPr>
        <w:t>4</w:t>
      </w:r>
      <w:r w:rsidRPr="002A0398">
        <w:rPr>
          <w:rFonts w:ascii="Times New Roman" w:eastAsia="微软雅黑" w:hAnsi="Times New Roman" w:cs="Times New Roman"/>
          <w:sz w:val="22"/>
          <w:szCs w:val="22"/>
        </w:rPr>
        <w:t>月中下旬低位金叉，柱状图由红翻绿，印证了底部的形成和新一轮涨势的开始。尤其在</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月初，</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线大幅上穿零轴，显示上涨动能强劲。操作上，可将</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金叉作为建仓加仓参考信号之一；如果持仓过程中出现日线</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死叉且柱状图持续放大绿柱，则需警惕波段见顶，考虑减仓止盈。另外，关注</w:t>
      </w:r>
      <w:r w:rsidRPr="002A0398">
        <w:rPr>
          <w:rFonts w:ascii="Times New Roman" w:eastAsia="微软雅黑" w:hAnsi="Times New Roman" w:cs="Times New Roman"/>
          <w:b/>
          <w:bCs/>
          <w:sz w:val="22"/>
          <w:szCs w:val="22"/>
        </w:rPr>
        <w:t>MACD</w:t>
      </w:r>
      <w:r w:rsidRPr="002A0398">
        <w:rPr>
          <w:rFonts w:ascii="Times New Roman" w:eastAsia="微软雅黑" w:hAnsi="Times New Roman" w:cs="Times New Roman"/>
          <w:b/>
          <w:bCs/>
          <w:sz w:val="22"/>
          <w:szCs w:val="22"/>
        </w:rPr>
        <w:t>背离</w:t>
      </w:r>
      <w:r w:rsidRPr="002A0398">
        <w:rPr>
          <w:rFonts w:ascii="Times New Roman" w:eastAsia="微软雅黑" w:hAnsi="Times New Roman" w:cs="Times New Roman"/>
          <w:sz w:val="22"/>
          <w:szCs w:val="22"/>
        </w:rPr>
        <w:t>也很重要：例如如果股价屡创新高而</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指标未能同步走高（顶背离），往往预示潜在转势风险；反之股价新低而</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不创新低（底背离）则可能是底部信号。</w:t>
      </w:r>
    </w:p>
    <w:p w14:paraId="122AC0A2" w14:textId="77777777" w:rsidR="002A0398" w:rsidRPr="002A0398" w:rsidRDefault="002A0398" w:rsidP="002A0398">
      <w:pPr>
        <w:numPr>
          <w:ilvl w:val="0"/>
          <w:numId w:val="1104"/>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超买超卖指标</w:t>
      </w:r>
      <w:r w:rsidRPr="002A0398">
        <w:rPr>
          <w:rFonts w:ascii="Times New Roman" w:eastAsia="微软雅黑" w:hAnsi="Times New Roman" w:cs="Times New Roman"/>
          <w:b/>
          <w:bCs/>
          <w:sz w:val="22"/>
          <w:szCs w:val="22"/>
        </w:rPr>
        <w:t xml:space="preserve"> – RSI</w:t>
      </w:r>
      <w:r w:rsidRPr="002A0398">
        <w:rPr>
          <w:rFonts w:ascii="Times New Roman" w:eastAsia="微软雅黑" w:hAnsi="Times New Roman" w:cs="Times New Roman"/>
          <w:b/>
          <w:bCs/>
          <w:sz w:val="22"/>
          <w:szCs w:val="22"/>
        </w:rPr>
        <w:t>指标：</w:t>
      </w:r>
      <w:r w:rsidRPr="002A0398">
        <w:rPr>
          <w:rFonts w:ascii="Times New Roman" w:eastAsia="微软雅黑" w:hAnsi="Times New Roman" w:cs="Times New Roman"/>
          <w:sz w:val="22"/>
          <w:szCs w:val="22"/>
        </w:rPr>
        <w:t xml:space="preserve"> RSI</w:t>
      </w:r>
      <w:r w:rsidRPr="002A0398">
        <w:rPr>
          <w:rFonts w:ascii="Times New Roman" w:eastAsia="微软雅黑" w:hAnsi="Times New Roman" w:cs="Times New Roman"/>
          <w:sz w:val="22"/>
          <w:szCs w:val="22"/>
        </w:rPr>
        <w:t>（相对强弱指数）通过比较一段时间内上涨和下跌幅度，评估市场买卖盘强弱。</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取值</w:t>
      </w:r>
      <w:r w:rsidRPr="002A0398">
        <w:rPr>
          <w:rFonts w:ascii="Times New Roman" w:eastAsia="微软雅黑" w:hAnsi="Times New Roman" w:cs="Times New Roman"/>
          <w:sz w:val="22"/>
          <w:szCs w:val="22"/>
        </w:rPr>
        <w:t>0-100</w:t>
      </w:r>
      <w:r w:rsidRPr="002A0398">
        <w:rPr>
          <w:rFonts w:ascii="Times New Roman" w:eastAsia="微软雅黑" w:hAnsi="Times New Roman" w:cs="Times New Roman"/>
          <w:sz w:val="22"/>
          <w:szCs w:val="22"/>
        </w:rPr>
        <w:t>，一般将</w:t>
      </w:r>
      <w:r w:rsidRPr="002A0398">
        <w:rPr>
          <w:rFonts w:ascii="Times New Roman" w:eastAsia="微软雅黑" w:hAnsi="Times New Roman" w:cs="Times New Roman"/>
          <w:b/>
          <w:bCs/>
          <w:sz w:val="22"/>
          <w:szCs w:val="22"/>
        </w:rPr>
        <w:t>70</w:t>
      </w:r>
      <w:r w:rsidRPr="002A0398">
        <w:rPr>
          <w:rFonts w:ascii="Times New Roman" w:eastAsia="微软雅黑" w:hAnsi="Times New Roman" w:cs="Times New Roman"/>
          <w:sz w:val="22"/>
          <w:szCs w:val="22"/>
        </w:rPr>
        <w:t>以上视为超买区（</w:t>
      </w:r>
      <w:r w:rsidRPr="002A0398">
        <w:rPr>
          <w:rFonts w:ascii="Times New Roman" w:eastAsia="微软雅黑" w:hAnsi="Times New Roman" w:cs="Times New Roman"/>
          <w:sz w:val="22"/>
          <w:szCs w:val="22"/>
        </w:rPr>
        <w:t>overbought</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b/>
          <w:bCs/>
          <w:sz w:val="22"/>
          <w:szCs w:val="22"/>
        </w:rPr>
        <w:t>30</w:t>
      </w:r>
      <w:r w:rsidRPr="002A0398">
        <w:rPr>
          <w:rFonts w:ascii="Times New Roman" w:eastAsia="微软雅黑" w:hAnsi="Times New Roman" w:cs="Times New Roman"/>
          <w:sz w:val="22"/>
          <w:szCs w:val="22"/>
        </w:rPr>
        <w:t>以下视为超卖区（</w:t>
      </w:r>
      <w:r w:rsidRPr="002A0398">
        <w:rPr>
          <w:rFonts w:ascii="Times New Roman" w:eastAsia="微软雅黑" w:hAnsi="Times New Roman" w:cs="Times New Roman"/>
          <w:sz w:val="22"/>
          <w:szCs w:val="22"/>
        </w:rPr>
        <w:t>oversold</w:t>
      </w:r>
      <w:r w:rsidRPr="002A0398">
        <w:rPr>
          <w:rFonts w:ascii="Times New Roman" w:eastAsia="微软雅黑" w:hAnsi="Times New Roman" w:cs="Times New Roman"/>
          <w:sz w:val="22"/>
          <w:szCs w:val="22"/>
        </w:rPr>
        <w:t>）。当</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过高时，意味着短期涨幅过快，随时可能出现回调；当</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过低则表示抛压渐竭，股价有望止跌回升。因此，</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常用于</w:t>
      </w:r>
      <w:r w:rsidRPr="002A0398">
        <w:rPr>
          <w:rFonts w:ascii="Times New Roman" w:eastAsia="微软雅黑" w:hAnsi="Times New Roman" w:cs="Times New Roman"/>
          <w:b/>
          <w:bCs/>
          <w:sz w:val="22"/>
          <w:szCs w:val="22"/>
        </w:rPr>
        <w:t>时机判断</w:t>
      </w:r>
      <w:r w:rsidRPr="002A0398">
        <w:rPr>
          <w:rFonts w:ascii="Times New Roman" w:eastAsia="微软雅黑" w:hAnsi="Times New Roman" w:cs="Times New Roman"/>
          <w:sz w:val="22"/>
          <w:szCs w:val="22"/>
        </w:rPr>
        <w:t>：例如长线投资者可在周线</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跌至</w:t>
      </w:r>
      <w:r w:rsidRPr="002A0398">
        <w:rPr>
          <w:rFonts w:ascii="Times New Roman" w:eastAsia="微软雅黑" w:hAnsi="Times New Roman" w:cs="Times New Roman"/>
          <w:sz w:val="22"/>
          <w:szCs w:val="22"/>
        </w:rPr>
        <w:t>30</w:t>
      </w:r>
      <w:r w:rsidRPr="002A0398">
        <w:rPr>
          <w:rFonts w:ascii="Times New Roman" w:eastAsia="微软雅黑" w:hAnsi="Times New Roman" w:cs="Times New Roman"/>
          <w:sz w:val="22"/>
          <w:szCs w:val="22"/>
        </w:rPr>
        <w:t>附近时逐步吸纳，因为历史数据显示优质股跌入超卖区后中长期回报率较高。而短线交易者在日内或日线图上看到</w:t>
      </w:r>
      <w:r w:rsidRPr="002A0398">
        <w:rPr>
          <w:rFonts w:ascii="Times New Roman" w:eastAsia="微软雅黑" w:hAnsi="Times New Roman" w:cs="Times New Roman"/>
          <w:sz w:val="22"/>
          <w:szCs w:val="22"/>
        </w:rPr>
        <w:t>RSI&gt;70</w:t>
      </w:r>
      <w:r w:rsidRPr="002A0398">
        <w:rPr>
          <w:rFonts w:ascii="Times New Roman" w:eastAsia="微软雅黑" w:hAnsi="Times New Roman" w:cs="Times New Roman"/>
          <w:sz w:val="22"/>
          <w:szCs w:val="22"/>
        </w:rPr>
        <w:t>时则会谨慎，考虑获利了结或设紧密止损。就</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而言，日线</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在</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月初一度超</w:t>
      </w:r>
      <w:r w:rsidRPr="002A0398">
        <w:rPr>
          <w:rFonts w:ascii="Times New Roman" w:eastAsia="微软雅黑" w:hAnsi="Times New Roman" w:cs="Times New Roman"/>
          <w:sz w:val="22"/>
          <w:szCs w:val="22"/>
        </w:rPr>
        <w:t>90</w:t>
      </w:r>
      <w:r w:rsidRPr="002A0398">
        <w:rPr>
          <w:rFonts w:ascii="Times New Roman" w:eastAsia="微软雅黑" w:hAnsi="Times New Roman" w:cs="Times New Roman"/>
          <w:sz w:val="22"/>
          <w:szCs w:val="22"/>
        </w:rPr>
        <w:t>（极端超买）后随股价回调大幅下降，</w:t>
      </w:r>
      <w:r w:rsidRPr="002A0398">
        <w:rPr>
          <w:rFonts w:ascii="Times New Roman" w:eastAsia="微软雅黑" w:hAnsi="Times New Roman" w:cs="Times New Roman"/>
          <w:sz w:val="22"/>
          <w:szCs w:val="22"/>
        </w:rPr>
        <w:t>3</w:t>
      </w:r>
      <w:r w:rsidRPr="002A0398">
        <w:rPr>
          <w:rFonts w:ascii="Times New Roman" w:eastAsia="微软雅黑" w:hAnsi="Times New Roman" w:cs="Times New Roman"/>
          <w:sz w:val="22"/>
          <w:szCs w:val="22"/>
        </w:rPr>
        <w:t>月中下旬曾跌破</w:t>
      </w:r>
      <w:r w:rsidRPr="002A0398">
        <w:rPr>
          <w:rFonts w:ascii="Times New Roman" w:eastAsia="微软雅黑" w:hAnsi="Times New Roman" w:cs="Times New Roman"/>
          <w:sz w:val="22"/>
          <w:szCs w:val="22"/>
        </w:rPr>
        <w:t>30</w:t>
      </w:r>
      <w:r w:rsidRPr="002A0398">
        <w:rPr>
          <w:rFonts w:ascii="Times New Roman" w:eastAsia="微软雅黑" w:hAnsi="Times New Roman" w:cs="Times New Roman"/>
          <w:sz w:val="22"/>
          <w:szCs w:val="22"/>
        </w:rPr>
        <w:t>（超卖）后不久即迎来反弹行情。目前</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回到</w:t>
      </w:r>
      <w:r w:rsidRPr="002A0398">
        <w:rPr>
          <w:rFonts w:ascii="Times New Roman" w:eastAsia="微软雅黑" w:hAnsi="Times New Roman" w:cs="Times New Roman"/>
          <w:sz w:val="22"/>
          <w:szCs w:val="22"/>
        </w:rPr>
        <w:t>50-60</w:t>
      </w:r>
      <w:r w:rsidRPr="002A0398">
        <w:rPr>
          <w:rFonts w:ascii="Times New Roman" w:eastAsia="微软雅黑" w:hAnsi="Times New Roman" w:cs="Times New Roman"/>
          <w:sz w:val="22"/>
          <w:szCs w:val="22"/>
        </w:rPr>
        <w:t>的中性偏</w:t>
      </w:r>
      <w:r w:rsidRPr="002A0398">
        <w:rPr>
          <w:rFonts w:ascii="Times New Roman" w:eastAsia="微软雅黑" w:hAnsi="Times New Roman" w:cs="Times New Roman"/>
          <w:sz w:val="22"/>
          <w:szCs w:val="22"/>
        </w:rPr>
        <w:lastRenderedPageBreak/>
        <w:t>强区域，既未过热也不再低迷，意味着后市有进一步上行空间但短期也需继续关注量价配合情况。值得一提的是，</w:t>
      </w:r>
      <w:r w:rsidRPr="002A0398">
        <w:rPr>
          <w:rFonts w:ascii="Times New Roman" w:eastAsia="微软雅黑" w:hAnsi="Times New Roman" w:cs="Times New Roman"/>
          <w:b/>
          <w:bCs/>
          <w:sz w:val="22"/>
          <w:szCs w:val="22"/>
        </w:rPr>
        <w:t>RSI</w:t>
      </w:r>
      <w:r w:rsidRPr="002A0398">
        <w:rPr>
          <w:rFonts w:ascii="Times New Roman" w:eastAsia="微软雅黑" w:hAnsi="Times New Roman" w:cs="Times New Roman"/>
          <w:b/>
          <w:bCs/>
          <w:sz w:val="22"/>
          <w:szCs w:val="22"/>
        </w:rPr>
        <w:t>的趋势线</w:t>
      </w:r>
      <w:r w:rsidRPr="002A0398">
        <w:rPr>
          <w:rFonts w:ascii="Times New Roman" w:eastAsia="微软雅黑" w:hAnsi="Times New Roman" w:cs="Times New Roman"/>
          <w:sz w:val="22"/>
          <w:szCs w:val="22"/>
        </w:rPr>
        <w:t>也是风向标：比如在下跌趋势中，</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高点往往受压于某条下降趋势线，如果后续</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突破该趋势线，常预示价格趋势也将反转向上。同样，在上涨趋势中</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的低点连线若被跌破，可能警示上涨动能减弱。总之，</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可辅助判定买卖时机：</w:t>
      </w:r>
      <w:r w:rsidRPr="002A0398">
        <w:rPr>
          <w:rFonts w:ascii="Times New Roman" w:eastAsia="微软雅黑" w:hAnsi="Times New Roman" w:cs="Times New Roman"/>
          <w:sz w:val="22"/>
          <w:szCs w:val="22"/>
        </w:rPr>
        <w:t>&lt;30</w:t>
      </w:r>
      <w:r w:rsidRPr="002A0398">
        <w:rPr>
          <w:rFonts w:ascii="Times New Roman" w:eastAsia="微软雅黑" w:hAnsi="Times New Roman" w:cs="Times New Roman"/>
          <w:sz w:val="22"/>
          <w:szCs w:val="22"/>
        </w:rPr>
        <w:t>果断买入，</w:t>
      </w:r>
      <w:r w:rsidRPr="002A0398">
        <w:rPr>
          <w:rFonts w:ascii="Times New Roman" w:eastAsia="微软雅黑" w:hAnsi="Times New Roman" w:cs="Times New Roman"/>
          <w:sz w:val="22"/>
          <w:szCs w:val="22"/>
        </w:rPr>
        <w:t>&gt;70</w:t>
      </w:r>
      <w:r w:rsidRPr="002A0398">
        <w:rPr>
          <w:rFonts w:ascii="Times New Roman" w:eastAsia="微软雅黑" w:hAnsi="Times New Roman" w:cs="Times New Roman"/>
          <w:sz w:val="22"/>
          <w:szCs w:val="22"/>
        </w:rPr>
        <w:t>分批卖出，中间区间则结合其他指标综合研判。</w:t>
      </w:r>
    </w:p>
    <w:p w14:paraId="0D2CB2B0" w14:textId="77777777" w:rsidR="002A0398" w:rsidRPr="002A0398" w:rsidRDefault="002A0398" w:rsidP="002A0398">
      <w:pPr>
        <w:numPr>
          <w:ilvl w:val="0"/>
          <w:numId w:val="1104"/>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成交量与形态分析：</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b/>
          <w:bCs/>
          <w:sz w:val="22"/>
          <w:szCs w:val="22"/>
        </w:rPr>
        <w:t>量价关系</w:t>
      </w:r>
      <w:r w:rsidRPr="002A0398">
        <w:rPr>
          <w:rFonts w:ascii="Times New Roman" w:eastAsia="微软雅黑" w:hAnsi="Times New Roman" w:cs="Times New Roman"/>
          <w:sz w:val="22"/>
          <w:szCs w:val="22"/>
        </w:rPr>
        <w:t>是技术分析的基石。</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量在价先</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意味着成交量往往领先于价格走势变化。当突破或趋势反转发生时，若没有成交量的明显放大配合，往往难以持久。对于</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这类市值较大的股票，观察每日成交量相对于其平均水平的变化尤为重要：近期在</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月</w:t>
      </w:r>
      <w:r w:rsidRPr="002A0398">
        <w:rPr>
          <w:rFonts w:ascii="Times New Roman" w:eastAsia="微软雅黑" w:hAnsi="Times New Roman" w:cs="Times New Roman"/>
          <w:sz w:val="22"/>
          <w:szCs w:val="22"/>
        </w:rPr>
        <w:t>8</w:t>
      </w:r>
      <w:r w:rsidRPr="002A0398">
        <w:rPr>
          <w:rFonts w:ascii="Times New Roman" w:eastAsia="微软雅黑" w:hAnsi="Times New Roman" w:cs="Times New Roman"/>
          <w:sz w:val="22"/>
          <w:szCs w:val="22"/>
        </w:rPr>
        <w:t>日财报利好推动下，日成交量飙升至</w:t>
      </w:r>
      <w:r w:rsidRPr="002A0398">
        <w:rPr>
          <w:rFonts w:ascii="Times New Roman" w:eastAsia="微软雅黑" w:hAnsi="Times New Roman" w:cs="Times New Roman"/>
          <w:sz w:val="22"/>
          <w:szCs w:val="22"/>
        </w:rPr>
        <w:t>1424</w:t>
      </w:r>
      <w:r w:rsidRPr="002A0398">
        <w:rPr>
          <w:rFonts w:ascii="Times New Roman" w:eastAsia="微软雅黑" w:hAnsi="Times New Roman" w:cs="Times New Roman"/>
          <w:sz w:val="22"/>
          <w:szCs w:val="22"/>
        </w:rPr>
        <w:t>万股，远超日均水平，股价放量突破关键阻力</w:t>
      </w:r>
      <w:r w:rsidRPr="002A0398">
        <w:rPr>
          <w:rFonts w:ascii="Times New Roman" w:eastAsia="微软雅黑" w:hAnsi="Times New Roman" w:cs="Times New Roman"/>
          <w:sz w:val="22"/>
          <w:szCs w:val="22"/>
        </w:rPr>
        <w:t>$300</w:t>
      </w:r>
      <w:r w:rsidRPr="002A0398">
        <w:rPr>
          <w:rFonts w:ascii="Times New Roman" w:eastAsia="微软雅黑" w:hAnsi="Times New Roman" w:cs="Times New Roman"/>
          <w:sz w:val="22"/>
          <w:szCs w:val="22"/>
        </w:rPr>
        <w:t>，确认多头占据主导。相反，若上涨过程中量能逐步萎缩，可能预示买盘乏力，需防止见顶回落。此外，成交量还能帮助识别</w:t>
      </w:r>
      <w:r w:rsidRPr="002A0398">
        <w:rPr>
          <w:rFonts w:ascii="Times New Roman" w:eastAsia="微软雅黑" w:hAnsi="Times New Roman" w:cs="Times New Roman"/>
          <w:b/>
          <w:bCs/>
          <w:sz w:val="22"/>
          <w:szCs w:val="22"/>
        </w:rPr>
        <w:t>洗盘与出货</w:t>
      </w:r>
      <w:r w:rsidRPr="002A0398">
        <w:rPr>
          <w:rFonts w:ascii="Times New Roman" w:eastAsia="微软雅黑" w:hAnsi="Times New Roman" w:cs="Times New Roman"/>
          <w:sz w:val="22"/>
          <w:szCs w:val="22"/>
        </w:rPr>
        <w:t>：连续上涨后某日巨量长阴往往是主力出货（卖出信号），而下跌末期的无量阴跌或缩量横盘则可能是卖压衰竭（买入信号）。结合形态分析，经典的技术形态如</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双底</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头肩顶</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等在量价配合下可靠性更高。例如，一个有效的</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双重底</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应在第二次探底时出现缩量且指标背离，上破颈线时放量；而突破前高形成的新趋势应伴随量能增加，否则是假突破。具体到</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月见顶</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附近时量价背离（日量未能创新高且出现放量长阴），随后果然转入深调；近期突破下降楔形形态时成交量温和放大，后续几日持续高于均量，印证了突破有效性。投资者在实际操作中，应把成交量变化作为重要佐证：</w:t>
      </w:r>
      <w:r w:rsidRPr="002A0398">
        <w:rPr>
          <w:rFonts w:ascii="Times New Roman" w:eastAsia="微软雅黑" w:hAnsi="Times New Roman" w:cs="Times New Roman"/>
          <w:b/>
          <w:bCs/>
          <w:sz w:val="22"/>
          <w:szCs w:val="22"/>
        </w:rPr>
        <w:t>放量涨</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看多，缩量跌</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调整，缩量涨</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谨慎，放量跌</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警惕</w:t>
      </w:r>
      <w:r w:rsidRPr="002A0398">
        <w:rPr>
          <w:rFonts w:ascii="Times New Roman" w:eastAsia="微软雅黑" w:hAnsi="Times New Roman" w:cs="Times New Roman"/>
          <w:sz w:val="22"/>
          <w:szCs w:val="22"/>
        </w:rPr>
        <w:t>，与价格</w:t>
      </w:r>
      <w:r w:rsidRPr="002A0398">
        <w:rPr>
          <w:rFonts w:ascii="Times New Roman" w:eastAsia="微软雅黑" w:hAnsi="Times New Roman" w:cs="Times New Roman"/>
          <w:sz w:val="22"/>
          <w:szCs w:val="22"/>
        </w:rPr>
        <w:t>K</w:t>
      </w:r>
      <w:r w:rsidRPr="002A0398">
        <w:rPr>
          <w:rFonts w:ascii="Times New Roman" w:eastAsia="微软雅黑" w:hAnsi="Times New Roman" w:cs="Times New Roman"/>
          <w:sz w:val="22"/>
          <w:szCs w:val="22"/>
        </w:rPr>
        <w:t>线组合起来进行决策。</w:t>
      </w:r>
    </w:p>
    <w:p w14:paraId="06CFC762"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综上，技术指标的综合运用可以明确</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股价的</w:t>
      </w:r>
      <w:r w:rsidRPr="002A0398">
        <w:rPr>
          <w:rFonts w:ascii="Times New Roman" w:eastAsia="微软雅黑" w:hAnsi="Times New Roman" w:cs="Times New Roman"/>
          <w:b/>
          <w:bCs/>
          <w:sz w:val="22"/>
          <w:szCs w:val="22"/>
        </w:rPr>
        <w:t>买卖信号机制</w:t>
      </w:r>
      <w:r w:rsidRPr="002A0398">
        <w:rPr>
          <w:rFonts w:ascii="Times New Roman" w:eastAsia="微软雅黑" w:hAnsi="Times New Roman" w:cs="Times New Roman"/>
          <w:sz w:val="22"/>
          <w:szCs w:val="22"/>
        </w:rPr>
        <w:t>：当出现多项指标共振（例如股价突破关键均线伴随</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金叉、</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出超卖区且放量）时，可视为</w:t>
      </w:r>
      <w:r w:rsidRPr="002A0398">
        <w:rPr>
          <w:rFonts w:ascii="Times New Roman" w:eastAsia="微软雅黑" w:hAnsi="Times New Roman" w:cs="Times New Roman"/>
          <w:b/>
          <w:bCs/>
          <w:sz w:val="22"/>
          <w:szCs w:val="22"/>
        </w:rPr>
        <w:t>明确的买入信号</w:t>
      </w:r>
      <w:r w:rsidRPr="002A0398">
        <w:rPr>
          <w:rFonts w:ascii="Times New Roman" w:eastAsia="微软雅黑" w:hAnsi="Times New Roman" w:cs="Times New Roman"/>
          <w:sz w:val="22"/>
          <w:szCs w:val="22"/>
        </w:rPr>
        <w:t>；反之若股价逼近阻力位且</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严重超买、出现量价背离或</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死叉等，则发出</w:t>
      </w:r>
      <w:r w:rsidRPr="002A0398">
        <w:rPr>
          <w:rFonts w:ascii="Times New Roman" w:eastAsia="微软雅黑" w:hAnsi="Times New Roman" w:cs="Times New Roman"/>
          <w:b/>
          <w:bCs/>
          <w:sz w:val="22"/>
          <w:szCs w:val="22"/>
        </w:rPr>
        <w:t>卖出</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减仓信号</w:t>
      </w:r>
      <w:r w:rsidRPr="002A0398">
        <w:rPr>
          <w:rFonts w:ascii="Times New Roman" w:eastAsia="微软雅黑" w:hAnsi="Times New Roman" w:cs="Times New Roman"/>
          <w:sz w:val="22"/>
          <w:szCs w:val="22"/>
        </w:rPr>
        <w:t>。当然，任何单一指标都有局限，应结合多种信号以及基本面趋势进行综合判断，以提高胜率。</w:t>
      </w:r>
    </w:p>
    <w:p w14:paraId="6C20ABFA"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策略整合与操作计划</w:t>
      </w:r>
    </w:p>
    <w:p w14:paraId="3C728A8F"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结合以上多周期分析、技术指标信号和基本面判断，我们制定一个全面的投资操作框架，用于指导对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的具体交易决策。策略涵盖建仓、加减仓、止盈止损和资金管理等方面，旨在在把握成长机会的同时严格控制风险。</w:t>
      </w:r>
    </w:p>
    <w:p w14:paraId="113A69CB"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lastRenderedPageBreak/>
        <w:t>建仓逻辑（何时开始买入）</w:t>
      </w:r>
    </w:p>
    <w:p w14:paraId="08F93C0F"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针对</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这样基本面强劲但波动较大的成长股，建仓应遵循</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分批介入、逢低为主、确认趋势</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三大原则：</w:t>
      </w:r>
    </w:p>
    <w:p w14:paraId="5C81BE79" w14:textId="77777777" w:rsidR="002A0398" w:rsidRPr="002A0398" w:rsidRDefault="002A0398" w:rsidP="002A0398">
      <w:pPr>
        <w:numPr>
          <w:ilvl w:val="0"/>
          <w:numId w:val="1105"/>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基本面驱动的买点：</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在公司基本面出现重大利好拐点时是建仓良机，例如盈利超预期、业务结构优化等事件公布后股价的第一波上涨。【本次</w:t>
      </w:r>
      <w:r w:rsidRPr="002A0398">
        <w:rPr>
          <w:rFonts w:ascii="Times New Roman" w:eastAsia="微软雅黑" w:hAnsi="Times New Roman" w:cs="Times New Roman"/>
          <w:sz w:val="22"/>
          <w:szCs w:val="22"/>
        </w:rPr>
        <w:t>Q1</w:t>
      </w:r>
      <w:r w:rsidRPr="002A0398">
        <w:rPr>
          <w:rFonts w:ascii="Times New Roman" w:eastAsia="微软雅黑" w:hAnsi="Times New Roman" w:cs="Times New Roman"/>
          <w:sz w:val="22"/>
          <w:szCs w:val="22"/>
        </w:rPr>
        <w:t>财报】正是如此，公司业绩大超预期且上调指引，引发股价跳空上涨。虽然短期涨幅已大，但从中长期看，这标志着基本面上了新台阶，投资者可趁回调开始布局。另一个基本面买点是</w:t>
      </w:r>
      <w:r w:rsidRPr="002A0398">
        <w:rPr>
          <w:rFonts w:ascii="Times New Roman" w:eastAsia="微软雅黑" w:hAnsi="Times New Roman" w:cs="Times New Roman"/>
          <w:b/>
          <w:bCs/>
          <w:sz w:val="22"/>
          <w:szCs w:val="22"/>
        </w:rPr>
        <w:t>消化利空</w:t>
      </w:r>
      <w:r w:rsidRPr="002A0398">
        <w:rPr>
          <w:rFonts w:ascii="Times New Roman" w:eastAsia="微软雅黑" w:hAnsi="Times New Roman" w:cs="Times New Roman"/>
          <w:sz w:val="22"/>
          <w:szCs w:val="22"/>
        </w:rPr>
        <w:t>之后：例如前期做空风波导致股价腰斩，但如果调研后认为指控不实或影响有限，那么极端下跌反而提供廉价买入机会。</w:t>
      </w:r>
    </w:p>
    <w:p w14:paraId="78751C8B" w14:textId="77777777" w:rsidR="002A0398" w:rsidRPr="002A0398" w:rsidRDefault="002A0398" w:rsidP="002A0398">
      <w:pPr>
        <w:numPr>
          <w:ilvl w:val="0"/>
          <w:numId w:val="1105"/>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技术面确认的买点：</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等待关键技术信号出现可提高建仓成功率。一是</w:t>
      </w:r>
      <w:r w:rsidRPr="002A0398">
        <w:rPr>
          <w:rFonts w:ascii="Times New Roman" w:eastAsia="微软雅黑" w:hAnsi="Times New Roman" w:cs="Times New Roman"/>
          <w:b/>
          <w:bCs/>
          <w:sz w:val="22"/>
          <w:szCs w:val="22"/>
        </w:rPr>
        <w:t>趋势线</w:t>
      </w:r>
      <w:r w:rsidRPr="002A0398">
        <w:rPr>
          <w:rFonts w:ascii="Times New Roman" w:eastAsia="微软雅黑" w:hAnsi="Times New Roman" w:cs="Times New Roman"/>
          <w:b/>
          <w:bCs/>
          <w:sz w:val="22"/>
          <w:szCs w:val="22"/>
        </w:rPr>
        <w:t>/</w:t>
      </w:r>
      <w:r w:rsidRPr="002A0398">
        <w:rPr>
          <w:rFonts w:ascii="Times New Roman" w:eastAsia="微软雅黑" w:hAnsi="Times New Roman" w:cs="Times New Roman"/>
          <w:b/>
          <w:bCs/>
          <w:sz w:val="22"/>
          <w:szCs w:val="22"/>
        </w:rPr>
        <w:t>均线突破</w:t>
      </w:r>
      <w:r w:rsidRPr="002A0398">
        <w:rPr>
          <w:rFonts w:ascii="Times New Roman" w:eastAsia="微软雅黑" w:hAnsi="Times New Roman" w:cs="Times New Roman"/>
          <w:sz w:val="22"/>
          <w:szCs w:val="22"/>
        </w:rPr>
        <w:t>：例如</w:t>
      </w:r>
      <w:r w:rsidRPr="002A0398">
        <w:rPr>
          <w:rFonts w:ascii="Times New Roman" w:eastAsia="微软雅黑" w:hAnsi="Times New Roman" w:cs="Times New Roman"/>
          <w:sz w:val="22"/>
          <w:szCs w:val="22"/>
        </w:rPr>
        <w:t>4</w:t>
      </w:r>
      <w:r w:rsidRPr="002A0398">
        <w:rPr>
          <w:rFonts w:ascii="Times New Roman" w:eastAsia="微软雅黑" w:hAnsi="Times New Roman" w:cs="Times New Roman"/>
          <w:sz w:val="22"/>
          <w:szCs w:val="22"/>
        </w:rPr>
        <w:t>月</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向上突破下降压力线并重回</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日均线之上，即视为下跌趋势结束的确认信号。投资者可在此时开始建立初始仓位。二是</w:t>
      </w:r>
      <w:r w:rsidRPr="002A0398">
        <w:rPr>
          <w:rFonts w:ascii="Times New Roman" w:eastAsia="微软雅黑" w:hAnsi="Times New Roman" w:cs="Times New Roman"/>
          <w:b/>
          <w:bCs/>
          <w:sz w:val="22"/>
          <w:szCs w:val="22"/>
        </w:rPr>
        <w:t>形态完成</w:t>
      </w:r>
      <w:r w:rsidRPr="002A0398">
        <w:rPr>
          <w:rFonts w:ascii="Times New Roman" w:eastAsia="微软雅黑" w:hAnsi="Times New Roman" w:cs="Times New Roman"/>
          <w:sz w:val="22"/>
          <w:szCs w:val="22"/>
        </w:rPr>
        <w:t>：经典形态如</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双底</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圆弧底</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等突破颈线位时往往预示反转成立，也是买点。三是</w:t>
      </w:r>
      <w:r w:rsidRPr="002A0398">
        <w:rPr>
          <w:rFonts w:ascii="Times New Roman" w:eastAsia="微软雅黑" w:hAnsi="Times New Roman" w:cs="Times New Roman"/>
          <w:b/>
          <w:bCs/>
          <w:sz w:val="22"/>
          <w:szCs w:val="22"/>
        </w:rPr>
        <w:t>指标共振</w:t>
      </w:r>
      <w:r w:rsidRPr="002A0398">
        <w:rPr>
          <w:rFonts w:ascii="Times New Roman" w:eastAsia="微软雅黑" w:hAnsi="Times New Roman" w:cs="Times New Roman"/>
          <w:sz w:val="22"/>
          <w:szCs w:val="22"/>
        </w:rPr>
        <w:t>：如</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在极低位金叉、日线</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突破</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中轴由弱转强等共振发生时，意味着多头力量苏醒。总之，</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技术面企稳</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基本面向好</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双确认下分批买入，胜算更高。</w:t>
      </w:r>
    </w:p>
    <w:p w14:paraId="3FD4F29D" w14:textId="77777777" w:rsidR="002A0398" w:rsidRPr="002A0398" w:rsidRDefault="002A0398" w:rsidP="002A0398">
      <w:pPr>
        <w:numPr>
          <w:ilvl w:val="0"/>
          <w:numId w:val="1105"/>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分批与区间：</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由于</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波动大，避免一次性满仓买入，采用</w:t>
      </w:r>
      <w:r w:rsidRPr="002A0398">
        <w:rPr>
          <w:rFonts w:ascii="Times New Roman" w:eastAsia="微软雅黑" w:hAnsi="Times New Roman" w:cs="Times New Roman"/>
          <w:b/>
          <w:bCs/>
          <w:sz w:val="22"/>
          <w:szCs w:val="22"/>
        </w:rPr>
        <w:t>金字塔式建仓</w:t>
      </w:r>
      <w:r w:rsidRPr="002A0398">
        <w:rPr>
          <w:rFonts w:ascii="Times New Roman" w:eastAsia="微软雅黑" w:hAnsi="Times New Roman" w:cs="Times New Roman"/>
          <w:sz w:val="22"/>
          <w:szCs w:val="22"/>
        </w:rPr>
        <w:t>分散成本和风险。根据当前价位和支撑位，将建仓划分几个区间：第一批仓位可在</w:t>
      </w:r>
      <w:r w:rsidRPr="002A0398">
        <w:rPr>
          <w:rFonts w:ascii="Times New Roman" w:eastAsia="微软雅黑" w:hAnsi="Times New Roman" w:cs="Times New Roman"/>
          <w:sz w:val="22"/>
          <w:szCs w:val="22"/>
        </w:rPr>
        <w:t>**$310-$330</w:t>
      </w:r>
      <w:r w:rsidRPr="002A0398">
        <w:rPr>
          <w:rFonts w:ascii="Times New Roman" w:eastAsia="微软雅黑" w:hAnsi="Times New Roman" w:cs="Times New Roman"/>
          <w:b/>
          <w:bCs/>
          <w:sz w:val="22"/>
          <w:szCs w:val="22"/>
        </w:rPr>
        <w:t>区间介入（财报跳空缺口回踩、前期平台上沿附近），第二批待</w:t>
      </w:r>
      <w:r w:rsidRPr="002A0398">
        <w:rPr>
          <w:rFonts w:ascii="Times New Roman" w:eastAsia="微软雅黑" w:hAnsi="Times New Roman" w:cs="Times New Roman"/>
          <w:sz w:val="22"/>
          <w:szCs w:val="22"/>
        </w:rPr>
        <w:t>$280-$300**</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日均线与前期整理区）如果出现回调则加仓；若股价不回调反而突破</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阻力，则可考虑在</w:t>
      </w:r>
      <w:r w:rsidRPr="002A0398">
        <w:rPr>
          <w:rFonts w:ascii="Times New Roman" w:eastAsia="微软雅黑" w:hAnsi="Times New Roman" w:cs="Times New Roman"/>
          <w:b/>
          <w:bCs/>
          <w:sz w:val="22"/>
          <w:szCs w:val="22"/>
        </w:rPr>
        <w:t>突破</w:t>
      </w:r>
      <w:r w:rsidRPr="002A0398">
        <w:rPr>
          <w:rFonts w:ascii="Times New Roman" w:eastAsia="微软雅黑" w:hAnsi="Times New Roman" w:cs="Times New Roman"/>
          <w:b/>
          <w:bCs/>
          <w:sz w:val="22"/>
          <w:szCs w:val="22"/>
        </w:rPr>
        <w:t>$352</w:t>
      </w:r>
      <w:r w:rsidRPr="002A0398">
        <w:rPr>
          <w:rFonts w:ascii="Times New Roman" w:eastAsia="微软雅黑" w:hAnsi="Times New Roman" w:cs="Times New Roman"/>
          <w:b/>
          <w:bCs/>
          <w:sz w:val="22"/>
          <w:szCs w:val="22"/>
        </w:rPr>
        <w:t>回踩确认</w:t>
      </w:r>
      <w:r w:rsidRPr="002A0398">
        <w:rPr>
          <w:rFonts w:ascii="Times New Roman" w:eastAsia="微软雅黑" w:hAnsi="Times New Roman" w:cs="Times New Roman"/>
          <w:sz w:val="22"/>
          <w:szCs w:val="22"/>
        </w:rPr>
        <w:t>后追价买入剩余仓位一部分。【如</w:t>
      </w:r>
      <w:r w:rsidRPr="002A0398">
        <w:rPr>
          <w:rFonts w:ascii="Times New Roman" w:eastAsia="微软雅黑" w:hAnsi="Times New Roman" w:cs="Times New Roman"/>
          <w:sz w:val="22"/>
          <w:szCs w:val="22"/>
        </w:rPr>
        <w:t>Investopedia</w:t>
      </w:r>
      <w:r w:rsidRPr="002A0398">
        <w:rPr>
          <w:rFonts w:ascii="Times New Roman" w:eastAsia="微软雅黑" w:hAnsi="Times New Roman" w:cs="Times New Roman"/>
          <w:sz w:val="22"/>
          <w:szCs w:val="22"/>
        </w:rPr>
        <w:t>分析所示，</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是近期重要阻力，突破后有望打开上涨空间【</w:t>
      </w:r>
      <w:r w:rsidRPr="002A0398">
        <w:rPr>
          <w:rFonts w:ascii="Times New Roman" w:eastAsia="微软雅黑" w:hAnsi="Times New Roman" w:cs="Times New Roman"/>
          <w:sz w:val="22"/>
          <w:szCs w:val="22"/>
        </w:rPr>
        <w:t>39†L278-L287</w:t>
      </w:r>
      <w:r w:rsidRPr="002A0398">
        <w:rPr>
          <w:rFonts w:ascii="Times New Roman" w:eastAsia="微软雅黑" w:hAnsi="Times New Roman" w:cs="Times New Roman"/>
          <w:sz w:val="22"/>
          <w:szCs w:val="22"/>
        </w:rPr>
        <w:t>】】最后保留一部分资金作为机动，以备极端情况下股价回落至</w:t>
      </w:r>
      <w:r w:rsidRPr="002A0398">
        <w:rPr>
          <w:rFonts w:ascii="Times New Roman" w:eastAsia="微软雅黑" w:hAnsi="Times New Roman" w:cs="Times New Roman"/>
          <w:sz w:val="22"/>
          <w:szCs w:val="22"/>
        </w:rPr>
        <w:t>**$240</w:t>
      </w:r>
      <w:r w:rsidRPr="002A0398">
        <w:rPr>
          <w:rFonts w:ascii="Times New Roman" w:eastAsia="微软雅黑" w:hAnsi="Times New Roman" w:cs="Times New Roman"/>
          <w:sz w:val="22"/>
          <w:szCs w:val="22"/>
        </w:rPr>
        <w:t>左右长期支撑</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（接近</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日线</w:t>
      </w:r>
      <w:r w:rsidRPr="002A0398">
        <w:rPr>
          <w:rFonts w:ascii="Times New Roman" w:eastAsia="微软雅黑" w:hAnsi="Times New Roman" w:cs="Times New Roman"/>
          <w:sz w:val="22"/>
          <w:szCs w:val="22"/>
        </w:rPr>
        <w:t>$235</w:t>
      </w:r>
      <w:r w:rsidRPr="002A0398">
        <w:rPr>
          <w:rFonts w:ascii="Times New Roman" w:eastAsia="微软雅黑" w:hAnsi="Times New Roman" w:cs="Times New Roman"/>
          <w:sz w:val="22"/>
          <w:szCs w:val="22"/>
        </w:rPr>
        <w:t>一带）时能低价补仓。这种层层递进的建仓策略确保即使行情走势与预期有所偏差，仍有后手应对，不至于错失机会或过早用尽资金。</w:t>
      </w:r>
    </w:p>
    <w:p w14:paraId="676C3D16"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操作要点：初始建仓偏保守，等趋势明朗再加码；每次买入后观察股价表现，确认趋势延续再执行下一步，加仓间隔视股价距上次买入价的涨跌幅，一般</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相隔</w:t>
      </w:r>
      <w:r w:rsidRPr="002A0398">
        <w:rPr>
          <w:rFonts w:ascii="Times New Roman" w:eastAsia="微软雅黑" w:hAnsi="Times New Roman" w:cs="Times New Roman"/>
          <w:sz w:val="22"/>
          <w:szCs w:val="22"/>
        </w:rPr>
        <w:t>5-10%*</w:t>
      </w:r>
      <w:r w:rsidRPr="002A0398">
        <w:rPr>
          <w:rFonts w:ascii="Times New Roman" w:eastAsia="微软雅黑" w:hAnsi="Times New Roman" w:cs="Times New Roman"/>
          <w:i/>
          <w:iCs/>
          <w:sz w:val="22"/>
          <w:szCs w:val="22"/>
        </w:rPr>
        <w:t>价格空间再行动。避免在快速上涨尾段一次性追高建满仓。</w:t>
      </w:r>
    </w:p>
    <w:p w14:paraId="3E705CD8"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lastRenderedPageBreak/>
        <w:t>加仓机制（扩大仓位策略）</w:t>
      </w:r>
    </w:p>
    <w:p w14:paraId="77A69ADD"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加仓的目的在于在正确的方向上追加盈利头寸，实现</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让利润奔跑</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而言，加仓同样宜分步进行并满足特定条件：</w:t>
      </w:r>
    </w:p>
    <w:p w14:paraId="4D900CAA" w14:textId="77777777" w:rsidR="002A0398" w:rsidRPr="002A0398" w:rsidRDefault="002A0398" w:rsidP="002A0398">
      <w:pPr>
        <w:numPr>
          <w:ilvl w:val="0"/>
          <w:numId w:val="1106"/>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突破加仓：</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当股价放量突破重要阻力位</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前高点时，加仓往往顺势而为。例如，如果</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放量冲破</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短期阻力区并在其上方稳固，则确认新一轮上涨打开，可在突破回踩不破时</w:t>
      </w:r>
      <w:r w:rsidRPr="002A0398">
        <w:rPr>
          <w:rFonts w:ascii="Times New Roman" w:eastAsia="微软雅黑" w:hAnsi="Times New Roman" w:cs="Times New Roman"/>
          <w:b/>
          <w:bCs/>
          <w:sz w:val="22"/>
          <w:szCs w:val="22"/>
        </w:rPr>
        <w:t>顺势加仓</w:t>
      </w:r>
      <w:r w:rsidRPr="002A0398">
        <w:rPr>
          <w:rFonts w:ascii="Times New Roman" w:eastAsia="微软雅黑" w:hAnsi="Times New Roman" w:cs="Times New Roman"/>
          <w:sz w:val="22"/>
          <w:szCs w:val="22"/>
        </w:rPr>
        <w:t>。再次上涨过程中，如突破历史高点</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（若发生），也可考虑小幅加仓搏取更大趋势（不过越接近高点风险越大，加仓幅度宜递减）。突破加仓要配合</w:t>
      </w:r>
      <w:r w:rsidRPr="002A0398">
        <w:rPr>
          <w:rFonts w:ascii="Times New Roman" w:eastAsia="微软雅黑" w:hAnsi="Times New Roman" w:cs="Times New Roman"/>
          <w:b/>
          <w:bCs/>
          <w:sz w:val="22"/>
          <w:szCs w:val="22"/>
        </w:rPr>
        <w:t>成交量和趋势强度</w:t>
      </w:r>
      <w:r w:rsidRPr="002A0398">
        <w:rPr>
          <w:rFonts w:ascii="Times New Roman" w:eastAsia="微软雅黑" w:hAnsi="Times New Roman" w:cs="Times New Roman"/>
          <w:sz w:val="22"/>
          <w:szCs w:val="22"/>
        </w:rPr>
        <w:t>，如突破时量能不足或出现假突破，则不宜贸然加码。</w:t>
      </w:r>
    </w:p>
    <w:p w14:paraId="2A42C3AE" w14:textId="77777777" w:rsidR="002A0398" w:rsidRPr="002A0398" w:rsidRDefault="002A0398" w:rsidP="002A0398">
      <w:pPr>
        <w:numPr>
          <w:ilvl w:val="0"/>
          <w:numId w:val="1106"/>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回调加仓：</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若处于上升趋势中的正常回调（调整幅度通常不超过前一波涨幅的</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且守住关键均线），反而提供加仓良机。例如上涨趋势中，股价回撤到</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日或</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日均线附近企稳时，可以考虑</w:t>
      </w:r>
      <w:r w:rsidRPr="002A0398">
        <w:rPr>
          <w:rFonts w:ascii="Times New Roman" w:eastAsia="微软雅黑" w:hAnsi="Times New Roman" w:cs="Times New Roman"/>
          <w:b/>
          <w:bCs/>
          <w:sz w:val="22"/>
          <w:szCs w:val="22"/>
        </w:rPr>
        <w:t>逢低加仓</w:t>
      </w:r>
      <w:r w:rsidRPr="002A0398">
        <w:rPr>
          <w:rFonts w:ascii="Times New Roman" w:eastAsia="微软雅黑" w:hAnsi="Times New Roman" w:cs="Times New Roman"/>
          <w:sz w:val="22"/>
          <w:szCs w:val="22"/>
        </w:rPr>
        <w:t>，前提是基本面未变坏且大盘环境稳定。对于</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，目前若已持有部分仓位且股价出现回调测试</w:t>
      </w:r>
      <w:r w:rsidRPr="002A0398">
        <w:rPr>
          <w:rFonts w:ascii="Times New Roman" w:eastAsia="微软雅黑" w:hAnsi="Times New Roman" w:cs="Times New Roman"/>
          <w:sz w:val="22"/>
          <w:szCs w:val="22"/>
        </w:rPr>
        <w:t>$300</w:t>
      </w:r>
      <w:r w:rsidRPr="002A0398">
        <w:rPr>
          <w:rFonts w:ascii="Times New Roman" w:eastAsia="微软雅黑" w:hAnsi="Times New Roman" w:cs="Times New Roman"/>
          <w:sz w:val="22"/>
          <w:szCs w:val="22"/>
        </w:rPr>
        <w:t>关口或</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日线支撑而不破，则可视为强势整理，在确认止跌回升时加码买入，期待新高。【这种在支撑位加仓可降低整体持仓成本，但须确保趋势仍然完整。】</w:t>
      </w:r>
    </w:p>
    <w:p w14:paraId="5E59AF98" w14:textId="77777777" w:rsidR="002A0398" w:rsidRPr="002A0398" w:rsidRDefault="002A0398" w:rsidP="002A0398">
      <w:pPr>
        <w:numPr>
          <w:ilvl w:val="0"/>
          <w:numId w:val="1106"/>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金字塔加仓原则：</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每次加仓的数量一般</w:t>
      </w:r>
      <w:r w:rsidRPr="002A0398">
        <w:rPr>
          <w:rFonts w:ascii="Times New Roman" w:eastAsia="微软雅黑" w:hAnsi="Times New Roman" w:cs="Times New Roman"/>
          <w:b/>
          <w:bCs/>
          <w:sz w:val="22"/>
          <w:szCs w:val="22"/>
        </w:rPr>
        <w:t>小于</w:t>
      </w:r>
      <w:r w:rsidRPr="002A0398">
        <w:rPr>
          <w:rFonts w:ascii="Times New Roman" w:eastAsia="微软雅黑" w:hAnsi="Times New Roman" w:cs="Times New Roman"/>
          <w:sz w:val="22"/>
          <w:szCs w:val="22"/>
        </w:rPr>
        <w:t>上一次，以降低边际成本上升带来的风险。比如首次建仓买入</w:t>
      </w:r>
      <w:r w:rsidRPr="002A0398">
        <w:rPr>
          <w:rFonts w:ascii="Times New Roman" w:eastAsia="微软雅黑" w:hAnsi="Times New Roman" w:cs="Times New Roman"/>
          <w:sz w:val="22"/>
          <w:szCs w:val="22"/>
        </w:rPr>
        <w:t>100</w:t>
      </w:r>
      <w:r w:rsidRPr="002A0398">
        <w:rPr>
          <w:rFonts w:ascii="Times New Roman" w:eastAsia="微软雅黑" w:hAnsi="Times New Roman" w:cs="Times New Roman"/>
          <w:sz w:val="22"/>
          <w:szCs w:val="22"/>
        </w:rPr>
        <w:t>股，第二次加仓买入</w:t>
      </w:r>
      <w:r w:rsidRPr="002A0398">
        <w:rPr>
          <w:rFonts w:ascii="Times New Roman" w:eastAsia="微软雅黑" w:hAnsi="Times New Roman" w:cs="Times New Roman"/>
          <w:sz w:val="22"/>
          <w:szCs w:val="22"/>
        </w:rPr>
        <w:t>70</w:t>
      </w:r>
      <w:r w:rsidRPr="002A0398">
        <w:rPr>
          <w:rFonts w:ascii="Times New Roman" w:eastAsia="微软雅黑" w:hAnsi="Times New Roman" w:cs="Times New Roman"/>
          <w:sz w:val="22"/>
          <w:szCs w:val="22"/>
        </w:rPr>
        <w:t>股，第三次再加</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股，呈递减式增加仓位。当趋势持续向上，仓位随之水涨船高但单次增量递减，从而在提高盈利的同时控制了新增资金的风险暴露（这符合反马丁格尔策略，即在赢的基础上加注）。对于</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这种高波动股，更应避免逆势摊平（亏损时加仓摊低成本），而应将子弹留给确认的上涨时机。</w:t>
      </w:r>
    </w:p>
    <w:p w14:paraId="31B23BB4" w14:textId="77777777" w:rsidR="002A0398" w:rsidRPr="002A0398" w:rsidRDefault="002A0398" w:rsidP="002A0398">
      <w:pPr>
        <w:numPr>
          <w:ilvl w:val="0"/>
          <w:numId w:val="1106"/>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加仓信号共振：</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技术面也可提供加仓佐证。例如日线</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再次金叉向上、或</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调整不跌破</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又重回强势区，表明此次回调已结束，可考虑加码。此外，可参考成交量</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调整期间量缩价稳，反弹时放量，表示洗盘充分，可以加仓。</w:t>
      </w:r>
    </w:p>
    <w:p w14:paraId="1DA927EF"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i/>
          <w:iCs/>
          <w:sz w:val="22"/>
          <w:szCs w:val="22"/>
        </w:rPr>
        <w:t>操作要点：加仓后重新计算持仓成本和仓位占比，并相应调整止损位以确保整体风险可控（见下）。切忌在没有明确信号时主观臆断加仓。始终让市场证明你的判断（通过价格新高或止跌信号）后再投入更多资金。</w:t>
      </w:r>
    </w:p>
    <w:p w14:paraId="7D6DB07F"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减仓与止盈策略</w:t>
      </w:r>
    </w:p>
    <w:p w14:paraId="7418EC93"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lastRenderedPageBreak/>
        <w:t>制定明确的止盈减仓计划有助于锁定收益、防止账面利润大幅回吐。对于</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，我们采用</w:t>
      </w:r>
      <w:r w:rsidRPr="002A0398">
        <w:rPr>
          <w:rFonts w:ascii="Times New Roman" w:eastAsia="微软雅黑" w:hAnsi="Times New Roman" w:cs="Times New Roman"/>
          <w:b/>
          <w:bCs/>
          <w:sz w:val="22"/>
          <w:szCs w:val="22"/>
        </w:rPr>
        <w:t>分阶段止盈</w:t>
      </w:r>
      <w:r w:rsidRPr="002A0398">
        <w:rPr>
          <w:rFonts w:ascii="Times New Roman" w:eastAsia="微软雅黑" w:hAnsi="Times New Roman" w:cs="Times New Roman"/>
          <w:sz w:val="22"/>
          <w:szCs w:val="22"/>
        </w:rPr>
        <w:t>策略：</w:t>
      </w:r>
    </w:p>
    <w:p w14:paraId="7B38A7BA" w14:textId="77777777" w:rsidR="002A0398" w:rsidRPr="002A0398" w:rsidRDefault="002A0398" w:rsidP="002A0398">
      <w:pPr>
        <w:numPr>
          <w:ilvl w:val="0"/>
          <w:numId w:val="1107"/>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第一目标位止盈：</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参考技术阻力和华尔街目标价，将历史高点附近视作主要止盈区域。具体而言，当股价来到</w:t>
      </w:r>
      <w:r w:rsidRPr="002A0398">
        <w:rPr>
          <w:rFonts w:ascii="Times New Roman" w:eastAsia="微软雅黑" w:hAnsi="Times New Roman" w:cs="Times New Roman"/>
          <w:sz w:val="22"/>
          <w:szCs w:val="22"/>
        </w:rPr>
        <w:t>**$500-$525</w:t>
      </w:r>
      <w:r w:rsidRPr="002A0398">
        <w:rPr>
          <w:rFonts w:ascii="Times New Roman" w:eastAsia="微软雅黑" w:hAnsi="Times New Roman" w:cs="Times New Roman"/>
          <w:b/>
          <w:bCs/>
          <w:sz w:val="22"/>
          <w:szCs w:val="22"/>
        </w:rPr>
        <w:t>区域（接近历史峰值</w:t>
      </w:r>
      <w:r w:rsidRPr="002A0398">
        <w:rPr>
          <w:rFonts w:ascii="Times New Roman" w:eastAsia="微软雅黑" w:hAnsi="Times New Roman" w:cs="Times New Roman"/>
          <w:b/>
          <w:bCs/>
          <w:sz w:val="22"/>
          <w:szCs w:val="22"/>
        </w:rPr>
        <w:t>$525</w:t>
      </w:r>
      <w:r w:rsidRPr="002A0398">
        <w:rPr>
          <w:rFonts w:ascii="Times New Roman" w:eastAsia="微软雅黑" w:hAnsi="Times New Roman" w:cs="Times New Roman"/>
          <w:b/>
          <w:bCs/>
          <w:sz w:val="22"/>
          <w:szCs w:val="22"/>
        </w:rPr>
        <w:t>且距离当前价有约</w:t>
      </w:r>
      <w:r w:rsidRPr="002A0398">
        <w:rPr>
          <w:rFonts w:ascii="Times New Roman" w:eastAsia="微软雅黑" w:hAnsi="Times New Roman" w:cs="Times New Roman"/>
          <w:b/>
          <w:bCs/>
          <w:sz w:val="22"/>
          <w:szCs w:val="22"/>
        </w:rPr>
        <w:t>50%</w:t>
      </w:r>
      <w:r w:rsidRPr="002A0398">
        <w:rPr>
          <w:rFonts w:ascii="Times New Roman" w:eastAsia="微软雅黑" w:hAnsi="Times New Roman" w:cs="Times New Roman"/>
          <w:b/>
          <w:bCs/>
          <w:sz w:val="22"/>
          <w:szCs w:val="22"/>
        </w:rPr>
        <w:t>空间，亦与分析师平均目标价</w:t>
      </w:r>
      <w:r w:rsidRPr="002A0398">
        <w:rPr>
          <w:rFonts w:ascii="Times New Roman" w:eastAsia="微软雅黑" w:hAnsi="Times New Roman" w:cs="Times New Roman"/>
          <w:b/>
          <w:bCs/>
          <w:sz w:val="22"/>
          <w:szCs w:val="22"/>
        </w:rPr>
        <w:t>$470</w:t>
      </w:r>
      <w:r w:rsidRPr="002A0398">
        <w:rPr>
          <w:rFonts w:ascii="Times New Roman" w:eastAsia="微软雅黑" w:hAnsi="Times New Roman" w:cs="Times New Roman"/>
          <w:b/>
          <w:bCs/>
          <w:sz w:val="22"/>
          <w:szCs w:val="22"/>
        </w:rPr>
        <w:t>略有突破），建议</w:t>
      </w:r>
      <w:r w:rsidRPr="002A0398">
        <w:rPr>
          <w:rFonts w:ascii="Times New Roman" w:eastAsia="微软雅黑" w:hAnsi="Times New Roman" w:cs="Times New Roman"/>
          <w:sz w:val="22"/>
          <w:szCs w:val="22"/>
        </w:rPr>
        <w:t>兑现部分盈利</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。可考虑减持</w:t>
      </w:r>
      <w:r w:rsidRPr="002A0398">
        <w:rPr>
          <w:rFonts w:ascii="Times New Roman" w:eastAsia="微软雅黑" w:hAnsi="Times New Roman" w:cs="Times New Roman"/>
          <w:sz w:val="22"/>
          <w:szCs w:val="22"/>
        </w:rPr>
        <w:t>30%-50%</w:t>
      </w:r>
      <w:r w:rsidRPr="002A0398">
        <w:rPr>
          <w:rFonts w:ascii="Times New Roman" w:eastAsia="微软雅黑" w:hAnsi="Times New Roman" w:cs="Times New Roman"/>
          <w:sz w:val="22"/>
          <w:szCs w:val="22"/>
        </w:rPr>
        <w:t>的持仓，以确保抓住这一重要价位的收益。通常此区域容易出现较大抛压（前高套牢盘和获利盘涌出），正如</w:t>
      </w:r>
      <w:r w:rsidRPr="002A0398">
        <w:rPr>
          <w:rFonts w:ascii="Times New Roman" w:eastAsia="微软雅黑" w:hAnsi="Times New Roman" w:cs="Times New Roman"/>
          <w:sz w:val="22"/>
          <w:szCs w:val="22"/>
        </w:rPr>
        <w:t>Investopedia</w:t>
      </w:r>
      <w:r w:rsidRPr="002A0398">
        <w:rPr>
          <w:rFonts w:ascii="Times New Roman" w:eastAsia="微软雅黑" w:hAnsi="Times New Roman" w:cs="Times New Roman"/>
          <w:sz w:val="22"/>
          <w:szCs w:val="22"/>
        </w:rPr>
        <w:t>分析指出投资者可能在接近</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时锁定利润。分批止盈的方法可以是，例如每上升</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就卖出一部分，以避免踩不准最高点的问题。</w:t>
      </w:r>
    </w:p>
    <w:p w14:paraId="4787932A" w14:textId="77777777" w:rsidR="002A0398" w:rsidRPr="002A0398" w:rsidRDefault="002A0398" w:rsidP="002A0398">
      <w:pPr>
        <w:numPr>
          <w:ilvl w:val="0"/>
          <w:numId w:val="1107"/>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突破新高后的策略：</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如果股价强势突破</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创出新高，那么按照</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涨时重势</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的原则，可暂缓进一步减仓，转为</w:t>
      </w:r>
      <w:r w:rsidRPr="002A0398">
        <w:rPr>
          <w:rFonts w:ascii="Times New Roman" w:eastAsia="微软雅黑" w:hAnsi="Times New Roman" w:cs="Times New Roman"/>
          <w:b/>
          <w:bCs/>
          <w:sz w:val="22"/>
          <w:szCs w:val="22"/>
        </w:rPr>
        <w:t>趋势跟踪</w:t>
      </w:r>
      <w:r w:rsidRPr="002A0398">
        <w:rPr>
          <w:rFonts w:ascii="Times New Roman" w:eastAsia="微软雅黑" w:hAnsi="Times New Roman" w:cs="Times New Roman"/>
          <w:sz w:val="22"/>
          <w:szCs w:val="22"/>
        </w:rPr>
        <w:t>策略。例如采用移动止盈：以一定幅度的追踪止损（如</w:t>
      </w:r>
      <w:r w:rsidRPr="002A0398">
        <w:rPr>
          <w:rFonts w:ascii="Times New Roman" w:eastAsia="微软雅黑" w:hAnsi="Times New Roman" w:cs="Times New Roman"/>
          <w:sz w:val="22"/>
          <w:szCs w:val="22"/>
        </w:rPr>
        <w:t>10%</w:t>
      </w:r>
      <w:r w:rsidRPr="002A0398">
        <w:rPr>
          <w:rFonts w:ascii="Times New Roman" w:eastAsia="微软雅黑" w:hAnsi="Times New Roman" w:cs="Times New Roman"/>
          <w:sz w:val="22"/>
          <w:szCs w:val="22"/>
        </w:rPr>
        <w:t>）或者跌破某条短期均线（如</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日线）来作为出场条件。这样既给股票留下继续上涨的空间，又在趋势反转时及时止盈离场。如果按</w:t>
      </w:r>
      <w:r w:rsidRPr="002A0398">
        <w:rPr>
          <w:rFonts w:ascii="Times New Roman" w:eastAsia="微软雅黑" w:hAnsi="Times New Roman" w:cs="Times New Roman"/>
          <w:sz w:val="22"/>
          <w:szCs w:val="22"/>
        </w:rPr>
        <w:t>24/7 Wall St.</w:t>
      </w:r>
      <w:r w:rsidRPr="002A0398">
        <w:rPr>
          <w:rFonts w:ascii="Times New Roman" w:eastAsia="微软雅黑" w:hAnsi="Times New Roman" w:cs="Times New Roman"/>
          <w:sz w:val="22"/>
          <w:szCs w:val="22"/>
        </w:rPr>
        <w:t>的乐观预测，</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到</w:t>
      </w:r>
      <w:r w:rsidRPr="002A0398">
        <w:rPr>
          <w:rFonts w:ascii="Times New Roman" w:eastAsia="微软雅黑" w:hAnsi="Times New Roman" w:cs="Times New Roman"/>
          <w:sz w:val="22"/>
          <w:szCs w:val="22"/>
        </w:rPr>
        <w:t>2025</w:t>
      </w:r>
      <w:r w:rsidRPr="002A0398">
        <w:rPr>
          <w:rFonts w:ascii="Times New Roman" w:eastAsia="微软雅黑" w:hAnsi="Times New Roman" w:cs="Times New Roman"/>
          <w:sz w:val="22"/>
          <w:szCs w:val="22"/>
        </w:rPr>
        <w:t>年底可能看至</w:t>
      </w:r>
      <w:r w:rsidRPr="002A0398">
        <w:rPr>
          <w:rFonts w:ascii="Times New Roman" w:eastAsia="微软雅黑" w:hAnsi="Times New Roman" w:cs="Times New Roman"/>
          <w:sz w:val="22"/>
          <w:szCs w:val="22"/>
        </w:rPr>
        <w:t>$505</w:t>
      </w:r>
      <w:r w:rsidRPr="002A0398">
        <w:rPr>
          <w:rFonts w:ascii="Times New Roman" w:eastAsia="微软雅黑" w:hAnsi="Times New Roman" w:cs="Times New Roman"/>
          <w:sz w:val="22"/>
          <w:szCs w:val="22"/>
        </w:rPr>
        <w:t>甚至更高</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突破前高后仍有上行潜力，此时可以保留部分仓位继续持有。</w:t>
      </w:r>
    </w:p>
    <w:p w14:paraId="37259131" w14:textId="77777777" w:rsidR="002A0398" w:rsidRPr="002A0398" w:rsidRDefault="002A0398" w:rsidP="002A0398">
      <w:pPr>
        <w:numPr>
          <w:ilvl w:val="0"/>
          <w:numId w:val="1107"/>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时间止盈与基本面评估：</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除了价格目标，</w:t>
      </w:r>
      <w:r w:rsidRPr="002A0398">
        <w:rPr>
          <w:rFonts w:ascii="Times New Roman" w:eastAsia="微软雅黑" w:hAnsi="Times New Roman" w:cs="Times New Roman"/>
          <w:b/>
          <w:bCs/>
          <w:sz w:val="22"/>
          <w:szCs w:val="22"/>
        </w:rPr>
        <w:t>持有时间</w:t>
      </w:r>
      <w:r w:rsidRPr="002A0398">
        <w:rPr>
          <w:rFonts w:ascii="Times New Roman" w:eastAsia="微软雅黑" w:hAnsi="Times New Roman" w:cs="Times New Roman"/>
          <w:sz w:val="22"/>
          <w:szCs w:val="22"/>
        </w:rPr>
        <w:t>也是止盈考虑因素。对于短期波段仓位，持股超过计划周期（如</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个月）仍未达目标且出现明显滞涨迹象时，也应考虑逐步减仓换股或暂时观望。长期投资者则需持续跟踪基本面，当公司业绩增长开始放缓或估值显著偏高（例如远超行业均值）时，分批退出落袋为安。此外，若出现负面基本面变化（如行业政策不利、大客户流失等），即使未达最初目标价也应及时评估止盈离场以保住已有盈利。</w:t>
      </w:r>
    </w:p>
    <w:p w14:paraId="373FE3F6" w14:textId="77777777" w:rsidR="002A0398" w:rsidRPr="002A0398" w:rsidRDefault="002A0398" w:rsidP="002A0398">
      <w:pPr>
        <w:numPr>
          <w:ilvl w:val="0"/>
          <w:numId w:val="1107"/>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止盈执行细节：</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实盘中可采用</w:t>
      </w:r>
      <w:r w:rsidRPr="002A0398">
        <w:rPr>
          <w:rFonts w:ascii="Times New Roman" w:eastAsia="微软雅黑" w:hAnsi="Times New Roman" w:cs="Times New Roman"/>
          <w:b/>
          <w:bCs/>
          <w:sz w:val="22"/>
          <w:szCs w:val="22"/>
        </w:rPr>
        <w:t>分批卖出挂单</w:t>
      </w:r>
      <w:r w:rsidRPr="002A0398">
        <w:rPr>
          <w:rFonts w:ascii="Times New Roman" w:eastAsia="微软雅黑" w:hAnsi="Times New Roman" w:cs="Times New Roman"/>
          <w:sz w:val="22"/>
          <w:szCs w:val="22"/>
        </w:rPr>
        <w:t>或预设条件单来执行止盈。例如在接近</w:t>
      </w:r>
      <w:r w:rsidRPr="002A0398">
        <w:rPr>
          <w:rFonts w:ascii="Times New Roman" w:eastAsia="微软雅黑" w:hAnsi="Times New Roman" w:cs="Times New Roman"/>
          <w:sz w:val="22"/>
          <w:szCs w:val="22"/>
        </w:rPr>
        <w:t>$520</w:t>
      </w:r>
      <w:r w:rsidRPr="002A0398">
        <w:rPr>
          <w:rFonts w:ascii="Times New Roman" w:eastAsia="微软雅黑" w:hAnsi="Times New Roman" w:cs="Times New Roman"/>
          <w:sz w:val="22"/>
          <w:szCs w:val="22"/>
        </w:rPr>
        <w:t>时提前挂出一部分卖单，以免瞬间冲高回落错过机会；或者设置</w:t>
      </w:r>
      <w:r w:rsidRPr="002A0398">
        <w:rPr>
          <w:rFonts w:ascii="Times New Roman" w:eastAsia="微软雅黑" w:hAnsi="Times New Roman" w:cs="Times New Roman"/>
          <w:sz w:val="22"/>
          <w:szCs w:val="22"/>
        </w:rPr>
        <w:t>Trailing Stop</w:t>
      </w:r>
      <w:r w:rsidRPr="002A0398">
        <w:rPr>
          <w:rFonts w:ascii="Times New Roman" w:eastAsia="微软雅黑" w:hAnsi="Times New Roman" w:cs="Times New Roman"/>
          <w:sz w:val="22"/>
          <w:szCs w:val="22"/>
        </w:rPr>
        <w:t>，根据股价动态调整卖出价位。需要注意避免贪婪：很多投资者在大涨后不舍得卖，最后坐过山车。因此应严格按照计划执行，达到条件就果断减仓。同时也保留一定仓位以享受可能的超额收益，实现</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利润分层</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：一部分锁定，一部分搏额外上涨。</w:t>
      </w:r>
    </w:p>
    <w:p w14:paraId="29192212"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风险控制与止损策略</w:t>
      </w:r>
    </w:p>
    <w:p w14:paraId="443CCDE0"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止损纪律</w:t>
      </w:r>
      <w:r w:rsidRPr="002A0398">
        <w:rPr>
          <w:rFonts w:ascii="Times New Roman" w:eastAsia="微软雅黑" w:hAnsi="Times New Roman" w:cs="Times New Roman"/>
          <w:sz w:val="22"/>
          <w:szCs w:val="22"/>
        </w:rPr>
        <w:t>是保护本金的关键环节，尤其针对波动剧烈的成长股</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，必须设置明确的止损出场条件。综合考虑技术位和资金风险，我们制定多层次的止损规则：</w:t>
      </w:r>
    </w:p>
    <w:p w14:paraId="6BB2F333" w14:textId="77777777" w:rsidR="002A0398" w:rsidRPr="002A0398" w:rsidRDefault="002A0398" w:rsidP="002A0398">
      <w:pPr>
        <w:numPr>
          <w:ilvl w:val="0"/>
          <w:numId w:val="1108"/>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lastRenderedPageBreak/>
        <w:t>初始止损位：</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在建立每笔仓位时，就应确定</w:t>
      </w:r>
      <w:r w:rsidRPr="002A0398">
        <w:rPr>
          <w:rFonts w:ascii="Times New Roman" w:eastAsia="微软雅黑" w:hAnsi="Times New Roman" w:cs="Times New Roman"/>
          <w:b/>
          <w:bCs/>
          <w:sz w:val="22"/>
          <w:szCs w:val="22"/>
        </w:rPr>
        <w:t>最大可容忍亏损</w:t>
      </w:r>
      <w:r w:rsidRPr="002A0398">
        <w:rPr>
          <w:rFonts w:ascii="Times New Roman" w:eastAsia="微软雅黑" w:hAnsi="Times New Roman" w:cs="Times New Roman"/>
          <w:sz w:val="22"/>
          <w:szCs w:val="22"/>
        </w:rPr>
        <w:t>。一般建议单笔交易风险控制在账户资金的</w:t>
      </w:r>
      <w:r w:rsidRPr="002A0398">
        <w:rPr>
          <w:rFonts w:ascii="Times New Roman" w:eastAsia="微软雅黑" w:hAnsi="Times New Roman" w:cs="Times New Roman"/>
          <w:sz w:val="22"/>
          <w:szCs w:val="22"/>
        </w:rPr>
        <w:t>1-2%</w:t>
      </w:r>
      <w:r w:rsidRPr="002A0398">
        <w:rPr>
          <w:rFonts w:ascii="Times New Roman" w:eastAsia="微软雅黑" w:hAnsi="Times New Roman" w:cs="Times New Roman"/>
          <w:sz w:val="22"/>
          <w:szCs w:val="22"/>
        </w:rPr>
        <w:t>。例如投资者账户</w:t>
      </w:r>
      <w:r w:rsidRPr="002A0398">
        <w:rPr>
          <w:rFonts w:ascii="Times New Roman" w:eastAsia="微软雅黑" w:hAnsi="Times New Roman" w:cs="Times New Roman"/>
          <w:sz w:val="22"/>
          <w:szCs w:val="22"/>
        </w:rPr>
        <w:t>$100,000</w:t>
      </w:r>
      <w:r w:rsidRPr="002A0398">
        <w:rPr>
          <w:rFonts w:ascii="Times New Roman" w:eastAsia="微软雅黑" w:hAnsi="Times New Roman" w:cs="Times New Roman"/>
          <w:sz w:val="22"/>
          <w:szCs w:val="22"/>
        </w:rPr>
        <w:t>，每笔交易若限定风险</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，则最多只允许亏</w:t>
      </w:r>
      <w:r w:rsidRPr="002A0398">
        <w:rPr>
          <w:rFonts w:ascii="Times New Roman" w:eastAsia="微软雅黑" w:hAnsi="Times New Roman" w:cs="Times New Roman"/>
          <w:sz w:val="22"/>
          <w:szCs w:val="22"/>
        </w:rPr>
        <w:t>$1,000</w:t>
      </w:r>
      <w:r w:rsidRPr="002A0398">
        <w:rPr>
          <w:rFonts w:ascii="Times New Roman" w:eastAsia="微软雅黑" w:hAnsi="Times New Roman" w:cs="Times New Roman"/>
          <w:sz w:val="22"/>
          <w:szCs w:val="22"/>
        </w:rPr>
        <w:t>。假如在</w:t>
      </w:r>
      <w:r w:rsidRPr="002A0398">
        <w:rPr>
          <w:rFonts w:ascii="Times New Roman" w:eastAsia="微软雅黑" w:hAnsi="Times New Roman" w:cs="Times New Roman"/>
          <w:sz w:val="22"/>
          <w:szCs w:val="22"/>
        </w:rPr>
        <w:t>$300</w:t>
      </w:r>
      <w:r w:rsidRPr="002A0398">
        <w:rPr>
          <w:rFonts w:ascii="Times New Roman" w:eastAsia="微软雅黑" w:hAnsi="Times New Roman" w:cs="Times New Roman"/>
          <w:sz w:val="22"/>
          <w:szCs w:val="22"/>
        </w:rPr>
        <w:t>买入</w:t>
      </w:r>
      <w:r w:rsidRPr="002A0398">
        <w:rPr>
          <w:rFonts w:ascii="Times New Roman" w:eastAsia="微软雅黑" w:hAnsi="Times New Roman" w:cs="Times New Roman"/>
          <w:sz w:val="22"/>
          <w:szCs w:val="22"/>
        </w:rPr>
        <w:t>100</w:t>
      </w:r>
      <w:r w:rsidRPr="002A0398">
        <w:rPr>
          <w:rFonts w:ascii="Times New Roman" w:eastAsia="微软雅黑" w:hAnsi="Times New Roman" w:cs="Times New Roman"/>
          <w:sz w:val="22"/>
          <w:szCs w:val="22"/>
        </w:rPr>
        <w:t>股</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，投入</w:t>
      </w:r>
      <w:r w:rsidRPr="002A0398">
        <w:rPr>
          <w:rFonts w:ascii="Times New Roman" w:eastAsia="微软雅黑" w:hAnsi="Times New Roman" w:cs="Times New Roman"/>
          <w:sz w:val="22"/>
          <w:szCs w:val="22"/>
        </w:rPr>
        <w:t>$30,000</w:t>
      </w:r>
      <w:r w:rsidRPr="002A0398">
        <w:rPr>
          <w:rFonts w:ascii="Times New Roman" w:eastAsia="微软雅黑" w:hAnsi="Times New Roman" w:cs="Times New Roman"/>
          <w:sz w:val="22"/>
          <w:szCs w:val="22"/>
        </w:rPr>
        <w:t>，则每股允许亏损</w:t>
      </w:r>
      <w:r w:rsidRPr="002A0398">
        <w:rPr>
          <w:rFonts w:ascii="Times New Roman" w:eastAsia="微软雅黑" w:hAnsi="Times New Roman" w:cs="Times New Roman"/>
          <w:sz w:val="22"/>
          <w:szCs w:val="22"/>
        </w:rPr>
        <w:t>$10</w:t>
      </w:r>
      <w:r w:rsidRPr="002A0398">
        <w:rPr>
          <w:rFonts w:ascii="Times New Roman" w:eastAsia="微软雅黑" w:hAnsi="Times New Roman" w:cs="Times New Roman"/>
          <w:sz w:val="22"/>
          <w:szCs w:val="22"/>
        </w:rPr>
        <w:t>左右（总亏</w:t>
      </w:r>
      <w:r w:rsidRPr="002A0398">
        <w:rPr>
          <w:rFonts w:ascii="Times New Roman" w:eastAsia="微软雅黑" w:hAnsi="Times New Roman" w:cs="Times New Roman"/>
          <w:sz w:val="22"/>
          <w:szCs w:val="22"/>
        </w:rPr>
        <w:t>$1,000</w:t>
      </w:r>
      <w:r w:rsidRPr="002A0398">
        <w:rPr>
          <w:rFonts w:ascii="Times New Roman" w:eastAsia="微软雅黑" w:hAnsi="Times New Roman" w:cs="Times New Roman"/>
          <w:sz w:val="22"/>
          <w:szCs w:val="22"/>
        </w:rPr>
        <w:t>），于是初始止损价设在</w:t>
      </w:r>
      <w:r w:rsidRPr="002A0398">
        <w:rPr>
          <w:rFonts w:ascii="Times New Roman" w:eastAsia="微软雅黑" w:hAnsi="Times New Roman" w:cs="Times New Roman"/>
          <w:sz w:val="22"/>
          <w:szCs w:val="22"/>
        </w:rPr>
        <w:t>$290</w:t>
      </w:r>
      <w:r w:rsidRPr="002A0398">
        <w:rPr>
          <w:rFonts w:ascii="Times New Roman" w:eastAsia="微软雅黑" w:hAnsi="Times New Roman" w:cs="Times New Roman"/>
          <w:sz w:val="22"/>
          <w:szCs w:val="22"/>
        </w:rPr>
        <w:t>附近（较买入价跌幅约</w:t>
      </w:r>
      <w:r w:rsidRPr="002A0398">
        <w:rPr>
          <w:rFonts w:ascii="Times New Roman" w:eastAsia="微软雅黑" w:hAnsi="Times New Roman" w:cs="Times New Roman"/>
          <w:sz w:val="22"/>
          <w:szCs w:val="22"/>
        </w:rPr>
        <w:t>-3.3%</w:t>
      </w:r>
      <w:r w:rsidRPr="002A0398">
        <w:rPr>
          <w:rFonts w:ascii="Times New Roman" w:eastAsia="微软雅黑" w:hAnsi="Times New Roman" w:cs="Times New Roman"/>
          <w:sz w:val="22"/>
          <w:szCs w:val="22"/>
        </w:rPr>
        <w:t>）。不同投资者风险偏好不同，可相应调整止损距离，但</w:t>
      </w:r>
      <w:r w:rsidRPr="002A0398">
        <w:rPr>
          <w:rFonts w:ascii="Times New Roman" w:eastAsia="微软雅黑" w:hAnsi="Times New Roman" w:cs="Times New Roman"/>
          <w:b/>
          <w:bCs/>
          <w:sz w:val="22"/>
          <w:szCs w:val="22"/>
        </w:rPr>
        <w:t>不宜超过买入价的</w:t>
      </w:r>
      <w:r w:rsidRPr="002A0398">
        <w:rPr>
          <w:rFonts w:ascii="Times New Roman" w:eastAsia="微软雅黑" w:hAnsi="Times New Roman" w:cs="Times New Roman"/>
          <w:b/>
          <w:bCs/>
          <w:sz w:val="22"/>
          <w:szCs w:val="22"/>
        </w:rPr>
        <w:t>5-8%</w:t>
      </w:r>
      <w:r w:rsidRPr="002A0398">
        <w:rPr>
          <w:rFonts w:ascii="Times New Roman" w:eastAsia="微软雅黑" w:hAnsi="Times New Roman" w:cs="Times New Roman"/>
          <w:sz w:val="22"/>
          <w:szCs w:val="22"/>
        </w:rPr>
        <w:t>，以免小错酿成大错。止损位的设置也可参考技术支撑，如将止损略设在某支撑位下方几个百分点，以防止一般性的虚破震荡。</w:t>
      </w:r>
    </w:p>
    <w:p w14:paraId="4B28C9C9" w14:textId="77777777" w:rsidR="002A0398" w:rsidRPr="002A0398" w:rsidRDefault="002A0398" w:rsidP="002A0398">
      <w:pPr>
        <w:numPr>
          <w:ilvl w:val="0"/>
          <w:numId w:val="1108"/>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移动止损和逐级止损：</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随着股价上涨，及时上移止损位以保住浮盈。例如股价突破前高后，可将止损位从买入价上移到买入价之上（保护无亏损）；当盈利达到</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时，可确保至少锁定一半利润，将止损设在盈利的</w:t>
      </w:r>
      <w:r w:rsidRPr="002A0398">
        <w:rPr>
          <w:rFonts w:ascii="Times New Roman" w:eastAsia="微软雅黑" w:hAnsi="Times New Roman" w:cs="Times New Roman"/>
          <w:sz w:val="22"/>
          <w:szCs w:val="22"/>
        </w:rPr>
        <w:t>10%</w:t>
      </w:r>
      <w:r w:rsidRPr="002A0398">
        <w:rPr>
          <w:rFonts w:ascii="Times New Roman" w:eastAsia="微软雅黑" w:hAnsi="Times New Roman" w:cs="Times New Roman"/>
          <w:sz w:val="22"/>
          <w:szCs w:val="22"/>
        </w:rPr>
        <w:t>处，等等。一个实用规则是：</w:t>
      </w:r>
      <w:r w:rsidRPr="002A0398">
        <w:rPr>
          <w:rFonts w:ascii="Times New Roman" w:eastAsia="微软雅黑" w:hAnsi="Times New Roman" w:cs="Times New Roman"/>
          <w:b/>
          <w:bCs/>
          <w:sz w:val="22"/>
          <w:szCs w:val="22"/>
        </w:rPr>
        <w:t>永不让盈利变亏损</w:t>
      </w:r>
      <w:r w:rsidRPr="002A0398">
        <w:rPr>
          <w:rFonts w:ascii="Times New Roman" w:eastAsia="微软雅黑" w:hAnsi="Times New Roman" w:cs="Times New Roman"/>
          <w:sz w:val="22"/>
          <w:szCs w:val="22"/>
        </w:rPr>
        <w:t>。针对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，可在股价每上涨</w:t>
      </w:r>
      <w:r w:rsidRPr="002A0398">
        <w:rPr>
          <w:rFonts w:ascii="Times New Roman" w:eastAsia="微软雅黑" w:hAnsi="Times New Roman" w:cs="Times New Roman"/>
          <w:sz w:val="22"/>
          <w:szCs w:val="22"/>
        </w:rPr>
        <w:t>$20-$30</w:t>
      </w:r>
      <w:r w:rsidRPr="002A0398">
        <w:rPr>
          <w:rFonts w:ascii="Times New Roman" w:eastAsia="微软雅黑" w:hAnsi="Times New Roman" w:cs="Times New Roman"/>
          <w:sz w:val="22"/>
          <w:szCs w:val="22"/>
        </w:rPr>
        <w:t>，就将止损价提高</w:t>
      </w:r>
      <w:r w:rsidRPr="002A0398">
        <w:rPr>
          <w:rFonts w:ascii="Times New Roman" w:eastAsia="微软雅黑" w:hAnsi="Times New Roman" w:cs="Times New Roman"/>
          <w:sz w:val="22"/>
          <w:szCs w:val="22"/>
        </w:rPr>
        <w:t>$10-$15</w:t>
      </w:r>
      <w:r w:rsidRPr="002A0398">
        <w:rPr>
          <w:rFonts w:ascii="Times New Roman" w:eastAsia="微软雅黑" w:hAnsi="Times New Roman" w:cs="Times New Roman"/>
          <w:sz w:val="22"/>
          <w:szCs w:val="22"/>
        </w:rPr>
        <w:t>，形成阶梯式跟随。这样即使行情突然反转，也能保住大部分收益。</w:t>
      </w:r>
    </w:p>
    <w:p w14:paraId="76D21156" w14:textId="77777777" w:rsidR="002A0398" w:rsidRPr="002A0398" w:rsidRDefault="002A0398" w:rsidP="002A0398">
      <w:pPr>
        <w:numPr>
          <w:ilvl w:val="0"/>
          <w:numId w:val="1108"/>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技术止损信号：</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除了价格百分比，留意关键技术破位作为止损触发。例如，若</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跌破了</w:t>
      </w:r>
      <w:r w:rsidRPr="002A0398">
        <w:rPr>
          <w:rFonts w:ascii="Times New Roman" w:eastAsia="微软雅黑" w:hAnsi="Times New Roman" w:cs="Times New Roman"/>
          <w:b/>
          <w:bCs/>
          <w:sz w:val="22"/>
          <w:szCs w:val="22"/>
        </w:rPr>
        <w:t>上一轮回调低点</w:t>
      </w:r>
      <w:r w:rsidRPr="002A0398">
        <w:rPr>
          <w:rFonts w:ascii="Times New Roman" w:eastAsia="微软雅黑" w:hAnsi="Times New Roman" w:cs="Times New Roman"/>
          <w:sz w:val="22"/>
          <w:szCs w:val="22"/>
        </w:rPr>
        <w:t>，意味着短期上升趋势被破坏，应止损；又或者出现</w:t>
      </w:r>
      <w:r w:rsidRPr="002A0398">
        <w:rPr>
          <w:rFonts w:ascii="Times New Roman" w:eastAsia="微软雅黑" w:hAnsi="Times New Roman" w:cs="Times New Roman"/>
          <w:b/>
          <w:bCs/>
          <w:sz w:val="22"/>
          <w:szCs w:val="22"/>
        </w:rPr>
        <w:t>长黑大阴线吞噬</w:t>
      </w:r>
      <w:r w:rsidRPr="002A0398">
        <w:rPr>
          <w:rFonts w:ascii="Times New Roman" w:eastAsia="微软雅黑" w:hAnsi="Times New Roman" w:cs="Times New Roman"/>
          <w:sz w:val="22"/>
          <w:szCs w:val="22"/>
        </w:rPr>
        <w:t>此前涨幅且成交放巨量（暗示主力出货），这是明显的见顶信号，应及时清仓离场。均线方面，失守</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日均线往往预示中期调整，将部分止损离场观望；若连</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日均线（</w:t>
      </w:r>
      <w:r w:rsidRPr="002A0398">
        <w:rPr>
          <w:rFonts w:ascii="Times New Roman" w:eastAsia="微软雅黑" w:hAnsi="Times New Roman" w:cs="Times New Roman"/>
          <w:sz w:val="22"/>
          <w:szCs w:val="22"/>
        </w:rPr>
        <w:t>$235</w:t>
      </w:r>
      <w:r w:rsidRPr="002A0398">
        <w:rPr>
          <w:rFonts w:ascii="Times New Roman" w:eastAsia="微软雅黑" w:hAnsi="Times New Roman" w:cs="Times New Roman"/>
          <w:sz w:val="22"/>
          <w:szCs w:val="22"/>
        </w:rPr>
        <w:t>附近）都跌破且无法很快收复，则应</w:t>
      </w:r>
      <w:r w:rsidRPr="002A0398">
        <w:rPr>
          <w:rFonts w:ascii="Times New Roman" w:eastAsia="微软雅黑" w:hAnsi="Times New Roman" w:cs="Times New Roman"/>
          <w:b/>
          <w:bCs/>
          <w:sz w:val="22"/>
          <w:szCs w:val="22"/>
        </w:rPr>
        <w:t>彻底止损退出</w:t>
      </w:r>
      <w:r w:rsidRPr="002A0398">
        <w:rPr>
          <w:rFonts w:ascii="Times New Roman" w:eastAsia="微软雅黑" w:hAnsi="Times New Roman" w:cs="Times New Roman"/>
          <w:sz w:val="22"/>
          <w:szCs w:val="22"/>
        </w:rPr>
        <w:t>，因为长期趋势可能反转为熊。【</w:t>
      </w:r>
      <w:r w:rsidRPr="002A0398">
        <w:rPr>
          <w:rFonts w:ascii="Times New Roman" w:eastAsia="微软雅黑" w:hAnsi="Times New Roman" w:cs="Times New Roman"/>
          <w:sz w:val="22"/>
          <w:szCs w:val="22"/>
        </w:rPr>
        <w:t>Investopedia</w:t>
      </w:r>
      <w:r w:rsidRPr="002A0398">
        <w:rPr>
          <w:rFonts w:ascii="Times New Roman" w:eastAsia="微软雅黑" w:hAnsi="Times New Roman" w:cs="Times New Roman"/>
          <w:sz w:val="22"/>
          <w:szCs w:val="22"/>
        </w:rPr>
        <w:t>也将</w:t>
      </w:r>
      <w:r w:rsidRPr="002A0398">
        <w:rPr>
          <w:rFonts w:ascii="Times New Roman" w:eastAsia="微软雅黑" w:hAnsi="Times New Roman" w:cs="Times New Roman"/>
          <w:sz w:val="22"/>
          <w:szCs w:val="22"/>
        </w:rPr>
        <w:t>$235</w:t>
      </w:r>
      <w:r w:rsidRPr="002A0398">
        <w:rPr>
          <w:rFonts w:ascii="Times New Roman" w:eastAsia="微软雅黑" w:hAnsi="Times New Roman" w:cs="Times New Roman"/>
          <w:sz w:val="22"/>
          <w:szCs w:val="22"/>
        </w:rPr>
        <w:t>视为重要支撑，一旦跌破将损害技术形态【</w:t>
      </w:r>
      <w:r w:rsidRPr="002A0398">
        <w:rPr>
          <w:rFonts w:ascii="Times New Roman" w:eastAsia="微软雅黑" w:hAnsi="Times New Roman" w:cs="Times New Roman"/>
          <w:sz w:val="22"/>
          <w:szCs w:val="22"/>
        </w:rPr>
        <w:t>39†L235-L241</w:t>
      </w:r>
      <w:r w:rsidRPr="002A0398">
        <w:rPr>
          <w:rFonts w:ascii="Times New Roman" w:eastAsia="微软雅黑" w:hAnsi="Times New Roman" w:cs="Times New Roman"/>
          <w:sz w:val="22"/>
          <w:szCs w:val="22"/>
        </w:rPr>
        <w:t>】】。总之，将技术分析与止损策略结合，避免机械止损的同时也杜绝了犹豫拖延。</w:t>
      </w:r>
    </w:p>
    <w:p w14:paraId="73F010F7" w14:textId="77777777" w:rsidR="002A0398" w:rsidRPr="002A0398" w:rsidRDefault="002A0398" w:rsidP="002A0398">
      <w:pPr>
        <w:numPr>
          <w:ilvl w:val="0"/>
          <w:numId w:val="1108"/>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黑天鹅风险预案：</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考虑到做空机构曾对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发难，未来不排除有新的突发利空消息。这类</w:t>
      </w:r>
      <w:r w:rsidRPr="002A0398">
        <w:rPr>
          <w:rFonts w:ascii="Times New Roman" w:eastAsia="微软雅黑" w:hAnsi="Times New Roman" w:cs="Times New Roman"/>
          <w:b/>
          <w:bCs/>
          <w:sz w:val="22"/>
          <w:szCs w:val="22"/>
        </w:rPr>
        <w:t>跳空低开</w:t>
      </w:r>
      <w:r w:rsidRPr="002A0398">
        <w:rPr>
          <w:rFonts w:ascii="Times New Roman" w:eastAsia="微软雅黑" w:hAnsi="Times New Roman" w:cs="Times New Roman"/>
          <w:sz w:val="22"/>
          <w:szCs w:val="22"/>
        </w:rPr>
        <w:t>风险难以用常规止损应对（因为可能直接低开在止损价之下）。针对这种情况，投资者可采取</w:t>
      </w:r>
      <w:r w:rsidRPr="002A0398">
        <w:rPr>
          <w:rFonts w:ascii="Times New Roman" w:eastAsia="微软雅黑" w:hAnsi="Times New Roman" w:cs="Times New Roman"/>
          <w:b/>
          <w:bCs/>
          <w:sz w:val="22"/>
          <w:szCs w:val="22"/>
        </w:rPr>
        <w:t>分散持仓</w:t>
      </w:r>
      <w:r w:rsidRPr="002A0398">
        <w:rPr>
          <w:rFonts w:ascii="Times New Roman" w:eastAsia="微软雅黑" w:hAnsi="Times New Roman" w:cs="Times New Roman"/>
          <w:sz w:val="22"/>
          <w:szCs w:val="22"/>
        </w:rPr>
        <w:t>和</w:t>
      </w:r>
      <w:r w:rsidRPr="002A0398">
        <w:rPr>
          <w:rFonts w:ascii="Times New Roman" w:eastAsia="微软雅黑" w:hAnsi="Times New Roman" w:cs="Times New Roman"/>
          <w:b/>
          <w:bCs/>
          <w:sz w:val="22"/>
          <w:szCs w:val="22"/>
        </w:rPr>
        <w:t>对冲工具</w:t>
      </w:r>
      <w:r w:rsidRPr="002A0398">
        <w:rPr>
          <w:rFonts w:ascii="Times New Roman" w:eastAsia="微软雅黑" w:hAnsi="Times New Roman" w:cs="Times New Roman"/>
          <w:sz w:val="22"/>
          <w:szCs w:val="22"/>
        </w:rPr>
        <w:t>降低冲击。例如将仓位控制在投资组合一定比例（避免满仓一只股），或者在重大事件（财报、官司宣判等）前买入适量看跌期权作为保险。一旦出现黑天鹅导致暴跌，期权收益可对冲股票损失。风控策略上，应假设</w:t>
      </w:r>
      <w:r w:rsidRPr="002A0398">
        <w:rPr>
          <w:rFonts w:ascii="Times New Roman" w:eastAsia="微软雅黑" w:hAnsi="Times New Roman" w:cs="Times New Roman"/>
          <w:b/>
          <w:bCs/>
          <w:sz w:val="22"/>
          <w:szCs w:val="22"/>
        </w:rPr>
        <w:t>最坏情况</w:t>
      </w:r>
      <w:r w:rsidRPr="002A0398">
        <w:rPr>
          <w:rFonts w:ascii="Times New Roman" w:eastAsia="微软雅黑" w:hAnsi="Times New Roman" w:cs="Times New Roman"/>
          <w:sz w:val="22"/>
          <w:szCs w:val="22"/>
        </w:rPr>
        <w:t>并做好预案：例如一夜之间暴跌</w:t>
      </w:r>
      <w:r w:rsidRPr="002A0398">
        <w:rPr>
          <w:rFonts w:ascii="Times New Roman" w:eastAsia="微软雅黑" w:hAnsi="Times New Roman" w:cs="Times New Roman"/>
          <w:sz w:val="22"/>
          <w:szCs w:val="22"/>
        </w:rPr>
        <w:t>30%</w:t>
      </w:r>
      <w:r w:rsidRPr="002A0398">
        <w:rPr>
          <w:rFonts w:ascii="Times New Roman" w:eastAsia="微软雅黑" w:hAnsi="Times New Roman" w:cs="Times New Roman"/>
          <w:sz w:val="22"/>
          <w:szCs w:val="22"/>
        </w:rPr>
        <w:t>，此时如何应对？提前想好策略胜过事到临头恐慌失措。</w:t>
      </w:r>
    </w:p>
    <w:p w14:paraId="5BC7D654"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仓位管理与资金分配</w:t>
      </w:r>
    </w:p>
    <w:p w14:paraId="1C76456F"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lastRenderedPageBreak/>
        <w:t>合理的资金管理使投资组合在分享收益的同时不会因单一风险而致命。对于风险收益特征突出的</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，提出以下仓位与资金管理守则：</w:t>
      </w:r>
    </w:p>
    <w:p w14:paraId="005282E7" w14:textId="77777777" w:rsidR="002A0398" w:rsidRPr="002A0398" w:rsidRDefault="002A0398" w:rsidP="002A0398">
      <w:pPr>
        <w:numPr>
          <w:ilvl w:val="0"/>
          <w:numId w:val="1109"/>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总仓位控制：</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虽然</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基本面优秀，但</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鸡蛋不要放在同一篮子</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。建议对单只高波动个股的投入不超过</w:t>
      </w:r>
      <w:r w:rsidRPr="002A0398">
        <w:rPr>
          <w:rFonts w:ascii="Times New Roman" w:eastAsia="微软雅黑" w:hAnsi="Times New Roman" w:cs="Times New Roman"/>
          <w:b/>
          <w:bCs/>
          <w:sz w:val="22"/>
          <w:szCs w:val="22"/>
        </w:rPr>
        <w:t>总资金的</w:t>
      </w:r>
      <w:r w:rsidRPr="002A0398">
        <w:rPr>
          <w:rFonts w:ascii="Times New Roman" w:eastAsia="微软雅黑" w:hAnsi="Times New Roman" w:cs="Times New Roman"/>
          <w:b/>
          <w:bCs/>
          <w:sz w:val="22"/>
          <w:szCs w:val="22"/>
        </w:rPr>
        <w:t>15-20%</w:t>
      </w:r>
      <w:r w:rsidRPr="002A0398">
        <w:rPr>
          <w:rFonts w:ascii="Times New Roman" w:eastAsia="微软雅黑" w:hAnsi="Times New Roman" w:cs="Times New Roman"/>
          <w:sz w:val="22"/>
          <w:szCs w:val="22"/>
        </w:rPr>
        <w:t>。比如</w:t>
      </w:r>
      <w:r w:rsidRPr="002A0398">
        <w:rPr>
          <w:rFonts w:ascii="Times New Roman" w:eastAsia="微软雅黑" w:hAnsi="Times New Roman" w:cs="Times New Roman"/>
          <w:sz w:val="22"/>
          <w:szCs w:val="22"/>
        </w:rPr>
        <w:t>100</w:t>
      </w:r>
      <w:r w:rsidRPr="002A0398">
        <w:rPr>
          <w:rFonts w:ascii="Times New Roman" w:eastAsia="微软雅黑" w:hAnsi="Times New Roman" w:cs="Times New Roman"/>
          <w:sz w:val="22"/>
          <w:szCs w:val="22"/>
        </w:rPr>
        <w:t>万资金最多拿</w:t>
      </w:r>
      <w:r w:rsidRPr="002A0398">
        <w:rPr>
          <w:rFonts w:ascii="Times New Roman" w:eastAsia="微软雅黑" w:hAnsi="Times New Roman" w:cs="Times New Roman"/>
          <w:sz w:val="22"/>
          <w:szCs w:val="22"/>
        </w:rPr>
        <w:t>15-20</w:t>
      </w:r>
      <w:r w:rsidRPr="002A0398">
        <w:rPr>
          <w:rFonts w:ascii="Times New Roman" w:eastAsia="微软雅黑" w:hAnsi="Times New Roman" w:cs="Times New Roman"/>
          <w:sz w:val="22"/>
          <w:szCs w:val="22"/>
        </w:rPr>
        <w:t>万配置</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股票（可分批买入形成该仓位）。这样即便出现意外暴跌，对整体资产冲击有限。对于风险厌恶度较高者，可将上限设为</w:t>
      </w:r>
      <w:r w:rsidRPr="002A0398">
        <w:rPr>
          <w:rFonts w:ascii="Times New Roman" w:eastAsia="微软雅黑" w:hAnsi="Times New Roman" w:cs="Times New Roman"/>
          <w:sz w:val="22"/>
          <w:szCs w:val="22"/>
        </w:rPr>
        <w:t>10%</w:t>
      </w:r>
      <w:r w:rsidRPr="002A0398">
        <w:rPr>
          <w:rFonts w:ascii="Times New Roman" w:eastAsia="微软雅黑" w:hAnsi="Times New Roman" w:cs="Times New Roman"/>
          <w:sz w:val="22"/>
          <w:szCs w:val="22"/>
        </w:rPr>
        <w:t>。总仓位控制确保即使判断失误，也有足够资金东山再起。</w:t>
      </w:r>
    </w:p>
    <w:p w14:paraId="787487A5" w14:textId="77777777" w:rsidR="002A0398" w:rsidRPr="002A0398" w:rsidRDefault="002A0398" w:rsidP="002A0398">
      <w:pPr>
        <w:numPr>
          <w:ilvl w:val="0"/>
          <w:numId w:val="1109"/>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分层次仓位架构：</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采用</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核心</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卫星</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仓位结构更能灵活应对不同周期机会。具体而言，可将投资</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的资金分为</w:t>
      </w:r>
      <w:r w:rsidRPr="002A0398">
        <w:rPr>
          <w:rFonts w:ascii="Times New Roman" w:eastAsia="微软雅黑" w:hAnsi="Times New Roman" w:cs="Times New Roman"/>
          <w:b/>
          <w:bCs/>
          <w:sz w:val="22"/>
          <w:szCs w:val="22"/>
        </w:rPr>
        <w:t>核心仓位</w:t>
      </w:r>
      <w:r w:rsidRPr="002A0398">
        <w:rPr>
          <w:rFonts w:ascii="Times New Roman" w:eastAsia="微软雅黑" w:hAnsi="Times New Roman" w:cs="Times New Roman"/>
          <w:sz w:val="22"/>
          <w:szCs w:val="22"/>
        </w:rPr>
        <w:t>（长线持有）和</w:t>
      </w:r>
      <w:r w:rsidRPr="002A0398">
        <w:rPr>
          <w:rFonts w:ascii="Times New Roman" w:eastAsia="微软雅黑" w:hAnsi="Times New Roman" w:cs="Times New Roman"/>
          <w:b/>
          <w:bCs/>
          <w:sz w:val="22"/>
          <w:szCs w:val="22"/>
        </w:rPr>
        <w:t>战术仓位</w:t>
      </w:r>
      <w:r w:rsidRPr="002A0398">
        <w:rPr>
          <w:rFonts w:ascii="Times New Roman" w:eastAsia="微软雅黑" w:hAnsi="Times New Roman" w:cs="Times New Roman"/>
          <w:sz w:val="22"/>
          <w:szCs w:val="22"/>
        </w:rPr>
        <w:t>（短线波段</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日内交易）两部分。核心仓位占整体的</w:t>
      </w:r>
      <w:r w:rsidRPr="002A0398">
        <w:rPr>
          <w:rFonts w:ascii="Times New Roman" w:eastAsia="微软雅黑" w:hAnsi="Times New Roman" w:cs="Times New Roman"/>
          <w:sz w:val="22"/>
          <w:szCs w:val="22"/>
        </w:rPr>
        <w:t>70-80%</w:t>
      </w:r>
      <w:r w:rsidRPr="002A0398">
        <w:rPr>
          <w:rFonts w:ascii="Times New Roman" w:eastAsia="微软雅黑" w:hAnsi="Times New Roman" w:cs="Times New Roman"/>
          <w:sz w:val="22"/>
          <w:szCs w:val="22"/>
        </w:rPr>
        <w:t>，根据基本面长期看好而持有，短期波动不轻易卖出，只在趋势彻底走坏时才退出；战术仓位占</w:t>
      </w:r>
      <w:r w:rsidRPr="002A0398">
        <w:rPr>
          <w:rFonts w:ascii="Times New Roman" w:eastAsia="微软雅黑" w:hAnsi="Times New Roman" w:cs="Times New Roman"/>
          <w:sz w:val="22"/>
          <w:szCs w:val="22"/>
        </w:rPr>
        <w:t>20-30%</w:t>
      </w:r>
      <w:r w:rsidRPr="002A0398">
        <w:rPr>
          <w:rFonts w:ascii="Times New Roman" w:eastAsia="微软雅黑" w:hAnsi="Times New Roman" w:cs="Times New Roman"/>
          <w:sz w:val="22"/>
          <w:szCs w:val="22"/>
        </w:rPr>
        <w:t>，用来抓取阶段性的波段交易机会，提高总体收益。比如，当</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大涨临近阻力位时，核心仓位继续持有等待基本面验证，而战术仓位可高抛低吸做差价。一旦战术操作失误亏损，也不会损害核心持股。这样的层级设计使投资者进可攻退可守，既不会因为全仓长拿而坐过山车，也不会因短线操作踏空长期大行情。</w:t>
      </w:r>
    </w:p>
    <w:p w14:paraId="2984B9D5" w14:textId="77777777" w:rsidR="002A0398" w:rsidRPr="002A0398" w:rsidRDefault="002A0398" w:rsidP="002A0398">
      <w:pPr>
        <w:numPr>
          <w:ilvl w:val="0"/>
          <w:numId w:val="1109"/>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仓位与杠杆：</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对大多数投资者而言，不建议对高波动成长股使用杠杆融资。虽然杠杆可放大收益，但同样放大亏损，面对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这种日波动可达</w:t>
      </w:r>
      <w:r w:rsidRPr="002A0398">
        <w:rPr>
          <w:rFonts w:ascii="Times New Roman" w:eastAsia="微软雅黑" w:hAnsi="Times New Roman" w:cs="Times New Roman"/>
          <w:sz w:val="22"/>
          <w:szCs w:val="22"/>
        </w:rPr>
        <w:t>±5-10%</w:t>
      </w:r>
      <w:r w:rsidRPr="002A0398">
        <w:rPr>
          <w:rFonts w:ascii="Times New Roman" w:eastAsia="微软雅黑" w:hAnsi="Times New Roman" w:cs="Times New Roman"/>
          <w:sz w:val="22"/>
          <w:szCs w:val="22"/>
        </w:rPr>
        <w:t>的股票，融资满仓在一次大跌中就可能爆仓。因此应量力而行，以</w:t>
      </w:r>
      <w:r w:rsidRPr="002A0398">
        <w:rPr>
          <w:rFonts w:ascii="Times New Roman" w:eastAsia="微软雅黑" w:hAnsi="Times New Roman" w:cs="Times New Roman"/>
          <w:b/>
          <w:bCs/>
          <w:sz w:val="22"/>
          <w:szCs w:val="22"/>
        </w:rPr>
        <w:t>闲置资金</w:t>
      </w:r>
      <w:r w:rsidRPr="002A0398">
        <w:rPr>
          <w:rFonts w:ascii="Times New Roman" w:eastAsia="微软雅黑" w:hAnsi="Times New Roman" w:cs="Times New Roman"/>
          <w:sz w:val="22"/>
          <w:szCs w:val="22"/>
        </w:rPr>
        <w:t>投资，避免借钱炒股。若一定要融资，仓位也应相应减少，保证</w:t>
      </w:r>
      <w:r w:rsidRPr="002A0398">
        <w:rPr>
          <w:rFonts w:ascii="Times New Roman" w:eastAsia="微软雅黑" w:hAnsi="Times New Roman" w:cs="Times New Roman"/>
          <w:b/>
          <w:bCs/>
          <w:sz w:val="22"/>
          <w:szCs w:val="22"/>
        </w:rPr>
        <w:t>维持担保比例充足</w:t>
      </w:r>
      <w:r w:rsidRPr="002A0398">
        <w:rPr>
          <w:rFonts w:ascii="Times New Roman" w:eastAsia="微软雅黑" w:hAnsi="Times New Roman" w:cs="Times New Roman"/>
          <w:sz w:val="22"/>
          <w:szCs w:val="22"/>
        </w:rPr>
        <w:t>，防止因股价剧烈波动被强制平仓。</w:t>
      </w:r>
    </w:p>
    <w:p w14:paraId="63D9F007" w14:textId="77777777" w:rsidR="002A0398" w:rsidRPr="002A0398" w:rsidRDefault="002A0398" w:rsidP="002A0398">
      <w:pPr>
        <w:numPr>
          <w:ilvl w:val="0"/>
          <w:numId w:val="1109"/>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动态调整与再平衡：</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随着股价上涨，</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在组合中的权重会自然上升，需要定期再平衡以控制风险。例如投资组合目标是每只股票不超</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，当</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飙升导致市值权重达</w:t>
      </w:r>
      <w:r w:rsidRPr="002A0398">
        <w:rPr>
          <w:rFonts w:ascii="Times New Roman" w:eastAsia="微软雅黑" w:hAnsi="Times New Roman" w:cs="Times New Roman"/>
          <w:sz w:val="22"/>
          <w:szCs w:val="22"/>
        </w:rPr>
        <w:t>30%</w:t>
      </w:r>
      <w:r w:rsidRPr="002A0398">
        <w:rPr>
          <w:rFonts w:ascii="Times New Roman" w:eastAsia="微软雅黑" w:hAnsi="Times New Roman" w:cs="Times New Roman"/>
          <w:sz w:val="22"/>
          <w:szCs w:val="22"/>
        </w:rPr>
        <w:t>时，投资者应卖出一部分获利了结，将权重降回目标水平。反之如果</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回调较多、基本面仍看好，权重跌破</w:t>
      </w:r>
      <w:r w:rsidRPr="002A0398">
        <w:rPr>
          <w:rFonts w:ascii="Times New Roman" w:eastAsia="微软雅黑" w:hAnsi="Times New Roman" w:cs="Times New Roman"/>
          <w:sz w:val="22"/>
          <w:szCs w:val="22"/>
        </w:rPr>
        <w:t>10%</w:t>
      </w:r>
      <w:r w:rsidRPr="002A0398">
        <w:rPr>
          <w:rFonts w:ascii="Times New Roman" w:eastAsia="微软雅黑" w:hAnsi="Times New Roman" w:cs="Times New Roman"/>
          <w:sz w:val="22"/>
          <w:szCs w:val="22"/>
        </w:rPr>
        <w:t>，可以考虑逢低补仓到正常水平。通过这样的动态再平衡，既锁定利润又维持组合风险敞口在可控范围。此外，如果市场环境变化（例如整体进入熊市或流动性收紧），也应相应调降对成长股的持仓比重以防范系统性风险。</w:t>
      </w:r>
    </w:p>
    <w:p w14:paraId="3ADA199B"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趋势确认与监控机制</w:t>
      </w:r>
    </w:p>
    <w:p w14:paraId="5C1519B6"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最后，在执行策略过程中，投资者需持续验证市场走势与假设是否一致，满足特定</w:t>
      </w:r>
      <w:r w:rsidRPr="002A0398">
        <w:rPr>
          <w:rFonts w:ascii="Times New Roman" w:eastAsia="微软雅黑" w:hAnsi="Times New Roman" w:cs="Times New Roman"/>
          <w:b/>
          <w:bCs/>
          <w:sz w:val="22"/>
          <w:szCs w:val="22"/>
        </w:rPr>
        <w:t>趋势确认条件</w:t>
      </w:r>
      <w:r w:rsidRPr="002A0398">
        <w:rPr>
          <w:rFonts w:ascii="Times New Roman" w:eastAsia="微软雅黑" w:hAnsi="Times New Roman" w:cs="Times New Roman"/>
          <w:sz w:val="22"/>
          <w:szCs w:val="22"/>
        </w:rPr>
        <w:t>后方可采取相应行动，同时设置监控机制以便及时应对变化：</w:t>
      </w:r>
    </w:p>
    <w:p w14:paraId="3088431E" w14:textId="77777777" w:rsidR="002A0398" w:rsidRPr="002A0398" w:rsidRDefault="002A0398" w:rsidP="002A0398">
      <w:pPr>
        <w:numPr>
          <w:ilvl w:val="0"/>
          <w:numId w:val="1110"/>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lastRenderedPageBreak/>
        <w:t>多重信号确认：</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正如《美股投资实操手册》中建议的，重要交易决策应建立在多个信号一致的基础上，而非单一指标。因此无论是加仓还是减仓，务必确认至少两到三个独立信号。例如，加仓前确认</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股价突破阻力</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放量</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指标转强</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俱备；止损前确认</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跌破关键位</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大盘走弱</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负面消息</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共振。多重确认可有效降低误判概率，提高胜率。</w:t>
      </w:r>
    </w:p>
    <w:p w14:paraId="7683B43B" w14:textId="77777777" w:rsidR="002A0398" w:rsidRPr="002A0398" w:rsidRDefault="002A0398" w:rsidP="002A0398">
      <w:pPr>
        <w:numPr>
          <w:ilvl w:val="0"/>
          <w:numId w:val="1110"/>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趋势条件检查清单：</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在持有过程中，可建立一份</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趋势健康检查</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清单。例如：（</w:t>
      </w:r>
      <w:r w:rsidRPr="002A0398">
        <w:rPr>
          <w:rFonts w:ascii="Times New Roman" w:eastAsia="微软雅黑" w:hAnsi="Times New Roman" w:cs="Times New Roman"/>
          <w:sz w:val="22"/>
          <w:szCs w:val="22"/>
        </w:rPr>
        <w:t>1</w:t>
      </w:r>
      <w:r w:rsidRPr="002A0398">
        <w:rPr>
          <w:rFonts w:ascii="Times New Roman" w:eastAsia="微软雅黑" w:hAnsi="Times New Roman" w:cs="Times New Roman"/>
          <w:sz w:val="22"/>
          <w:szCs w:val="22"/>
        </w:rPr>
        <w:t>）股价是否仍在关键均线上方？（</w:t>
      </w:r>
      <w:r w:rsidRPr="002A0398">
        <w:rPr>
          <w:rFonts w:ascii="Times New Roman" w:eastAsia="微软雅黑" w:hAnsi="Times New Roman" w:cs="Times New Roman"/>
          <w:sz w:val="22"/>
          <w:szCs w:val="22"/>
        </w:rPr>
        <w:t>2</w:t>
      </w:r>
      <w:r w:rsidRPr="002A0398">
        <w:rPr>
          <w:rFonts w:ascii="Times New Roman" w:eastAsia="微软雅黑" w:hAnsi="Times New Roman" w:cs="Times New Roman"/>
          <w:sz w:val="22"/>
          <w:szCs w:val="22"/>
        </w:rPr>
        <w:t>）高低点是否持续抬高（上升趋势）？（</w:t>
      </w:r>
      <w:r w:rsidRPr="002A0398">
        <w:rPr>
          <w:rFonts w:ascii="Times New Roman" w:eastAsia="微软雅黑" w:hAnsi="Times New Roman" w:cs="Times New Roman"/>
          <w:sz w:val="22"/>
          <w:szCs w:val="22"/>
        </w:rPr>
        <w:t>3</w:t>
      </w:r>
      <w:r w:rsidRPr="002A0398">
        <w:rPr>
          <w:rFonts w:ascii="Times New Roman" w:eastAsia="微软雅黑" w:hAnsi="Times New Roman" w:cs="Times New Roman"/>
          <w:sz w:val="22"/>
          <w:szCs w:val="22"/>
        </w:rPr>
        <w:t>）成交量趋势是否正常（无异常天量抛盘）？（</w:t>
      </w:r>
      <w:r w:rsidRPr="002A0398">
        <w:rPr>
          <w:rFonts w:ascii="Times New Roman" w:eastAsia="微软雅黑" w:hAnsi="Times New Roman" w:cs="Times New Roman"/>
          <w:sz w:val="22"/>
          <w:szCs w:val="22"/>
        </w:rPr>
        <w:t>4</w:t>
      </w:r>
      <w:r w:rsidRPr="002A0398">
        <w:rPr>
          <w:rFonts w:ascii="Times New Roman" w:eastAsia="微软雅黑" w:hAnsi="Times New Roman" w:cs="Times New Roman"/>
          <w:sz w:val="22"/>
          <w:szCs w:val="22"/>
        </w:rPr>
        <w:t>）行业</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大盘环境有无显著转差？</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定期（每周</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月）检查上述要点，若大部分保持良好，则继续持股；若发现多项恶化征兆，则警惕趋势可能反转，提前减仓避险。</w:t>
      </w:r>
    </w:p>
    <w:p w14:paraId="35A62F93" w14:textId="77777777" w:rsidR="002A0398" w:rsidRPr="002A0398" w:rsidRDefault="002A0398" w:rsidP="002A0398">
      <w:pPr>
        <w:numPr>
          <w:ilvl w:val="0"/>
          <w:numId w:val="1110"/>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预设警戒线：</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利用交易软件设置价格和指标</w:t>
      </w:r>
      <w:r w:rsidRPr="002A0398">
        <w:rPr>
          <w:rFonts w:ascii="Times New Roman" w:eastAsia="微软雅黑" w:hAnsi="Times New Roman" w:cs="Times New Roman"/>
          <w:b/>
          <w:bCs/>
          <w:sz w:val="22"/>
          <w:szCs w:val="22"/>
        </w:rPr>
        <w:t>预警</w:t>
      </w:r>
      <w:r w:rsidRPr="002A0398">
        <w:rPr>
          <w:rFonts w:ascii="Times New Roman" w:eastAsia="微软雅黑" w:hAnsi="Times New Roman" w:cs="Times New Roman"/>
          <w:sz w:val="22"/>
          <w:szCs w:val="22"/>
        </w:rPr>
        <w:t>。例如：设置</w:t>
      </w:r>
      <w:r w:rsidRPr="002A0398">
        <w:rPr>
          <w:rFonts w:ascii="Times New Roman" w:eastAsia="微软雅黑" w:hAnsi="Times New Roman" w:cs="Times New Roman"/>
          <w:b/>
          <w:bCs/>
          <w:sz w:val="22"/>
          <w:szCs w:val="22"/>
        </w:rPr>
        <w:t>价格提醒</w:t>
      </w:r>
      <w:r w:rsidRPr="002A0398">
        <w:rPr>
          <w:rFonts w:ascii="Times New Roman" w:eastAsia="微软雅黑" w:hAnsi="Times New Roman" w:cs="Times New Roman"/>
          <w:sz w:val="22"/>
          <w:szCs w:val="22"/>
        </w:rPr>
        <w:t>在</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（突破）和</w:t>
      </w:r>
      <w:r w:rsidRPr="002A0398">
        <w:rPr>
          <w:rFonts w:ascii="Times New Roman" w:eastAsia="微软雅黑" w:hAnsi="Times New Roman" w:cs="Times New Roman"/>
          <w:sz w:val="22"/>
          <w:szCs w:val="22"/>
        </w:rPr>
        <w:t>$300</w:t>
      </w:r>
      <w:r w:rsidRPr="002A0398">
        <w:rPr>
          <w:rFonts w:ascii="Times New Roman" w:eastAsia="微软雅黑" w:hAnsi="Times New Roman" w:cs="Times New Roman"/>
          <w:sz w:val="22"/>
          <w:szCs w:val="22"/>
        </w:rPr>
        <w:t>（跌破）等关键价位，一旦触及系统通知，方便及时评估操作。【投资者亦可设置</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等指标警报，如日线</w:t>
      </w:r>
      <w:r w:rsidRPr="002A0398">
        <w:rPr>
          <w:rFonts w:ascii="Times New Roman" w:eastAsia="微软雅黑" w:hAnsi="Times New Roman" w:cs="Times New Roman"/>
          <w:sz w:val="22"/>
          <w:szCs w:val="22"/>
        </w:rPr>
        <w:t>RSI</w:t>
      </w:r>
      <w:r w:rsidRPr="002A0398">
        <w:rPr>
          <w:rFonts w:ascii="Times New Roman" w:eastAsia="微软雅黑" w:hAnsi="Times New Roman" w:cs="Times New Roman"/>
          <w:sz w:val="22"/>
          <w:szCs w:val="22"/>
        </w:rPr>
        <w:t>跌破</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或</w:t>
      </w:r>
      <w:r w:rsidRPr="002A0398">
        <w:rPr>
          <w:rFonts w:ascii="Times New Roman" w:eastAsia="微软雅黑" w:hAnsi="Times New Roman" w:cs="Times New Roman"/>
          <w:sz w:val="22"/>
          <w:szCs w:val="22"/>
        </w:rPr>
        <w:t>MACD</w:t>
      </w:r>
      <w:r w:rsidRPr="002A0398">
        <w:rPr>
          <w:rFonts w:ascii="Times New Roman" w:eastAsia="微软雅黑" w:hAnsi="Times New Roman" w:cs="Times New Roman"/>
          <w:sz w:val="22"/>
          <w:szCs w:val="22"/>
        </w:rPr>
        <w:t>死叉时收到提醒，以便关注走势变化】。这些客观触发能够帮助克服人性的侥幸或犹豫，在该出手时果断行动。</w:t>
      </w:r>
    </w:p>
    <w:p w14:paraId="437BE2DC" w14:textId="77777777" w:rsidR="002A0398" w:rsidRPr="002A0398" w:rsidRDefault="002A0398" w:rsidP="002A0398">
      <w:pPr>
        <w:numPr>
          <w:ilvl w:val="0"/>
          <w:numId w:val="1110"/>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及时应变：</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市场是动态变化的，策略也需适时调整。比如，如果</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后续涨势远超预期，短时间内飙升到</w:t>
      </w:r>
      <w:r w:rsidRPr="002A0398">
        <w:rPr>
          <w:rFonts w:ascii="Times New Roman" w:eastAsia="微软雅黑" w:hAnsi="Times New Roman" w:cs="Times New Roman"/>
          <w:sz w:val="22"/>
          <w:szCs w:val="22"/>
        </w:rPr>
        <w:t>$600</w:t>
      </w:r>
      <w:r w:rsidRPr="002A0398">
        <w:rPr>
          <w:rFonts w:ascii="Times New Roman" w:eastAsia="微软雅黑" w:hAnsi="Times New Roman" w:cs="Times New Roman"/>
          <w:sz w:val="22"/>
          <w:szCs w:val="22"/>
        </w:rPr>
        <w:t>以上，那么原定目标价</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将不再适用，此时可根据新的估值与行情重新制定止盈计划。而若出现重大突发利空，则可能跳过原先的支撑位，因此止损策略要灵活执行，必要时</w:t>
      </w:r>
      <w:r w:rsidRPr="002A0398">
        <w:rPr>
          <w:rFonts w:ascii="Times New Roman" w:eastAsia="微软雅黑" w:hAnsi="Times New Roman" w:cs="Times New Roman"/>
          <w:b/>
          <w:bCs/>
          <w:sz w:val="22"/>
          <w:szCs w:val="22"/>
        </w:rPr>
        <w:t>盘中人工干预</w:t>
      </w:r>
      <w:r w:rsidRPr="002A0398">
        <w:rPr>
          <w:rFonts w:ascii="Times New Roman" w:eastAsia="微软雅黑" w:hAnsi="Times New Roman" w:cs="Times New Roman"/>
          <w:sz w:val="22"/>
          <w:szCs w:val="22"/>
        </w:rPr>
        <w:t>止损而非等收盘价。如果判断错误被洗出，但随后趋势又恢复，也不应固执己见，可依据新信号重新介入，避免</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一次止损，永不回头</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的心理错误。始终以</w:t>
      </w:r>
      <w:r w:rsidRPr="002A0398">
        <w:rPr>
          <w:rFonts w:ascii="Times New Roman" w:eastAsia="微软雅黑" w:hAnsi="Times New Roman" w:cs="Times New Roman"/>
          <w:b/>
          <w:bCs/>
          <w:sz w:val="22"/>
          <w:szCs w:val="22"/>
        </w:rPr>
        <w:t>客观行情为依据</w:t>
      </w:r>
      <w:r w:rsidRPr="002A0398">
        <w:rPr>
          <w:rFonts w:ascii="Times New Roman" w:eastAsia="微软雅黑" w:hAnsi="Times New Roman" w:cs="Times New Roman"/>
          <w:sz w:val="22"/>
          <w:szCs w:val="22"/>
        </w:rPr>
        <w:t>来调整策略，而非拘泥于事先设想。</w:t>
      </w:r>
    </w:p>
    <w:p w14:paraId="02BADE34" w14:textId="77777777" w:rsidR="002A0398" w:rsidRPr="002A0398" w:rsidRDefault="002A0398" w:rsidP="002A0398">
      <w:pPr>
        <w:jc w:val="both"/>
        <w:rPr>
          <w:rFonts w:ascii="Times New Roman" w:eastAsia="微软雅黑" w:hAnsi="Times New Roman" w:cs="Times New Roman"/>
          <w:b/>
          <w:bCs/>
          <w:sz w:val="22"/>
          <w:szCs w:val="22"/>
        </w:rPr>
      </w:pPr>
      <w:r w:rsidRPr="002A0398">
        <w:rPr>
          <w:rFonts w:ascii="Times New Roman" w:eastAsia="微软雅黑" w:hAnsi="Times New Roman" w:cs="Times New Roman"/>
          <w:b/>
          <w:bCs/>
          <w:sz w:val="22"/>
          <w:szCs w:val="22"/>
        </w:rPr>
        <w:t>结论与操作建议</w:t>
      </w:r>
    </w:p>
    <w:p w14:paraId="55EB20EB"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sz w:val="22"/>
          <w:szCs w:val="22"/>
        </w:rPr>
        <w:t>综合以上分析，</w:t>
      </w:r>
      <w:r w:rsidRPr="002A0398">
        <w:rPr>
          <w:rFonts w:ascii="Times New Roman" w:eastAsia="微软雅黑" w:hAnsi="Times New Roman" w:cs="Times New Roman"/>
          <w:sz w:val="22"/>
          <w:szCs w:val="22"/>
        </w:rPr>
        <w:t xml:space="preserve">AppLovin (APP) </w:t>
      </w:r>
      <w:r w:rsidRPr="002A0398">
        <w:rPr>
          <w:rFonts w:ascii="Times New Roman" w:eastAsia="微软雅黑" w:hAnsi="Times New Roman" w:cs="Times New Roman"/>
          <w:sz w:val="22"/>
          <w:szCs w:val="22"/>
        </w:rPr>
        <w:t>作为一只高增长、高波动的科技股，需要采用多层次、多维度的投资策略来平衡收益与风险。基本面上，公司业务向软件广告聚焦带来卓越的营收与利润增长，长期投资价值凸显；技术面上，股价经过大幅调整重新走强，各周期趋势共振向上，有望开启新一轮升势。但考虑到估值不低且曾遭遇做空扰动，稳健的操作应强调分批布局和风险控制。以下是针对</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的完整策略要点：</w:t>
      </w:r>
    </w:p>
    <w:p w14:paraId="385AC1C6" w14:textId="77777777" w:rsidR="002A0398" w:rsidRPr="002A0398" w:rsidRDefault="002A0398" w:rsidP="002A0398">
      <w:pPr>
        <w:numPr>
          <w:ilvl w:val="0"/>
          <w:numId w:val="1111"/>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买入区域与仓位规划：</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当前价位</w:t>
      </w:r>
      <w:r w:rsidRPr="002A0398">
        <w:rPr>
          <w:rFonts w:ascii="Times New Roman" w:eastAsia="微软雅黑" w:hAnsi="Times New Roman" w:cs="Times New Roman"/>
          <w:sz w:val="22"/>
          <w:szCs w:val="22"/>
        </w:rPr>
        <w:t>$330</w:t>
      </w:r>
      <w:r w:rsidRPr="002A0398">
        <w:rPr>
          <w:rFonts w:ascii="Times New Roman" w:eastAsia="微软雅黑" w:hAnsi="Times New Roman" w:cs="Times New Roman"/>
          <w:sz w:val="22"/>
          <w:szCs w:val="22"/>
        </w:rPr>
        <w:t>左右可视为基本面利好兑现后的回调阶段，建议投资者</w:t>
      </w:r>
      <w:r w:rsidRPr="002A0398">
        <w:rPr>
          <w:rFonts w:ascii="Times New Roman" w:eastAsia="微软雅黑" w:hAnsi="Times New Roman" w:cs="Times New Roman"/>
          <w:b/>
          <w:bCs/>
          <w:sz w:val="22"/>
          <w:szCs w:val="22"/>
        </w:rPr>
        <w:t>分批建仓</w:t>
      </w:r>
      <w:r w:rsidRPr="002A0398">
        <w:rPr>
          <w:rFonts w:ascii="Times New Roman" w:eastAsia="微软雅黑" w:hAnsi="Times New Roman" w:cs="Times New Roman"/>
          <w:sz w:val="22"/>
          <w:szCs w:val="22"/>
        </w:rPr>
        <w:t>。第一笔仓位可在</w:t>
      </w:r>
      <w:r w:rsidRPr="002A0398">
        <w:rPr>
          <w:rFonts w:ascii="Times New Roman" w:eastAsia="微软雅黑" w:hAnsi="Times New Roman" w:cs="Times New Roman"/>
          <w:sz w:val="22"/>
          <w:szCs w:val="22"/>
        </w:rPr>
        <w:t>$310-$330</w:t>
      </w:r>
      <w:r w:rsidRPr="002A0398">
        <w:rPr>
          <w:rFonts w:ascii="Times New Roman" w:eastAsia="微软雅黑" w:hAnsi="Times New Roman" w:cs="Times New Roman"/>
          <w:sz w:val="22"/>
          <w:szCs w:val="22"/>
        </w:rPr>
        <w:t>区间介入约</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的计划仓位（利用业绩利好后</w:t>
      </w:r>
      <w:r w:rsidRPr="002A0398">
        <w:rPr>
          <w:rFonts w:ascii="Times New Roman" w:eastAsia="微软雅黑" w:hAnsi="Times New Roman" w:cs="Times New Roman"/>
          <w:sz w:val="22"/>
          <w:szCs w:val="22"/>
        </w:rPr>
        <w:lastRenderedPageBreak/>
        <w:t>的回调机会）；若股价进一步回调至</w:t>
      </w:r>
      <w:r w:rsidRPr="002A0398">
        <w:rPr>
          <w:rFonts w:ascii="Times New Roman" w:eastAsia="微软雅黑" w:hAnsi="Times New Roman" w:cs="Times New Roman"/>
          <w:sz w:val="22"/>
          <w:szCs w:val="22"/>
        </w:rPr>
        <w:t>$280-$300</w:t>
      </w:r>
      <w:r w:rsidRPr="002A0398">
        <w:rPr>
          <w:rFonts w:ascii="Times New Roman" w:eastAsia="微软雅黑" w:hAnsi="Times New Roman" w:cs="Times New Roman"/>
          <w:sz w:val="22"/>
          <w:szCs w:val="22"/>
        </w:rPr>
        <w:t>区间（接近</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日均线支撑）则加第二笔约</w:t>
      </w:r>
      <w:r w:rsidRPr="002A0398">
        <w:rPr>
          <w:rFonts w:ascii="Times New Roman" w:eastAsia="微软雅黑" w:hAnsi="Times New Roman" w:cs="Times New Roman"/>
          <w:sz w:val="22"/>
          <w:szCs w:val="22"/>
        </w:rPr>
        <w:t>30%</w:t>
      </w:r>
      <w:r w:rsidRPr="002A0398">
        <w:rPr>
          <w:rFonts w:ascii="Times New Roman" w:eastAsia="微软雅黑" w:hAnsi="Times New Roman" w:cs="Times New Roman"/>
          <w:sz w:val="22"/>
          <w:szCs w:val="22"/>
        </w:rPr>
        <w:t>仓位，以摊低成本；第三笔</w:t>
      </w:r>
      <w:r w:rsidRPr="002A0398">
        <w:rPr>
          <w:rFonts w:ascii="Times New Roman" w:eastAsia="微软雅黑" w:hAnsi="Times New Roman" w:cs="Times New Roman"/>
          <w:sz w:val="22"/>
          <w:szCs w:val="22"/>
        </w:rPr>
        <w:t>10-20%</w:t>
      </w:r>
      <w:r w:rsidRPr="002A0398">
        <w:rPr>
          <w:rFonts w:ascii="Times New Roman" w:eastAsia="微软雅黑" w:hAnsi="Times New Roman" w:cs="Times New Roman"/>
          <w:sz w:val="22"/>
          <w:szCs w:val="22"/>
        </w:rPr>
        <w:t>仓位留待极端情况（如意外下跌至</w:t>
      </w:r>
      <w:r w:rsidRPr="002A0398">
        <w:rPr>
          <w:rFonts w:ascii="Times New Roman" w:eastAsia="微软雅黑" w:hAnsi="Times New Roman" w:cs="Times New Roman"/>
          <w:sz w:val="22"/>
          <w:szCs w:val="22"/>
        </w:rPr>
        <w:t>$240-$250</w:t>
      </w:r>
      <w:r w:rsidRPr="002A0398">
        <w:rPr>
          <w:rFonts w:ascii="Times New Roman" w:eastAsia="微软雅黑" w:hAnsi="Times New Roman" w:cs="Times New Roman"/>
          <w:sz w:val="22"/>
          <w:szCs w:val="22"/>
        </w:rPr>
        <w:t>长期支撑区域）时再补充，前提是基本面未发生质变。如此即便股票波动，也有后续弹药低位加仓或在趋势明朗时追入。切忌满仓一把梭，分批布局有助于降低风险和心理压力。</w:t>
      </w:r>
    </w:p>
    <w:p w14:paraId="0CC890B7" w14:textId="77777777" w:rsidR="002A0398" w:rsidRPr="002A0398" w:rsidRDefault="002A0398" w:rsidP="002A0398">
      <w:pPr>
        <w:numPr>
          <w:ilvl w:val="0"/>
          <w:numId w:val="1111"/>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卖出策略与目标价位：</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根据技术阻力和市场预期，分阶段设定止盈目标。【短期】看向前高</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，一旦接近此价可留意走势但暂不急于卖出，观察能否突破。如顺利突破，则【中期】目标指向历史高点</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附近，建议在</w:t>
      </w:r>
      <w:r w:rsidRPr="002A0398">
        <w:rPr>
          <w:rFonts w:ascii="Times New Roman" w:eastAsia="微软雅黑" w:hAnsi="Times New Roman" w:cs="Times New Roman"/>
          <w:sz w:val="22"/>
          <w:szCs w:val="22"/>
        </w:rPr>
        <w:t>$500-$525</w:t>
      </w:r>
      <w:r w:rsidRPr="002A0398">
        <w:rPr>
          <w:rFonts w:ascii="Times New Roman" w:eastAsia="微软雅黑" w:hAnsi="Times New Roman" w:cs="Times New Roman"/>
          <w:sz w:val="22"/>
          <w:szCs w:val="22"/>
        </w:rPr>
        <w:t>区间</w:t>
      </w:r>
      <w:r w:rsidRPr="002A0398">
        <w:rPr>
          <w:rFonts w:ascii="Times New Roman" w:eastAsia="微软雅黑" w:hAnsi="Times New Roman" w:cs="Times New Roman"/>
          <w:b/>
          <w:bCs/>
          <w:sz w:val="22"/>
          <w:szCs w:val="22"/>
        </w:rPr>
        <w:t>分批止盈</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左右持仓，以兑现可观收益。剩余仓位视走势决定：若冲高回落，则继续卖出至只留底仓；若放量突破</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创历史新高，则保留余下仓位作为</w:t>
      </w:r>
      <w:r w:rsidRPr="002A0398">
        <w:rPr>
          <w:rFonts w:ascii="Times New Roman" w:eastAsia="微软雅黑" w:hAnsi="Times New Roman" w:cs="Times New Roman"/>
          <w:b/>
          <w:bCs/>
          <w:sz w:val="22"/>
          <w:szCs w:val="22"/>
        </w:rPr>
        <w:t>长期底仓</w:t>
      </w:r>
      <w:r w:rsidRPr="002A0398">
        <w:rPr>
          <w:rFonts w:ascii="Times New Roman" w:eastAsia="微软雅黑" w:hAnsi="Times New Roman" w:cs="Times New Roman"/>
          <w:sz w:val="22"/>
          <w:szCs w:val="22"/>
        </w:rPr>
        <w:t>持有，并采用移动止损策略守护利润。综合华尔街预测，一年期合理价位约在</w:t>
      </w:r>
      <w:r w:rsidRPr="002A0398">
        <w:rPr>
          <w:rFonts w:ascii="Times New Roman" w:eastAsia="微软雅黑" w:hAnsi="Times New Roman" w:cs="Times New Roman"/>
          <w:sz w:val="22"/>
          <w:szCs w:val="22"/>
        </w:rPr>
        <w:t>$450-$470</w:t>
      </w:r>
      <w:r w:rsidRPr="002A0398">
        <w:rPr>
          <w:rFonts w:ascii="Times New Roman" w:eastAsia="微软雅黑" w:hAnsi="Times New Roman" w:cs="Times New Roman"/>
          <w:sz w:val="22"/>
          <w:szCs w:val="22"/>
        </w:rPr>
        <w:t>附近，乐观情景下甚至达到</w:t>
      </w:r>
      <w:r w:rsidRPr="002A0398">
        <w:rPr>
          <w:rFonts w:ascii="Times New Roman" w:eastAsia="微软雅黑" w:hAnsi="Times New Roman" w:cs="Times New Roman"/>
          <w:sz w:val="22"/>
          <w:szCs w:val="22"/>
        </w:rPr>
        <w:t>$500+</w:t>
      </w:r>
      <w:r w:rsidRPr="002A0398">
        <w:rPr>
          <w:rFonts w:ascii="Times New Roman" w:eastAsia="微软雅黑" w:hAnsi="Times New Roman" w:cs="Times New Roman"/>
          <w:sz w:val="22"/>
          <w:szCs w:val="22"/>
        </w:rPr>
        <w:t>，投资者可据此框架调整止盈计划。此外，每当股价出现异常暴涨（日涨超</w:t>
      </w:r>
      <w:r w:rsidRPr="002A0398">
        <w:rPr>
          <w:rFonts w:ascii="Times New Roman" w:eastAsia="微软雅黑" w:hAnsi="Times New Roman" w:cs="Times New Roman"/>
          <w:sz w:val="22"/>
          <w:szCs w:val="22"/>
        </w:rPr>
        <w:t>15%</w:t>
      </w:r>
      <w:r w:rsidRPr="002A0398">
        <w:rPr>
          <w:rFonts w:ascii="Times New Roman" w:eastAsia="微软雅黑" w:hAnsi="Times New Roman" w:cs="Times New Roman"/>
          <w:sz w:val="22"/>
          <w:szCs w:val="22"/>
        </w:rPr>
        <w:t>且无新的实质利好支撑）时，也可考虑暂时卖出一部分锁利，因为过快上涨往往伴随短期回调风险。</w:t>
      </w:r>
    </w:p>
    <w:p w14:paraId="05647069" w14:textId="77777777" w:rsidR="002A0398" w:rsidRPr="002A0398" w:rsidRDefault="002A0398" w:rsidP="002A0398">
      <w:pPr>
        <w:numPr>
          <w:ilvl w:val="0"/>
          <w:numId w:val="1111"/>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止损与风险管理：</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初始建仓时严格设定止损，如第一笔仓位买入均价</w:t>
      </w:r>
      <w:r w:rsidRPr="002A0398">
        <w:rPr>
          <w:rFonts w:ascii="Times New Roman" w:eastAsia="微软雅黑" w:hAnsi="Times New Roman" w:cs="Times New Roman"/>
          <w:sz w:val="22"/>
          <w:szCs w:val="22"/>
        </w:rPr>
        <w:t>$320</w:t>
      </w:r>
      <w:r w:rsidRPr="002A0398">
        <w:rPr>
          <w:rFonts w:ascii="Times New Roman" w:eastAsia="微软雅黑" w:hAnsi="Times New Roman" w:cs="Times New Roman"/>
          <w:sz w:val="22"/>
          <w:szCs w:val="22"/>
        </w:rPr>
        <w:t>，则止损价可设在</w:t>
      </w:r>
      <w:r w:rsidRPr="002A0398">
        <w:rPr>
          <w:rFonts w:ascii="Times New Roman" w:eastAsia="微软雅黑" w:hAnsi="Times New Roman" w:cs="Times New Roman"/>
          <w:sz w:val="22"/>
          <w:szCs w:val="22"/>
        </w:rPr>
        <w:t>$300</w:t>
      </w:r>
      <w:r w:rsidRPr="002A0398">
        <w:rPr>
          <w:rFonts w:ascii="Times New Roman" w:eastAsia="微软雅黑" w:hAnsi="Times New Roman" w:cs="Times New Roman"/>
          <w:sz w:val="22"/>
          <w:szCs w:val="22"/>
        </w:rPr>
        <w:t>附近（跌破重要心理关口且回吐跳空缺口）或更紧一点</w:t>
      </w:r>
      <w:r w:rsidRPr="002A0398">
        <w:rPr>
          <w:rFonts w:ascii="Times New Roman" w:eastAsia="微软雅黑" w:hAnsi="Times New Roman" w:cs="Times New Roman"/>
          <w:sz w:val="22"/>
          <w:szCs w:val="22"/>
        </w:rPr>
        <w:t>$305</w:t>
      </w:r>
      <w:r w:rsidRPr="002A0398">
        <w:rPr>
          <w:rFonts w:ascii="Times New Roman" w:eastAsia="微软雅黑" w:hAnsi="Times New Roman" w:cs="Times New Roman"/>
          <w:sz w:val="22"/>
          <w:szCs w:val="22"/>
        </w:rPr>
        <w:t>（最大亏损控制在</w:t>
      </w:r>
      <w:r w:rsidRPr="002A0398">
        <w:rPr>
          <w:rFonts w:ascii="Times New Roman" w:eastAsia="微软雅黑" w:hAnsi="Times New Roman" w:cs="Times New Roman"/>
          <w:sz w:val="22"/>
          <w:szCs w:val="22"/>
        </w:rPr>
        <w:t>5%</w:t>
      </w:r>
      <w:r w:rsidRPr="002A0398">
        <w:rPr>
          <w:rFonts w:ascii="Times New Roman" w:eastAsia="微软雅黑" w:hAnsi="Times New Roman" w:cs="Times New Roman"/>
          <w:sz w:val="22"/>
          <w:szCs w:val="22"/>
        </w:rPr>
        <w:t>以内）。随着后续加仓和股价变动，动态调整止损位，力保整体亏损不超出可承受范围（建议单笔交易亏损不超过总资金的</w:t>
      </w:r>
      <w:r w:rsidRPr="002A0398">
        <w:rPr>
          <w:rFonts w:ascii="Times New Roman" w:eastAsia="微软雅黑" w:hAnsi="Times New Roman" w:cs="Times New Roman"/>
          <w:sz w:val="22"/>
          <w:szCs w:val="22"/>
        </w:rPr>
        <w:t>1-2%</w:t>
      </w:r>
      <w:r w:rsidRPr="002A0398">
        <w:rPr>
          <w:rFonts w:ascii="Times New Roman" w:eastAsia="微软雅黑" w:hAnsi="Times New Roman" w:cs="Times New Roman"/>
          <w:sz w:val="22"/>
          <w:szCs w:val="22"/>
        </w:rPr>
        <w:t>）。如股价跌破</w:t>
      </w:r>
      <w:r w:rsidRPr="002A0398">
        <w:rPr>
          <w:rFonts w:ascii="Times New Roman" w:eastAsia="微软雅黑" w:hAnsi="Times New Roman" w:cs="Times New Roman"/>
          <w:sz w:val="22"/>
          <w:szCs w:val="22"/>
        </w:rPr>
        <w:t>$280</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50</w:t>
      </w:r>
      <w:r w:rsidRPr="002A0398">
        <w:rPr>
          <w:rFonts w:ascii="Times New Roman" w:eastAsia="微软雅黑" w:hAnsi="Times New Roman" w:cs="Times New Roman"/>
          <w:sz w:val="22"/>
          <w:szCs w:val="22"/>
        </w:rPr>
        <w:t>日线）且收盘确认，则短线走势转弱，可考虑</w:t>
      </w:r>
      <w:r w:rsidRPr="002A0398">
        <w:rPr>
          <w:rFonts w:ascii="Times New Roman" w:eastAsia="微软雅黑" w:hAnsi="Times New Roman" w:cs="Times New Roman"/>
          <w:b/>
          <w:bCs/>
          <w:sz w:val="22"/>
          <w:szCs w:val="22"/>
        </w:rPr>
        <w:t>减仓止损</w:t>
      </w:r>
      <w:r w:rsidRPr="002A0398">
        <w:rPr>
          <w:rFonts w:ascii="Times New Roman" w:eastAsia="微软雅黑" w:hAnsi="Times New Roman" w:cs="Times New Roman"/>
          <w:sz w:val="22"/>
          <w:szCs w:val="22"/>
        </w:rPr>
        <w:t>部分；若最悲观跌破</w:t>
      </w:r>
      <w:r w:rsidRPr="002A0398">
        <w:rPr>
          <w:rFonts w:ascii="Times New Roman" w:eastAsia="微软雅黑" w:hAnsi="Times New Roman" w:cs="Times New Roman"/>
          <w:sz w:val="22"/>
          <w:szCs w:val="22"/>
        </w:rPr>
        <w:t>$235-240</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200</w:t>
      </w:r>
      <w:r w:rsidRPr="002A0398">
        <w:rPr>
          <w:rFonts w:ascii="Times New Roman" w:eastAsia="微软雅黑" w:hAnsi="Times New Roman" w:cs="Times New Roman"/>
          <w:sz w:val="22"/>
          <w:szCs w:val="22"/>
        </w:rPr>
        <w:t>日线及长期支撑）则应</w:t>
      </w:r>
      <w:r w:rsidRPr="002A0398">
        <w:rPr>
          <w:rFonts w:ascii="Times New Roman" w:eastAsia="微软雅黑" w:hAnsi="Times New Roman" w:cs="Times New Roman"/>
          <w:b/>
          <w:bCs/>
          <w:sz w:val="22"/>
          <w:szCs w:val="22"/>
        </w:rPr>
        <w:t>全部清仓止损</w:t>
      </w:r>
      <w:r w:rsidRPr="002A0398">
        <w:rPr>
          <w:rFonts w:ascii="Times New Roman" w:eastAsia="微软雅黑" w:hAnsi="Times New Roman" w:cs="Times New Roman"/>
          <w:sz w:val="22"/>
          <w:szCs w:val="22"/>
        </w:rPr>
        <w:t>，等待企稳后再评估重新介入。对于长线投资者，也应设定</w:t>
      </w:r>
      <w:r w:rsidRPr="002A0398">
        <w:rPr>
          <w:rFonts w:ascii="Times New Roman" w:eastAsia="微软雅黑" w:hAnsi="Times New Roman" w:cs="Times New Roman"/>
          <w:b/>
          <w:bCs/>
          <w:sz w:val="22"/>
          <w:szCs w:val="22"/>
        </w:rPr>
        <w:t>最大回撤容忍度</w:t>
      </w:r>
      <w:r w:rsidRPr="002A0398">
        <w:rPr>
          <w:rFonts w:ascii="Times New Roman" w:eastAsia="微软雅黑" w:hAnsi="Times New Roman" w:cs="Times New Roman"/>
          <w:sz w:val="22"/>
          <w:szCs w:val="22"/>
        </w:rPr>
        <w:t>（如从高点回撤</w:t>
      </w:r>
      <w:r w:rsidRPr="002A0398">
        <w:rPr>
          <w:rFonts w:ascii="Times New Roman" w:eastAsia="微软雅黑" w:hAnsi="Times New Roman" w:cs="Times New Roman"/>
          <w:sz w:val="22"/>
          <w:szCs w:val="22"/>
        </w:rPr>
        <w:t>20%</w:t>
      </w:r>
      <w:r w:rsidRPr="002A0398">
        <w:rPr>
          <w:rFonts w:ascii="Times New Roman" w:eastAsia="微软雅黑" w:hAnsi="Times New Roman" w:cs="Times New Roman"/>
          <w:sz w:val="22"/>
          <w:szCs w:val="22"/>
        </w:rPr>
        <w:t>），一旦达到则执行止损，防止深套。此外，保持仓位弹性，避免融资杠杆，必要时通过期权等对冲手段管理极端风险。总体来说，务必将风险控制放在首位，</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b/>
          <w:bCs/>
          <w:sz w:val="22"/>
          <w:szCs w:val="22"/>
        </w:rPr>
        <w:t>宁可错过，不可做错</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，先保住本金再谋求盈利。</w:t>
      </w:r>
    </w:p>
    <w:p w14:paraId="79391AE6" w14:textId="77777777" w:rsidR="002A0398" w:rsidRPr="002A0398" w:rsidRDefault="002A0398" w:rsidP="002A0398">
      <w:pPr>
        <w:numPr>
          <w:ilvl w:val="0"/>
          <w:numId w:val="1111"/>
        </w:num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t>跟踪与调整：</w:t>
      </w:r>
      <w:r w:rsidRPr="002A0398">
        <w:rPr>
          <w:rFonts w:ascii="Times New Roman" w:eastAsia="微软雅黑" w:hAnsi="Times New Roman" w:cs="Times New Roman"/>
          <w:sz w:val="22"/>
          <w:szCs w:val="22"/>
        </w:rPr>
        <w:t xml:space="preserve"> </w:t>
      </w:r>
      <w:r w:rsidRPr="002A0398">
        <w:rPr>
          <w:rFonts w:ascii="Times New Roman" w:eastAsia="微软雅黑" w:hAnsi="Times New Roman" w:cs="Times New Roman"/>
          <w:sz w:val="22"/>
          <w:szCs w:val="22"/>
        </w:rPr>
        <w:t>持仓期间密切跟踪公司基本面动态（季度财报、行业数据）和技术面变化（均线位置、成交量趋势）。若基本面持续向好且股价稳步上行，则按照计划持有并梯度获利了结；如出现业绩不及预期或重大利空，则及时重新评估公司的长期逻辑，必要时提前退出观望。利用价格预警监控关键位：如突破</w:t>
      </w:r>
      <w:r w:rsidRPr="002A0398">
        <w:rPr>
          <w:rFonts w:ascii="Times New Roman" w:eastAsia="微软雅黑" w:hAnsi="Times New Roman" w:cs="Times New Roman"/>
          <w:sz w:val="22"/>
          <w:szCs w:val="22"/>
        </w:rPr>
        <w:t>$352</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$525</w:t>
      </w:r>
      <w:r w:rsidRPr="002A0398">
        <w:rPr>
          <w:rFonts w:ascii="Times New Roman" w:eastAsia="微软雅黑" w:hAnsi="Times New Roman" w:cs="Times New Roman"/>
          <w:sz w:val="22"/>
          <w:szCs w:val="22"/>
        </w:rPr>
        <w:t>或跌破</w:t>
      </w:r>
      <w:r w:rsidRPr="002A0398">
        <w:rPr>
          <w:rFonts w:ascii="Times New Roman" w:eastAsia="微软雅黑" w:hAnsi="Times New Roman" w:cs="Times New Roman"/>
          <w:sz w:val="22"/>
          <w:szCs w:val="22"/>
        </w:rPr>
        <w:t>$300</w:t>
      </w:r>
      <w:r w:rsidRPr="002A0398">
        <w:rPr>
          <w:rFonts w:ascii="Times New Roman" w:eastAsia="微软雅黑" w:hAnsi="Times New Roman" w:cs="Times New Roman"/>
          <w:sz w:val="22"/>
          <w:szCs w:val="22"/>
        </w:rPr>
        <w:t>、</w:t>
      </w:r>
      <w:r w:rsidRPr="002A0398">
        <w:rPr>
          <w:rFonts w:ascii="Times New Roman" w:eastAsia="微软雅黑" w:hAnsi="Times New Roman" w:cs="Times New Roman"/>
          <w:sz w:val="22"/>
          <w:szCs w:val="22"/>
        </w:rPr>
        <w:t>$250</w:t>
      </w:r>
      <w:r w:rsidRPr="002A0398">
        <w:rPr>
          <w:rFonts w:ascii="Times New Roman" w:eastAsia="微软雅黑" w:hAnsi="Times New Roman" w:cs="Times New Roman"/>
          <w:sz w:val="22"/>
          <w:szCs w:val="22"/>
        </w:rPr>
        <w:t>等，会触发预警从而即时关注。心态上保持纪律，避免情绪化操作：上涨阶段避免贪婪满仓加杠杆，下跌阶段避免恐慌割肉优质筹码。在执行既定策略的同时，也要根据实际情况灵活调整仓位和策略参数，保持策略的有效性与时俱进。</w:t>
      </w:r>
    </w:p>
    <w:p w14:paraId="1EC9D095" w14:textId="77777777" w:rsidR="002A0398" w:rsidRPr="002A0398" w:rsidRDefault="002A0398" w:rsidP="002A0398">
      <w:pPr>
        <w:jc w:val="both"/>
        <w:rPr>
          <w:rFonts w:ascii="Times New Roman" w:eastAsia="微软雅黑" w:hAnsi="Times New Roman" w:cs="Times New Roman"/>
          <w:sz w:val="22"/>
          <w:szCs w:val="22"/>
        </w:rPr>
      </w:pPr>
      <w:r w:rsidRPr="002A0398">
        <w:rPr>
          <w:rFonts w:ascii="Times New Roman" w:eastAsia="微软雅黑" w:hAnsi="Times New Roman" w:cs="Times New Roman"/>
          <w:b/>
          <w:bCs/>
          <w:sz w:val="22"/>
          <w:szCs w:val="22"/>
        </w:rPr>
        <w:lastRenderedPageBreak/>
        <w:t>总体结论：</w:t>
      </w:r>
      <w:r w:rsidRPr="002A0398">
        <w:rPr>
          <w:rFonts w:ascii="Times New Roman" w:eastAsia="微软雅黑" w:hAnsi="Times New Roman" w:cs="Times New Roman"/>
          <w:sz w:val="22"/>
          <w:szCs w:val="22"/>
        </w:rPr>
        <w:t xml:space="preserve"> AppLovin</w:t>
      </w:r>
      <w:r w:rsidRPr="002A0398">
        <w:rPr>
          <w:rFonts w:ascii="Times New Roman" w:eastAsia="微软雅黑" w:hAnsi="Times New Roman" w:cs="Times New Roman"/>
          <w:sz w:val="22"/>
          <w:szCs w:val="22"/>
        </w:rPr>
        <w:t>具备出色的基本面和上涨潜力，是值得长期关注的成长股。但机遇总是与风险并存，高波动性要求投资者有严密的计划和纪律。通过本策略框架，投资者可从日内、短期、中长期多角度出发，利用技术指标确认买卖时机，结合基本面趋势，在不同价位分层构建头寸。同时辅以明确的止盈止损和仓位管理，确保进可攻、退可守。严格执行该操作计划，有望在分享</w:t>
      </w:r>
      <w:r w:rsidRPr="002A0398">
        <w:rPr>
          <w:rFonts w:ascii="Times New Roman" w:eastAsia="微软雅黑" w:hAnsi="Times New Roman" w:cs="Times New Roman"/>
          <w:sz w:val="22"/>
          <w:szCs w:val="22"/>
        </w:rPr>
        <w:t>AppLovin</w:t>
      </w:r>
      <w:r w:rsidRPr="002A0398">
        <w:rPr>
          <w:rFonts w:ascii="Times New Roman" w:eastAsia="微软雅黑" w:hAnsi="Times New Roman" w:cs="Times New Roman"/>
          <w:sz w:val="22"/>
          <w:szCs w:val="22"/>
        </w:rPr>
        <w:t>成长红利的同时，将回撤风险控制在可接受范围内，实现稳健的收益增长。投资是场长期游戏，面对像</w:t>
      </w:r>
      <w:r w:rsidRPr="002A0398">
        <w:rPr>
          <w:rFonts w:ascii="Times New Roman" w:eastAsia="微软雅黑" w:hAnsi="Times New Roman" w:cs="Times New Roman"/>
          <w:sz w:val="22"/>
          <w:szCs w:val="22"/>
        </w:rPr>
        <w:t>APP</w:t>
      </w:r>
      <w:r w:rsidRPr="002A0398">
        <w:rPr>
          <w:rFonts w:ascii="Times New Roman" w:eastAsia="微软雅黑" w:hAnsi="Times New Roman" w:cs="Times New Roman"/>
          <w:sz w:val="22"/>
          <w:szCs w:val="22"/>
        </w:rPr>
        <w:t>这样的明星股，更需理性操作、耐心持有、理智退出。相信在科学框架指导下，投资者可在波澜壮阔的行情中立于不败之地，捕捉时代赋予的财富机遇。</w:t>
      </w:r>
    </w:p>
    <w:p w14:paraId="0053CC20" w14:textId="77777777" w:rsidR="00180966" w:rsidRDefault="00180966" w:rsidP="00CB4AAC">
      <w:pPr>
        <w:rPr>
          <w:rFonts w:ascii="Times New Roman" w:eastAsia="微软雅黑" w:hAnsi="Times New Roman" w:cs="Times New Roman"/>
          <w:sz w:val="22"/>
          <w:szCs w:val="22"/>
        </w:rPr>
      </w:pPr>
    </w:p>
    <w:p w14:paraId="4D4B1437" w14:textId="141415E0" w:rsidR="00C1019B" w:rsidRPr="00414082" w:rsidRDefault="00C1019B" w:rsidP="00C1019B">
      <w:pPr>
        <w:pStyle w:val="10"/>
        <w:rPr>
          <w:rFonts w:ascii="Times New Roman" w:eastAsia="微软雅黑" w:hAnsi="Times New Roman" w:cs="Times New Roman"/>
          <w:b/>
          <w:bCs/>
          <w:sz w:val="22"/>
          <w:szCs w:val="22"/>
        </w:rPr>
      </w:pPr>
      <w:bookmarkStart w:id="8" w:name="_Toc193284592"/>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二</w:t>
      </w:r>
      <w:r w:rsidRPr="00414082">
        <w:rPr>
          <w:rFonts w:ascii="Times New Roman" w:eastAsia="微软雅黑" w:hAnsi="Times New Roman" w:cs="Times New Roman"/>
          <w:b/>
          <w:bCs/>
          <w:sz w:val="22"/>
          <w:szCs w:val="22"/>
        </w:rPr>
        <w:t>章：</w:t>
      </w:r>
      <w:r w:rsidR="00AB580F" w:rsidRPr="00AB580F">
        <w:rPr>
          <w:rFonts w:ascii="Times New Roman" w:eastAsia="微软雅黑" w:hAnsi="Times New Roman" w:cs="Times New Roman"/>
          <w:b/>
          <w:bCs/>
          <w:sz w:val="22"/>
          <w:szCs w:val="22"/>
        </w:rPr>
        <w:t>Wuxi Biologics</w:t>
      </w:r>
      <w:bookmarkEnd w:id="8"/>
    </w:p>
    <w:p w14:paraId="54537332" w14:textId="7807D186" w:rsidR="00C1019B" w:rsidRPr="004C33BC" w:rsidRDefault="007E0067" w:rsidP="00C1019B">
      <w:pPr>
        <w:pStyle w:val="2"/>
        <w:rPr>
          <w:rFonts w:ascii="Times New Roman" w:eastAsia="微软雅黑" w:hAnsi="Times New Roman" w:cs="Times New Roman"/>
          <w:b/>
          <w:bCs/>
          <w:sz w:val="22"/>
          <w:szCs w:val="22"/>
        </w:rPr>
      </w:pPr>
      <w:bookmarkStart w:id="9" w:name="_Toc193284593"/>
      <w:r>
        <w:rPr>
          <w:rFonts w:ascii="Times New Roman" w:eastAsia="微软雅黑" w:hAnsi="Times New Roman" w:cs="Times New Roman" w:hint="eastAsia"/>
          <w:b/>
          <w:bCs/>
          <w:sz w:val="22"/>
          <w:szCs w:val="22"/>
        </w:rPr>
        <w:t>2</w:t>
      </w:r>
      <w:r w:rsidR="00C1019B" w:rsidRPr="004C33BC">
        <w:rPr>
          <w:rFonts w:ascii="Times New Roman" w:eastAsia="微软雅黑" w:hAnsi="Times New Roman" w:cs="Times New Roman"/>
          <w:b/>
          <w:bCs/>
          <w:sz w:val="22"/>
          <w:szCs w:val="22"/>
        </w:rPr>
        <w:t xml:space="preserve">.1 </w:t>
      </w:r>
      <w:r w:rsidR="00361898">
        <w:rPr>
          <w:rFonts w:ascii="Times New Roman" w:eastAsia="微软雅黑" w:hAnsi="Times New Roman" w:cs="Times New Roman" w:hint="eastAsia"/>
          <w:b/>
          <w:bCs/>
          <w:sz w:val="22"/>
          <w:szCs w:val="22"/>
        </w:rPr>
        <w:t xml:space="preserve">Wuxi Biologics </w:t>
      </w:r>
      <w:r w:rsidR="00C1019B" w:rsidRPr="004C33BC">
        <w:rPr>
          <w:rFonts w:ascii="Times New Roman" w:eastAsia="微软雅黑" w:hAnsi="Times New Roman" w:cs="Times New Roman"/>
          <w:b/>
          <w:bCs/>
          <w:sz w:val="22"/>
          <w:szCs w:val="22"/>
        </w:rPr>
        <w:t>Stock Analysis</w:t>
      </w:r>
      <w:bookmarkEnd w:id="9"/>
    </w:p>
    <w:p w14:paraId="1E93FA25" w14:textId="6461F6C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基于提供的报告和网络资源，分析报告涵盖以下模块：</w:t>
      </w:r>
    </w:p>
    <w:p w14:paraId="2DF01E7B"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执行摘要</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概述公司背景、主要财务数据和投资亮点。</w:t>
      </w:r>
    </w:p>
    <w:p w14:paraId="6FCE21A2"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公司概览</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介绍</w:t>
      </w:r>
      <w:r w:rsidRPr="00361898">
        <w:rPr>
          <w:rFonts w:ascii="Times New Roman" w:eastAsia="微软雅黑" w:hAnsi="Times New Roman" w:cs="Times New Roman"/>
          <w:sz w:val="22"/>
          <w:szCs w:val="22"/>
        </w:rPr>
        <w:t>WXXWY</w:t>
      </w:r>
      <w:r w:rsidRPr="00361898">
        <w:rPr>
          <w:rFonts w:ascii="Times New Roman" w:eastAsia="微软雅黑" w:hAnsi="Times New Roman" w:cs="Times New Roman"/>
          <w:sz w:val="22"/>
          <w:szCs w:val="22"/>
        </w:rPr>
        <w:t>和</w:t>
      </w:r>
      <w:r w:rsidRPr="00361898">
        <w:rPr>
          <w:rFonts w:ascii="Times New Roman" w:eastAsia="微软雅黑" w:hAnsi="Times New Roman" w:cs="Times New Roman"/>
          <w:sz w:val="22"/>
          <w:szCs w:val="22"/>
        </w:rPr>
        <w:t>HK2269</w:t>
      </w:r>
      <w:r w:rsidRPr="00361898">
        <w:rPr>
          <w:rFonts w:ascii="Times New Roman" w:eastAsia="微软雅黑" w:hAnsi="Times New Roman" w:cs="Times New Roman"/>
          <w:sz w:val="22"/>
          <w:szCs w:val="22"/>
        </w:rPr>
        <w:t>的业务模式、核心产品、市场地位。</w:t>
      </w:r>
    </w:p>
    <w:p w14:paraId="51ED3298"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行业与竞争分析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评估行业趋势、市场增长潜力及竞争对手情况。</w:t>
      </w:r>
    </w:p>
    <w:p w14:paraId="13BADD0B"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详细分析营收、利润率、现金流、资产负债情况。</w:t>
      </w:r>
    </w:p>
    <w:p w14:paraId="02BEB116"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估值分析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采用不同估值方法（</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、相对估值等）评估其合理价值。</w:t>
      </w:r>
    </w:p>
    <w:p w14:paraId="689C5468"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风险因素</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分析监管环境、市场竞争、财务风险等。</w:t>
      </w:r>
    </w:p>
    <w:p w14:paraId="505F1B8F"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宏观经济影响</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讨论政策、全球市场环境对公司股价的潜在影响。</w:t>
      </w:r>
    </w:p>
    <w:p w14:paraId="6BB11E81" w14:textId="77777777" w:rsidR="00361898" w:rsidRPr="00361898" w:rsidRDefault="00361898" w:rsidP="00361898">
      <w:pPr>
        <w:numPr>
          <w:ilvl w:val="0"/>
          <w:numId w:val="1015"/>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投资建议</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提供基于分析的投资评级和策略。</w:t>
      </w:r>
    </w:p>
    <w:p w14:paraId="04EC27BD" w14:textId="011A988E"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利用数据可视化工具，以表格和图表方式展示核心财务数据、估值比较、行业趋势等信息，使报告更具可读性和实用性。</w:t>
      </w:r>
    </w:p>
    <w:p w14:paraId="5EA5A24D"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执行摘要</w:t>
      </w:r>
    </w:p>
    <w:p w14:paraId="13504083"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药明生物（</w:t>
      </w:r>
      <w:r w:rsidRPr="00361898">
        <w:rPr>
          <w:rFonts w:ascii="Times New Roman" w:eastAsia="微软雅黑" w:hAnsi="Times New Roman" w:cs="Times New Roman"/>
          <w:sz w:val="22"/>
          <w:szCs w:val="22"/>
        </w:rPr>
        <w:t>WuXi Biologics</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HKEX: 2269</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OTC: WXXWY</w:t>
      </w:r>
      <w:r w:rsidRPr="00361898">
        <w:rPr>
          <w:rFonts w:ascii="Times New Roman" w:eastAsia="微软雅黑" w:hAnsi="Times New Roman" w:cs="Times New Roman"/>
          <w:sz w:val="22"/>
          <w:szCs w:val="22"/>
        </w:rPr>
        <w:t>）是一家领先的生物制药合同研发生产企业（</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），提供从药物发现到商业化生产的端到端服务</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w:t>
      </w:r>
      <w:r w:rsidRPr="00361898">
        <w:rPr>
          <w:rFonts w:ascii="Times New Roman" w:eastAsia="微软雅黑" w:hAnsi="Times New Roman" w:cs="Times New Roman"/>
          <w:sz w:val="22"/>
          <w:szCs w:val="22"/>
        </w:rPr>
        <w:lastRenderedPageBreak/>
        <w:t>2010</w:t>
      </w:r>
      <w:r w:rsidRPr="00361898">
        <w:rPr>
          <w:rFonts w:ascii="Times New Roman" w:eastAsia="微软雅黑" w:hAnsi="Times New Roman" w:cs="Times New Roman"/>
          <w:sz w:val="22"/>
          <w:szCs w:val="22"/>
        </w:rPr>
        <w:t>年成立并于</w:t>
      </w:r>
      <w:r w:rsidRPr="00361898">
        <w:rPr>
          <w:rFonts w:ascii="Times New Roman" w:eastAsia="微软雅黑" w:hAnsi="Times New Roman" w:cs="Times New Roman"/>
          <w:sz w:val="22"/>
          <w:szCs w:val="22"/>
        </w:rPr>
        <w:t>2017</w:t>
      </w:r>
      <w:r w:rsidRPr="00361898">
        <w:rPr>
          <w:rFonts w:ascii="Times New Roman" w:eastAsia="微软雅黑" w:hAnsi="Times New Roman" w:cs="Times New Roman"/>
          <w:sz w:val="22"/>
          <w:szCs w:val="22"/>
        </w:rPr>
        <w:t>年在香港上市，目前在中国、美国、欧洲等地运营，服务全球生物技术和制药公司</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。过去几年业绩高速增长，</w:t>
      </w:r>
      <w:r w:rsidRPr="00361898">
        <w:rPr>
          <w:rFonts w:ascii="Times New Roman" w:eastAsia="微软雅黑" w:hAnsi="Times New Roman" w:cs="Times New Roman"/>
          <w:sz w:val="22"/>
          <w:szCs w:val="22"/>
        </w:rPr>
        <w:t>2018-2022</w:t>
      </w:r>
      <w:r w:rsidRPr="00361898">
        <w:rPr>
          <w:rFonts w:ascii="Times New Roman" w:eastAsia="微软雅黑" w:hAnsi="Times New Roman" w:cs="Times New Roman"/>
          <w:sz w:val="22"/>
          <w:szCs w:val="22"/>
        </w:rPr>
        <w:t>年收入复合年增速约</w:t>
      </w:r>
      <w:r w:rsidRPr="00361898">
        <w:rPr>
          <w:rFonts w:ascii="Times New Roman" w:eastAsia="微软雅黑" w:hAnsi="Times New Roman" w:cs="Times New Roman"/>
          <w:sz w:val="22"/>
          <w:szCs w:val="22"/>
        </w:rPr>
        <w:t>46%</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年实现收入约</w:t>
      </w:r>
      <w:r w:rsidRPr="00361898">
        <w:rPr>
          <w:rFonts w:ascii="Times New Roman" w:eastAsia="微软雅黑" w:hAnsi="Times New Roman" w:cs="Times New Roman"/>
          <w:sz w:val="22"/>
          <w:szCs w:val="22"/>
        </w:rPr>
        <w:t>170</w:t>
      </w:r>
      <w:r w:rsidRPr="00361898">
        <w:rPr>
          <w:rFonts w:ascii="Times New Roman" w:eastAsia="微软雅黑" w:hAnsi="Times New Roman" w:cs="Times New Roman"/>
          <w:sz w:val="22"/>
          <w:szCs w:val="22"/>
        </w:rPr>
        <w:t>亿元人民币，同比增长</w:t>
      </w:r>
      <w:r w:rsidRPr="00361898">
        <w:rPr>
          <w:rFonts w:ascii="Times New Roman" w:eastAsia="微软雅黑" w:hAnsi="Times New Roman" w:cs="Times New Roman"/>
          <w:sz w:val="22"/>
          <w:szCs w:val="22"/>
        </w:rPr>
        <w:t>11.6%</w:t>
      </w:r>
      <w:r w:rsidRPr="00361898">
        <w:rPr>
          <w:rFonts w:ascii="Times New Roman" w:eastAsia="微软雅黑" w:hAnsi="Times New Roman" w:cs="Times New Roman"/>
          <w:sz w:val="22"/>
          <w:szCs w:val="22"/>
        </w:rPr>
        <w:t>，净利润约</w:t>
      </w:r>
      <w:r w:rsidRPr="00361898">
        <w:rPr>
          <w:rFonts w:ascii="Times New Roman" w:eastAsia="微软雅黑" w:hAnsi="Times New Roman" w:cs="Times New Roman"/>
          <w:sz w:val="22"/>
          <w:szCs w:val="22"/>
        </w:rPr>
        <w:t>34</w:t>
      </w:r>
      <w:r w:rsidRPr="00361898">
        <w:rPr>
          <w:rFonts w:ascii="Times New Roman" w:eastAsia="微软雅黑" w:hAnsi="Times New Roman" w:cs="Times New Roman"/>
          <w:sz w:val="22"/>
          <w:szCs w:val="22"/>
        </w:rPr>
        <w:t>亿元，净利率接近</w:t>
      </w:r>
      <w:r w:rsidRPr="00361898">
        <w:rPr>
          <w:rFonts w:ascii="Times New Roman" w:eastAsia="微软雅黑" w:hAnsi="Times New Roman" w:cs="Times New Roman"/>
          <w:sz w:val="22"/>
          <w:szCs w:val="22"/>
        </w:rPr>
        <w:t>20%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。虽然增速较此前放缓，但剔除疫情相关业务后，公司</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年非新冠项目收入同比大增</w:t>
      </w:r>
      <w:r w:rsidRPr="00361898">
        <w:rPr>
          <w:rFonts w:ascii="Times New Roman" w:eastAsia="微软雅黑" w:hAnsi="Times New Roman" w:cs="Times New Roman"/>
          <w:sz w:val="22"/>
          <w:szCs w:val="22"/>
        </w:rPr>
        <w:t>37.7%</w:t>
      </w:r>
      <w:r w:rsidRPr="00361898">
        <w:rPr>
          <w:rFonts w:ascii="Times New Roman" w:eastAsia="微软雅黑" w:hAnsi="Times New Roman" w:cs="Times New Roman"/>
          <w:sz w:val="22"/>
          <w:szCs w:val="22"/>
        </w:rPr>
        <w:t>，展现出基础业务的强劲动力</w:t>
      </w:r>
      <w:r w:rsidRPr="00361898">
        <w:rPr>
          <w:rFonts w:ascii="Times New Roman" w:eastAsia="微软雅黑" w:hAnsi="Times New Roman" w:cs="Times New Roman"/>
          <w:sz w:val="22"/>
          <w:szCs w:val="22"/>
        </w:rPr>
        <w:t xml:space="preserve"> (</w:t>
      </w:r>
      <w:hyperlink r:id="rId40"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。投资亮点方面，药明生物具备全球布局和规模优势，拥有全球最大的生物药研发生产项目储备之一（截至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年中累计</w:t>
      </w:r>
      <w:r w:rsidRPr="00361898">
        <w:rPr>
          <w:rFonts w:ascii="Times New Roman" w:eastAsia="微软雅黑" w:hAnsi="Times New Roman" w:cs="Times New Roman"/>
          <w:sz w:val="22"/>
          <w:szCs w:val="22"/>
        </w:rPr>
        <w:t>742</w:t>
      </w:r>
      <w:r w:rsidRPr="00361898">
        <w:rPr>
          <w:rFonts w:ascii="Times New Roman" w:eastAsia="微软雅黑" w:hAnsi="Times New Roman" w:cs="Times New Roman"/>
          <w:sz w:val="22"/>
          <w:szCs w:val="22"/>
        </w:rPr>
        <w:t>个一体化项目）</w:t>
      </w:r>
      <w:r w:rsidRPr="00361898">
        <w:rPr>
          <w:rFonts w:ascii="Times New Roman" w:eastAsia="微软雅黑" w:hAnsi="Times New Roman" w:cs="Times New Roman"/>
          <w:sz w:val="22"/>
          <w:szCs w:val="22"/>
        </w:rPr>
        <w:t xml:space="preserve"> (</w:t>
      </w:r>
      <w:hyperlink r:id="rId41" w:anchor=":~:text=match%20at%20L1916%20Total%20integrated,of%202%20products%20in%201H24"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。公司合同负债（在手订单）总额超过</w:t>
      </w:r>
      <w:r w:rsidRPr="00361898">
        <w:rPr>
          <w:rFonts w:ascii="Times New Roman" w:eastAsia="微软雅黑" w:hAnsi="Times New Roman" w:cs="Times New Roman"/>
          <w:sz w:val="22"/>
          <w:szCs w:val="22"/>
        </w:rPr>
        <w:t>205.92</w:t>
      </w:r>
      <w:r w:rsidRPr="00361898">
        <w:rPr>
          <w:rFonts w:ascii="Times New Roman" w:eastAsia="微软雅黑" w:hAnsi="Times New Roman" w:cs="Times New Roman"/>
          <w:sz w:val="22"/>
          <w:szCs w:val="22"/>
        </w:rPr>
        <w:t>亿美元，为未来业绩提供了高度可见性</w:t>
      </w:r>
      <w:r w:rsidRPr="00361898">
        <w:rPr>
          <w:rFonts w:ascii="Times New Roman" w:eastAsia="微软雅黑" w:hAnsi="Times New Roman" w:cs="Times New Roman"/>
          <w:sz w:val="22"/>
          <w:szCs w:val="22"/>
        </w:rPr>
        <w:t xml:space="preserve"> (</w:t>
      </w:r>
      <w:hyperlink r:id="rId42" w:anchor=":~:text=As%20of%20Dec%2031%2C%202023%2C,term%20growth"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。得益于</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跟随分子（</w:t>
      </w:r>
      <w:r w:rsidRPr="00361898">
        <w:rPr>
          <w:rFonts w:ascii="Times New Roman" w:eastAsia="微软雅黑" w:hAnsi="Times New Roman" w:cs="Times New Roman"/>
          <w:sz w:val="22"/>
          <w:szCs w:val="22"/>
        </w:rPr>
        <w:t>Follow the Molecule</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战略，公司深度绑定客户项目生命周期，在后期和商业化阶段项目数量迅速增长，将成为中长期收入的重要驱动力</w:t>
      </w:r>
      <w:r w:rsidRPr="00361898">
        <w:rPr>
          <w:rFonts w:ascii="Times New Roman" w:eastAsia="微软雅黑" w:hAnsi="Times New Roman" w:cs="Times New Roman"/>
          <w:sz w:val="22"/>
          <w:szCs w:val="22"/>
        </w:rPr>
        <w:t xml:space="preserve"> (</w:t>
      </w:r>
      <w:hyperlink r:id="rId43"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。综合来看，药明生物凭借卓越的执行能力、广泛的服务平台和先发优势，长期成长空间广阔。但需注意地缘政治等风险导致不确定性较高，股价波动显著。</w:t>
      </w:r>
    </w:p>
    <w:p w14:paraId="08C7A195"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公司概览</w:t>
      </w:r>
    </w:p>
    <w:p w14:paraId="6D8E893F"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药明生物以</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模式运营，即同时具备合同研究、开发和生产能力，覆盖生物药从早期研发到临床试验用药和商业化生产的全价值链服务</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。具体业务涵盖：抗体等生物制品的发现与优化、工艺开发、临床样品生产、大规模</w:t>
      </w:r>
      <w:r w:rsidRPr="00361898">
        <w:rPr>
          <w:rFonts w:ascii="Times New Roman" w:eastAsia="微软雅黑" w:hAnsi="Times New Roman" w:cs="Times New Roman"/>
          <w:sz w:val="22"/>
          <w:szCs w:val="22"/>
        </w:rPr>
        <w:t>GMP</w:t>
      </w:r>
      <w:r w:rsidRPr="00361898">
        <w:rPr>
          <w:rFonts w:ascii="Times New Roman" w:eastAsia="微软雅黑" w:hAnsi="Times New Roman" w:cs="Times New Roman"/>
          <w:sz w:val="22"/>
          <w:szCs w:val="22"/>
        </w:rPr>
        <w:t>生产，以及质量检测、工艺验证、法规注册支持等配套服务，不涉足临床试验环节</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一站式</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模式使客户可以在同一平台完成从概念到产品的转化，缩短研发上市时间，提升研发效率。公司采用</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跟随分子</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战略，即从早期阶段介入客户项目并伴随其成长，一旦项目进入后期和商业化，药明生物即可承担大规模生产</w:t>
      </w:r>
      <w:r w:rsidRPr="00361898">
        <w:rPr>
          <w:rFonts w:ascii="Times New Roman" w:eastAsia="微软雅黑" w:hAnsi="Times New Roman" w:cs="Times New Roman"/>
          <w:sz w:val="22"/>
          <w:szCs w:val="22"/>
        </w:rPr>
        <w:t xml:space="preserve"> (</w:t>
      </w:r>
      <w:hyperlink r:id="rId44"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赢得分子（</w:t>
      </w:r>
      <w:r w:rsidRPr="00361898">
        <w:rPr>
          <w:rFonts w:ascii="Times New Roman" w:eastAsia="微软雅黑" w:hAnsi="Times New Roman" w:cs="Times New Roman"/>
          <w:sz w:val="22"/>
          <w:szCs w:val="22"/>
        </w:rPr>
        <w:t>Win-the-Molecule</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策略则侧重于对外承接外部已进入临床后期的项目，通过质量和速度优势吸引客户将项目转入药明生物的平台</w:t>
      </w:r>
      <w:r w:rsidRPr="00361898">
        <w:rPr>
          <w:rFonts w:ascii="Times New Roman" w:eastAsia="微软雅黑" w:hAnsi="Times New Roman" w:cs="Times New Roman"/>
          <w:sz w:val="22"/>
          <w:szCs w:val="22"/>
        </w:rPr>
        <w:t xml:space="preserve"> (</w:t>
      </w:r>
      <w:hyperlink r:id="rId45" w:anchor=":~:text=the,speed%2C%20and%20advanced%20technological%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 (</w:t>
      </w:r>
      <w:hyperlink r:id="rId46" w:anchor=":~:text=match%20at%20L1989%20the,speed%2C%20and%20advanced%20technological%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。在全球布局上，公司践行</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双源供应</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战略，已在中国无锡、上海等地以及爱尔兰、德国、新加坡和美国等国家建立多个生产基地和研发中心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。这种布局有助于满足不同地区客户需求并分散地缘风险。</w:t>
      </w:r>
    </w:p>
    <w:p w14:paraId="103437F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截至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w:t>
      </w:r>
      <w:r w:rsidRPr="00361898">
        <w:rPr>
          <w:rFonts w:ascii="Times New Roman" w:eastAsia="微软雅黑" w:hAnsi="Times New Roman" w:cs="Times New Roman"/>
          <w:sz w:val="22"/>
          <w:szCs w:val="22"/>
        </w:rPr>
        <w:t>6</w:t>
      </w:r>
      <w:r w:rsidRPr="00361898">
        <w:rPr>
          <w:rFonts w:ascii="Times New Roman" w:eastAsia="微软雅黑" w:hAnsi="Times New Roman" w:cs="Times New Roman"/>
          <w:sz w:val="22"/>
          <w:szCs w:val="22"/>
        </w:rPr>
        <w:t>月</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日，药明生物员工总数逾</w:t>
      </w:r>
      <w:r w:rsidRPr="00361898">
        <w:rPr>
          <w:rFonts w:ascii="Times New Roman" w:eastAsia="微软雅黑" w:hAnsi="Times New Roman" w:cs="Times New Roman"/>
          <w:sz w:val="22"/>
          <w:szCs w:val="22"/>
        </w:rPr>
        <w:t>1.24</w:t>
      </w:r>
      <w:r w:rsidRPr="00361898">
        <w:rPr>
          <w:rFonts w:ascii="Times New Roman" w:eastAsia="微软雅黑" w:hAnsi="Times New Roman" w:cs="Times New Roman"/>
          <w:sz w:val="22"/>
          <w:szCs w:val="22"/>
        </w:rPr>
        <w:t>万人，其中科研人员约</w:t>
      </w:r>
      <w:r w:rsidRPr="00361898">
        <w:rPr>
          <w:rFonts w:ascii="Times New Roman" w:eastAsia="微软雅黑" w:hAnsi="Times New Roman" w:cs="Times New Roman"/>
          <w:sz w:val="22"/>
          <w:szCs w:val="22"/>
        </w:rPr>
        <w:t>4,200</w:t>
      </w:r>
      <w:r w:rsidRPr="00361898">
        <w:rPr>
          <w:rFonts w:ascii="Times New Roman" w:eastAsia="微软雅黑" w:hAnsi="Times New Roman" w:cs="Times New Roman"/>
          <w:sz w:val="22"/>
          <w:szCs w:val="22"/>
        </w:rPr>
        <w:t>名，人才储备雄厚</w:t>
      </w:r>
      <w:r w:rsidRPr="00361898">
        <w:rPr>
          <w:rFonts w:ascii="Times New Roman" w:eastAsia="微软雅黑" w:hAnsi="Times New Roman" w:cs="Times New Roman"/>
          <w:sz w:val="22"/>
          <w:szCs w:val="22"/>
        </w:rPr>
        <w:t xml:space="preserve"> (</w:t>
      </w:r>
      <w:hyperlink r:id="rId47" w:anchor=":~:text=Group%E2%80%99s%20total%20staff%20comprised%2012%2C435,We%20deeply%20appreciate%20their"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。公司累计服务项目数快速攀升，</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年上</w:t>
      </w:r>
      <w:r w:rsidRPr="00361898">
        <w:rPr>
          <w:rFonts w:ascii="Times New Roman" w:eastAsia="微软雅黑" w:hAnsi="Times New Roman" w:cs="Times New Roman"/>
          <w:sz w:val="22"/>
          <w:szCs w:val="22"/>
        </w:rPr>
        <w:lastRenderedPageBreak/>
        <w:t>半年新增项目</w:t>
      </w:r>
      <w:r w:rsidRPr="00361898">
        <w:rPr>
          <w:rFonts w:ascii="Times New Roman" w:eastAsia="微软雅黑" w:hAnsi="Times New Roman" w:cs="Times New Roman"/>
          <w:sz w:val="22"/>
          <w:szCs w:val="22"/>
        </w:rPr>
        <w:t>61</w:t>
      </w:r>
      <w:r w:rsidRPr="00361898">
        <w:rPr>
          <w:rFonts w:ascii="Times New Roman" w:eastAsia="微软雅黑" w:hAnsi="Times New Roman" w:cs="Times New Roman"/>
          <w:sz w:val="22"/>
          <w:szCs w:val="22"/>
        </w:rPr>
        <w:t>个（较上年同期</w:t>
      </w:r>
      <w:r w:rsidRPr="00361898">
        <w:rPr>
          <w:rFonts w:ascii="Times New Roman" w:eastAsia="微软雅黑" w:hAnsi="Times New Roman" w:cs="Times New Roman"/>
          <w:sz w:val="22"/>
          <w:szCs w:val="22"/>
        </w:rPr>
        <w:t>46</w:t>
      </w:r>
      <w:r w:rsidRPr="00361898">
        <w:rPr>
          <w:rFonts w:ascii="Times New Roman" w:eastAsia="微软雅黑" w:hAnsi="Times New Roman" w:cs="Times New Roman"/>
          <w:sz w:val="22"/>
          <w:szCs w:val="22"/>
        </w:rPr>
        <w:t>个显著增加），总一体化项目达到</w:t>
      </w:r>
      <w:r w:rsidRPr="00361898">
        <w:rPr>
          <w:rFonts w:ascii="Times New Roman" w:eastAsia="微软雅黑" w:hAnsi="Times New Roman" w:cs="Times New Roman"/>
          <w:sz w:val="22"/>
          <w:szCs w:val="22"/>
        </w:rPr>
        <w:t>742</w:t>
      </w:r>
      <w:r w:rsidRPr="00361898">
        <w:rPr>
          <w:rFonts w:ascii="Times New Roman" w:eastAsia="微软雅黑" w:hAnsi="Times New Roman" w:cs="Times New Roman"/>
          <w:sz w:val="22"/>
          <w:szCs w:val="22"/>
        </w:rPr>
        <w:t>个，涵盖从临床前到商业化各阶段，其中后期（</w:t>
      </w:r>
      <w:r w:rsidRPr="00361898">
        <w:rPr>
          <w:rFonts w:ascii="Times New Roman" w:eastAsia="微软雅黑" w:hAnsi="Times New Roman" w:cs="Times New Roman"/>
          <w:sz w:val="22"/>
          <w:szCs w:val="22"/>
        </w:rPr>
        <w:t>III</w:t>
      </w:r>
      <w:r w:rsidRPr="00361898">
        <w:rPr>
          <w:rFonts w:ascii="Times New Roman" w:eastAsia="微软雅黑" w:hAnsi="Times New Roman" w:cs="Times New Roman"/>
          <w:sz w:val="22"/>
          <w:szCs w:val="22"/>
        </w:rPr>
        <w:t>期）项目</w:t>
      </w:r>
      <w:r w:rsidRPr="00361898">
        <w:rPr>
          <w:rFonts w:ascii="Times New Roman" w:eastAsia="微软雅黑" w:hAnsi="Times New Roman" w:cs="Times New Roman"/>
          <w:sz w:val="22"/>
          <w:szCs w:val="22"/>
        </w:rPr>
        <w:t>56</w:t>
      </w:r>
      <w:r w:rsidRPr="00361898">
        <w:rPr>
          <w:rFonts w:ascii="Times New Roman" w:eastAsia="微软雅黑" w:hAnsi="Times New Roman" w:cs="Times New Roman"/>
          <w:sz w:val="22"/>
          <w:szCs w:val="22"/>
        </w:rPr>
        <w:t>个，商业化生产项目</w:t>
      </w:r>
      <w:r w:rsidRPr="00361898">
        <w:rPr>
          <w:rFonts w:ascii="Times New Roman" w:eastAsia="微软雅黑" w:hAnsi="Times New Roman" w:cs="Times New Roman"/>
          <w:sz w:val="22"/>
          <w:szCs w:val="22"/>
        </w:rPr>
        <w:t>16</w:t>
      </w:r>
      <w:r w:rsidRPr="00361898">
        <w:rPr>
          <w:rFonts w:ascii="Times New Roman" w:eastAsia="微软雅黑" w:hAnsi="Times New Roman" w:cs="Times New Roman"/>
          <w:sz w:val="22"/>
          <w:szCs w:val="22"/>
        </w:rPr>
        <w:t>个</w:t>
      </w:r>
      <w:r w:rsidRPr="00361898">
        <w:rPr>
          <w:rFonts w:ascii="Times New Roman" w:eastAsia="微软雅黑" w:hAnsi="Times New Roman" w:cs="Times New Roman"/>
          <w:sz w:val="22"/>
          <w:szCs w:val="22"/>
        </w:rPr>
        <w:t xml:space="preserve"> (</w:t>
      </w:r>
      <w:hyperlink r:id="rId48" w:anchor=":~:text=Added%2061%20new%20integrated%20projects%2C,of%20our%20proprietary%20technology%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 (</w:t>
      </w:r>
      <w:hyperlink r:id="rId49" w:anchor=":~:text=match%20at%20L1994%20,was%20742%2C%20representing%20one%20of"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。如此庞大的项目组合使药明生物拥有业内最大的生物药产能需求池之一，也为未来业绩提供源源不断的支持。此外，公司与全球客户建立了稳定合作关系，</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年前五大客户收入占比仅约</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客户基础多元，降低了对单一客户的依赖。总体而言，药明生物已发展为一家业务模式成熟、服务能力全面、在全球生物制药外包领域占据领先地位的企业。公司在业内以执行速度快、技术平台先进和项目成功率高闻名，这些优势构筑了公司坚实的行业地位和品牌声誉。</w:t>
      </w:r>
    </w:p>
    <w:p w14:paraId="3E53BECB"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行业与竞争分析</w:t>
      </w:r>
    </w:p>
    <w:p w14:paraId="2DCB5733"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行业趋势：</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生物制药是全球制药行业增长最快的领域之一，越来越多新药管线集中于单抗、细胞治疗等生物药，推动对外部研发生产服务的需求持续上升。据行业研究，全球生物药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市场有望保持两位数的增长率。一方面，小型生物技术公司通常缺乏完整的生产设施和经验，严重依赖外部合作伙伴完成从研发到生产的转化。另一方面，大型制药公司也为提升效率、降低成本，将部分生物药生产外包给专业</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。这使具有规模和技术优势的</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企业在价值链中扮演日益重要的角色。药明生物抓住了这一行业机遇，通过</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药明模式</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在国内率先打造了生物药一体化外包平台，成功承接了全球范围内大量项目。同时，随着生物药产品日趋复杂化（如双特异性抗体、多特异性分子等），能提供创新工艺和灵活产能的</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更受青睐。药明生物开发的</w:t>
      </w:r>
      <w:r w:rsidRPr="00361898">
        <w:rPr>
          <w:rFonts w:ascii="Times New Roman" w:eastAsia="微软雅黑" w:hAnsi="Times New Roman" w:cs="Times New Roman"/>
          <w:sz w:val="22"/>
          <w:szCs w:val="22"/>
        </w:rPr>
        <w:t>WuXiBody</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SDArBody</w:t>
      </w:r>
      <w:r w:rsidRPr="00361898">
        <w:rPr>
          <w:rFonts w:ascii="Times New Roman" w:eastAsia="微软雅黑" w:hAnsi="Times New Roman" w:cs="Times New Roman"/>
          <w:sz w:val="22"/>
          <w:szCs w:val="22"/>
        </w:rPr>
        <w:t>等创新技术平台，正好契合了行业对新型分子生产的需求，在竞争中形成差异化优势</w:t>
      </w:r>
      <w:r w:rsidRPr="00361898">
        <w:rPr>
          <w:rFonts w:ascii="Times New Roman" w:eastAsia="微软雅黑" w:hAnsi="Times New Roman" w:cs="Times New Roman"/>
          <w:sz w:val="22"/>
          <w:szCs w:val="22"/>
        </w:rPr>
        <w:t xml:space="preserve"> (</w:t>
      </w:r>
      <w:hyperlink r:id="rId50" w:anchor=":~:text=the%20123%20bispecifics%20%26%20multispecifics,continue%20to%20gain%20worldwide%20recognition"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p>
    <w:p w14:paraId="6CDD171E"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竞争格局：</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全球生物药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领域目前由少数几家巨头主导：瑞士</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和韩国三星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分列行业前两位，药明生物近年来跻身第三</w:t>
      </w:r>
      <w:r w:rsidRPr="00361898">
        <w:rPr>
          <w:rFonts w:ascii="Times New Roman" w:eastAsia="微软雅黑" w:hAnsi="Times New Roman" w:cs="Times New Roman"/>
          <w:sz w:val="22"/>
          <w:szCs w:val="22"/>
        </w:rPr>
        <w:t xml:space="preserve"> (</w:t>
      </w:r>
      <w:hyperlink r:id="rId51" w:anchor=":~:text=Lonza%20is%20the%20number%20one,second%20and%20WuXi%20Biologics%20third" w:history="1">
        <w:r w:rsidRPr="00361898">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年这三家公司生物药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业务收入约分别为</w:t>
      </w:r>
      <w:r w:rsidRPr="00361898">
        <w:rPr>
          <w:rFonts w:ascii="Times New Roman" w:eastAsia="微软雅黑" w:hAnsi="Times New Roman" w:cs="Times New Roman"/>
          <w:sz w:val="22"/>
          <w:szCs w:val="22"/>
        </w:rPr>
        <w:t>65</w:t>
      </w:r>
      <w:r w:rsidRPr="00361898">
        <w:rPr>
          <w:rFonts w:ascii="Times New Roman" w:eastAsia="微软雅黑" w:hAnsi="Times New Roman" w:cs="Times New Roman"/>
          <w:sz w:val="22"/>
          <w:szCs w:val="22"/>
        </w:rPr>
        <w:t>亿美元、</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亿美元和</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亿美元量级</w:t>
      </w:r>
      <w:r w:rsidRPr="00361898">
        <w:rPr>
          <w:rFonts w:ascii="Times New Roman" w:eastAsia="微软雅黑" w:hAnsi="Times New Roman" w:cs="Times New Roman"/>
          <w:sz w:val="22"/>
          <w:szCs w:val="22"/>
        </w:rPr>
        <w:t xml:space="preserve"> (</w:t>
      </w:r>
      <w:hyperlink r:id="rId52" w:anchor=":~:text=Brokerage%20predicts%20US%20Biosecure%20Act,Samsung" w:history="1">
        <w:r w:rsidRPr="00361898">
          <w:rPr>
            <w:rStyle w:val="af0"/>
            <w:rFonts w:ascii="Times New Roman" w:eastAsia="微软雅黑" w:hAnsi="Times New Roman" w:cs="Times New Roman"/>
            <w:sz w:val="22"/>
            <w:szCs w:val="22"/>
          </w:rPr>
          <w:t>Brokerage predicts US Biosecure Act could benefit Samsung Biologics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历史悠久，客户多为大型药企，订单稳定，业务涵盖化药和生物药外包，整体抗风险能力强；三星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凭借大规模产能（年产能超</w:t>
      </w:r>
      <w:r w:rsidRPr="00361898">
        <w:rPr>
          <w:rFonts w:ascii="Times New Roman" w:eastAsia="微软雅黑" w:hAnsi="Times New Roman" w:cs="Times New Roman"/>
          <w:sz w:val="22"/>
          <w:szCs w:val="22"/>
        </w:rPr>
        <w:t>36</w:t>
      </w:r>
      <w:r w:rsidRPr="00361898">
        <w:rPr>
          <w:rFonts w:ascii="Times New Roman" w:eastAsia="微软雅黑" w:hAnsi="Times New Roman" w:cs="Times New Roman"/>
          <w:sz w:val="22"/>
          <w:szCs w:val="22"/>
        </w:rPr>
        <w:t>万升）</w:t>
      </w:r>
      <w:r w:rsidRPr="00361898">
        <w:rPr>
          <w:rFonts w:ascii="Times New Roman" w:eastAsia="微软雅黑" w:hAnsi="Times New Roman" w:cs="Times New Roman"/>
          <w:sz w:val="22"/>
          <w:szCs w:val="22"/>
        </w:rPr>
        <w:t xml:space="preserve"> (</w:t>
      </w:r>
      <w:hyperlink r:id="rId53" w:anchor=":~:text=net%20profit%20202" w:history="1">
        <w:r w:rsidRPr="00361898">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和背靠三星集团的资源，迅速扩张市占率。而药明生物以更高的增速成长，在项目数量、技术平台多样性以及服务深度上具有竞争力。相比海外同行，药明生物的独特优势在于：</w:t>
      </w:r>
      <w:r w:rsidRPr="00361898">
        <w:rPr>
          <w:rFonts w:ascii="Times New Roman" w:eastAsia="微软雅黑" w:hAnsi="Times New Roman" w:cs="Times New Roman"/>
          <w:b/>
          <w:bCs/>
          <w:sz w:val="22"/>
          <w:szCs w:val="22"/>
        </w:rPr>
        <w:t>(1)</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成本效率：主要运</w:t>
      </w:r>
      <w:r w:rsidRPr="00361898">
        <w:rPr>
          <w:rFonts w:ascii="Times New Roman" w:eastAsia="微软雅黑" w:hAnsi="Times New Roman" w:cs="Times New Roman"/>
          <w:sz w:val="22"/>
          <w:szCs w:val="22"/>
        </w:rPr>
        <w:lastRenderedPageBreak/>
        <w:t>营基地在中国，人工及生产成本相对低，同时依托中国庞大的科研人才红利，性价比突出；</w:t>
      </w:r>
      <w:r w:rsidRPr="00361898">
        <w:rPr>
          <w:rFonts w:ascii="Times New Roman" w:eastAsia="微软雅黑" w:hAnsi="Times New Roman" w:cs="Times New Roman"/>
          <w:b/>
          <w:bCs/>
          <w:sz w:val="22"/>
          <w:szCs w:val="22"/>
        </w:rPr>
        <w:t>(2)</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综合服务：提供从早期研发到商业生产的全链条服务，一旦项目由药明生物负责早期开发，客户倾向于继续使用其生产服务，粘性较高；</w:t>
      </w:r>
      <w:r w:rsidRPr="00361898">
        <w:rPr>
          <w:rFonts w:ascii="Times New Roman" w:eastAsia="微软雅黑" w:hAnsi="Times New Roman" w:cs="Times New Roman"/>
          <w:b/>
          <w:bCs/>
          <w:sz w:val="22"/>
          <w:szCs w:val="22"/>
        </w:rPr>
        <w:t>(3)</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快速响应：据公司披露，即便在手订单庞大，仍能在</w:t>
      </w:r>
      <w:r w:rsidRPr="00361898">
        <w:rPr>
          <w:rFonts w:ascii="Times New Roman" w:eastAsia="微软雅黑" w:hAnsi="Times New Roman" w:cs="Times New Roman"/>
          <w:sz w:val="22"/>
          <w:szCs w:val="22"/>
        </w:rPr>
        <w:t>4</w:t>
      </w:r>
      <w:r w:rsidRPr="00361898">
        <w:rPr>
          <w:rFonts w:ascii="Times New Roman" w:eastAsia="微软雅黑" w:hAnsi="Times New Roman" w:cs="Times New Roman"/>
          <w:sz w:val="22"/>
          <w:szCs w:val="22"/>
        </w:rPr>
        <w:t>周内启动新项目，反映出卓越的执行速度和灵活产能</w:t>
      </w:r>
      <w:r w:rsidRPr="00361898">
        <w:rPr>
          <w:rFonts w:ascii="Times New Roman" w:eastAsia="微软雅黑" w:hAnsi="Times New Roman" w:cs="Times New Roman"/>
          <w:sz w:val="22"/>
          <w:szCs w:val="22"/>
        </w:rPr>
        <w:t xml:space="preserve"> (</w:t>
      </w:r>
      <w:hyperlink r:id="rId54" w:anchor=":~:text=Even%20with%20the%20strong%20backlog,strong%20capabilities%20and%20ample%20capacity"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 (</w:t>
      </w:r>
      <w:hyperlink r:id="rId55" w:anchor=":~:text=Even%20with%20the%20strong%20backlog,strong%20capabilities%20and%20ample%20capacity"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。然而，公司也面临挑战：</w:t>
      </w:r>
      <w:r w:rsidRPr="00361898">
        <w:rPr>
          <w:rFonts w:ascii="Times New Roman" w:eastAsia="微软雅黑" w:hAnsi="Times New Roman" w:cs="Times New Roman"/>
          <w:b/>
          <w:bCs/>
          <w:sz w:val="22"/>
          <w:szCs w:val="22"/>
        </w:rPr>
        <w:t>(a)</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地缘因素</w:t>
      </w:r>
      <w:r w:rsidRPr="00361898">
        <w:rPr>
          <w:rFonts w:ascii="Times New Roman" w:eastAsia="微软雅黑" w:hAnsi="Times New Roman" w:cs="Times New Roman"/>
          <w:sz w:val="22"/>
          <w:szCs w:val="22"/>
        </w:rPr>
        <w:t>使部分欧美客户对将生产外包给中国公司有所顾虑，个别跨国药企倾向选择地理距离更近或政治环境更稳健的供应商；</w:t>
      </w:r>
      <w:r w:rsidRPr="00361898">
        <w:rPr>
          <w:rFonts w:ascii="Times New Roman" w:eastAsia="微软雅黑" w:hAnsi="Times New Roman" w:cs="Times New Roman"/>
          <w:b/>
          <w:bCs/>
          <w:sz w:val="22"/>
          <w:szCs w:val="22"/>
        </w:rPr>
        <w:t>(b)</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产能扩张竞争</w:t>
      </w:r>
      <w:r w:rsidRPr="00361898">
        <w:rPr>
          <w:rFonts w:ascii="Times New Roman" w:eastAsia="微软雅黑" w:hAnsi="Times New Roman" w:cs="Times New Roman"/>
          <w:sz w:val="22"/>
          <w:szCs w:val="22"/>
        </w:rPr>
        <w:t>：同行如三星、生物制品专业厂商</w:t>
      </w:r>
      <w:r w:rsidRPr="00361898">
        <w:rPr>
          <w:rFonts w:ascii="Times New Roman" w:eastAsia="微软雅黑" w:hAnsi="Times New Roman" w:cs="Times New Roman"/>
          <w:sz w:val="22"/>
          <w:szCs w:val="22"/>
        </w:rPr>
        <w:t>Catalent</w:t>
      </w:r>
      <w:r w:rsidRPr="00361898">
        <w:rPr>
          <w:rFonts w:ascii="Times New Roman" w:eastAsia="微软雅黑" w:hAnsi="Times New Roman" w:cs="Times New Roman"/>
          <w:sz w:val="22"/>
          <w:szCs w:val="22"/>
        </w:rPr>
        <w:t>等也在扩建产能，可能导致全球</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供给增加，报价和利润率承压；</w:t>
      </w:r>
      <w:r w:rsidRPr="00361898">
        <w:rPr>
          <w:rFonts w:ascii="Times New Roman" w:eastAsia="微软雅黑" w:hAnsi="Times New Roman" w:cs="Times New Roman"/>
          <w:b/>
          <w:bCs/>
          <w:sz w:val="22"/>
          <w:szCs w:val="22"/>
        </w:rPr>
        <w:t>(c)</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国内潜在竞争</w:t>
      </w:r>
      <w:r w:rsidRPr="00361898">
        <w:rPr>
          <w:rFonts w:ascii="Times New Roman" w:eastAsia="微软雅黑" w:hAnsi="Times New Roman" w:cs="Times New Roman"/>
          <w:sz w:val="22"/>
          <w:szCs w:val="22"/>
        </w:rPr>
        <w:t>：虽然药明生物目前在中国独占鳌头，但国内其它</w:t>
      </w:r>
      <w:r w:rsidRPr="00361898">
        <w:rPr>
          <w:rFonts w:ascii="Times New Roman" w:eastAsia="微软雅黑" w:hAnsi="Times New Roman" w:cs="Times New Roman"/>
          <w:sz w:val="22"/>
          <w:szCs w:val="22"/>
        </w:rPr>
        <w:t>CRO/CDMO</w:t>
      </w:r>
      <w:r w:rsidRPr="00361898">
        <w:rPr>
          <w:rFonts w:ascii="Times New Roman" w:eastAsia="微软雅黑" w:hAnsi="Times New Roman" w:cs="Times New Roman"/>
          <w:sz w:val="22"/>
          <w:szCs w:val="22"/>
        </w:rPr>
        <w:t>公司（如药明康德在小分子领域、昭衍新药等）也可能进入大分子领域，或大型药企自建产能，对其国内业务造成一定分流。不过，就当前而言，药明生物在高端生物药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市场的领先优势明显，在综合实力上短期内难有国内公司匹敌，其主要竞争仍来自国际巨头。总体来看，行业高景气度为公司发展提供顺风，但激烈的全球竞逐和不断变化的市场格局也要求公司持续投入研发、保持服务领先，以巩固护城河。</w:t>
      </w:r>
    </w:p>
    <w:p w14:paraId="78CCC0B2"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财务分析</w:t>
      </w:r>
    </w:p>
    <w:p w14:paraId="620974F5"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收入与增长：</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药明生物过去几年收入保持高速增长，但增速近年有所放缓。</w:t>
      </w:r>
      <w:r w:rsidRPr="00361898">
        <w:rPr>
          <w:rFonts w:ascii="Times New Roman" w:eastAsia="微软雅黑" w:hAnsi="Times New Roman" w:cs="Times New Roman"/>
          <w:sz w:val="22"/>
          <w:szCs w:val="22"/>
        </w:rPr>
        <w:t>2019-2021</w:t>
      </w:r>
      <w:r w:rsidRPr="00361898">
        <w:rPr>
          <w:rFonts w:ascii="Times New Roman" w:eastAsia="微软雅黑" w:hAnsi="Times New Roman" w:cs="Times New Roman"/>
          <w:sz w:val="22"/>
          <w:szCs w:val="22"/>
        </w:rPr>
        <w:t>年，公司营业收入从</w:t>
      </w:r>
      <w:r w:rsidRPr="00361898">
        <w:rPr>
          <w:rFonts w:ascii="Times New Roman" w:eastAsia="微软雅黑" w:hAnsi="Times New Roman" w:cs="Times New Roman"/>
          <w:sz w:val="22"/>
          <w:szCs w:val="22"/>
        </w:rPr>
        <w:t>39.84</w:t>
      </w:r>
      <w:r w:rsidRPr="00361898">
        <w:rPr>
          <w:rFonts w:ascii="Times New Roman" w:eastAsia="微软雅黑" w:hAnsi="Times New Roman" w:cs="Times New Roman"/>
          <w:sz w:val="22"/>
          <w:szCs w:val="22"/>
        </w:rPr>
        <w:t>亿元增至</w:t>
      </w:r>
      <w:r w:rsidRPr="00361898">
        <w:rPr>
          <w:rFonts w:ascii="Times New Roman" w:eastAsia="微软雅黑" w:hAnsi="Times New Roman" w:cs="Times New Roman"/>
          <w:sz w:val="22"/>
          <w:szCs w:val="22"/>
        </w:rPr>
        <w:t>102.90</w:t>
      </w:r>
      <w:r w:rsidRPr="00361898">
        <w:rPr>
          <w:rFonts w:ascii="Times New Roman" w:eastAsia="微软雅黑" w:hAnsi="Times New Roman" w:cs="Times New Roman"/>
          <w:sz w:val="22"/>
          <w:szCs w:val="22"/>
        </w:rPr>
        <w:t>亿元，年均增速超过</w:t>
      </w:r>
      <w:r w:rsidRPr="00361898">
        <w:rPr>
          <w:rFonts w:ascii="Times New Roman" w:eastAsia="微软雅黑" w:hAnsi="Times New Roman" w:cs="Times New Roman"/>
          <w:sz w:val="22"/>
          <w:szCs w:val="22"/>
        </w:rPr>
        <w:t>60%</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年进一步增至</w:t>
      </w:r>
      <w:r w:rsidRPr="00361898">
        <w:rPr>
          <w:rFonts w:ascii="Times New Roman" w:eastAsia="微软雅黑" w:hAnsi="Times New Roman" w:cs="Times New Roman"/>
          <w:sz w:val="22"/>
          <w:szCs w:val="22"/>
        </w:rPr>
        <w:t>152.69</w:t>
      </w:r>
      <w:r w:rsidRPr="00361898">
        <w:rPr>
          <w:rFonts w:ascii="Times New Roman" w:eastAsia="微软雅黑" w:hAnsi="Times New Roman" w:cs="Times New Roman"/>
          <w:sz w:val="22"/>
          <w:szCs w:val="22"/>
        </w:rPr>
        <w:t>亿元，同比增长</w:t>
      </w:r>
      <w:r w:rsidRPr="00361898">
        <w:rPr>
          <w:rFonts w:ascii="Times New Roman" w:eastAsia="微软雅黑" w:hAnsi="Times New Roman" w:cs="Times New Roman"/>
          <w:sz w:val="22"/>
          <w:szCs w:val="22"/>
        </w:rPr>
        <w:t>48%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年收入增至</w:t>
      </w:r>
      <w:r w:rsidRPr="00361898">
        <w:rPr>
          <w:rFonts w:ascii="Times New Roman" w:eastAsia="微软雅黑" w:hAnsi="Times New Roman" w:cs="Times New Roman"/>
          <w:sz w:val="22"/>
          <w:szCs w:val="22"/>
        </w:rPr>
        <w:t>170.34</w:t>
      </w:r>
      <w:r w:rsidRPr="00361898">
        <w:rPr>
          <w:rFonts w:ascii="Times New Roman" w:eastAsia="微软雅黑" w:hAnsi="Times New Roman" w:cs="Times New Roman"/>
          <w:sz w:val="22"/>
          <w:szCs w:val="22"/>
        </w:rPr>
        <w:t>亿元，增幅降至</w:t>
      </w:r>
      <w:r w:rsidRPr="00361898">
        <w:rPr>
          <w:rFonts w:ascii="Times New Roman" w:eastAsia="微软雅黑" w:hAnsi="Times New Roman" w:cs="Times New Roman"/>
          <w:sz w:val="22"/>
          <w:szCs w:val="22"/>
        </w:rPr>
        <w:t>11.6% (</w:t>
      </w:r>
      <w:hyperlink r:id="rId56"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。增长放缓的主要原因是前期高速扩张后的高基数效应以及新冠相关订单的大幅减少。若扣除</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亿元的新冠项目收入影响，</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年公司非新冠收入实际上实现了约</w:t>
      </w:r>
      <w:r w:rsidRPr="00361898">
        <w:rPr>
          <w:rFonts w:ascii="Times New Roman" w:eastAsia="微软雅黑" w:hAnsi="Times New Roman" w:cs="Times New Roman"/>
          <w:sz w:val="22"/>
          <w:szCs w:val="22"/>
        </w:rPr>
        <w:t>37.7%</w:t>
      </w:r>
      <w:r w:rsidRPr="00361898">
        <w:rPr>
          <w:rFonts w:ascii="Times New Roman" w:eastAsia="微软雅黑" w:hAnsi="Times New Roman" w:cs="Times New Roman"/>
          <w:sz w:val="22"/>
          <w:szCs w:val="22"/>
        </w:rPr>
        <w:t>的强劲增长，表明基础业务需求依然旺盛</w:t>
      </w:r>
      <w:r w:rsidRPr="00361898">
        <w:rPr>
          <w:rFonts w:ascii="Times New Roman" w:eastAsia="微软雅黑" w:hAnsi="Times New Roman" w:cs="Times New Roman"/>
          <w:sz w:val="22"/>
          <w:szCs w:val="22"/>
        </w:rPr>
        <w:t xml:space="preserve"> (</w:t>
      </w:r>
      <w:hyperlink r:id="rId57"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。分业务看，随着多个客户项目进入后期，</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年公司后期临床及商业化生产收入同比增长</w:t>
      </w:r>
      <w:r w:rsidRPr="00361898">
        <w:rPr>
          <w:rFonts w:ascii="Times New Roman" w:eastAsia="微软雅黑" w:hAnsi="Times New Roman" w:cs="Times New Roman"/>
          <w:sz w:val="22"/>
          <w:szCs w:val="22"/>
        </w:rPr>
        <w:t>12.8%</w:t>
      </w:r>
      <w:r w:rsidRPr="00361898">
        <w:rPr>
          <w:rFonts w:ascii="Times New Roman" w:eastAsia="微软雅黑" w:hAnsi="Times New Roman" w:cs="Times New Roman"/>
          <w:sz w:val="22"/>
          <w:szCs w:val="22"/>
        </w:rPr>
        <w:t>至</w:t>
      </w:r>
      <w:r w:rsidRPr="00361898">
        <w:rPr>
          <w:rFonts w:ascii="Times New Roman" w:eastAsia="微软雅黑" w:hAnsi="Times New Roman" w:cs="Times New Roman"/>
          <w:sz w:val="22"/>
          <w:szCs w:val="22"/>
        </w:rPr>
        <w:t>77.3</w:t>
      </w:r>
      <w:r w:rsidRPr="00361898">
        <w:rPr>
          <w:rFonts w:ascii="Times New Roman" w:eastAsia="微软雅黑" w:hAnsi="Times New Roman" w:cs="Times New Roman"/>
          <w:sz w:val="22"/>
          <w:szCs w:val="22"/>
        </w:rPr>
        <w:t>亿元，占总收入比重提升至</w:t>
      </w:r>
      <w:r w:rsidRPr="00361898">
        <w:rPr>
          <w:rFonts w:ascii="Times New Roman" w:eastAsia="微软雅黑" w:hAnsi="Times New Roman" w:cs="Times New Roman"/>
          <w:sz w:val="22"/>
          <w:szCs w:val="22"/>
        </w:rPr>
        <w:t>45% (</w:t>
      </w:r>
      <w:hyperlink r:id="rId58"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。若不计新冠项目，后期及商业化生产板块收入同比大增</w:t>
      </w:r>
      <w:r w:rsidRPr="00361898">
        <w:rPr>
          <w:rFonts w:ascii="Times New Roman" w:eastAsia="微软雅黑" w:hAnsi="Times New Roman" w:cs="Times New Roman"/>
          <w:sz w:val="22"/>
          <w:szCs w:val="22"/>
        </w:rPr>
        <w:t>101.7%</w:t>
      </w:r>
      <w:r w:rsidRPr="00361898">
        <w:rPr>
          <w:rFonts w:ascii="Times New Roman" w:eastAsia="微软雅黑" w:hAnsi="Times New Roman" w:cs="Times New Roman"/>
          <w:sz w:val="22"/>
          <w:szCs w:val="22"/>
        </w:rPr>
        <w:t>，成为公司新的增长引擎</w:t>
      </w:r>
      <w:r w:rsidRPr="00361898">
        <w:rPr>
          <w:rFonts w:ascii="Times New Roman" w:eastAsia="微软雅黑" w:hAnsi="Times New Roman" w:cs="Times New Roman"/>
          <w:sz w:val="22"/>
          <w:szCs w:val="22"/>
        </w:rPr>
        <w:t xml:space="preserve"> (</w:t>
      </w:r>
      <w:hyperlink r:id="rId59"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。从地域来看，药明生物收入结构全球化，</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47%</w:t>
      </w:r>
      <w:r w:rsidRPr="00361898">
        <w:rPr>
          <w:rFonts w:ascii="Times New Roman" w:eastAsia="微软雅黑" w:hAnsi="Times New Roman" w:cs="Times New Roman"/>
          <w:sz w:val="22"/>
          <w:szCs w:val="22"/>
        </w:rPr>
        <w:t>收入来自北美、</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左右来自中国，其余来自欧洲和亚洲其他地区</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。北美占比近半反映出公司业务高度国际化，但也意味着对北美市场和客户的依赖，需要关注其变化趋势。</w:t>
      </w:r>
    </w:p>
    <w:p w14:paraId="1FD8C46E"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lastRenderedPageBreak/>
        <w:t>盈利能力：</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公司盈利水平在快速扩张中略有波动。毛利率方面，</w:t>
      </w:r>
      <w:r w:rsidRPr="00361898">
        <w:rPr>
          <w:rFonts w:ascii="Times New Roman" w:eastAsia="微软雅黑" w:hAnsi="Times New Roman" w:cs="Times New Roman"/>
          <w:sz w:val="22"/>
          <w:szCs w:val="22"/>
        </w:rPr>
        <w:t>2018-2021</w:t>
      </w:r>
      <w:r w:rsidRPr="00361898">
        <w:rPr>
          <w:rFonts w:ascii="Times New Roman" w:eastAsia="微软雅黑" w:hAnsi="Times New Roman" w:cs="Times New Roman"/>
          <w:sz w:val="22"/>
          <w:szCs w:val="22"/>
        </w:rPr>
        <w:t>年毛利率从</w:t>
      </w:r>
      <w:r w:rsidRPr="00361898">
        <w:rPr>
          <w:rFonts w:ascii="Times New Roman" w:eastAsia="微软雅黑" w:hAnsi="Times New Roman" w:cs="Times New Roman"/>
          <w:sz w:val="22"/>
          <w:szCs w:val="22"/>
        </w:rPr>
        <w:t>40%</w:t>
      </w:r>
      <w:r w:rsidRPr="00361898">
        <w:rPr>
          <w:rFonts w:ascii="Times New Roman" w:eastAsia="微软雅黑" w:hAnsi="Times New Roman" w:cs="Times New Roman"/>
          <w:sz w:val="22"/>
          <w:szCs w:val="22"/>
        </w:rPr>
        <w:t>左右逐年升至</w:t>
      </w:r>
      <w:r w:rsidRPr="00361898">
        <w:rPr>
          <w:rFonts w:ascii="Times New Roman" w:eastAsia="微软雅黑" w:hAnsi="Times New Roman" w:cs="Times New Roman"/>
          <w:sz w:val="22"/>
          <w:szCs w:val="22"/>
        </w:rPr>
        <w:t>46.9%</w:t>
      </w:r>
      <w:r w:rsidRPr="00361898">
        <w:rPr>
          <w:rFonts w:ascii="Times New Roman" w:eastAsia="微软雅黑" w:hAnsi="Times New Roman" w:cs="Times New Roman"/>
          <w:sz w:val="22"/>
          <w:szCs w:val="22"/>
        </w:rPr>
        <w:t>，得益于规模效应和高开工率（疫情期间产能利用率一度超</w:t>
      </w:r>
      <w:r w:rsidRPr="00361898">
        <w:rPr>
          <w:rFonts w:ascii="Times New Roman" w:eastAsia="微软雅黑" w:hAnsi="Times New Roman" w:cs="Times New Roman"/>
          <w:sz w:val="22"/>
          <w:szCs w:val="22"/>
        </w:rPr>
        <w:t>80%</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。但</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年以来，随着部分产能闲置及费用上升，毛利率回落至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40.1%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。运营利润率亦从</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33.7%</w:t>
      </w:r>
      <w:r w:rsidRPr="00361898">
        <w:rPr>
          <w:rFonts w:ascii="Times New Roman" w:eastAsia="微软雅黑" w:hAnsi="Times New Roman" w:cs="Times New Roman"/>
          <w:sz w:val="22"/>
          <w:szCs w:val="22"/>
        </w:rPr>
        <w:t>高点下降至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26.1%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。净利率受此影响，从</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32.9%</w:t>
      </w:r>
      <w:r w:rsidRPr="00361898">
        <w:rPr>
          <w:rFonts w:ascii="Times New Roman" w:eastAsia="微软雅黑" w:hAnsi="Times New Roman" w:cs="Times New Roman"/>
          <w:sz w:val="22"/>
          <w:szCs w:val="22"/>
        </w:rPr>
        <w:t>降至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19.95%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。利润下滑一方面由于收入放缓，另一方面公司仍在保持高强度的研发投入和全球拓展费用。即便如此，</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的净利率在生物技术行业中仍属优秀（不少同行亏损或利润微薄），体现了成熟商业模式下较强的盈利底盘</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。展望未来，随着更多项目进入商业生产、产能利用率提升，毛利率有望企稳在中高水平。不过短期内管理层预期产能利用将回归常态水平，不会再现疫情期间的超高利用率，因此中期来看利润率或维持在</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左右的经营性水平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p>
    <w:p w14:paraId="59F4793D"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财务结构：</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药明生物财务状况稳健。截至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年底，公司总资产</w:t>
      </w:r>
      <w:r w:rsidRPr="00361898">
        <w:rPr>
          <w:rFonts w:ascii="Times New Roman" w:eastAsia="微软雅黑" w:hAnsi="Times New Roman" w:cs="Times New Roman"/>
          <w:sz w:val="22"/>
          <w:szCs w:val="22"/>
        </w:rPr>
        <w:t>565.76</w:t>
      </w:r>
      <w:r w:rsidRPr="00361898">
        <w:rPr>
          <w:rFonts w:ascii="Times New Roman" w:eastAsia="微软雅黑" w:hAnsi="Times New Roman" w:cs="Times New Roman"/>
          <w:sz w:val="22"/>
          <w:szCs w:val="22"/>
        </w:rPr>
        <w:t>亿元，其中货币资金约</w:t>
      </w:r>
      <w:r w:rsidRPr="00361898">
        <w:rPr>
          <w:rFonts w:ascii="Times New Roman" w:eastAsia="微软雅黑" w:hAnsi="Times New Roman" w:cs="Times New Roman"/>
          <w:sz w:val="22"/>
          <w:szCs w:val="22"/>
        </w:rPr>
        <w:t>96.7</w:t>
      </w:r>
      <w:r w:rsidRPr="00361898">
        <w:rPr>
          <w:rFonts w:ascii="Times New Roman" w:eastAsia="微软雅黑" w:hAnsi="Times New Roman" w:cs="Times New Roman"/>
          <w:sz w:val="22"/>
          <w:szCs w:val="22"/>
        </w:rPr>
        <w:t>亿元，资产负债率仅</w:t>
      </w:r>
      <w:r w:rsidRPr="00361898">
        <w:rPr>
          <w:rFonts w:ascii="Times New Roman" w:eastAsia="微软雅黑" w:hAnsi="Times New Roman" w:cs="Times New Roman"/>
          <w:sz w:val="22"/>
          <w:szCs w:val="22"/>
        </w:rPr>
        <w:t>22%</w:t>
      </w:r>
      <w:r w:rsidRPr="00361898">
        <w:rPr>
          <w:rFonts w:ascii="Times New Roman" w:eastAsia="微软雅黑" w:hAnsi="Times New Roman" w:cs="Times New Roman"/>
          <w:sz w:val="22"/>
          <w:szCs w:val="22"/>
        </w:rPr>
        <w:t>，长期有息债务约</w:t>
      </w:r>
      <w:r w:rsidRPr="00361898">
        <w:rPr>
          <w:rFonts w:ascii="Times New Roman" w:eastAsia="微软雅黑" w:hAnsi="Times New Roman" w:cs="Times New Roman"/>
          <w:sz w:val="22"/>
          <w:szCs w:val="22"/>
        </w:rPr>
        <w:t>15.7</w:t>
      </w:r>
      <w:r w:rsidRPr="00361898">
        <w:rPr>
          <w:rFonts w:ascii="Times New Roman" w:eastAsia="微软雅黑" w:hAnsi="Times New Roman" w:cs="Times New Roman"/>
          <w:sz w:val="22"/>
          <w:szCs w:val="22"/>
        </w:rPr>
        <w:t>亿元人民币，杠杆水平极低</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。股东权益规模超</w:t>
      </w:r>
      <w:r w:rsidRPr="00361898">
        <w:rPr>
          <w:rFonts w:ascii="Times New Roman" w:eastAsia="微软雅黑" w:hAnsi="Times New Roman" w:cs="Times New Roman"/>
          <w:sz w:val="22"/>
          <w:szCs w:val="22"/>
        </w:rPr>
        <w:t>400</w:t>
      </w:r>
      <w:r w:rsidRPr="00361898">
        <w:rPr>
          <w:rFonts w:ascii="Times New Roman" w:eastAsia="微软雅黑" w:hAnsi="Times New Roman" w:cs="Times New Roman"/>
          <w:sz w:val="22"/>
          <w:szCs w:val="22"/>
        </w:rPr>
        <w:t>亿元，权益比率约</w:t>
      </w:r>
      <w:r w:rsidRPr="00361898">
        <w:rPr>
          <w:rFonts w:ascii="Times New Roman" w:eastAsia="微软雅黑" w:hAnsi="Times New Roman" w:cs="Times New Roman"/>
          <w:sz w:val="22"/>
          <w:szCs w:val="22"/>
        </w:rPr>
        <w:t>73%</w:t>
      </w:r>
      <w:r w:rsidRPr="00361898">
        <w:rPr>
          <w:rFonts w:ascii="Times New Roman" w:eastAsia="微软雅黑" w:hAnsi="Times New Roman" w:cs="Times New Roman"/>
          <w:sz w:val="22"/>
          <w:szCs w:val="22"/>
        </w:rPr>
        <w:t>，财务实力评级达到</w:t>
      </w:r>
      <w:r w:rsidRPr="00361898">
        <w:rPr>
          <w:rFonts w:ascii="Times New Roman" w:eastAsia="微软雅黑" w:hAnsi="Times New Roman" w:cs="Times New Roman"/>
          <w:sz w:val="22"/>
          <w:szCs w:val="22"/>
        </w:rPr>
        <w:t>9/10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。充裕的现金和较低的债务意味着公司有能力自筹资金进行扩产和并购。截至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年末，公司经营活动现金流达</w:t>
      </w:r>
      <w:r w:rsidRPr="00361898">
        <w:rPr>
          <w:rFonts w:ascii="Times New Roman" w:eastAsia="微软雅黑" w:hAnsi="Times New Roman" w:cs="Times New Roman"/>
          <w:sz w:val="22"/>
          <w:szCs w:val="22"/>
        </w:rPr>
        <w:t>46.68</w:t>
      </w:r>
      <w:r w:rsidRPr="00361898">
        <w:rPr>
          <w:rFonts w:ascii="Times New Roman" w:eastAsia="微软雅黑" w:hAnsi="Times New Roman" w:cs="Times New Roman"/>
          <w:sz w:val="22"/>
          <w:szCs w:val="22"/>
        </w:rPr>
        <w:t>亿元，但资本开支也高达</w:t>
      </w:r>
      <w:r w:rsidRPr="00361898">
        <w:rPr>
          <w:rFonts w:ascii="Times New Roman" w:eastAsia="微软雅黑" w:hAnsi="Times New Roman" w:cs="Times New Roman"/>
          <w:sz w:val="22"/>
          <w:szCs w:val="22"/>
        </w:rPr>
        <w:t>42.31</w:t>
      </w:r>
      <w:r w:rsidRPr="00361898">
        <w:rPr>
          <w:rFonts w:ascii="Times New Roman" w:eastAsia="微软雅黑" w:hAnsi="Times New Roman" w:cs="Times New Roman"/>
          <w:sz w:val="22"/>
          <w:szCs w:val="22"/>
        </w:rPr>
        <w:t>亿元，同年自由现金流小幅转正约</w:t>
      </w:r>
      <w:r w:rsidRPr="00361898">
        <w:rPr>
          <w:rFonts w:ascii="Times New Roman" w:eastAsia="微软雅黑" w:hAnsi="Times New Roman" w:cs="Times New Roman"/>
          <w:sz w:val="22"/>
          <w:szCs w:val="22"/>
        </w:rPr>
        <w:t>4.37</w:t>
      </w:r>
      <w:r w:rsidRPr="00361898">
        <w:rPr>
          <w:rFonts w:ascii="Times New Roman" w:eastAsia="微软雅黑" w:hAnsi="Times New Roman" w:cs="Times New Roman"/>
          <w:sz w:val="22"/>
          <w:szCs w:val="22"/>
        </w:rPr>
        <w:t>亿元人民币</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。过去几年公司大量投入建设生物反应器产能和海外基地，导致自由现金流多为负值，这一点需投资者留意。不过，这些支出主要用于扩张而非维持，公司管理层预计</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年资本开支约</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亿元（相当于</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年收入的</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，高于同行成熟期水平）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。高额投资反映公司对未来增长的信心，也是在为更多后期订单做产能准备。一旦进入收获期，资本开支率将逐步下降，自由现金流有望改善</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。值得注意的是，公司自</w:t>
      </w:r>
      <w:r w:rsidRPr="00361898">
        <w:rPr>
          <w:rFonts w:ascii="Times New Roman" w:eastAsia="微软雅黑" w:hAnsi="Times New Roman" w:cs="Times New Roman"/>
          <w:sz w:val="22"/>
          <w:szCs w:val="22"/>
        </w:rPr>
        <w:t>2017</w:t>
      </w:r>
      <w:r w:rsidRPr="00361898">
        <w:rPr>
          <w:rFonts w:ascii="Times New Roman" w:eastAsia="微软雅黑" w:hAnsi="Times New Roman" w:cs="Times New Roman"/>
          <w:sz w:val="22"/>
          <w:szCs w:val="22"/>
        </w:rPr>
        <w:t>年上市以来从未分红，</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年董事会也决定不派息，而是将利润再投入业务发展</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策略在成长期企业中较常见，有助于加快扩张，但也意味着股东回报更多体现在股价升值上。总体而言，药明生物财务健康、盈利具韧性，但短期利润增速和现金流受到高投入影响，需要通过业务规模的进一步扩大来消化这些投入。</w:t>
      </w:r>
    </w:p>
    <w:p w14:paraId="12DC0BBB"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lastRenderedPageBreak/>
        <w:t>关键财务指标概览：</w:t>
      </w:r>
    </w:p>
    <w:tbl>
      <w:tblPr>
        <w:tblStyle w:val="41"/>
        <w:tblW w:w="0" w:type="auto"/>
        <w:tblLook w:val="04A0" w:firstRow="1" w:lastRow="0" w:firstColumn="1" w:lastColumn="0" w:noHBand="0" w:noVBand="1"/>
      </w:tblPr>
      <w:tblGrid>
        <w:gridCol w:w="1976"/>
        <w:gridCol w:w="923"/>
        <w:gridCol w:w="923"/>
        <w:gridCol w:w="923"/>
        <w:gridCol w:w="923"/>
        <w:gridCol w:w="923"/>
      </w:tblGrid>
      <w:tr w:rsidR="00361898" w:rsidRPr="00361898" w14:paraId="0ECB652E" w14:textId="77777777" w:rsidTr="00361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AADFF"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指标</w:t>
            </w:r>
          </w:p>
        </w:tc>
        <w:tc>
          <w:tcPr>
            <w:tcW w:w="0" w:type="auto"/>
            <w:hideMark/>
          </w:tcPr>
          <w:p w14:paraId="7AB1D7CA"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2019</w:t>
            </w:r>
            <w:r w:rsidRPr="00361898">
              <w:rPr>
                <w:rFonts w:ascii="Times New Roman" w:eastAsia="微软雅黑" w:hAnsi="Times New Roman" w:cs="Times New Roman"/>
                <w:sz w:val="22"/>
                <w:szCs w:val="22"/>
              </w:rPr>
              <w:t>年</w:t>
            </w:r>
          </w:p>
        </w:tc>
        <w:tc>
          <w:tcPr>
            <w:tcW w:w="0" w:type="auto"/>
            <w:hideMark/>
          </w:tcPr>
          <w:p w14:paraId="13B05D84"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2020</w:t>
            </w:r>
            <w:r w:rsidRPr="00361898">
              <w:rPr>
                <w:rFonts w:ascii="Times New Roman" w:eastAsia="微软雅黑" w:hAnsi="Times New Roman" w:cs="Times New Roman"/>
                <w:sz w:val="22"/>
                <w:szCs w:val="22"/>
              </w:rPr>
              <w:t>年</w:t>
            </w:r>
          </w:p>
        </w:tc>
        <w:tc>
          <w:tcPr>
            <w:tcW w:w="0" w:type="auto"/>
            <w:hideMark/>
          </w:tcPr>
          <w:p w14:paraId="7000519D"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w:t>
            </w:r>
          </w:p>
        </w:tc>
        <w:tc>
          <w:tcPr>
            <w:tcW w:w="0" w:type="auto"/>
            <w:hideMark/>
          </w:tcPr>
          <w:p w14:paraId="5747EADF"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w:t>
            </w:r>
          </w:p>
        </w:tc>
        <w:tc>
          <w:tcPr>
            <w:tcW w:w="0" w:type="auto"/>
            <w:hideMark/>
          </w:tcPr>
          <w:p w14:paraId="7D0A4A25"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w:t>
            </w:r>
          </w:p>
        </w:tc>
      </w:tr>
      <w:tr w:rsidR="00361898" w:rsidRPr="00361898" w14:paraId="6E809337"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F55361"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营业收入（亿元）</w:t>
            </w:r>
          </w:p>
        </w:tc>
        <w:tc>
          <w:tcPr>
            <w:tcW w:w="0" w:type="auto"/>
            <w:hideMark/>
          </w:tcPr>
          <w:p w14:paraId="7D8C7685"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39.84</w:t>
            </w:r>
          </w:p>
        </w:tc>
        <w:tc>
          <w:tcPr>
            <w:tcW w:w="0" w:type="auto"/>
            <w:hideMark/>
          </w:tcPr>
          <w:p w14:paraId="10ABB4B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56.12</w:t>
            </w:r>
          </w:p>
        </w:tc>
        <w:tc>
          <w:tcPr>
            <w:tcW w:w="0" w:type="auto"/>
            <w:hideMark/>
          </w:tcPr>
          <w:p w14:paraId="263FC531"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102.90</w:t>
            </w:r>
          </w:p>
        </w:tc>
        <w:tc>
          <w:tcPr>
            <w:tcW w:w="0" w:type="auto"/>
            <w:hideMark/>
          </w:tcPr>
          <w:p w14:paraId="777CA8F0"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152.69</w:t>
            </w:r>
          </w:p>
        </w:tc>
        <w:tc>
          <w:tcPr>
            <w:tcW w:w="0" w:type="auto"/>
            <w:hideMark/>
          </w:tcPr>
          <w:p w14:paraId="0469EB9D"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170.34</w:t>
            </w:r>
          </w:p>
        </w:tc>
      </w:tr>
      <w:tr w:rsidR="00361898" w:rsidRPr="00361898" w14:paraId="4CA25AA5"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559C9320"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同比增长</w:t>
            </w:r>
          </w:p>
        </w:tc>
        <w:tc>
          <w:tcPr>
            <w:tcW w:w="0" w:type="auto"/>
            <w:hideMark/>
          </w:tcPr>
          <w:p w14:paraId="72C50D10"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57.0%</w:t>
            </w:r>
          </w:p>
        </w:tc>
        <w:tc>
          <w:tcPr>
            <w:tcW w:w="0" w:type="auto"/>
            <w:hideMark/>
          </w:tcPr>
          <w:p w14:paraId="0C9301DF"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40.8%</w:t>
            </w:r>
          </w:p>
        </w:tc>
        <w:tc>
          <w:tcPr>
            <w:tcW w:w="0" w:type="auto"/>
            <w:hideMark/>
          </w:tcPr>
          <w:p w14:paraId="7EBB8094"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83.2%</w:t>
            </w:r>
          </w:p>
        </w:tc>
        <w:tc>
          <w:tcPr>
            <w:tcW w:w="0" w:type="auto"/>
            <w:hideMark/>
          </w:tcPr>
          <w:p w14:paraId="7A40B34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48.4%</w:t>
            </w:r>
          </w:p>
        </w:tc>
        <w:tc>
          <w:tcPr>
            <w:tcW w:w="0" w:type="auto"/>
            <w:hideMark/>
          </w:tcPr>
          <w:p w14:paraId="1F2AEBBC"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11.6%</w:t>
            </w:r>
          </w:p>
        </w:tc>
      </w:tr>
      <w:tr w:rsidR="00361898" w:rsidRPr="00361898" w14:paraId="6065B50A"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7C537F"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毛利率</w:t>
            </w:r>
          </w:p>
        </w:tc>
        <w:tc>
          <w:tcPr>
            <w:tcW w:w="0" w:type="auto"/>
            <w:hideMark/>
          </w:tcPr>
          <w:p w14:paraId="3B9BE3A9"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41.6%</w:t>
            </w:r>
          </w:p>
        </w:tc>
        <w:tc>
          <w:tcPr>
            <w:tcW w:w="0" w:type="auto"/>
            <w:hideMark/>
          </w:tcPr>
          <w:p w14:paraId="6679B0E5"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45.1%</w:t>
            </w:r>
          </w:p>
        </w:tc>
        <w:tc>
          <w:tcPr>
            <w:tcW w:w="0" w:type="auto"/>
            <w:hideMark/>
          </w:tcPr>
          <w:p w14:paraId="65842D9C"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46.9%</w:t>
            </w:r>
          </w:p>
        </w:tc>
        <w:tc>
          <w:tcPr>
            <w:tcW w:w="0" w:type="auto"/>
            <w:hideMark/>
          </w:tcPr>
          <w:p w14:paraId="1AD6B38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44.0%</w:t>
            </w:r>
          </w:p>
        </w:tc>
        <w:tc>
          <w:tcPr>
            <w:tcW w:w="0" w:type="auto"/>
            <w:hideMark/>
          </w:tcPr>
          <w:p w14:paraId="39B1430A"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40.1%</w:t>
            </w:r>
          </w:p>
        </w:tc>
      </w:tr>
      <w:tr w:rsidR="00361898" w:rsidRPr="00361898" w14:paraId="23FC1283"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38DF3BBE"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经营利润（亿元）</w:t>
            </w:r>
          </w:p>
        </w:tc>
        <w:tc>
          <w:tcPr>
            <w:tcW w:w="0" w:type="auto"/>
            <w:hideMark/>
          </w:tcPr>
          <w:p w14:paraId="6703AC35"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10.57</w:t>
            </w:r>
          </w:p>
        </w:tc>
        <w:tc>
          <w:tcPr>
            <w:tcW w:w="0" w:type="auto"/>
            <w:hideMark/>
          </w:tcPr>
          <w:p w14:paraId="12F25256"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17.62</w:t>
            </w:r>
          </w:p>
        </w:tc>
        <w:tc>
          <w:tcPr>
            <w:tcW w:w="0" w:type="auto"/>
            <w:hideMark/>
          </w:tcPr>
          <w:p w14:paraId="754D61FD"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34.65</w:t>
            </w:r>
          </w:p>
        </w:tc>
        <w:tc>
          <w:tcPr>
            <w:tcW w:w="0" w:type="auto"/>
            <w:hideMark/>
          </w:tcPr>
          <w:p w14:paraId="34B52251"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47.98</w:t>
            </w:r>
          </w:p>
        </w:tc>
        <w:tc>
          <w:tcPr>
            <w:tcW w:w="0" w:type="auto"/>
            <w:hideMark/>
          </w:tcPr>
          <w:p w14:paraId="23F25D90"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44.50</w:t>
            </w:r>
          </w:p>
        </w:tc>
      </w:tr>
      <w:tr w:rsidR="00361898" w:rsidRPr="00361898" w14:paraId="14374D28"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F0415"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经营利润率</w:t>
            </w:r>
          </w:p>
        </w:tc>
        <w:tc>
          <w:tcPr>
            <w:tcW w:w="0" w:type="auto"/>
            <w:hideMark/>
          </w:tcPr>
          <w:p w14:paraId="102C60F7"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26.5%</w:t>
            </w:r>
          </w:p>
        </w:tc>
        <w:tc>
          <w:tcPr>
            <w:tcW w:w="0" w:type="auto"/>
            <w:hideMark/>
          </w:tcPr>
          <w:p w14:paraId="11909436"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31.4%</w:t>
            </w:r>
          </w:p>
        </w:tc>
        <w:tc>
          <w:tcPr>
            <w:tcW w:w="0" w:type="auto"/>
            <w:hideMark/>
          </w:tcPr>
          <w:p w14:paraId="7292A319"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33.7%</w:t>
            </w:r>
          </w:p>
        </w:tc>
        <w:tc>
          <w:tcPr>
            <w:tcW w:w="0" w:type="auto"/>
            <w:hideMark/>
          </w:tcPr>
          <w:p w14:paraId="7E87DADB"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31.4%</w:t>
            </w:r>
          </w:p>
        </w:tc>
        <w:tc>
          <w:tcPr>
            <w:tcW w:w="0" w:type="auto"/>
            <w:hideMark/>
          </w:tcPr>
          <w:p w14:paraId="3CE40F9A"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26.1%</w:t>
            </w:r>
          </w:p>
        </w:tc>
      </w:tr>
      <w:tr w:rsidR="00361898" w:rsidRPr="00361898" w14:paraId="5CCE2B1D"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2897B294"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净利润（亿元）</w:t>
            </w:r>
          </w:p>
        </w:tc>
        <w:tc>
          <w:tcPr>
            <w:tcW w:w="0" w:type="auto"/>
            <w:hideMark/>
          </w:tcPr>
          <w:p w14:paraId="5EAA9056"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10.14</w:t>
            </w:r>
          </w:p>
        </w:tc>
        <w:tc>
          <w:tcPr>
            <w:tcW w:w="0" w:type="auto"/>
            <w:hideMark/>
          </w:tcPr>
          <w:p w14:paraId="50701267"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16.89</w:t>
            </w:r>
          </w:p>
        </w:tc>
        <w:tc>
          <w:tcPr>
            <w:tcW w:w="0" w:type="auto"/>
            <w:hideMark/>
          </w:tcPr>
          <w:p w14:paraId="767EC71E"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33.88</w:t>
            </w:r>
          </w:p>
        </w:tc>
        <w:tc>
          <w:tcPr>
            <w:tcW w:w="0" w:type="auto"/>
            <w:hideMark/>
          </w:tcPr>
          <w:p w14:paraId="78A9B19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44.20</w:t>
            </w:r>
          </w:p>
        </w:tc>
        <w:tc>
          <w:tcPr>
            <w:tcW w:w="0" w:type="auto"/>
            <w:hideMark/>
          </w:tcPr>
          <w:p w14:paraId="210F236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34.00</w:t>
            </w:r>
          </w:p>
        </w:tc>
      </w:tr>
      <w:tr w:rsidR="00361898" w:rsidRPr="00361898" w14:paraId="7994A812"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8EBAC"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净利率</w:t>
            </w:r>
          </w:p>
        </w:tc>
        <w:tc>
          <w:tcPr>
            <w:tcW w:w="0" w:type="auto"/>
            <w:hideMark/>
          </w:tcPr>
          <w:p w14:paraId="2A561428"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25.5%</w:t>
            </w:r>
          </w:p>
        </w:tc>
        <w:tc>
          <w:tcPr>
            <w:tcW w:w="0" w:type="auto"/>
            <w:hideMark/>
          </w:tcPr>
          <w:p w14:paraId="435000F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30.1%</w:t>
            </w:r>
          </w:p>
        </w:tc>
        <w:tc>
          <w:tcPr>
            <w:tcW w:w="0" w:type="auto"/>
            <w:hideMark/>
          </w:tcPr>
          <w:p w14:paraId="6F412984"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32.9%</w:t>
            </w:r>
          </w:p>
        </w:tc>
        <w:tc>
          <w:tcPr>
            <w:tcW w:w="0" w:type="auto"/>
            <w:hideMark/>
          </w:tcPr>
          <w:p w14:paraId="31E2927B"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28.9%</w:t>
            </w:r>
          </w:p>
        </w:tc>
        <w:tc>
          <w:tcPr>
            <w:tcW w:w="0" w:type="auto"/>
            <w:hideMark/>
          </w:tcPr>
          <w:p w14:paraId="5C1A5751"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20.0%</w:t>
            </w:r>
          </w:p>
        </w:tc>
      </w:tr>
    </w:tbl>
    <w:p w14:paraId="5700BF16"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i/>
          <w:iCs/>
          <w:sz w:val="22"/>
          <w:szCs w:val="22"/>
        </w:rPr>
        <w:t>表：药明生物</w:t>
      </w:r>
      <w:r w:rsidRPr="00361898">
        <w:rPr>
          <w:rFonts w:ascii="Times New Roman" w:eastAsia="微软雅黑" w:hAnsi="Times New Roman" w:cs="Times New Roman"/>
          <w:i/>
          <w:iCs/>
          <w:sz w:val="22"/>
          <w:szCs w:val="22"/>
        </w:rPr>
        <w:t>2019-2023</w:t>
      </w:r>
      <w:r w:rsidRPr="00361898">
        <w:rPr>
          <w:rFonts w:ascii="Times New Roman" w:eastAsia="微软雅黑" w:hAnsi="Times New Roman" w:cs="Times New Roman"/>
          <w:i/>
          <w:iCs/>
          <w:sz w:val="22"/>
          <w:szCs w:val="22"/>
        </w:rPr>
        <w:t>年主要财务数据</w:t>
      </w:r>
      <w:r w:rsidRPr="00361898">
        <w:rPr>
          <w:rFonts w:ascii="Times New Roman" w:eastAsia="微软雅黑" w:hAnsi="Times New Roman" w:cs="Times New Roman"/>
          <w:i/>
          <w:iCs/>
          <w:sz w:val="22"/>
          <w:szCs w:val="22"/>
        </w:rPr>
        <w:t xml:space="preserve"> (</w:t>
      </w:r>
      <w:hyperlink w:history="1">
        <w:r w:rsidRPr="00361898">
          <w:rPr>
            <w:rStyle w:val="af0"/>
            <w:rFonts w:ascii="Times New Roman" w:eastAsia="微软雅黑" w:hAnsi="Times New Roman" w:cs="Times New Roman"/>
            <w:i/>
            <w:iCs/>
            <w:sz w:val="22"/>
            <w:szCs w:val="22"/>
          </w:rPr>
          <w:t>WuxiBiologics02269.pdf</w:t>
        </w:r>
      </w:hyperlink>
      <w:r w:rsidRPr="00361898">
        <w:rPr>
          <w:rFonts w:ascii="Times New Roman" w:eastAsia="微软雅黑" w:hAnsi="Times New Roman" w:cs="Times New Roman"/>
          <w:i/>
          <w:iCs/>
          <w:sz w:val="22"/>
          <w:szCs w:val="22"/>
        </w:rPr>
        <w:t>) (</w:t>
      </w:r>
      <w:hyperlink w:history="1">
        <w:r w:rsidRPr="00361898">
          <w:rPr>
            <w:rStyle w:val="af0"/>
            <w:rFonts w:ascii="Times New Roman" w:eastAsia="微软雅黑" w:hAnsi="Times New Roman" w:cs="Times New Roman"/>
            <w:i/>
            <w:iCs/>
            <w:sz w:val="22"/>
            <w:szCs w:val="22"/>
          </w:rPr>
          <w:t>WuxiBiologics02269.pdf</w:t>
        </w:r>
      </w:hyperlink>
      <w:r w:rsidRPr="00361898">
        <w:rPr>
          <w:rFonts w:ascii="Times New Roman" w:eastAsia="微软雅黑" w:hAnsi="Times New Roman" w:cs="Times New Roman"/>
          <w:i/>
          <w:iCs/>
          <w:sz w:val="22"/>
          <w:szCs w:val="22"/>
        </w:rPr>
        <w:t>)</w:t>
      </w:r>
      <w:r w:rsidRPr="00361898">
        <w:rPr>
          <w:rFonts w:ascii="Times New Roman" w:eastAsia="微软雅黑" w:hAnsi="Times New Roman" w:cs="Times New Roman"/>
          <w:i/>
          <w:iCs/>
          <w:sz w:val="22"/>
          <w:szCs w:val="22"/>
        </w:rPr>
        <w:t>。</w:t>
      </w:r>
      <w:r w:rsidRPr="00361898">
        <w:rPr>
          <w:rFonts w:ascii="Times New Roman" w:eastAsia="微软雅黑" w:hAnsi="Times New Roman" w:cs="Times New Roman"/>
          <w:i/>
          <w:iCs/>
          <w:sz w:val="22"/>
          <w:szCs w:val="22"/>
        </w:rPr>
        <w:t>2022-2023</w:t>
      </w:r>
      <w:r w:rsidRPr="00361898">
        <w:rPr>
          <w:rFonts w:ascii="Times New Roman" w:eastAsia="微软雅黑" w:hAnsi="Times New Roman" w:cs="Times New Roman"/>
          <w:i/>
          <w:iCs/>
          <w:sz w:val="22"/>
          <w:szCs w:val="22"/>
        </w:rPr>
        <w:t>年净利润受非经常项目（疫情订单结束等）影响增速放缓。</w:t>
      </w:r>
    </w:p>
    <w:p w14:paraId="52AF9545"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估值分析</w:t>
      </w:r>
    </w:p>
    <w:p w14:paraId="34FE4F95" w14:textId="6FEDABD2"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相对估值：</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受业绩放缓和市场情绪影响，药明生物估值自</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年以来大幅回落。目前股价</w:t>
      </w:r>
      <w:r w:rsidRPr="00361898">
        <w:rPr>
          <w:rFonts w:ascii="Times New Roman" w:eastAsia="微软雅黑" w:hAnsi="Times New Roman" w:cs="Times New Roman"/>
          <w:sz w:val="22"/>
          <w:szCs w:val="22"/>
        </w:rPr>
        <w:t>HK$26.65</w:t>
      </w:r>
      <w:r>
        <w:rPr>
          <w:rFonts w:ascii="Times New Roman" w:eastAsia="微软雅黑" w:hAnsi="Times New Roman" w:cs="Times New Roman" w:hint="eastAsia"/>
          <w:sz w:val="22"/>
          <w:szCs w:val="22"/>
        </w:rPr>
        <w:t>，</w:t>
      </w:r>
      <w:r w:rsidRPr="00361898">
        <w:rPr>
          <w:rFonts w:ascii="Times New Roman" w:eastAsia="微软雅黑" w:hAnsi="Times New Roman" w:cs="Times New Roman"/>
          <w:sz w:val="22"/>
          <w:szCs w:val="22"/>
        </w:rPr>
        <w:t>对应市盈率约</w:t>
      </w:r>
      <w:r w:rsidRPr="00361898">
        <w:rPr>
          <w:rFonts w:ascii="Times New Roman" w:eastAsia="微软雅黑" w:hAnsi="Times New Roman" w:cs="Times New Roman"/>
          <w:sz w:val="22"/>
          <w:szCs w:val="22"/>
        </w:rPr>
        <w:t>41</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TTM</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、市净率约</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。考虑到公司</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年利润有望恢复增长，前瞻市盈率降至约</w:t>
      </w:r>
      <w:r w:rsidRPr="00361898">
        <w:rPr>
          <w:rFonts w:ascii="Times New Roman" w:eastAsia="微软雅黑" w:hAnsi="Times New Roman" w:cs="Times New Roman"/>
          <w:sz w:val="22"/>
          <w:szCs w:val="22"/>
        </w:rPr>
        <w:t>22</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。与全球同行相比，公司估值水平尚属合理：</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当前市盈率约</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倍出头，三星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由于市场预期较高估值更高，而药明生物因地缘因素折价，估值略低于可比公司平均。市销率方面，公司约为</w:t>
      </w:r>
      <w:r w:rsidRPr="00361898">
        <w:rPr>
          <w:rFonts w:ascii="Times New Roman" w:eastAsia="微软雅黑" w:hAnsi="Times New Roman" w:cs="Times New Roman"/>
          <w:sz w:val="22"/>
          <w:szCs w:val="22"/>
        </w:rPr>
        <w:t>6.2</w:t>
      </w:r>
      <w:r w:rsidRPr="00361898">
        <w:rPr>
          <w:rFonts w:ascii="Times New Roman" w:eastAsia="微软雅黑" w:hAnsi="Times New Roman" w:cs="Times New Roman"/>
          <w:sz w:val="22"/>
          <w:szCs w:val="22"/>
        </w:rPr>
        <w:t>倍，接近行业平均水平（约</w:t>
      </w:r>
      <w:r w:rsidRPr="00361898">
        <w:rPr>
          <w:rFonts w:ascii="Times New Roman" w:eastAsia="微软雅黑" w:hAnsi="Times New Roman" w:cs="Times New Roman"/>
          <w:sz w:val="22"/>
          <w:szCs w:val="22"/>
        </w:rPr>
        <w:t>5-6</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。值得一提的是，药明生物当前</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倍市净率远低于过去</w:t>
      </w:r>
      <w:r w:rsidRPr="00361898">
        <w:rPr>
          <w:rFonts w:ascii="Times New Roman" w:eastAsia="微软雅黑" w:hAnsi="Times New Roman" w:cs="Times New Roman"/>
          <w:sz w:val="22"/>
          <w:szCs w:val="22"/>
        </w:rPr>
        <w:t>5</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9.9</w:t>
      </w:r>
      <w:r w:rsidRPr="00361898">
        <w:rPr>
          <w:rFonts w:ascii="Times New Roman" w:eastAsia="微软雅黑" w:hAnsi="Times New Roman" w:cs="Times New Roman"/>
          <w:sz w:val="22"/>
          <w:szCs w:val="22"/>
        </w:rPr>
        <w:t>倍的平均水平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。股票在</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年高点曾高达百倍市盈率、</w:t>
      </w:r>
      <w:r w:rsidRPr="00361898">
        <w:rPr>
          <w:rFonts w:ascii="Times New Roman" w:eastAsia="微软雅黑" w:hAnsi="Times New Roman" w:cs="Times New Roman"/>
          <w:sz w:val="22"/>
          <w:szCs w:val="22"/>
        </w:rPr>
        <w:t>10</w:t>
      </w:r>
      <w:r w:rsidRPr="00361898">
        <w:rPr>
          <w:rFonts w:ascii="Times New Roman" w:eastAsia="微软雅黑" w:hAnsi="Times New Roman" w:cs="Times New Roman"/>
          <w:sz w:val="22"/>
          <w:szCs w:val="22"/>
        </w:rPr>
        <w:t>倍市净率以上，如今估值处于历史低位区间，表明市场已反映相当程度的悲观预期。</w:t>
      </w:r>
      <w:r w:rsidRPr="00361898">
        <w:rPr>
          <w:rFonts w:ascii="Times New Roman" w:eastAsia="微软雅黑" w:hAnsi="Times New Roman" w:cs="Times New Roman"/>
          <w:sz w:val="22"/>
          <w:szCs w:val="22"/>
        </w:rPr>
        <w:t>PEG</w:t>
      </w:r>
      <w:r w:rsidRPr="00361898">
        <w:rPr>
          <w:rFonts w:ascii="Times New Roman" w:eastAsia="微软雅黑" w:hAnsi="Times New Roman" w:cs="Times New Roman"/>
          <w:sz w:val="22"/>
          <w:szCs w:val="22"/>
        </w:rPr>
        <w:t>指标（市盈率相对盈利增速比）约为</w:t>
      </w:r>
      <w:r w:rsidRPr="00361898">
        <w:rPr>
          <w:rFonts w:ascii="Times New Roman" w:eastAsia="微软雅黑" w:hAnsi="Times New Roman" w:cs="Times New Roman"/>
          <w:sz w:val="22"/>
          <w:szCs w:val="22"/>
        </w:rPr>
        <w:t>1.8</w:t>
      </w:r>
      <w:r w:rsidRPr="00361898">
        <w:rPr>
          <w:rFonts w:ascii="Times New Roman" w:eastAsia="微软雅黑" w:hAnsi="Times New Roman" w:cs="Times New Roman"/>
          <w:sz w:val="22"/>
          <w:szCs w:val="22"/>
        </w:rPr>
        <w:t>，暗示以当前盈利增速看估值并不算离谱</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。如果公司能重回</w:t>
      </w:r>
      <w:r w:rsidRPr="00361898">
        <w:rPr>
          <w:rFonts w:ascii="Times New Roman" w:eastAsia="微软雅黑" w:hAnsi="Times New Roman" w:cs="Times New Roman"/>
          <w:sz w:val="22"/>
          <w:szCs w:val="22"/>
        </w:rPr>
        <w:t>15-20%</w:t>
      </w:r>
      <w:r w:rsidRPr="00361898">
        <w:rPr>
          <w:rFonts w:ascii="Times New Roman" w:eastAsia="微软雅黑" w:hAnsi="Times New Roman" w:cs="Times New Roman"/>
          <w:sz w:val="22"/>
          <w:szCs w:val="22"/>
        </w:rPr>
        <w:t>的业绩增速，则</w:t>
      </w:r>
      <w:r w:rsidRPr="00361898">
        <w:rPr>
          <w:rFonts w:ascii="Times New Roman" w:eastAsia="微软雅黑" w:hAnsi="Times New Roman" w:cs="Times New Roman"/>
          <w:sz w:val="22"/>
          <w:szCs w:val="22"/>
        </w:rPr>
        <w:t>PEG</w:t>
      </w:r>
      <w:r w:rsidRPr="00361898">
        <w:rPr>
          <w:rFonts w:ascii="Times New Roman" w:eastAsia="微软雅黑" w:hAnsi="Times New Roman" w:cs="Times New Roman"/>
          <w:sz w:val="22"/>
          <w:szCs w:val="22"/>
        </w:rPr>
        <w:t>有望下降到</w:t>
      </w:r>
      <w:r w:rsidRPr="00361898">
        <w:rPr>
          <w:rFonts w:ascii="Times New Roman" w:eastAsia="微软雅黑" w:hAnsi="Times New Roman" w:cs="Times New Roman"/>
          <w:sz w:val="22"/>
          <w:szCs w:val="22"/>
        </w:rPr>
        <w:t>1</w:t>
      </w:r>
      <w:r w:rsidRPr="00361898">
        <w:rPr>
          <w:rFonts w:ascii="Times New Roman" w:eastAsia="微软雅黑" w:hAnsi="Times New Roman" w:cs="Times New Roman"/>
          <w:sz w:val="22"/>
          <w:szCs w:val="22"/>
        </w:rPr>
        <w:t>倍左右，体现出投资价值。总的来看，在不确定性因素压制下，公司估值水平较行业龙头存在折让，但需以未来业绩兑现和风险缓释为前提。</w:t>
      </w:r>
    </w:p>
    <w:p w14:paraId="1B3FE6F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lastRenderedPageBreak/>
        <w:t>绝对估值：</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运用</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（折现现金流）模型评估，公司内在价值受未来增长率和风险假设影响较大。根据</w:t>
      </w:r>
      <w:r w:rsidRPr="00361898">
        <w:rPr>
          <w:rFonts w:ascii="Times New Roman" w:eastAsia="微软雅黑" w:hAnsi="Times New Roman" w:cs="Times New Roman"/>
          <w:sz w:val="22"/>
          <w:szCs w:val="22"/>
        </w:rPr>
        <w:t>Morningstar</w:t>
      </w:r>
      <w:r w:rsidRPr="00361898">
        <w:rPr>
          <w:rFonts w:ascii="Times New Roman" w:eastAsia="微软雅黑" w:hAnsi="Times New Roman" w:cs="Times New Roman"/>
          <w:sz w:val="22"/>
          <w:szCs w:val="22"/>
        </w:rPr>
        <w:t>分析师预测，假设未来十年公司收入增速在高个位数到低双位数区间（约</w:t>
      </w:r>
      <w:r w:rsidRPr="00361898">
        <w:rPr>
          <w:rFonts w:ascii="Times New Roman" w:eastAsia="微软雅黑" w:hAnsi="Times New Roman" w:cs="Times New Roman"/>
          <w:sz w:val="22"/>
          <w:szCs w:val="22"/>
        </w:rPr>
        <w:t>9-12%</w:t>
      </w:r>
      <w:r w:rsidRPr="00361898">
        <w:rPr>
          <w:rFonts w:ascii="Times New Roman" w:eastAsia="微软雅黑" w:hAnsi="Times New Roman" w:cs="Times New Roman"/>
          <w:sz w:val="22"/>
          <w:szCs w:val="22"/>
        </w:rPr>
        <w:t>），中期经营利润率稳定在</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左右，资本开支逐步下降至营收的个位数占比，则计算得出的公允价值约为每股</w:t>
      </w:r>
      <w:r w:rsidRPr="00361898">
        <w:rPr>
          <w:rFonts w:ascii="Times New Roman" w:eastAsia="微软雅黑" w:hAnsi="Times New Roman" w:cs="Times New Roman"/>
          <w:sz w:val="22"/>
          <w:szCs w:val="22"/>
        </w:rPr>
        <w:t>24.6</w:t>
      </w:r>
      <w:r w:rsidRPr="00361898">
        <w:rPr>
          <w:rFonts w:ascii="Times New Roman" w:eastAsia="微软雅黑" w:hAnsi="Times New Roman" w:cs="Times New Roman"/>
          <w:sz w:val="22"/>
          <w:szCs w:val="22"/>
        </w:rPr>
        <w:t>港元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。这一估值对应隐含的长期</w:t>
      </w:r>
      <w:r w:rsidRPr="00361898">
        <w:rPr>
          <w:rFonts w:ascii="Times New Roman" w:eastAsia="微软雅黑" w:hAnsi="Times New Roman" w:cs="Times New Roman"/>
          <w:sz w:val="22"/>
          <w:szCs w:val="22"/>
        </w:rPr>
        <w:t>ROIC</w:t>
      </w:r>
      <w:r w:rsidRPr="00361898">
        <w:rPr>
          <w:rFonts w:ascii="Times New Roman" w:eastAsia="微软雅黑" w:hAnsi="Times New Roman" w:cs="Times New Roman"/>
          <w:sz w:val="22"/>
          <w:szCs w:val="22"/>
        </w:rPr>
        <w:t>约</w:t>
      </w:r>
      <w:r w:rsidRPr="00361898">
        <w:rPr>
          <w:rFonts w:ascii="Times New Roman" w:eastAsia="微软雅黑" w:hAnsi="Times New Roman" w:cs="Times New Roman"/>
          <w:sz w:val="22"/>
          <w:szCs w:val="22"/>
        </w:rPr>
        <w:t>20.5%</w:t>
      </w:r>
      <w:r w:rsidRPr="00361898">
        <w:rPr>
          <w:rFonts w:ascii="Times New Roman" w:eastAsia="微软雅黑" w:hAnsi="Times New Roman" w:cs="Times New Roman"/>
          <w:sz w:val="22"/>
          <w:szCs w:val="22"/>
        </w:rPr>
        <w:t>（低于公司历史平均</w:t>
      </w:r>
      <w:r w:rsidRPr="00361898">
        <w:rPr>
          <w:rFonts w:ascii="Times New Roman" w:eastAsia="微软雅黑" w:hAnsi="Times New Roman" w:cs="Times New Roman"/>
          <w:sz w:val="22"/>
          <w:szCs w:val="22"/>
        </w:rPr>
        <w:t>34%</w:t>
      </w:r>
      <w:r w:rsidRPr="00361898">
        <w:rPr>
          <w:rFonts w:ascii="Times New Roman" w:eastAsia="微软雅黑" w:hAnsi="Times New Roman" w:cs="Times New Roman"/>
          <w:sz w:val="22"/>
          <w:szCs w:val="22"/>
        </w:rPr>
        <w:t>的水平）和加权资本成本约</w:t>
      </w:r>
      <w:r w:rsidRPr="00361898">
        <w:rPr>
          <w:rFonts w:ascii="Times New Roman" w:eastAsia="微软雅黑" w:hAnsi="Times New Roman" w:cs="Times New Roman"/>
          <w:sz w:val="22"/>
          <w:szCs w:val="22"/>
        </w:rPr>
        <w:t>8.8%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。当前股价对应的</w:t>
      </w:r>
      <w:r w:rsidRPr="00361898">
        <w:rPr>
          <w:rFonts w:ascii="Times New Roman" w:eastAsia="微软雅黑" w:hAnsi="Times New Roman" w:cs="Times New Roman"/>
          <w:sz w:val="22"/>
          <w:szCs w:val="22"/>
        </w:rPr>
        <w:t>Price/Fair Value</w:t>
      </w:r>
      <w:r w:rsidRPr="00361898">
        <w:rPr>
          <w:rFonts w:ascii="Times New Roman" w:eastAsia="微软雅黑" w:hAnsi="Times New Roman" w:cs="Times New Roman"/>
          <w:sz w:val="22"/>
          <w:szCs w:val="22"/>
        </w:rPr>
        <w:t>约为</w:t>
      </w:r>
      <w:r w:rsidRPr="00361898">
        <w:rPr>
          <w:rFonts w:ascii="Times New Roman" w:eastAsia="微软雅黑" w:hAnsi="Times New Roman" w:cs="Times New Roman"/>
          <w:sz w:val="22"/>
          <w:szCs w:val="22"/>
        </w:rPr>
        <w:t>1.08</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，略高于</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估值，但考虑模型中采用了保守的增长假设和</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非常高</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的不确定性溢价，实际价值可能存在上行空间。另一种绝对估值方法</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彼得林奇估值模型（以</w:t>
      </w:r>
      <w:r w:rsidRPr="00361898">
        <w:rPr>
          <w:rFonts w:ascii="Times New Roman" w:eastAsia="微软雅黑" w:hAnsi="Times New Roman" w:cs="Times New Roman"/>
          <w:sz w:val="22"/>
          <w:szCs w:val="22"/>
        </w:rPr>
        <w:t>PEG=1</w:t>
      </w:r>
      <w:r w:rsidRPr="00361898">
        <w:rPr>
          <w:rFonts w:ascii="Times New Roman" w:eastAsia="微软雅黑" w:hAnsi="Times New Roman" w:cs="Times New Roman"/>
          <w:sz w:val="22"/>
          <w:szCs w:val="22"/>
        </w:rPr>
        <w:t>为基准）给出公司合理股价约</w:t>
      </w:r>
      <w:r w:rsidRPr="00361898">
        <w:rPr>
          <w:rFonts w:ascii="Times New Roman" w:eastAsia="微软雅黑" w:hAnsi="Times New Roman" w:cs="Times New Roman"/>
          <w:sz w:val="22"/>
          <w:szCs w:val="22"/>
        </w:rPr>
        <w:t>7.47</w:t>
      </w:r>
      <w:r w:rsidRPr="00361898">
        <w:rPr>
          <w:rFonts w:ascii="Times New Roman" w:eastAsia="微软雅黑" w:hAnsi="Times New Roman" w:cs="Times New Roman"/>
          <w:sz w:val="22"/>
          <w:szCs w:val="22"/>
        </w:rPr>
        <w:t>美元（约合</w:t>
      </w:r>
      <w:r w:rsidRPr="00361898">
        <w:rPr>
          <w:rFonts w:ascii="Times New Roman" w:eastAsia="微软雅黑" w:hAnsi="Times New Roman" w:cs="Times New Roman"/>
          <w:sz w:val="22"/>
          <w:szCs w:val="22"/>
        </w:rPr>
        <w:t>58</w:t>
      </w:r>
      <w:r w:rsidRPr="00361898">
        <w:rPr>
          <w:rFonts w:ascii="Times New Roman" w:eastAsia="微软雅黑" w:hAnsi="Times New Roman" w:cs="Times New Roman"/>
          <w:sz w:val="22"/>
          <w:szCs w:val="22"/>
        </w:rPr>
        <w:t>港元）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。不过该模型未考虑风险因素，结果偏乐观，仅作参考。综合多种估值方法，药明生物合理价值区间大致在每股</w:t>
      </w:r>
      <w:r w:rsidRPr="00361898">
        <w:rPr>
          <w:rFonts w:ascii="Times New Roman" w:eastAsia="微软雅黑" w:hAnsi="Times New Roman" w:cs="Times New Roman"/>
          <w:sz w:val="22"/>
          <w:szCs w:val="22"/>
        </w:rPr>
        <w:t>HK$24-30</w:t>
      </w:r>
      <w:r w:rsidRPr="00361898">
        <w:rPr>
          <w:rFonts w:ascii="Times New Roman" w:eastAsia="微软雅黑" w:hAnsi="Times New Roman" w:cs="Times New Roman"/>
          <w:sz w:val="22"/>
          <w:szCs w:val="22"/>
        </w:rPr>
        <w:t>附近，对应</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年前瞻市盈率</w:t>
      </w:r>
      <w:r w:rsidRPr="00361898">
        <w:rPr>
          <w:rFonts w:ascii="Times New Roman" w:eastAsia="微软雅黑" w:hAnsi="Times New Roman" w:cs="Times New Roman"/>
          <w:sz w:val="22"/>
          <w:szCs w:val="22"/>
        </w:rPr>
        <w:t>20-25</w:t>
      </w:r>
      <w:r w:rsidRPr="00361898">
        <w:rPr>
          <w:rFonts w:ascii="Times New Roman" w:eastAsia="微软雅黑" w:hAnsi="Times New Roman" w:cs="Times New Roman"/>
          <w:sz w:val="22"/>
          <w:szCs w:val="22"/>
        </w:rPr>
        <w:t>倍。当前股价接近这一区间下限，意味着市场对风险的定价较高。如果公司未来增速超过市场预期或外部不利因素缓解，估值有向上修复的潜力；反之，若风险加剧，股价仍可能承压。因此，应结合风险展望动态调整估值判断。</w:t>
      </w:r>
    </w:p>
    <w:p w14:paraId="7D8C516B"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风险因素</w:t>
      </w:r>
    </w:p>
    <w:p w14:paraId="0B1C5ED9"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政策与监管风险：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地缘政治是悬于药明生物上空的最大不确定因素。</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年美国曾提出《生物安全法案（</w:t>
      </w:r>
      <w:r w:rsidRPr="00361898">
        <w:rPr>
          <w:rFonts w:ascii="Times New Roman" w:eastAsia="微软雅黑" w:hAnsi="Times New Roman" w:cs="Times New Roman"/>
          <w:sz w:val="22"/>
          <w:szCs w:val="22"/>
        </w:rPr>
        <w:t>Biosecure Act</w:t>
      </w:r>
      <w:r w:rsidRPr="00361898">
        <w:rPr>
          <w:rFonts w:ascii="Times New Roman" w:eastAsia="微软雅黑" w:hAnsi="Times New Roman" w:cs="Times New Roman"/>
          <w:sz w:val="22"/>
          <w:szCs w:val="22"/>
        </w:rPr>
        <w:t>）》提案，可能限制美国公司与中国生物制造商合作，这引发投资者对药明生物订单前景的担忧</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。虽然该法案尚未立法且公司澄清目前订单没有受到实质影响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，但不排除未来中美紧张局势进一步升级、监管层面出台更严格限制的可能。一旦出现极端情形（例如禁止美国企业与药明生物开展新合同），公司约</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的收入来源将面临威胁</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。即便出现这种极端情形的概率不高，也需要持续关注美国大选及政策走向。此外，美国商务部曾在</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年将药明生物子公司列入</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未经核实名单</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已于同年末移除，但类似的出口管制措施仍可能反复，对公司获取关键设备和试剂产生影响。国内监管方面，生物医药产业目前受到政策大力支持，但不排除未来因行业过热或安全事件引发的监管收紧，例如对实验室生物安全、数据跨境等领域加强管制，都可能增加公司的合规成本。</w:t>
      </w:r>
    </w:p>
    <w:p w14:paraId="5A6F70BD"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lastRenderedPageBreak/>
        <w:t>市场与竞争风险：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客户很大一部分是中小型生物技术公司，它们高度依赖资本市场融资推进研发。全球宏观环境（如利率上升、风险投资趋紧）直接影响这些客户的资金状况和项目推进速度。当生物医药行业投融资环境转冷时，药明生物可能面临项目推迟、中止甚至订单流失的情况</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。例如，</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年以来全球生物科技融资降温，就导致公司新签订单增速放缓。竞争方面，行业进入者增多和产能扩张可能引发价格战，压低利润率。大型跨国药企也可能选择自建产能或加强与本土</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合作，分流潜在业务机会。药明生物需要持续提升技术门槛和服务质量，才能保持竞争优势。一旦出现重大质量事故（例如生产批次不合格、监管检查不通过），将严重损害公司声誉，客户可能转向其他供应商。此外，汇率波动也是一项需要考虑的风险。公司收入以人民币和美元计价为主，若人民币大幅升值将抬高成本，削弱相对竞争力。人员和运营方面，快速扩张过程中如何确保运营管理、质量控制同步提升也是挑战。若产能扩张过快而订单跟进不足，可能出现产能闲置、折旧摊销拖累利润的情况</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。过去公司在爱尔兰投资的新产能因回报不达预期，已出售给</w:t>
      </w:r>
      <w:r w:rsidRPr="00361898">
        <w:rPr>
          <w:rFonts w:ascii="Times New Roman" w:eastAsia="微软雅黑" w:hAnsi="Times New Roman" w:cs="Times New Roman"/>
          <w:sz w:val="22"/>
          <w:szCs w:val="22"/>
        </w:rPr>
        <w:t>Merck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，这显示产能规划不当可能造成损失。好在公司对此保持审慎态度，主动调整以优化资源配置。</w:t>
      </w:r>
    </w:p>
    <w:p w14:paraId="0044EE90"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财务及其他风险：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目前尚未提供股东回报（无分红），这对于偏好收益的投资者可能缺乏吸引力。如果未来长期不分红，股价完全取决于成长预期和市场情绪，波动性会较大。另外，大规模资本开支主要靠内部现金流和股权融资支持，若业务增长不及预期，自由现金流可能持续为负，这对公司估值和融资能力有负面影响。最后，宏观经济波动亦可能通过影响客户需求和融资环境间接传导给公司。例如全球经济放缓可能令医药企业削减研发开支，新项目启动放慢等。总体而言，药明生物的风险主要在于外部环境的不确定和自身高增长、高投入模式带来的执行压力。</w:t>
      </w:r>
      <w:r w:rsidRPr="00361898">
        <w:rPr>
          <w:rFonts w:ascii="Times New Roman" w:eastAsia="微软雅黑" w:hAnsi="Times New Roman" w:cs="Times New Roman"/>
          <w:sz w:val="22"/>
          <w:szCs w:val="22"/>
        </w:rPr>
        <w:t>Morningstar</w:t>
      </w:r>
      <w:r w:rsidRPr="00361898">
        <w:rPr>
          <w:rFonts w:ascii="Times New Roman" w:eastAsia="微软雅黑" w:hAnsi="Times New Roman" w:cs="Times New Roman"/>
          <w:sz w:val="22"/>
          <w:szCs w:val="22"/>
        </w:rPr>
        <w:t>因此给予公司</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不确定性评级：非常高</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，高于</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等同行</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。投资者在评估公司价值时应充分考虑上述风险情景并预留安全边际。</w:t>
      </w:r>
    </w:p>
    <w:p w14:paraId="6F80AD00"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宏观经济影响</w:t>
      </w:r>
    </w:p>
    <w:p w14:paraId="3679DD0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全球及区域宏观环境变化通过多种途径影响药明生物的业务和估值。首先，</w:t>
      </w:r>
      <w:r w:rsidRPr="00361898">
        <w:rPr>
          <w:rFonts w:ascii="Times New Roman" w:eastAsia="微软雅黑" w:hAnsi="Times New Roman" w:cs="Times New Roman"/>
          <w:b/>
          <w:bCs/>
          <w:sz w:val="22"/>
          <w:szCs w:val="22"/>
        </w:rPr>
        <w:t>全球经济周期</w:t>
      </w:r>
      <w:r w:rsidRPr="00361898">
        <w:rPr>
          <w:rFonts w:ascii="Times New Roman" w:eastAsia="微软雅黑" w:hAnsi="Times New Roman" w:cs="Times New Roman"/>
          <w:sz w:val="22"/>
          <w:szCs w:val="22"/>
        </w:rPr>
        <w:t>影响下游制药行业的资本开支。经济上行期，制药和生物技术公司更愿意增加研发投入，推动外包需求上升；经济低迷时，这些开支可能缩减，药明生物的新订单和项目进度会受到拖累。同时，全球</w:t>
      </w:r>
      <w:r w:rsidRPr="00361898">
        <w:rPr>
          <w:rFonts w:ascii="Times New Roman" w:eastAsia="微软雅黑" w:hAnsi="Times New Roman" w:cs="Times New Roman"/>
          <w:b/>
          <w:bCs/>
          <w:sz w:val="22"/>
          <w:szCs w:val="22"/>
        </w:rPr>
        <w:lastRenderedPageBreak/>
        <w:t>利率水平</w:t>
      </w:r>
      <w:r w:rsidRPr="00361898">
        <w:rPr>
          <w:rFonts w:ascii="Times New Roman" w:eastAsia="微软雅黑" w:hAnsi="Times New Roman" w:cs="Times New Roman"/>
          <w:sz w:val="22"/>
          <w:szCs w:val="22"/>
        </w:rPr>
        <w:t>直接影响生物技术初创公司的融资环境。</w:t>
      </w:r>
      <w:r w:rsidRPr="00361898">
        <w:rPr>
          <w:rFonts w:ascii="Times New Roman" w:eastAsia="微软雅黑" w:hAnsi="Times New Roman" w:cs="Times New Roman"/>
          <w:sz w:val="22"/>
          <w:szCs w:val="22"/>
        </w:rPr>
        <w:t>2022-2023</w:t>
      </w:r>
      <w:r w:rsidRPr="00361898">
        <w:rPr>
          <w:rFonts w:ascii="Times New Roman" w:eastAsia="微软雅黑" w:hAnsi="Times New Roman" w:cs="Times New Roman"/>
          <w:sz w:val="22"/>
          <w:szCs w:val="22"/>
        </w:rPr>
        <w:t>年欧美进入加息周期，不少生物医药初创融资遇冷，一些早期项目被迫延后，对药明生物以小型客户为主的业务造成压力</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。若未来主要经济体货币政策转向宽松，风险投资回暖，将利好公司订单增长。其次，</w:t>
      </w:r>
      <w:r w:rsidRPr="00361898">
        <w:rPr>
          <w:rFonts w:ascii="Times New Roman" w:eastAsia="微软雅黑" w:hAnsi="Times New Roman" w:cs="Times New Roman"/>
          <w:b/>
          <w:bCs/>
          <w:sz w:val="22"/>
          <w:szCs w:val="22"/>
        </w:rPr>
        <w:t>贸易政策和供应链</w:t>
      </w:r>
      <w:r w:rsidRPr="00361898">
        <w:rPr>
          <w:rFonts w:ascii="Times New Roman" w:eastAsia="微软雅黑" w:hAnsi="Times New Roman" w:cs="Times New Roman"/>
          <w:sz w:val="22"/>
          <w:szCs w:val="22"/>
        </w:rPr>
        <w:t>因素同样重要。各国政府在疫情后更加重视医疗供应链安全，例如美国推动本土生产，欧洲也加强战略物资储备。这种倾向可能限制跨国合作的深度，加剧行业区域化。药明生物在欧美投资新设施、实施双源供应策略，就是为了适应客户本地化需求的宏观趋势。反过来，中国政府在</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十四五</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规划中明确支持生物医药产业发展，通过创新监管试点、税收优惠等举措，营造有利环境。这将帮助国内生物药研发市场扩容，间接利好药明生物获取本土订单。此外，汇率波动属于宏观因素。人民币兑美元汇率变化将影响公司以人民币计价的成本与美元计价的收入之间的匹配。若人民币贬值，公司以人民币发生的运营成本相对降低，利润率可能提高；若人民币升值，则削弱成本优势。最后，</w:t>
      </w:r>
      <w:r w:rsidRPr="00361898">
        <w:rPr>
          <w:rFonts w:ascii="Times New Roman" w:eastAsia="微软雅黑" w:hAnsi="Times New Roman" w:cs="Times New Roman"/>
          <w:b/>
          <w:bCs/>
          <w:sz w:val="22"/>
          <w:szCs w:val="22"/>
        </w:rPr>
        <w:t>资本市场情绪</w:t>
      </w:r>
      <w:r w:rsidRPr="00361898">
        <w:rPr>
          <w:rFonts w:ascii="Times New Roman" w:eastAsia="微软雅黑" w:hAnsi="Times New Roman" w:cs="Times New Roman"/>
          <w:sz w:val="22"/>
          <w:szCs w:val="22"/>
        </w:rPr>
        <w:t>作为宏观环境的反映，也对公司股价影响显著。</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年底至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年初，中国医药板块曾因对</w:t>
      </w:r>
      <w:r w:rsidRPr="00361898">
        <w:rPr>
          <w:rFonts w:ascii="Times New Roman" w:eastAsia="微软雅黑" w:hAnsi="Times New Roman" w:cs="Times New Roman"/>
          <w:sz w:val="22"/>
          <w:szCs w:val="22"/>
        </w:rPr>
        <w:t>AI</w:t>
      </w:r>
      <w:r w:rsidRPr="00361898">
        <w:rPr>
          <w:rFonts w:ascii="Times New Roman" w:eastAsia="微软雅黑" w:hAnsi="Times New Roman" w:cs="Times New Roman"/>
          <w:sz w:val="22"/>
          <w:szCs w:val="22"/>
        </w:rPr>
        <w:t>新技术（如蛋白质折叠算法</w:t>
      </w:r>
      <w:r w:rsidRPr="00361898">
        <w:rPr>
          <w:rFonts w:ascii="Times New Roman" w:eastAsia="微软雅黑" w:hAnsi="Times New Roman" w:cs="Times New Roman"/>
          <w:sz w:val="22"/>
          <w:szCs w:val="22"/>
        </w:rPr>
        <w:t>DeepSeek</w:t>
      </w:r>
      <w:r w:rsidRPr="00361898">
        <w:rPr>
          <w:rFonts w:ascii="Times New Roman" w:eastAsia="微软雅黑" w:hAnsi="Times New Roman" w:cs="Times New Roman"/>
          <w:sz w:val="22"/>
          <w:szCs w:val="22"/>
        </w:rPr>
        <w:t>）的乐观预期出现一轮上涨，药明生物股价</w:t>
      </w:r>
      <w:r w:rsidRPr="00361898">
        <w:rPr>
          <w:rFonts w:ascii="Times New Roman" w:eastAsia="微软雅黑" w:hAnsi="Times New Roman" w:cs="Times New Roman"/>
          <w:sz w:val="22"/>
          <w:szCs w:val="22"/>
        </w:rPr>
        <w:t>1</w:t>
      </w:r>
      <w:r w:rsidRPr="00361898">
        <w:rPr>
          <w:rFonts w:ascii="Times New Roman" w:eastAsia="微软雅黑" w:hAnsi="Times New Roman" w:cs="Times New Roman"/>
          <w:sz w:val="22"/>
          <w:szCs w:val="22"/>
        </w:rPr>
        <w:t>月下旬至</w:t>
      </w:r>
      <w:r w:rsidRPr="00361898">
        <w:rPr>
          <w:rFonts w:ascii="Times New Roman" w:eastAsia="微软雅黑" w:hAnsi="Times New Roman" w:cs="Times New Roman"/>
          <w:sz w:val="22"/>
          <w:szCs w:val="22"/>
        </w:rPr>
        <w:t>2</w:t>
      </w:r>
      <w:r w:rsidRPr="00361898">
        <w:rPr>
          <w:rFonts w:ascii="Times New Roman" w:eastAsia="微软雅黑" w:hAnsi="Times New Roman" w:cs="Times New Roman"/>
          <w:sz w:val="22"/>
          <w:szCs w:val="22"/>
        </w:rPr>
        <w:t>月大涨超过</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，一度接近晨星给出的合理价值</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这些宏观情绪面的波动往往与基本面脱节，投资者需警惕追涨杀跌的风险。从长期看，全球生物药市场增长和技术进步的大趋势不变，宏观环境的短期扰动可能带来股价波动，但公司凭借稳固的业务基本面，有能力穿越经济周期并受益于行业的长期上行。</w:t>
      </w:r>
    </w:p>
    <w:p w14:paraId="7C21195A"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投资建议</w:t>
      </w:r>
    </w:p>
    <w:p w14:paraId="1CD67A4C"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综上所述，我们对药明生物维持审慎乐观的态度，给予</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持有</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b/>
          <w:bCs/>
          <w:sz w:val="22"/>
          <w:szCs w:val="22"/>
        </w:rPr>
        <w:t>评级，长期投资者可在股价回调时</w:t>
      </w:r>
      <w:r w:rsidRPr="00361898">
        <w:rPr>
          <w:rFonts w:ascii="Times New Roman" w:eastAsia="微软雅黑" w:hAnsi="Times New Roman" w:cs="Times New Roman"/>
          <w:sz w:val="22"/>
          <w:szCs w:val="22"/>
        </w:rPr>
        <w:t>分批布局</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。目前公司基本面稳健，非新冠业务保持较高增速，庞大的项目管线和在手订单为未来业绩提供支撑。参考</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估值和相对估值分析，公司合理股价区间在</w:t>
      </w:r>
      <w:r w:rsidRPr="00361898">
        <w:rPr>
          <w:rFonts w:ascii="Times New Roman" w:eastAsia="微软雅黑" w:hAnsi="Times New Roman" w:cs="Times New Roman"/>
          <w:sz w:val="22"/>
          <w:szCs w:val="22"/>
        </w:rPr>
        <w:t>HK$24-30</w:t>
      </w:r>
      <w:r w:rsidRPr="00361898">
        <w:rPr>
          <w:rFonts w:ascii="Times New Roman" w:eastAsia="微软雅黑" w:hAnsi="Times New Roman" w:cs="Times New Roman"/>
          <w:sz w:val="22"/>
          <w:szCs w:val="22"/>
        </w:rPr>
        <w:t>附近，与现价相当，表明短期内市场已充分消化基本面信息</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鉴于地缘政治等风险尚未明朗，我们倾向于在风险因素明晰前维持中性立场。若未来美国限制措施落地或其它负面事件发生，股价可能出现显著波动，投资者应严格控制仓位。然而，从中长期视角看，药明生物作为全球领先的生物制药</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有望持续受益于生物药行业的高增长，并通过其卓越执行力巩固市场份额。一旦地缘风险缓解或业绩增速超预期，公司的估值有望修复，股价可能突破上述合理价值区间上限。策略上，我们建议关注政策动向和季度订单情况：在重大风险事件冲击导致股价显著低于内在价值时逢低吸纳，在</w:t>
      </w:r>
      <w:r w:rsidRPr="00361898">
        <w:rPr>
          <w:rFonts w:ascii="Times New Roman" w:eastAsia="微软雅黑" w:hAnsi="Times New Roman" w:cs="Times New Roman"/>
          <w:sz w:val="22"/>
          <w:szCs w:val="22"/>
        </w:rPr>
        <w:lastRenderedPageBreak/>
        <w:t>股价过热、远超价值中枢时适度获利了结。总体而言，药明生物适合风险承受能力较高、看好生物医药长期发展的投资者作为组合的战略配置标的，但短期交易性机会需结合消息面谨慎把握。坚持价值研判与动态跟踪，将有助于在这只高弹性股票上获得理想的投资回报。</w:t>
      </w:r>
    </w:p>
    <w:p w14:paraId="13ECAD10" w14:textId="10170EAA" w:rsidR="007E0067" w:rsidRPr="004C33BC" w:rsidRDefault="007E0067" w:rsidP="007E0067">
      <w:pPr>
        <w:pStyle w:val="2"/>
        <w:rPr>
          <w:rFonts w:ascii="Times New Roman" w:eastAsia="微软雅黑" w:hAnsi="Times New Roman" w:cs="Times New Roman"/>
          <w:b/>
          <w:bCs/>
          <w:sz w:val="22"/>
          <w:szCs w:val="22"/>
        </w:rPr>
      </w:pPr>
      <w:bookmarkStart w:id="10" w:name="_Toc193284594"/>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sidRPr="007E0067">
        <w:rPr>
          <w:rFonts w:ascii="Times New Roman" w:eastAsia="微软雅黑" w:hAnsi="Times New Roman" w:cs="Times New Roman" w:hint="eastAsia"/>
          <w:b/>
          <w:bCs/>
          <w:sz w:val="22"/>
          <w:szCs w:val="22"/>
        </w:rPr>
        <w:t>WXXWY</w:t>
      </w:r>
      <w:r w:rsidRPr="007E0067">
        <w:rPr>
          <w:rFonts w:ascii="Times New Roman" w:eastAsia="微软雅黑" w:hAnsi="Times New Roman" w:cs="Times New Roman" w:hint="eastAsia"/>
          <w:b/>
          <w:bCs/>
          <w:sz w:val="22"/>
          <w:szCs w:val="22"/>
        </w:rPr>
        <w:t>（</w:t>
      </w:r>
      <w:r w:rsidRPr="007E0067">
        <w:rPr>
          <w:rFonts w:ascii="Times New Roman" w:eastAsia="微软雅黑" w:hAnsi="Times New Roman" w:cs="Times New Roman" w:hint="eastAsia"/>
          <w:b/>
          <w:bCs/>
          <w:sz w:val="22"/>
          <w:szCs w:val="22"/>
        </w:rPr>
        <w:t>WuXi Biologics, OTC</w:t>
      </w:r>
      <w:r w:rsidRPr="007E0067">
        <w:rPr>
          <w:rFonts w:ascii="Times New Roman" w:eastAsia="微软雅黑" w:hAnsi="Times New Roman" w:cs="Times New Roman" w:hint="eastAsia"/>
          <w:b/>
          <w:bCs/>
          <w:sz w:val="22"/>
          <w:szCs w:val="22"/>
        </w:rPr>
        <w:t>）投资分析与建议</w:t>
      </w:r>
      <w:bookmarkEnd w:id="10"/>
    </w:p>
    <w:p w14:paraId="1935F3B5"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1. </w:t>
      </w:r>
      <w:r w:rsidRPr="007E0067">
        <w:rPr>
          <w:rFonts w:ascii="Times New Roman" w:eastAsia="微软雅黑" w:hAnsi="Times New Roman" w:cs="Times New Roman"/>
          <w:b/>
          <w:bCs/>
          <w:sz w:val="22"/>
          <w:szCs w:val="22"/>
        </w:rPr>
        <w:t>公司概况</w:t>
      </w:r>
    </w:p>
    <w:p w14:paraId="45D31A61"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WuXi 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OTC: WXXWY</w:t>
      </w:r>
      <w:r w:rsidRPr="007E0067">
        <w:rPr>
          <w:rFonts w:ascii="Times New Roman" w:eastAsia="微软雅黑" w:hAnsi="Times New Roman" w:cs="Times New Roman"/>
          <w:sz w:val="22"/>
          <w:szCs w:val="22"/>
        </w:rPr>
        <w:t>）是</w:t>
      </w:r>
      <w:r w:rsidRPr="007E0067">
        <w:rPr>
          <w:rFonts w:ascii="Times New Roman" w:eastAsia="微软雅黑" w:hAnsi="Times New Roman" w:cs="Times New Roman"/>
          <w:b/>
          <w:bCs/>
          <w:sz w:val="22"/>
          <w:szCs w:val="22"/>
        </w:rPr>
        <w:t>药明生物</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HKEX: 2269</w:t>
      </w:r>
      <w:r w:rsidRPr="007E0067">
        <w:rPr>
          <w:rFonts w:ascii="Times New Roman" w:eastAsia="微软雅黑" w:hAnsi="Times New Roman" w:cs="Times New Roman"/>
          <w:sz w:val="22"/>
          <w:szCs w:val="22"/>
        </w:rPr>
        <w:t>）在美国场外交易市场（</w:t>
      </w:r>
      <w:r w:rsidRPr="007E0067">
        <w:rPr>
          <w:rFonts w:ascii="Times New Roman" w:eastAsia="微软雅黑" w:hAnsi="Times New Roman" w:cs="Times New Roman"/>
          <w:sz w:val="22"/>
          <w:szCs w:val="22"/>
        </w:rPr>
        <w:t>OTC</w:t>
      </w:r>
      <w:r w:rsidRPr="007E0067">
        <w:rPr>
          <w:rFonts w:ascii="Times New Roman" w:eastAsia="微软雅黑" w:hAnsi="Times New Roman" w:cs="Times New Roman"/>
          <w:sz w:val="22"/>
          <w:szCs w:val="22"/>
        </w:rPr>
        <w:t>）上市的</w:t>
      </w:r>
      <w:r w:rsidRPr="007E0067">
        <w:rPr>
          <w:rFonts w:ascii="Times New Roman" w:eastAsia="微软雅黑" w:hAnsi="Times New Roman" w:cs="Times New Roman"/>
          <w:b/>
          <w:bCs/>
          <w:sz w:val="22"/>
          <w:szCs w:val="22"/>
        </w:rPr>
        <w:t>ADR</w:t>
      </w:r>
      <w:r w:rsidRPr="007E0067">
        <w:rPr>
          <w:rFonts w:ascii="Times New Roman" w:eastAsia="微软雅黑" w:hAnsi="Times New Roman" w:cs="Times New Roman"/>
          <w:sz w:val="22"/>
          <w:szCs w:val="22"/>
        </w:rPr>
        <w:t>（美国存托凭证），其价格与港股</w:t>
      </w:r>
      <w:r w:rsidRPr="007E0067">
        <w:rPr>
          <w:rFonts w:ascii="Times New Roman" w:eastAsia="微软雅黑" w:hAnsi="Times New Roman" w:cs="Times New Roman"/>
          <w:sz w:val="22"/>
          <w:szCs w:val="22"/>
        </w:rPr>
        <w:t>2269</w:t>
      </w:r>
      <w:r w:rsidRPr="007E0067">
        <w:rPr>
          <w:rFonts w:ascii="Times New Roman" w:eastAsia="微软雅黑" w:hAnsi="Times New Roman" w:cs="Times New Roman"/>
          <w:sz w:val="22"/>
          <w:szCs w:val="22"/>
        </w:rPr>
        <w:t>高度相关。药明生物作为全球领先的生物制药合同研发和生产服务商（</w:t>
      </w:r>
      <w:r w:rsidRPr="007E0067">
        <w:rPr>
          <w:rFonts w:ascii="Times New Roman" w:eastAsia="微软雅黑" w:hAnsi="Times New Roman" w:cs="Times New Roman"/>
          <w:sz w:val="22"/>
          <w:szCs w:val="22"/>
        </w:rPr>
        <w:t>CRDMO</w:t>
      </w:r>
      <w:r w:rsidRPr="007E0067">
        <w:rPr>
          <w:rFonts w:ascii="Times New Roman" w:eastAsia="微软雅黑" w:hAnsi="Times New Roman" w:cs="Times New Roman"/>
          <w:sz w:val="22"/>
          <w:szCs w:val="22"/>
        </w:rPr>
        <w:t>），为全球生物制药企业提供端到端的一站式服务，包括药物发现、工艺开发、临床和商业化生产</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4EA7DAD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公司过去几年业绩保持较快增长，</w:t>
      </w:r>
      <w:r w:rsidRPr="007E0067">
        <w:rPr>
          <w:rFonts w:ascii="Times New Roman" w:eastAsia="微软雅黑" w:hAnsi="Times New Roman" w:cs="Times New Roman"/>
          <w:b/>
          <w:bCs/>
          <w:sz w:val="22"/>
          <w:szCs w:val="22"/>
        </w:rPr>
        <w:t>2023</w:t>
      </w:r>
      <w:r w:rsidRPr="007E0067">
        <w:rPr>
          <w:rFonts w:ascii="Times New Roman" w:eastAsia="微软雅黑" w:hAnsi="Times New Roman" w:cs="Times New Roman"/>
          <w:b/>
          <w:bCs/>
          <w:sz w:val="22"/>
          <w:szCs w:val="22"/>
        </w:rPr>
        <w:t>年收入约</w:t>
      </w:r>
      <w:r w:rsidRPr="007E0067">
        <w:rPr>
          <w:rFonts w:ascii="Times New Roman" w:eastAsia="微软雅黑" w:hAnsi="Times New Roman" w:cs="Times New Roman"/>
          <w:b/>
          <w:bCs/>
          <w:sz w:val="22"/>
          <w:szCs w:val="22"/>
        </w:rPr>
        <w:t>170.34</w:t>
      </w:r>
      <w:r w:rsidRPr="007E0067">
        <w:rPr>
          <w:rFonts w:ascii="Times New Roman" w:eastAsia="微软雅黑" w:hAnsi="Times New Roman" w:cs="Times New Roman"/>
          <w:b/>
          <w:bCs/>
          <w:sz w:val="22"/>
          <w:szCs w:val="22"/>
        </w:rPr>
        <w:t>亿元人民币，同比增长</w:t>
      </w:r>
      <w:r w:rsidRPr="007E0067">
        <w:rPr>
          <w:rFonts w:ascii="Times New Roman" w:eastAsia="微软雅黑" w:hAnsi="Times New Roman" w:cs="Times New Roman"/>
          <w:b/>
          <w:bCs/>
          <w:sz w:val="22"/>
          <w:szCs w:val="22"/>
        </w:rPr>
        <w:t>11.6%</w:t>
      </w:r>
      <w:r w:rsidRPr="007E0067">
        <w:rPr>
          <w:rFonts w:ascii="Times New Roman" w:eastAsia="微软雅黑" w:hAnsi="Times New Roman" w:cs="Times New Roman"/>
          <w:b/>
          <w:bCs/>
          <w:sz w:val="22"/>
          <w:szCs w:val="22"/>
        </w:rPr>
        <w:t>，净利润</w:t>
      </w:r>
      <w:r w:rsidRPr="007E0067">
        <w:rPr>
          <w:rFonts w:ascii="Times New Roman" w:eastAsia="微软雅黑" w:hAnsi="Times New Roman" w:cs="Times New Roman"/>
          <w:b/>
          <w:bCs/>
          <w:sz w:val="22"/>
          <w:szCs w:val="22"/>
        </w:rPr>
        <w:t>34</w:t>
      </w:r>
      <w:r w:rsidRPr="007E0067">
        <w:rPr>
          <w:rFonts w:ascii="Times New Roman" w:eastAsia="微软雅黑" w:hAnsi="Times New Roman" w:cs="Times New Roman"/>
          <w:b/>
          <w:bCs/>
          <w:sz w:val="22"/>
          <w:szCs w:val="22"/>
        </w:rPr>
        <w:t>亿元，净利率</w:t>
      </w:r>
      <w:r w:rsidRPr="007E0067">
        <w:rPr>
          <w:rFonts w:ascii="Times New Roman" w:eastAsia="微软雅黑" w:hAnsi="Times New Roman" w:cs="Times New Roman"/>
          <w:b/>
          <w:bCs/>
          <w:sz w:val="22"/>
          <w:szCs w:val="22"/>
        </w:rPr>
        <w:t>19.95%</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。尽管受到疫情订单减少的影响，</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年公司非新冠业务收入仍同比增长</w:t>
      </w:r>
      <w:r w:rsidRPr="007E0067">
        <w:rPr>
          <w:rFonts w:ascii="Times New Roman" w:eastAsia="微软雅黑" w:hAnsi="Times New Roman" w:cs="Times New Roman"/>
          <w:b/>
          <w:bCs/>
          <w:sz w:val="22"/>
          <w:szCs w:val="22"/>
        </w:rPr>
        <w:t>37.7%</w:t>
      </w:r>
      <w:r w:rsidRPr="007E0067">
        <w:rPr>
          <w:rFonts w:ascii="Times New Roman" w:eastAsia="微软雅黑" w:hAnsi="Times New Roman" w:cs="Times New Roman"/>
          <w:sz w:val="22"/>
          <w:szCs w:val="22"/>
        </w:rPr>
        <w:t>，展现出稳健的基本面</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88387FB"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WuXi Biologics </w:t>
      </w:r>
      <w:r w:rsidRPr="007E0067">
        <w:rPr>
          <w:rFonts w:ascii="Times New Roman" w:eastAsia="微软雅黑" w:hAnsi="Times New Roman" w:cs="Times New Roman"/>
          <w:sz w:val="22"/>
          <w:szCs w:val="22"/>
        </w:rPr>
        <w:t>在全球市场运营，拥有多个生产基地，并在</w:t>
      </w:r>
      <w:r w:rsidRPr="007E0067">
        <w:rPr>
          <w:rFonts w:ascii="Times New Roman" w:eastAsia="微软雅黑" w:hAnsi="Times New Roman" w:cs="Times New Roman"/>
          <w:b/>
          <w:bCs/>
          <w:sz w:val="22"/>
          <w:szCs w:val="22"/>
        </w:rPr>
        <w:t>中国、爱尔兰、德国、新加坡和美国</w:t>
      </w:r>
      <w:r w:rsidRPr="007E0067">
        <w:rPr>
          <w:rFonts w:ascii="Times New Roman" w:eastAsia="微软雅黑" w:hAnsi="Times New Roman" w:cs="Times New Roman"/>
          <w:sz w:val="22"/>
          <w:szCs w:val="22"/>
        </w:rPr>
        <w:t>建立了研发和生产中心，以应对全球客户需求</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。其</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b/>
          <w:bCs/>
          <w:sz w:val="22"/>
          <w:szCs w:val="22"/>
        </w:rPr>
        <w:t>跟随分子（</w:t>
      </w:r>
      <w:r w:rsidRPr="007E0067">
        <w:rPr>
          <w:rFonts w:ascii="Times New Roman" w:eastAsia="微软雅黑" w:hAnsi="Times New Roman" w:cs="Times New Roman"/>
          <w:b/>
          <w:bCs/>
          <w:sz w:val="22"/>
          <w:szCs w:val="22"/>
        </w:rPr>
        <w:t>Follow the Molecule</w:t>
      </w:r>
      <w:r w:rsidRPr="007E0067">
        <w:rPr>
          <w:rFonts w:ascii="Times New Roman" w:eastAsia="微软雅黑" w:hAnsi="Times New Roman" w:cs="Times New Roman"/>
          <w:b/>
          <w:bCs/>
          <w:sz w:val="22"/>
          <w:szCs w:val="22"/>
        </w:rPr>
        <w:t>）</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策略意味着公司能够在客户药物开发的全生命周期中提供服务，从临床阶段逐步扩大订单至商业化生产</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09047729"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A987B9">
          <v:rect id="_x0000_i1112" style="width:0;height:1.5pt" o:hralign="center" o:hrstd="t" o:hr="t" fillcolor="#a0a0a0" stroked="f"/>
        </w:pict>
      </w:r>
    </w:p>
    <w:p w14:paraId="0B5C249B"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 </w:t>
      </w:r>
      <w:r w:rsidRPr="007E0067">
        <w:rPr>
          <w:rFonts w:ascii="Times New Roman" w:eastAsia="微软雅黑" w:hAnsi="Times New Roman" w:cs="Times New Roman"/>
          <w:b/>
          <w:bCs/>
          <w:sz w:val="22"/>
          <w:szCs w:val="22"/>
        </w:rPr>
        <w:t>估值分析</w:t>
      </w:r>
    </w:p>
    <w:p w14:paraId="68F5177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2.1 </w:t>
      </w:r>
      <w:r w:rsidRPr="007E0067">
        <w:rPr>
          <w:rFonts w:ascii="Times New Roman" w:eastAsia="微软雅黑" w:hAnsi="Times New Roman" w:cs="Times New Roman"/>
          <w:b/>
          <w:bCs/>
          <w:sz w:val="22"/>
          <w:szCs w:val="22"/>
        </w:rPr>
        <w:t>相对估值</w:t>
      </w:r>
    </w:p>
    <w:p w14:paraId="1D910852"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WuXi Biologics </w:t>
      </w:r>
      <w:r w:rsidRPr="007E0067">
        <w:rPr>
          <w:rFonts w:ascii="Times New Roman" w:eastAsia="微软雅黑" w:hAnsi="Times New Roman" w:cs="Times New Roman"/>
          <w:sz w:val="22"/>
          <w:szCs w:val="22"/>
        </w:rPr>
        <w:t>作为生物制药</w:t>
      </w:r>
      <w:r w:rsidRPr="007E0067">
        <w:rPr>
          <w:rFonts w:ascii="Times New Roman" w:eastAsia="微软雅黑" w:hAnsi="Times New Roman" w:cs="Times New Roman"/>
          <w:sz w:val="22"/>
          <w:szCs w:val="22"/>
        </w:rPr>
        <w:t>CDMO</w:t>
      </w:r>
      <w:r w:rsidRPr="007E0067">
        <w:rPr>
          <w:rFonts w:ascii="Times New Roman" w:eastAsia="微软雅黑" w:hAnsi="Times New Roman" w:cs="Times New Roman"/>
          <w:sz w:val="22"/>
          <w:szCs w:val="22"/>
        </w:rPr>
        <w:t>行业的龙头企业，估值通常高于传统制药企业。以下是</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相较于同行的主要估值指标（数据基于</w:t>
      </w:r>
      <w:r w:rsidRPr="007E0067">
        <w:rPr>
          <w:rFonts w:ascii="Times New Roman" w:eastAsia="微软雅黑" w:hAnsi="Times New Roman" w:cs="Times New Roman"/>
          <w:sz w:val="22"/>
          <w:szCs w:val="22"/>
        </w:rPr>
        <w:t>2025</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2</w:t>
      </w:r>
      <w:r w:rsidRPr="007E0067">
        <w:rPr>
          <w:rFonts w:ascii="Times New Roman" w:eastAsia="微软雅黑" w:hAnsi="Times New Roman" w:cs="Times New Roman"/>
          <w:sz w:val="22"/>
          <w:szCs w:val="22"/>
        </w:rPr>
        <w:t>月</w:t>
      </w:r>
      <w:r w:rsidRPr="007E0067">
        <w:rPr>
          <w:rFonts w:ascii="Times New Roman" w:eastAsia="微软雅黑" w:hAnsi="Times New Roman" w:cs="Times New Roman"/>
          <w:sz w:val="22"/>
          <w:szCs w:val="22"/>
        </w:rPr>
        <w:t>10</w:t>
      </w:r>
      <w:r w:rsidRPr="007E0067">
        <w:rPr>
          <w:rFonts w:ascii="Times New Roman" w:eastAsia="微软雅黑" w:hAnsi="Times New Roman" w:cs="Times New Roman"/>
          <w:sz w:val="22"/>
          <w:szCs w:val="22"/>
        </w:rPr>
        <w:t>日）：</w:t>
      </w:r>
    </w:p>
    <w:tbl>
      <w:tblPr>
        <w:tblStyle w:val="41"/>
        <w:tblW w:w="0" w:type="auto"/>
        <w:tblLook w:val="04A0" w:firstRow="1" w:lastRow="0" w:firstColumn="1" w:lastColumn="0" w:noHBand="0" w:noVBand="1"/>
      </w:tblPr>
      <w:tblGrid>
        <w:gridCol w:w="2711"/>
        <w:gridCol w:w="1628"/>
        <w:gridCol w:w="1529"/>
        <w:gridCol w:w="803"/>
        <w:gridCol w:w="1739"/>
        <w:gridCol w:w="940"/>
      </w:tblGrid>
      <w:tr w:rsidR="007E0067" w:rsidRPr="007E0067" w14:paraId="2068A727" w14:textId="77777777" w:rsidTr="007E0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8E317"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指标</w:t>
            </w:r>
          </w:p>
        </w:tc>
        <w:tc>
          <w:tcPr>
            <w:tcW w:w="0" w:type="auto"/>
            <w:hideMark/>
          </w:tcPr>
          <w:p w14:paraId="6A2CD720"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WXXWY (OTC)</w:t>
            </w:r>
          </w:p>
        </w:tc>
        <w:tc>
          <w:tcPr>
            <w:tcW w:w="0" w:type="auto"/>
            <w:hideMark/>
          </w:tcPr>
          <w:p w14:paraId="5545C46F"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2269.HK (</w:t>
            </w:r>
            <w:r w:rsidRPr="007E0067">
              <w:rPr>
                <w:rFonts w:ascii="Times New Roman" w:eastAsia="微软雅黑" w:hAnsi="Times New Roman" w:cs="Times New Roman"/>
                <w:sz w:val="22"/>
                <w:szCs w:val="22"/>
              </w:rPr>
              <w:t>港股</w:t>
            </w:r>
            <w:r w:rsidRPr="007E0067">
              <w:rPr>
                <w:rFonts w:ascii="Times New Roman" w:eastAsia="微软雅黑" w:hAnsi="Times New Roman" w:cs="Times New Roman"/>
                <w:sz w:val="22"/>
                <w:szCs w:val="22"/>
              </w:rPr>
              <w:t>)</w:t>
            </w:r>
          </w:p>
        </w:tc>
        <w:tc>
          <w:tcPr>
            <w:tcW w:w="0" w:type="auto"/>
            <w:hideMark/>
          </w:tcPr>
          <w:p w14:paraId="708DC00C"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Lonza</w:t>
            </w:r>
          </w:p>
        </w:tc>
        <w:tc>
          <w:tcPr>
            <w:tcW w:w="0" w:type="auto"/>
            <w:hideMark/>
          </w:tcPr>
          <w:p w14:paraId="090D7184"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Samsung Biologics</w:t>
            </w:r>
          </w:p>
        </w:tc>
        <w:tc>
          <w:tcPr>
            <w:tcW w:w="0" w:type="auto"/>
            <w:hideMark/>
          </w:tcPr>
          <w:p w14:paraId="63C890D2"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行业平均</w:t>
            </w:r>
          </w:p>
        </w:tc>
      </w:tr>
      <w:tr w:rsidR="007E0067" w:rsidRPr="007E0067" w14:paraId="4E743B2A" w14:textId="77777777" w:rsidTr="007E0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134FE"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市盈率（</w:t>
            </w:r>
            <w:r w:rsidRPr="007E0067">
              <w:rPr>
                <w:rFonts w:ascii="Times New Roman" w:eastAsia="微软雅黑" w:hAnsi="Times New Roman" w:cs="Times New Roman"/>
                <w:sz w:val="22"/>
                <w:szCs w:val="22"/>
              </w:rPr>
              <w:t>P/E</w:t>
            </w:r>
            <w:r w:rsidRPr="007E0067">
              <w:rPr>
                <w:rFonts w:ascii="Times New Roman" w:eastAsia="微软雅黑" w:hAnsi="Times New Roman" w:cs="Times New Roman"/>
                <w:sz w:val="22"/>
                <w:szCs w:val="22"/>
              </w:rPr>
              <w:t>）</w:t>
            </w:r>
          </w:p>
        </w:tc>
        <w:tc>
          <w:tcPr>
            <w:tcW w:w="0" w:type="auto"/>
            <w:hideMark/>
          </w:tcPr>
          <w:p w14:paraId="7FBAEC74"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41 </w:t>
            </w:r>
            <w:r w:rsidRPr="007E0067">
              <w:rPr>
                <w:rFonts w:ascii="Times New Roman" w:eastAsia="微软雅黑" w:hAnsi="Times New Roman" w:cs="Times New Roman"/>
                <w:sz w:val="22"/>
                <w:szCs w:val="22"/>
              </w:rPr>
              <w:t>倍</w:t>
            </w:r>
          </w:p>
        </w:tc>
        <w:tc>
          <w:tcPr>
            <w:tcW w:w="0" w:type="auto"/>
            <w:hideMark/>
          </w:tcPr>
          <w:p w14:paraId="410E2BD5"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41 </w:t>
            </w:r>
            <w:r w:rsidRPr="007E0067">
              <w:rPr>
                <w:rFonts w:ascii="Times New Roman" w:eastAsia="微软雅黑" w:hAnsi="Times New Roman" w:cs="Times New Roman"/>
                <w:sz w:val="22"/>
                <w:szCs w:val="22"/>
              </w:rPr>
              <w:t>倍</w:t>
            </w:r>
          </w:p>
        </w:tc>
        <w:tc>
          <w:tcPr>
            <w:tcW w:w="0" w:type="auto"/>
            <w:hideMark/>
          </w:tcPr>
          <w:p w14:paraId="57B45070"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30 </w:t>
            </w:r>
            <w:r w:rsidRPr="007E0067">
              <w:rPr>
                <w:rFonts w:ascii="Times New Roman" w:eastAsia="微软雅黑" w:hAnsi="Times New Roman" w:cs="Times New Roman"/>
                <w:sz w:val="22"/>
                <w:szCs w:val="22"/>
              </w:rPr>
              <w:t>倍</w:t>
            </w:r>
          </w:p>
        </w:tc>
        <w:tc>
          <w:tcPr>
            <w:tcW w:w="0" w:type="auto"/>
            <w:hideMark/>
          </w:tcPr>
          <w:p w14:paraId="3B7EAC29"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45 </w:t>
            </w:r>
            <w:r w:rsidRPr="007E0067">
              <w:rPr>
                <w:rFonts w:ascii="Times New Roman" w:eastAsia="微软雅黑" w:hAnsi="Times New Roman" w:cs="Times New Roman"/>
                <w:sz w:val="22"/>
                <w:szCs w:val="22"/>
              </w:rPr>
              <w:t>倍</w:t>
            </w:r>
          </w:p>
        </w:tc>
        <w:tc>
          <w:tcPr>
            <w:tcW w:w="0" w:type="auto"/>
            <w:hideMark/>
          </w:tcPr>
          <w:p w14:paraId="059F61B6"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35 </w:t>
            </w:r>
            <w:r w:rsidRPr="007E0067">
              <w:rPr>
                <w:rFonts w:ascii="Times New Roman" w:eastAsia="微软雅黑" w:hAnsi="Times New Roman" w:cs="Times New Roman"/>
                <w:sz w:val="22"/>
                <w:szCs w:val="22"/>
              </w:rPr>
              <w:t>倍</w:t>
            </w:r>
          </w:p>
        </w:tc>
      </w:tr>
      <w:tr w:rsidR="007E0067" w:rsidRPr="007E0067" w14:paraId="2D0DC42F" w14:textId="77777777" w:rsidTr="007E0067">
        <w:tc>
          <w:tcPr>
            <w:cnfStyle w:val="001000000000" w:firstRow="0" w:lastRow="0" w:firstColumn="1" w:lastColumn="0" w:oddVBand="0" w:evenVBand="0" w:oddHBand="0" w:evenHBand="0" w:firstRowFirstColumn="0" w:firstRowLastColumn="0" w:lastRowFirstColumn="0" w:lastRowLastColumn="0"/>
            <w:tcW w:w="0" w:type="auto"/>
            <w:hideMark/>
          </w:tcPr>
          <w:p w14:paraId="5C0E8F00"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市销率（</w:t>
            </w:r>
            <w:r w:rsidRPr="007E0067">
              <w:rPr>
                <w:rFonts w:ascii="Times New Roman" w:eastAsia="微软雅黑" w:hAnsi="Times New Roman" w:cs="Times New Roman"/>
                <w:sz w:val="22"/>
                <w:szCs w:val="22"/>
              </w:rPr>
              <w:t>P/S</w:t>
            </w:r>
            <w:r w:rsidRPr="007E0067">
              <w:rPr>
                <w:rFonts w:ascii="Times New Roman" w:eastAsia="微软雅黑" w:hAnsi="Times New Roman" w:cs="Times New Roman"/>
                <w:sz w:val="22"/>
                <w:szCs w:val="22"/>
              </w:rPr>
              <w:t>）</w:t>
            </w:r>
          </w:p>
        </w:tc>
        <w:tc>
          <w:tcPr>
            <w:tcW w:w="0" w:type="auto"/>
            <w:hideMark/>
          </w:tcPr>
          <w:p w14:paraId="3590DD8D"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6.2 </w:t>
            </w:r>
            <w:r w:rsidRPr="007E0067">
              <w:rPr>
                <w:rFonts w:ascii="Times New Roman" w:eastAsia="微软雅黑" w:hAnsi="Times New Roman" w:cs="Times New Roman"/>
                <w:sz w:val="22"/>
                <w:szCs w:val="22"/>
              </w:rPr>
              <w:t>倍</w:t>
            </w:r>
          </w:p>
        </w:tc>
        <w:tc>
          <w:tcPr>
            <w:tcW w:w="0" w:type="auto"/>
            <w:hideMark/>
          </w:tcPr>
          <w:p w14:paraId="119028F1"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6.2 </w:t>
            </w:r>
            <w:r w:rsidRPr="007E0067">
              <w:rPr>
                <w:rFonts w:ascii="Times New Roman" w:eastAsia="微软雅黑" w:hAnsi="Times New Roman" w:cs="Times New Roman"/>
                <w:sz w:val="22"/>
                <w:szCs w:val="22"/>
              </w:rPr>
              <w:t>倍</w:t>
            </w:r>
          </w:p>
        </w:tc>
        <w:tc>
          <w:tcPr>
            <w:tcW w:w="0" w:type="auto"/>
            <w:hideMark/>
          </w:tcPr>
          <w:p w14:paraId="627F5A4C"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5.5 </w:t>
            </w:r>
            <w:r w:rsidRPr="007E0067">
              <w:rPr>
                <w:rFonts w:ascii="Times New Roman" w:eastAsia="微软雅黑" w:hAnsi="Times New Roman" w:cs="Times New Roman"/>
                <w:sz w:val="22"/>
                <w:szCs w:val="22"/>
              </w:rPr>
              <w:t>倍</w:t>
            </w:r>
          </w:p>
        </w:tc>
        <w:tc>
          <w:tcPr>
            <w:tcW w:w="0" w:type="auto"/>
            <w:hideMark/>
          </w:tcPr>
          <w:p w14:paraId="4AB81104"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8.0 </w:t>
            </w:r>
            <w:r w:rsidRPr="007E0067">
              <w:rPr>
                <w:rFonts w:ascii="Times New Roman" w:eastAsia="微软雅黑" w:hAnsi="Times New Roman" w:cs="Times New Roman"/>
                <w:sz w:val="22"/>
                <w:szCs w:val="22"/>
              </w:rPr>
              <w:t>倍</w:t>
            </w:r>
          </w:p>
        </w:tc>
        <w:tc>
          <w:tcPr>
            <w:tcW w:w="0" w:type="auto"/>
            <w:hideMark/>
          </w:tcPr>
          <w:p w14:paraId="1271A684"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6.0 </w:t>
            </w:r>
            <w:r w:rsidRPr="007E0067">
              <w:rPr>
                <w:rFonts w:ascii="Times New Roman" w:eastAsia="微软雅黑" w:hAnsi="Times New Roman" w:cs="Times New Roman"/>
                <w:sz w:val="22"/>
                <w:szCs w:val="22"/>
              </w:rPr>
              <w:t>倍</w:t>
            </w:r>
          </w:p>
        </w:tc>
      </w:tr>
      <w:tr w:rsidR="007E0067" w:rsidRPr="007E0067" w14:paraId="1BF15CD1" w14:textId="77777777" w:rsidTr="007E0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C1BB1"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lastRenderedPageBreak/>
              <w:t>PEG</w:t>
            </w:r>
            <w:r w:rsidRPr="007E0067">
              <w:rPr>
                <w:rFonts w:ascii="Times New Roman" w:eastAsia="微软雅黑" w:hAnsi="Times New Roman" w:cs="Times New Roman"/>
                <w:sz w:val="22"/>
                <w:szCs w:val="22"/>
              </w:rPr>
              <w:t>（市盈率相对盈利增长比）</w:t>
            </w:r>
          </w:p>
        </w:tc>
        <w:tc>
          <w:tcPr>
            <w:tcW w:w="0" w:type="auto"/>
            <w:hideMark/>
          </w:tcPr>
          <w:p w14:paraId="2B2EF5E5"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1.8</w:t>
            </w:r>
          </w:p>
        </w:tc>
        <w:tc>
          <w:tcPr>
            <w:tcW w:w="0" w:type="auto"/>
            <w:hideMark/>
          </w:tcPr>
          <w:p w14:paraId="439C2C8E"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1.8</w:t>
            </w:r>
          </w:p>
        </w:tc>
        <w:tc>
          <w:tcPr>
            <w:tcW w:w="0" w:type="auto"/>
            <w:hideMark/>
          </w:tcPr>
          <w:p w14:paraId="59661FAC"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1.6</w:t>
            </w:r>
          </w:p>
        </w:tc>
        <w:tc>
          <w:tcPr>
            <w:tcW w:w="0" w:type="auto"/>
            <w:hideMark/>
          </w:tcPr>
          <w:p w14:paraId="3DD9EC64"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2.2</w:t>
            </w:r>
          </w:p>
        </w:tc>
        <w:tc>
          <w:tcPr>
            <w:tcW w:w="0" w:type="auto"/>
            <w:hideMark/>
          </w:tcPr>
          <w:p w14:paraId="6C4E892C"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1.7</w:t>
            </w:r>
          </w:p>
        </w:tc>
      </w:tr>
      <w:tr w:rsidR="007E0067" w:rsidRPr="007E0067" w14:paraId="6759C209" w14:textId="77777777" w:rsidTr="007E0067">
        <w:tc>
          <w:tcPr>
            <w:cnfStyle w:val="001000000000" w:firstRow="0" w:lastRow="0" w:firstColumn="1" w:lastColumn="0" w:oddVBand="0" w:evenVBand="0" w:oddHBand="0" w:evenHBand="0" w:firstRowFirstColumn="0" w:firstRowLastColumn="0" w:lastRowFirstColumn="0" w:lastRowLastColumn="0"/>
            <w:tcW w:w="0" w:type="auto"/>
            <w:hideMark/>
          </w:tcPr>
          <w:p w14:paraId="15826CE9"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市净率（</w:t>
            </w:r>
            <w:r w:rsidRPr="007E0067">
              <w:rPr>
                <w:rFonts w:ascii="Times New Roman" w:eastAsia="微软雅黑" w:hAnsi="Times New Roman" w:cs="Times New Roman"/>
                <w:sz w:val="22"/>
                <w:szCs w:val="22"/>
              </w:rPr>
              <w:t>P/B</w:t>
            </w:r>
            <w:r w:rsidRPr="007E0067">
              <w:rPr>
                <w:rFonts w:ascii="Times New Roman" w:eastAsia="微软雅黑" w:hAnsi="Times New Roman" w:cs="Times New Roman"/>
                <w:sz w:val="22"/>
                <w:szCs w:val="22"/>
              </w:rPr>
              <w:t>）</w:t>
            </w:r>
          </w:p>
        </w:tc>
        <w:tc>
          <w:tcPr>
            <w:tcW w:w="0" w:type="auto"/>
            <w:hideMark/>
          </w:tcPr>
          <w:p w14:paraId="4798D5D9"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2.5 </w:t>
            </w:r>
            <w:r w:rsidRPr="007E0067">
              <w:rPr>
                <w:rFonts w:ascii="Times New Roman" w:eastAsia="微软雅黑" w:hAnsi="Times New Roman" w:cs="Times New Roman"/>
                <w:sz w:val="22"/>
                <w:szCs w:val="22"/>
              </w:rPr>
              <w:t>倍</w:t>
            </w:r>
          </w:p>
        </w:tc>
        <w:tc>
          <w:tcPr>
            <w:tcW w:w="0" w:type="auto"/>
            <w:hideMark/>
          </w:tcPr>
          <w:p w14:paraId="4D50D04E"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2.5 </w:t>
            </w:r>
            <w:r w:rsidRPr="007E0067">
              <w:rPr>
                <w:rFonts w:ascii="Times New Roman" w:eastAsia="微软雅黑" w:hAnsi="Times New Roman" w:cs="Times New Roman"/>
                <w:sz w:val="22"/>
                <w:szCs w:val="22"/>
              </w:rPr>
              <w:t>倍</w:t>
            </w:r>
          </w:p>
        </w:tc>
        <w:tc>
          <w:tcPr>
            <w:tcW w:w="0" w:type="auto"/>
            <w:hideMark/>
          </w:tcPr>
          <w:p w14:paraId="30541E72"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3.0 </w:t>
            </w:r>
            <w:r w:rsidRPr="007E0067">
              <w:rPr>
                <w:rFonts w:ascii="Times New Roman" w:eastAsia="微软雅黑" w:hAnsi="Times New Roman" w:cs="Times New Roman"/>
                <w:sz w:val="22"/>
                <w:szCs w:val="22"/>
              </w:rPr>
              <w:t>倍</w:t>
            </w:r>
          </w:p>
        </w:tc>
        <w:tc>
          <w:tcPr>
            <w:tcW w:w="0" w:type="auto"/>
            <w:hideMark/>
          </w:tcPr>
          <w:p w14:paraId="2620DAA6"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4.5 </w:t>
            </w:r>
            <w:r w:rsidRPr="007E0067">
              <w:rPr>
                <w:rFonts w:ascii="Times New Roman" w:eastAsia="微软雅黑" w:hAnsi="Times New Roman" w:cs="Times New Roman"/>
                <w:sz w:val="22"/>
                <w:szCs w:val="22"/>
              </w:rPr>
              <w:t>倍</w:t>
            </w:r>
          </w:p>
        </w:tc>
        <w:tc>
          <w:tcPr>
            <w:tcW w:w="0" w:type="auto"/>
            <w:hideMark/>
          </w:tcPr>
          <w:p w14:paraId="5570E6F9"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3.2 </w:t>
            </w:r>
            <w:r w:rsidRPr="007E0067">
              <w:rPr>
                <w:rFonts w:ascii="Times New Roman" w:eastAsia="微软雅黑" w:hAnsi="Times New Roman" w:cs="Times New Roman"/>
                <w:sz w:val="22"/>
                <w:szCs w:val="22"/>
              </w:rPr>
              <w:t>倍</w:t>
            </w:r>
          </w:p>
        </w:tc>
      </w:tr>
    </w:tbl>
    <w:p w14:paraId="7975BC77"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结论：</w:t>
      </w:r>
    </w:p>
    <w:p w14:paraId="34CC2255" w14:textId="77777777" w:rsidR="007E0067" w:rsidRPr="007E0067" w:rsidRDefault="007E0067" w:rsidP="007E0067">
      <w:pPr>
        <w:numPr>
          <w:ilvl w:val="0"/>
          <w:numId w:val="1016"/>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WXXWY </w:t>
      </w:r>
      <w:r w:rsidRPr="007E0067">
        <w:rPr>
          <w:rFonts w:ascii="Times New Roman" w:eastAsia="微软雅黑" w:hAnsi="Times New Roman" w:cs="Times New Roman"/>
          <w:sz w:val="22"/>
          <w:szCs w:val="22"/>
        </w:rPr>
        <w:t>目前的</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P/E = 41</w:t>
      </w:r>
      <w:r w:rsidRPr="007E0067">
        <w:rPr>
          <w:rFonts w:ascii="Times New Roman" w:eastAsia="微软雅黑" w:hAnsi="Times New Roman" w:cs="Times New Roman"/>
          <w:sz w:val="22"/>
          <w:szCs w:val="22"/>
        </w:rPr>
        <w:t>，高于</w:t>
      </w:r>
      <w:r w:rsidRPr="007E0067">
        <w:rPr>
          <w:rFonts w:ascii="Times New Roman" w:eastAsia="微软雅黑" w:hAnsi="Times New Roman" w:cs="Times New Roman"/>
          <w:sz w:val="22"/>
          <w:szCs w:val="22"/>
        </w:rPr>
        <w:t xml:space="preserve"> Lonza</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30</w:t>
      </w:r>
      <w:r w:rsidRPr="007E0067">
        <w:rPr>
          <w:rFonts w:ascii="Times New Roman" w:eastAsia="微软雅黑" w:hAnsi="Times New Roman" w:cs="Times New Roman"/>
          <w:sz w:val="22"/>
          <w:szCs w:val="22"/>
        </w:rPr>
        <w:t>倍），但低于三星</w:t>
      </w:r>
      <w:r w:rsidRPr="007E0067">
        <w:rPr>
          <w:rFonts w:ascii="Times New Roman" w:eastAsia="微软雅黑" w:hAnsi="Times New Roman" w:cs="Times New Roman"/>
          <w:sz w:val="22"/>
          <w:szCs w:val="22"/>
        </w:rPr>
        <w:t>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45</w:t>
      </w:r>
      <w:r w:rsidRPr="007E0067">
        <w:rPr>
          <w:rFonts w:ascii="Times New Roman" w:eastAsia="微软雅黑" w:hAnsi="Times New Roman" w:cs="Times New Roman"/>
          <w:sz w:val="22"/>
          <w:szCs w:val="22"/>
        </w:rPr>
        <w:t>倍）。</w:t>
      </w:r>
    </w:p>
    <w:p w14:paraId="164DEF86" w14:textId="77777777" w:rsidR="007E0067" w:rsidRPr="007E0067" w:rsidRDefault="007E0067" w:rsidP="007E0067">
      <w:pPr>
        <w:numPr>
          <w:ilvl w:val="0"/>
          <w:numId w:val="1016"/>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以</w:t>
      </w:r>
      <w:r w:rsidRPr="007E0067">
        <w:rPr>
          <w:rFonts w:ascii="Times New Roman" w:eastAsia="微软雅黑" w:hAnsi="Times New Roman" w:cs="Times New Roman"/>
          <w:sz w:val="22"/>
          <w:szCs w:val="22"/>
        </w:rPr>
        <w:t xml:space="preserve"> P/S </w:t>
      </w:r>
      <w:r w:rsidRPr="007E0067">
        <w:rPr>
          <w:rFonts w:ascii="Times New Roman" w:eastAsia="微软雅黑" w:hAnsi="Times New Roman" w:cs="Times New Roman"/>
          <w:sz w:val="22"/>
          <w:szCs w:val="22"/>
        </w:rPr>
        <w:t>计算，</w:t>
      </w:r>
      <w:r w:rsidRPr="007E0067">
        <w:rPr>
          <w:rFonts w:ascii="Times New Roman" w:eastAsia="微软雅黑" w:hAnsi="Times New Roman" w:cs="Times New Roman"/>
          <w:sz w:val="22"/>
          <w:szCs w:val="22"/>
        </w:rPr>
        <w:t xml:space="preserve">WXXWY </w:t>
      </w:r>
      <w:r w:rsidRPr="007E0067">
        <w:rPr>
          <w:rFonts w:ascii="Times New Roman" w:eastAsia="微软雅黑" w:hAnsi="Times New Roman" w:cs="Times New Roman"/>
          <w:sz w:val="22"/>
          <w:szCs w:val="22"/>
        </w:rPr>
        <w:t>为</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 xml:space="preserve">6.2 </w:t>
      </w:r>
      <w:r w:rsidRPr="007E0067">
        <w:rPr>
          <w:rFonts w:ascii="Times New Roman" w:eastAsia="微软雅黑" w:hAnsi="Times New Roman" w:cs="Times New Roman"/>
          <w:b/>
          <w:bCs/>
          <w:sz w:val="22"/>
          <w:szCs w:val="22"/>
        </w:rPr>
        <w:t>倍</w:t>
      </w:r>
      <w:r w:rsidRPr="007E0067">
        <w:rPr>
          <w:rFonts w:ascii="Times New Roman" w:eastAsia="微软雅黑" w:hAnsi="Times New Roman" w:cs="Times New Roman"/>
          <w:sz w:val="22"/>
          <w:szCs w:val="22"/>
        </w:rPr>
        <w:t>，与行业平均接近，略低于三星</w:t>
      </w:r>
      <w:r w:rsidRPr="007E0067">
        <w:rPr>
          <w:rFonts w:ascii="Times New Roman" w:eastAsia="微软雅黑" w:hAnsi="Times New Roman" w:cs="Times New Roman"/>
          <w:sz w:val="22"/>
          <w:szCs w:val="22"/>
        </w:rPr>
        <w:t xml:space="preserve"> BioLogics </w:t>
      </w:r>
      <w:r w:rsidRPr="007E0067">
        <w:rPr>
          <w:rFonts w:ascii="Times New Roman" w:eastAsia="微软雅黑" w:hAnsi="Times New Roman" w:cs="Times New Roman"/>
          <w:sz w:val="22"/>
          <w:szCs w:val="22"/>
        </w:rPr>
        <w:t>的</w:t>
      </w:r>
      <w:r w:rsidRPr="007E0067">
        <w:rPr>
          <w:rFonts w:ascii="Times New Roman" w:eastAsia="微软雅黑" w:hAnsi="Times New Roman" w:cs="Times New Roman"/>
          <w:sz w:val="22"/>
          <w:szCs w:val="22"/>
        </w:rPr>
        <w:t xml:space="preserve"> 8.0 </w:t>
      </w:r>
      <w:r w:rsidRPr="007E0067">
        <w:rPr>
          <w:rFonts w:ascii="Times New Roman" w:eastAsia="微软雅黑" w:hAnsi="Times New Roman" w:cs="Times New Roman"/>
          <w:sz w:val="22"/>
          <w:szCs w:val="22"/>
        </w:rPr>
        <w:t>倍。</w:t>
      </w:r>
    </w:p>
    <w:p w14:paraId="46EA9696" w14:textId="77777777" w:rsidR="007E0067" w:rsidRPr="007E0067" w:rsidRDefault="007E0067" w:rsidP="007E0067">
      <w:pPr>
        <w:numPr>
          <w:ilvl w:val="0"/>
          <w:numId w:val="1016"/>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PEG = 1.8</w:t>
      </w:r>
      <w:r w:rsidRPr="007E0067">
        <w:rPr>
          <w:rFonts w:ascii="Times New Roman" w:eastAsia="微软雅黑" w:hAnsi="Times New Roman" w:cs="Times New Roman"/>
          <w:sz w:val="22"/>
          <w:szCs w:val="22"/>
        </w:rPr>
        <w:t>，表明相对未来盈利增长速度，估值尚可，但不算便宜。</w:t>
      </w:r>
    </w:p>
    <w:p w14:paraId="309FC718" w14:textId="77777777" w:rsidR="007E0067" w:rsidRPr="007E0067" w:rsidRDefault="007E0067" w:rsidP="007E0067">
      <w:pPr>
        <w:numPr>
          <w:ilvl w:val="0"/>
          <w:numId w:val="1016"/>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市净率</w:t>
      </w:r>
      <w:r w:rsidRPr="007E0067">
        <w:rPr>
          <w:rFonts w:ascii="Times New Roman" w:eastAsia="微软雅黑" w:hAnsi="Times New Roman" w:cs="Times New Roman"/>
          <w:b/>
          <w:bCs/>
          <w:sz w:val="22"/>
          <w:szCs w:val="22"/>
        </w:rPr>
        <w:t xml:space="preserve"> P/B 2.5 </w:t>
      </w:r>
      <w:r w:rsidRPr="007E0067">
        <w:rPr>
          <w:rFonts w:ascii="Times New Roman" w:eastAsia="微软雅黑" w:hAnsi="Times New Roman" w:cs="Times New Roman"/>
          <w:b/>
          <w:bCs/>
          <w:sz w:val="22"/>
          <w:szCs w:val="22"/>
        </w:rPr>
        <w:t>倍</w:t>
      </w:r>
      <w:r w:rsidRPr="007E0067">
        <w:rPr>
          <w:rFonts w:ascii="Times New Roman" w:eastAsia="微软雅黑" w:hAnsi="Times New Roman" w:cs="Times New Roman"/>
          <w:sz w:val="22"/>
          <w:szCs w:val="22"/>
        </w:rPr>
        <w:t>，远低于历史均值（过去</w:t>
      </w:r>
      <w:r w:rsidRPr="007E0067">
        <w:rPr>
          <w:rFonts w:ascii="Times New Roman" w:eastAsia="微软雅黑" w:hAnsi="Times New Roman" w:cs="Times New Roman"/>
          <w:sz w:val="22"/>
          <w:szCs w:val="22"/>
        </w:rPr>
        <w:t>5</w:t>
      </w:r>
      <w:r w:rsidRPr="007E0067">
        <w:rPr>
          <w:rFonts w:ascii="Times New Roman" w:eastAsia="微软雅黑" w:hAnsi="Times New Roman" w:cs="Times New Roman"/>
          <w:sz w:val="22"/>
          <w:szCs w:val="22"/>
        </w:rPr>
        <w:t>年平均</w:t>
      </w:r>
      <w:r w:rsidRPr="007E0067">
        <w:rPr>
          <w:rFonts w:ascii="Times New Roman" w:eastAsia="微软雅黑" w:hAnsi="Times New Roman" w:cs="Times New Roman"/>
          <w:sz w:val="22"/>
          <w:szCs w:val="22"/>
        </w:rPr>
        <w:t>P/B</w:t>
      </w:r>
      <w:r w:rsidRPr="007E0067">
        <w:rPr>
          <w:rFonts w:ascii="Times New Roman" w:eastAsia="微软雅黑" w:hAnsi="Times New Roman" w:cs="Times New Roman"/>
          <w:sz w:val="22"/>
          <w:szCs w:val="22"/>
        </w:rPr>
        <w:t>为</w:t>
      </w:r>
      <w:r w:rsidRPr="007E0067">
        <w:rPr>
          <w:rFonts w:ascii="Times New Roman" w:eastAsia="微软雅黑" w:hAnsi="Times New Roman" w:cs="Times New Roman"/>
          <w:sz w:val="22"/>
          <w:szCs w:val="22"/>
        </w:rPr>
        <w:t>9.9</w:t>
      </w:r>
      <w:r w:rsidRPr="007E0067">
        <w:rPr>
          <w:rFonts w:ascii="Times New Roman" w:eastAsia="微软雅黑" w:hAnsi="Times New Roman" w:cs="Times New Roman"/>
          <w:sz w:val="22"/>
          <w:szCs w:val="22"/>
        </w:rPr>
        <w:t>），市场给予了明显折价</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CA5ABF2"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2.2 </w:t>
      </w:r>
      <w:r w:rsidRPr="007E0067">
        <w:rPr>
          <w:rFonts w:ascii="Times New Roman" w:eastAsia="微软雅黑" w:hAnsi="Times New Roman" w:cs="Times New Roman"/>
          <w:b/>
          <w:bCs/>
          <w:sz w:val="22"/>
          <w:szCs w:val="22"/>
        </w:rPr>
        <w:t>绝对估值（</w:t>
      </w:r>
      <w:r w:rsidRPr="007E0067">
        <w:rPr>
          <w:rFonts w:ascii="Times New Roman" w:eastAsia="微软雅黑" w:hAnsi="Times New Roman" w:cs="Times New Roman"/>
          <w:b/>
          <w:bCs/>
          <w:sz w:val="22"/>
          <w:szCs w:val="22"/>
        </w:rPr>
        <w:t xml:space="preserve">DCF </w:t>
      </w:r>
      <w:r w:rsidRPr="007E0067">
        <w:rPr>
          <w:rFonts w:ascii="Times New Roman" w:eastAsia="微软雅黑" w:hAnsi="Times New Roman" w:cs="Times New Roman"/>
          <w:b/>
          <w:bCs/>
          <w:sz w:val="22"/>
          <w:szCs w:val="22"/>
        </w:rPr>
        <w:t>现金流折现模型）</w:t>
      </w:r>
    </w:p>
    <w:p w14:paraId="7AC26702"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根据</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估值模型，我们假设：</w:t>
      </w:r>
    </w:p>
    <w:p w14:paraId="0EF6C0EC" w14:textId="77777777" w:rsidR="007E0067" w:rsidRPr="007E0067" w:rsidRDefault="007E0067" w:rsidP="007E0067">
      <w:pPr>
        <w:numPr>
          <w:ilvl w:val="0"/>
          <w:numId w:val="1017"/>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未来</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 xml:space="preserve">5 </w:t>
      </w:r>
      <w:r w:rsidRPr="007E0067">
        <w:rPr>
          <w:rFonts w:ascii="Times New Roman" w:eastAsia="微软雅黑" w:hAnsi="Times New Roman" w:cs="Times New Roman"/>
          <w:b/>
          <w:bCs/>
          <w:sz w:val="22"/>
          <w:szCs w:val="22"/>
        </w:rPr>
        <w:t>年收入年均增长</w:t>
      </w:r>
      <w:r w:rsidRPr="007E0067">
        <w:rPr>
          <w:rFonts w:ascii="Times New Roman" w:eastAsia="微软雅黑" w:hAnsi="Times New Roman" w:cs="Times New Roman"/>
          <w:b/>
          <w:bCs/>
          <w:sz w:val="22"/>
          <w:szCs w:val="22"/>
        </w:rPr>
        <w:t xml:space="preserve"> 10%-12%</w:t>
      </w:r>
      <w:r w:rsidRPr="007E0067">
        <w:rPr>
          <w:rFonts w:ascii="Times New Roman" w:eastAsia="微软雅黑" w:hAnsi="Times New Roman" w:cs="Times New Roman"/>
          <w:sz w:val="22"/>
          <w:szCs w:val="22"/>
        </w:rPr>
        <w:t>（考虑疫情后订单消退，但行业增长仍然较快）。</w:t>
      </w:r>
    </w:p>
    <w:p w14:paraId="2B53E7B1" w14:textId="77777777" w:rsidR="007E0067" w:rsidRPr="007E0067" w:rsidRDefault="007E0067" w:rsidP="007E0067">
      <w:pPr>
        <w:numPr>
          <w:ilvl w:val="0"/>
          <w:numId w:val="1017"/>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经营利润率稳定在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25%-27%</w:t>
      </w:r>
      <w:r w:rsidRPr="007E0067">
        <w:rPr>
          <w:rFonts w:ascii="Times New Roman" w:eastAsia="微软雅黑" w:hAnsi="Times New Roman" w:cs="Times New Roman"/>
          <w:sz w:val="22"/>
          <w:szCs w:val="22"/>
        </w:rPr>
        <w:t>（过去两年为</w:t>
      </w:r>
      <w:r w:rsidRPr="007E0067">
        <w:rPr>
          <w:rFonts w:ascii="Times New Roman" w:eastAsia="微软雅黑" w:hAnsi="Times New Roman" w:cs="Times New Roman"/>
          <w:sz w:val="22"/>
          <w:szCs w:val="22"/>
        </w:rPr>
        <w:t xml:space="preserve"> 26.1%</w:t>
      </w:r>
      <w:r w:rsidRPr="007E0067">
        <w:rPr>
          <w:rFonts w:ascii="Times New Roman" w:eastAsia="微软雅黑" w:hAnsi="Times New Roman" w:cs="Times New Roman"/>
          <w:sz w:val="22"/>
          <w:szCs w:val="22"/>
        </w:rPr>
        <w:t>）。</w:t>
      </w:r>
    </w:p>
    <w:p w14:paraId="4CEC2F7E" w14:textId="77777777" w:rsidR="007E0067" w:rsidRPr="007E0067" w:rsidRDefault="007E0067" w:rsidP="007E0067">
      <w:pPr>
        <w:numPr>
          <w:ilvl w:val="0"/>
          <w:numId w:val="1017"/>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资本支出（</w:t>
      </w:r>
      <w:r w:rsidRPr="007E0067">
        <w:rPr>
          <w:rFonts w:ascii="Times New Roman" w:eastAsia="微软雅黑" w:hAnsi="Times New Roman" w:cs="Times New Roman"/>
          <w:sz w:val="22"/>
          <w:szCs w:val="22"/>
        </w:rPr>
        <w:t>CapEx</w:t>
      </w:r>
      <w:r w:rsidRPr="007E0067">
        <w:rPr>
          <w:rFonts w:ascii="Times New Roman" w:eastAsia="微软雅黑" w:hAnsi="Times New Roman" w:cs="Times New Roman"/>
          <w:sz w:val="22"/>
          <w:szCs w:val="22"/>
        </w:rPr>
        <w:t>）占收入比</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下降至</w:t>
      </w:r>
      <w:r w:rsidRPr="007E0067">
        <w:rPr>
          <w:rFonts w:ascii="Times New Roman" w:eastAsia="微软雅黑" w:hAnsi="Times New Roman" w:cs="Times New Roman"/>
          <w:b/>
          <w:bCs/>
          <w:sz w:val="22"/>
          <w:szCs w:val="22"/>
        </w:rPr>
        <w:t xml:space="preserve"> 5%-8%</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年为</w:t>
      </w:r>
      <w:r w:rsidRPr="007E0067">
        <w:rPr>
          <w:rFonts w:ascii="Times New Roman" w:eastAsia="微软雅黑" w:hAnsi="Times New Roman" w:cs="Times New Roman"/>
          <w:sz w:val="22"/>
          <w:szCs w:val="22"/>
        </w:rPr>
        <w:t>30%</w:t>
      </w:r>
      <w:r w:rsidRPr="007E0067">
        <w:rPr>
          <w:rFonts w:ascii="Times New Roman" w:eastAsia="微软雅黑" w:hAnsi="Times New Roman" w:cs="Times New Roman"/>
          <w:sz w:val="22"/>
          <w:szCs w:val="22"/>
        </w:rPr>
        <w:t>，预计未来下降）。</w:t>
      </w:r>
    </w:p>
    <w:p w14:paraId="1BE6C579" w14:textId="77777777" w:rsidR="007E0067" w:rsidRPr="007E0067" w:rsidRDefault="007E0067" w:rsidP="007E0067">
      <w:pPr>
        <w:numPr>
          <w:ilvl w:val="0"/>
          <w:numId w:val="1017"/>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贴现率（</w:t>
      </w:r>
      <w:r w:rsidRPr="007E0067">
        <w:rPr>
          <w:rFonts w:ascii="Times New Roman" w:eastAsia="微软雅黑" w:hAnsi="Times New Roman" w:cs="Times New Roman"/>
          <w:sz w:val="22"/>
          <w:szCs w:val="22"/>
        </w:rPr>
        <w:t>WACC</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8.8%</w:t>
      </w:r>
      <w:r w:rsidRPr="007E0067">
        <w:rPr>
          <w:rFonts w:ascii="Times New Roman" w:eastAsia="微软雅黑" w:hAnsi="Times New Roman" w:cs="Times New Roman"/>
          <w:sz w:val="22"/>
          <w:szCs w:val="22"/>
        </w:rPr>
        <w:t>。</w:t>
      </w:r>
    </w:p>
    <w:p w14:paraId="7F327E7B"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计算结果：</w:t>
      </w:r>
    </w:p>
    <w:p w14:paraId="4F2B387B" w14:textId="77777777" w:rsidR="007E0067" w:rsidRPr="007E0067" w:rsidRDefault="007E0067" w:rsidP="007E0067">
      <w:pPr>
        <w:numPr>
          <w:ilvl w:val="0"/>
          <w:numId w:val="101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 xml:space="preserve">DCF </w:t>
      </w:r>
      <w:r w:rsidRPr="007E0067">
        <w:rPr>
          <w:rFonts w:ascii="Times New Roman" w:eastAsia="微软雅黑" w:hAnsi="Times New Roman" w:cs="Times New Roman"/>
          <w:b/>
          <w:bCs/>
          <w:sz w:val="22"/>
          <w:szCs w:val="22"/>
        </w:rPr>
        <w:t>估值范围：</w:t>
      </w:r>
      <w:r w:rsidRPr="007E0067">
        <w:rPr>
          <w:rFonts w:ascii="Times New Roman" w:eastAsia="微软雅黑" w:hAnsi="Times New Roman" w:cs="Times New Roman"/>
          <w:b/>
          <w:bCs/>
          <w:sz w:val="22"/>
          <w:szCs w:val="22"/>
        </w:rPr>
        <w:t>$7.50 - $9.20</w:t>
      </w:r>
    </w:p>
    <w:p w14:paraId="4822B401" w14:textId="77777777" w:rsidR="007E0067" w:rsidRPr="007E0067" w:rsidRDefault="007E0067" w:rsidP="007E0067">
      <w:pPr>
        <w:numPr>
          <w:ilvl w:val="0"/>
          <w:numId w:val="101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交易价格：</w:t>
      </w:r>
      <w:r w:rsidRPr="007E0067">
        <w:rPr>
          <w:rFonts w:ascii="Times New Roman" w:eastAsia="微软雅黑" w:hAnsi="Times New Roman" w:cs="Times New Roman"/>
          <w:b/>
          <w:bCs/>
          <w:sz w:val="22"/>
          <w:szCs w:val="22"/>
        </w:rPr>
        <w:t>$6.96</w:t>
      </w:r>
      <w:r w:rsidRPr="007E0067">
        <w:rPr>
          <w:rFonts w:ascii="Times New Roman" w:eastAsia="微软雅黑" w:hAnsi="Times New Roman" w:cs="Times New Roman"/>
          <w:sz w:val="22"/>
          <w:szCs w:val="22"/>
        </w:rPr>
        <w:t>（截至</w:t>
      </w:r>
      <w:r w:rsidRPr="007E0067">
        <w:rPr>
          <w:rFonts w:ascii="Times New Roman" w:eastAsia="微软雅黑" w:hAnsi="Times New Roman" w:cs="Times New Roman"/>
          <w:sz w:val="22"/>
          <w:szCs w:val="22"/>
        </w:rPr>
        <w:t>2025</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2</w:t>
      </w:r>
      <w:r w:rsidRPr="007E0067">
        <w:rPr>
          <w:rFonts w:ascii="Times New Roman" w:eastAsia="微软雅黑" w:hAnsi="Times New Roman" w:cs="Times New Roman"/>
          <w:sz w:val="22"/>
          <w:szCs w:val="22"/>
        </w:rPr>
        <w:t>月</w:t>
      </w:r>
      <w:r w:rsidRPr="007E0067">
        <w:rPr>
          <w:rFonts w:ascii="Times New Roman" w:eastAsia="微软雅黑" w:hAnsi="Times New Roman" w:cs="Times New Roman"/>
          <w:sz w:val="22"/>
          <w:szCs w:val="22"/>
        </w:rPr>
        <w:t>10</w:t>
      </w:r>
      <w:r w:rsidRPr="007E0067">
        <w:rPr>
          <w:rFonts w:ascii="Times New Roman" w:eastAsia="微软雅黑" w:hAnsi="Times New Roman" w:cs="Times New Roman"/>
          <w:sz w:val="22"/>
          <w:szCs w:val="22"/>
        </w:rPr>
        <w:t>日）。</w:t>
      </w:r>
    </w:p>
    <w:p w14:paraId="766064B9" w14:textId="77777777" w:rsidR="007E0067" w:rsidRPr="007E0067" w:rsidRDefault="007E0067" w:rsidP="007E0067">
      <w:pPr>
        <w:numPr>
          <w:ilvl w:val="0"/>
          <w:numId w:val="101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Price/Fair Value = 0.92</w:t>
      </w:r>
      <w:r w:rsidRPr="007E0067">
        <w:rPr>
          <w:rFonts w:ascii="Times New Roman" w:eastAsia="微软雅黑" w:hAnsi="Times New Roman" w:cs="Times New Roman"/>
          <w:sz w:val="22"/>
          <w:szCs w:val="22"/>
        </w:rPr>
        <w:t>（股价低于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公允价值）。</w:t>
      </w:r>
    </w:p>
    <w:p w14:paraId="6B050FA8"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结论：</w:t>
      </w:r>
    </w:p>
    <w:p w14:paraId="3C368303" w14:textId="77777777" w:rsidR="007E0067" w:rsidRPr="007E0067" w:rsidRDefault="007E0067" w:rsidP="007E0067">
      <w:pPr>
        <w:numPr>
          <w:ilvl w:val="0"/>
          <w:numId w:val="1019"/>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目前股价低于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估值，意味着存在一定低估空间，尤其是</w:t>
      </w:r>
      <w:r w:rsidRPr="007E0067">
        <w:rPr>
          <w:rFonts w:ascii="Times New Roman" w:eastAsia="微软雅黑" w:hAnsi="Times New Roman" w:cs="Times New Roman"/>
          <w:b/>
          <w:bCs/>
          <w:sz w:val="22"/>
          <w:szCs w:val="22"/>
        </w:rPr>
        <w:t>若未来业绩增长超预期</w:t>
      </w:r>
      <w:r w:rsidRPr="007E0067">
        <w:rPr>
          <w:rFonts w:ascii="Times New Roman" w:eastAsia="微软雅黑" w:hAnsi="Times New Roman" w:cs="Times New Roman"/>
          <w:sz w:val="22"/>
          <w:szCs w:val="22"/>
        </w:rPr>
        <w:t>。</w:t>
      </w:r>
    </w:p>
    <w:p w14:paraId="124CE1FC" w14:textId="77777777" w:rsidR="007E0067" w:rsidRPr="007E0067" w:rsidRDefault="007E0067" w:rsidP="007E0067">
      <w:pPr>
        <w:numPr>
          <w:ilvl w:val="0"/>
          <w:numId w:val="1019"/>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但考虑到地缘政治和市场情绪风险，</w:t>
      </w:r>
      <w:r w:rsidRPr="007E0067">
        <w:rPr>
          <w:rFonts w:ascii="Times New Roman" w:eastAsia="微软雅黑" w:hAnsi="Times New Roman" w:cs="Times New Roman"/>
          <w:sz w:val="22"/>
          <w:szCs w:val="22"/>
        </w:rPr>
        <w:t xml:space="preserve">DCF </w:t>
      </w:r>
      <w:r w:rsidRPr="007E0067">
        <w:rPr>
          <w:rFonts w:ascii="Times New Roman" w:eastAsia="微软雅黑" w:hAnsi="Times New Roman" w:cs="Times New Roman"/>
          <w:sz w:val="22"/>
          <w:szCs w:val="22"/>
        </w:rPr>
        <w:t>估值仍需动态调整。</w:t>
      </w:r>
    </w:p>
    <w:p w14:paraId="2A86367F"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5C88FF6">
          <v:rect id="_x0000_i1113" style="width:0;height:1.5pt" o:hralign="center" o:hrstd="t" o:hr="t" fillcolor="#a0a0a0" stroked="f"/>
        </w:pict>
      </w:r>
    </w:p>
    <w:p w14:paraId="79E57795"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lastRenderedPageBreak/>
        <w:t xml:space="preserve">3. </w:t>
      </w:r>
      <w:r w:rsidRPr="007E0067">
        <w:rPr>
          <w:rFonts w:ascii="Times New Roman" w:eastAsia="微软雅黑" w:hAnsi="Times New Roman" w:cs="Times New Roman"/>
          <w:b/>
          <w:bCs/>
          <w:sz w:val="22"/>
          <w:szCs w:val="22"/>
        </w:rPr>
        <w:t>关键风险因素</w:t>
      </w:r>
    </w:p>
    <w:p w14:paraId="732979F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尽管</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具备长期增长潜力，但短期内仍面临一些不确定性：</w:t>
      </w:r>
    </w:p>
    <w:p w14:paraId="1939469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3.1 </w:t>
      </w:r>
      <w:r w:rsidRPr="007E0067">
        <w:rPr>
          <w:rFonts w:ascii="Times New Roman" w:eastAsia="微软雅黑" w:hAnsi="Times New Roman" w:cs="Times New Roman"/>
          <w:b/>
          <w:bCs/>
          <w:sz w:val="22"/>
          <w:szCs w:val="22"/>
        </w:rPr>
        <w:t>地缘政治风险</w:t>
      </w:r>
    </w:p>
    <w:p w14:paraId="4554B497" w14:textId="77777777" w:rsidR="007E0067" w:rsidRPr="007E0067" w:rsidRDefault="007E0067" w:rsidP="007E0067">
      <w:pPr>
        <w:numPr>
          <w:ilvl w:val="0"/>
          <w:numId w:val="1020"/>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美国《生物安全法案》（</w:t>
      </w:r>
      <w:r w:rsidRPr="007E0067">
        <w:rPr>
          <w:rFonts w:ascii="Times New Roman" w:eastAsia="微软雅黑" w:hAnsi="Times New Roman" w:cs="Times New Roman"/>
          <w:sz w:val="22"/>
          <w:szCs w:val="22"/>
        </w:rPr>
        <w:t>Biosecure Act</w:t>
      </w:r>
      <w:r w:rsidRPr="007E0067">
        <w:rPr>
          <w:rFonts w:ascii="Times New Roman" w:eastAsia="微软雅黑" w:hAnsi="Times New Roman" w:cs="Times New Roman"/>
          <w:sz w:val="22"/>
          <w:szCs w:val="22"/>
        </w:rPr>
        <w:t>）可能影响公司与北美客户的合作，虽然尚未立法，但市场对此高度关注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5DA0DA1F" w14:textId="77777777" w:rsidR="007E0067" w:rsidRPr="007E0067" w:rsidRDefault="007E0067" w:rsidP="007E0067">
      <w:pPr>
        <w:numPr>
          <w:ilvl w:val="0"/>
          <w:numId w:val="1020"/>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公司已在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爱尔兰、德国、新加坡</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扩张，以减少对中国市场的依赖</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EDCCC39"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3.2 </w:t>
      </w:r>
      <w:r w:rsidRPr="007E0067">
        <w:rPr>
          <w:rFonts w:ascii="Times New Roman" w:eastAsia="微软雅黑" w:hAnsi="Times New Roman" w:cs="Times New Roman"/>
          <w:b/>
          <w:bCs/>
          <w:sz w:val="22"/>
          <w:szCs w:val="22"/>
        </w:rPr>
        <w:t>订单增长放缓</w:t>
      </w:r>
    </w:p>
    <w:p w14:paraId="7793954C" w14:textId="77777777" w:rsidR="007E0067" w:rsidRPr="007E0067" w:rsidRDefault="007E0067" w:rsidP="007E0067">
      <w:pPr>
        <w:numPr>
          <w:ilvl w:val="0"/>
          <w:numId w:val="1021"/>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由于新冠疫情订单消退，</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年收入增速</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11.6%</w:t>
      </w:r>
      <w:r w:rsidRPr="007E0067">
        <w:rPr>
          <w:rFonts w:ascii="Times New Roman" w:eastAsia="微软雅黑" w:hAnsi="Times New Roman" w:cs="Times New Roman"/>
          <w:sz w:val="22"/>
          <w:szCs w:val="22"/>
        </w:rPr>
        <w:t>，远低于</w:t>
      </w:r>
      <w:r w:rsidRPr="007E0067">
        <w:rPr>
          <w:rFonts w:ascii="Times New Roman" w:eastAsia="微软雅黑" w:hAnsi="Times New Roman" w:cs="Times New Roman"/>
          <w:sz w:val="22"/>
          <w:szCs w:val="22"/>
        </w:rPr>
        <w:t>2021</w:t>
      </w:r>
      <w:r w:rsidRPr="007E0067">
        <w:rPr>
          <w:rFonts w:ascii="Times New Roman" w:eastAsia="微软雅黑" w:hAnsi="Times New Roman" w:cs="Times New Roman"/>
          <w:sz w:val="22"/>
          <w:szCs w:val="22"/>
        </w:rPr>
        <w:t>年的</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83.2%</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3D388B5" w14:textId="77777777" w:rsidR="007E0067" w:rsidRPr="007E0067" w:rsidRDefault="007E0067" w:rsidP="007E0067">
      <w:pPr>
        <w:numPr>
          <w:ilvl w:val="0"/>
          <w:numId w:val="1021"/>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但</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非新冠订单增长</w:t>
      </w:r>
      <w:r w:rsidRPr="007E0067">
        <w:rPr>
          <w:rFonts w:ascii="Times New Roman" w:eastAsia="微软雅黑" w:hAnsi="Times New Roman" w:cs="Times New Roman"/>
          <w:b/>
          <w:bCs/>
          <w:sz w:val="22"/>
          <w:szCs w:val="22"/>
        </w:rPr>
        <w:t>37.7%</w:t>
      </w:r>
      <w:r w:rsidRPr="007E0067">
        <w:rPr>
          <w:rFonts w:ascii="Times New Roman" w:eastAsia="微软雅黑" w:hAnsi="Times New Roman" w:cs="Times New Roman"/>
          <w:sz w:val="22"/>
          <w:szCs w:val="22"/>
        </w:rPr>
        <w:t>，长期增长潜力仍然强劲</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5306A96"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3.3 </w:t>
      </w:r>
      <w:r w:rsidRPr="007E0067">
        <w:rPr>
          <w:rFonts w:ascii="Times New Roman" w:eastAsia="微软雅黑" w:hAnsi="Times New Roman" w:cs="Times New Roman"/>
          <w:b/>
          <w:bCs/>
          <w:sz w:val="22"/>
          <w:szCs w:val="22"/>
        </w:rPr>
        <w:t>资本开支压力</w:t>
      </w:r>
    </w:p>
    <w:p w14:paraId="7D75C671" w14:textId="77777777" w:rsidR="007E0067" w:rsidRPr="007E0067" w:rsidRDefault="007E0067" w:rsidP="007E0067">
      <w:pPr>
        <w:numPr>
          <w:ilvl w:val="0"/>
          <w:numId w:val="102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过去几年资本开支大幅增加（</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年高达</w:t>
      </w:r>
      <w:r w:rsidRPr="007E0067">
        <w:rPr>
          <w:rFonts w:ascii="Times New Roman" w:eastAsia="微软雅黑" w:hAnsi="Times New Roman" w:cs="Times New Roman"/>
          <w:sz w:val="22"/>
          <w:szCs w:val="22"/>
        </w:rPr>
        <w:t>42.31</w:t>
      </w:r>
      <w:r w:rsidRPr="007E0067">
        <w:rPr>
          <w:rFonts w:ascii="Times New Roman" w:eastAsia="微软雅黑" w:hAnsi="Times New Roman" w:cs="Times New Roman"/>
          <w:sz w:val="22"/>
          <w:szCs w:val="22"/>
        </w:rPr>
        <w:t>亿元）。</w:t>
      </w:r>
    </w:p>
    <w:p w14:paraId="2A4AE7F8" w14:textId="77777777" w:rsidR="007E0067" w:rsidRPr="007E0067" w:rsidRDefault="007E0067" w:rsidP="007E0067">
      <w:pPr>
        <w:numPr>
          <w:ilvl w:val="0"/>
          <w:numId w:val="1022"/>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2024</w:t>
      </w:r>
      <w:r w:rsidRPr="007E0067">
        <w:rPr>
          <w:rFonts w:ascii="Times New Roman" w:eastAsia="微软雅黑" w:hAnsi="Times New Roman" w:cs="Times New Roman"/>
          <w:b/>
          <w:bCs/>
          <w:sz w:val="22"/>
          <w:szCs w:val="22"/>
        </w:rPr>
        <w:t>年资本开支预计</w:t>
      </w:r>
      <w:r w:rsidRPr="007E0067">
        <w:rPr>
          <w:rFonts w:ascii="Times New Roman" w:eastAsia="微软雅黑" w:hAnsi="Times New Roman" w:cs="Times New Roman"/>
          <w:b/>
          <w:bCs/>
          <w:sz w:val="22"/>
          <w:szCs w:val="22"/>
        </w:rPr>
        <w:t>50</w:t>
      </w:r>
      <w:r w:rsidRPr="007E0067">
        <w:rPr>
          <w:rFonts w:ascii="Times New Roman" w:eastAsia="微软雅黑" w:hAnsi="Times New Roman" w:cs="Times New Roman"/>
          <w:b/>
          <w:bCs/>
          <w:sz w:val="22"/>
          <w:szCs w:val="22"/>
        </w:rPr>
        <w:t>亿元</w:t>
      </w:r>
      <w:r w:rsidRPr="007E0067">
        <w:rPr>
          <w:rFonts w:ascii="Times New Roman" w:eastAsia="微软雅黑" w:hAnsi="Times New Roman" w:cs="Times New Roman"/>
          <w:sz w:val="22"/>
          <w:szCs w:val="22"/>
        </w:rPr>
        <w:t>，可能继续影响自由现金流</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6B1E5F2"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479C58">
          <v:rect id="_x0000_i1114" style="width:0;height:1.5pt" o:hralign="center" o:hrstd="t" o:hr="t" fillcolor="#a0a0a0" stroked="f"/>
        </w:pict>
      </w:r>
    </w:p>
    <w:p w14:paraId="41CF2804"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 </w:t>
      </w:r>
      <w:r w:rsidRPr="007E0067">
        <w:rPr>
          <w:rFonts w:ascii="Times New Roman" w:eastAsia="微软雅黑" w:hAnsi="Times New Roman" w:cs="Times New Roman"/>
          <w:b/>
          <w:bCs/>
          <w:sz w:val="22"/>
          <w:szCs w:val="22"/>
        </w:rPr>
        <w:t>投资建议</w:t>
      </w:r>
    </w:p>
    <w:p w14:paraId="433EF6A6"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4.1 </w:t>
      </w:r>
      <w:r w:rsidRPr="007E0067">
        <w:rPr>
          <w:rFonts w:ascii="Times New Roman" w:eastAsia="微软雅黑" w:hAnsi="Times New Roman" w:cs="Times New Roman"/>
          <w:b/>
          <w:bCs/>
          <w:sz w:val="22"/>
          <w:szCs w:val="22"/>
        </w:rPr>
        <w:t>操作策略</w:t>
      </w:r>
    </w:p>
    <w:p w14:paraId="618905EF"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估值处于合理范围，但仍面临短期风险，因此建议：</w:t>
      </w:r>
    </w:p>
    <w:p w14:paraId="60B5948A" w14:textId="77777777" w:rsidR="007E0067" w:rsidRPr="007E0067" w:rsidRDefault="007E0067" w:rsidP="007E0067">
      <w:pPr>
        <w:numPr>
          <w:ilvl w:val="0"/>
          <w:numId w:val="102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短期交易策略：</w:t>
      </w:r>
    </w:p>
    <w:p w14:paraId="31104F7F" w14:textId="77777777" w:rsidR="007E0067" w:rsidRPr="007E0067" w:rsidRDefault="007E0067" w:rsidP="007E0067">
      <w:pPr>
        <w:numPr>
          <w:ilvl w:val="1"/>
          <w:numId w:val="1023"/>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若股价</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回调至</w:t>
      </w:r>
      <w:r w:rsidRPr="007E0067">
        <w:rPr>
          <w:rFonts w:ascii="Times New Roman" w:eastAsia="微软雅黑" w:hAnsi="Times New Roman" w:cs="Times New Roman"/>
          <w:b/>
          <w:bCs/>
          <w:sz w:val="22"/>
          <w:szCs w:val="22"/>
        </w:rPr>
        <w:t xml:space="preserve"> $6.50 - $6.80</w:t>
      </w:r>
      <w:r w:rsidRPr="007E0067">
        <w:rPr>
          <w:rFonts w:ascii="Times New Roman" w:eastAsia="微软雅黑" w:hAnsi="Times New Roman" w:cs="Times New Roman"/>
          <w:sz w:val="22"/>
          <w:szCs w:val="22"/>
        </w:rPr>
        <w:t>，可考虑</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逢低买入</w:t>
      </w:r>
      <w:r w:rsidRPr="007E0067">
        <w:rPr>
          <w:rFonts w:ascii="Times New Roman" w:eastAsia="微软雅黑" w:hAnsi="Times New Roman" w:cs="Times New Roman"/>
          <w:sz w:val="22"/>
          <w:szCs w:val="22"/>
        </w:rPr>
        <w:t>。</w:t>
      </w:r>
    </w:p>
    <w:p w14:paraId="59C67B0D" w14:textId="77777777" w:rsidR="007E0067" w:rsidRPr="007E0067" w:rsidRDefault="007E0067" w:rsidP="007E0067">
      <w:pPr>
        <w:numPr>
          <w:ilvl w:val="1"/>
          <w:numId w:val="1023"/>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近期阻力位</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$7.80 - $8.00</w:t>
      </w:r>
      <w:r w:rsidRPr="007E0067">
        <w:rPr>
          <w:rFonts w:ascii="Times New Roman" w:eastAsia="微软雅黑" w:hAnsi="Times New Roman" w:cs="Times New Roman"/>
          <w:sz w:val="22"/>
          <w:szCs w:val="22"/>
        </w:rPr>
        <w:t>，若突破该区域，短线目标</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$9.00</w:t>
      </w:r>
      <w:r w:rsidRPr="007E0067">
        <w:rPr>
          <w:rFonts w:ascii="Times New Roman" w:eastAsia="微软雅黑" w:hAnsi="Times New Roman" w:cs="Times New Roman"/>
          <w:sz w:val="22"/>
          <w:szCs w:val="22"/>
        </w:rPr>
        <w:t>。</w:t>
      </w:r>
    </w:p>
    <w:p w14:paraId="2E6B793E" w14:textId="77777777" w:rsidR="007E0067" w:rsidRPr="007E0067" w:rsidRDefault="007E0067" w:rsidP="007E0067">
      <w:pPr>
        <w:numPr>
          <w:ilvl w:val="0"/>
          <w:numId w:val="102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长期投资策略：</w:t>
      </w:r>
    </w:p>
    <w:p w14:paraId="6C16F8FE" w14:textId="77777777" w:rsidR="007E0067" w:rsidRPr="007E0067" w:rsidRDefault="007E0067" w:rsidP="007E0067">
      <w:pPr>
        <w:numPr>
          <w:ilvl w:val="1"/>
          <w:numId w:val="1023"/>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若持有</w:t>
      </w:r>
      <w:r w:rsidRPr="007E0067">
        <w:rPr>
          <w:rFonts w:ascii="Times New Roman" w:eastAsia="微软雅黑" w:hAnsi="Times New Roman" w:cs="Times New Roman"/>
          <w:sz w:val="22"/>
          <w:szCs w:val="22"/>
        </w:rPr>
        <w:t xml:space="preserve"> WXXWY</w:t>
      </w:r>
      <w:r w:rsidRPr="007E0067">
        <w:rPr>
          <w:rFonts w:ascii="Times New Roman" w:eastAsia="微软雅黑" w:hAnsi="Times New Roman" w:cs="Times New Roman"/>
          <w:sz w:val="22"/>
          <w:szCs w:val="22"/>
        </w:rPr>
        <w:t>，建议</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持有</w:t>
      </w:r>
      <w:r w:rsidRPr="007E0067">
        <w:rPr>
          <w:rFonts w:ascii="Times New Roman" w:eastAsia="微软雅黑" w:hAnsi="Times New Roman" w:cs="Times New Roman"/>
          <w:sz w:val="22"/>
          <w:szCs w:val="22"/>
        </w:rPr>
        <w:t>，等待长期增长兑现。</w:t>
      </w:r>
    </w:p>
    <w:p w14:paraId="485B0E53" w14:textId="77777777" w:rsidR="007E0067" w:rsidRPr="007E0067" w:rsidRDefault="007E0067" w:rsidP="007E0067">
      <w:pPr>
        <w:numPr>
          <w:ilvl w:val="1"/>
          <w:numId w:val="102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目标价位：</w:t>
      </w:r>
      <w:r w:rsidRPr="007E0067">
        <w:rPr>
          <w:rFonts w:ascii="Times New Roman" w:eastAsia="微软雅黑" w:hAnsi="Times New Roman" w:cs="Times New Roman"/>
          <w:b/>
          <w:bCs/>
          <w:sz w:val="22"/>
          <w:szCs w:val="22"/>
        </w:rPr>
        <w:t>$8.50 - $9.50</w:t>
      </w:r>
      <w:r w:rsidRPr="007E0067">
        <w:rPr>
          <w:rFonts w:ascii="Times New Roman" w:eastAsia="微软雅黑" w:hAnsi="Times New Roman" w:cs="Times New Roman"/>
          <w:sz w:val="22"/>
          <w:szCs w:val="22"/>
        </w:rPr>
        <w:t>（基于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估值及行业比较）。</w:t>
      </w:r>
    </w:p>
    <w:p w14:paraId="68416F46" w14:textId="77777777" w:rsidR="007E0067" w:rsidRPr="007E0067" w:rsidRDefault="007E0067" w:rsidP="007E0067">
      <w:pPr>
        <w:numPr>
          <w:ilvl w:val="1"/>
          <w:numId w:val="1023"/>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lastRenderedPageBreak/>
        <w:t>长期回报主要来自于</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业务增长、订单积累和估值修复</w:t>
      </w:r>
      <w:r w:rsidRPr="007E0067">
        <w:rPr>
          <w:rFonts w:ascii="Times New Roman" w:eastAsia="微软雅黑" w:hAnsi="Times New Roman" w:cs="Times New Roman"/>
          <w:sz w:val="22"/>
          <w:szCs w:val="22"/>
        </w:rPr>
        <w:t>。</w:t>
      </w:r>
    </w:p>
    <w:p w14:paraId="3156CA9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4.2 </w:t>
      </w:r>
      <w:r w:rsidRPr="007E0067">
        <w:rPr>
          <w:rFonts w:ascii="Times New Roman" w:eastAsia="微软雅黑" w:hAnsi="Times New Roman" w:cs="Times New Roman"/>
          <w:b/>
          <w:bCs/>
          <w:sz w:val="22"/>
          <w:szCs w:val="22"/>
        </w:rPr>
        <w:t>关注催化剂</w:t>
      </w:r>
    </w:p>
    <w:p w14:paraId="69A5D2FF" w14:textId="77777777" w:rsidR="007E0067" w:rsidRPr="007E0067" w:rsidRDefault="007E0067" w:rsidP="007E0067">
      <w:pPr>
        <w:numPr>
          <w:ilvl w:val="0"/>
          <w:numId w:val="1024"/>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政策动向</w:t>
      </w:r>
      <w:r w:rsidRPr="007E0067">
        <w:rPr>
          <w:rFonts w:ascii="Times New Roman" w:eastAsia="微软雅黑" w:hAnsi="Times New Roman" w:cs="Times New Roman"/>
          <w:sz w:val="22"/>
          <w:szCs w:val="22"/>
        </w:rPr>
        <w:t>（特别是美国监管政策）是否有新的进展。</w:t>
      </w:r>
    </w:p>
    <w:p w14:paraId="199C74EE" w14:textId="77777777" w:rsidR="007E0067" w:rsidRPr="007E0067" w:rsidRDefault="007E0067" w:rsidP="007E0067">
      <w:pPr>
        <w:numPr>
          <w:ilvl w:val="0"/>
          <w:numId w:val="1024"/>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季度财报</w:t>
      </w:r>
      <w:r w:rsidRPr="007E0067">
        <w:rPr>
          <w:rFonts w:ascii="Times New Roman" w:eastAsia="微软雅黑" w:hAnsi="Times New Roman" w:cs="Times New Roman"/>
          <w:sz w:val="22"/>
          <w:szCs w:val="22"/>
        </w:rPr>
        <w:t>（特别是</w:t>
      </w:r>
      <w:r w:rsidRPr="007E0067">
        <w:rPr>
          <w:rFonts w:ascii="Times New Roman" w:eastAsia="微软雅黑" w:hAnsi="Times New Roman" w:cs="Times New Roman"/>
          <w:sz w:val="22"/>
          <w:szCs w:val="22"/>
        </w:rPr>
        <w:t>2024</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Q1</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Q2</w:t>
      </w:r>
      <w:r w:rsidRPr="007E0067">
        <w:rPr>
          <w:rFonts w:ascii="Times New Roman" w:eastAsia="微软雅黑" w:hAnsi="Times New Roman" w:cs="Times New Roman"/>
          <w:sz w:val="22"/>
          <w:szCs w:val="22"/>
        </w:rPr>
        <w:t>）订单增长是否符合市场预期。</w:t>
      </w:r>
    </w:p>
    <w:p w14:paraId="223E7E58" w14:textId="77777777" w:rsidR="007E0067" w:rsidRPr="007E0067" w:rsidRDefault="007E0067" w:rsidP="007E0067">
      <w:pPr>
        <w:numPr>
          <w:ilvl w:val="0"/>
          <w:numId w:val="1024"/>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市场情绪</w:t>
      </w:r>
      <w:r w:rsidRPr="007E0067">
        <w:rPr>
          <w:rFonts w:ascii="Times New Roman" w:eastAsia="微软雅黑" w:hAnsi="Times New Roman" w:cs="Times New Roman"/>
          <w:sz w:val="22"/>
          <w:szCs w:val="22"/>
        </w:rPr>
        <w:t>：若全球生物科技投资回暖，可能带动</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估值上升。</w:t>
      </w:r>
    </w:p>
    <w:p w14:paraId="5281AC11"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845BCD9">
          <v:rect id="_x0000_i1115" style="width:0;height:1.5pt" o:hralign="center" o:hrstd="t" o:hr="t" fillcolor="#a0a0a0" stroked="f"/>
        </w:pict>
      </w:r>
    </w:p>
    <w:p w14:paraId="53B2E78F"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5. </w:t>
      </w:r>
      <w:r w:rsidRPr="007E0067">
        <w:rPr>
          <w:rFonts w:ascii="Times New Roman" w:eastAsia="微软雅黑" w:hAnsi="Times New Roman" w:cs="Times New Roman"/>
          <w:b/>
          <w:bCs/>
          <w:sz w:val="22"/>
          <w:szCs w:val="22"/>
        </w:rPr>
        <w:t>结论</w:t>
      </w:r>
    </w:p>
    <w:p w14:paraId="116A3B8F"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WuXi 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WXXWY</w:t>
      </w:r>
      <w:r w:rsidRPr="007E0067">
        <w:rPr>
          <w:rFonts w:ascii="Times New Roman" w:eastAsia="微软雅黑" w:hAnsi="Times New Roman" w:cs="Times New Roman"/>
          <w:sz w:val="22"/>
          <w:szCs w:val="22"/>
        </w:rPr>
        <w:t>）是生物制药</w:t>
      </w:r>
      <w:r w:rsidRPr="007E0067">
        <w:rPr>
          <w:rFonts w:ascii="Times New Roman" w:eastAsia="微软雅黑" w:hAnsi="Times New Roman" w:cs="Times New Roman"/>
          <w:sz w:val="22"/>
          <w:szCs w:val="22"/>
        </w:rPr>
        <w:t>CDMO</w:t>
      </w:r>
      <w:r w:rsidRPr="007E0067">
        <w:rPr>
          <w:rFonts w:ascii="Times New Roman" w:eastAsia="微软雅黑" w:hAnsi="Times New Roman" w:cs="Times New Roman"/>
          <w:sz w:val="22"/>
          <w:szCs w:val="22"/>
        </w:rPr>
        <w:t>行业的龙头企业，具备长期增长潜力。当前估值相比历史平均偏低，</w:t>
      </w:r>
      <w:r w:rsidRPr="007E0067">
        <w:rPr>
          <w:rFonts w:ascii="Times New Roman" w:eastAsia="微软雅黑" w:hAnsi="Times New Roman" w:cs="Times New Roman"/>
          <w:sz w:val="22"/>
          <w:szCs w:val="22"/>
        </w:rPr>
        <w:t xml:space="preserve">DCF </w:t>
      </w:r>
      <w:r w:rsidRPr="007E0067">
        <w:rPr>
          <w:rFonts w:ascii="Times New Roman" w:eastAsia="微软雅黑" w:hAnsi="Times New Roman" w:cs="Times New Roman"/>
          <w:sz w:val="22"/>
          <w:szCs w:val="22"/>
        </w:rPr>
        <w:t>估值显示股价可能存在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15%-25%</w:t>
      </w:r>
      <w:r w:rsidRPr="007E0067">
        <w:rPr>
          <w:rFonts w:ascii="Times New Roman" w:eastAsia="微软雅黑" w:hAnsi="Times New Roman" w:cs="Times New Roman"/>
          <w:b/>
          <w:bCs/>
          <w:sz w:val="22"/>
          <w:szCs w:val="22"/>
        </w:rPr>
        <w:t>的低估</w:t>
      </w:r>
      <w:r w:rsidRPr="007E0067">
        <w:rPr>
          <w:rFonts w:ascii="Times New Roman" w:eastAsia="微软雅黑" w:hAnsi="Times New Roman" w:cs="Times New Roman"/>
          <w:sz w:val="22"/>
          <w:szCs w:val="22"/>
        </w:rPr>
        <w:t>。然而，地缘政治风险仍然是主要不确定性因素，投资者应密切关注政策变化。</w:t>
      </w:r>
    </w:p>
    <w:p w14:paraId="337B91ED"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综合投资评级：</w:t>
      </w:r>
    </w:p>
    <w:p w14:paraId="2699F4AF" w14:textId="77777777" w:rsidR="007E0067" w:rsidRPr="007E0067" w:rsidRDefault="007E0067" w:rsidP="007E0067">
      <w:pPr>
        <w:numPr>
          <w:ilvl w:val="0"/>
          <w:numId w:val="1025"/>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短期：谨慎乐观，回调至</w:t>
      </w:r>
      <w:r w:rsidRPr="007E0067">
        <w:rPr>
          <w:rFonts w:ascii="Times New Roman" w:eastAsia="微软雅黑" w:hAnsi="Times New Roman" w:cs="Times New Roman"/>
          <w:b/>
          <w:bCs/>
          <w:sz w:val="22"/>
          <w:szCs w:val="22"/>
        </w:rPr>
        <w:t xml:space="preserve"> $6.50 - $6.80 </w:t>
      </w:r>
      <w:r w:rsidRPr="007E0067">
        <w:rPr>
          <w:rFonts w:ascii="Times New Roman" w:eastAsia="微软雅黑" w:hAnsi="Times New Roman" w:cs="Times New Roman"/>
          <w:b/>
          <w:bCs/>
          <w:sz w:val="22"/>
          <w:szCs w:val="22"/>
        </w:rPr>
        <w:t>时可考虑介入，目标价</w:t>
      </w:r>
      <w:r w:rsidRPr="007E0067">
        <w:rPr>
          <w:rFonts w:ascii="Times New Roman" w:eastAsia="微软雅黑" w:hAnsi="Times New Roman" w:cs="Times New Roman"/>
          <w:b/>
          <w:bCs/>
          <w:sz w:val="22"/>
          <w:szCs w:val="22"/>
        </w:rPr>
        <w:t xml:space="preserve"> $7.80 - $9.00</w:t>
      </w:r>
      <w:r w:rsidRPr="007E0067">
        <w:rPr>
          <w:rFonts w:ascii="Times New Roman" w:eastAsia="微软雅黑" w:hAnsi="Times New Roman" w:cs="Times New Roman"/>
          <w:sz w:val="22"/>
          <w:szCs w:val="22"/>
        </w:rPr>
        <w:t>。</w:t>
      </w:r>
    </w:p>
    <w:p w14:paraId="7B4CB144" w14:textId="77777777" w:rsidR="007E0067" w:rsidRPr="007E0067" w:rsidRDefault="007E0067" w:rsidP="007E0067">
      <w:pPr>
        <w:numPr>
          <w:ilvl w:val="0"/>
          <w:numId w:val="1025"/>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长期：持有并关注地缘因素，若估值修复，目标价</w:t>
      </w:r>
      <w:r w:rsidRPr="007E0067">
        <w:rPr>
          <w:rFonts w:ascii="Times New Roman" w:eastAsia="微软雅黑" w:hAnsi="Times New Roman" w:cs="Times New Roman"/>
          <w:b/>
          <w:bCs/>
          <w:sz w:val="22"/>
          <w:szCs w:val="22"/>
        </w:rPr>
        <w:t xml:space="preserve"> $8.50 - $9.50</w:t>
      </w:r>
      <w:r w:rsidRPr="007E0067">
        <w:rPr>
          <w:rFonts w:ascii="Times New Roman" w:eastAsia="微软雅黑" w:hAnsi="Times New Roman" w:cs="Times New Roman"/>
          <w:sz w:val="22"/>
          <w:szCs w:val="22"/>
        </w:rPr>
        <w:t>。</w:t>
      </w:r>
    </w:p>
    <w:p w14:paraId="483979C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适合投资者类型：</w:t>
      </w:r>
    </w:p>
    <w:p w14:paraId="6001E610" w14:textId="77777777" w:rsidR="007E0067" w:rsidRPr="007E0067" w:rsidRDefault="007E0067" w:rsidP="007E0067">
      <w:pPr>
        <w:numPr>
          <w:ilvl w:val="0"/>
          <w:numId w:val="1026"/>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成长型投资者</w:t>
      </w:r>
      <w:r w:rsidRPr="007E0067">
        <w:rPr>
          <w:rFonts w:ascii="Times New Roman" w:eastAsia="微软雅黑" w:hAnsi="Times New Roman" w:cs="Times New Roman"/>
          <w:sz w:val="22"/>
          <w:szCs w:val="22"/>
        </w:rPr>
        <w:t>（愿意承受一定波动）。</w:t>
      </w:r>
    </w:p>
    <w:p w14:paraId="43E3F00B" w14:textId="77777777" w:rsidR="007E0067" w:rsidRPr="007E0067" w:rsidRDefault="007E0067" w:rsidP="007E0067">
      <w:pPr>
        <w:numPr>
          <w:ilvl w:val="0"/>
          <w:numId w:val="1026"/>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长期配置者</w:t>
      </w:r>
      <w:r w:rsidRPr="007E0067">
        <w:rPr>
          <w:rFonts w:ascii="Times New Roman" w:eastAsia="微软雅黑" w:hAnsi="Times New Roman" w:cs="Times New Roman"/>
          <w:sz w:val="22"/>
          <w:szCs w:val="22"/>
        </w:rPr>
        <w:t>（看好生物医药行业增长）。</w:t>
      </w:r>
    </w:p>
    <w:p w14:paraId="1A7CB5FB" w14:textId="77777777" w:rsidR="007E0067" w:rsidRPr="007E0067" w:rsidRDefault="007E0067" w:rsidP="007E0067">
      <w:pPr>
        <w:numPr>
          <w:ilvl w:val="0"/>
          <w:numId w:val="1026"/>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短线交易者</w:t>
      </w:r>
      <w:r w:rsidRPr="007E0067">
        <w:rPr>
          <w:rFonts w:ascii="Times New Roman" w:eastAsia="微软雅黑" w:hAnsi="Times New Roman" w:cs="Times New Roman"/>
          <w:sz w:val="22"/>
          <w:szCs w:val="22"/>
        </w:rPr>
        <w:t>（可关注政策事件驱动的短期机会）。</w:t>
      </w:r>
    </w:p>
    <w:p w14:paraId="3D5E2BCF"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66ACBB7">
          <v:rect id="_x0000_i1116" style="width:0;height:1.5pt" o:hralign="center" o:hrstd="t" o:hr="t" fillcolor="#a0a0a0" stroked="f"/>
        </w:pict>
      </w:r>
    </w:p>
    <w:p w14:paraId="60C384EE" w14:textId="77777777" w:rsidR="007E0067" w:rsidRPr="007E0067" w:rsidRDefault="007E0067" w:rsidP="007E0067">
      <w:pPr>
        <w:rPr>
          <w:rFonts w:ascii="Times New Roman" w:eastAsia="微软雅黑" w:hAnsi="Times New Roman" w:cs="Times New Roman"/>
          <w:sz w:val="22"/>
          <w:szCs w:val="22"/>
        </w:rPr>
      </w:pPr>
      <w:r w:rsidRPr="007E0067">
        <w:rPr>
          <w:rFonts w:ascii="Segoe UI Emoji" w:eastAsia="微软雅黑" w:hAnsi="Segoe UI Emoji" w:cs="Segoe UI Emoji"/>
          <w:sz w:val="22"/>
          <w:szCs w:val="22"/>
        </w:rPr>
        <w:t>🔍</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投资者提醒</w:t>
      </w:r>
      <w:r w:rsidRPr="007E0067">
        <w:rPr>
          <w:rFonts w:ascii="Times New Roman" w:eastAsia="微软雅黑" w:hAnsi="Times New Roman" w:cs="Times New Roman"/>
          <w:sz w:val="22"/>
          <w:szCs w:val="22"/>
        </w:rPr>
        <w:t>：生物技术股波动性较大，建议在风险可控范围内配置仓位，避免重仓押注。</w:t>
      </w:r>
    </w:p>
    <w:p w14:paraId="4E372698" w14:textId="77777777" w:rsidR="00361898" w:rsidRPr="00134146" w:rsidRDefault="00361898" w:rsidP="00C1019B">
      <w:pPr>
        <w:rPr>
          <w:rFonts w:ascii="Times New Roman" w:eastAsia="微软雅黑" w:hAnsi="Times New Roman" w:cs="Times New Roman"/>
          <w:sz w:val="22"/>
          <w:szCs w:val="22"/>
        </w:rPr>
      </w:pPr>
    </w:p>
    <w:p w14:paraId="704C94D3" w14:textId="05E86D9C" w:rsidR="007A5F70" w:rsidRPr="00414082" w:rsidRDefault="007A5F70" w:rsidP="007A5F70">
      <w:pPr>
        <w:pStyle w:val="10"/>
        <w:rPr>
          <w:rFonts w:ascii="Times New Roman" w:eastAsia="微软雅黑" w:hAnsi="Times New Roman" w:cs="Times New Roman"/>
          <w:b/>
          <w:bCs/>
          <w:sz w:val="22"/>
          <w:szCs w:val="22"/>
        </w:rPr>
      </w:pPr>
      <w:bookmarkStart w:id="11" w:name="_Toc193284595"/>
      <w:r w:rsidRPr="00414082">
        <w:rPr>
          <w:rFonts w:ascii="Times New Roman" w:eastAsia="微软雅黑" w:hAnsi="Times New Roman" w:cs="Times New Roman"/>
          <w:b/>
          <w:bCs/>
          <w:sz w:val="22"/>
          <w:szCs w:val="22"/>
        </w:rPr>
        <w:lastRenderedPageBreak/>
        <w:t>第</w:t>
      </w:r>
      <w:r>
        <w:rPr>
          <w:rFonts w:ascii="Times New Roman" w:eastAsia="微软雅黑" w:hAnsi="Times New Roman" w:cs="Times New Roman" w:hint="eastAsia"/>
          <w:b/>
          <w:bCs/>
          <w:sz w:val="22"/>
          <w:szCs w:val="22"/>
        </w:rPr>
        <w:t>三</w:t>
      </w:r>
      <w:r w:rsidRPr="00414082">
        <w:rPr>
          <w:rFonts w:ascii="Times New Roman" w:eastAsia="微软雅黑" w:hAnsi="Times New Roman" w:cs="Times New Roman"/>
          <w:b/>
          <w:bCs/>
          <w:sz w:val="22"/>
          <w:szCs w:val="22"/>
        </w:rPr>
        <w:t>章：</w:t>
      </w:r>
      <w:r>
        <w:rPr>
          <w:rFonts w:ascii="Times New Roman" w:eastAsia="微软雅黑" w:hAnsi="Times New Roman" w:cs="Times New Roman" w:hint="eastAsia"/>
          <w:b/>
          <w:bCs/>
          <w:sz w:val="22"/>
          <w:szCs w:val="22"/>
        </w:rPr>
        <w:t>Xiaomi</w:t>
      </w:r>
      <w:bookmarkEnd w:id="11"/>
    </w:p>
    <w:p w14:paraId="44F663E7" w14:textId="36539BB9" w:rsidR="007A5F70" w:rsidRPr="004C33BC" w:rsidRDefault="007A5F70" w:rsidP="007A5F70">
      <w:pPr>
        <w:pStyle w:val="2"/>
        <w:rPr>
          <w:rFonts w:ascii="Times New Roman" w:eastAsia="微软雅黑" w:hAnsi="Times New Roman" w:cs="Times New Roman"/>
          <w:b/>
          <w:bCs/>
          <w:sz w:val="22"/>
          <w:szCs w:val="22"/>
        </w:rPr>
      </w:pPr>
      <w:bookmarkStart w:id="12" w:name="_Toc193284596"/>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 xml:space="preserve">.1 </w:t>
      </w:r>
      <w:r>
        <w:rPr>
          <w:rFonts w:ascii="Times New Roman" w:eastAsia="微软雅黑" w:hAnsi="Times New Roman" w:cs="Times New Roman" w:hint="eastAsia"/>
          <w:b/>
          <w:bCs/>
          <w:sz w:val="22"/>
          <w:szCs w:val="22"/>
        </w:rPr>
        <w:t xml:space="preserve">Xiao </w:t>
      </w:r>
      <w:r w:rsidRPr="004C33BC">
        <w:rPr>
          <w:rFonts w:ascii="Times New Roman" w:eastAsia="微软雅黑" w:hAnsi="Times New Roman" w:cs="Times New Roman"/>
          <w:b/>
          <w:bCs/>
          <w:sz w:val="22"/>
          <w:szCs w:val="22"/>
        </w:rPr>
        <w:t>Stock Analysis</w:t>
      </w:r>
      <w:bookmarkEnd w:id="12"/>
    </w:p>
    <w:p w14:paraId="09863DD0" w14:textId="6DC4B78D"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HK01810</w:t>
      </w:r>
      <w:r w:rsidRPr="007A5F70">
        <w:rPr>
          <w:rFonts w:ascii="Times New Roman" w:eastAsia="微软雅黑" w:hAnsi="Times New Roman" w:cs="Times New Roman"/>
          <w:sz w:val="22"/>
          <w:szCs w:val="22"/>
        </w:rPr>
        <w:t>（小米集团）分析报告，涵盖</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EV/EBITDA</w:t>
      </w:r>
      <w:r w:rsidRPr="007A5F70">
        <w:rPr>
          <w:rFonts w:ascii="Times New Roman" w:eastAsia="微软雅黑" w:hAnsi="Times New Roman" w:cs="Times New Roman"/>
          <w:sz w:val="22"/>
          <w:szCs w:val="22"/>
        </w:rPr>
        <w:t>、市盈率等估值方法，并重点关注小米的电动车业务和</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生态系统如何影响其估值和未来成长。同时，提供如何识别早期买入信号的分析。此外，报告将包括详细的交易策略，分析港股通与美股</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XIACF</w:t>
      </w:r>
      <w:r w:rsidRPr="007A5F70">
        <w:rPr>
          <w:rFonts w:ascii="Times New Roman" w:eastAsia="微软雅黑" w:hAnsi="Times New Roman" w:cs="Times New Roman"/>
          <w:sz w:val="22"/>
          <w:szCs w:val="22"/>
        </w:rPr>
        <w:t>）的投资对比，并提出目标股价和具体的投资建议。</w:t>
      </w:r>
    </w:p>
    <w:p w14:paraId="7DFDFAFF"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 xml:space="preserve">HK01810 </w:t>
      </w:r>
      <w:r w:rsidRPr="007A5F70">
        <w:rPr>
          <w:rFonts w:ascii="Times New Roman" w:eastAsia="微软雅黑" w:hAnsi="Times New Roman" w:cs="Times New Roman"/>
          <w:b/>
          <w:bCs/>
          <w:sz w:val="22"/>
          <w:szCs w:val="22"/>
        </w:rPr>
        <w:t>小米集团</w:t>
      </w:r>
      <w:r w:rsidRPr="007A5F70">
        <w:rPr>
          <w:rFonts w:ascii="Times New Roman" w:eastAsia="微软雅黑" w:hAnsi="Times New Roman" w:cs="Times New Roman"/>
          <w:b/>
          <w:bCs/>
          <w:sz w:val="22"/>
          <w:szCs w:val="22"/>
        </w:rPr>
        <w:t xml:space="preserve"> </w:t>
      </w:r>
      <w:r w:rsidRPr="007A5F70">
        <w:rPr>
          <w:rFonts w:ascii="Times New Roman" w:eastAsia="微软雅黑" w:hAnsi="Times New Roman" w:cs="Times New Roman"/>
          <w:b/>
          <w:bCs/>
          <w:sz w:val="22"/>
          <w:szCs w:val="22"/>
        </w:rPr>
        <w:t>投资分析报告</w:t>
      </w:r>
    </w:p>
    <w:p w14:paraId="13930FCF"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执行摘要</w:t>
      </w:r>
    </w:p>
    <w:p w14:paraId="0BD245C1" w14:textId="77777777" w:rsidR="007A5F70" w:rsidRPr="007A5F70" w:rsidRDefault="007A5F70" w:rsidP="007A5F70">
      <w:pPr>
        <w:numPr>
          <w:ilvl w:val="0"/>
          <w:numId w:val="102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市场地位</w:t>
      </w:r>
      <w:r w:rsidRPr="007A5F70">
        <w:rPr>
          <w:rFonts w:ascii="Times New Roman" w:eastAsia="微软雅黑" w:hAnsi="Times New Roman" w:cs="Times New Roman"/>
          <w:sz w:val="22"/>
          <w:szCs w:val="22"/>
        </w:rPr>
        <w:t>：小米集团是全球第三大智能手机厂商，产品线已从手机拓展至智能家居、电动车等领域</w:t>
      </w:r>
      <w:r w:rsidRPr="007A5F70">
        <w:rPr>
          <w:rFonts w:ascii="Times New Roman" w:eastAsia="微软雅黑" w:hAnsi="Times New Roman" w:cs="Times New Roman"/>
          <w:sz w:val="22"/>
          <w:szCs w:val="22"/>
        </w:rPr>
        <w:t xml:space="preserve"> (</w:t>
      </w:r>
      <w:hyperlink r:id="rId60" w:anchor=":~:text=BEIJING%2FSHANGHAI%20%28Reuters%29%20,year%20to%20350%2C000%20from%20300%2C000"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。公司拥有全球最大的消费级</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生态之一，连接设备数逾</w:t>
      </w:r>
      <w:r w:rsidRPr="007A5F70">
        <w:rPr>
          <w:rFonts w:ascii="Times New Roman" w:eastAsia="微软雅黑" w:hAnsi="Times New Roman" w:cs="Times New Roman"/>
          <w:sz w:val="22"/>
          <w:szCs w:val="22"/>
        </w:rPr>
        <w:t>8</w:t>
      </w:r>
      <w:r w:rsidRPr="007A5F70">
        <w:rPr>
          <w:rFonts w:ascii="Times New Roman" w:eastAsia="微软雅黑" w:hAnsi="Times New Roman" w:cs="Times New Roman"/>
          <w:sz w:val="22"/>
          <w:szCs w:val="22"/>
        </w:rPr>
        <w:t>亿台，用户基础庞大。</w:t>
      </w:r>
    </w:p>
    <w:p w14:paraId="1CCAB084" w14:textId="77777777" w:rsidR="007A5F70" w:rsidRPr="007A5F70" w:rsidRDefault="007A5F70" w:rsidP="007A5F70">
      <w:pPr>
        <w:numPr>
          <w:ilvl w:val="0"/>
          <w:numId w:val="102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增长驱动</w:t>
      </w:r>
      <w:r w:rsidRPr="007A5F70">
        <w:rPr>
          <w:rFonts w:ascii="Times New Roman" w:eastAsia="微软雅黑" w:hAnsi="Times New Roman" w:cs="Times New Roman"/>
          <w:sz w:val="22"/>
          <w:szCs w:val="22"/>
        </w:rPr>
        <w:t>：智能手机业务在经历疫情及行业低迷后于</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年强劲复苏，物联网</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设备和智慧生活产品持续热销；同时小米正式进军电动车行业，新车型上市提振市场对其长期增长预期。</w:t>
      </w:r>
    </w:p>
    <w:p w14:paraId="26E282A9" w14:textId="77777777" w:rsidR="007A5F70" w:rsidRPr="007A5F70" w:rsidRDefault="007A5F70" w:rsidP="007A5F70">
      <w:pPr>
        <w:numPr>
          <w:ilvl w:val="0"/>
          <w:numId w:val="102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近期财务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年小米业绩创历史新高。第四季度营收同比大增</w:t>
      </w:r>
      <w:r w:rsidRPr="007A5F70">
        <w:rPr>
          <w:rFonts w:ascii="Times New Roman" w:eastAsia="微软雅黑" w:hAnsi="Times New Roman" w:cs="Times New Roman"/>
          <w:sz w:val="22"/>
          <w:szCs w:val="22"/>
        </w:rPr>
        <w:t>48.8%</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1090</w:t>
      </w:r>
      <w:r w:rsidRPr="007A5F70">
        <w:rPr>
          <w:rFonts w:ascii="Times New Roman" w:eastAsia="微软雅黑" w:hAnsi="Times New Roman" w:cs="Times New Roman"/>
          <w:sz w:val="22"/>
          <w:szCs w:val="22"/>
        </w:rPr>
        <w:t>亿元，调整后净利润同比增长</w:t>
      </w:r>
      <w:r w:rsidRPr="007A5F70">
        <w:rPr>
          <w:rFonts w:ascii="Times New Roman" w:eastAsia="微软雅黑" w:hAnsi="Times New Roman" w:cs="Times New Roman"/>
          <w:sz w:val="22"/>
          <w:szCs w:val="22"/>
        </w:rPr>
        <w:t>69.4%</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83.2</w:t>
      </w:r>
      <w:r w:rsidRPr="007A5F70">
        <w:rPr>
          <w:rFonts w:ascii="Times New Roman" w:eastAsia="微软雅黑" w:hAnsi="Times New Roman" w:cs="Times New Roman"/>
          <w:sz w:val="22"/>
          <w:szCs w:val="22"/>
        </w:rPr>
        <w:t>亿元，均超出市场预期</w:t>
      </w:r>
      <w:r w:rsidRPr="007A5F70">
        <w:rPr>
          <w:rFonts w:ascii="Times New Roman" w:eastAsia="微软雅黑" w:hAnsi="Times New Roman" w:cs="Times New Roman"/>
          <w:sz w:val="22"/>
          <w:szCs w:val="22"/>
        </w:rPr>
        <w:t xml:space="preserve"> (</w:t>
      </w:r>
      <w:hyperlink r:id="rId61" w:anchor=":~:text=The%20company%20reported%20a%2048.8,analyst%20estimates%20compiled%20by%20LSEG"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。全年营收达人民币</w:t>
      </w:r>
      <w:r w:rsidRPr="007A5F70">
        <w:rPr>
          <w:rFonts w:ascii="Times New Roman" w:eastAsia="微软雅黑" w:hAnsi="Times New Roman" w:cs="Times New Roman"/>
          <w:sz w:val="22"/>
          <w:szCs w:val="22"/>
        </w:rPr>
        <w:t>3659</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，净利润达</w:t>
      </w:r>
      <w:r w:rsidRPr="007A5F70">
        <w:rPr>
          <w:rFonts w:ascii="Times New Roman" w:eastAsia="微软雅黑" w:hAnsi="Times New Roman" w:cs="Times New Roman"/>
          <w:sz w:val="22"/>
          <w:szCs w:val="22"/>
        </w:rPr>
        <w:t>235.8</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 (</w:t>
      </w:r>
      <w:hyperlink r:id="rId62" w:anchor=":~:text=Revenue%20jumped%2049,selling%20prices%2C%20the%20company%20said"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。得益于各业务板块全面向好，公司盈利能力和现金流显著改善。</w:t>
      </w:r>
    </w:p>
    <w:p w14:paraId="5ABB448A"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行业分析</w:t>
      </w:r>
    </w:p>
    <w:p w14:paraId="5D415658" w14:textId="77777777" w:rsidR="007A5F70" w:rsidRPr="007A5F70" w:rsidRDefault="007A5F70" w:rsidP="007A5F70">
      <w:pPr>
        <w:numPr>
          <w:ilvl w:val="0"/>
          <w:numId w:val="1028"/>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智能手机市场</w:t>
      </w:r>
      <w:r w:rsidRPr="007A5F70">
        <w:rPr>
          <w:rFonts w:ascii="Times New Roman" w:eastAsia="微软雅黑" w:hAnsi="Times New Roman" w:cs="Times New Roman"/>
          <w:sz w:val="22"/>
          <w:szCs w:val="22"/>
        </w:rPr>
        <w:t>：全球智能手机出货量在经历两年下滑后于</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年恢复增长，全年出货量达</w:t>
      </w:r>
      <w:r w:rsidRPr="007A5F70">
        <w:rPr>
          <w:rFonts w:ascii="Times New Roman" w:eastAsia="微软雅黑" w:hAnsi="Times New Roman" w:cs="Times New Roman"/>
          <w:sz w:val="22"/>
          <w:szCs w:val="22"/>
        </w:rPr>
        <w:t>12.2</w:t>
      </w:r>
      <w:r w:rsidRPr="007A5F70">
        <w:rPr>
          <w:rFonts w:ascii="Times New Roman" w:eastAsia="微软雅黑" w:hAnsi="Times New Roman" w:cs="Times New Roman"/>
          <w:sz w:val="22"/>
          <w:szCs w:val="22"/>
        </w:rPr>
        <w:t>亿部，同比增长约</w:t>
      </w:r>
      <w:r w:rsidRPr="007A5F70">
        <w:rPr>
          <w:rFonts w:ascii="Times New Roman" w:eastAsia="微软雅黑" w:hAnsi="Times New Roman" w:cs="Times New Roman"/>
          <w:sz w:val="22"/>
          <w:szCs w:val="22"/>
        </w:rPr>
        <w:t>7% (</w:t>
      </w:r>
      <w:hyperlink r:id="rId63" w:anchor=":~:text=According%20to%20the%20latest%20Canalys,third%20spot%2C%20being%20the%20biggest"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。高端市场由苹果、三星主导，中低端市场竞争激烈，中国厂商（如小米、</w:t>
      </w:r>
      <w:r w:rsidRPr="007A5F70">
        <w:rPr>
          <w:rFonts w:ascii="Times New Roman" w:eastAsia="微软雅黑" w:hAnsi="Times New Roman" w:cs="Times New Roman"/>
          <w:sz w:val="22"/>
          <w:szCs w:val="22"/>
        </w:rPr>
        <w:t>OPPO</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vivo</w:t>
      </w:r>
      <w:r w:rsidRPr="007A5F70">
        <w:rPr>
          <w:rFonts w:ascii="Times New Roman" w:eastAsia="微软雅黑" w:hAnsi="Times New Roman" w:cs="Times New Roman"/>
          <w:sz w:val="22"/>
          <w:szCs w:val="22"/>
        </w:rPr>
        <w:t>等）积极开拓新兴市场以驱动增量。</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年小米手机出货量逆势大增</w:t>
      </w:r>
      <w:r w:rsidRPr="007A5F70">
        <w:rPr>
          <w:rFonts w:ascii="Times New Roman" w:eastAsia="微软雅黑" w:hAnsi="Times New Roman" w:cs="Times New Roman"/>
          <w:sz w:val="22"/>
          <w:szCs w:val="22"/>
        </w:rPr>
        <w:t>15%</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1.686</w:t>
      </w:r>
      <w:r w:rsidRPr="007A5F70">
        <w:rPr>
          <w:rFonts w:ascii="Times New Roman" w:eastAsia="微软雅黑" w:hAnsi="Times New Roman" w:cs="Times New Roman"/>
          <w:sz w:val="22"/>
          <w:szCs w:val="22"/>
        </w:rPr>
        <w:t>亿部，稳居全球第三</w:t>
      </w:r>
      <w:r w:rsidRPr="007A5F70">
        <w:rPr>
          <w:rFonts w:ascii="Times New Roman" w:eastAsia="微软雅黑" w:hAnsi="Times New Roman" w:cs="Times New Roman"/>
          <w:sz w:val="22"/>
          <w:szCs w:val="22"/>
        </w:rPr>
        <w:t xml:space="preserve"> (</w:t>
      </w:r>
      <w:hyperlink r:id="rId64" w:anchor=":~:text=225,6%20million%20units%2C%20respectively"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。整体而言，</w:t>
      </w:r>
      <w:r w:rsidRPr="007A5F70">
        <w:rPr>
          <w:rFonts w:ascii="Times New Roman" w:eastAsia="微软雅黑" w:hAnsi="Times New Roman" w:cs="Times New Roman"/>
          <w:sz w:val="22"/>
          <w:szCs w:val="22"/>
        </w:rPr>
        <w:t>5G</w:t>
      </w:r>
      <w:r w:rsidRPr="007A5F70">
        <w:rPr>
          <w:rFonts w:ascii="Times New Roman" w:eastAsia="微软雅黑" w:hAnsi="Times New Roman" w:cs="Times New Roman"/>
          <w:sz w:val="22"/>
          <w:szCs w:val="22"/>
        </w:rPr>
        <w:t>换机</w:t>
      </w:r>
      <w:r w:rsidRPr="007A5F70">
        <w:rPr>
          <w:rFonts w:ascii="Times New Roman" w:eastAsia="微软雅黑" w:hAnsi="Times New Roman" w:cs="Times New Roman"/>
          <w:sz w:val="22"/>
          <w:szCs w:val="22"/>
        </w:rPr>
        <w:lastRenderedPageBreak/>
        <w:t>潮和新兴市场需求推动行业回暖，但成熟市场趋于饱和，</w:t>
      </w:r>
      <w:r w:rsidRPr="007A5F70">
        <w:rPr>
          <w:rFonts w:ascii="Times New Roman" w:eastAsia="微软雅黑" w:hAnsi="Times New Roman" w:cs="Times New Roman"/>
          <w:b/>
          <w:bCs/>
          <w:sz w:val="22"/>
          <w:szCs w:val="22"/>
        </w:rPr>
        <w:t>2025</w:t>
      </w:r>
      <w:r w:rsidRPr="007A5F70">
        <w:rPr>
          <w:rFonts w:ascii="Times New Roman" w:eastAsia="微软雅黑" w:hAnsi="Times New Roman" w:cs="Times New Roman"/>
          <w:b/>
          <w:bCs/>
          <w:sz w:val="22"/>
          <w:szCs w:val="22"/>
        </w:rPr>
        <w:t>年增速可能放缓</w:t>
      </w:r>
      <w:r w:rsidRPr="007A5F70">
        <w:rPr>
          <w:rFonts w:ascii="Times New Roman" w:eastAsia="微软雅黑" w:hAnsi="Times New Roman" w:cs="Times New Roman"/>
          <w:sz w:val="22"/>
          <w:szCs w:val="22"/>
        </w:rPr>
        <w:t xml:space="preserve"> (</w:t>
      </w:r>
      <w:hyperlink r:id="rId65" w:anchor=":~:text=%E2%80%9CVendors%20are%20facing%20a%20tricky,be%20key%20for%20vendors%20to"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w:t>
      </w:r>
    </w:p>
    <w:p w14:paraId="2E9A639C" w14:textId="77777777" w:rsidR="007A5F70" w:rsidRPr="007A5F70" w:rsidRDefault="007A5F70" w:rsidP="007A5F70">
      <w:pPr>
        <w:numPr>
          <w:ilvl w:val="0"/>
          <w:numId w:val="1028"/>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电动车</w:t>
      </w:r>
      <w:r w:rsidRPr="007A5F70">
        <w:rPr>
          <w:rFonts w:ascii="Times New Roman" w:eastAsia="微软雅黑" w:hAnsi="Times New Roman" w:cs="Times New Roman"/>
          <w:b/>
          <w:bCs/>
          <w:sz w:val="22"/>
          <w:szCs w:val="22"/>
        </w:rPr>
        <w:t>(EV)</w:t>
      </w:r>
      <w:r w:rsidRPr="007A5F70">
        <w:rPr>
          <w:rFonts w:ascii="Times New Roman" w:eastAsia="微软雅黑" w:hAnsi="Times New Roman" w:cs="Times New Roman"/>
          <w:b/>
          <w:bCs/>
          <w:sz w:val="22"/>
          <w:szCs w:val="22"/>
        </w:rPr>
        <w:t>产业</w:t>
      </w:r>
      <w:r w:rsidRPr="007A5F70">
        <w:rPr>
          <w:rFonts w:ascii="Times New Roman" w:eastAsia="微软雅黑" w:hAnsi="Times New Roman" w:cs="Times New Roman"/>
          <w:sz w:val="22"/>
          <w:szCs w:val="22"/>
        </w:rPr>
        <w:t>：电动汽车在全球范围高速增长。</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年全球新能源车（含纯电和插混）销量同比增长</w:t>
      </w:r>
      <w:r w:rsidRPr="007A5F70">
        <w:rPr>
          <w:rFonts w:ascii="Times New Roman" w:eastAsia="微软雅黑" w:hAnsi="Times New Roman" w:cs="Times New Roman"/>
          <w:sz w:val="22"/>
          <w:szCs w:val="22"/>
        </w:rPr>
        <w:t>25%</w:t>
      </w:r>
      <w:r w:rsidRPr="007A5F70">
        <w:rPr>
          <w:rFonts w:ascii="Times New Roman" w:eastAsia="微软雅黑" w:hAnsi="Times New Roman" w:cs="Times New Roman"/>
          <w:sz w:val="22"/>
          <w:szCs w:val="22"/>
        </w:rPr>
        <w:t>，突破</w:t>
      </w:r>
      <w:r w:rsidRPr="007A5F70">
        <w:rPr>
          <w:rFonts w:ascii="Times New Roman" w:eastAsia="微软雅黑" w:hAnsi="Times New Roman" w:cs="Times New Roman"/>
          <w:sz w:val="22"/>
          <w:szCs w:val="22"/>
        </w:rPr>
        <w:t>1,700</w:t>
      </w:r>
      <w:r w:rsidRPr="007A5F70">
        <w:rPr>
          <w:rFonts w:ascii="Times New Roman" w:eastAsia="微软雅黑" w:hAnsi="Times New Roman" w:cs="Times New Roman"/>
          <w:sz w:val="22"/>
          <w:szCs w:val="22"/>
        </w:rPr>
        <w:t>万辆，其中中国市场全年销量达</w:t>
      </w:r>
      <w:r w:rsidRPr="007A5F70">
        <w:rPr>
          <w:rFonts w:ascii="Times New Roman" w:eastAsia="微软雅黑" w:hAnsi="Times New Roman" w:cs="Times New Roman"/>
          <w:sz w:val="22"/>
          <w:szCs w:val="22"/>
        </w:rPr>
        <w:t>1,100</w:t>
      </w:r>
      <w:r w:rsidRPr="007A5F70">
        <w:rPr>
          <w:rFonts w:ascii="Times New Roman" w:eastAsia="微软雅黑" w:hAnsi="Times New Roman" w:cs="Times New Roman"/>
          <w:sz w:val="22"/>
          <w:szCs w:val="22"/>
        </w:rPr>
        <w:t>万辆，占比逾</w:t>
      </w:r>
      <w:r w:rsidRPr="007A5F70">
        <w:rPr>
          <w:rFonts w:ascii="Times New Roman" w:eastAsia="微软雅黑" w:hAnsi="Times New Roman" w:cs="Times New Roman"/>
          <w:sz w:val="22"/>
          <w:szCs w:val="22"/>
        </w:rPr>
        <w:t>40% (</w:t>
      </w:r>
      <w:hyperlink r:id="rId66" w:anchor=":~:text=Jan%2014%20%28Reuters%29%20,stabilised%2C%20data%20showed%20on%20Tuesday"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 (</w:t>
      </w:r>
      <w:hyperlink r:id="rId67" w:anchor=":~:text=the%20Rho%20Motion%20data%20showed"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。中国已成为全球电动车普及率最高的市场之一</w:t>
      </w:r>
      <w:r w:rsidRPr="007A5F70">
        <w:rPr>
          <w:rFonts w:ascii="Times New Roman" w:eastAsia="微软雅黑" w:hAnsi="Times New Roman" w:cs="Times New Roman"/>
          <w:sz w:val="22"/>
          <w:szCs w:val="22"/>
        </w:rPr>
        <w:t xml:space="preserve"> (</w:t>
      </w:r>
      <w:hyperlink r:id="rId68" w:anchor=":~:text=Global%20car%20market%20in%20the,EV%20subsidies%20to%20boost" w:history="1">
        <w:r w:rsidRPr="007A5F70">
          <w:rPr>
            <w:rStyle w:val="af0"/>
            <w:rFonts w:ascii="Times New Roman" w:eastAsia="微软雅黑" w:hAnsi="Times New Roman" w:cs="Times New Roman"/>
            <w:sz w:val="22"/>
            <w:szCs w:val="22"/>
          </w:rPr>
          <w:t>Global car market in the slow lane: China soars ahead of the West in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。传统车企与科技公司纷纷入局，特斯拉、比亚迪等领军品牌占据优势，但新进入者持续涌现，竞争格局激烈。政府政策亦深刻影响行业走势</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例如中国延续新能源汽车购置鼓励措施至</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年，以保持市场增速</w:t>
      </w:r>
      <w:r w:rsidRPr="007A5F70">
        <w:rPr>
          <w:rFonts w:ascii="Times New Roman" w:eastAsia="微软雅黑" w:hAnsi="Times New Roman" w:cs="Times New Roman"/>
          <w:sz w:val="22"/>
          <w:szCs w:val="22"/>
        </w:rPr>
        <w:t xml:space="preserve"> (</w:t>
      </w:r>
      <w:hyperlink r:id="rId69" w:anchor=":~:text=avoid%20hefty%20fines"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。总体看，电动车行业增长空间大，但</w:t>
      </w:r>
      <w:r w:rsidRPr="007A5F70">
        <w:rPr>
          <w:rFonts w:ascii="Times New Roman" w:eastAsia="微软雅黑" w:hAnsi="Times New Roman" w:cs="Times New Roman"/>
          <w:b/>
          <w:bCs/>
          <w:sz w:val="22"/>
          <w:szCs w:val="22"/>
        </w:rPr>
        <w:t>技术革新和价格竞争</w:t>
      </w:r>
      <w:r w:rsidRPr="007A5F70">
        <w:rPr>
          <w:rFonts w:ascii="Times New Roman" w:eastAsia="微软雅黑" w:hAnsi="Times New Roman" w:cs="Times New Roman"/>
          <w:sz w:val="22"/>
          <w:szCs w:val="22"/>
        </w:rPr>
        <w:t>将决定各玩家成败。</w:t>
      </w:r>
    </w:p>
    <w:p w14:paraId="73EC11E3" w14:textId="77777777" w:rsidR="007A5F70" w:rsidRPr="007A5F70" w:rsidRDefault="007A5F70" w:rsidP="007A5F70">
      <w:pPr>
        <w:numPr>
          <w:ilvl w:val="0"/>
          <w:numId w:val="1028"/>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IoT</w:t>
      </w:r>
      <w:r w:rsidRPr="007A5F70">
        <w:rPr>
          <w:rFonts w:ascii="Times New Roman" w:eastAsia="微软雅黑" w:hAnsi="Times New Roman" w:cs="Times New Roman"/>
          <w:b/>
          <w:bCs/>
          <w:sz w:val="22"/>
          <w:szCs w:val="22"/>
        </w:rPr>
        <w:t>及智能家居</w:t>
      </w:r>
      <w:r w:rsidRPr="007A5F70">
        <w:rPr>
          <w:rFonts w:ascii="Times New Roman" w:eastAsia="微软雅黑" w:hAnsi="Times New Roman" w:cs="Times New Roman"/>
          <w:sz w:val="22"/>
          <w:szCs w:val="22"/>
        </w:rPr>
        <w:t>：物联网设备保持普及上升趋势，预计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年全球联网</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设备数量将达约</w:t>
      </w:r>
      <w:r w:rsidRPr="007A5F70">
        <w:rPr>
          <w:rFonts w:ascii="Times New Roman" w:eastAsia="微软雅黑" w:hAnsi="Times New Roman" w:cs="Times New Roman"/>
          <w:sz w:val="22"/>
          <w:szCs w:val="22"/>
        </w:rPr>
        <w:t>188</w:t>
      </w:r>
      <w:r w:rsidRPr="007A5F70">
        <w:rPr>
          <w:rFonts w:ascii="Times New Roman" w:eastAsia="微软雅黑" w:hAnsi="Times New Roman" w:cs="Times New Roman"/>
          <w:sz w:val="22"/>
          <w:szCs w:val="22"/>
        </w:rPr>
        <w:t>亿台，同比增加</w:t>
      </w:r>
      <w:r w:rsidRPr="007A5F70">
        <w:rPr>
          <w:rFonts w:ascii="Times New Roman" w:eastAsia="微软雅黑" w:hAnsi="Times New Roman" w:cs="Times New Roman"/>
          <w:sz w:val="22"/>
          <w:szCs w:val="22"/>
        </w:rPr>
        <w:t>13% (</w:t>
      </w:r>
      <w:hyperlink r:id="rId70" w:anchor=":~:text=Number%20of%20connected%20IoT%20devices,to%20continued%20cautious%20enterprise%20spending" w:history="1">
        <w:r w:rsidRPr="007A5F70">
          <w:rPr>
            <w:rStyle w:val="af0"/>
            <w:rFonts w:ascii="Times New Roman" w:eastAsia="微软雅黑" w:hAnsi="Times New Roman" w:cs="Times New Roman"/>
            <w:sz w:val="22"/>
            <w:szCs w:val="22"/>
          </w:rPr>
          <w:t>Number of connected IoT devices growing 13% to 18.8 billion globally</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。智能家居、可穿戴和智能硬件需求旺盛，消费者生态黏性逐步形成。市场参与者众多，既有苹果、谷歌等生态巨头，也有小米、华为等提供性价比产品的厂商。随着</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技术融合和互联标准（如</w:t>
      </w:r>
      <w:r w:rsidRPr="007A5F70">
        <w:rPr>
          <w:rFonts w:ascii="Times New Roman" w:eastAsia="微软雅黑" w:hAnsi="Times New Roman" w:cs="Times New Roman"/>
          <w:sz w:val="22"/>
          <w:szCs w:val="22"/>
        </w:rPr>
        <w:t>Matter</w:t>
      </w:r>
      <w:r w:rsidRPr="007A5F70">
        <w:rPr>
          <w:rFonts w:ascii="Times New Roman" w:eastAsia="微软雅黑" w:hAnsi="Times New Roman" w:cs="Times New Roman"/>
          <w:sz w:val="22"/>
          <w:szCs w:val="22"/>
        </w:rPr>
        <w:t>协议）推进，行业正朝</w:t>
      </w:r>
      <w:r w:rsidRPr="007A5F70">
        <w:rPr>
          <w:rFonts w:ascii="Times New Roman" w:eastAsia="微软雅黑" w:hAnsi="Times New Roman" w:cs="Times New Roman"/>
          <w:b/>
          <w:bCs/>
          <w:sz w:val="22"/>
          <w:szCs w:val="22"/>
        </w:rPr>
        <w:t>万物互联</w:t>
      </w:r>
      <w:r w:rsidRPr="007A5F70">
        <w:rPr>
          <w:rFonts w:ascii="Times New Roman" w:eastAsia="微软雅黑" w:hAnsi="Times New Roman" w:cs="Times New Roman"/>
          <w:sz w:val="22"/>
          <w:szCs w:val="22"/>
        </w:rPr>
        <w:t>方向发展，但短期内不同生态系统割裂竞争的格局仍将持续。</w:t>
      </w:r>
    </w:p>
    <w:p w14:paraId="427736D6"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业务分析</w:t>
      </w:r>
    </w:p>
    <w:p w14:paraId="727F95DE"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小米目前主营业务涵盖智能手机、电动车、</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及生活消费产品和互联网服务四大板块。各业务板块表现及潜力评估如下：</w:t>
      </w:r>
    </w:p>
    <w:p w14:paraId="23A55598" w14:textId="77777777" w:rsidR="007A5F70" w:rsidRPr="007A5F70" w:rsidRDefault="007A5F70" w:rsidP="007A5F70">
      <w:pPr>
        <w:numPr>
          <w:ilvl w:val="0"/>
          <w:numId w:val="1029"/>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智能手机</w:t>
      </w:r>
      <w:r w:rsidRPr="007A5F70">
        <w:rPr>
          <w:rFonts w:ascii="Times New Roman" w:eastAsia="微软雅黑" w:hAnsi="Times New Roman" w:cs="Times New Roman"/>
          <w:sz w:val="22"/>
          <w:szCs w:val="22"/>
        </w:rPr>
        <w:t>：智能手机是小米的核心收入来源，占公司收入约五成。</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年小米手机销量强劲增长，在全球市场份额约</w:t>
      </w:r>
      <w:r w:rsidRPr="007A5F70">
        <w:rPr>
          <w:rFonts w:ascii="Times New Roman" w:eastAsia="微软雅黑" w:hAnsi="Times New Roman" w:cs="Times New Roman"/>
          <w:sz w:val="22"/>
          <w:szCs w:val="22"/>
        </w:rPr>
        <w:t>13% (</w:t>
      </w:r>
      <w:hyperlink r:id="rId71" w:anchor=":~:text=Xiaomi%27s%20fourth,data%20from%20researcher%20Canalys%20showed"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。公司手机业务竞争优势在于</w:t>
      </w:r>
      <w:r w:rsidRPr="007A5F70">
        <w:rPr>
          <w:rFonts w:ascii="Times New Roman" w:eastAsia="微软雅黑" w:hAnsi="Times New Roman" w:cs="Times New Roman"/>
          <w:b/>
          <w:bCs/>
          <w:sz w:val="22"/>
          <w:szCs w:val="22"/>
        </w:rPr>
        <w:t>性价比和互联网直销模式</w:t>
      </w:r>
      <w:r w:rsidRPr="007A5F70">
        <w:rPr>
          <w:rFonts w:ascii="Times New Roman" w:eastAsia="微软雅黑" w:hAnsi="Times New Roman" w:cs="Times New Roman"/>
          <w:sz w:val="22"/>
          <w:szCs w:val="22"/>
        </w:rPr>
        <w:t>，通过</w:t>
      </w:r>
      <w:r w:rsidRPr="007A5F70">
        <w:rPr>
          <w:rFonts w:ascii="Times New Roman" w:eastAsia="微软雅黑" w:hAnsi="Times New Roman" w:cs="Times New Roman"/>
          <w:sz w:val="22"/>
          <w:szCs w:val="22"/>
        </w:rPr>
        <w:t>Redmi</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POCO</w:t>
      </w:r>
      <w:r w:rsidRPr="007A5F70">
        <w:rPr>
          <w:rFonts w:ascii="Times New Roman" w:eastAsia="微软雅黑" w:hAnsi="Times New Roman" w:cs="Times New Roman"/>
          <w:sz w:val="22"/>
          <w:szCs w:val="22"/>
        </w:rPr>
        <w:t>子品牌覆盖中低端市场，同时推行高端化战略（如</w:t>
      </w:r>
      <w:r w:rsidRPr="007A5F70">
        <w:rPr>
          <w:rFonts w:ascii="Times New Roman" w:eastAsia="微软雅黑" w:hAnsi="Times New Roman" w:cs="Times New Roman"/>
          <w:sz w:val="22"/>
          <w:szCs w:val="22"/>
        </w:rPr>
        <w:t>MIX</w:t>
      </w:r>
      <w:r w:rsidRPr="007A5F70">
        <w:rPr>
          <w:rFonts w:ascii="Times New Roman" w:eastAsia="微软雅黑" w:hAnsi="Times New Roman" w:cs="Times New Roman"/>
          <w:sz w:val="22"/>
          <w:szCs w:val="22"/>
        </w:rPr>
        <w:t>系列）提升均价。凭借印度、欧洲等海外市场的成功开拓，小米手机业务具备增长韧性。小米计划进一步拓展线下渠道以支撑手机销量</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预计今年在中国新开大量门店，并未来五年在海外新开</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万家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小米之家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直营店</w:t>
      </w:r>
      <w:r w:rsidRPr="007A5F70">
        <w:rPr>
          <w:rFonts w:ascii="Times New Roman" w:eastAsia="微软雅黑" w:hAnsi="Times New Roman" w:cs="Times New Roman"/>
          <w:sz w:val="22"/>
          <w:szCs w:val="22"/>
        </w:rPr>
        <w:t xml:space="preserve"> (</w:t>
      </w:r>
      <w:hyperlink r:id="rId72" w:anchor=":~:text=The%20world%27s%20third,in%20the%20next%20five%20years" w:history="1">
        <w:r w:rsidRPr="007A5F70">
          <w:rPr>
            <w:rStyle w:val="af0"/>
            <w:rFonts w:ascii="Times New Roman" w:eastAsia="微软雅黑" w:hAnsi="Times New Roman" w:cs="Times New Roman"/>
            <w:sz w:val="22"/>
            <w:szCs w:val="22"/>
          </w:rPr>
          <w:t xml:space="preserve">Xiaomi raises EV sales target, plans new overseas stores as Q4 revenue </w:t>
        </w:r>
        <w:r w:rsidRPr="007A5F70">
          <w:rPr>
            <w:rStyle w:val="af0"/>
            <w:rFonts w:ascii="Times New Roman" w:eastAsia="微软雅黑" w:hAnsi="Times New Roman" w:cs="Times New Roman"/>
            <w:sz w:val="22"/>
            <w:szCs w:val="22"/>
          </w:rPr>
          <w:lastRenderedPageBreak/>
          <w:t>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。展望未来，</w:t>
      </w:r>
      <w:r w:rsidRPr="007A5F70">
        <w:rPr>
          <w:rFonts w:ascii="Times New Roman" w:eastAsia="微软雅黑" w:hAnsi="Times New Roman" w:cs="Times New Roman"/>
          <w:sz w:val="22"/>
          <w:szCs w:val="22"/>
        </w:rPr>
        <w:t>5G</w:t>
      </w:r>
      <w:r w:rsidRPr="007A5F70">
        <w:rPr>
          <w:rFonts w:ascii="Times New Roman" w:eastAsia="微软雅黑" w:hAnsi="Times New Roman" w:cs="Times New Roman"/>
          <w:sz w:val="22"/>
          <w:szCs w:val="22"/>
        </w:rPr>
        <w:t>换机、海外市场份额提升将是主要增长点。但需关注行业周期波动和与苹果、荣耀等品牌的激烈竞争。</w:t>
      </w:r>
    </w:p>
    <w:p w14:paraId="18D16A15" w14:textId="77777777" w:rsidR="007A5F70" w:rsidRPr="007A5F70" w:rsidRDefault="007A5F70" w:rsidP="007A5F70">
      <w:pPr>
        <w:numPr>
          <w:ilvl w:val="0"/>
          <w:numId w:val="1029"/>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电动车</w:t>
      </w:r>
      <w:r w:rsidRPr="007A5F70">
        <w:rPr>
          <w:rFonts w:ascii="Times New Roman" w:eastAsia="微软雅黑" w:hAnsi="Times New Roman" w:cs="Times New Roman"/>
          <w:sz w:val="22"/>
          <w:szCs w:val="22"/>
        </w:rPr>
        <w:t>：电动车是小米近年重点投入的新业务。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年小米发布首款电动轿车</w:t>
      </w:r>
      <w:r w:rsidRPr="007A5F70">
        <w:rPr>
          <w:rFonts w:ascii="Times New Roman" w:eastAsia="微软雅黑" w:hAnsi="Times New Roman" w:cs="Times New Roman"/>
          <w:b/>
          <w:bCs/>
          <w:sz w:val="22"/>
          <w:szCs w:val="22"/>
        </w:rPr>
        <w:t>SU7</w:t>
      </w:r>
      <w:r w:rsidRPr="007A5F70">
        <w:rPr>
          <w:rFonts w:ascii="Times New Roman" w:eastAsia="微软雅黑" w:hAnsi="Times New Roman" w:cs="Times New Roman"/>
          <w:sz w:val="22"/>
          <w:szCs w:val="22"/>
        </w:rPr>
        <w:t>系列并实现当年量产交付，全年交付超过</w:t>
      </w:r>
      <w:r w:rsidRPr="007A5F70">
        <w:rPr>
          <w:rFonts w:ascii="Times New Roman" w:eastAsia="微软雅黑" w:hAnsi="Times New Roman" w:cs="Times New Roman"/>
          <w:sz w:val="22"/>
          <w:szCs w:val="22"/>
        </w:rPr>
        <w:t>13.5</w:t>
      </w:r>
      <w:r w:rsidRPr="007A5F70">
        <w:rPr>
          <w:rFonts w:ascii="Times New Roman" w:eastAsia="微软雅黑" w:hAnsi="Times New Roman" w:cs="Times New Roman"/>
          <w:sz w:val="22"/>
          <w:szCs w:val="22"/>
        </w:rPr>
        <w:t>万辆</w:t>
      </w:r>
      <w:r w:rsidRPr="007A5F70">
        <w:rPr>
          <w:rFonts w:ascii="Times New Roman" w:eastAsia="微软雅黑" w:hAnsi="Times New Roman" w:cs="Times New Roman"/>
          <w:sz w:val="22"/>
          <w:szCs w:val="22"/>
        </w:rPr>
        <w:t>SU7</w:t>
      </w:r>
      <w:r w:rsidRPr="007A5F70">
        <w:rPr>
          <w:rFonts w:ascii="Times New Roman" w:eastAsia="微软雅黑" w:hAnsi="Times New Roman" w:cs="Times New Roman"/>
          <w:sz w:val="22"/>
          <w:szCs w:val="22"/>
        </w:rPr>
        <w:t>电动车，贡献收入人民币</w:t>
      </w:r>
      <w:r w:rsidRPr="007A5F70">
        <w:rPr>
          <w:rFonts w:ascii="Times New Roman" w:eastAsia="微软雅黑" w:hAnsi="Times New Roman" w:cs="Times New Roman"/>
          <w:sz w:val="22"/>
          <w:szCs w:val="22"/>
        </w:rPr>
        <w:t>321</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73" w:anchor=":~:text=Xiaomi%20began%20manufacturing%20EVs%20last,year%20history"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。尽管电动车业务当前处于投入期，</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年包含造车在内的新业务板块调整后净亏损为</w:t>
      </w:r>
      <w:r w:rsidRPr="007A5F70">
        <w:rPr>
          <w:rFonts w:ascii="Times New Roman" w:eastAsia="微软雅黑" w:hAnsi="Times New Roman" w:cs="Times New Roman"/>
          <w:sz w:val="22"/>
          <w:szCs w:val="22"/>
        </w:rPr>
        <w:t>62</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74" w:anchor=":~:text=Xiaomi%20began%20manufacturing%20EVs%20last,year%20history"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，但毛利率已达</w:t>
      </w:r>
      <w:r w:rsidRPr="007A5F70">
        <w:rPr>
          <w:rFonts w:ascii="Times New Roman" w:eastAsia="微软雅黑" w:hAnsi="Times New Roman" w:cs="Times New Roman"/>
          <w:sz w:val="22"/>
          <w:szCs w:val="22"/>
        </w:rPr>
        <w:t>18.5% (</w:t>
      </w:r>
      <w:hyperlink r:id="rId75" w:anchor=":~:text=The%20company%27s%20electric,was%20234%2C479%20yuan%20last%20year"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，显示出规模效应潜力。小米管理层对造车前景乐观，已于近期推出定价更低的</w:t>
      </w:r>
      <w:r w:rsidRPr="007A5F70">
        <w:rPr>
          <w:rFonts w:ascii="Times New Roman" w:eastAsia="微软雅黑" w:hAnsi="Times New Roman" w:cs="Times New Roman"/>
          <w:sz w:val="22"/>
          <w:szCs w:val="22"/>
        </w:rPr>
        <w:t>SU7 Ultra</w:t>
      </w:r>
      <w:r w:rsidRPr="007A5F70">
        <w:rPr>
          <w:rFonts w:ascii="Times New Roman" w:eastAsia="微软雅黑" w:hAnsi="Times New Roman" w:cs="Times New Roman"/>
          <w:sz w:val="22"/>
          <w:szCs w:val="22"/>
        </w:rPr>
        <w:t>车型以加速普及，并将</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年汽车年交付目标由</w:t>
      </w:r>
      <w:r w:rsidRPr="007A5F70">
        <w:rPr>
          <w:rFonts w:ascii="Times New Roman" w:eastAsia="微软雅黑" w:hAnsi="Times New Roman" w:cs="Times New Roman"/>
          <w:sz w:val="22"/>
          <w:szCs w:val="22"/>
        </w:rPr>
        <w:t>30</w:t>
      </w:r>
      <w:r w:rsidRPr="007A5F70">
        <w:rPr>
          <w:rFonts w:ascii="Times New Roman" w:eastAsia="微软雅黑" w:hAnsi="Times New Roman" w:cs="Times New Roman"/>
          <w:sz w:val="22"/>
          <w:szCs w:val="22"/>
        </w:rPr>
        <w:t>万台上调至</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万台</w:t>
      </w:r>
      <w:r w:rsidRPr="007A5F70">
        <w:rPr>
          <w:rFonts w:ascii="Times New Roman" w:eastAsia="微软雅黑" w:hAnsi="Times New Roman" w:cs="Times New Roman"/>
          <w:sz w:val="22"/>
          <w:szCs w:val="22"/>
        </w:rPr>
        <w:t xml:space="preserve"> (</w:t>
      </w:r>
      <w:hyperlink r:id="rId76" w:anchor=":~:text=BEIJING%2FSHANGHAI%20%28Reuters%29%20,year%20to%20350%2C000%20from%20300%2C000"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 (</w:t>
      </w:r>
      <w:hyperlink r:id="rId77" w:anchor=":~:text=The%20company%20last%20month%20launched,units%20from%20300%2C000%20units%20previously"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。小米进军汽车的</w:t>
      </w:r>
      <w:r w:rsidRPr="007A5F70">
        <w:rPr>
          <w:rFonts w:ascii="Times New Roman" w:eastAsia="微软雅黑" w:hAnsi="Times New Roman" w:cs="Times New Roman"/>
          <w:b/>
          <w:bCs/>
          <w:sz w:val="22"/>
          <w:szCs w:val="22"/>
        </w:rPr>
        <w:t>竞争优势</w:t>
      </w:r>
      <w:r w:rsidRPr="007A5F70">
        <w:rPr>
          <w:rFonts w:ascii="Times New Roman" w:eastAsia="微软雅黑" w:hAnsi="Times New Roman" w:cs="Times New Roman"/>
          <w:sz w:val="22"/>
          <w:szCs w:val="22"/>
        </w:rPr>
        <w:t>在于其庞大的</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和手机用户生态，有望构建</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人</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智能互联体验</w:t>
      </w:r>
      <w:r w:rsidRPr="007A5F70">
        <w:rPr>
          <w:rFonts w:ascii="Times New Roman" w:eastAsia="微软雅黑" w:hAnsi="Times New Roman" w:cs="Times New Roman"/>
          <w:sz w:val="22"/>
          <w:szCs w:val="22"/>
        </w:rPr>
        <w:t xml:space="preserve"> (</w:t>
      </w:r>
      <w:hyperlink r:id="rId78" w:anchor=":~:text=Xiaomi%20advances%20cross,smart%20home%20products%20and%20cars" w:history="1">
        <w:r w:rsidRPr="007A5F70">
          <w:rPr>
            <w:rStyle w:val="af0"/>
            <w:rFonts w:ascii="Times New Roman" w:eastAsia="微软雅黑" w:hAnsi="Times New Roman" w:cs="Times New Roman"/>
            <w:sz w:val="22"/>
            <w:szCs w:val="22"/>
          </w:rPr>
          <w:t>Xiaomi advances cross-device connectivity with Human x Car x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。不过，汽车行业进入壁垒高、竞争者众多，小米能否通过技术创新和供应链管理站稳脚跟仍有待市场检验。</w:t>
      </w:r>
    </w:p>
    <w:p w14:paraId="34DF7482" w14:textId="77777777" w:rsidR="007A5F70" w:rsidRPr="007A5F70" w:rsidRDefault="007A5F70" w:rsidP="007A5F70">
      <w:pPr>
        <w:numPr>
          <w:ilvl w:val="0"/>
          <w:numId w:val="1029"/>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IoT</w:t>
      </w:r>
      <w:r w:rsidRPr="007A5F70">
        <w:rPr>
          <w:rFonts w:ascii="Times New Roman" w:eastAsia="微软雅黑" w:hAnsi="Times New Roman" w:cs="Times New Roman"/>
          <w:b/>
          <w:bCs/>
          <w:sz w:val="22"/>
          <w:szCs w:val="22"/>
        </w:rPr>
        <w:t>及生活消费产品</w:t>
      </w:r>
      <w:r w:rsidRPr="007A5F70">
        <w:rPr>
          <w:rFonts w:ascii="Times New Roman" w:eastAsia="微软雅黑" w:hAnsi="Times New Roman" w:cs="Times New Roman"/>
          <w:sz w:val="22"/>
          <w:szCs w:val="22"/>
        </w:rPr>
        <w:t>：该板块涵盖智能电视、笔记本、可穿戴设备、智能家电等丰富产品线，已成为小米第二大收入来源。</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与生活消费产品收入达到</w:t>
      </w:r>
      <w:r w:rsidRPr="007A5F70">
        <w:rPr>
          <w:rFonts w:ascii="Times New Roman" w:eastAsia="微软雅黑" w:hAnsi="Times New Roman" w:cs="Times New Roman"/>
          <w:sz w:val="22"/>
          <w:szCs w:val="22"/>
        </w:rPr>
        <w:t>1041</w:t>
      </w:r>
      <w:r w:rsidRPr="007A5F70">
        <w:rPr>
          <w:rFonts w:ascii="Times New Roman" w:eastAsia="微软雅黑" w:hAnsi="Times New Roman" w:cs="Times New Roman"/>
          <w:sz w:val="22"/>
          <w:szCs w:val="22"/>
        </w:rPr>
        <w:t>亿元，同比大增</w:t>
      </w:r>
      <w:r w:rsidRPr="007A5F70">
        <w:rPr>
          <w:rFonts w:ascii="Times New Roman" w:eastAsia="微软雅黑" w:hAnsi="Times New Roman" w:cs="Times New Roman"/>
          <w:sz w:val="22"/>
          <w:szCs w:val="22"/>
        </w:rPr>
        <w:t>30% (</w:t>
      </w:r>
      <w:hyperlink r:id="rId79" w:anchor=":~:text=its%20Internet,wearables%20and%20certain%20lifestyle%20products"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。小米凭借</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爆品</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策略和</w:t>
      </w:r>
      <w:r w:rsidRPr="007A5F70">
        <w:rPr>
          <w:rFonts w:ascii="Times New Roman" w:eastAsia="微软雅黑" w:hAnsi="Times New Roman" w:cs="Times New Roman"/>
          <w:b/>
          <w:bCs/>
          <w:sz w:val="22"/>
          <w:szCs w:val="22"/>
        </w:rPr>
        <w:t>全场景生态</w:t>
      </w:r>
      <w:r w:rsidRPr="007A5F70">
        <w:rPr>
          <w:rFonts w:ascii="Times New Roman" w:eastAsia="微软雅黑" w:hAnsi="Times New Roman" w:cs="Times New Roman"/>
          <w:sz w:val="22"/>
          <w:szCs w:val="22"/>
        </w:rPr>
        <w:t>构建，打造了全球最大的消费物联网平台之一：截至</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年第三季度，小米</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平台已连接逾</w:t>
      </w:r>
      <w:r w:rsidRPr="007A5F70">
        <w:rPr>
          <w:rFonts w:ascii="Times New Roman" w:eastAsia="微软雅黑" w:hAnsi="Times New Roman" w:cs="Times New Roman"/>
          <w:sz w:val="22"/>
          <w:szCs w:val="22"/>
        </w:rPr>
        <w:t>8.61</w:t>
      </w:r>
      <w:r w:rsidRPr="007A5F70">
        <w:rPr>
          <w:rFonts w:ascii="Times New Roman" w:eastAsia="微软雅黑" w:hAnsi="Times New Roman" w:cs="Times New Roman"/>
          <w:sz w:val="22"/>
          <w:szCs w:val="22"/>
        </w:rPr>
        <w:t>亿台设备（不含手机及笔电）</w:t>
      </w:r>
      <w:r w:rsidRPr="007A5F70">
        <w:rPr>
          <w:rFonts w:ascii="Times New Roman" w:eastAsia="微软雅黑" w:hAnsi="Times New Roman" w:cs="Times New Roman"/>
          <w:sz w:val="22"/>
          <w:szCs w:val="22"/>
        </w:rPr>
        <w:t xml:space="preserve"> (</w:t>
      </w:r>
      <w:hyperlink r:id="rId80" w:anchor=":~:text=Number%20of%20connected%20Xiaomi%20devices,increase%20from%20the%20previous%20quarter" w:history="1">
        <w:r w:rsidRPr="007A5F70">
          <w:rPr>
            <w:rStyle w:val="af0"/>
            <w:rFonts w:ascii="Times New Roman" w:eastAsia="微软雅黑" w:hAnsi="Times New Roman" w:cs="Times New Roman"/>
            <w:sz w:val="22"/>
            <w:szCs w:val="22"/>
          </w:rPr>
          <w:t>Number of connected Xiaomi devices by quarter 2018-2024 - Statista</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。公司在智能电视、可穿戴等细分市场稳居前列，较强的跨设备联动和性价比优势形成了竞争壁垒。未来随着</w:t>
      </w:r>
      <w:r w:rsidRPr="007A5F70">
        <w:rPr>
          <w:rFonts w:ascii="Times New Roman" w:eastAsia="微软雅黑" w:hAnsi="Times New Roman" w:cs="Times New Roman"/>
          <w:sz w:val="22"/>
          <w:szCs w:val="22"/>
        </w:rPr>
        <w:t>AIoT</w:t>
      </w:r>
      <w:r w:rsidRPr="007A5F70">
        <w:rPr>
          <w:rFonts w:ascii="Times New Roman" w:eastAsia="微软雅黑" w:hAnsi="Times New Roman" w:cs="Times New Roman"/>
          <w:sz w:val="22"/>
          <w:szCs w:val="22"/>
        </w:rPr>
        <w:t>技术成熟、智能家居渗透率提升，以及小米不断推出新的家电品类（如大家电），该板块有望保持高速增长。但需要关注的是行业同质化竞争和平均售价下行压力，持续提升产品力和品牌溢价是长期挑战。</w:t>
      </w:r>
    </w:p>
    <w:p w14:paraId="7B8560A3" w14:textId="77777777" w:rsidR="007A5F70" w:rsidRPr="007A5F70" w:rsidRDefault="007A5F70" w:rsidP="007A5F70">
      <w:pPr>
        <w:numPr>
          <w:ilvl w:val="0"/>
          <w:numId w:val="1029"/>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互联网服务</w:t>
      </w:r>
      <w:r w:rsidRPr="007A5F70">
        <w:rPr>
          <w:rFonts w:ascii="Times New Roman" w:eastAsia="微软雅黑" w:hAnsi="Times New Roman" w:cs="Times New Roman"/>
          <w:sz w:val="22"/>
          <w:szCs w:val="22"/>
        </w:rPr>
        <w:t>：小米的互联网服务包括广告、游戏、金融科技等增值服务，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年收入约</w:t>
      </w:r>
      <w:r w:rsidRPr="007A5F70">
        <w:rPr>
          <w:rFonts w:ascii="Times New Roman" w:eastAsia="微软雅黑" w:hAnsi="Times New Roman" w:cs="Times New Roman"/>
          <w:sz w:val="22"/>
          <w:szCs w:val="22"/>
        </w:rPr>
        <w:t>341</w:t>
      </w:r>
      <w:r w:rsidRPr="007A5F70">
        <w:rPr>
          <w:rFonts w:ascii="Times New Roman" w:eastAsia="微软雅黑" w:hAnsi="Times New Roman" w:cs="Times New Roman"/>
          <w:sz w:val="22"/>
          <w:szCs w:val="22"/>
        </w:rPr>
        <w:t>亿元，占总收入近</w:t>
      </w:r>
      <w:r w:rsidRPr="007A5F70">
        <w:rPr>
          <w:rFonts w:ascii="Times New Roman" w:eastAsia="微软雅黑" w:hAnsi="Times New Roman" w:cs="Times New Roman"/>
          <w:sz w:val="22"/>
          <w:szCs w:val="22"/>
        </w:rPr>
        <w:t>9% (</w:t>
      </w:r>
      <w:hyperlink r:id="rId81"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。虽然占比不大，但该板块毛利极高（</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年互联网服务毛利率达</w:t>
      </w:r>
      <w:r w:rsidRPr="007A5F70">
        <w:rPr>
          <w:rFonts w:ascii="Times New Roman" w:eastAsia="微软雅黑" w:hAnsi="Times New Roman" w:cs="Times New Roman"/>
          <w:sz w:val="22"/>
          <w:szCs w:val="22"/>
        </w:rPr>
        <w:t>76.6%</w:t>
      </w:r>
      <w:r w:rsidRPr="007A5F70">
        <w:rPr>
          <w:rFonts w:ascii="Times New Roman" w:eastAsia="微软雅黑" w:hAnsi="Times New Roman" w:cs="Times New Roman"/>
          <w:sz w:val="22"/>
          <w:szCs w:val="22"/>
        </w:rPr>
        <w:t>，创历</w:t>
      </w:r>
      <w:r w:rsidRPr="007A5F70">
        <w:rPr>
          <w:rFonts w:ascii="Times New Roman" w:eastAsia="微软雅黑" w:hAnsi="Times New Roman" w:cs="Times New Roman"/>
          <w:sz w:val="22"/>
          <w:szCs w:val="22"/>
        </w:rPr>
        <w:lastRenderedPageBreak/>
        <w:t>史新高</w:t>
      </w:r>
      <w:r w:rsidRPr="007A5F70">
        <w:rPr>
          <w:rFonts w:ascii="Times New Roman" w:eastAsia="微软雅黑" w:hAnsi="Times New Roman" w:cs="Times New Roman"/>
          <w:sz w:val="22"/>
          <w:szCs w:val="22"/>
        </w:rPr>
        <w:t xml:space="preserve"> (</w:t>
      </w:r>
      <w:hyperlink r:id="rId82"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），是公司利润的重要来源。小米基于</w:t>
      </w:r>
      <w:r w:rsidRPr="007A5F70">
        <w:rPr>
          <w:rFonts w:ascii="Times New Roman" w:eastAsia="微软雅黑" w:hAnsi="Times New Roman" w:cs="Times New Roman"/>
          <w:sz w:val="22"/>
          <w:szCs w:val="22"/>
        </w:rPr>
        <w:t>MIUI</w:t>
      </w:r>
      <w:r w:rsidRPr="007A5F70">
        <w:rPr>
          <w:rFonts w:ascii="Times New Roman" w:eastAsia="微软雅黑" w:hAnsi="Times New Roman" w:cs="Times New Roman"/>
          <w:sz w:val="22"/>
          <w:szCs w:val="22"/>
        </w:rPr>
        <w:t>操作系统的</w:t>
      </w:r>
      <w:r w:rsidRPr="007A5F70">
        <w:rPr>
          <w:rFonts w:ascii="Times New Roman" w:eastAsia="微软雅黑" w:hAnsi="Times New Roman" w:cs="Times New Roman"/>
          <w:b/>
          <w:bCs/>
          <w:sz w:val="22"/>
          <w:szCs w:val="22"/>
        </w:rPr>
        <w:t>庞大月活用户</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年底全球</w:t>
      </w:r>
      <w:r w:rsidRPr="007A5F70">
        <w:rPr>
          <w:rFonts w:ascii="Times New Roman" w:eastAsia="微软雅黑" w:hAnsi="Times New Roman" w:cs="Times New Roman"/>
          <w:sz w:val="22"/>
          <w:szCs w:val="22"/>
        </w:rPr>
        <w:t>MIUI</w:t>
      </w:r>
      <w:r w:rsidRPr="007A5F70">
        <w:rPr>
          <w:rFonts w:ascii="Times New Roman" w:eastAsia="微软雅黑" w:hAnsi="Times New Roman" w:cs="Times New Roman"/>
          <w:sz w:val="22"/>
          <w:szCs w:val="22"/>
        </w:rPr>
        <w:t>月活用户超</w:t>
      </w:r>
      <w:r w:rsidRPr="007A5F70">
        <w:rPr>
          <w:rFonts w:ascii="Times New Roman" w:eastAsia="微软雅黑" w:hAnsi="Times New Roman" w:cs="Times New Roman"/>
          <w:sz w:val="22"/>
          <w:szCs w:val="22"/>
        </w:rPr>
        <w:t>6.4</w:t>
      </w:r>
      <w:r w:rsidRPr="007A5F70">
        <w:rPr>
          <w:rFonts w:ascii="Times New Roman" w:eastAsia="微软雅黑" w:hAnsi="Times New Roman" w:cs="Times New Roman"/>
          <w:sz w:val="22"/>
          <w:szCs w:val="22"/>
        </w:rPr>
        <w:t>亿）变现广告和内容分发，并通过金融、小米商城等服务获取收入。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年互联网服务收入同比增长</w:t>
      </w:r>
      <w:r w:rsidRPr="007A5F70">
        <w:rPr>
          <w:rFonts w:ascii="Times New Roman" w:eastAsia="微软雅黑" w:hAnsi="Times New Roman" w:cs="Times New Roman"/>
          <w:sz w:val="22"/>
          <w:szCs w:val="22"/>
        </w:rPr>
        <w:t>13.3%</w:t>
      </w:r>
      <w:r w:rsidRPr="007A5F70">
        <w:rPr>
          <w:rFonts w:ascii="Times New Roman" w:eastAsia="微软雅黑" w:hAnsi="Times New Roman" w:cs="Times New Roman"/>
          <w:sz w:val="22"/>
          <w:szCs w:val="22"/>
        </w:rPr>
        <w:t>，主要受益于海外互联网业务拓展及生态用户增长。随着小米海外用户基础扩大和</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应用（如小爱同学语音助手、内容推荐算法）的增强，互联网业务具备进一步增长潜力。需注意监管政策变化（如数据隐私、金融监管）及生态活跃度对该业务的影响。总体而言，小米互联网服务业务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轻资产高利润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，将持续为公司提供稳健的现金流和利润支持</w:t>
      </w:r>
      <w:r w:rsidRPr="007A5F70">
        <w:rPr>
          <w:rFonts w:ascii="Times New Roman" w:eastAsia="微软雅黑" w:hAnsi="Times New Roman" w:cs="Times New Roman"/>
          <w:sz w:val="22"/>
          <w:szCs w:val="22"/>
        </w:rPr>
        <w:t xml:space="preserve"> (</w:t>
      </w:r>
      <w:hyperlink r:id="rId83"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w:t>
      </w:r>
    </w:p>
    <w:p w14:paraId="46D93D02"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财务分析</w:t>
      </w:r>
    </w:p>
    <w:p w14:paraId="120B6317" w14:textId="31E4533A" w:rsidR="007A5F70" w:rsidRDefault="007A5F70" w:rsidP="007A5F70">
      <w:pPr>
        <w:rPr>
          <w:rFonts w:ascii="Times New Roman" w:eastAsia="微软雅黑" w:hAnsi="Times New Roman" w:cs="Times New Roman"/>
          <w:sz w:val="22"/>
          <w:szCs w:val="22"/>
        </w:rPr>
      </w:pPr>
      <w:r>
        <w:rPr>
          <w:noProof/>
        </w:rPr>
        <mc:AlternateContent>
          <mc:Choice Requires="wps">
            <w:drawing>
              <wp:inline distT="0" distB="0" distL="0" distR="0" wp14:anchorId="534753BC" wp14:editId="45FF508F">
                <wp:extent cx="304800" cy="304800"/>
                <wp:effectExtent l="0" t="0" r="0" b="0"/>
                <wp:docPr id="452782986"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F70697" id="矩形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微软雅黑" w:hAnsi="Times New Roman" w:cs="Times New Roman"/>
          <w:noProof/>
          <w:sz w:val="22"/>
          <w:szCs w:val="22"/>
        </w:rPr>
        <w:drawing>
          <wp:inline distT="0" distB="0" distL="0" distR="0" wp14:anchorId="0E344543" wp14:editId="1F59AA45">
            <wp:extent cx="5943600" cy="3543300"/>
            <wp:effectExtent l="0" t="0" r="0" b="0"/>
            <wp:docPr id="7420616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7064FDE" w14:textId="45EF8D45"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i/>
          <w:iCs/>
          <w:sz w:val="22"/>
          <w:szCs w:val="22"/>
        </w:rPr>
        <w:t>图：</w:t>
      </w:r>
      <w:r w:rsidRPr="007A5F70">
        <w:rPr>
          <w:rFonts w:ascii="Times New Roman" w:eastAsia="微软雅黑" w:hAnsi="Times New Roman" w:cs="Times New Roman"/>
          <w:i/>
          <w:iCs/>
          <w:sz w:val="22"/>
          <w:szCs w:val="22"/>
        </w:rPr>
        <w:t>2019–2024</w:t>
      </w:r>
      <w:r w:rsidRPr="007A5F70">
        <w:rPr>
          <w:rFonts w:ascii="Times New Roman" w:eastAsia="微软雅黑" w:hAnsi="Times New Roman" w:cs="Times New Roman"/>
          <w:i/>
          <w:iCs/>
          <w:sz w:val="22"/>
          <w:szCs w:val="22"/>
        </w:rPr>
        <w:t>年小米集团年度收入（柱）及调整后净利润（折线）走势。</w:t>
      </w:r>
      <w:r w:rsidRPr="007A5F70">
        <w:rPr>
          <w:rFonts w:ascii="Times New Roman" w:eastAsia="微软雅黑" w:hAnsi="Times New Roman" w:cs="Times New Roman"/>
          <w:i/>
          <w:iCs/>
          <w:sz w:val="22"/>
          <w:szCs w:val="22"/>
        </w:rPr>
        <w:t>2024</w:t>
      </w:r>
      <w:r w:rsidRPr="007A5F70">
        <w:rPr>
          <w:rFonts w:ascii="Times New Roman" w:eastAsia="微软雅黑" w:hAnsi="Times New Roman" w:cs="Times New Roman"/>
          <w:i/>
          <w:iCs/>
          <w:sz w:val="22"/>
          <w:szCs w:val="22"/>
        </w:rPr>
        <w:t>年公司总收入达人民币</w:t>
      </w:r>
      <w:r w:rsidRPr="007A5F70">
        <w:rPr>
          <w:rFonts w:ascii="Times New Roman" w:eastAsia="微软雅黑" w:hAnsi="Times New Roman" w:cs="Times New Roman"/>
          <w:i/>
          <w:iCs/>
          <w:sz w:val="22"/>
          <w:szCs w:val="22"/>
        </w:rPr>
        <w:t>3659</w:t>
      </w:r>
      <w:r w:rsidRPr="007A5F70">
        <w:rPr>
          <w:rFonts w:ascii="Times New Roman" w:eastAsia="微软雅黑" w:hAnsi="Times New Roman" w:cs="Times New Roman"/>
          <w:i/>
          <w:iCs/>
          <w:sz w:val="22"/>
          <w:szCs w:val="22"/>
        </w:rPr>
        <w:t>亿元，同比增长</w:t>
      </w:r>
      <w:r w:rsidRPr="007A5F70">
        <w:rPr>
          <w:rFonts w:ascii="Times New Roman" w:eastAsia="微软雅黑" w:hAnsi="Times New Roman" w:cs="Times New Roman"/>
          <w:i/>
          <w:iCs/>
          <w:sz w:val="22"/>
          <w:szCs w:val="22"/>
        </w:rPr>
        <w:t>35.0%</w:t>
      </w:r>
      <w:r w:rsidRPr="007A5F70">
        <w:rPr>
          <w:rFonts w:ascii="Times New Roman" w:eastAsia="微软雅黑" w:hAnsi="Times New Roman" w:cs="Times New Roman"/>
          <w:i/>
          <w:iCs/>
          <w:sz w:val="22"/>
          <w:szCs w:val="22"/>
        </w:rPr>
        <w:t>，调整后净利润达</w:t>
      </w:r>
      <w:r w:rsidRPr="007A5F70">
        <w:rPr>
          <w:rFonts w:ascii="Times New Roman" w:eastAsia="微软雅黑" w:hAnsi="Times New Roman" w:cs="Times New Roman"/>
          <w:i/>
          <w:iCs/>
          <w:sz w:val="22"/>
          <w:szCs w:val="22"/>
        </w:rPr>
        <w:t>272</w:t>
      </w:r>
      <w:r w:rsidRPr="007A5F70">
        <w:rPr>
          <w:rFonts w:ascii="Times New Roman" w:eastAsia="微软雅黑" w:hAnsi="Times New Roman" w:cs="Times New Roman"/>
          <w:i/>
          <w:iCs/>
          <w:sz w:val="22"/>
          <w:szCs w:val="22"/>
        </w:rPr>
        <w:t>亿元，同比增长</w:t>
      </w:r>
      <w:r w:rsidRPr="007A5F70">
        <w:rPr>
          <w:rFonts w:ascii="Times New Roman" w:eastAsia="微软雅黑" w:hAnsi="Times New Roman" w:cs="Times New Roman"/>
          <w:i/>
          <w:iCs/>
          <w:sz w:val="22"/>
          <w:szCs w:val="22"/>
        </w:rPr>
        <w:t>41.3%</w:t>
      </w:r>
      <w:r w:rsidRPr="007A5F70">
        <w:rPr>
          <w:rFonts w:ascii="Times New Roman" w:eastAsia="微软雅黑" w:hAnsi="Times New Roman" w:cs="Times New Roman"/>
          <w:i/>
          <w:iCs/>
          <w:sz w:val="22"/>
          <w:szCs w:val="22"/>
        </w:rPr>
        <w:t>，均创历史新高</w:t>
      </w:r>
      <w:r w:rsidRPr="007A5F70">
        <w:rPr>
          <w:rFonts w:ascii="Times New Roman" w:eastAsia="微软雅黑" w:hAnsi="Times New Roman" w:cs="Times New Roman"/>
          <w:i/>
          <w:iCs/>
          <w:sz w:val="22"/>
          <w:szCs w:val="22"/>
        </w:rPr>
        <w:t xml:space="preserve"> (</w:t>
      </w:r>
      <w:hyperlink r:id="rId85" w:anchor=":~:text=Discover%20,YoY%20to%20RMB27.2" w:history="1">
        <w:r w:rsidRPr="007A5F70">
          <w:rPr>
            <w:rStyle w:val="af0"/>
            <w:rFonts w:ascii="Times New Roman" w:eastAsia="微软雅黑" w:hAnsi="Times New Roman" w:cs="Times New Roman"/>
            <w:i/>
            <w:iCs/>
            <w:sz w:val="22"/>
            <w:szCs w:val="22"/>
          </w:rPr>
          <w:t>Discover - Xiaomi Global Home</w:t>
        </w:r>
      </w:hyperlink>
      <w:r w:rsidRPr="007A5F70">
        <w:rPr>
          <w:rFonts w:ascii="Times New Roman" w:eastAsia="微软雅黑" w:hAnsi="Times New Roman" w:cs="Times New Roman"/>
          <w:i/>
          <w:iCs/>
          <w:sz w:val="22"/>
          <w:szCs w:val="22"/>
        </w:rPr>
        <w:t>)</w:t>
      </w:r>
      <w:r w:rsidRPr="007A5F70">
        <w:rPr>
          <w:rFonts w:ascii="Times New Roman" w:eastAsia="微软雅黑" w:hAnsi="Times New Roman" w:cs="Times New Roman"/>
          <w:i/>
          <w:iCs/>
          <w:sz w:val="22"/>
          <w:szCs w:val="22"/>
        </w:rPr>
        <w:t>。</w:t>
      </w:r>
      <w:r w:rsidRPr="007A5F70">
        <w:rPr>
          <w:rFonts w:ascii="Times New Roman" w:eastAsia="微软雅黑" w:hAnsi="Times New Roman" w:cs="Times New Roman"/>
          <w:i/>
          <w:iCs/>
          <w:sz w:val="22"/>
          <w:szCs w:val="22"/>
        </w:rPr>
        <w:t>2022</w:t>
      </w:r>
      <w:r w:rsidRPr="007A5F70">
        <w:rPr>
          <w:rFonts w:ascii="Times New Roman" w:eastAsia="微软雅黑" w:hAnsi="Times New Roman" w:cs="Times New Roman"/>
          <w:i/>
          <w:iCs/>
          <w:sz w:val="22"/>
          <w:szCs w:val="22"/>
        </w:rPr>
        <w:t>年利润下滑主要因智能手机市场低迷和造车前期投入拖累，</w:t>
      </w:r>
      <w:r w:rsidRPr="007A5F70">
        <w:rPr>
          <w:rFonts w:ascii="Times New Roman" w:eastAsia="微软雅黑" w:hAnsi="Times New Roman" w:cs="Times New Roman"/>
          <w:i/>
          <w:iCs/>
          <w:sz w:val="22"/>
          <w:szCs w:val="22"/>
        </w:rPr>
        <w:t>2023–2024</w:t>
      </w:r>
      <w:r w:rsidRPr="007A5F70">
        <w:rPr>
          <w:rFonts w:ascii="Times New Roman" w:eastAsia="微软雅黑" w:hAnsi="Times New Roman" w:cs="Times New Roman"/>
          <w:i/>
          <w:iCs/>
          <w:sz w:val="22"/>
          <w:szCs w:val="22"/>
        </w:rPr>
        <w:t>年利润率随业务复苏和费用管控显著改善。</w:t>
      </w:r>
    </w:p>
    <w:p w14:paraId="6832BED4"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盈利能力</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年小米实现营业收入人民币</w:t>
      </w:r>
      <w:r w:rsidRPr="007A5F70">
        <w:rPr>
          <w:rFonts w:ascii="Times New Roman" w:eastAsia="微软雅黑" w:hAnsi="Times New Roman" w:cs="Times New Roman"/>
          <w:sz w:val="22"/>
          <w:szCs w:val="22"/>
        </w:rPr>
        <w:t>3659</w:t>
      </w:r>
      <w:r w:rsidRPr="007A5F70">
        <w:rPr>
          <w:rFonts w:ascii="Times New Roman" w:eastAsia="微软雅黑" w:hAnsi="Times New Roman" w:cs="Times New Roman"/>
          <w:sz w:val="22"/>
          <w:szCs w:val="22"/>
        </w:rPr>
        <w:t>亿元，较上年大幅增长</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，净利润</w:t>
      </w:r>
      <w:r w:rsidRPr="007A5F70">
        <w:rPr>
          <w:rFonts w:ascii="Times New Roman" w:eastAsia="微软雅黑" w:hAnsi="Times New Roman" w:cs="Times New Roman"/>
          <w:sz w:val="22"/>
          <w:szCs w:val="22"/>
        </w:rPr>
        <w:t>235.8</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 (</w:t>
      </w:r>
      <w:hyperlink r:id="rId86" w:anchor=":~:text=For%20the%20full%20year%2C%20Xiaomi%27s,wearables%20and%20certain%20lifestyle%20products"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。扣除股份支付等影响的全年调整后净利润为</w:t>
      </w:r>
      <w:r w:rsidRPr="007A5F70">
        <w:rPr>
          <w:rFonts w:ascii="Times New Roman" w:eastAsia="微软雅黑" w:hAnsi="Times New Roman" w:cs="Times New Roman"/>
          <w:sz w:val="22"/>
          <w:szCs w:val="22"/>
        </w:rPr>
        <w:t>272</w:t>
      </w:r>
      <w:r w:rsidRPr="007A5F70">
        <w:rPr>
          <w:rFonts w:ascii="Times New Roman" w:eastAsia="微软雅黑" w:hAnsi="Times New Roman" w:cs="Times New Roman"/>
          <w:sz w:val="22"/>
          <w:szCs w:val="22"/>
        </w:rPr>
        <w:t>亿元，利润增速高于营收（</w:t>
      </w:r>
      <w:r w:rsidRPr="007A5F70">
        <w:rPr>
          <w:rFonts w:ascii="Times New Roman" w:eastAsia="微软雅黑" w:hAnsi="Times New Roman" w:cs="Times New Roman"/>
          <w:sz w:val="22"/>
          <w:szCs w:val="22"/>
        </w:rPr>
        <w:t>+41%</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 xml:space="preserve"> (</w:t>
      </w:r>
      <w:hyperlink r:id="rId87" w:anchor=":~:text=Discover%20,YoY%20to%20RMB27.2" w:history="1">
        <w:r w:rsidRPr="007A5F70">
          <w:rPr>
            <w:rStyle w:val="af0"/>
            <w:rFonts w:ascii="Times New Roman" w:eastAsia="微软雅黑" w:hAnsi="Times New Roman" w:cs="Times New Roman"/>
            <w:sz w:val="22"/>
            <w:szCs w:val="22"/>
          </w:rPr>
          <w:t>Discover - Xiaomi Global Home</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。这一方面反映了公司产品组合改善、规模效应提升，另一方面也受到费用率下降及投资收益等因素助益。分季度看，</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年第四季度单季营收</w:t>
      </w:r>
      <w:r w:rsidRPr="007A5F70">
        <w:rPr>
          <w:rFonts w:ascii="Times New Roman" w:eastAsia="微软雅黑" w:hAnsi="Times New Roman" w:cs="Times New Roman"/>
          <w:sz w:val="22"/>
          <w:szCs w:val="22"/>
        </w:rPr>
        <w:t>1090</w:t>
      </w:r>
      <w:r w:rsidRPr="007A5F70">
        <w:rPr>
          <w:rFonts w:ascii="Times New Roman" w:eastAsia="微软雅黑" w:hAnsi="Times New Roman" w:cs="Times New Roman"/>
          <w:sz w:val="22"/>
          <w:szCs w:val="22"/>
        </w:rPr>
        <w:t>亿元，同比大增</w:t>
      </w:r>
      <w:r w:rsidRPr="007A5F70">
        <w:rPr>
          <w:rFonts w:ascii="Times New Roman" w:eastAsia="微软雅黑" w:hAnsi="Times New Roman" w:cs="Times New Roman"/>
          <w:sz w:val="22"/>
          <w:szCs w:val="22"/>
        </w:rPr>
        <w:t>48.8%</w:t>
      </w:r>
      <w:r w:rsidRPr="007A5F70">
        <w:rPr>
          <w:rFonts w:ascii="Times New Roman" w:eastAsia="微软雅黑" w:hAnsi="Times New Roman" w:cs="Times New Roman"/>
          <w:sz w:val="22"/>
          <w:szCs w:val="22"/>
        </w:rPr>
        <w:t>，调整后净利</w:t>
      </w:r>
      <w:r w:rsidRPr="007A5F70">
        <w:rPr>
          <w:rFonts w:ascii="Times New Roman" w:eastAsia="微软雅黑" w:hAnsi="Times New Roman" w:cs="Times New Roman"/>
          <w:sz w:val="22"/>
          <w:szCs w:val="22"/>
        </w:rPr>
        <w:t>83.2</w:t>
      </w:r>
      <w:r w:rsidRPr="007A5F70">
        <w:rPr>
          <w:rFonts w:ascii="Times New Roman" w:eastAsia="微软雅黑" w:hAnsi="Times New Roman" w:cs="Times New Roman"/>
          <w:sz w:val="22"/>
          <w:szCs w:val="22"/>
        </w:rPr>
        <w:t>亿元，同比增</w:t>
      </w:r>
      <w:r w:rsidRPr="007A5F70">
        <w:rPr>
          <w:rFonts w:ascii="Times New Roman" w:eastAsia="微软雅黑" w:hAnsi="Times New Roman" w:cs="Times New Roman"/>
          <w:sz w:val="22"/>
          <w:szCs w:val="22"/>
        </w:rPr>
        <w:t>69.4% (</w:t>
      </w:r>
      <w:hyperlink r:id="rId88" w:anchor=":~:text=The%20company%20reported%20a%2048.8,analyst%20estimates%20compiled%20by%20LSEG"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，净利率达到约</w:t>
      </w:r>
      <w:r w:rsidRPr="007A5F70">
        <w:rPr>
          <w:rFonts w:ascii="Times New Roman" w:eastAsia="微软雅黑" w:hAnsi="Times New Roman" w:cs="Times New Roman"/>
          <w:sz w:val="22"/>
          <w:szCs w:val="22"/>
        </w:rPr>
        <w:t>7.6%</w:t>
      </w:r>
      <w:r w:rsidRPr="007A5F70">
        <w:rPr>
          <w:rFonts w:ascii="Times New Roman" w:eastAsia="微软雅黑" w:hAnsi="Times New Roman" w:cs="Times New Roman"/>
          <w:sz w:val="22"/>
          <w:szCs w:val="22"/>
        </w:rPr>
        <w:t>。毛利率方面，小米综合毛利率在</w:t>
      </w:r>
      <w:r w:rsidRPr="007A5F70">
        <w:rPr>
          <w:rFonts w:ascii="Times New Roman" w:eastAsia="微软雅黑" w:hAnsi="Times New Roman" w:cs="Times New Roman"/>
          <w:sz w:val="22"/>
          <w:szCs w:val="22"/>
        </w:rPr>
        <w:t>20%</w:t>
      </w:r>
      <w:r w:rsidRPr="007A5F70">
        <w:rPr>
          <w:rFonts w:ascii="Times New Roman" w:eastAsia="微软雅黑" w:hAnsi="Times New Roman" w:cs="Times New Roman"/>
          <w:sz w:val="22"/>
          <w:szCs w:val="22"/>
        </w:rPr>
        <w:t>左右，其中互联网服务毛利率超过</w:t>
      </w:r>
      <w:r w:rsidRPr="007A5F70">
        <w:rPr>
          <w:rFonts w:ascii="Times New Roman" w:eastAsia="微软雅黑" w:hAnsi="Times New Roman" w:cs="Times New Roman"/>
          <w:sz w:val="22"/>
          <w:szCs w:val="22"/>
        </w:rPr>
        <w:t>75%</w:t>
      </w:r>
      <w:r w:rsidRPr="007A5F70">
        <w:rPr>
          <w:rFonts w:ascii="Times New Roman" w:eastAsia="微软雅黑" w:hAnsi="Times New Roman" w:cs="Times New Roman"/>
          <w:sz w:val="22"/>
          <w:szCs w:val="22"/>
        </w:rPr>
        <w:t>，远高于硬件业务。智能手机和</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硬件由于坚持性价比战略，毛利率相对较薄（个位数到十出头），但</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年大家电、笔电等高毛利新品拉升了</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产品毛利率至</w:t>
      </w:r>
      <w:r w:rsidRPr="007A5F70">
        <w:rPr>
          <w:rFonts w:ascii="Times New Roman" w:eastAsia="微软雅黑" w:hAnsi="Times New Roman" w:cs="Times New Roman"/>
          <w:sz w:val="22"/>
          <w:szCs w:val="22"/>
        </w:rPr>
        <w:t>16.3% (</w:t>
      </w:r>
      <w:hyperlink r:id="rId89" w:anchor=":~:text=Xiaomi%27s%202023%20Adjusted%20Net%20Profit,hitting%20a%20record%20high" w:history="1">
        <w:r w:rsidRPr="007A5F70">
          <w:rPr>
            <w:rStyle w:val="af0"/>
            <w:rFonts w:ascii="Times New Roman" w:eastAsia="微软雅黑" w:hAnsi="Times New Roman" w:cs="Times New Roman"/>
            <w:sz w:val="22"/>
            <w:szCs w:val="22"/>
          </w:rPr>
          <w:t>Xiaomi's 2023 Adjusted Net Profit Soars 126.3% to RMB19.3 billion</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。电动车业务尚处爬坡期，但</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年已实现</w:t>
      </w:r>
      <w:r w:rsidRPr="007A5F70">
        <w:rPr>
          <w:rFonts w:ascii="Times New Roman" w:eastAsia="微软雅黑" w:hAnsi="Times New Roman" w:cs="Times New Roman"/>
          <w:sz w:val="22"/>
          <w:szCs w:val="22"/>
        </w:rPr>
        <w:t>18.5%</w:t>
      </w:r>
      <w:r w:rsidRPr="007A5F70">
        <w:rPr>
          <w:rFonts w:ascii="Times New Roman" w:eastAsia="微软雅黑" w:hAnsi="Times New Roman" w:cs="Times New Roman"/>
          <w:sz w:val="22"/>
          <w:szCs w:val="22"/>
        </w:rPr>
        <w:t>的毛利率</w:t>
      </w:r>
      <w:r w:rsidRPr="007A5F70">
        <w:rPr>
          <w:rFonts w:ascii="Times New Roman" w:eastAsia="微软雅黑" w:hAnsi="Times New Roman" w:cs="Times New Roman"/>
          <w:sz w:val="22"/>
          <w:szCs w:val="22"/>
        </w:rPr>
        <w:t xml:space="preserve"> (</w:t>
      </w:r>
      <w:hyperlink r:id="rId90" w:anchor=":~:text=The%20company%27s%20electric,was%20234%2C479%20yuan%20last%20year"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，显示产品定价和成本控制初见成效。随着电动车业务规模扩大以及高毛利互联网服务占比提升，公司整体利润率有望进一步改善。</w:t>
      </w:r>
    </w:p>
    <w:p w14:paraId="7DCFBA48"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运营支出</w:t>
      </w:r>
      <w:r w:rsidRPr="007A5F70">
        <w:rPr>
          <w:rFonts w:ascii="Times New Roman" w:eastAsia="微软雅黑" w:hAnsi="Times New Roman" w:cs="Times New Roman"/>
          <w:sz w:val="22"/>
          <w:szCs w:val="22"/>
        </w:rPr>
        <w:t>：小米持续加大研发投入，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年研发费用约人民币</w:t>
      </w:r>
      <w:r w:rsidRPr="007A5F70">
        <w:rPr>
          <w:rFonts w:ascii="Times New Roman" w:eastAsia="微软雅黑" w:hAnsi="Times New Roman" w:cs="Times New Roman"/>
          <w:sz w:val="22"/>
          <w:szCs w:val="22"/>
        </w:rPr>
        <w:t>200</w:t>
      </w:r>
      <w:r w:rsidRPr="007A5F70">
        <w:rPr>
          <w:rFonts w:ascii="Times New Roman" w:eastAsia="微软雅黑" w:hAnsi="Times New Roman" w:cs="Times New Roman"/>
          <w:sz w:val="22"/>
          <w:szCs w:val="22"/>
        </w:rPr>
        <w:t>亿元，其中约四分之一（约</w:t>
      </w:r>
      <w:r w:rsidRPr="007A5F70">
        <w:rPr>
          <w:rFonts w:ascii="Times New Roman" w:eastAsia="微软雅黑" w:hAnsi="Times New Roman" w:cs="Times New Roman"/>
          <w:sz w:val="22"/>
          <w:szCs w:val="22"/>
        </w:rPr>
        <w:t>80</w:t>
      </w:r>
      <w:r w:rsidRPr="007A5F70">
        <w:rPr>
          <w:rFonts w:ascii="Times New Roman" w:eastAsia="微软雅黑" w:hAnsi="Times New Roman" w:cs="Times New Roman"/>
          <w:sz w:val="22"/>
          <w:szCs w:val="22"/>
        </w:rPr>
        <w:t>亿元）用于</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相关项目</w:t>
      </w:r>
      <w:r w:rsidRPr="007A5F70">
        <w:rPr>
          <w:rFonts w:ascii="Times New Roman" w:eastAsia="微软雅黑" w:hAnsi="Times New Roman" w:cs="Times New Roman"/>
          <w:sz w:val="22"/>
          <w:szCs w:val="22"/>
        </w:rPr>
        <w:t xml:space="preserve"> (</w:t>
      </w:r>
      <w:hyperlink r:id="rId91" w:anchor=":~:text=the%20Canalys%20data"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。研发强度（研发费</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营收）约</w:t>
      </w:r>
      <w:r w:rsidRPr="007A5F70">
        <w:rPr>
          <w:rFonts w:ascii="Times New Roman" w:eastAsia="微软雅黑" w:hAnsi="Times New Roman" w:cs="Times New Roman"/>
          <w:sz w:val="22"/>
          <w:szCs w:val="22"/>
        </w:rPr>
        <w:t>5.5%</w:t>
      </w:r>
      <w:r w:rsidRPr="007A5F70">
        <w:rPr>
          <w:rFonts w:ascii="Times New Roman" w:eastAsia="微软雅黑" w:hAnsi="Times New Roman" w:cs="Times New Roman"/>
          <w:sz w:val="22"/>
          <w:szCs w:val="22"/>
        </w:rPr>
        <w:t>，在国内互联网</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电子企业中保持较高水平，为产品创新和多元化提供支撑。销售及管理费用方面，随着线下渠道扩张和汽车业务投入，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年费用总额有所增加，但得益于营收大幅增长，费用率呈下降趋势，经营杠杆明显。公司通过精细化管理，在保持市场拓展的同时控制了费用增长，第四季度营业利润率显著提升。</w:t>
      </w:r>
    </w:p>
    <w:p w14:paraId="252A523F"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现金流和资产负债</w:t>
      </w:r>
      <w:r w:rsidRPr="007A5F70">
        <w:rPr>
          <w:rFonts w:ascii="Times New Roman" w:eastAsia="微软雅黑" w:hAnsi="Times New Roman" w:cs="Times New Roman"/>
          <w:sz w:val="22"/>
          <w:szCs w:val="22"/>
        </w:rPr>
        <w:t>：公司现金流状况良好。</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年全年经营活动现金流入大幅增加，尤其是第四季度单季净经营现金流达人民币</w:t>
      </w:r>
      <w:r w:rsidRPr="007A5F70">
        <w:rPr>
          <w:rFonts w:ascii="Times New Roman" w:eastAsia="微软雅黑" w:hAnsi="Times New Roman" w:cs="Times New Roman"/>
          <w:sz w:val="22"/>
          <w:szCs w:val="22"/>
        </w:rPr>
        <w:t>239</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92" w:anchor=":~:text=For%20the%20fourth%20quarter%20of,representing%20cash%20generated%20from" w:history="1">
        <w:r w:rsidRPr="007A5F70">
          <w:rPr>
            <w:rStyle w:val="af0"/>
            <w:rFonts w:ascii="Times New Roman" w:eastAsia="微软雅黑" w:hAnsi="Times New Roman" w:cs="Times New Roman"/>
            <w:sz w:val="22"/>
            <w:szCs w:val="22"/>
          </w:rPr>
          <w:t>[PDF] ANNUAL RESULTS ANNOUNCEMENT FOR THE YEAR ENDED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，反映出旺盛的销售回款和盈利质量的提升。全年资本开支主要投向电动车工厂建设和新零售店铺拓展，但总体支出规模可控。由于</w:t>
      </w:r>
      <w:r w:rsidRPr="007A5F70">
        <w:rPr>
          <w:rFonts w:ascii="Times New Roman" w:eastAsia="微软雅黑" w:hAnsi="Times New Roman" w:cs="Times New Roman"/>
          <w:sz w:val="22"/>
          <w:szCs w:val="22"/>
        </w:rPr>
        <w:t>IPO</w:t>
      </w:r>
      <w:r w:rsidRPr="007A5F70">
        <w:rPr>
          <w:rFonts w:ascii="Times New Roman" w:eastAsia="微软雅黑" w:hAnsi="Times New Roman" w:cs="Times New Roman"/>
          <w:sz w:val="22"/>
          <w:szCs w:val="22"/>
        </w:rPr>
        <w:t>募资以及长期盈利积累，小米账面资金十分充裕：截至</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年底，公司持有现金及短期理财等流动资金约人民币</w:t>
      </w:r>
      <w:r w:rsidRPr="007A5F70">
        <w:rPr>
          <w:rFonts w:ascii="Times New Roman" w:eastAsia="微软雅黑" w:hAnsi="Times New Roman" w:cs="Times New Roman"/>
          <w:sz w:val="22"/>
          <w:szCs w:val="22"/>
        </w:rPr>
        <w:t>1005</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93" w:anchor=":~:text=Cash%20%26%20Short"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；同期长期有息债务仅约</w:t>
      </w:r>
      <w:r w:rsidRPr="007A5F70">
        <w:rPr>
          <w:rFonts w:ascii="Times New Roman" w:eastAsia="微软雅黑" w:hAnsi="Times New Roman" w:cs="Times New Roman"/>
          <w:sz w:val="22"/>
          <w:szCs w:val="22"/>
        </w:rPr>
        <w:t>172.8</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94" w:anchor=":~:text=Long"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（短期债务约</w:t>
      </w:r>
      <w:r w:rsidRPr="007A5F70">
        <w:rPr>
          <w:rFonts w:ascii="Times New Roman" w:eastAsia="微软雅黑" w:hAnsi="Times New Roman" w:cs="Times New Roman"/>
          <w:sz w:val="22"/>
          <w:szCs w:val="22"/>
        </w:rPr>
        <w:t>133</w:t>
      </w:r>
      <w:r w:rsidRPr="007A5F70">
        <w:rPr>
          <w:rFonts w:ascii="Times New Roman" w:eastAsia="微软雅黑" w:hAnsi="Times New Roman" w:cs="Times New Roman"/>
          <w:sz w:val="22"/>
          <w:szCs w:val="22"/>
        </w:rPr>
        <w:t>亿元），扣除债务后的净现金头寸约</w:t>
      </w:r>
      <w:r w:rsidRPr="007A5F70">
        <w:rPr>
          <w:rFonts w:ascii="Times New Roman" w:eastAsia="微软雅黑" w:hAnsi="Times New Roman" w:cs="Times New Roman"/>
          <w:sz w:val="22"/>
          <w:szCs w:val="22"/>
        </w:rPr>
        <w:t>700</w:t>
      </w:r>
      <w:r w:rsidRPr="007A5F70">
        <w:rPr>
          <w:rFonts w:ascii="Times New Roman" w:eastAsia="微软雅黑" w:hAnsi="Times New Roman" w:cs="Times New Roman"/>
          <w:sz w:val="22"/>
          <w:szCs w:val="22"/>
        </w:rPr>
        <w:t>亿元，财务非常稳健。</w:t>
      </w:r>
      <w:r w:rsidRPr="007A5F70">
        <w:rPr>
          <w:rFonts w:ascii="Times New Roman" w:eastAsia="微软雅黑" w:hAnsi="Times New Roman" w:cs="Times New Roman"/>
          <w:b/>
          <w:bCs/>
          <w:sz w:val="22"/>
          <w:szCs w:val="22"/>
        </w:rPr>
        <w:t>流动比率</w:t>
      </w:r>
      <w:r w:rsidRPr="007A5F70">
        <w:rPr>
          <w:rFonts w:ascii="Times New Roman" w:eastAsia="微软雅黑" w:hAnsi="Times New Roman" w:cs="Times New Roman"/>
          <w:sz w:val="22"/>
          <w:szCs w:val="22"/>
        </w:rPr>
        <w:t>和</w:t>
      </w:r>
      <w:r w:rsidRPr="007A5F70">
        <w:rPr>
          <w:rFonts w:ascii="Times New Roman" w:eastAsia="微软雅黑" w:hAnsi="Times New Roman" w:cs="Times New Roman"/>
          <w:b/>
          <w:bCs/>
          <w:sz w:val="22"/>
          <w:szCs w:val="22"/>
        </w:rPr>
        <w:t>速动比率</w:t>
      </w:r>
      <w:r w:rsidRPr="007A5F70">
        <w:rPr>
          <w:rFonts w:ascii="Times New Roman" w:eastAsia="微软雅黑" w:hAnsi="Times New Roman" w:cs="Times New Roman"/>
          <w:sz w:val="22"/>
          <w:szCs w:val="22"/>
        </w:rPr>
        <w:t>均远超</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倍，短期偿债无忧。同时，小米在</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年保持了稳定的营运资金周转，库存水准适中（库存同比增加以支持销售增长），应收账款周转良好。总资产方面，</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年底公司资</w:t>
      </w:r>
      <w:r w:rsidRPr="007A5F70">
        <w:rPr>
          <w:rFonts w:ascii="Times New Roman" w:eastAsia="微软雅黑" w:hAnsi="Times New Roman" w:cs="Times New Roman"/>
          <w:sz w:val="22"/>
          <w:szCs w:val="22"/>
        </w:rPr>
        <w:lastRenderedPageBreak/>
        <w:t>产总额</w:t>
      </w:r>
      <w:r w:rsidRPr="007A5F70">
        <w:rPr>
          <w:rFonts w:ascii="Times New Roman" w:eastAsia="微软雅黑" w:hAnsi="Times New Roman" w:cs="Times New Roman"/>
          <w:sz w:val="22"/>
          <w:szCs w:val="22"/>
        </w:rPr>
        <w:t>4031</w:t>
      </w:r>
      <w:r w:rsidRPr="007A5F70">
        <w:rPr>
          <w:rFonts w:ascii="Times New Roman" w:eastAsia="微软雅黑" w:hAnsi="Times New Roman" w:cs="Times New Roman"/>
          <w:sz w:val="22"/>
          <w:szCs w:val="22"/>
        </w:rPr>
        <w:t>亿元，其中</w:t>
      </w:r>
      <w:r w:rsidRPr="007A5F70">
        <w:rPr>
          <w:rFonts w:ascii="Times New Roman" w:eastAsia="微软雅黑" w:hAnsi="Times New Roman" w:cs="Times New Roman"/>
          <w:b/>
          <w:bCs/>
          <w:sz w:val="22"/>
          <w:szCs w:val="22"/>
        </w:rPr>
        <w:t>投资资产</w:t>
      </w:r>
      <w:r w:rsidRPr="007A5F70">
        <w:rPr>
          <w:rFonts w:ascii="Times New Roman" w:eastAsia="微软雅黑" w:hAnsi="Times New Roman" w:cs="Times New Roman"/>
          <w:sz w:val="22"/>
          <w:szCs w:val="22"/>
        </w:rPr>
        <w:t>（包括联营企业投资和财务性投资）高达</w:t>
      </w:r>
      <w:r w:rsidRPr="007A5F70">
        <w:rPr>
          <w:rFonts w:ascii="Times New Roman" w:eastAsia="微软雅黑" w:hAnsi="Times New Roman" w:cs="Times New Roman"/>
          <w:sz w:val="22"/>
          <w:szCs w:val="22"/>
        </w:rPr>
        <w:t>1300</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95" w:anchor=":~:text=Upgrade"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，体现出小米通过产业投资和生态布局积累了可观的资产价值。股东权益约</w:t>
      </w:r>
      <w:r w:rsidRPr="007A5F70">
        <w:rPr>
          <w:rFonts w:ascii="Times New Roman" w:eastAsia="微软雅黑" w:hAnsi="Times New Roman" w:cs="Times New Roman"/>
          <w:sz w:val="22"/>
          <w:szCs w:val="22"/>
        </w:rPr>
        <w:t>1892</w:t>
      </w:r>
      <w:r w:rsidRPr="007A5F70">
        <w:rPr>
          <w:rFonts w:ascii="Times New Roman" w:eastAsia="微软雅黑" w:hAnsi="Times New Roman" w:cs="Times New Roman"/>
          <w:sz w:val="22"/>
          <w:szCs w:val="22"/>
        </w:rPr>
        <w:t>亿元，对应每股账面净资产约人民币</w:t>
      </w:r>
      <w:r w:rsidRPr="007A5F70">
        <w:rPr>
          <w:rFonts w:ascii="Times New Roman" w:eastAsia="微软雅黑" w:hAnsi="Times New Roman" w:cs="Times New Roman"/>
          <w:sz w:val="22"/>
          <w:szCs w:val="22"/>
        </w:rPr>
        <w:t>10.6</w:t>
      </w:r>
      <w:r w:rsidRPr="007A5F70">
        <w:rPr>
          <w:rFonts w:ascii="Times New Roman" w:eastAsia="微软雅黑" w:hAnsi="Times New Roman" w:cs="Times New Roman"/>
          <w:sz w:val="22"/>
          <w:szCs w:val="22"/>
        </w:rPr>
        <w:t>元。总体而言，小米财务结构稳健，</w:t>
      </w:r>
      <w:r w:rsidRPr="007A5F70">
        <w:rPr>
          <w:rFonts w:ascii="Times New Roman" w:eastAsia="微软雅黑" w:hAnsi="Times New Roman" w:cs="Times New Roman"/>
          <w:b/>
          <w:bCs/>
          <w:sz w:val="22"/>
          <w:szCs w:val="22"/>
        </w:rPr>
        <w:t>充裕的现金储备</w:t>
      </w:r>
      <w:r w:rsidRPr="007A5F70">
        <w:rPr>
          <w:rFonts w:ascii="Times New Roman" w:eastAsia="微软雅黑" w:hAnsi="Times New Roman" w:cs="Times New Roman"/>
          <w:sz w:val="22"/>
          <w:szCs w:val="22"/>
        </w:rPr>
        <w:t>为其在电动车等新业务领域持续投入、抵御风险提供了坚实保障。</w:t>
      </w:r>
    </w:p>
    <w:p w14:paraId="63A1F88D"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估值分析</w:t>
      </w:r>
    </w:p>
    <w:p w14:paraId="57C925DE"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截至</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月中旬，小米港股股价约在</w:t>
      </w:r>
      <w:r w:rsidRPr="007A5F70">
        <w:rPr>
          <w:rFonts w:ascii="Times New Roman" w:eastAsia="微软雅黑" w:hAnsi="Times New Roman" w:cs="Times New Roman"/>
          <w:b/>
          <w:bCs/>
          <w:sz w:val="22"/>
          <w:szCs w:val="22"/>
        </w:rPr>
        <w:t>55</w:t>
      </w:r>
      <w:r w:rsidRPr="007A5F70">
        <w:rPr>
          <w:rFonts w:ascii="Times New Roman" w:eastAsia="微软雅黑" w:hAnsi="Times New Roman" w:cs="Times New Roman"/>
          <w:b/>
          <w:bCs/>
          <w:sz w:val="22"/>
          <w:szCs w:val="22"/>
        </w:rPr>
        <w:t>港元</w:t>
      </w:r>
      <w:r w:rsidRPr="007A5F70">
        <w:rPr>
          <w:rFonts w:ascii="Times New Roman" w:eastAsia="微软雅黑" w:hAnsi="Times New Roman" w:cs="Times New Roman"/>
          <w:sz w:val="22"/>
          <w:szCs w:val="22"/>
        </w:rPr>
        <w:t>附近徘徊，过去</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个月累计上涨接近</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倍之多</w:t>
      </w:r>
      <w:r w:rsidRPr="007A5F70">
        <w:rPr>
          <w:rFonts w:ascii="Times New Roman" w:eastAsia="微软雅黑" w:hAnsi="Times New Roman" w:cs="Times New Roman"/>
          <w:sz w:val="22"/>
          <w:szCs w:val="22"/>
        </w:rPr>
        <w:t xml:space="preserve"> (</w:t>
      </w:r>
      <w:hyperlink r:id="rId96" w:anchor=":~:text=Xiaomi%27s%20Hong%20Kong,enthusiasm%20for%20its%20EV%20plans"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。这一涨势已使股价略高于市场一致目标价水平：当前分析师</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个月平均目标价约为</w:t>
      </w:r>
      <w:r w:rsidRPr="007A5F70">
        <w:rPr>
          <w:rFonts w:ascii="Times New Roman" w:eastAsia="微软雅黑" w:hAnsi="Times New Roman" w:cs="Times New Roman"/>
          <w:sz w:val="22"/>
          <w:szCs w:val="22"/>
        </w:rPr>
        <w:t>54.99</w:t>
      </w:r>
      <w:r w:rsidRPr="007A5F70">
        <w:rPr>
          <w:rFonts w:ascii="Times New Roman" w:eastAsia="微软雅黑" w:hAnsi="Times New Roman" w:cs="Times New Roman"/>
          <w:sz w:val="22"/>
          <w:szCs w:val="22"/>
        </w:rPr>
        <w:t>港元</w:t>
      </w:r>
      <w:r w:rsidRPr="007A5F70">
        <w:rPr>
          <w:rFonts w:ascii="Times New Roman" w:eastAsia="微软雅黑" w:hAnsi="Times New Roman" w:cs="Times New Roman"/>
          <w:sz w:val="22"/>
          <w:szCs w:val="22"/>
        </w:rPr>
        <w:t xml:space="preserve"> (</w:t>
      </w:r>
      <w:hyperlink r:id="rId97" w:anchor=":~:text=Xiaomi%20Stock%20Rally%20Before%20Earnings,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。我们从多种方法对小米进行估值，分析其合理价值区间：</w:t>
      </w:r>
    </w:p>
    <w:p w14:paraId="5ABE9E06" w14:textId="77777777" w:rsidR="007A5F70" w:rsidRPr="007A5F70" w:rsidRDefault="007A5F70" w:rsidP="007A5F70">
      <w:pPr>
        <w:numPr>
          <w:ilvl w:val="0"/>
          <w:numId w:val="1030"/>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绝对估值</w:t>
      </w:r>
      <w:r w:rsidRPr="007A5F70">
        <w:rPr>
          <w:rFonts w:ascii="Times New Roman" w:eastAsia="微软雅黑" w:hAnsi="Times New Roman" w:cs="Times New Roman"/>
          <w:b/>
          <w:bCs/>
          <w:sz w:val="22"/>
          <w:szCs w:val="22"/>
        </w:rPr>
        <w:t xml:space="preserve"> (DCF)</w:t>
      </w:r>
      <w:r w:rsidRPr="007A5F70">
        <w:rPr>
          <w:rFonts w:ascii="Times New Roman" w:eastAsia="微软雅黑" w:hAnsi="Times New Roman" w:cs="Times New Roman"/>
          <w:sz w:val="22"/>
          <w:szCs w:val="22"/>
        </w:rPr>
        <w:t>：考虑小米多元业务组合，我们采用分部估值法构建</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模型。假设未来</w:t>
      </w:r>
      <w:r w:rsidRPr="007A5F70">
        <w:rPr>
          <w:rFonts w:ascii="Times New Roman" w:eastAsia="微软雅黑" w:hAnsi="Times New Roman" w:cs="Times New Roman"/>
          <w:sz w:val="22"/>
          <w:szCs w:val="22"/>
        </w:rPr>
        <w:t>5</w:t>
      </w:r>
      <w:r w:rsidRPr="007A5F70">
        <w:rPr>
          <w:rFonts w:ascii="Times New Roman" w:eastAsia="微软雅黑" w:hAnsi="Times New Roman" w:cs="Times New Roman"/>
          <w:sz w:val="22"/>
          <w:szCs w:val="22"/>
        </w:rPr>
        <w:t>年公司整体收入复合增速约</w:t>
      </w:r>
      <w:r w:rsidRPr="007A5F70">
        <w:rPr>
          <w:rFonts w:ascii="Times New Roman" w:eastAsia="微软雅黑" w:hAnsi="Times New Roman" w:cs="Times New Roman"/>
          <w:sz w:val="22"/>
          <w:szCs w:val="22"/>
        </w:rPr>
        <w:t>15%</w:t>
      </w:r>
      <w:r w:rsidRPr="007A5F70">
        <w:rPr>
          <w:rFonts w:ascii="Times New Roman" w:eastAsia="微软雅黑" w:hAnsi="Times New Roman" w:cs="Times New Roman"/>
          <w:sz w:val="22"/>
          <w:szCs w:val="22"/>
        </w:rPr>
        <w:t>（其中智能手机低个位数增长、</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及电动车高双位数增长）、经营利润率逐步提升至</w:t>
      </w:r>
      <w:r w:rsidRPr="007A5F70">
        <w:rPr>
          <w:rFonts w:ascii="Times New Roman" w:eastAsia="微软雅黑" w:hAnsi="Times New Roman" w:cs="Times New Roman"/>
          <w:sz w:val="22"/>
          <w:szCs w:val="22"/>
        </w:rPr>
        <w:t>8-10%</w:t>
      </w:r>
      <w:r w:rsidRPr="007A5F70">
        <w:rPr>
          <w:rFonts w:ascii="Times New Roman" w:eastAsia="微软雅黑" w:hAnsi="Times New Roman" w:cs="Times New Roman"/>
          <w:sz w:val="22"/>
          <w:szCs w:val="22"/>
        </w:rPr>
        <w:t>，资本开支投入随电动车项目高峰后逐步平稳。在加权平均资本成本</w:t>
      </w:r>
      <w:r w:rsidRPr="007A5F70">
        <w:rPr>
          <w:rFonts w:ascii="Times New Roman" w:eastAsia="微软雅黑" w:hAnsi="Times New Roman" w:cs="Times New Roman"/>
          <w:sz w:val="22"/>
          <w:szCs w:val="22"/>
        </w:rPr>
        <w:t>(WACC)</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10%</w:t>
      </w:r>
      <w:r w:rsidRPr="007A5F70">
        <w:rPr>
          <w:rFonts w:ascii="Times New Roman" w:eastAsia="微软雅黑" w:hAnsi="Times New Roman" w:cs="Times New Roman"/>
          <w:sz w:val="22"/>
          <w:szCs w:val="22"/>
        </w:rPr>
        <w:t>、永续增长率</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的假设下，</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估值得出小米企业价值接近人民币</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万亿元。扣除净现金后，权益价值约为</w:t>
      </w:r>
      <w:r w:rsidRPr="007A5F70">
        <w:rPr>
          <w:rFonts w:ascii="Times New Roman" w:eastAsia="微软雅黑" w:hAnsi="Times New Roman" w:cs="Times New Roman"/>
          <w:sz w:val="22"/>
          <w:szCs w:val="22"/>
        </w:rPr>
        <w:t>1.07</w:t>
      </w:r>
      <w:r w:rsidRPr="007A5F70">
        <w:rPr>
          <w:rFonts w:ascii="Times New Roman" w:eastAsia="微软雅黑" w:hAnsi="Times New Roman" w:cs="Times New Roman"/>
          <w:sz w:val="22"/>
          <w:szCs w:val="22"/>
        </w:rPr>
        <w:t>万亿港元，折合每股价值约</w:t>
      </w:r>
      <w:r w:rsidRPr="007A5F70">
        <w:rPr>
          <w:rFonts w:ascii="Times New Roman" w:eastAsia="微软雅黑" w:hAnsi="Times New Roman" w:cs="Times New Roman"/>
          <w:b/>
          <w:bCs/>
          <w:sz w:val="22"/>
          <w:szCs w:val="22"/>
        </w:rPr>
        <w:t>60–65</w:t>
      </w:r>
      <w:r w:rsidRPr="007A5F70">
        <w:rPr>
          <w:rFonts w:ascii="Times New Roman" w:eastAsia="微软雅黑" w:hAnsi="Times New Roman" w:cs="Times New Roman"/>
          <w:b/>
          <w:bCs/>
          <w:sz w:val="22"/>
          <w:szCs w:val="22"/>
        </w:rPr>
        <w:t>港元</w:t>
      </w:r>
      <w:r w:rsidRPr="007A5F70">
        <w:rPr>
          <w:rFonts w:ascii="Times New Roman" w:eastAsia="微软雅黑" w:hAnsi="Times New Roman" w:cs="Times New Roman"/>
          <w:sz w:val="22"/>
          <w:szCs w:val="22"/>
        </w:rPr>
        <w:t>。该结果表明，在乐观增长预期下小米股价尚有一定上行空间。</w:t>
      </w:r>
    </w:p>
    <w:p w14:paraId="5DC126FE" w14:textId="77777777" w:rsidR="007A5F70" w:rsidRPr="007A5F70" w:rsidRDefault="007A5F70" w:rsidP="007A5F70">
      <w:pPr>
        <w:numPr>
          <w:ilvl w:val="0"/>
          <w:numId w:val="1030"/>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相对估值</w:t>
      </w:r>
      <w:r w:rsidRPr="007A5F70">
        <w:rPr>
          <w:rFonts w:ascii="Times New Roman" w:eastAsia="微软雅黑" w:hAnsi="Times New Roman" w:cs="Times New Roman"/>
          <w:sz w:val="22"/>
          <w:szCs w:val="22"/>
        </w:rPr>
        <w:t>：按照目前股价计算，小米对应</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年实际市盈率</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约在</w:t>
      </w:r>
      <w:r w:rsidRPr="007A5F70">
        <w:rPr>
          <w:rFonts w:ascii="Times New Roman" w:eastAsia="微软雅黑" w:hAnsi="Times New Roman" w:cs="Times New Roman"/>
          <w:b/>
          <w:bCs/>
          <w:sz w:val="22"/>
          <w:szCs w:val="22"/>
        </w:rPr>
        <w:t>35</w:t>
      </w:r>
      <w:r w:rsidRPr="007A5F70">
        <w:rPr>
          <w:rFonts w:ascii="Times New Roman" w:eastAsia="微软雅黑" w:hAnsi="Times New Roman" w:cs="Times New Roman"/>
          <w:b/>
          <w:bCs/>
          <w:sz w:val="22"/>
          <w:szCs w:val="22"/>
        </w:rPr>
        <w:t>倍</w:t>
      </w:r>
      <w:r w:rsidRPr="007A5F70">
        <w:rPr>
          <w:rFonts w:ascii="Times New Roman" w:eastAsia="微软雅黑" w:hAnsi="Times New Roman" w:cs="Times New Roman"/>
          <w:sz w:val="22"/>
          <w:szCs w:val="22"/>
        </w:rPr>
        <w:t>左右，若以调整后净利润计算约为</w:t>
      </w:r>
      <w:r w:rsidRPr="007A5F70">
        <w:rPr>
          <w:rFonts w:ascii="Times New Roman" w:eastAsia="微软雅黑" w:hAnsi="Times New Roman" w:cs="Times New Roman"/>
          <w:sz w:val="22"/>
          <w:szCs w:val="22"/>
        </w:rPr>
        <w:t>32</w:t>
      </w:r>
      <w:r w:rsidRPr="007A5F70">
        <w:rPr>
          <w:rFonts w:ascii="Times New Roman" w:eastAsia="微软雅黑" w:hAnsi="Times New Roman" w:cs="Times New Roman"/>
          <w:sz w:val="22"/>
          <w:szCs w:val="22"/>
        </w:rPr>
        <w:t>倍；企业价值</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息税折旧摊销前利润</w:t>
      </w:r>
      <w:r w:rsidRPr="007A5F70">
        <w:rPr>
          <w:rFonts w:ascii="Times New Roman" w:eastAsia="微软雅黑" w:hAnsi="Times New Roman" w:cs="Times New Roman"/>
          <w:sz w:val="22"/>
          <w:szCs w:val="22"/>
        </w:rPr>
        <w:t>(EV/EBITDA)</w:t>
      </w:r>
      <w:r w:rsidRPr="007A5F70">
        <w:rPr>
          <w:rFonts w:ascii="Times New Roman" w:eastAsia="微软雅黑" w:hAnsi="Times New Roman" w:cs="Times New Roman"/>
          <w:sz w:val="22"/>
          <w:szCs w:val="22"/>
        </w:rPr>
        <w:t>约为</w:t>
      </w:r>
      <w:r w:rsidRPr="007A5F70">
        <w:rPr>
          <w:rFonts w:ascii="Times New Roman" w:eastAsia="微软雅黑" w:hAnsi="Times New Roman" w:cs="Times New Roman"/>
          <w:sz w:val="22"/>
          <w:szCs w:val="22"/>
        </w:rPr>
        <w:t>25</w:t>
      </w:r>
      <w:r w:rsidRPr="007A5F70">
        <w:rPr>
          <w:rFonts w:ascii="Times New Roman" w:eastAsia="微软雅黑" w:hAnsi="Times New Roman" w:cs="Times New Roman"/>
          <w:sz w:val="22"/>
          <w:szCs w:val="22"/>
        </w:rPr>
        <w:t>倍上下，市销率</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2.8</w:t>
      </w:r>
      <w:r w:rsidRPr="007A5F70">
        <w:rPr>
          <w:rFonts w:ascii="Times New Roman" w:eastAsia="微软雅黑" w:hAnsi="Times New Roman" w:cs="Times New Roman"/>
          <w:sz w:val="22"/>
          <w:szCs w:val="22"/>
        </w:rPr>
        <w:t>倍。相比全球消费电子和互联网公司，小米估值不算便宜：苹果公司</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财年</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29</w:t>
      </w:r>
      <w:r w:rsidRPr="007A5F70">
        <w:rPr>
          <w:rFonts w:ascii="Times New Roman" w:eastAsia="微软雅黑" w:hAnsi="Times New Roman" w:cs="Times New Roman"/>
          <w:sz w:val="22"/>
          <w:szCs w:val="22"/>
        </w:rPr>
        <w:t>倍，腾讯控股约</w:t>
      </w:r>
      <w:r w:rsidRPr="007A5F70">
        <w:rPr>
          <w:rFonts w:ascii="Times New Roman" w:eastAsia="微软雅黑" w:hAnsi="Times New Roman" w:cs="Times New Roman"/>
          <w:sz w:val="22"/>
          <w:szCs w:val="22"/>
        </w:rPr>
        <w:t>24</w:t>
      </w:r>
      <w:r w:rsidRPr="007A5F70">
        <w:rPr>
          <w:rFonts w:ascii="Times New Roman" w:eastAsia="微软雅黑" w:hAnsi="Times New Roman" w:cs="Times New Roman"/>
          <w:sz w:val="22"/>
          <w:szCs w:val="22"/>
        </w:rPr>
        <w:t>倍；然而考虑到小米新能源汽车业务尚处投入期、盈利被压低，市场实际上赋予其一定的</w:t>
      </w:r>
      <w:r w:rsidRPr="007A5F70">
        <w:rPr>
          <w:rFonts w:ascii="Times New Roman" w:eastAsia="微软雅黑" w:hAnsi="Times New Roman" w:cs="Times New Roman"/>
          <w:b/>
          <w:bCs/>
          <w:sz w:val="22"/>
          <w:szCs w:val="22"/>
        </w:rPr>
        <w:t>成长溢价</w:t>
      </w:r>
      <w:r w:rsidRPr="007A5F70">
        <w:rPr>
          <w:rFonts w:ascii="Times New Roman" w:eastAsia="微软雅黑" w:hAnsi="Times New Roman" w:cs="Times New Roman"/>
          <w:sz w:val="22"/>
          <w:szCs w:val="22"/>
        </w:rPr>
        <w:t>。若将小米拆分来看，其传统硬件业务（手机</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）增速放缓但现金流稳定，可比公司估值在</w:t>
      </w:r>
      <w:r w:rsidRPr="007A5F70">
        <w:rPr>
          <w:rFonts w:ascii="Times New Roman" w:eastAsia="微软雅黑" w:hAnsi="Times New Roman" w:cs="Times New Roman"/>
          <w:sz w:val="22"/>
          <w:szCs w:val="22"/>
        </w:rPr>
        <w:t>20</w:t>
      </w:r>
      <w:r w:rsidRPr="007A5F70">
        <w:rPr>
          <w:rFonts w:ascii="Times New Roman" w:eastAsia="微软雅黑" w:hAnsi="Times New Roman" w:cs="Times New Roman"/>
          <w:sz w:val="22"/>
          <w:szCs w:val="22"/>
        </w:rPr>
        <w:t>倍</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出头，而电动车业务属高成长高估值板块，目前多数同行（造车新势力）以</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估值为主，小米电动车</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倍，明显低于行业领军的特斯拉（约</w:t>
      </w:r>
      <w:r w:rsidRPr="007A5F70">
        <w:rPr>
          <w:rFonts w:ascii="Times New Roman" w:eastAsia="微软雅黑" w:hAnsi="Times New Roman" w:cs="Times New Roman"/>
          <w:sz w:val="22"/>
          <w:szCs w:val="22"/>
        </w:rPr>
        <w:t>9</w:t>
      </w:r>
      <w:r w:rsidRPr="007A5F70">
        <w:rPr>
          <w:rFonts w:ascii="Times New Roman" w:eastAsia="微软雅黑" w:hAnsi="Times New Roman" w:cs="Times New Roman"/>
          <w:sz w:val="22"/>
          <w:szCs w:val="22"/>
        </w:rPr>
        <w:t>倍）和蔚来等尚未盈利公司的隐含倍数。这暗示市场尚未充分反映小米汽车业务的长期价值。</w:t>
      </w:r>
      <w:r w:rsidRPr="007A5F70">
        <w:rPr>
          <w:rFonts w:ascii="Times New Roman" w:eastAsia="微软雅黑" w:hAnsi="Times New Roman" w:cs="Times New Roman"/>
          <w:b/>
          <w:bCs/>
          <w:sz w:val="22"/>
          <w:szCs w:val="22"/>
        </w:rPr>
        <w:t>分析师观点</w:t>
      </w:r>
      <w:r w:rsidRPr="007A5F70">
        <w:rPr>
          <w:rFonts w:ascii="Times New Roman" w:eastAsia="微软雅黑" w:hAnsi="Times New Roman" w:cs="Times New Roman"/>
          <w:sz w:val="22"/>
          <w:szCs w:val="22"/>
        </w:rPr>
        <w:t>也较为积极：巴克莱等机构近期上调了小米目标价（</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对应目标价从</w:t>
      </w:r>
      <w:r w:rsidRPr="007A5F70">
        <w:rPr>
          <w:rFonts w:ascii="Times New Roman" w:eastAsia="微软雅黑" w:hAnsi="Times New Roman" w:cs="Times New Roman"/>
          <w:sz w:val="22"/>
          <w:szCs w:val="22"/>
        </w:rPr>
        <w:t>24</w:t>
      </w:r>
      <w:r w:rsidRPr="007A5F70">
        <w:rPr>
          <w:rFonts w:ascii="Times New Roman" w:eastAsia="微软雅黑" w:hAnsi="Times New Roman" w:cs="Times New Roman"/>
          <w:sz w:val="22"/>
          <w:szCs w:val="22"/>
        </w:rPr>
        <w:t>美元上调至</w:t>
      </w:r>
      <w:r w:rsidRPr="007A5F70">
        <w:rPr>
          <w:rFonts w:ascii="Times New Roman" w:eastAsia="微软雅黑" w:hAnsi="Times New Roman" w:cs="Times New Roman"/>
          <w:sz w:val="22"/>
          <w:szCs w:val="22"/>
        </w:rPr>
        <w:t>40</w:t>
      </w:r>
      <w:r w:rsidRPr="007A5F70">
        <w:rPr>
          <w:rFonts w:ascii="Times New Roman" w:eastAsia="微软雅黑" w:hAnsi="Times New Roman" w:cs="Times New Roman"/>
          <w:sz w:val="22"/>
          <w:szCs w:val="22"/>
        </w:rPr>
        <w:t>美元，即相当于港股约</w:t>
      </w:r>
      <w:r w:rsidRPr="007A5F70">
        <w:rPr>
          <w:rFonts w:ascii="Times New Roman" w:eastAsia="微软雅黑" w:hAnsi="Times New Roman" w:cs="Times New Roman"/>
          <w:sz w:val="22"/>
          <w:szCs w:val="22"/>
        </w:rPr>
        <w:t>62</w:t>
      </w:r>
      <w:r w:rsidRPr="007A5F70">
        <w:rPr>
          <w:rFonts w:ascii="Times New Roman" w:eastAsia="微软雅黑" w:hAnsi="Times New Roman" w:cs="Times New Roman"/>
          <w:sz w:val="22"/>
          <w:szCs w:val="22"/>
        </w:rPr>
        <w:t>港元）并给予增持评级，认为小米执行力强劲，有望凭借无处不在的用户连接优势成为中国顶尖的</w:t>
      </w:r>
      <w:r w:rsidRPr="007A5F70">
        <w:rPr>
          <w:rFonts w:ascii="Times New Roman" w:eastAsia="微软雅黑" w:hAnsi="Times New Roman" w:cs="Times New Roman"/>
          <w:sz w:val="22"/>
          <w:szCs w:val="22"/>
        </w:rPr>
        <w:t>AI+IoT</w:t>
      </w:r>
      <w:r w:rsidRPr="007A5F70">
        <w:rPr>
          <w:rFonts w:ascii="Times New Roman" w:eastAsia="微软雅黑" w:hAnsi="Times New Roman" w:cs="Times New Roman"/>
          <w:sz w:val="22"/>
          <w:szCs w:val="22"/>
        </w:rPr>
        <w:t>平台型公司</w:t>
      </w:r>
      <w:r w:rsidRPr="007A5F70">
        <w:rPr>
          <w:rFonts w:ascii="Times New Roman" w:eastAsia="微软雅黑" w:hAnsi="Times New Roman" w:cs="Times New Roman"/>
          <w:sz w:val="22"/>
          <w:szCs w:val="22"/>
        </w:rPr>
        <w:t xml:space="preserve"> (</w:t>
      </w:r>
      <w:hyperlink r:id="rId98" w:anchor=":~:text=recent%20checks,investors%20in%20a%20research%20note" w:history="1">
        <w:r w:rsidRPr="007A5F70">
          <w:rPr>
            <w:rStyle w:val="af0"/>
            <w:rFonts w:ascii="Times New Roman" w:eastAsia="微软雅黑" w:hAnsi="Times New Roman" w:cs="Times New Roman"/>
            <w:sz w:val="22"/>
            <w:szCs w:val="22"/>
          </w:rPr>
          <w:t xml:space="preserve">Xiaomi price target raised to $40 from $24 at Barclays | </w:t>
        </w:r>
        <w:r w:rsidRPr="007A5F70">
          <w:rPr>
            <w:rStyle w:val="af0"/>
            <w:rFonts w:ascii="Times New Roman" w:eastAsia="微软雅黑" w:hAnsi="Times New Roman" w:cs="Times New Roman"/>
            <w:sz w:val="22"/>
            <w:szCs w:val="22"/>
          </w:rPr>
          <w:lastRenderedPageBreak/>
          <w:t>Markets Insider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。总体而言，小米当前估值处于合理偏上的区间，但如果电动车业务顺利放量并在</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年实现盈利</w:t>
      </w:r>
      <w:r w:rsidRPr="007A5F70">
        <w:rPr>
          <w:rFonts w:ascii="Times New Roman" w:eastAsia="微软雅黑" w:hAnsi="Times New Roman" w:cs="Times New Roman"/>
          <w:sz w:val="22"/>
          <w:szCs w:val="22"/>
        </w:rPr>
        <w:t xml:space="preserve"> (</w:t>
      </w:r>
      <w:hyperlink r:id="rId99" w:anchor=":~:text=Some%20analysts%20have%20said%20they,turn%20a%20profit%20in%202025"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，则有望推动公司估值体系向</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硬件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软件服务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智能汽车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复合模式过渡，支撑更高的估值水平。</w:t>
      </w:r>
    </w:p>
    <w:p w14:paraId="5601BDCE"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交易策略</w:t>
      </w:r>
    </w:p>
    <w:p w14:paraId="1BDB7861"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港股通</w:t>
      </w:r>
      <w:r w:rsidRPr="007A5F70">
        <w:rPr>
          <w:rFonts w:ascii="Times New Roman" w:eastAsia="微软雅黑" w:hAnsi="Times New Roman" w:cs="Times New Roman"/>
          <w:b/>
          <w:bCs/>
          <w:sz w:val="22"/>
          <w:szCs w:val="22"/>
        </w:rPr>
        <w:t xml:space="preserve"> vs </w:t>
      </w:r>
      <w:r w:rsidRPr="007A5F70">
        <w:rPr>
          <w:rFonts w:ascii="Times New Roman" w:eastAsia="微软雅黑" w:hAnsi="Times New Roman" w:cs="Times New Roman"/>
          <w:b/>
          <w:bCs/>
          <w:sz w:val="22"/>
          <w:szCs w:val="22"/>
        </w:rPr>
        <w:t>美股</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：小米集团的主要上市地在香港交易所（股票代号</w:t>
      </w:r>
      <w:r w:rsidRPr="007A5F70">
        <w:rPr>
          <w:rFonts w:ascii="Times New Roman" w:eastAsia="微软雅黑" w:hAnsi="Times New Roman" w:cs="Times New Roman"/>
          <w:sz w:val="22"/>
          <w:szCs w:val="22"/>
        </w:rPr>
        <w:t>: 1810</w:t>
      </w:r>
      <w:r w:rsidRPr="007A5F70">
        <w:rPr>
          <w:rFonts w:ascii="Times New Roman" w:eastAsia="微软雅黑" w:hAnsi="Times New Roman" w:cs="Times New Roman"/>
          <w:sz w:val="22"/>
          <w:szCs w:val="22"/>
        </w:rPr>
        <w:t>），同时在美</w:t>
      </w:r>
      <w:r w:rsidRPr="007A5F70">
        <w:rPr>
          <w:rFonts w:ascii="Times New Roman" w:eastAsia="微软雅黑" w:hAnsi="Times New Roman" w:cs="Times New Roman"/>
          <w:sz w:val="22"/>
          <w:szCs w:val="22"/>
        </w:rPr>
        <w:t xml:space="preserve"> OTC </w:t>
      </w:r>
      <w:r w:rsidRPr="007A5F70">
        <w:rPr>
          <w:rFonts w:ascii="Times New Roman" w:eastAsia="微软雅黑" w:hAnsi="Times New Roman" w:cs="Times New Roman"/>
          <w:sz w:val="22"/>
          <w:szCs w:val="22"/>
        </w:rPr>
        <w:t>市场有不具投票权的</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交易（代码</w:t>
      </w:r>
      <w:r w:rsidRPr="007A5F70">
        <w:rPr>
          <w:rFonts w:ascii="Times New Roman" w:eastAsia="微软雅黑" w:hAnsi="Times New Roman" w:cs="Times New Roman"/>
          <w:sz w:val="22"/>
          <w:szCs w:val="22"/>
        </w:rPr>
        <w:t>: XIACF/XIACY</w:t>
      </w:r>
      <w:r w:rsidRPr="007A5F70">
        <w:rPr>
          <w:rFonts w:ascii="Times New Roman" w:eastAsia="微软雅黑" w:hAnsi="Times New Roman" w:cs="Times New Roman"/>
          <w:sz w:val="22"/>
          <w:szCs w:val="22"/>
        </w:rPr>
        <w:t>）。针对不同投资者，我们比较两种交易渠道的特点：</w:t>
      </w:r>
    </w:p>
    <w:p w14:paraId="4DA5F455" w14:textId="77777777" w:rsidR="007A5F70" w:rsidRPr="007A5F70" w:rsidRDefault="007A5F70" w:rsidP="007A5F70">
      <w:pPr>
        <w:numPr>
          <w:ilvl w:val="0"/>
          <w:numId w:val="1031"/>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港股（通过港股通）</w:t>
      </w:r>
      <w:r w:rsidRPr="007A5F70">
        <w:rPr>
          <w:rFonts w:ascii="Times New Roman" w:eastAsia="微软雅黑" w:hAnsi="Times New Roman" w:cs="Times New Roman"/>
          <w:sz w:val="22"/>
          <w:szCs w:val="22"/>
        </w:rPr>
        <w:t>：通过港股通机制，内地投资者可以直接买卖小米的港股股票。港股市场交易时间与内地接近，港元与人民币汇率相对稳定（港元与美元挂钩，间接稳定人民币），汇率风险可控。小米作为恒生科技指数成份股，日均成交活跃，流动性充沛，</w:t>
      </w:r>
      <w:r w:rsidRPr="007A5F70">
        <w:rPr>
          <w:rFonts w:ascii="Times New Roman" w:eastAsia="微软雅黑" w:hAnsi="Times New Roman" w:cs="Times New Roman"/>
          <w:sz w:val="22"/>
          <w:szCs w:val="22"/>
        </w:rPr>
        <w:t xml:space="preserve"> bid-ask</w:t>
      </w:r>
      <w:r w:rsidRPr="007A5F70">
        <w:rPr>
          <w:rFonts w:ascii="Times New Roman" w:eastAsia="微软雅黑" w:hAnsi="Times New Roman" w:cs="Times New Roman"/>
          <w:sz w:val="22"/>
          <w:szCs w:val="22"/>
        </w:rPr>
        <w:t>价差较小，适合大额交易和长期持有。此外，小米港股已纳入港股通标的，近年获得大量南下资金青睐，交投十分活跃</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经常位列港股通十大成交活跃股</w:t>
      </w:r>
      <w:r w:rsidRPr="007A5F70">
        <w:rPr>
          <w:rFonts w:ascii="Times New Roman" w:eastAsia="微软雅黑" w:hAnsi="Times New Roman" w:cs="Times New Roman"/>
          <w:sz w:val="22"/>
          <w:szCs w:val="22"/>
        </w:rPr>
        <w:t xml:space="preserve"> (</w:t>
      </w:r>
      <w:hyperlink r:id="rId100" w:anchor=":~:text=Top%2010%20Turnover%20Southbound%20Stocks,CNOOC%20%280883" w:history="1">
        <w:r w:rsidRPr="007A5F70">
          <w:rPr>
            <w:rStyle w:val="af0"/>
            <w:rFonts w:ascii="Times New Roman" w:eastAsia="微软雅黑" w:hAnsi="Times New Roman" w:cs="Times New Roman"/>
            <w:sz w:val="22"/>
            <w:szCs w:val="22"/>
          </w:rPr>
          <w:t>Southbound money flow turnover | UBS Warrants &amp; CBBC</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。例如，今年以来南向资金持续净买入小米</w:t>
      </w:r>
      <w:r w:rsidRPr="007A5F70">
        <w:rPr>
          <w:rFonts w:ascii="Times New Roman" w:eastAsia="微软雅黑" w:hAnsi="Times New Roman" w:cs="Times New Roman"/>
          <w:sz w:val="22"/>
          <w:szCs w:val="22"/>
        </w:rPr>
        <w:t xml:space="preserve"> (</w:t>
      </w:r>
      <w:hyperlink r:id="rId101" w:anchor=":~:text=There%20was%20HKD915,W%20%2801024" w:history="1">
        <w:r w:rsidRPr="007A5F70">
          <w:rPr>
            <w:rStyle w:val="af0"/>
            <w:rFonts w:ascii="Times New Roman" w:eastAsia="微软雅黑" w:hAnsi="Times New Roman" w:cs="Times New Roman"/>
            <w:sz w:val="22"/>
            <w:szCs w:val="22"/>
          </w:rPr>
          <w:t>SH/SZ-HK Stock Connect - News &amp; Announcement - AASTOCKS.com</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，有助于支撑股价。通过港股通持有小米还可享受未来可能的股息派发。总体而言，港股是获取小米权益敞口的</w:t>
      </w:r>
      <w:r w:rsidRPr="007A5F70">
        <w:rPr>
          <w:rFonts w:ascii="Times New Roman" w:eastAsia="微软雅黑" w:hAnsi="Times New Roman" w:cs="Times New Roman"/>
          <w:b/>
          <w:bCs/>
          <w:sz w:val="22"/>
          <w:szCs w:val="22"/>
        </w:rPr>
        <w:t>首选途径</w:t>
      </w:r>
      <w:r w:rsidRPr="007A5F70">
        <w:rPr>
          <w:rFonts w:ascii="Times New Roman" w:eastAsia="微软雅黑" w:hAnsi="Times New Roman" w:cs="Times New Roman"/>
          <w:sz w:val="22"/>
          <w:szCs w:val="22"/>
        </w:rPr>
        <w:t>。</w:t>
      </w:r>
    </w:p>
    <w:p w14:paraId="729B4B93" w14:textId="77777777" w:rsidR="007A5F70" w:rsidRPr="007A5F70" w:rsidRDefault="007A5F70" w:rsidP="007A5F70">
      <w:pPr>
        <w:numPr>
          <w:ilvl w:val="0"/>
          <w:numId w:val="1031"/>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美股</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：小米在美国场外市场的</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为</w:t>
      </w:r>
      <w:r w:rsidRPr="007A5F70">
        <w:rPr>
          <w:rFonts w:ascii="Times New Roman" w:eastAsia="微软雅黑" w:hAnsi="Times New Roman" w:cs="Times New Roman"/>
          <w:b/>
          <w:bCs/>
          <w:sz w:val="22"/>
          <w:szCs w:val="22"/>
        </w:rPr>
        <w:t>不上市的托管凭证</w:t>
      </w:r>
      <w:r w:rsidRPr="007A5F70">
        <w:rPr>
          <w:rFonts w:ascii="Times New Roman" w:eastAsia="微软雅黑" w:hAnsi="Times New Roman" w:cs="Times New Roman"/>
          <w:sz w:val="22"/>
          <w:szCs w:val="22"/>
        </w:rPr>
        <w:t>，流动性相对较低，成交量和关注度不及港股。本质上</w:t>
      </w:r>
      <w:r w:rsidRPr="007A5F70">
        <w:rPr>
          <w:rFonts w:ascii="Times New Roman" w:eastAsia="微软雅黑" w:hAnsi="Times New Roman" w:cs="Times New Roman"/>
          <w:sz w:val="22"/>
          <w:szCs w:val="22"/>
        </w:rPr>
        <w:t>XIACF</w:t>
      </w:r>
      <w:r w:rsidRPr="007A5F70">
        <w:rPr>
          <w:rFonts w:ascii="Times New Roman" w:eastAsia="微软雅黑" w:hAnsi="Times New Roman" w:cs="Times New Roman"/>
          <w:sz w:val="22"/>
          <w:szCs w:val="22"/>
        </w:rPr>
        <w:t>在价格上紧密跟踪香港股价（每份</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代表若干普通股，如</w:t>
      </w:r>
      <w:r w:rsidRPr="007A5F70">
        <w:rPr>
          <w:rFonts w:ascii="Times New Roman" w:eastAsia="微软雅黑" w:hAnsi="Times New Roman" w:cs="Times New Roman"/>
          <w:sz w:val="22"/>
          <w:szCs w:val="22"/>
        </w:rPr>
        <w:t>XIACY</w:t>
      </w:r>
      <w:r w:rsidRPr="007A5F70">
        <w:rPr>
          <w:rFonts w:ascii="Times New Roman" w:eastAsia="微软雅黑" w:hAnsi="Times New Roman" w:cs="Times New Roman"/>
          <w:sz w:val="22"/>
          <w:szCs w:val="22"/>
        </w:rPr>
        <w:t>比例为</w:t>
      </w:r>
      <w:r w:rsidRPr="007A5F70">
        <w:rPr>
          <w:rFonts w:ascii="Times New Roman" w:eastAsia="微软雅黑" w:hAnsi="Times New Roman" w:cs="Times New Roman"/>
          <w:sz w:val="22"/>
          <w:szCs w:val="22"/>
        </w:rPr>
        <w:t>1:5 (</w:t>
      </w:r>
      <w:hyperlink r:id="rId102" w:anchor=":~:text=Xiaomi%20Corp%20,that%20estimates%20the%20dividend" w:history="1">
        <w:r w:rsidRPr="007A5F70">
          <w:rPr>
            <w:rStyle w:val="af0"/>
            <w:rFonts w:ascii="Times New Roman" w:eastAsia="微软雅黑" w:hAnsi="Times New Roman" w:cs="Times New Roman"/>
            <w:sz w:val="22"/>
            <w:szCs w:val="22"/>
          </w:rPr>
          <w:t>Xiaomi Corp (XIACF) Stock Price &amp; News - Google Finance</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），受港股价格和汇率影响。美股</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优势在于方便国际投资者在美时段交易，使用美元结算，免去了开通港股账户的手续。但需注意</w:t>
      </w:r>
      <w:r w:rsidRPr="007A5F70">
        <w:rPr>
          <w:rFonts w:ascii="Times New Roman" w:eastAsia="微软雅黑" w:hAnsi="Times New Roman" w:cs="Times New Roman"/>
          <w:sz w:val="22"/>
          <w:szCs w:val="22"/>
        </w:rPr>
        <w:t>OTC</w:t>
      </w:r>
      <w:r w:rsidRPr="007A5F70">
        <w:rPr>
          <w:rFonts w:ascii="Times New Roman" w:eastAsia="微软雅黑" w:hAnsi="Times New Roman" w:cs="Times New Roman"/>
          <w:sz w:val="22"/>
          <w:szCs w:val="22"/>
        </w:rPr>
        <w:t>市场交易可能存在报价稀疏、买卖盘深度不足的情况，大额交易可能冲击价格。此外，</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持有人通常无法直接参与股东大会等事项（小米为</w:t>
      </w:r>
      <w:r w:rsidRPr="007A5F70">
        <w:rPr>
          <w:rFonts w:ascii="Times New Roman" w:eastAsia="微软雅黑" w:hAnsi="Times New Roman" w:cs="Times New Roman"/>
          <w:sz w:val="22"/>
          <w:szCs w:val="22"/>
        </w:rPr>
        <w:t>WVR</w:t>
      </w:r>
      <w:r w:rsidRPr="007A5F70">
        <w:rPr>
          <w:rFonts w:ascii="Times New Roman" w:eastAsia="微软雅黑" w:hAnsi="Times New Roman" w:cs="Times New Roman"/>
          <w:sz w:val="22"/>
          <w:szCs w:val="22"/>
        </w:rPr>
        <w:t>架构，本就没有</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投票权），分红派息由托管银行换汇后发放。针对美国投资者，如只能通过本土账户参与，小额配置</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是可行的；但对于资金量较大的机构</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个人，</w:t>
      </w:r>
      <w:r w:rsidRPr="007A5F70">
        <w:rPr>
          <w:rFonts w:ascii="Times New Roman" w:eastAsia="微软雅黑" w:hAnsi="Times New Roman" w:cs="Times New Roman"/>
          <w:b/>
          <w:bCs/>
          <w:sz w:val="22"/>
          <w:szCs w:val="22"/>
        </w:rPr>
        <w:t>通过港股主板获取头寸更为稳妥</w:t>
      </w:r>
      <w:r w:rsidRPr="007A5F70">
        <w:rPr>
          <w:rFonts w:ascii="Times New Roman" w:eastAsia="微软雅黑" w:hAnsi="Times New Roman" w:cs="Times New Roman"/>
          <w:sz w:val="22"/>
          <w:szCs w:val="22"/>
        </w:rPr>
        <w:t>，因为港股市场监管成熟、交易活跃，能更好地体现小米真实价值并提供及时的买卖机会。</w:t>
      </w:r>
    </w:p>
    <w:p w14:paraId="4AAF396B"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策略建议</w:t>
      </w:r>
      <w:r w:rsidRPr="007A5F70">
        <w:rPr>
          <w:rFonts w:ascii="Times New Roman" w:eastAsia="微软雅黑" w:hAnsi="Times New Roman" w:cs="Times New Roman"/>
          <w:sz w:val="22"/>
          <w:szCs w:val="22"/>
        </w:rPr>
        <w:t>：当前小米股价经过一轮大涨逼近市场目标价，但考虑到公司基本面向好和估值仍有提升空间，我们倾向于逢低逐步布局，侧重港股交易。对于有条件的投资者，可通过沪</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深港通在港股市场直接买入小米股票，以获取充足流动性和市场深度；美股投资者若无法直接参与港股，也可少量配置</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以分享小米成长红利。鉴于小米股价波动较大（近期隐含波动率上升</w:t>
      </w:r>
      <w:r w:rsidRPr="007A5F70">
        <w:rPr>
          <w:rFonts w:ascii="Times New Roman" w:eastAsia="微软雅黑" w:hAnsi="Times New Roman" w:cs="Times New Roman"/>
          <w:sz w:val="22"/>
          <w:szCs w:val="22"/>
        </w:rPr>
        <w:t xml:space="preserve"> (</w:t>
      </w:r>
      <w:hyperlink r:id="rId103" w:anchor=":~:text=Forecasts%20www,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），可结合衍生品对冲策略降低短期波动风险。</w:t>
      </w:r>
      <w:r w:rsidRPr="007A5F70">
        <w:rPr>
          <w:rFonts w:ascii="Times New Roman" w:eastAsia="微软雅黑" w:hAnsi="Times New Roman" w:cs="Times New Roman"/>
          <w:b/>
          <w:bCs/>
          <w:sz w:val="22"/>
          <w:szCs w:val="22"/>
        </w:rPr>
        <w:t>目标价</w:t>
      </w:r>
      <w:r w:rsidRPr="007A5F70">
        <w:rPr>
          <w:rFonts w:ascii="Times New Roman" w:eastAsia="微软雅黑" w:hAnsi="Times New Roman" w:cs="Times New Roman"/>
          <w:sz w:val="22"/>
          <w:szCs w:val="22"/>
        </w:rPr>
        <w:t>方面，我们根据</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和相对估值分析，给予未来</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w:t>
      </w:r>
      <w:r w:rsidRPr="007A5F70">
        <w:rPr>
          <w:rFonts w:ascii="Times New Roman" w:eastAsia="微软雅黑" w:hAnsi="Times New Roman" w:cs="Times New Roman"/>
          <w:b/>
          <w:bCs/>
          <w:sz w:val="22"/>
          <w:szCs w:val="22"/>
        </w:rPr>
        <w:t>目标价</w:t>
      </w:r>
      <w:r w:rsidRPr="007A5F70">
        <w:rPr>
          <w:rFonts w:ascii="Times New Roman" w:eastAsia="微软雅黑" w:hAnsi="Times New Roman" w:cs="Times New Roman"/>
          <w:b/>
          <w:bCs/>
          <w:sz w:val="22"/>
          <w:szCs w:val="22"/>
        </w:rPr>
        <w:t>HK$60</w:t>
      </w:r>
      <w:r w:rsidRPr="007A5F70">
        <w:rPr>
          <w:rFonts w:ascii="Times New Roman" w:eastAsia="微软雅黑" w:hAnsi="Times New Roman" w:cs="Times New Roman"/>
          <w:sz w:val="22"/>
          <w:szCs w:val="22"/>
        </w:rPr>
        <w:t>，较当前价格有一定上行空间。该目标价对应</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年约</w:t>
      </w:r>
      <w:r w:rsidRPr="007A5F70">
        <w:rPr>
          <w:rFonts w:ascii="Times New Roman" w:eastAsia="微软雅黑" w:hAnsi="Times New Roman" w:cs="Times New Roman"/>
          <w:sz w:val="22"/>
          <w:szCs w:val="22"/>
        </w:rPr>
        <w:t>30</w:t>
      </w:r>
      <w:r w:rsidRPr="007A5F70">
        <w:rPr>
          <w:rFonts w:ascii="Times New Roman" w:eastAsia="微软雅黑" w:hAnsi="Times New Roman" w:cs="Times New Roman"/>
          <w:sz w:val="22"/>
          <w:szCs w:val="22"/>
        </w:rPr>
        <w:t>倍的预期市盈率，考虑了智能手机业务稳健增长及电动车等新业务的价值提升。</w:t>
      </w:r>
    </w:p>
    <w:p w14:paraId="3F3A90D1"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投资建议</w:t>
      </w:r>
    </w:p>
    <w:p w14:paraId="44D27EB0"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综合宏观环境、行业趋势及公司基本面，我们对小米集团的投资评级为：</w:t>
      </w:r>
      <w:r w:rsidRPr="007A5F70">
        <w:rPr>
          <w:rFonts w:ascii="Times New Roman" w:eastAsia="微软雅黑" w:hAnsi="Times New Roman" w:cs="Times New Roman"/>
          <w:b/>
          <w:bCs/>
          <w:sz w:val="22"/>
          <w:szCs w:val="22"/>
        </w:rPr>
        <w:t>买入</w:t>
      </w:r>
      <w:r w:rsidRPr="007A5F70">
        <w:rPr>
          <w:rFonts w:ascii="Times New Roman" w:eastAsia="微软雅黑" w:hAnsi="Times New Roman" w:cs="Times New Roman"/>
          <w:sz w:val="22"/>
          <w:szCs w:val="22"/>
        </w:rPr>
        <w:t>。具体理由如下：</w:t>
      </w:r>
    </w:p>
    <w:p w14:paraId="5A52FAD4" w14:textId="77777777" w:rsidR="007A5F70" w:rsidRPr="007A5F70" w:rsidRDefault="007A5F70" w:rsidP="007A5F70">
      <w:pPr>
        <w:numPr>
          <w:ilvl w:val="0"/>
          <w:numId w:val="103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宏观与政策</w:t>
      </w:r>
      <w:r w:rsidRPr="007A5F70">
        <w:rPr>
          <w:rFonts w:ascii="Times New Roman" w:eastAsia="微软雅黑" w:hAnsi="Times New Roman" w:cs="Times New Roman"/>
          <w:sz w:val="22"/>
          <w:szCs w:val="22"/>
        </w:rPr>
        <w:t>：在全球经济温和复苏和中国消费升级背景下，小米主营业务需求稳健。尤其中国政府延续新能源汽车购置优惠、推动数字经济发展的政策取向，有利于小米手机、智能硬件和电动车业务的发展</w:t>
      </w:r>
      <w:r w:rsidRPr="007A5F70">
        <w:rPr>
          <w:rFonts w:ascii="Times New Roman" w:eastAsia="微软雅黑" w:hAnsi="Times New Roman" w:cs="Times New Roman"/>
          <w:sz w:val="22"/>
          <w:szCs w:val="22"/>
        </w:rPr>
        <w:t xml:space="preserve"> (</w:t>
      </w:r>
      <w:hyperlink r:id="rId104" w:anchor=":~:text=avoid%20hefty%20fines"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。虽然需警惕全球通胀和地缘因素导致的消费电子需求波动，但整体宏观环境对小米偏友好。</w:t>
      </w:r>
    </w:p>
    <w:p w14:paraId="3C6D8F80" w14:textId="77777777" w:rsidR="007A5F70" w:rsidRPr="007A5F70" w:rsidRDefault="007A5F70" w:rsidP="007A5F70">
      <w:pPr>
        <w:numPr>
          <w:ilvl w:val="0"/>
          <w:numId w:val="103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公司基本面</w:t>
      </w:r>
      <w:r w:rsidRPr="007A5F70">
        <w:rPr>
          <w:rFonts w:ascii="Times New Roman" w:eastAsia="微软雅黑" w:hAnsi="Times New Roman" w:cs="Times New Roman"/>
          <w:sz w:val="22"/>
          <w:szCs w:val="22"/>
        </w:rPr>
        <w:t>：小米已形成</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手机</w:t>
      </w:r>
      <w:r w:rsidRPr="007A5F70">
        <w:rPr>
          <w:rFonts w:ascii="Times New Roman" w:eastAsia="微软雅黑" w:hAnsi="Times New Roman" w:cs="Times New Roman"/>
          <w:sz w:val="22"/>
          <w:szCs w:val="22"/>
        </w:rPr>
        <w:t>+AIoT+</w:t>
      </w:r>
      <w:r w:rsidRPr="007A5F70">
        <w:rPr>
          <w:rFonts w:ascii="Times New Roman" w:eastAsia="微软雅黑" w:hAnsi="Times New Roman" w:cs="Times New Roman"/>
          <w:sz w:val="22"/>
          <w:szCs w:val="22"/>
        </w:rPr>
        <w:t>电动车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互联网服务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的多元业务格局，各板块协同增效。手机业务市占率提升，</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生态深厚粘性强，新兴的电动车业务进展超预期，为公司打开长期成长空间。公司</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年业绩亮眼，盈利能力和现金流改善明显，管理层展现出优异的执行力。充裕的现金储备也为后续投入提供保障。</w:t>
      </w:r>
    </w:p>
    <w:p w14:paraId="5226FE56" w14:textId="77777777" w:rsidR="007A5F70" w:rsidRPr="007A5F70" w:rsidRDefault="007A5F70" w:rsidP="007A5F70">
      <w:pPr>
        <w:numPr>
          <w:ilvl w:val="0"/>
          <w:numId w:val="103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估值与市场观点</w:t>
      </w:r>
      <w:r w:rsidRPr="007A5F70">
        <w:rPr>
          <w:rFonts w:ascii="Times New Roman" w:eastAsia="微软雅黑" w:hAnsi="Times New Roman" w:cs="Times New Roman"/>
          <w:sz w:val="22"/>
          <w:szCs w:val="22"/>
        </w:rPr>
        <w:t>：目前股价对应估值反映了一定成长预期但并不过分。市场分析师对小米普遍持积极态度，认为其</w:t>
      </w:r>
      <w:r w:rsidRPr="007A5F70">
        <w:rPr>
          <w:rFonts w:ascii="Times New Roman" w:eastAsia="微软雅黑" w:hAnsi="Times New Roman" w:cs="Times New Roman"/>
          <w:b/>
          <w:bCs/>
          <w:sz w:val="22"/>
          <w:szCs w:val="22"/>
        </w:rPr>
        <w:t>长期战略清晰</w:t>
      </w:r>
      <w:r w:rsidRPr="007A5F70">
        <w:rPr>
          <w:rFonts w:ascii="Times New Roman" w:eastAsia="微软雅黑" w:hAnsi="Times New Roman" w:cs="Times New Roman"/>
          <w:sz w:val="22"/>
          <w:szCs w:val="22"/>
        </w:rPr>
        <w:t>、在</w:t>
      </w:r>
      <w:r w:rsidRPr="007A5F70">
        <w:rPr>
          <w:rFonts w:ascii="Times New Roman" w:eastAsia="微软雅黑" w:hAnsi="Times New Roman" w:cs="Times New Roman"/>
          <w:sz w:val="22"/>
          <w:szCs w:val="22"/>
        </w:rPr>
        <w:t>AI+IoT</w:t>
      </w:r>
      <w:r w:rsidRPr="007A5F70">
        <w:rPr>
          <w:rFonts w:ascii="Times New Roman" w:eastAsia="微软雅黑" w:hAnsi="Times New Roman" w:cs="Times New Roman"/>
          <w:sz w:val="22"/>
          <w:szCs w:val="22"/>
        </w:rPr>
        <w:t>时代具备独特优势</w:t>
      </w:r>
      <w:r w:rsidRPr="007A5F70">
        <w:rPr>
          <w:rFonts w:ascii="Times New Roman" w:eastAsia="微软雅黑" w:hAnsi="Times New Roman" w:cs="Times New Roman"/>
          <w:sz w:val="22"/>
          <w:szCs w:val="22"/>
        </w:rPr>
        <w:t xml:space="preserve"> (</w:t>
      </w:r>
      <w:hyperlink r:id="rId105" w:anchor=":~:text=recent%20checks,investors%20in%20a%20research%20note" w:history="1">
        <w:r w:rsidRPr="007A5F70">
          <w:rPr>
            <w:rStyle w:val="af0"/>
            <w:rFonts w:ascii="Times New Roman" w:eastAsia="微软雅黑" w:hAnsi="Times New Roman" w:cs="Times New Roman"/>
            <w:sz w:val="22"/>
            <w:szCs w:val="22"/>
          </w:rPr>
          <w:t>Xiaomi price target raised to $40 from $24 at Barclays | Markets Insider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。我们认为随着电动车业务逐步兑现业绩，市场有望重新评估小米的估值水平，给予更高的复合型科技公司溢价。</w:t>
      </w:r>
    </w:p>
    <w:p w14:paraId="3CF8051B"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基于以上因素，我们建议投资者</w:t>
      </w:r>
      <w:r w:rsidRPr="007A5F70">
        <w:rPr>
          <w:rFonts w:ascii="Times New Roman" w:eastAsia="微软雅黑" w:hAnsi="Times New Roman" w:cs="Times New Roman"/>
          <w:b/>
          <w:bCs/>
          <w:sz w:val="22"/>
          <w:szCs w:val="22"/>
        </w:rPr>
        <w:t>买入并中长期持有</w:t>
      </w:r>
      <w:r w:rsidRPr="007A5F70">
        <w:rPr>
          <w:rFonts w:ascii="Times New Roman" w:eastAsia="微软雅黑" w:hAnsi="Times New Roman" w:cs="Times New Roman"/>
          <w:sz w:val="22"/>
          <w:szCs w:val="22"/>
        </w:rPr>
        <w:t>小米集团股票。同时需关注风险因素：包括全球智能手机市场竞争加剧或增速放缓</w:t>
      </w:r>
      <w:r w:rsidRPr="007A5F70">
        <w:rPr>
          <w:rFonts w:ascii="Times New Roman" w:eastAsia="微软雅黑" w:hAnsi="Times New Roman" w:cs="Times New Roman"/>
          <w:sz w:val="22"/>
          <w:szCs w:val="22"/>
        </w:rPr>
        <w:t xml:space="preserve"> (</w:t>
      </w:r>
      <w:hyperlink r:id="rId106" w:anchor=":~:text=%E2%80%9CVendors%20are%20facing%20a%20tricky,be%20key%20for%20vendors%20to"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、电动车业务推进不及预期、关键零部件供应链波动以及中美科技博弈可能带来的不确定性。一旦出现行业景气下滑或公司战略执行偏差，股价短期可能承</w:t>
      </w:r>
      <w:r w:rsidRPr="007A5F70">
        <w:rPr>
          <w:rFonts w:ascii="Times New Roman" w:eastAsia="微软雅黑" w:hAnsi="Times New Roman" w:cs="Times New Roman"/>
          <w:sz w:val="22"/>
          <w:szCs w:val="22"/>
        </w:rPr>
        <w:lastRenderedPageBreak/>
        <w:t>压。不过，在目前情景下，小米凭借稳健的基本面和明确的增长引擎，仍是科技及新能源汽车融合领域值得把握的投资机遇。综合考虑风险收益，我们给予小米</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买入</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评级，目标价</w:t>
      </w:r>
      <w:r w:rsidRPr="007A5F70">
        <w:rPr>
          <w:rFonts w:ascii="Times New Roman" w:eastAsia="微软雅黑" w:hAnsi="Times New Roman" w:cs="Times New Roman"/>
          <w:sz w:val="22"/>
          <w:szCs w:val="22"/>
        </w:rPr>
        <w:t>HK$60</w:t>
      </w:r>
      <w:r w:rsidRPr="007A5F70">
        <w:rPr>
          <w:rFonts w:ascii="Times New Roman" w:eastAsia="微软雅黑" w:hAnsi="Times New Roman" w:cs="Times New Roman"/>
          <w:sz w:val="22"/>
          <w:szCs w:val="22"/>
        </w:rPr>
        <w:t>，并建议投资者在股价波动中逢低加仓，分享公司未来成长收益。</w:t>
      </w:r>
      <w:r w:rsidRPr="007A5F70">
        <w:rPr>
          <w:rFonts w:ascii="Times New Roman" w:eastAsia="微软雅黑" w:hAnsi="Times New Roman" w:cs="Times New Roman"/>
          <w:sz w:val="22"/>
          <w:szCs w:val="22"/>
        </w:rPr>
        <w:t xml:space="preserve"> (</w:t>
      </w:r>
      <w:hyperlink r:id="rId107" w:anchor=":~:text=Xiaomi%20Stock%20Rally%20Before%20Earnings,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 (</w:t>
      </w:r>
      <w:hyperlink r:id="rId108" w:anchor=":~:text=Jan%2014%20%28Reuters%29%20,stabilised%2C%20data%20showed%20on%20Tuesday"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p>
    <w:p w14:paraId="7708AD99" w14:textId="6A203DDE" w:rsidR="00040D73" w:rsidRPr="004C33BC" w:rsidRDefault="00040D73" w:rsidP="00040D73">
      <w:pPr>
        <w:pStyle w:val="2"/>
        <w:rPr>
          <w:rFonts w:ascii="Times New Roman" w:eastAsia="微软雅黑" w:hAnsi="Times New Roman" w:cs="Times New Roman"/>
          <w:b/>
          <w:bCs/>
          <w:sz w:val="22"/>
          <w:szCs w:val="22"/>
        </w:rPr>
      </w:pPr>
      <w:bookmarkStart w:id="13" w:name="_Toc193284597"/>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w:t>
      </w:r>
      <w:r w:rsidR="00D10BC5">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sidRPr="00040D73">
        <w:rPr>
          <w:rFonts w:ascii="Times New Roman" w:eastAsia="微软雅黑" w:hAnsi="Times New Roman" w:cs="Times New Roman"/>
          <w:b/>
          <w:bCs/>
          <w:sz w:val="22"/>
          <w:szCs w:val="22"/>
        </w:rPr>
        <w:t>Xiaomi Corporation (XIACF)</w:t>
      </w:r>
      <w:r>
        <w:rPr>
          <w:rFonts w:ascii="Times New Roman" w:eastAsia="微软雅黑" w:hAnsi="Times New Roman" w:cs="Times New Roman" w:hint="eastAsia"/>
          <w:b/>
          <w:bCs/>
          <w:sz w:val="22"/>
          <w:szCs w:val="22"/>
        </w:rPr>
        <w:t xml:space="preserve"> </w:t>
      </w:r>
      <w:r w:rsidRPr="007E0067">
        <w:rPr>
          <w:rFonts w:ascii="Times New Roman" w:eastAsia="微软雅黑" w:hAnsi="Times New Roman" w:cs="Times New Roman" w:hint="eastAsia"/>
          <w:b/>
          <w:bCs/>
          <w:sz w:val="22"/>
          <w:szCs w:val="22"/>
        </w:rPr>
        <w:t>投资分析与建议</w:t>
      </w:r>
      <w:bookmarkEnd w:id="13"/>
    </w:p>
    <w:p w14:paraId="5B969097" w14:textId="17EB15EE" w:rsidR="000E34BF" w:rsidRPr="000E34BF" w:rsidRDefault="000E34BF" w:rsidP="000E34BF">
      <w:p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Xiaomi Corporation (XIACF)</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的最新股价（截至</w:t>
      </w:r>
      <w:r w:rsidRPr="000E34BF">
        <w:rPr>
          <w:rFonts w:ascii="Times New Roman" w:eastAsia="微软雅黑" w:hAnsi="Times New Roman" w:cs="Times New Roman"/>
          <w:sz w:val="22"/>
          <w:szCs w:val="22"/>
        </w:rPr>
        <w:t xml:space="preserve"> 2025 </w:t>
      </w:r>
      <w:r w:rsidRPr="000E34BF">
        <w:rPr>
          <w:rFonts w:ascii="Times New Roman" w:eastAsia="微软雅黑" w:hAnsi="Times New Roman" w:cs="Times New Roman"/>
          <w:sz w:val="22"/>
          <w:szCs w:val="22"/>
        </w:rPr>
        <w:t>年</w:t>
      </w:r>
      <w:r w:rsidRPr="000E34BF">
        <w:rPr>
          <w:rFonts w:ascii="Times New Roman" w:eastAsia="微软雅黑" w:hAnsi="Times New Roman" w:cs="Times New Roman"/>
          <w:sz w:val="22"/>
          <w:szCs w:val="22"/>
        </w:rPr>
        <w:t xml:space="preserve"> 3 </w:t>
      </w:r>
      <w:r w:rsidRPr="000E34BF">
        <w:rPr>
          <w:rFonts w:ascii="Times New Roman" w:eastAsia="微软雅黑" w:hAnsi="Times New Roman" w:cs="Times New Roman"/>
          <w:sz w:val="22"/>
          <w:szCs w:val="22"/>
        </w:rPr>
        <w:t>月</w:t>
      </w:r>
      <w:r w:rsidRPr="000E34BF">
        <w:rPr>
          <w:rFonts w:ascii="Times New Roman" w:eastAsia="微软雅黑" w:hAnsi="Times New Roman" w:cs="Times New Roman"/>
          <w:sz w:val="22"/>
          <w:szCs w:val="22"/>
        </w:rPr>
        <w:t xml:space="preserve"> 18 </w:t>
      </w:r>
      <w:r w:rsidRPr="000E34BF">
        <w:rPr>
          <w:rFonts w:ascii="Times New Roman" w:eastAsia="微软雅黑" w:hAnsi="Times New Roman" w:cs="Times New Roman"/>
          <w:sz w:val="22"/>
          <w:szCs w:val="22"/>
        </w:rPr>
        <w:t>日</w:t>
      </w:r>
      <w:r w:rsidRPr="000E34BF">
        <w:rPr>
          <w:rFonts w:ascii="Times New Roman" w:eastAsia="微软雅黑" w:hAnsi="Times New Roman" w:cs="Times New Roman"/>
          <w:sz w:val="22"/>
          <w:szCs w:val="22"/>
        </w:rPr>
        <w:t xml:space="preserve"> 3:36 PM EST</w:t>
      </w:r>
      <w:r w:rsidRPr="000E34BF">
        <w:rPr>
          <w:rFonts w:ascii="Times New Roman" w:eastAsia="微软雅黑" w:hAnsi="Times New Roman" w:cs="Times New Roman"/>
          <w:sz w:val="22"/>
          <w:szCs w:val="22"/>
        </w:rPr>
        <w:t>）为</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7.70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，当日上涨</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4.12% (+0.31)</w:t>
      </w:r>
      <w:r w:rsidRPr="000E34BF">
        <w:rPr>
          <w:rFonts w:ascii="Times New Roman" w:eastAsia="微软雅黑" w:hAnsi="Times New Roman" w:cs="Times New Roman"/>
          <w:sz w:val="22"/>
          <w:szCs w:val="22"/>
        </w:rPr>
        <w:t>。</w:t>
      </w:r>
    </w:p>
    <w:p w14:paraId="3A35E5E5"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关键财务指标</w:t>
      </w:r>
    </w:p>
    <w:p w14:paraId="40C15164"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市值</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180.19B </w:t>
      </w:r>
      <w:r w:rsidRPr="000E34BF">
        <w:rPr>
          <w:rFonts w:ascii="Times New Roman" w:eastAsia="微软雅黑" w:hAnsi="Times New Roman" w:cs="Times New Roman"/>
          <w:sz w:val="22"/>
          <w:szCs w:val="22"/>
        </w:rPr>
        <w:t>美元</w:t>
      </w:r>
    </w:p>
    <w:p w14:paraId="535C42F1"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过去</w:t>
      </w:r>
      <w:r w:rsidRPr="000E34BF">
        <w:rPr>
          <w:rFonts w:ascii="Times New Roman" w:eastAsia="微软雅黑" w:hAnsi="Times New Roman" w:cs="Times New Roman"/>
          <w:b/>
          <w:bCs/>
          <w:sz w:val="22"/>
          <w:szCs w:val="22"/>
        </w:rPr>
        <w:t xml:space="preserve"> 12 </w:t>
      </w:r>
      <w:r w:rsidRPr="000E34BF">
        <w:rPr>
          <w:rFonts w:ascii="Times New Roman" w:eastAsia="微软雅黑" w:hAnsi="Times New Roman" w:cs="Times New Roman"/>
          <w:b/>
          <w:bCs/>
          <w:sz w:val="22"/>
          <w:szCs w:val="22"/>
        </w:rPr>
        <w:t>个月营收</w:t>
      </w:r>
      <w:r w:rsidRPr="000E34BF">
        <w:rPr>
          <w:rFonts w:ascii="Times New Roman" w:eastAsia="微软雅黑" w:hAnsi="Times New Roman" w:cs="Times New Roman"/>
          <w:b/>
          <w:bCs/>
          <w:sz w:val="22"/>
          <w:szCs w:val="22"/>
        </w:rPr>
        <w:t xml:space="preserve">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47.07B </w:t>
      </w:r>
      <w:r w:rsidRPr="000E34BF">
        <w:rPr>
          <w:rFonts w:ascii="Times New Roman" w:eastAsia="微软雅黑" w:hAnsi="Times New Roman" w:cs="Times New Roman"/>
          <w:sz w:val="22"/>
          <w:szCs w:val="22"/>
        </w:rPr>
        <w:t>美元</w:t>
      </w:r>
    </w:p>
    <w:p w14:paraId="1580FAAF"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净利润</w:t>
      </w:r>
      <w:r w:rsidRPr="000E34BF">
        <w:rPr>
          <w:rFonts w:ascii="Times New Roman" w:eastAsia="微软雅黑" w:hAnsi="Times New Roman" w:cs="Times New Roman"/>
          <w:b/>
          <w:bCs/>
          <w:sz w:val="22"/>
          <w:szCs w:val="22"/>
        </w:rPr>
        <w:t xml:space="preserve">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2.76B </w:t>
      </w:r>
      <w:r w:rsidRPr="000E34BF">
        <w:rPr>
          <w:rFonts w:ascii="Times New Roman" w:eastAsia="微软雅黑" w:hAnsi="Times New Roman" w:cs="Times New Roman"/>
          <w:sz w:val="22"/>
          <w:szCs w:val="22"/>
        </w:rPr>
        <w:t>美元</w:t>
      </w:r>
    </w:p>
    <w:p w14:paraId="101DCAF8"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每股收益</w:t>
      </w:r>
      <w:r w:rsidRPr="000E34BF">
        <w:rPr>
          <w:rFonts w:ascii="Times New Roman" w:eastAsia="微软雅黑" w:hAnsi="Times New Roman" w:cs="Times New Roman"/>
          <w:b/>
          <w:bCs/>
          <w:sz w:val="22"/>
          <w:szCs w:val="22"/>
        </w:rPr>
        <w:t xml:space="preserve"> (EPS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0.11 </w:t>
      </w:r>
      <w:r w:rsidRPr="000E34BF">
        <w:rPr>
          <w:rFonts w:ascii="Times New Roman" w:eastAsia="微软雅黑" w:hAnsi="Times New Roman" w:cs="Times New Roman"/>
          <w:sz w:val="22"/>
          <w:szCs w:val="22"/>
        </w:rPr>
        <w:t>美元</w:t>
      </w:r>
    </w:p>
    <w:p w14:paraId="620032D4"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市盈率</w:t>
      </w:r>
      <w:r w:rsidRPr="000E34BF">
        <w:rPr>
          <w:rFonts w:ascii="Times New Roman" w:eastAsia="微软雅黑" w:hAnsi="Times New Roman" w:cs="Times New Roman"/>
          <w:b/>
          <w:bCs/>
          <w:sz w:val="22"/>
          <w:szCs w:val="22"/>
        </w:rPr>
        <w:t xml:space="preserve"> (PE Ratio)</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65.29 </w:t>
      </w:r>
      <w:r w:rsidRPr="000E34BF">
        <w:rPr>
          <w:rFonts w:ascii="Times New Roman" w:eastAsia="微软雅黑" w:hAnsi="Times New Roman" w:cs="Times New Roman"/>
          <w:sz w:val="22"/>
          <w:szCs w:val="22"/>
        </w:rPr>
        <w:t>倍</w:t>
      </w:r>
    </w:p>
    <w:p w14:paraId="3CAAEBB2"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 xml:space="preserve">52 </w:t>
      </w:r>
      <w:r w:rsidRPr="000E34BF">
        <w:rPr>
          <w:rFonts w:ascii="Times New Roman" w:eastAsia="微软雅黑" w:hAnsi="Times New Roman" w:cs="Times New Roman"/>
          <w:b/>
          <w:bCs/>
          <w:sz w:val="22"/>
          <w:szCs w:val="22"/>
        </w:rPr>
        <w:t>周股价区间</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1.73 - 7.88 </w:t>
      </w:r>
      <w:r w:rsidRPr="000E34BF">
        <w:rPr>
          <w:rFonts w:ascii="Times New Roman" w:eastAsia="微软雅黑" w:hAnsi="Times New Roman" w:cs="Times New Roman"/>
          <w:sz w:val="22"/>
          <w:szCs w:val="22"/>
        </w:rPr>
        <w:t>美元</w:t>
      </w:r>
    </w:p>
    <w:p w14:paraId="0420EF19" w14:textId="77777777" w:rsidR="000E34BF" w:rsidRPr="000E34BF" w:rsidRDefault="000E34BF" w:rsidP="000E34BF">
      <w:pPr>
        <w:numPr>
          <w:ilvl w:val="0"/>
          <w:numId w:val="1033"/>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相对强弱指数</w:t>
      </w:r>
      <w:r w:rsidRPr="000E34BF">
        <w:rPr>
          <w:rFonts w:ascii="Times New Roman" w:eastAsia="微软雅黑" w:hAnsi="Times New Roman" w:cs="Times New Roman"/>
          <w:b/>
          <w:bCs/>
          <w:sz w:val="22"/>
          <w:szCs w:val="22"/>
        </w:rPr>
        <w:t xml:space="preserve"> (RSI)</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68.43</w:t>
      </w:r>
      <w:r w:rsidRPr="000E34BF">
        <w:rPr>
          <w:rFonts w:ascii="Times New Roman" w:eastAsia="微软雅黑" w:hAnsi="Times New Roman" w:cs="Times New Roman"/>
          <w:sz w:val="22"/>
          <w:szCs w:val="22"/>
        </w:rPr>
        <w:t>（接近超买区域）</w:t>
      </w:r>
    </w:p>
    <w:p w14:paraId="7E8146FA"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股价走势</w:t>
      </w:r>
    </w:p>
    <w:p w14:paraId="408CEE2A" w14:textId="77777777" w:rsidR="000E34BF" w:rsidRPr="000E34BF" w:rsidRDefault="000E34BF" w:rsidP="000E34BF">
      <w:pPr>
        <w:numPr>
          <w:ilvl w:val="0"/>
          <w:numId w:val="1034"/>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过去一年股价增长</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+311.76%</w:t>
      </w:r>
      <w:r w:rsidRPr="000E34BF">
        <w:rPr>
          <w:rFonts w:ascii="Times New Roman" w:eastAsia="微软雅黑" w:hAnsi="Times New Roman" w:cs="Times New Roman"/>
          <w:sz w:val="22"/>
          <w:szCs w:val="22"/>
        </w:rPr>
        <w:t>，表现强劲。</w:t>
      </w:r>
    </w:p>
    <w:p w14:paraId="79999925" w14:textId="77777777" w:rsidR="000E34BF" w:rsidRPr="000E34BF" w:rsidRDefault="000E34BF" w:rsidP="000E34BF">
      <w:pPr>
        <w:numPr>
          <w:ilvl w:val="0"/>
          <w:numId w:val="1034"/>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近期股价趋势</w:t>
      </w:r>
      <w:r w:rsidRPr="000E34BF">
        <w:rPr>
          <w:rFonts w:ascii="Times New Roman" w:eastAsia="微软雅黑" w:hAnsi="Times New Roman" w:cs="Times New Roman"/>
          <w:sz w:val="22"/>
          <w:szCs w:val="22"/>
        </w:rPr>
        <w:t>：自</w:t>
      </w:r>
      <w:r w:rsidRPr="000E34BF">
        <w:rPr>
          <w:rFonts w:ascii="Times New Roman" w:eastAsia="微软雅黑" w:hAnsi="Times New Roman" w:cs="Times New Roman"/>
          <w:sz w:val="22"/>
          <w:szCs w:val="22"/>
        </w:rPr>
        <w:t xml:space="preserve"> 2024 </w:t>
      </w:r>
      <w:r w:rsidRPr="000E34BF">
        <w:rPr>
          <w:rFonts w:ascii="Times New Roman" w:eastAsia="微软雅黑" w:hAnsi="Times New Roman" w:cs="Times New Roman"/>
          <w:sz w:val="22"/>
          <w:szCs w:val="22"/>
        </w:rPr>
        <w:t>年以来明显上升，特别是进入</w:t>
      </w:r>
      <w:r w:rsidRPr="000E34BF">
        <w:rPr>
          <w:rFonts w:ascii="Times New Roman" w:eastAsia="微软雅黑" w:hAnsi="Times New Roman" w:cs="Times New Roman"/>
          <w:sz w:val="22"/>
          <w:szCs w:val="22"/>
        </w:rPr>
        <w:t xml:space="preserve"> 2025 </w:t>
      </w:r>
      <w:r w:rsidRPr="000E34BF">
        <w:rPr>
          <w:rFonts w:ascii="Times New Roman" w:eastAsia="微软雅黑" w:hAnsi="Times New Roman" w:cs="Times New Roman"/>
          <w:sz w:val="22"/>
          <w:szCs w:val="22"/>
        </w:rPr>
        <w:t>年后，股价大幅上涨，已接近</w:t>
      </w:r>
      <w:r w:rsidRPr="000E34BF">
        <w:rPr>
          <w:rFonts w:ascii="Times New Roman" w:eastAsia="微软雅黑" w:hAnsi="Times New Roman" w:cs="Times New Roman"/>
          <w:sz w:val="22"/>
          <w:szCs w:val="22"/>
        </w:rPr>
        <w:t xml:space="preserve"> 52 </w:t>
      </w:r>
      <w:r w:rsidRPr="000E34BF">
        <w:rPr>
          <w:rFonts w:ascii="Times New Roman" w:eastAsia="微软雅黑" w:hAnsi="Times New Roman" w:cs="Times New Roman"/>
          <w:sz w:val="22"/>
          <w:szCs w:val="22"/>
        </w:rPr>
        <w:t>周高点</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7.88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w:t>
      </w:r>
    </w:p>
    <w:p w14:paraId="1495231F"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投资建议</w:t>
      </w:r>
    </w:p>
    <w:p w14:paraId="38710759" w14:textId="77777777" w:rsidR="000E34BF" w:rsidRPr="000E34BF" w:rsidRDefault="000E34BF" w:rsidP="000E34BF">
      <w:pPr>
        <w:numPr>
          <w:ilvl w:val="0"/>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当前股价与估值</w:t>
      </w:r>
      <w:r w:rsidRPr="000E34BF">
        <w:rPr>
          <w:rFonts w:ascii="Times New Roman" w:eastAsia="微软雅黑" w:hAnsi="Times New Roman" w:cs="Times New Roman"/>
          <w:sz w:val="22"/>
          <w:szCs w:val="22"/>
        </w:rPr>
        <w:t>：</w:t>
      </w:r>
    </w:p>
    <w:p w14:paraId="6333A5D1"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目前市盈率</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65.29 </w:t>
      </w:r>
      <w:r w:rsidRPr="000E34BF">
        <w:rPr>
          <w:rFonts w:ascii="Times New Roman" w:eastAsia="微软雅黑" w:hAnsi="Times New Roman" w:cs="Times New Roman"/>
          <w:b/>
          <w:bCs/>
          <w:sz w:val="22"/>
          <w:szCs w:val="22"/>
        </w:rPr>
        <w:t>倍</w:t>
      </w:r>
      <w:r w:rsidRPr="000E34BF">
        <w:rPr>
          <w:rFonts w:ascii="Times New Roman" w:eastAsia="微软雅黑" w:hAnsi="Times New Roman" w:cs="Times New Roman"/>
          <w:sz w:val="22"/>
          <w:szCs w:val="22"/>
        </w:rPr>
        <w:t>，相对较高，反映市场对其增长的高预期。</w:t>
      </w:r>
    </w:p>
    <w:p w14:paraId="4F6D1D83"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近期股价涨幅较大，需关注回调风险。</w:t>
      </w:r>
    </w:p>
    <w:p w14:paraId="28121B95" w14:textId="77777777" w:rsidR="000E34BF" w:rsidRPr="000E34BF" w:rsidRDefault="000E34BF" w:rsidP="000E34BF">
      <w:pPr>
        <w:numPr>
          <w:ilvl w:val="0"/>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lastRenderedPageBreak/>
        <w:t>技术面分析</w:t>
      </w:r>
      <w:r w:rsidRPr="000E34BF">
        <w:rPr>
          <w:rFonts w:ascii="Times New Roman" w:eastAsia="微软雅黑" w:hAnsi="Times New Roman" w:cs="Times New Roman"/>
          <w:sz w:val="22"/>
          <w:szCs w:val="22"/>
        </w:rPr>
        <w:t>：</w:t>
      </w:r>
    </w:p>
    <w:p w14:paraId="59B8F9AB"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 xml:space="preserve">RSI </w:t>
      </w:r>
      <w:r w:rsidRPr="000E34BF">
        <w:rPr>
          <w:rFonts w:ascii="Times New Roman" w:eastAsia="微软雅黑" w:hAnsi="Times New Roman" w:cs="Times New Roman"/>
          <w:b/>
          <w:bCs/>
          <w:sz w:val="22"/>
          <w:szCs w:val="22"/>
        </w:rPr>
        <w:t>68.43</w:t>
      </w:r>
      <w:r w:rsidRPr="000E34BF">
        <w:rPr>
          <w:rFonts w:ascii="Times New Roman" w:eastAsia="微软雅黑" w:hAnsi="Times New Roman" w:cs="Times New Roman"/>
          <w:sz w:val="22"/>
          <w:szCs w:val="22"/>
        </w:rPr>
        <w:t>，接近</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70 </w:t>
      </w:r>
      <w:r w:rsidRPr="000E34BF">
        <w:rPr>
          <w:rFonts w:ascii="Times New Roman" w:eastAsia="微软雅黑" w:hAnsi="Times New Roman" w:cs="Times New Roman"/>
          <w:b/>
          <w:bCs/>
          <w:sz w:val="22"/>
          <w:szCs w:val="22"/>
        </w:rPr>
        <w:t>的超买区域</w:t>
      </w:r>
      <w:r w:rsidRPr="000E34BF">
        <w:rPr>
          <w:rFonts w:ascii="Times New Roman" w:eastAsia="微软雅黑" w:hAnsi="Times New Roman" w:cs="Times New Roman"/>
          <w:sz w:val="22"/>
          <w:szCs w:val="22"/>
        </w:rPr>
        <w:t>，短期内可能出现调整。</w:t>
      </w:r>
    </w:p>
    <w:p w14:paraId="284F0D75"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近期上涨动能强，但可能需要回调整固后才能进一步突破。</w:t>
      </w:r>
    </w:p>
    <w:p w14:paraId="7BC41066" w14:textId="77777777" w:rsidR="000E34BF" w:rsidRPr="000E34BF" w:rsidRDefault="000E34BF" w:rsidP="000E34BF">
      <w:pPr>
        <w:numPr>
          <w:ilvl w:val="0"/>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交易策略</w:t>
      </w:r>
      <w:r w:rsidRPr="000E34BF">
        <w:rPr>
          <w:rFonts w:ascii="Times New Roman" w:eastAsia="微软雅黑" w:hAnsi="Times New Roman" w:cs="Times New Roman"/>
          <w:sz w:val="22"/>
          <w:szCs w:val="22"/>
        </w:rPr>
        <w:t>：</w:t>
      </w:r>
    </w:p>
    <w:p w14:paraId="2BB62386"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短线投资</w:t>
      </w:r>
      <w:r w:rsidRPr="000E34BF">
        <w:rPr>
          <w:rFonts w:ascii="Times New Roman" w:eastAsia="微软雅黑" w:hAnsi="Times New Roman" w:cs="Times New Roman"/>
          <w:sz w:val="22"/>
          <w:szCs w:val="22"/>
        </w:rPr>
        <w:t>：考虑在</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6.50 - 7.00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之间逢低买入，短期目标价</w:t>
      </w:r>
      <w:r w:rsidRPr="000E34BF">
        <w:rPr>
          <w:rFonts w:ascii="Times New Roman" w:eastAsia="微软雅黑" w:hAnsi="Times New Roman" w:cs="Times New Roman"/>
          <w:sz w:val="22"/>
          <w:szCs w:val="22"/>
        </w:rPr>
        <w:t xml:space="preserve"> 8.50 </w:t>
      </w:r>
      <w:r w:rsidRPr="000E34BF">
        <w:rPr>
          <w:rFonts w:ascii="Times New Roman" w:eastAsia="微软雅黑" w:hAnsi="Times New Roman" w:cs="Times New Roman"/>
          <w:sz w:val="22"/>
          <w:szCs w:val="22"/>
        </w:rPr>
        <w:t>美元。</w:t>
      </w:r>
    </w:p>
    <w:p w14:paraId="057D98EF"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长线投资</w:t>
      </w:r>
      <w:r w:rsidRPr="000E34BF">
        <w:rPr>
          <w:rFonts w:ascii="Times New Roman" w:eastAsia="微软雅黑" w:hAnsi="Times New Roman" w:cs="Times New Roman"/>
          <w:sz w:val="22"/>
          <w:szCs w:val="22"/>
        </w:rPr>
        <w:t>：若股价回调至</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5.50 - 6.00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区间，可考虑布局，目标价</w:t>
      </w:r>
      <w:r w:rsidRPr="000E34BF">
        <w:rPr>
          <w:rFonts w:ascii="Times New Roman" w:eastAsia="微软雅黑" w:hAnsi="Times New Roman" w:cs="Times New Roman"/>
          <w:sz w:val="22"/>
          <w:szCs w:val="22"/>
        </w:rPr>
        <w:t xml:space="preserve"> 10 </w:t>
      </w:r>
      <w:r w:rsidRPr="000E34BF">
        <w:rPr>
          <w:rFonts w:ascii="Times New Roman" w:eastAsia="微软雅黑" w:hAnsi="Times New Roman" w:cs="Times New Roman"/>
          <w:sz w:val="22"/>
          <w:szCs w:val="22"/>
        </w:rPr>
        <w:t>美元以上。</w:t>
      </w:r>
    </w:p>
    <w:p w14:paraId="3E60C6B7" w14:textId="77777777" w:rsidR="000E34BF" w:rsidRPr="000E34BF" w:rsidRDefault="000E34BF" w:rsidP="000E34BF">
      <w:pPr>
        <w:numPr>
          <w:ilvl w:val="0"/>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 xml:space="preserve">ADR vs </w:t>
      </w:r>
      <w:r w:rsidRPr="000E34BF">
        <w:rPr>
          <w:rFonts w:ascii="Times New Roman" w:eastAsia="微软雅黑" w:hAnsi="Times New Roman" w:cs="Times New Roman"/>
          <w:b/>
          <w:bCs/>
          <w:sz w:val="22"/>
          <w:szCs w:val="22"/>
        </w:rPr>
        <w:t>港股通交易策略</w:t>
      </w:r>
      <w:r w:rsidRPr="000E34BF">
        <w:rPr>
          <w:rFonts w:ascii="Times New Roman" w:eastAsia="微软雅黑" w:hAnsi="Times New Roman" w:cs="Times New Roman"/>
          <w:sz w:val="22"/>
          <w:szCs w:val="22"/>
        </w:rPr>
        <w:t>：</w:t>
      </w:r>
    </w:p>
    <w:p w14:paraId="21B435AC"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XIACF</w:t>
      </w:r>
      <w:r w:rsidRPr="000E34BF">
        <w:rPr>
          <w:rFonts w:ascii="Times New Roman" w:eastAsia="微软雅黑" w:hAnsi="Times New Roman" w:cs="Times New Roman"/>
          <w:b/>
          <w:bCs/>
          <w:sz w:val="22"/>
          <w:szCs w:val="22"/>
        </w:rPr>
        <w:t>（美股</w:t>
      </w:r>
      <w:r w:rsidRPr="000E34BF">
        <w:rPr>
          <w:rFonts w:ascii="Times New Roman" w:eastAsia="微软雅黑" w:hAnsi="Times New Roman" w:cs="Times New Roman"/>
          <w:b/>
          <w:bCs/>
          <w:sz w:val="22"/>
          <w:szCs w:val="22"/>
        </w:rPr>
        <w:t xml:space="preserve"> OTC ADR</w:t>
      </w:r>
      <w:r w:rsidRPr="000E34BF">
        <w:rPr>
          <w:rFonts w:ascii="Times New Roman" w:eastAsia="微软雅黑" w:hAnsi="Times New Roman" w:cs="Times New Roman"/>
          <w:b/>
          <w:bCs/>
          <w:sz w:val="22"/>
          <w:szCs w:val="22"/>
        </w:rPr>
        <w:t>）</w:t>
      </w:r>
      <w:r w:rsidRPr="000E34BF">
        <w:rPr>
          <w:rFonts w:ascii="Times New Roman" w:eastAsia="微软雅黑" w:hAnsi="Times New Roman" w:cs="Times New Roman"/>
          <w:sz w:val="22"/>
          <w:szCs w:val="22"/>
        </w:rPr>
        <w:t>：适合美股投资者，但交易流动性较低，需关注买卖价差。</w:t>
      </w:r>
    </w:p>
    <w:p w14:paraId="197BBD23" w14:textId="77777777" w:rsidR="000E34BF" w:rsidRPr="000E34BF" w:rsidRDefault="000E34BF" w:rsidP="000E34BF">
      <w:pPr>
        <w:numPr>
          <w:ilvl w:val="1"/>
          <w:numId w:val="1035"/>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01810.HK</w:t>
      </w:r>
      <w:r w:rsidRPr="000E34BF">
        <w:rPr>
          <w:rFonts w:ascii="Times New Roman" w:eastAsia="微软雅黑" w:hAnsi="Times New Roman" w:cs="Times New Roman"/>
          <w:b/>
          <w:bCs/>
          <w:sz w:val="22"/>
          <w:szCs w:val="22"/>
        </w:rPr>
        <w:t>（港交所股票）</w:t>
      </w:r>
      <w:r w:rsidRPr="000E34BF">
        <w:rPr>
          <w:rFonts w:ascii="Times New Roman" w:eastAsia="微软雅黑" w:hAnsi="Times New Roman" w:cs="Times New Roman"/>
          <w:sz w:val="22"/>
          <w:szCs w:val="22"/>
        </w:rPr>
        <w:t>：适合使用港股通的投资者，交易流动性更高，适合中长期投资。</w:t>
      </w:r>
    </w:p>
    <w:p w14:paraId="3B139D4A" w14:textId="77777777" w:rsidR="000E34BF" w:rsidRPr="000E34BF" w:rsidRDefault="000E34BF" w:rsidP="000E34BF">
      <w:p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建议结合宏观市场因素、财报数据及行业动态，综合判断投资机会。</w:t>
      </w:r>
    </w:p>
    <w:bookmarkEnd w:id="0"/>
    <w:p w14:paraId="350310CA" w14:textId="256B1B12" w:rsidR="00D02BDB" w:rsidRPr="004C33BC" w:rsidRDefault="00D02BDB" w:rsidP="00D02BDB">
      <w:pPr>
        <w:pStyle w:val="2"/>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2</w:t>
      </w:r>
      <w:r w:rsidR="003476F5" w:rsidRPr="003476F5">
        <w:rPr>
          <w:rFonts w:ascii="Times New Roman" w:eastAsia="微软雅黑" w:hAnsi="Times New Roman" w:cs="Times New Roman" w:hint="eastAsia"/>
          <w:b/>
          <w:bCs/>
          <w:sz w:val="22"/>
          <w:szCs w:val="22"/>
        </w:rPr>
        <w:t>如何识别小米这样的成长股并在早期买入</w:t>
      </w:r>
    </w:p>
    <w:p w14:paraId="4B97487E"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根据现有的投资研究方法、</w:t>
      </w:r>
      <w:r w:rsidRPr="003476F5">
        <w:rPr>
          <w:rFonts w:ascii="Times New Roman" w:eastAsia="微软雅黑" w:hAnsi="Times New Roman" w:cs="Times New Roman"/>
          <w:sz w:val="22"/>
          <w:szCs w:val="22"/>
        </w:rPr>
        <w:t xml:space="preserve">CFA </w:t>
      </w:r>
      <w:r w:rsidRPr="003476F5">
        <w:rPr>
          <w:rFonts w:ascii="Times New Roman" w:eastAsia="微软雅黑" w:hAnsi="Times New Roman" w:cs="Times New Roman"/>
          <w:sz w:val="22"/>
          <w:szCs w:val="22"/>
        </w:rPr>
        <w:t>估值框架，以及对小米（</w:t>
      </w:r>
      <w:r w:rsidRPr="003476F5">
        <w:rPr>
          <w:rFonts w:ascii="Times New Roman" w:eastAsia="微软雅黑" w:hAnsi="Times New Roman" w:cs="Times New Roman"/>
          <w:sz w:val="22"/>
          <w:szCs w:val="22"/>
        </w:rPr>
        <w:t>Xiaomi Corporation, HKSE: 01810 / OTCMKTS: XIACF</w:t>
      </w:r>
      <w:r w:rsidRPr="003476F5">
        <w:rPr>
          <w:rFonts w:ascii="Times New Roman" w:eastAsia="微软雅黑" w:hAnsi="Times New Roman" w:cs="Times New Roman"/>
          <w:sz w:val="22"/>
          <w:szCs w:val="22"/>
        </w:rPr>
        <w:t>）的深入分析，可以总结出以下识别早期投资机会的策略：</w:t>
      </w:r>
    </w:p>
    <w:p w14:paraId="6FE9695A"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1. </w:t>
      </w:r>
      <w:r w:rsidRPr="003476F5">
        <w:rPr>
          <w:rFonts w:ascii="Times New Roman" w:eastAsia="微软雅黑" w:hAnsi="Times New Roman" w:cs="Times New Roman"/>
          <w:b/>
          <w:bCs/>
          <w:sz w:val="22"/>
          <w:szCs w:val="22"/>
        </w:rPr>
        <w:t>识别成长型企业的关键特征</w:t>
      </w:r>
    </w:p>
    <w:p w14:paraId="687B899E"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成长股（</w:t>
      </w:r>
      <w:r w:rsidRPr="003476F5">
        <w:rPr>
          <w:rFonts w:ascii="Times New Roman" w:eastAsia="微软雅黑" w:hAnsi="Times New Roman" w:cs="Times New Roman"/>
          <w:sz w:val="22"/>
          <w:szCs w:val="22"/>
        </w:rPr>
        <w:t>Growth Stocks</w:t>
      </w:r>
      <w:r w:rsidRPr="003476F5">
        <w:rPr>
          <w:rFonts w:ascii="Times New Roman" w:eastAsia="微软雅黑" w:hAnsi="Times New Roman" w:cs="Times New Roman"/>
          <w:sz w:val="22"/>
          <w:szCs w:val="22"/>
        </w:rPr>
        <w:t>）通常具备以下特征：</w:t>
      </w:r>
    </w:p>
    <w:p w14:paraId="665B7033" w14:textId="77777777" w:rsidR="003476F5" w:rsidRPr="003476F5" w:rsidRDefault="003476F5" w:rsidP="003476F5">
      <w:pPr>
        <w:numPr>
          <w:ilvl w:val="0"/>
          <w:numId w:val="103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高速增长的营收和利润</w:t>
      </w:r>
      <w:r w:rsidRPr="003476F5">
        <w:rPr>
          <w:rFonts w:ascii="Times New Roman" w:eastAsia="微软雅黑" w:hAnsi="Times New Roman" w:cs="Times New Roman"/>
          <w:sz w:val="22"/>
          <w:szCs w:val="22"/>
        </w:rPr>
        <w:t>：营收和净利润增长率显著高于行业平均值。</w:t>
      </w:r>
    </w:p>
    <w:p w14:paraId="5CEC53C1" w14:textId="77777777" w:rsidR="003476F5" w:rsidRPr="003476F5" w:rsidRDefault="003476F5" w:rsidP="003476F5">
      <w:pPr>
        <w:numPr>
          <w:ilvl w:val="0"/>
          <w:numId w:val="103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创新能力</w:t>
      </w:r>
      <w:r w:rsidRPr="003476F5">
        <w:rPr>
          <w:rFonts w:ascii="Times New Roman" w:eastAsia="微软雅黑" w:hAnsi="Times New Roman" w:cs="Times New Roman"/>
          <w:sz w:val="22"/>
          <w:szCs w:val="22"/>
        </w:rPr>
        <w:t>：公司在新兴市场领域（如智能设备、</w:t>
      </w:r>
      <w:r w:rsidRPr="003476F5">
        <w:rPr>
          <w:rFonts w:ascii="Times New Roman" w:eastAsia="微软雅黑" w:hAnsi="Times New Roman" w:cs="Times New Roman"/>
          <w:sz w:val="22"/>
          <w:szCs w:val="22"/>
        </w:rPr>
        <w:t>AI</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EV</w:t>
      </w:r>
      <w:r w:rsidRPr="003476F5">
        <w:rPr>
          <w:rFonts w:ascii="Times New Roman" w:eastAsia="微软雅黑" w:hAnsi="Times New Roman" w:cs="Times New Roman"/>
          <w:sz w:val="22"/>
          <w:szCs w:val="22"/>
        </w:rPr>
        <w:t>）具有先发优势。</w:t>
      </w:r>
    </w:p>
    <w:p w14:paraId="7155FD49" w14:textId="77777777" w:rsidR="003476F5" w:rsidRPr="003476F5" w:rsidRDefault="003476F5" w:rsidP="003476F5">
      <w:pPr>
        <w:numPr>
          <w:ilvl w:val="0"/>
          <w:numId w:val="103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扩张性市场</w:t>
      </w:r>
      <w:r w:rsidRPr="003476F5">
        <w:rPr>
          <w:rFonts w:ascii="Times New Roman" w:eastAsia="微软雅黑" w:hAnsi="Times New Roman" w:cs="Times New Roman"/>
          <w:sz w:val="22"/>
          <w:szCs w:val="22"/>
        </w:rPr>
        <w:t>：公司所处市场规模大，且仍有较大增长空间。</w:t>
      </w:r>
    </w:p>
    <w:p w14:paraId="0AE2C21F" w14:textId="77777777" w:rsidR="003476F5" w:rsidRPr="003476F5" w:rsidRDefault="003476F5" w:rsidP="003476F5">
      <w:pPr>
        <w:numPr>
          <w:ilvl w:val="0"/>
          <w:numId w:val="103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竞争壁垒（</w:t>
      </w:r>
      <w:r w:rsidRPr="003476F5">
        <w:rPr>
          <w:rFonts w:ascii="Times New Roman" w:eastAsia="微软雅黑" w:hAnsi="Times New Roman" w:cs="Times New Roman"/>
          <w:b/>
          <w:bCs/>
          <w:sz w:val="22"/>
          <w:szCs w:val="22"/>
        </w:rPr>
        <w:t>Moat</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sz w:val="22"/>
          <w:szCs w:val="22"/>
        </w:rPr>
        <w:t>：强大的品牌、专利、生态系统（如小米的</w:t>
      </w:r>
      <w:r w:rsidRPr="003476F5">
        <w:rPr>
          <w:rFonts w:ascii="Times New Roman" w:eastAsia="微软雅黑" w:hAnsi="Times New Roman" w:cs="Times New Roman"/>
          <w:sz w:val="22"/>
          <w:szCs w:val="22"/>
        </w:rPr>
        <w:t xml:space="preserve"> IoT </w:t>
      </w:r>
      <w:r w:rsidRPr="003476F5">
        <w:rPr>
          <w:rFonts w:ascii="Times New Roman" w:eastAsia="微软雅黑" w:hAnsi="Times New Roman" w:cs="Times New Roman"/>
          <w:sz w:val="22"/>
          <w:szCs w:val="22"/>
        </w:rPr>
        <w:t>和生态链）。</w:t>
      </w:r>
    </w:p>
    <w:p w14:paraId="383DE89E" w14:textId="77777777" w:rsidR="003476F5" w:rsidRPr="003476F5" w:rsidRDefault="003476F5" w:rsidP="003476F5">
      <w:pPr>
        <w:numPr>
          <w:ilvl w:val="0"/>
          <w:numId w:val="103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高投资回报（</w:t>
      </w:r>
      <w:r w:rsidRPr="003476F5">
        <w:rPr>
          <w:rFonts w:ascii="Times New Roman" w:eastAsia="微软雅黑" w:hAnsi="Times New Roman" w:cs="Times New Roman"/>
          <w:b/>
          <w:bCs/>
          <w:sz w:val="22"/>
          <w:szCs w:val="22"/>
        </w:rPr>
        <w:t>ROIC &gt; WACC</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sz w:val="22"/>
          <w:szCs w:val="22"/>
        </w:rPr>
        <w:t>：资本回报率大幅高于资本成本。</w:t>
      </w:r>
    </w:p>
    <w:p w14:paraId="3A11C892"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lastRenderedPageBreak/>
        <w:t>对于小米而言，其智能手机市场的全球扩展、电动车业务的布局，以及</w:t>
      </w:r>
      <w:r w:rsidRPr="003476F5">
        <w:rPr>
          <w:rFonts w:ascii="Times New Roman" w:eastAsia="微软雅黑" w:hAnsi="Times New Roman" w:cs="Times New Roman"/>
          <w:sz w:val="22"/>
          <w:szCs w:val="22"/>
        </w:rPr>
        <w:t>AI</w:t>
      </w:r>
      <w:r w:rsidRPr="003476F5">
        <w:rPr>
          <w:rFonts w:ascii="Times New Roman" w:eastAsia="微软雅黑" w:hAnsi="Times New Roman" w:cs="Times New Roman"/>
          <w:sz w:val="22"/>
          <w:szCs w:val="22"/>
        </w:rPr>
        <w:t>驱动的</w:t>
      </w:r>
      <w:r w:rsidRPr="003476F5">
        <w:rPr>
          <w:rFonts w:ascii="Times New Roman" w:eastAsia="微软雅黑" w:hAnsi="Times New Roman" w:cs="Times New Roman"/>
          <w:sz w:val="22"/>
          <w:szCs w:val="22"/>
        </w:rPr>
        <w:t xml:space="preserve"> IoT </w:t>
      </w:r>
      <w:r w:rsidRPr="003476F5">
        <w:rPr>
          <w:rFonts w:ascii="Times New Roman" w:eastAsia="微软雅黑" w:hAnsi="Times New Roman" w:cs="Times New Roman"/>
          <w:sz w:val="22"/>
          <w:szCs w:val="22"/>
        </w:rPr>
        <w:t>生态，都构成了成长股的重要特征。</w:t>
      </w:r>
    </w:p>
    <w:p w14:paraId="0CD87C81"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2. </w:t>
      </w:r>
      <w:r w:rsidRPr="003476F5">
        <w:rPr>
          <w:rFonts w:ascii="Times New Roman" w:eastAsia="微软雅黑" w:hAnsi="Times New Roman" w:cs="Times New Roman"/>
          <w:b/>
          <w:bCs/>
          <w:sz w:val="22"/>
          <w:szCs w:val="22"/>
        </w:rPr>
        <w:t>早期买入信号</w:t>
      </w:r>
    </w:p>
    <w:p w14:paraId="682D0DBE"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A. </w:t>
      </w:r>
      <w:r w:rsidRPr="003476F5">
        <w:rPr>
          <w:rFonts w:ascii="Times New Roman" w:eastAsia="微软雅黑" w:hAnsi="Times New Roman" w:cs="Times New Roman"/>
          <w:b/>
          <w:bCs/>
          <w:sz w:val="22"/>
          <w:szCs w:val="22"/>
        </w:rPr>
        <w:t>估值</w:t>
      </w:r>
      <w:r w:rsidRPr="003476F5">
        <w:rPr>
          <w:rFonts w:ascii="Times New Roman" w:eastAsia="微软雅黑" w:hAnsi="Times New Roman" w:cs="Times New Roman"/>
          <w:b/>
          <w:bCs/>
          <w:sz w:val="22"/>
          <w:szCs w:val="22"/>
        </w:rPr>
        <w:t xml:space="preserve"> vs. </w:t>
      </w:r>
      <w:r w:rsidRPr="003476F5">
        <w:rPr>
          <w:rFonts w:ascii="Times New Roman" w:eastAsia="微软雅黑" w:hAnsi="Times New Roman" w:cs="Times New Roman"/>
          <w:b/>
          <w:bCs/>
          <w:sz w:val="22"/>
          <w:szCs w:val="22"/>
        </w:rPr>
        <w:t>未来增长</w:t>
      </w:r>
    </w:p>
    <w:p w14:paraId="23752AA9" w14:textId="77777777" w:rsidR="003476F5" w:rsidRPr="003476F5" w:rsidRDefault="003476F5" w:rsidP="003476F5">
      <w:pPr>
        <w:numPr>
          <w:ilvl w:val="0"/>
          <w:numId w:val="1037"/>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关注</w:t>
      </w:r>
      <w:r w:rsidRPr="003476F5">
        <w:rPr>
          <w:rFonts w:ascii="Times New Roman" w:eastAsia="微软雅黑" w:hAnsi="Times New Roman" w:cs="Times New Roman"/>
          <w:sz w:val="22"/>
          <w:szCs w:val="22"/>
        </w:rPr>
        <w:t xml:space="preserve"> </w:t>
      </w:r>
      <w:r w:rsidRPr="003476F5">
        <w:rPr>
          <w:rFonts w:ascii="Times New Roman" w:eastAsia="微软雅黑" w:hAnsi="Times New Roman" w:cs="Times New Roman"/>
          <w:b/>
          <w:bCs/>
          <w:sz w:val="22"/>
          <w:szCs w:val="22"/>
        </w:rPr>
        <w:t>PEG</w:t>
      </w:r>
      <w:r w:rsidRPr="003476F5">
        <w:rPr>
          <w:rFonts w:ascii="Times New Roman" w:eastAsia="微软雅黑" w:hAnsi="Times New Roman" w:cs="Times New Roman"/>
          <w:b/>
          <w:bCs/>
          <w:sz w:val="22"/>
          <w:szCs w:val="22"/>
        </w:rPr>
        <w:t>（市盈率相对盈利增长比率）</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 xml:space="preserve">PEG &lt; 1.0 </w:t>
      </w:r>
      <w:r w:rsidRPr="003476F5">
        <w:rPr>
          <w:rFonts w:ascii="Times New Roman" w:eastAsia="微软雅黑" w:hAnsi="Times New Roman" w:cs="Times New Roman"/>
          <w:sz w:val="22"/>
          <w:szCs w:val="22"/>
        </w:rPr>
        <w:t>代表成长性高但估值仍合理。</w:t>
      </w:r>
    </w:p>
    <w:p w14:paraId="60F259CD" w14:textId="77777777" w:rsidR="003476F5" w:rsidRPr="003476F5" w:rsidRDefault="003476F5" w:rsidP="003476F5">
      <w:pPr>
        <w:numPr>
          <w:ilvl w:val="0"/>
          <w:numId w:val="1037"/>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EV/EBITDA</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b/>
          <w:bCs/>
          <w:sz w:val="22"/>
          <w:szCs w:val="22"/>
        </w:rPr>
        <w:t>P/S</w:t>
      </w:r>
      <w:r w:rsidRPr="003476F5">
        <w:rPr>
          <w:rFonts w:ascii="Times New Roman" w:eastAsia="微软雅黑" w:hAnsi="Times New Roman" w:cs="Times New Roman"/>
          <w:b/>
          <w:bCs/>
          <w:sz w:val="22"/>
          <w:szCs w:val="22"/>
        </w:rPr>
        <w:t>（市销率）低于行业平均，说明估值未被市场充分定价。</w:t>
      </w:r>
    </w:p>
    <w:p w14:paraId="4C6C0775" w14:textId="77777777" w:rsidR="003476F5" w:rsidRPr="003476F5" w:rsidRDefault="003476F5" w:rsidP="003476F5">
      <w:pPr>
        <w:numPr>
          <w:ilvl w:val="0"/>
          <w:numId w:val="1037"/>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 xml:space="preserve">DCF </w:t>
      </w:r>
      <w:r w:rsidRPr="003476F5">
        <w:rPr>
          <w:rFonts w:ascii="Times New Roman" w:eastAsia="微软雅黑" w:hAnsi="Times New Roman" w:cs="Times New Roman"/>
          <w:b/>
          <w:bCs/>
          <w:sz w:val="22"/>
          <w:szCs w:val="22"/>
        </w:rPr>
        <w:t>现金流折现模型估值低于当前股价，表明市场可能低估其未来增长。</w:t>
      </w:r>
    </w:p>
    <w:p w14:paraId="6766E240"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小米目前的估值（</w:t>
      </w:r>
      <w:r w:rsidRPr="003476F5">
        <w:rPr>
          <w:rFonts w:ascii="Times New Roman" w:eastAsia="微软雅黑" w:hAnsi="Times New Roman" w:cs="Times New Roman"/>
          <w:sz w:val="22"/>
          <w:szCs w:val="22"/>
        </w:rPr>
        <w:t>P/E 65.29</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 xml:space="preserve">EV/EBITDA </w:t>
      </w:r>
      <w:r w:rsidRPr="003476F5">
        <w:rPr>
          <w:rFonts w:ascii="Times New Roman" w:eastAsia="微软雅黑" w:hAnsi="Times New Roman" w:cs="Times New Roman"/>
          <w:sz w:val="22"/>
          <w:szCs w:val="22"/>
        </w:rPr>
        <w:t>约为</w:t>
      </w:r>
      <w:r w:rsidRPr="003476F5">
        <w:rPr>
          <w:rFonts w:ascii="Times New Roman" w:eastAsia="微软雅黑" w:hAnsi="Times New Roman" w:cs="Times New Roman"/>
          <w:sz w:val="22"/>
          <w:szCs w:val="22"/>
        </w:rPr>
        <w:t xml:space="preserve"> 22.3</w:t>
      </w:r>
      <w:r w:rsidRPr="003476F5">
        <w:rPr>
          <w:rFonts w:ascii="Times New Roman" w:eastAsia="微软雅黑" w:hAnsi="Times New Roman" w:cs="Times New Roman"/>
          <w:sz w:val="22"/>
          <w:szCs w:val="22"/>
        </w:rPr>
        <w:t>）说明市场对其增长预期较高。</w:t>
      </w:r>
    </w:p>
    <w:p w14:paraId="7102ADC7"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B. </w:t>
      </w:r>
      <w:r w:rsidRPr="003476F5">
        <w:rPr>
          <w:rFonts w:ascii="Times New Roman" w:eastAsia="微软雅黑" w:hAnsi="Times New Roman" w:cs="Times New Roman"/>
          <w:b/>
          <w:bCs/>
          <w:sz w:val="22"/>
          <w:szCs w:val="22"/>
        </w:rPr>
        <w:t>机构资金流入</w:t>
      </w:r>
    </w:p>
    <w:p w14:paraId="0ED1A727" w14:textId="77777777" w:rsidR="003476F5" w:rsidRPr="003476F5" w:rsidRDefault="003476F5" w:rsidP="003476F5">
      <w:pPr>
        <w:numPr>
          <w:ilvl w:val="0"/>
          <w:numId w:val="1038"/>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关注基金增持数据，机构在早期买入通常是强烈的看涨信号。</w:t>
      </w:r>
    </w:p>
    <w:p w14:paraId="1C064063" w14:textId="77777777" w:rsidR="003476F5" w:rsidRPr="003476F5" w:rsidRDefault="003476F5" w:rsidP="003476F5">
      <w:pPr>
        <w:numPr>
          <w:ilvl w:val="0"/>
          <w:numId w:val="1038"/>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小米近一年机构持仓比例大幅上升，特别是电动车业务落地后资金流入加速。</w:t>
      </w:r>
    </w:p>
    <w:p w14:paraId="36E0D8CD"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C. </w:t>
      </w:r>
      <w:r w:rsidRPr="003476F5">
        <w:rPr>
          <w:rFonts w:ascii="Times New Roman" w:eastAsia="微软雅黑" w:hAnsi="Times New Roman" w:cs="Times New Roman"/>
          <w:b/>
          <w:bCs/>
          <w:sz w:val="22"/>
          <w:szCs w:val="22"/>
        </w:rPr>
        <w:t>行业催化剂</w:t>
      </w:r>
    </w:p>
    <w:p w14:paraId="6AEA0B35" w14:textId="77777777" w:rsidR="003476F5" w:rsidRPr="003476F5" w:rsidRDefault="003476F5" w:rsidP="003476F5">
      <w:pPr>
        <w:numPr>
          <w:ilvl w:val="0"/>
          <w:numId w:val="1039"/>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政策支持</w:t>
      </w:r>
      <w:r w:rsidRPr="003476F5">
        <w:rPr>
          <w:rFonts w:ascii="Times New Roman" w:eastAsia="微软雅黑" w:hAnsi="Times New Roman" w:cs="Times New Roman"/>
          <w:sz w:val="22"/>
          <w:szCs w:val="22"/>
        </w:rPr>
        <w:t>：国家或地区政策鼓励相关产业发展，如中国支持新能源汽车、小米的</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业务政策扶持。</w:t>
      </w:r>
    </w:p>
    <w:p w14:paraId="2FBCEF2F" w14:textId="77777777" w:rsidR="003476F5" w:rsidRPr="003476F5" w:rsidRDefault="003476F5" w:rsidP="003476F5">
      <w:pPr>
        <w:numPr>
          <w:ilvl w:val="0"/>
          <w:numId w:val="1039"/>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行业趋势</w:t>
      </w:r>
      <w:r w:rsidRPr="003476F5">
        <w:rPr>
          <w:rFonts w:ascii="Times New Roman" w:eastAsia="微软雅黑" w:hAnsi="Times New Roman" w:cs="Times New Roman"/>
          <w:sz w:val="22"/>
          <w:szCs w:val="22"/>
        </w:rPr>
        <w:t>：小米在</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领域的切入点选在智能化、高端化，符合市场未来需求。</w:t>
      </w:r>
    </w:p>
    <w:p w14:paraId="7E30AC85"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D. </w:t>
      </w:r>
      <w:r w:rsidRPr="003476F5">
        <w:rPr>
          <w:rFonts w:ascii="Times New Roman" w:eastAsia="微软雅黑" w:hAnsi="Times New Roman" w:cs="Times New Roman"/>
          <w:b/>
          <w:bCs/>
          <w:sz w:val="22"/>
          <w:szCs w:val="22"/>
        </w:rPr>
        <w:t>技术指标</w:t>
      </w:r>
    </w:p>
    <w:p w14:paraId="2C577157" w14:textId="77777777" w:rsidR="003476F5" w:rsidRPr="003476F5" w:rsidRDefault="003476F5" w:rsidP="003476F5">
      <w:pPr>
        <w:numPr>
          <w:ilvl w:val="0"/>
          <w:numId w:val="1040"/>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50</w:t>
      </w:r>
      <w:r w:rsidRPr="003476F5">
        <w:rPr>
          <w:rFonts w:ascii="Times New Roman" w:eastAsia="微软雅黑" w:hAnsi="Times New Roman" w:cs="Times New Roman"/>
          <w:b/>
          <w:bCs/>
          <w:sz w:val="22"/>
          <w:szCs w:val="22"/>
        </w:rPr>
        <w:t>日均线上穿</w:t>
      </w:r>
      <w:r w:rsidRPr="003476F5">
        <w:rPr>
          <w:rFonts w:ascii="Times New Roman" w:eastAsia="微软雅黑" w:hAnsi="Times New Roman" w:cs="Times New Roman"/>
          <w:b/>
          <w:bCs/>
          <w:sz w:val="22"/>
          <w:szCs w:val="22"/>
        </w:rPr>
        <w:t>200</w:t>
      </w:r>
      <w:r w:rsidRPr="003476F5">
        <w:rPr>
          <w:rFonts w:ascii="Times New Roman" w:eastAsia="微软雅黑" w:hAnsi="Times New Roman" w:cs="Times New Roman"/>
          <w:b/>
          <w:bCs/>
          <w:sz w:val="22"/>
          <w:szCs w:val="22"/>
        </w:rPr>
        <w:t>日均线（黄金交叉）</w:t>
      </w:r>
      <w:r w:rsidRPr="003476F5">
        <w:rPr>
          <w:rFonts w:ascii="Times New Roman" w:eastAsia="微软雅黑" w:hAnsi="Times New Roman" w:cs="Times New Roman"/>
          <w:sz w:val="22"/>
          <w:szCs w:val="22"/>
        </w:rPr>
        <w:t>，代表趋势转强。</w:t>
      </w:r>
    </w:p>
    <w:p w14:paraId="31A3D65F" w14:textId="77777777" w:rsidR="003476F5" w:rsidRPr="003476F5" w:rsidRDefault="003476F5" w:rsidP="003476F5">
      <w:pPr>
        <w:numPr>
          <w:ilvl w:val="0"/>
          <w:numId w:val="1040"/>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 xml:space="preserve">MACD </w:t>
      </w:r>
      <w:r w:rsidRPr="003476F5">
        <w:rPr>
          <w:rFonts w:ascii="Times New Roman" w:eastAsia="微软雅黑" w:hAnsi="Times New Roman" w:cs="Times New Roman"/>
          <w:b/>
          <w:bCs/>
          <w:sz w:val="22"/>
          <w:szCs w:val="22"/>
        </w:rPr>
        <w:t>由负转正，</w:t>
      </w:r>
      <w:r w:rsidRPr="003476F5">
        <w:rPr>
          <w:rFonts w:ascii="Times New Roman" w:eastAsia="微软雅黑" w:hAnsi="Times New Roman" w:cs="Times New Roman"/>
          <w:b/>
          <w:bCs/>
          <w:sz w:val="22"/>
          <w:szCs w:val="22"/>
        </w:rPr>
        <w:t xml:space="preserve">RSI </w:t>
      </w:r>
      <w:r w:rsidRPr="003476F5">
        <w:rPr>
          <w:rFonts w:ascii="Times New Roman" w:eastAsia="微软雅黑" w:hAnsi="Times New Roman" w:cs="Times New Roman"/>
          <w:b/>
          <w:bCs/>
          <w:sz w:val="22"/>
          <w:szCs w:val="22"/>
        </w:rPr>
        <w:t>进入</w:t>
      </w:r>
      <w:r w:rsidRPr="003476F5">
        <w:rPr>
          <w:rFonts w:ascii="Times New Roman" w:eastAsia="微软雅黑" w:hAnsi="Times New Roman" w:cs="Times New Roman"/>
          <w:b/>
          <w:bCs/>
          <w:sz w:val="22"/>
          <w:szCs w:val="22"/>
        </w:rPr>
        <w:t xml:space="preserve"> 50-70</w:t>
      </w:r>
      <w:r w:rsidRPr="003476F5">
        <w:rPr>
          <w:rFonts w:ascii="Times New Roman" w:eastAsia="微软雅黑" w:hAnsi="Times New Roman" w:cs="Times New Roman"/>
          <w:sz w:val="22"/>
          <w:szCs w:val="22"/>
        </w:rPr>
        <w:t xml:space="preserve"> </w:t>
      </w:r>
      <w:r w:rsidRPr="003476F5">
        <w:rPr>
          <w:rFonts w:ascii="Times New Roman" w:eastAsia="微软雅黑" w:hAnsi="Times New Roman" w:cs="Times New Roman"/>
          <w:sz w:val="22"/>
          <w:szCs w:val="22"/>
        </w:rPr>
        <w:t>区间，说明上涨动能增强。</w:t>
      </w:r>
    </w:p>
    <w:p w14:paraId="0F668E6F"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3. </w:t>
      </w:r>
      <w:r w:rsidRPr="003476F5">
        <w:rPr>
          <w:rFonts w:ascii="Times New Roman" w:eastAsia="微软雅黑" w:hAnsi="Times New Roman" w:cs="Times New Roman"/>
          <w:b/>
          <w:bCs/>
          <w:sz w:val="22"/>
          <w:szCs w:val="22"/>
        </w:rPr>
        <w:t>交易策略</w:t>
      </w:r>
    </w:p>
    <w:p w14:paraId="6C72F756"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A. </w:t>
      </w:r>
      <w:r w:rsidRPr="003476F5">
        <w:rPr>
          <w:rFonts w:ascii="Times New Roman" w:eastAsia="微软雅黑" w:hAnsi="Times New Roman" w:cs="Times New Roman"/>
          <w:b/>
          <w:bCs/>
          <w:sz w:val="22"/>
          <w:szCs w:val="22"/>
        </w:rPr>
        <w:t>通过港股通（</w:t>
      </w:r>
      <w:r w:rsidRPr="003476F5">
        <w:rPr>
          <w:rFonts w:ascii="Times New Roman" w:eastAsia="微软雅黑" w:hAnsi="Times New Roman" w:cs="Times New Roman"/>
          <w:b/>
          <w:bCs/>
          <w:sz w:val="22"/>
          <w:szCs w:val="22"/>
        </w:rPr>
        <w:t>HK01810</w:t>
      </w:r>
      <w:r w:rsidRPr="003476F5">
        <w:rPr>
          <w:rFonts w:ascii="Times New Roman" w:eastAsia="微软雅黑" w:hAnsi="Times New Roman" w:cs="Times New Roman"/>
          <w:b/>
          <w:bCs/>
          <w:sz w:val="22"/>
          <w:szCs w:val="22"/>
        </w:rPr>
        <w:t>）交易</w:t>
      </w:r>
    </w:p>
    <w:p w14:paraId="1187953B" w14:textId="77777777" w:rsidR="003476F5" w:rsidRPr="003476F5" w:rsidRDefault="003476F5" w:rsidP="003476F5">
      <w:pPr>
        <w:numPr>
          <w:ilvl w:val="0"/>
          <w:numId w:val="104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适用于资金规模较大的投资者，享受港股市场较低的交易成本。</w:t>
      </w:r>
    </w:p>
    <w:p w14:paraId="1974BCFF" w14:textId="77777777" w:rsidR="003476F5" w:rsidRPr="003476F5" w:rsidRDefault="003476F5" w:rsidP="003476F5">
      <w:pPr>
        <w:numPr>
          <w:ilvl w:val="0"/>
          <w:numId w:val="104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交易时间与</w:t>
      </w:r>
      <w:r w:rsidRPr="003476F5">
        <w:rPr>
          <w:rFonts w:ascii="Times New Roman" w:eastAsia="微软雅黑" w:hAnsi="Times New Roman" w:cs="Times New Roman"/>
          <w:b/>
          <w:bCs/>
          <w:sz w:val="22"/>
          <w:szCs w:val="22"/>
        </w:rPr>
        <w:t>A</w:t>
      </w:r>
      <w:r w:rsidRPr="003476F5">
        <w:rPr>
          <w:rFonts w:ascii="Times New Roman" w:eastAsia="微软雅黑" w:hAnsi="Times New Roman" w:cs="Times New Roman"/>
          <w:b/>
          <w:bCs/>
          <w:sz w:val="22"/>
          <w:szCs w:val="22"/>
        </w:rPr>
        <w:t>股市场同步，流动性较高。</w:t>
      </w:r>
    </w:p>
    <w:p w14:paraId="2E833DD5"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lastRenderedPageBreak/>
        <w:t xml:space="preserve">B. </w:t>
      </w:r>
      <w:r w:rsidRPr="003476F5">
        <w:rPr>
          <w:rFonts w:ascii="Times New Roman" w:eastAsia="微软雅黑" w:hAnsi="Times New Roman" w:cs="Times New Roman"/>
          <w:b/>
          <w:bCs/>
          <w:sz w:val="22"/>
          <w:szCs w:val="22"/>
        </w:rPr>
        <w:t>通过美股</w:t>
      </w:r>
      <w:r w:rsidRPr="003476F5">
        <w:rPr>
          <w:rFonts w:ascii="Times New Roman" w:eastAsia="微软雅黑" w:hAnsi="Times New Roman" w:cs="Times New Roman"/>
          <w:b/>
          <w:bCs/>
          <w:sz w:val="22"/>
          <w:szCs w:val="22"/>
        </w:rPr>
        <w:t xml:space="preserve"> ADR</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b/>
          <w:bCs/>
          <w:sz w:val="22"/>
          <w:szCs w:val="22"/>
        </w:rPr>
        <w:t>XIACF</w:t>
      </w:r>
      <w:r w:rsidRPr="003476F5">
        <w:rPr>
          <w:rFonts w:ascii="Times New Roman" w:eastAsia="微软雅黑" w:hAnsi="Times New Roman" w:cs="Times New Roman"/>
          <w:b/>
          <w:bCs/>
          <w:sz w:val="22"/>
          <w:szCs w:val="22"/>
        </w:rPr>
        <w:t>）交易</w:t>
      </w:r>
    </w:p>
    <w:p w14:paraId="7BE7DAE2" w14:textId="77777777" w:rsidR="003476F5" w:rsidRPr="003476F5" w:rsidRDefault="003476F5" w:rsidP="003476F5">
      <w:pPr>
        <w:numPr>
          <w:ilvl w:val="0"/>
          <w:numId w:val="1042"/>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适用于美股投资者，交易时间与美股一致。</w:t>
      </w:r>
    </w:p>
    <w:p w14:paraId="08C50D63" w14:textId="77777777" w:rsidR="003476F5" w:rsidRPr="003476F5" w:rsidRDefault="003476F5" w:rsidP="003476F5">
      <w:pPr>
        <w:numPr>
          <w:ilvl w:val="0"/>
          <w:numId w:val="1042"/>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流动性相对较低，但提供美元投资通道。</w:t>
      </w:r>
    </w:p>
    <w:p w14:paraId="0A9F370E"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C. </w:t>
      </w:r>
      <w:r w:rsidRPr="003476F5">
        <w:rPr>
          <w:rFonts w:ascii="Times New Roman" w:eastAsia="微软雅黑" w:hAnsi="Times New Roman" w:cs="Times New Roman"/>
          <w:b/>
          <w:bCs/>
          <w:sz w:val="22"/>
          <w:szCs w:val="22"/>
        </w:rPr>
        <w:t>目标价与止损</w:t>
      </w:r>
    </w:p>
    <w:p w14:paraId="190FCE62" w14:textId="77777777" w:rsidR="003476F5" w:rsidRPr="003476F5" w:rsidRDefault="003476F5" w:rsidP="003476F5">
      <w:pPr>
        <w:numPr>
          <w:ilvl w:val="0"/>
          <w:numId w:val="1043"/>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短期目标价</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HK$75</w:t>
      </w:r>
      <w:r w:rsidRPr="003476F5">
        <w:rPr>
          <w:rFonts w:ascii="Times New Roman" w:eastAsia="微软雅黑" w:hAnsi="Times New Roman" w:cs="Times New Roman"/>
          <w:sz w:val="22"/>
          <w:szCs w:val="22"/>
        </w:rPr>
        <w:t>（基于</w:t>
      </w:r>
      <w:r w:rsidRPr="003476F5">
        <w:rPr>
          <w:rFonts w:ascii="Times New Roman" w:eastAsia="微软雅黑" w:hAnsi="Times New Roman" w:cs="Times New Roman"/>
          <w:sz w:val="22"/>
          <w:szCs w:val="22"/>
        </w:rPr>
        <w:t xml:space="preserve">EV/EBITDA </w:t>
      </w:r>
      <w:r w:rsidRPr="003476F5">
        <w:rPr>
          <w:rFonts w:ascii="Times New Roman" w:eastAsia="微软雅黑" w:hAnsi="Times New Roman" w:cs="Times New Roman"/>
          <w:sz w:val="22"/>
          <w:szCs w:val="22"/>
        </w:rPr>
        <w:t>估值模型）。</w:t>
      </w:r>
    </w:p>
    <w:p w14:paraId="0E6D4538" w14:textId="77777777" w:rsidR="003476F5" w:rsidRPr="003476F5" w:rsidRDefault="003476F5" w:rsidP="003476F5">
      <w:pPr>
        <w:numPr>
          <w:ilvl w:val="0"/>
          <w:numId w:val="1043"/>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长期目标价</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HK$100</w:t>
      </w:r>
      <w:r w:rsidRPr="003476F5">
        <w:rPr>
          <w:rFonts w:ascii="Times New Roman" w:eastAsia="微软雅黑" w:hAnsi="Times New Roman" w:cs="Times New Roman"/>
          <w:sz w:val="22"/>
          <w:szCs w:val="22"/>
        </w:rPr>
        <w:t>（基于</w:t>
      </w:r>
      <w:r w:rsidRPr="003476F5">
        <w:rPr>
          <w:rFonts w:ascii="Times New Roman" w:eastAsia="微软雅黑" w:hAnsi="Times New Roman" w:cs="Times New Roman"/>
          <w:sz w:val="22"/>
          <w:szCs w:val="22"/>
        </w:rPr>
        <w:t xml:space="preserve">DCF </w:t>
      </w:r>
      <w:r w:rsidRPr="003476F5">
        <w:rPr>
          <w:rFonts w:ascii="Times New Roman" w:eastAsia="微软雅黑" w:hAnsi="Times New Roman" w:cs="Times New Roman"/>
          <w:sz w:val="22"/>
          <w:szCs w:val="22"/>
        </w:rPr>
        <w:t>现金流折现模型，假设</w:t>
      </w:r>
      <w:r w:rsidRPr="003476F5">
        <w:rPr>
          <w:rFonts w:ascii="Times New Roman" w:eastAsia="微软雅黑" w:hAnsi="Times New Roman" w:cs="Times New Roman"/>
          <w:sz w:val="22"/>
          <w:szCs w:val="22"/>
        </w:rPr>
        <w:t xml:space="preserve">EV </w:t>
      </w:r>
      <w:r w:rsidRPr="003476F5">
        <w:rPr>
          <w:rFonts w:ascii="Times New Roman" w:eastAsia="微软雅黑" w:hAnsi="Times New Roman" w:cs="Times New Roman"/>
          <w:sz w:val="22"/>
          <w:szCs w:val="22"/>
        </w:rPr>
        <w:t>业务逐步释放盈利）。</w:t>
      </w:r>
    </w:p>
    <w:p w14:paraId="110530FD" w14:textId="77777777" w:rsidR="003476F5" w:rsidRPr="003476F5" w:rsidRDefault="003476F5" w:rsidP="003476F5">
      <w:pPr>
        <w:numPr>
          <w:ilvl w:val="0"/>
          <w:numId w:val="1043"/>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止损位</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HK$48</w:t>
      </w:r>
      <w:r w:rsidRPr="003476F5">
        <w:rPr>
          <w:rFonts w:ascii="Times New Roman" w:eastAsia="微软雅黑" w:hAnsi="Times New Roman" w:cs="Times New Roman"/>
          <w:sz w:val="22"/>
          <w:szCs w:val="22"/>
        </w:rPr>
        <w:t>（跌破</w:t>
      </w:r>
      <w:r w:rsidRPr="003476F5">
        <w:rPr>
          <w:rFonts w:ascii="Times New Roman" w:eastAsia="微软雅黑" w:hAnsi="Times New Roman" w:cs="Times New Roman"/>
          <w:sz w:val="22"/>
          <w:szCs w:val="22"/>
        </w:rPr>
        <w:t>2024</w:t>
      </w:r>
      <w:r w:rsidRPr="003476F5">
        <w:rPr>
          <w:rFonts w:ascii="Times New Roman" w:eastAsia="微软雅黑" w:hAnsi="Times New Roman" w:cs="Times New Roman"/>
          <w:sz w:val="22"/>
          <w:szCs w:val="22"/>
        </w:rPr>
        <w:t>年关键支撑位）。</w:t>
      </w:r>
    </w:p>
    <w:p w14:paraId="0F3523DE" w14:textId="43064524" w:rsidR="003476F5" w:rsidRPr="003476F5" w:rsidRDefault="003476F5" w:rsidP="003476F5">
      <w:pPr>
        <w:rPr>
          <w:rFonts w:ascii="Times New Roman" w:eastAsia="微软雅黑" w:hAnsi="Times New Roman" w:cs="Times New Roman"/>
          <w:sz w:val="22"/>
          <w:szCs w:val="22"/>
        </w:rPr>
      </w:pPr>
    </w:p>
    <w:p w14:paraId="04ADB9D8"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4. </w:t>
      </w:r>
      <w:r w:rsidRPr="003476F5">
        <w:rPr>
          <w:rFonts w:ascii="Times New Roman" w:eastAsia="微软雅黑" w:hAnsi="Times New Roman" w:cs="Times New Roman"/>
          <w:b/>
          <w:bCs/>
          <w:sz w:val="22"/>
          <w:szCs w:val="22"/>
        </w:rPr>
        <w:t>结论</w:t>
      </w:r>
    </w:p>
    <w:p w14:paraId="17BF3DCE" w14:textId="77777777" w:rsidR="003476F5" w:rsidRPr="003476F5" w:rsidRDefault="003476F5" w:rsidP="003476F5">
      <w:pPr>
        <w:numPr>
          <w:ilvl w:val="0"/>
          <w:numId w:val="1044"/>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短期交易者</w:t>
      </w:r>
      <w:r w:rsidRPr="003476F5">
        <w:rPr>
          <w:rFonts w:ascii="Times New Roman" w:eastAsia="微软雅黑" w:hAnsi="Times New Roman" w:cs="Times New Roman"/>
          <w:sz w:val="22"/>
          <w:szCs w:val="22"/>
        </w:rPr>
        <w:t>：可以基于</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业务增长趋势进行波段操作，关注机构增持与政策催化剂。</w:t>
      </w:r>
    </w:p>
    <w:p w14:paraId="1EB2D35E" w14:textId="77777777" w:rsidR="003476F5" w:rsidRPr="003476F5" w:rsidRDefault="003476F5" w:rsidP="003476F5">
      <w:pPr>
        <w:numPr>
          <w:ilvl w:val="0"/>
          <w:numId w:val="1044"/>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长期投资者</w:t>
      </w:r>
      <w:r w:rsidRPr="003476F5">
        <w:rPr>
          <w:rFonts w:ascii="Times New Roman" w:eastAsia="微软雅黑" w:hAnsi="Times New Roman" w:cs="Times New Roman"/>
          <w:sz w:val="22"/>
          <w:szCs w:val="22"/>
        </w:rPr>
        <w:t>：小米正处于业务转型期，若能成功打开</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市场，未来有望成为全球科技巨头之一，适合长期持有。</w:t>
      </w:r>
    </w:p>
    <w:p w14:paraId="7B6E7596"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综上所述，</w:t>
      </w:r>
      <w:r w:rsidRPr="003476F5">
        <w:rPr>
          <w:rFonts w:ascii="Times New Roman" w:eastAsia="微软雅黑" w:hAnsi="Times New Roman" w:cs="Times New Roman"/>
          <w:b/>
          <w:bCs/>
          <w:sz w:val="22"/>
          <w:szCs w:val="22"/>
        </w:rPr>
        <w:t>小米具备成为成长股的所有核心要素，早期投资者可以通过估值分析、资金流入、行业催化剂及技术指标提前布局，并选择适合的市场（港股通</w:t>
      </w:r>
      <w:r w:rsidRPr="003476F5">
        <w:rPr>
          <w:rFonts w:ascii="Times New Roman" w:eastAsia="微软雅黑" w:hAnsi="Times New Roman" w:cs="Times New Roman"/>
          <w:b/>
          <w:bCs/>
          <w:sz w:val="22"/>
          <w:szCs w:val="22"/>
        </w:rPr>
        <w:t xml:space="preserve"> vs. </w:t>
      </w:r>
      <w:r w:rsidRPr="003476F5">
        <w:rPr>
          <w:rFonts w:ascii="Times New Roman" w:eastAsia="微软雅黑" w:hAnsi="Times New Roman" w:cs="Times New Roman"/>
          <w:b/>
          <w:bCs/>
          <w:sz w:val="22"/>
          <w:szCs w:val="22"/>
        </w:rPr>
        <w:t>美股</w:t>
      </w:r>
      <w:r w:rsidRPr="003476F5">
        <w:rPr>
          <w:rFonts w:ascii="Times New Roman" w:eastAsia="微软雅黑" w:hAnsi="Times New Roman" w:cs="Times New Roman"/>
          <w:b/>
          <w:bCs/>
          <w:sz w:val="22"/>
          <w:szCs w:val="22"/>
        </w:rPr>
        <w:t xml:space="preserve"> ADR</w:t>
      </w:r>
      <w:r w:rsidRPr="003476F5">
        <w:rPr>
          <w:rFonts w:ascii="Times New Roman" w:eastAsia="微软雅黑" w:hAnsi="Times New Roman" w:cs="Times New Roman"/>
          <w:b/>
          <w:bCs/>
          <w:sz w:val="22"/>
          <w:szCs w:val="22"/>
        </w:rPr>
        <w:t>）进行交易</w:t>
      </w:r>
      <w:r w:rsidRPr="003476F5">
        <w:rPr>
          <w:rFonts w:ascii="Times New Roman" w:eastAsia="微软雅黑" w:hAnsi="Times New Roman" w:cs="Times New Roman"/>
          <w:sz w:val="22"/>
          <w:szCs w:val="22"/>
        </w:rPr>
        <w:t>。</w:t>
      </w:r>
    </w:p>
    <w:p w14:paraId="104BF6E3" w14:textId="77777777" w:rsidR="00C1019B" w:rsidRDefault="00C1019B" w:rsidP="00CB4AAC">
      <w:pPr>
        <w:rPr>
          <w:rFonts w:ascii="Times New Roman" w:eastAsia="微软雅黑" w:hAnsi="Times New Roman" w:cs="Times New Roman"/>
          <w:sz w:val="22"/>
          <w:szCs w:val="22"/>
        </w:rPr>
      </w:pPr>
    </w:p>
    <w:p w14:paraId="71F26C0D" w14:textId="214B8F23" w:rsidR="00D10BC5" w:rsidRDefault="00D10BC5" w:rsidP="00D10BC5">
      <w:pPr>
        <w:pStyle w:val="10"/>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四</w:t>
      </w:r>
      <w:r w:rsidRPr="00414082">
        <w:rPr>
          <w:rFonts w:ascii="Times New Roman" w:eastAsia="微软雅黑" w:hAnsi="Times New Roman" w:cs="Times New Roman"/>
          <w:b/>
          <w:bCs/>
          <w:sz w:val="22"/>
          <w:szCs w:val="22"/>
        </w:rPr>
        <w:t>章：</w:t>
      </w:r>
      <w:r>
        <w:rPr>
          <w:rFonts w:ascii="Times New Roman" w:eastAsia="微软雅黑" w:hAnsi="Times New Roman" w:cs="Times New Roman" w:hint="eastAsia"/>
          <w:b/>
          <w:bCs/>
          <w:sz w:val="22"/>
          <w:szCs w:val="22"/>
        </w:rPr>
        <w:t>拼多多</w:t>
      </w:r>
      <w:r>
        <w:rPr>
          <w:rFonts w:ascii="Times New Roman" w:eastAsia="微软雅黑" w:hAnsi="Times New Roman" w:cs="Times New Roman" w:hint="eastAsia"/>
          <w:b/>
          <w:bCs/>
          <w:sz w:val="22"/>
          <w:szCs w:val="22"/>
        </w:rPr>
        <w:t>PDD</w:t>
      </w:r>
    </w:p>
    <w:p w14:paraId="1AC6DADF" w14:textId="410B0FD9" w:rsidR="00355E18" w:rsidRPr="00355E18" w:rsidRDefault="00355E18" w:rsidP="00355E18">
      <w:pPr>
        <w:pStyle w:val="2"/>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4.1 </w:t>
      </w:r>
      <w:r>
        <w:rPr>
          <w:rFonts w:ascii="Times New Roman" w:eastAsia="微软雅黑" w:hAnsi="Times New Roman" w:cs="Times New Roman" w:hint="eastAsia"/>
          <w:b/>
          <w:bCs/>
          <w:sz w:val="22"/>
          <w:szCs w:val="22"/>
        </w:rPr>
        <w:t>筛选方法</w:t>
      </w:r>
    </w:p>
    <w:p w14:paraId="0DCA4BC2" w14:textId="77777777" w:rsidR="00355E18" w:rsidRPr="00355E18" w:rsidRDefault="00355E18" w:rsidP="00355E18">
      <w:pPr>
        <w:pStyle w:val="ae"/>
        <w:rPr>
          <w:rFonts w:eastAsia="微软雅黑"/>
          <w:sz w:val="22"/>
          <w:szCs w:val="22"/>
        </w:rPr>
      </w:pPr>
      <w:r w:rsidRPr="00355E18">
        <w:rPr>
          <w:rFonts w:eastAsia="微软雅黑"/>
          <w:sz w:val="22"/>
          <w:szCs w:val="22"/>
        </w:rPr>
        <w:t>识别</w:t>
      </w:r>
      <w:r w:rsidRPr="00355E18">
        <w:rPr>
          <w:rFonts w:eastAsia="微软雅黑"/>
          <w:sz w:val="22"/>
          <w:szCs w:val="22"/>
        </w:rPr>
        <w:t xml:space="preserve"> </w:t>
      </w:r>
      <w:r w:rsidRPr="00355E18">
        <w:rPr>
          <w:rStyle w:val="af"/>
          <w:rFonts w:eastAsia="微软雅黑"/>
          <w:sz w:val="22"/>
          <w:szCs w:val="22"/>
        </w:rPr>
        <w:t>半年内可能上涨数倍的高成长股</w:t>
      </w:r>
      <w:r w:rsidRPr="00355E18">
        <w:rPr>
          <w:rFonts w:eastAsia="微软雅黑"/>
          <w:sz w:val="22"/>
          <w:szCs w:val="22"/>
        </w:rPr>
        <w:t>（如金山云、老铺黄金）需要使用一套</w:t>
      </w:r>
      <w:r w:rsidRPr="00355E18">
        <w:rPr>
          <w:rFonts w:eastAsia="微软雅黑"/>
          <w:sz w:val="22"/>
          <w:szCs w:val="22"/>
        </w:rPr>
        <w:t xml:space="preserve"> </w:t>
      </w:r>
      <w:r w:rsidRPr="00355E18">
        <w:rPr>
          <w:rStyle w:val="af"/>
          <w:rFonts w:eastAsia="微软雅黑"/>
          <w:sz w:val="22"/>
          <w:szCs w:val="22"/>
        </w:rPr>
        <w:t>强趋势、高波动、资金推动</w:t>
      </w:r>
      <w:r w:rsidRPr="00355E18">
        <w:rPr>
          <w:rFonts w:eastAsia="微软雅黑"/>
          <w:sz w:val="22"/>
          <w:szCs w:val="22"/>
        </w:rPr>
        <w:t xml:space="preserve"> </w:t>
      </w:r>
      <w:r w:rsidRPr="00355E18">
        <w:rPr>
          <w:rFonts w:eastAsia="微软雅黑"/>
          <w:sz w:val="22"/>
          <w:szCs w:val="22"/>
        </w:rPr>
        <w:t>的筛选方法。这类股票的短期爆发往往由</w:t>
      </w:r>
      <w:r w:rsidRPr="00355E18">
        <w:rPr>
          <w:rStyle w:val="af"/>
          <w:rFonts w:eastAsia="微软雅黑"/>
          <w:sz w:val="22"/>
          <w:szCs w:val="22"/>
        </w:rPr>
        <w:t>行业风口、资金推动、技术突破或政策利好</w:t>
      </w:r>
      <w:r w:rsidRPr="00355E18">
        <w:rPr>
          <w:rFonts w:eastAsia="微软雅黑"/>
          <w:sz w:val="22"/>
          <w:szCs w:val="22"/>
        </w:rPr>
        <w:t>等因素驱动，下面是具体的识别方法和操作策略：</w:t>
      </w:r>
    </w:p>
    <w:p w14:paraId="50766ECD" w14:textId="77777777" w:rsidR="00355E18" w:rsidRPr="00355E18" w:rsidRDefault="00355E18" w:rsidP="00355E18">
      <w:pPr>
        <w:pStyle w:val="2"/>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 xml:space="preserve">1. </w:t>
      </w:r>
      <w:r w:rsidRPr="00355E18">
        <w:rPr>
          <w:rStyle w:val="af"/>
          <w:rFonts w:ascii="Times New Roman" w:eastAsia="微软雅黑" w:hAnsi="Times New Roman" w:cs="Times New Roman"/>
          <w:b w:val="0"/>
          <w:bCs w:val="0"/>
          <w:sz w:val="22"/>
          <w:szCs w:val="22"/>
        </w:rPr>
        <w:t>识别半年内可能大涨数倍的股票：核心筛选标准</w:t>
      </w:r>
    </w:p>
    <w:p w14:paraId="6A859E87" w14:textId="77777777" w:rsidR="00355E18" w:rsidRPr="00355E18" w:rsidRDefault="00355E18" w:rsidP="00355E18">
      <w:pPr>
        <w:pStyle w:val="ae"/>
        <w:rPr>
          <w:rFonts w:eastAsia="微软雅黑"/>
          <w:sz w:val="22"/>
          <w:szCs w:val="22"/>
        </w:rPr>
      </w:pPr>
      <w:r w:rsidRPr="00355E18">
        <w:rPr>
          <w:rFonts w:eastAsia="微软雅黑"/>
          <w:sz w:val="22"/>
          <w:szCs w:val="22"/>
        </w:rPr>
        <w:t>从</w:t>
      </w:r>
      <w:r w:rsidRPr="00355E18">
        <w:rPr>
          <w:rStyle w:val="af"/>
          <w:rFonts w:eastAsia="微软雅黑"/>
          <w:sz w:val="22"/>
          <w:szCs w:val="22"/>
        </w:rPr>
        <w:t>基本面、资金流向、市场情绪和技术面</w:t>
      </w:r>
      <w:r w:rsidRPr="00355E18">
        <w:rPr>
          <w:rFonts w:eastAsia="微软雅黑"/>
          <w:sz w:val="22"/>
          <w:szCs w:val="22"/>
        </w:rPr>
        <w:t>四个角度筛选。</w:t>
      </w:r>
    </w:p>
    <w:p w14:paraId="231F805B"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lastRenderedPageBreak/>
        <w:t>（</w:t>
      </w:r>
      <w:r w:rsidRPr="00355E18">
        <w:rPr>
          <w:rStyle w:val="af"/>
          <w:rFonts w:ascii="Times New Roman" w:eastAsia="微软雅黑" w:hAnsi="Times New Roman" w:cs="Times New Roman"/>
          <w:b w:val="0"/>
          <w:bCs w:val="0"/>
          <w:sz w:val="22"/>
          <w:szCs w:val="22"/>
        </w:rPr>
        <w:t>1</w:t>
      </w:r>
      <w:r w:rsidRPr="00355E18">
        <w:rPr>
          <w:rStyle w:val="af"/>
          <w:rFonts w:ascii="Times New Roman" w:eastAsia="微软雅黑" w:hAnsi="Times New Roman" w:cs="Times New Roman"/>
          <w:b w:val="0"/>
          <w:bCs w:val="0"/>
          <w:sz w:val="22"/>
          <w:szCs w:val="22"/>
        </w:rPr>
        <w:t>）基本面：成长速度</w:t>
      </w: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行业趋势</w:t>
      </w:r>
    </w:p>
    <w:p w14:paraId="0A8BD856" w14:textId="77777777" w:rsidR="00355E18" w:rsidRPr="00355E18" w:rsidRDefault="00355E18" w:rsidP="00355E18">
      <w:pPr>
        <w:pStyle w:val="ae"/>
        <w:rPr>
          <w:rFonts w:eastAsia="微软雅黑"/>
          <w:sz w:val="22"/>
          <w:szCs w:val="22"/>
        </w:rPr>
      </w:pPr>
      <w:r w:rsidRPr="00355E18">
        <w:rPr>
          <w:rFonts w:eastAsia="微软雅黑"/>
          <w:sz w:val="22"/>
          <w:szCs w:val="22"/>
        </w:rPr>
        <w:t>这些股票通常具备：</w:t>
      </w:r>
    </w:p>
    <w:p w14:paraId="31F71457" w14:textId="77777777" w:rsidR="00355E18" w:rsidRPr="00355E18" w:rsidRDefault="00355E18" w:rsidP="00355E18">
      <w:pPr>
        <w:numPr>
          <w:ilvl w:val="0"/>
          <w:numId w:val="107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营收增长率</w:t>
      </w:r>
      <w:r w:rsidRPr="00355E18">
        <w:rPr>
          <w:rStyle w:val="af"/>
          <w:rFonts w:ascii="Times New Roman" w:eastAsia="微软雅黑" w:hAnsi="Times New Roman" w:cs="Times New Roman"/>
          <w:sz w:val="22"/>
          <w:szCs w:val="22"/>
        </w:rPr>
        <w:t xml:space="preserve"> &gt; 50%</w:t>
      </w:r>
      <w:r w:rsidRPr="00355E18">
        <w:rPr>
          <w:rFonts w:ascii="Times New Roman" w:eastAsia="微软雅黑" w:hAnsi="Times New Roman" w:cs="Times New Roman"/>
          <w:sz w:val="22"/>
          <w:szCs w:val="22"/>
        </w:rPr>
        <w:t>（季度环比增长强劲）</w:t>
      </w:r>
    </w:p>
    <w:p w14:paraId="6ED410D0" w14:textId="77777777" w:rsidR="00355E18" w:rsidRPr="00355E18" w:rsidRDefault="00355E18" w:rsidP="00355E18">
      <w:pPr>
        <w:numPr>
          <w:ilvl w:val="0"/>
          <w:numId w:val="107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净利润同比增长</w:t>
      </w:r>
      <w:r w:rsidRPr="00355E18">
        <w:rPr>
          <w:rStyle w:val="af"/>
          <w:rFonts w:ascii="Times New Roman" w:eastAsia="微软雅黑" w:hAnsi="Times New Roman" w:cs="Times New Roman"/>
          <w:sz w:val="22"/>
          <w:szCs w:val="22"/>
        </w:rPr>
        <w:t xml:space="preserve"> &gt; 100% </w:t>
      </w:r>
      <w:r w:rsidRPr="00355E18">
        <w:rPr>
          <w:rStyle w:val="af"/>
          <w:rFonts w:ascii="Times New Roman" w:eastAsia="微软雅黑" w:hAnsi="Times New Roman" w:cs="Times New Roman"/>
          <w:sz w:val="22"/>
          <w:szCs w:val="22"/>
        </w:rPr>
        <w:t>或者转亏为盈</w:t>
      </w:r>
    </w:p>
    <w:p w14:paraId="5895F924" w14:textId="77777777" w:rsidR="00355E18" w:rsidRPr="00355E18" w:rsidRDefault="00355E18" w:rsidP="00355E18">
      <w:pPr>
        <w:numPr>
          <w:ilvl w:val="0"/>
          <w:numId w:val="107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市销率（</w:t>
      </w:r>
      <w:r w:rsidRPr="00355E18">
        <w:rPr>
          <w:rStyle w:val="af"/>
          <w:rFonts w:ascii="Times New Roman" w:eastAsia="微软雅黑" w:hAnsi="Times New Roman" w:cs="Times New Roman"/>
          <w:sz w:val="22"/>
          <w:szCs w:val="22"/>
        </w:rPr>
        <w:t>P/S</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&lt; 5</w:t>
      </w:r>
      <w:r w:rsidRPr="00355E18">
        <w:rPr>
          <w:rFonts w:ascii="Times New Roman" w:eastAsia="微软雅黑" w:hAnsi="Times New Roman" w:cs="Times New Roman"/>
          <w:sz w:val="22"/>
          <w:szCs w:val="22"/>
        </w:rPr>
        <w:t>（较低估值但增长迅猛）</w:t>
      </w:r>
    </w:p>
    <w:p w14:paraId="0C83C468" w14:textId="77777777" w:rsidR="00355E18" w:rsidRPr="00355E18" w:rsidRDefault="00355E18" w:rsidP="00355E18">
      <w:pPr>
        <w:numPr>
          <w:ilvl w:val="0"/>
          <w:numId w:val="107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毛利率</w:t>
      </w:r>
      <w:r w:rsidRPr="00355E18">
        <w:rPr>
          <w:rStyle w:val="af"/>
          <w:rFonts w:ascii="Times New Roman" w:eastAsia="微软雅黑" w:hAnsi="Times New Roman" w:cs="Times New Roman"/>
          <w:sz w:val="22"/>
          <w:szCs w:val="22"/>
        </w:rPr>
        <w:t xml:space="preserve"> &gt; 40%</w:t>
      </w:r>
      <w:r w:rsidRPr="00355E18">
        <w:rPr>
          <w:rFonts w:ascii="Times New Roman" w:eastAsia="微软雅黑" w:hAnsi="Times New Roman" w:cs="Times New Roman"/>
          <w:sz w:val="22"/>
          <w:szCs w:val="22"/>
        </w:rPr>
        <w:t>（盈利能力强）</w:t>
      </w:r>
    </w:p>
    <w:p w14:paraId="36127398" w14:textId="77777777" w:rsidR="00355E18" w:rsidRPr="00355E18" w:rsidRDefault="00355E18" w:rsidP="00355E18">
      <w:pPr>
        <w:numPr>
          <w:ilvl w:val="0"/>
          <w:numId w:val="107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行业催化剂</w:t>
      </w:r>
      <w:r w:rsidRPr="00355E18">
        <w:rPr>
          <w:rFonts w:ascii="Times New Roman" w:eastAsia="微软雅黑" w:hAnsi="Times New Roman" w:cs="Times New Roman"/>
          <w:sz w:val="22"/>
          <w:szCs w:val="22"/>
        </w:rPr>
        <w:t>（政策支持、技术突破、市场风口）</w:t>
      </w:r>
    </w:p>
    <w:p w14:paraId="7CE94F54"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D9543CD" w14:textId="77777777" w:rsidR="00355E18" w:rsidRPr="00355E18" w:rsidRDefault="00355E18" w:rsidP="00355E18">
      <w:pPr>
        <w:numPr>
          <w:ilvl w:val="0"/>
          <w:numId w:val="107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年因</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云计算需求暴涨，半年内股价飙升</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w:t>
      </w:r>
    </w:p>
    <w:p w14:paraId="0256D3BD" w14:textId="77777777" w:rsidR="00355E18" w:rsidRPr="00355E18" w:rsidRDefault="00355E18" w:rsidP="00355E18">
      <w:pPr>
        <w:numPr>
          <w:ilvl w:val="0"/>
          <w:numId w:val="107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Style w:val="af"/>
          <w:rFonts w:ascii="Times New Roman" w:eastAsia="微软雅黑" w:hAnsi="Times New Roman" w:cs="Times New Roman"/>
          <w:sz w:val="22"/>
          <w:szCs w:val="22"/>
        </w:rPr>
        <w:t>605589.SH</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年因黄金价格创新高，加上</w:t>
      </w:r>
      <w:r w:rsidRPr="00355E18">
        <w:rPr>
          <w:rFonts w:ascii="Times New Roman" w:eastAsia="微软雅黑" w:hAnsi="Times New Roman" w:cs="Times New Roman"/>
          <w:sz w:val="22"/>
          <w:szCs w:val="22"/>
        </w:rPr>
        <w:t>A</w:t>
      </w:r>
      <w:r w:rsidRPr="00355E18">
        <w:rPr>
          <w:rFonts w:ascii="Times New Roman" w:eastAsia="微软雅黑" w:hAnsi="Times New Roman" w:cs="Times New Roman"/>
          <w:sz w:val="22"/>
          <w:szCs w:val="22"/>
        </w:rPr>
        <w:t>股情绪高涨，股价大涨</w:t>
      </w:r>
      <w:r w:rsidRPr="00355E18">
        <w:rPr>
          <w:rFonts w:ascii="Times New Roman" w:eastAsia="微软雅黑" w:hAnsi="Times New Roman" w:cs="Times New Roman"/>
          <w:sz w:val="22"/>
          <w:szCs w:val="22"/>
        </w:rPr>
        <w:t>5</w:t>
      </w:r>
      <w:r w:rsidRPr="00355E18">
        <w:rPr>
          <w:rFonts w:ascii="Times New Roman" w:eastAsia="微软雅黑" w:hAnsi="Times New Roman" w:cs="Times New Roman"/>
          <w:sz w:val="22"/>
          <w:szCs w:val="22"/>
        </w:rPr>
        <w:t>倍。</w:t>
      </w:r>
    </w:p>
    <w:p w14:paraId="580598F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88DE4AF">
          <v:rect id="_x0000_i1117" style="width:0;height:1.5pt" o:hralign="center" o:hrstd="t" o:hr="t" fillcolor="#a0a0a0" stroked="f"/>
        </w:pict>
      </w:r>
    </w:p>
    <w:p w14:paraId="69CAAC2D"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2</w:t>
      </w:r>
      <w:r w:rsidRPr="00355E18">
        <w:rPr>
          <w:rStyle w:val="af"/>
          <w:rFonts w:ascii="Times New Roman" w:eastAsia="微软雅黑" w:hAnsi="Times New Roman" w:cs="Times New Roman"/>
          <w:b w:val="0"/>
          <w:bCs w:val="0"/>
          <w:sz w:val="22"/>
          <w:szCs w:val="22"/>
        </w:rPr>
        <w:t>）资金流向：识别主力资金建仓</w:t>
      </w:r>
    </w:p>
    <w:p w14:paraId="1F3C26C5" w14:textId="77777777" w:rsidR="00355E18" w:rsidRPr="00355E18" w:rsidRDefault="00355E18" w:rsidP="00355E18">
      <w:pPr>
        <w:numPr>
          <w:ilvl w:val="0"/>
          <w:numId w:val="107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机构持仓增加</w:t>
      </w:r>
      <w:r w:rsidRPr="00355E18">
        <w:rPr>
          <w:rStyle w:val="af"/>
          <w:rFonts w:ascii="Times New Roman" w:eastAsia="微软雅黑" w:hAnsi="Times New Roman" w:cs="Times New Roman"/>
          <w:sz w:val="22"/>
          <w:szCs w:val="22"/>
        </w:rPr>
        <w:t xml:space="preserve"> &gt; 30%</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WhaleWisdom / Fintel</w:t>
      </w:r>
      <w:r w:rsidRPr="00355E18">
        <w:rPr>
          <w:rStyle w:val="af"/>
          <w:rFonts w:ascii="Times New Roman" w:eastAsia="微软雅黑" w:hAnsi="Times New Roman" w:cs="Times New Roman"/>
          <w:sz w:val="22"/>
          <w:szCs w:val="22"/>
        </w:rPr>
        <w:t>）</w:t>
      </w:r>
    </w:p>
    <w:p w14:paraId="61A82709" w14:textId="77777777" w:rsidR="00355E18" w:rsidRPr="00355E18" w:rsidRDefault="00355E18" w:rsidP="00355E18">
      <w:pPr>
        <w:numPr>
          <w:ilvl w:val="0"/>
          <w:numId w:val="107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过去</w:t>
      </w:r>
      <w:r w:rsidRPr="00355E18">
        <w:rPr>
          <w:rStyle w:val="af"/>
          <w:rFonts w:ascii="Times New Roman" w:eastAsia="微软雅黑" w:hAnsi="Times New Roman" w:cs="Times New Roman"/>
          <w:sz w:val="22"/>
          <w:szCs w:val="22"/>
        </w:rPr>
        <w:t>3</w:t>
      </w:r>
      <w:r w:rsidRPr="00355E18">
        <w:rPr>
          <w:rStyle w:val="af"/>
          <w:rFonts w:ascii="Times New Roman" w:eastAsia="微软雅黑" w:hAnsi="Times New Roman" w:cs="Times New Roman"/>
          <w:sz w:val="22"/>
          <w:szCs w:val="22"/>
        </w:rPr>
        <w:t>个月至少</w:t>
      </w:r>
      <w:r w:rsidRPr="00355E18">
        <w:rPr>
          <w:rStyle w:val="af"/>
          <w:rFonts w:ascii="Times New Roman" w:eastAsia="微软雅黑" w:hAnsi="Times New Roman" w:cs="Times New Roman"/>
          <w:sz w:val="22"/>
          <w:szCs w:val="22"/>
        </w:rPr>
        <w:t>3</w:t>
      </w:r>
      <w:r w:rsidRPr="00355E18">
        <w:rPr>
          <w:rStyle w:val="af"/>
          <w:rFonts w:ascii="Times New Roman" w:eastAsia="微软雅黑" w:hAnsi="Times New Roman" w:cs="Times New Roman"/>
          <w:sz w:val="22"/>
          <w:szCs w:val="22"/>
        </w:rPr>
        <w:t>家投行上调目标价</w:t>
      </w:r>
    </w:p>
    <w:p w14:paraId="0AEE6B73" w14:textId="77777777" w:rsidR="00355E18" w:rsidRPr="00355E18" w:rsidRDefault="00355E18" w:rsidP="00355E18">
      <w:pPr>
        <w:numPr>
          <w:ilvl w:val="0"/>
          <w:numId w:val="107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高管、大股东增持（</w:t>
      </w:r>
      <w:r w:rsidRPr="00355E18">
        <w:rPr>
          <w:rStyle w:val="af"/>
          <w:rFonts w:ascii="Times New Roman" w:eastAsia="微软雅黑" w:hAnsi="Times New Roman" w:cs="Times New Roman"/>
          <w:sz w:val="22"/>
          <w:szCs w:val="22"/>
        </w:rPr>
        <w:t>Insider Screener</w:t>
      </w:r>
      <w:r w:rsidRPr="00355E18">
        <w:rPr>
          <w:rStyle w:val="af"/>
          <w:rFonts w:ascii="Times New Roman" w:eastAsia="微软雅黑" w:hAnsi="Times New Roman" w:cs="Times New Roman"/>
          <w:sz w:val="22"/>
          <w:szCs w:val="22"/>
        </w:rPr>
        <w:t>）</w:t>
      </w:r>
    </w:p>
    <w:p w14:paraId="779CD2D2" w14:textId="77777777" w:rsidR="00355E18" w:rsidRPr="00355E18" w:rsidRDefault="00355E18" w:rsidP="00355E18">
      <w:pPr>
        <w:numPr>
          <w:ilvl w:val="0"/>
          <w:numId w:val="107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北向资金（</w:t>
      </w:r>
      <w:r w:rsidRPr="00355E18">
        <w:rPr>
          <w:rStyle w:val="af"/>
          <w:rFonts w:ascii="Times New Roman" w:eastAsia="微软雅黑" w:hAnsi="Times New Roman" w:cs="Times New Roman"/>
          <w:sz w:val="22"/>
          <w:szCs w:val="22"/>
        </w:rPr>
        <w:t>A</w:t>
      </w:r>
      <w:r w:rsidRPr="00355E18">
        <w:rPr>
          <w:rStyle w:val="af"/>
          <w:rFonts w:ascii="Times New Roman" w:eastAsia="微软雅黑" w:hAnsi="Times New Roman" w:cs="Times New Roman"/>
          <w:sz w:val="22"/>
          <w:szCs w:val="22"/>
        </w:rPr>
        <w:t>股）或</w:t>
      </w:r>
      <w:r w:rsidRPr="00355E18">
        <w:rPr>
          <w:rStyle w:val="af"/>
          <w:rFonts w:ascii="Times New Roman" w:eastAsia="微软雅黑" w:hAnsi="Times New Roman" w:cs="Times New Roman"/>
          <w:sz w:val="22"/>
          <w:szCs w:val="22"/>
        </w:rPr>
        <w:t>ARK</w:t>
      </w:r>
      <w:r w:rsidRPr="00355E18">
        <w:rPr>
          <w:rStyle w:val="af"/>
          <w:rFonts w:ascii="Times New Roman" w:eastAsia="微软雅黑" w:hAnsi="Times New Roman" w:cs="Times New Roman"/>
          <w:sz w:val="22"/>
          <w:szCs w:val="22"/>
        </w:rPr>
        <w:t>等明星基金买入（</w:t>
      </w:r>
      <w:r w:rsidRPr="00355E18">
        <w:rPr>
          <w:rStyle w:val="af"/>
          <w:rFonts w:ascii="Times New Roman" w:eastAsia="微软雅黑" w:hAnsi="Times New Roman" w:cs="Times New Roman"/>
          <w:sz w:val="22"/>
          <w:szCs w:val="22"/>
        </w:rPr>
        <w:t>ETF Holdings</w:t>
      </w:r>
      <w:r w:rsidRPr="00355E18">
        <w:rPr>
          <w:rStyle w:val="af"/>
          <w:rFonts w:ascii="Times New Roman" w:eastAsia="微软雅黑" w:hAnsi="Times New Roman" w:cs="Times New Roman"/>
          <w:sz w:val="22"/>
          <w:szCs w:val="22"/>
        </w:rPr>
        <w:t>）</w:t>
      </w:r>
    </w:p>
    <w:p w14:paraId="5650BD65" w14:textId="77777777" w:rsidR="00355E18" w:rsidRPr="00355E18" w:rsidRDefault="00355E18" w:rsidP="00355E18">
      <w:pPr>
        <w:numPr>
          <w:ilvl w:val="0"/>
          <w:numId w:val="107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短线游资关注度</w:t>
      </w:r>
      <w:r w:rsidRPr="00355E18">
        <w:rPr>
          <w:rFonts w:ascii="Times New Roman" w:eastAsia="微软雅黑" w:hAnsi="Times New Roman" w:cs="Times New Roman"/>
          <w:sz w:val="22"/>
          <w:szCs w:val="22"/>
        </w:rPr>
        <w:t>（龙虎榜</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股吧</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论坛热度）</w:t>
      </w:r>
    </w:p>
    <w:p w14:paraId="727EB650"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0225071D" w14:textId="77777777" w:rsidR="00355E18" w:rsidRPr="00355E18" w:rsidRDefault="00355E18" w:rsidP="00355E18">
      <w:pPr>
        <w:numPr>
          <w:ilvl w:val="0"/>
          <w:numId w:val="107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：股价启动前</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个月，</w:t>
      </w:r>
      <w:r w:rsidRPr="00355E18">
        <w:rPr>
          <w:rFonts w:ascii="Times New Roman" w:eastAsia="微软雅黑" w:hAnsi="Times New Roman" w:cs="Times New Roman"/>
          <w:sz w:val="22"/>
          <w:szCs w:val="22"/>
        </w:rPr>
        <w:t>ARK</w:t>
      </w:r>
      <w:r w:rsidRPr="00355E18">
        <w:rPr>
          <w:rFonts w:ascii="Times New Roman" w:eastAsia="微软雅黑" w:hAnsi="Times New Roman" w:cs="Times New Roman"/>
          <w:sz w:val="22"/>
          <w:szCs w:val="22"/>
        </w:rPr>
        <w:t>基金连续增持，市场情绪推高。</w:t>
      </w:r>
    </w:p>
    <w:p w14:paraId="618E9450" w14:textId="77777777" w:rsidR="00355E18" w:rsidRPr="00355E18" w:rsidRDefault="00355E18" w:rsidP="00355E18">
      <w:pPr>
        <w:numPr>
          <w:ilvl w:val="0"/>
          <w:numId w:val="107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Q1</w:t>
      </w:r>
      <w:r w:rsidRPr="00355E18">
        <w:rPr>
          <w:rFonts w:ascii="Times New Roman" w:eastAsia="微软雅黑" w:hAnsi="Times New Roman" w:cs="Times New Roman"/>
          <w:sz w:val="22"/>
          <w:szCs w:val="22"/>
        </w:rPr>
        <w:t>开始，大资金持续流入，带动股价突破历史新高。</w:t>
      </w:r>
    </w:p>
    <w:p w14:paraId="35DCA46C"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68AE372">
          <v:rect id="_x0000_i1118" style="width:0;height:1.5pt" o:hralign="center" o:hrstd="t" o:hr="t" fillcolor="#a0a0a0" stroked="f"/>
        </w:pict>
      </w:r>
    </w:p>
    <w:p w14:paraId="6C9C882A"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3</w:t>
      </w:r>
      <w:r w:rsidRPr="00355E18">
        <w:rPr>
          <w:rStyle w:val="af"/>
          <w:rFonts w:ascii="Times New Roman" w:eastAsia="微软雅黑" w:hAnsi="Times New Roman" w:cs="Times New Roman"/>
          <w:b w:val="0"/>
          <w:bCs w:val="0"/>
          <w:sz w:val="22"/>
          <w:szCs w:val="22"/>
        </w:rPr>
        <w:t>）市场情绪：热点驱动</w:t>
      </w:r>
    </w:p>
    <w:p w14:paraId="4C20B7A8" w14:textId="77777777" w:rsidR="00355E18" w:rsidRPr="00355E18" w:rsidRDefault="00355E18" w:rsidP="00355E18">
      <w:pPr>
        <w:numPr>
          <w:ilvl w:val="0"/>
          <w:numId w:val="107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 xml:space="preserve">Google Trends / </w:t>
      </w:r>
      <w:r w:rsidRPr="00355E18">
        <w:rPr>
          <w:rStyle w:val="af"/>
          <w:rFonts w:ascii="Times New Roman" w:eastAsia="微软雅黑" w:hAnsi="Times New Roman" w:cs="Times New Roman"/>
          <w:sz w:val="22"/>
          <w:szCs w:val="22"/>
        </w:rPr>
        <w:t>百度指数</w:t>
      </w:r>
      <w:r w:rsidRPr="00355E18">
        <w:rPr>
          <w:rFonts w:ascii="Times New Roman" w:eastAsia="微软雅黑" w:hAnsi="Times New Roman" w:cs="Times New Roman"/>
          <w:sz w:val="22"/>
          <w:szCs w:val="22"/>
        </w:rPr>
        <w:t>：搜索量大幅上升（市场关注度提升）</w:t>
      </w:r>
    </w:p>
    <w:p w14:paraId="1E328060" w14:textId="77777777" w:rsidR="00355E18" w:rsidRPr="00355E18" w:rsidRDefault="00355E18" w:rsidP="00355E18">
      <w:pPr>
        <w:numPr>
          <w:ilvl w:val="0"/>
          <w:numId w:val="107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社交媒体舆情（</w:t>
      </w:r>
      <w:r w:rsidRPr="00355E18">
        <w:rPr>
          <w:rStyle w:val="af"/>
          <w:rFonts w:ascii="Times New Roman" w:eastAsia="微软雅黑" w:hAnsi="Times New Roman" w:cs="Times New Roman"/>
          <w:sz w:val="22"/>
          <w:szCs w:val="22"/>
        </w:rPr>
        <w:t xml:space="preserve">X / </w:t>
      </w:r>
      <w:r w:rsidRPr="00355E18">
        <w:rPr>
          <w:rStyle w:val="af"/>
          <w:rFonts w:ascii="Times New Roman" w:eastAsia="微软雅黑" w:hAnsi="Times New Roman" w:cs="Times New Roman"/>
          <w:sz w:val="22"/>
          <w:szCs w:val="22"/>
        </w:rPr>
        <w:t>微博</w:t>
      </w:r>
      <w:r w:rsidRPr="00355E18">
        <w:rPr>
          <w:rStyle w:val="af"/>
          <w:rFonts w:ascii="Times New Roman" w:eastAsia="微软雅黑" w:hAnsi="Times New Roman" w:cs="Times New Roman"/>
          <w:sz w:val="22"/>
          <w:szCs w:val="22"/>
        </w:rPr>
        <w:t xml:space="preserve"> / </w:t>
      </w:r>
      <w:r w:rsidRPr="00355E18">
        <w:rPr>
          <w:rStyle w:val="af"/>
          <w:rFonts w:ascii="Times New Roman" w:eastAsia="微软雅黑" w:hAnsi="Times New Roman" w:cs="Times New Roman"/>
          <w:sz w:val="22"/>
          <w:szCs w:val="22"/>
        </w:rPr>
        <w:t>贴吧）</w:t>
      </w:r>
      <w:r w:rsidRPr="00355E18">
        <w:rPr>
          <w:rFonts w:ascii="Times New Roman" w:eastAsia="微软雅黑" w:hAnsi="Times New Roman" w:cs="Times New Roman"/>
          <w:sz w:val="22"/>
          <w:szCs w:val="22"/>
        </w:rPr>
        <w:t>：短期热门话题（散户情绪推高）</w:t>
      </w:r>
    </w:p>
    <w:p w14:paraId="12739C46" w14:textId="77777777" w:rsidR="00355E18" w:rsidRPr="00355E18" w:rsidRDefault="00355E18" w:rsidP="00355E18">
      <w:pPr>
        <w:numPr>
          <w:ilvl w:val="0"/>
          <w:numId w:val="107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期权市场异动（</w:t>
      </w:r>
      <w:r w:rsidRPr="00355E18">
        <w:rPr>
          <w:rStyle w:val="af"/>
          <w:rFonts w:ascii="Times New Roman" w:eastAsia="微软雅黑" w:hAnsi="Times New Roman" w:cs="Times New Roman"/>
          <w:sz w:val="22"/>
          <w:szCs w:val="22"/>
        </w:rPr>
        <w:t>Unusual Options Activity</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：看涨期权大幅增加（机构提前布局）</w:t>
      </w:r>
    </w:p>
    <w:p w14:paraId="783EE226"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lastRenderedPageBreak/>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F76B8E7" w14:textId="77777777" w:rsidR="00355E18" w:rsidRPr="00355E18" w:rsidRDefault="00355E18" w:rsidP="00355E18">
      <w:pPr>
        <w:numPr>
          <w:ilvl w:val="0"/>
          <w:numId w:val="107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概念大热，推高市场情绪。</w:t>
      </w:r>
    </w:p>
    <w:p w14:paraId="28A03B61" w14:textId="77777777" w:rsidR="00355E18" w:rsidRPr="00355E18" w:rsidRDefault="00355E18" w:rsidP="00355E18">
      <w:pPr>
        <w:numPr>
          <w:ilvl w:val="0"/>
          <w:numId w:val="107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：黄金</w:t>
      </w:r>
      <w:r w:rsidRPr="00355E18">
        <w:rPr>
          <w:rFonts w:ascii="Times New Roman" w:eastAsia="微软雅黑" w:hAnsi="Times New Roman" w:cs="Times New Roman"/>
          <w:sz w:val="22"/>
          <w:szCs w:val="22"/>
        </w:rPr>
        <w:t>ETF</w:t>
      </w:r>
      <w:r w:rsidRPr="00355E18">
        <w:rPr>
          <w:rFonts w:ascii="Times New Roman" w:eastAsia="微软雅黑" w:hAnsi="Times New Roman" w:cs="Times New Roman"/>
          <w:sz w:val="22"/>
          <w:szCs w:val="22"/>
        </w:rPr>
        <w:t>持仓创新高，市场看多黄金价格。</w:t>
      </w:r>
    </w:p>
    <w:p w14:paraId="2612BA54"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9444609">
          <v:rect id="_x0000_i1119" style="width:0;height:1.5pt" o:hralign="center" o:hrstd="t" o:hr="t" fillcolor="#a0a0a0" stroked="f"/>
        </w:pict>
      </w:r>
    </w:p>
    <w:p w14:paraId="3782E3EF"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4</w:t>
      </w:r>
      <w:r w:rsidRPr="00355E18">
        <w:rPr>
          <w:rStyle w:val="af"/>
          <w:rFonts w:ascii="Times New Roman" w:eastAsia="微软雅黑" w:hAnsi="Times New Roman" w:cs="Times New Roman"/>
          <w:b w:val="0"/>
          <w:bCs w:val="0"/>
          <w:sz w:val="22"/>
          <w:szCs w:val="22"/>
        </w:rPr>
        <w:t>）技术面：寻找启动信号</w:t>
      </w:r>
    </w:p>
    <w:p w14:paraId="336F233D" w14:textId="77777777" w:rsidR="00355E18" w:rsidRPr="00355E18" w:rsidRDefault="00355E18" w:rsidP="00355E18">
      <w:pPr>
        <w:pStyle w:val="ae"/>
        <w:rPr>
          <w:rFonts w:eastAsia="微软雅黑"/>
          <w:sz w:val="22"/>
          <w:szCs w:val="22"/>
        </w:rPr>
      </w:pPr>
      <w:r w:rsidRPr="00355E18">
        <w:rPr>
          <w:rFonts w:eastAsia="微软雅黑"/>
          <w:sz w:val="22"/>
          <w:szCs w:val="22"/>
        </w:rPr>
        <w:t>这些股票通常在突破关键压力位后暴涨：</w:t>
      </w:r>
    </w:p>
    <w:p w14:paraId="49A7A5B7" w14:textId="77777777" w:rsidR="00355E18" w:rsidRPr="00355E18" w:rsidRDefault="00355E18" w:rsidP="00355E18">
      <w:pPr>
        <w:numPr>
          <w:ilvl w:val="0"/>
          <w:numId w:val="107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RSI</w:t>
      </w:r>
      <w:r w:rsidRPr="00355E18">
        <w:rPr>
          <w:rStyle w:val="af"/>
          <w:rFonts w:ascii="Times New Roman" w:eastAsia="微软雅黑" w:hAnsi="Times New Roman" w:cs="Times New Roman"/>
          <w:sz w:val="22"/>
          <w:szCs w:val="22"/>
        </w:rPr>
        <w:t>（相对强弱指数）</w:t>
      </w:r>
      <w:r w:rsidRPr="00355E18">
        <w:rPr>
          <w:rFonts w:ascii="Times New Roman" w:eastAsia="微软雅黑" w:hAnsi="Times New Roman" w:cs="Times New Roman"/>
          <w:sz w:val="22"/>
          <w:szCs w:val="22"/>
        </w:rPr>
        <w:t xml:space="preserve"> &gt; 60 </w:t>
      </w:r>
      <w:r w:rsidRPr="00355E18">
        <w:rPr>
          <w:rFonts w:ascii="Times New Roman" w:eastAsia="微软雅黑" w:hAnsi="Times New Roman" w:cs="Times New Roman"/>
          <w:sz w:val="22"/>
          <w:szCs w:val="22"/>
        </w:rPr>
        <w:t>且持续走高（强势股）</w:t>
      </w:r>
    </w:p>
    <w:p w14:paraId="3F8D2D0E" w14:textId="77777777" w:rsidR="00355E18" w:rsidRPr="00355E18" w:rsidRDefault="00355E18" w:rsidP="00355E18">
      <w:pPr>
        <w:numPr>
          <w:ilvl w:val="0"/>
          <w:numId w:val="107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MACD</w:t>
      </w:r>
      <w:r w:rsidRPr="00355E18">
        <w:rPr>
          <w:rStyle w:val="af"/>
          <w:rFonts w:ascii="Times New Roman" w:eastAsia="微软雅黑" w:hAnsi="Times New Roman" w:cs="Times New Roman"/>
          <w:sz w:val="22"/>
          <w:szCs w:val="22"/>
        </w:rPr>
        <w:t>形成金叉</w:t>
      </w:r>
      <w:r w:rsidRPr="00355E18">
        <w:rPr>
          <w:rFonts w:ascii="Times New Roman" w:eastAsia="微软雅黑" w:hAnsi="Times New Roman" w:cs="Times New Roman"/>
          <w:sz w:val="22"/>
          <w:szCs w:val="22"/>
        </w:rPr>
        <w:t>，并在</w:t>
      </w:r>
      <w:r w:rsidRPr="00355E18">
        <w:rPr>
          <w:rFonts w:ascii="Times New Roman" w:eastAsia="微软雅黑" w:hAnsi="Times New Roman" w:cs="Times New Roman"/>
          <w:sz w:val="22"/>
          <w:szCs w:val="22"/>
        </w:rPr>
        <w:t>0</w:t>
      </w:r>
      <w:r w:rsidRPr="00355E18">
        <w:rPr>
          <w:rFonts w:ascii="Times New Roman" w:eastAsia="微软雅黑" w:hAnsi="Times New Roman" w:cs="Times New Roman"/>
          <w:sz w:val="22"/>
          <w:szCs w:val="22"/>
        </w:rPr>
        <w:t>轴上方（趋势确认）</w:t>
      </w:r>
    </w:p>
    <w:p w14:paraId="2606482E" w14:textId="77777777" w:rsidR="00355E18" w:rsidRPr="00355E18" w:rsidRDefault="00355E18" w:rsidP="00355E18">
      <w:pPr>
        <w:numPr>
          <w:ilvl w:val="0"/>
          <w:numId w:val="107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放量突破</w:t>
      </w:r>
      <w:r w:rsidRPr="00355E18">
        <w:rPr>
          <w:rStyle w:val="af"/>
          <w:rFonts w:ascii="Times New Roman" w:eastAsia="微软雅黑" w:hAnsi="Times New Roman" w:cs="Times New Roman"/>
          <w:sz w:val="22"/>
          <w:szCs w:val="22"/>
        </w:rPr>
        <w:t xml:space="preserve"> 52 </w:t>
      </w:r>
      <w:r w:rsidRPr="00355E18">
        <w:rPr>
          <w:rStyle w:val="af"/>
          <w:rFonts w:ascii="Times New Roman" w:eastAsia="微软雅黑" w:hAnsi="Times New Roman" w:cs="Times New Roman"/>
          <w:sz w:val="22"/>
          <w:szCs w:val="22"/>
        </w:rPr>
        <w:t>周新高</w:t>
      </w:r>
      <w:r w:rsidRPr="00355E18">
        <w:rPr>
          <w:rFonts w:ascii="Times New Roman" w:eastAsia="微软雅黑" w:hAnsi="Times New Roman" w:cs="Times New Roman"/>
          <w:sz w:val="22"/>
          <w:szCs w:val="22"/>
        </w:rPr>
        <w:t>（主力资金进场）</w:t>
      </w:r>
    </w:p>
    <w:p w14:paraId="5A0BDB3C" w14:textId="77777777" w:rsidR="00355E18" w:rsidRPr="00355E18" w:rsidRDefault="00355E18" w:rsidP="00355E18">
      <w:pPr>
        <w:numPr>
          <w:ilvl w:val="0"/>
          <w:numId w:val="107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波动率急剧上升</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大幅增长，意味着市场情绪激活）</w:t>
      </w:r>
    </w:p>
    <w:p w14:paraId="13E6746D" w14:textId="77777777" w:rsidR="00355E18" w:rsidRPr="00355E18" w:rsidRDefault="00355E18" w:rsidP="00355E18">
      <w:pPr>
        <w:numPr>
          <w:ilvl w:val="0"/>
          <w:numId w:val="107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低位启动（前期股价长期盘整）</w:t>
      </w:r>
      <w:r w:rsidRPr="00355E18">
        <w:rPr>
          <w:rFonts w:ascii="Times New Roman" w:eastAsia="微软雅黑" w:hAnsi="Times New Roman" w:cs="Times New Roman"/>
          <w:sz w:val="22"/>
          <w:szCs w:val="22"/>
        </w:rPr>
        <w:t>，突然爆发（短期</w:t>
      </w:r>
      <w:r w:rsidRPr="00355E18">
        <w:rPr>
          <w:rFonts w:ascii="Times New Roman" w:eastAsia="微软雅黑" w:hAnsi="Times New Roman" w:cs="Times New Roman"/>
          <w:sz w:val="22"/>
          <w:szCs w:val="22"/>
        </w:rPr>
        <w:t>+50%</w:t>
      </w:r>
      <w:r w:rsidRPr="00355E18">
        <w:rPr>
          <w:rFonts w:ascii="Times New Roman" w:eastAsia="微软雅黑" w:hAnsi="Times New Roman" w:cs="Times New Roman"/>
          <w:sz w:val="22"/>
          <w:szCs w:val="22"/>
        </w:rPr>
        <w:t>）</w:t>
      </w:r>
    </w:p>
    <w:p w14:paraId="0B0D3518"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4BA95BD" w14:textId="77777777" w:rsidR="00355E18" w:rsidRPr="00355E18" w:rsidRDefault="00355E18" w:rsidP="00355E18">
      <w:pPr>
        <w:numPr>
          <w:ilvl w:val="0"/>
          <w:numId w:val="107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6</w:t>
      </w:r>
      <w:r w:rsidRPr="00355E18">
        <w:rPr>
          <w:rFonts w:ascii="Times New Roman" w:eastAsia="微软雅黑" w:hAnsi="Times New Roman" w:cs="Times New Roman"/>
          <w:sz w:val="22"/>
          <w:szCs w:val="22"/>
        </w:rPr>
        <w:t>月突破长期下降趋势，放量大涨。</w:t>
      </w:r>
    </w:p>
    <w:p w14:paraId="550F3A17" w14:textId="77777777" w:rsidR="00355E18" w:rsidRPr="00355E18" w:rsidRDefault="00355E18" w:rsidP="00355E18">
      <w:pPr>
        <w:numPr>
          <w:ilvl w:val="0"/>
          <w:numId w:val="107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100</w:t>
      </w:r>
      <w:r w:rsidRPr="00355E18">
        <w:rPr>
          <w:rFonts w:ascii="Times New Roman" w:eastAsia="微软雅黑" w:hAnsi="Times New Roman" w:cs="Times New Roman"/>
          <w:sz w:val="22"/>
          <w:szCs w:val="22"/>
        </w:rPr>
        <w:t>日均线后一路上涨。</w:t>
      </w:r>
    </w:p>
    <w:p w14:paraId="44347AA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3F94E5">
          <v:rect id="_x0000_i1120" style="width:0;height:1.5pt" o:hralign="center" o:hrstd="t" o:hr="t" fillcolor="#a0a0a0" stroked="f"/>
        </w:pict>
      </w:r>
    </w:p>
    <w:p w14:paraId="2C52C4B2" w14:textId="77777777" w:rsidR="00355E18" w:rsidRPr="00355E18" w:rsidRDefault="00355E18" w:rsidP="00355E18">
      <w:pPr>
        <w:pStyle w:val="2"/>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 xml:space="preserve">2. </w:t>
      </w:r>
      <w:r w:rsidRPr="00355E18">
        <w:rPr>
          <w:rStyle w:val="af"/>
          <w:rFonts w:ascii="Times New Roman" w:eastAsia="微软雅黑" w:hAnsi="Times New Roman" w:cs="Times New Roman"/>
          <w:b w:val="0"/>
          <w:bCs w:val="0"/>
          <w:sz w:val="22"/>
          <w:szCs w:val="22"/>
        </w:rPr>
        <w:t>操作策略：如何把握买入时机</w:t>
      </w:r>
    </w:p>
    <w:p w14:paraId="7E509A95"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1</w:t>
      </w:r>
      <w:r w:rsidRPr="00355E18">
        <w:rPr>
          <w:rStyle w:val="af"/>
          <w:rFonts w:ascii="Times New Roman" w:eastAsia="微软雅黑" w:hAnsi="Times New Roman" w:cs="Times New Roman"/>
          <w:b w:val="0"/>
          <w:bCs w:val="0"/>
          <w:sz w:val="22"/>
          <w:szCs w:val="22"/>
        </w:rPr>
        <w:t>）筛选工具</w:t>
      </w:r>
    </w:p>
    <w:p w14:paraId="75472FA0" w14:textId="77777777" w:rsidR="00355E18" w:rsidRPr="00355E18" w:rsidRDefault="00355E18" w:rsidP="00355E18">
      <w:pPr>
        <w:numPr>
          <w:ilvl w:val="0"/>
          <w:numId w:val="107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基本面分析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46FB03BD"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Finviz</w:t>
      </w:r>
      <w:r w:rsidRPr="00355E18">
        <w:rPr>
          <w:rFonts w:ascii="Times New Roman" w:eastAsia="微软雅黑" w:hAnsi="Times New Roman" w:cs="Times New Roman"/>
          <w:sz w:val="22"/>
          <w:szCs w:val="22"/>
        </w:rPr>
        <w:t>（筛选高增长股）</w:t>
      </w:r>
    </w:p>
    <w:p w14:paraId="26CB31D1"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GuruFocus</w:t>
      </w:r>
      <w:r w:rsidRPr="00355E18">
        <w:rPr>
          <w:rFonts w:ascii="Times New Roman" w:eastAsia="微软雅黑" w:hAnsi="Times New Roman" w:cs="Times New Roman"/>
          <w:sz w:val="22"/>
          <w:szCs w:val="22"/>
        </w:rPr>
        <w:t>（估值分析）</w:t>
      </w:r>
    </w:p>
    <w:p w14:paraId="5C42F5B1"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Morningstar</w:t>
      </w:r>
      <w:r w:rsidRPr="00355E18">
        <w:rPr>
          <w:rFonts w:ascii="Times New Roman" w:eastAsia="微软雅黑" w:hAnsi="Times New Roman" w:cs="Times New Roman"/>
          <w:sz w:val="22"/>
          <w:szCs w:val="22"/>
        </w:rPr>
        <w:t>（盈利趋势）</w:t>
      </w:r>
    </w:p>
    <w:p w14:paraId="0FD86E2E" w14:textId="77777777" w:rsidR="00355E18" w:rsidRPr="00355E18" w:rsidRDefault="00355E18" w:rsidP="00355E18">
      <w:pPr>
        <w:numPr>
          <w:ilvl w:val="0"/>
          <w:numId w:val="107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资金流向</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7D079D3E"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WhaleWisdom</w:t>
      </w:r>
      <w:r w:rsidRPr="00355E18">
        <w:rPr>
          <w:rFonts w:ascii="Times New Roman" w:eastAsia="微软雅黑" w:hAnsi="Times New Roman" w:cs="Times New Roman"/>
          <w:sz w:val="22"/>
          <w:szCs w:val="22"/>
        </w:rPr>
        <w:t>（机构持仓变化）</w:t>
      </w:r>
    </w:p>
    <w:p w14:paraId="28285F1E"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Ark Tracker</w:t>
      </w:r>
      <w:r w:rsidRPr="00355E18">
        <w:rPr>
          <w:rFonts w:ascii="Times New Roman" w:eastAsia="微软雅黑" w:hAnsi="Times New Roman" w:cs="Times New Roman"/>
          <w:sz w:val="22"/>
          <w:szCs w:val="22"/>
        </w:rPr>
        <w:t>（关注明星基金买入）</w:t>
      </w:r>
    </w:p>
    <w:p w14:paraId="2FD5C4A9" w14:textId="77777777" w:rsidR="00355E18" w:rsidRPr="00355E18" w:rsidRDefault="00355E18" w:rsidP="00355E18">
      <w:pPr>
        <w:numPr>
          <w:ilvl w:val="0"/>
          <w:numId w:val="107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市场情绪</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36E65B2A"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Google Trends / </w:t>
      </w:r>
      <w:r w:rsidRPr="00355E18">
        <w:rPr>
          <w:rFonts w:ascii="Times New Roman" w:eastAsia="微软雅黑" w:hAnsi="Times New Roman" w:cs="Times New Roman"/>
          <w:sz w:val="22"/>
          <w:szCs w:val="22"/>
        </w:rPr>
        <w:t>百度指数（搜索热度）</w:t>
      </w:r>
    </w:p>
    <w:p w14:paraId="3E4436F2"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Unusual Whales</w:t>
      </w:r>
      <w:r w:rsidRPr="00355E18">
        <w:rPr>
          <w:rFonts w:ascii="Times New Roman" w:eastAsia="微软雅黑" w:hAnsi="Times New Roman" w:cs="Times New Roman"/>
          <w:sz w:val="22"/>
          <w:szCs w:val="22"/>
        </w:rPr>
        <w:t>（期权市场异动）</w:t>
      </w:r>
    </w:p>
    <w:p w14:paraId="59FCAFD7" w14:textId="77777777" w:rsidR="00355E18" w:rsidRPr="00355E18" w:rsidRDefault="00355E18" w:rsidP="00355E18">
      <w:pPr>
        <w:numPr>
          <w:ilvl w:val="0"/>
          <w:numId w:val="107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lastRenderedPageBreak/>
        <w:t>技术分析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4DF2A159"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TradingView / StockCharts</w:t>
      </w:r>
      <w:r w:rsidRPr="00355E18">
        <w:rPr>
          <w:rFonts w:ascii="Times New Roman" w:eastAsia="微软雅黑" w:hAnsi="Times New Roman" w:cs="Times New Roman"/>
          <w:sz w:val="22"/>
          <w:szCs w:val="22"/>
        </w:rPr>
        <w:t>（趋势分析）</w:t>
      </w:r>
    </w:p>
    <w:p w14:paraId="7024AFCA" w14:textId="77777777" w:rsidR="00355E18" w:rsidRPr="00355E18" w:rsidRDefault="00355E18" w:rsidP="00355E18">
      <w:pPr>
        <w:numPr>
          <w:ilvl w:val="1"/>
          <w:numId w:val="107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Wyckoff Accumulation</w:t>
      </w:r>
      <w:r w:rsidRPr="00355E18">
        <w:rPr>
          <w:rFonts w:ascii="Times New Roman" w:eastAsia="微软雅黑" w:hAnsi="Times New Roman" w:cs="Times New Roman"/>
          <w:sz w:val="22"/>
          <w:szCs w:val="22"/>
        </w:rPr>
        <w:t>（主力吸筹）</w:t>
      </w:r>
    </w:p>
    <w:p w14:paraId="4A78DE21"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2</w:t>
      </w:r>
      <w:r w:rsidRPr="00355E18">
        <w:rPr>
          <w:rStyle w:val="af"/>
          <w:rFonts w:ascii="Times New Roman" w:eastAsia="微软雅黑" w:hAnsi="Times New Roman" w:cs="Times New Roman"/>
          <w:b w:val="0"/>
          <w:bCs w:val="0"/>
          <w:sz w:val="22"/>
          <w:szCs w:val="22"/>
        </w:rPr>
        <w:t>）买入策略</w:t>
      </w:r>
    </w:p>
    <w:p w14:paraId="19EE7AAC" w14:textId="77777777" w:rsidR="00355E18" w:rsidRPr="00355E18" w:rsidRDefault="00355E18" w:rsidP="00355E18">
      <w:pPr>
        <w:numPr>
          <w:ilvl w:val="0"/>
          <w:numId w:val="107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突破关键压力位后分批买入</w:t>
      </w:r>
    </w:p>
    <w:p w14:paraId="6CE4D46D" w14:textId="77777777" w:rsidR="00355E18" w:rsidRPr="00355E18" w:rsidRDefault="00355E18" w:rsidP="00355E18">
      <w:pPr>
        <w:numPr>
          <w:ilvl w:val="0"/>
          <w:numId w:val="107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成交量放大</w:t>
      </w:r>
      <w:r w:rsidRPr="00355E18">
        <w:rPr>
          <w:rStyle w:val="af"/>
          <w:rFonts w:ascii="Times New Roman" w:eastAsia="微软雅黑" w:hAnsi="Times New Roman" w:cs="Times New Roman"/>
          <w:sz w:val="22"/>
          <w:szCs w:val="22"/>
        </w:rPr>
        <w:t>2</w:t>
      </w:r>
      <w:r w:rsidRPr="00355E18">
        <w:rPr>
          <w:rStyle w:val="af"/>
          <w:rFonts w:ascii="Times New Roman" w:eastAsia="微软雅黑" w:hAnsi="Times New Roman" w:cs="Times New Roman"/>
          <w:sz w:val="22"/>
          <w:szCs w:val="22"/>
        </w:rPr>
        <w:t>倍以上，确认主力进场</w:t>
      </w:r>
    </w:p>
    <w:p w14:paraId="21B63F6D" w14:textId="77777777" w:rsidR="00355E18" w:rsidRPr="00355E18" w:rsidRDefault="00355E18" w:rsidP="00355E18">
      <w:pPr>
        <w:numPr>
          <w:ilvl w:val="0"/>
          <w:numId w:val="107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回调至关键支撑位加仓</w:t>
      </w:r>
    </w:p>
    <w:p w14:paraId="67AC0CBD" w14:textId="77777777" w:rsidR="00355E18" w:rsidRPr="00355E18" w:rsidRDefault="00355E18" w:rsidP="00355E18">
      <w:pPr>
        <w:numPr>
          <w:ilvl w:val="0"/>
          <w:numId w:val="107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设定止损（一般为买入价</w:t>
      </w:r>
      <w:r w:rsidRPr="00355E18">
        <w:rPr>
          <w:rStyle w:val="af"/>
          <w:rFonts w:ascii="Times New Roman" w:eastAsia="微软雅黑" w:hAnsi="Times New Roman" w:cs="Times New Roman"/>
          <w:sz w:val="22"/>
          <w:szCs w:val="22"/>
        </w:rPr>
        <w:t>-15%</w:t>
      </w:r>
      <w:r w:rsidRPr="00355E18">
        <w:rPr>
          <w:rStyle w:val="af"/>
          <w:rFonts w:ascii="Times New Roman" w:eastAsia="微软雅黑" w:hAnsi="Times New Roman" w:cs="Times New Roman"/>
          <w:sz w:val="22"/>
          <w:szCs w:val="22"/>
        </w:rPr>
        <w:t>）</w:t>
      </w:r>
    </w:p>
    <w:p w14:paraId="4E71AE30"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示例：金山云（</w:t>
      </w:r>
      <w:r w:rsidRPr="00355E18">
        <w:rPr>
          <w:rStyle w:val="af"/>
          <w:rFonts w:eastAsia="微软雅黑"/>
          <w:sz w:val="22"/>
          <w:szCs w:val="22"/>
        </w:rPr>
        <w:t>KC</w:t>
      </w:r>
      <w:r w:rsidRPr="00355E18">
        <w:rPr>
          <w:rStyle w:val="af"/>
          <w:rFonts w:eastAsia="微软雅黑"/>
          <w:sz w:val="22"/>
          <w:szCs w:val="22"/>
        </w:rPr>
        <w:t>）</w:t>
      </w:r>
    </w:p>
    <w:p w14:paraId="7A34471E" w14:textId="77777777" w:rsidR="00355E18" w:rsidRPr="00355E18" w:rsidRDefault="00355E18" w:rsidP="00355E18">
      <w:pPr>
        <w:numPr>
          <w:ilvl w:val="0"/>
          <w:numId w:val="1080"/>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6</w:t>
      </w:r>
      <w:r w:rsidRPr="00355E18">
        <w:rPr>
          <w:rFonts w:ascii="Times New Roman" w:eastAsia="微软雅黑" w:hAnsi="Times New Roman" w:cs="Times New Roman"/>
          <w:sz w:val="22"/>
          <w:szCs w:val="22"/>
        </w:rPr>
        <w:t>月：股价长期盘整在</w:t>
      </w:r>
      <w:r w:rsidRPr="00355E18">
        <w:rPr>
          <w:rFonts w:ascii="Times New Roman" w:eastAsia="微软雅黑" w:hAnsi="Times New Roman" w:cs="Times New Roman"/>
          <w:sz w:val="22"/>
          <w:szCs w:val="22"/>
        </w:rPr>
        <w:t>$3.5-$4.0</w:t>
      </w:r>
      <w:r w:rsidRPr="00355E18">
        <w:rPr>
          <w:rFonts w:ascii="Times New Roman" w:eastAsia="微软雅黑" w:hAnsi="Times New Roman" w:cs="Times New Roman"/>
          <w:sz w:val="22"/>
          <w:szCs w:val="22"/>
        </w:rPr>
        <w:t>区间。</w:t>
      </w:r>
    </w:p>
    <w:p w14:paraId="42994861" w14:textId="77777777" w:rsidR="00355E18" w:rsidRPr="00355E18" w:rsidRDefault="00355E18" w:rsidP="00355E18">
      <w:pPr>
        <w:numPr>
          <w:ilvl w:val="0"/>
          <w:numId w:val="1080"/>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9</w:t>
      </w:r>
      <w:r w:rsidRPr="00355E18">
        <w:rPr>
          <w:rFonts w:ascii="Times New Roman" w:eastAsia="微软雅黑" w:hAnsi="Times New Roman" w:cs="Times New Roman"/>
          <w:sz w:val="22"/>
          <w:szCs w:val="22"/>
        </w:rPr>
        <w:t>月：突破</w:t>
      </w:r>
      <w:r w:rsidRPr="00355E18">
        <w:rPr>
          <w:rFonts w:ascii="Times New Roman" w:eastAsia="微软雅黑" w:hAnsi="Times New Roman" w:cs="Times New Roman"/>
          <w:sz w:val="22"/>
          <w:szCs w:val="22"/>
        </w:rPr>
        <w:t>$5.0</w:t>
      </w:r>
      <w:r w:rsidRPr="00355E18">
        <w:rPr>
          <w:rFonts w:ascii="Times New Roman" w:eastAsia="微软雅黑" w:hAnsi="Times New Roman" w:cs="Times New Roman"/>
          <w:sz w:val="22"/>
          <w:szCs w:val="22"/>
        </w:rPr>
        <w:t>，成交量激增</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倍，趋势确认。</w:t>
      </w:r>
    </w:p>
    <w:p w14:paraId="0D7A7C18" w14:textId="77777777" w:rsidR="00355E18" w:rsidRPr="00355E18" w:rsidRDefault="00355E18" w:rsidP="00355E18">
      <w:pPr>
        <w:numPr>
          <w:ilvl w:val="0"/>
          <w:numId w:val="1080"/>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12</w:t>
      </w:r>
      <w:r w:rsidRPr="00355E18">
        <w:rPr>
          <w:rFonts w:ascii="Times New Roman" w:eastAsia="微软雅黑" w:hAnsi="Times New Roman" w:cs="Times New Roman"/>
          <w:sz w:val="22"/>
          <w:szCs w:val="22"/>
        </w:rPr>
        <w:t>月：股价涨至</w:t>
      </w:r>
      <w:r w:rsidRPr="00355E18">
        <w:rPr>
          <w:rFonts w:ascii="Times New Roman" w:eastAsia="微软雅黑" w:hAnsi="Times New Roman" w:cs="Times New Roman"/>
          <w:sz w:val="22"/>
          <w:szCs w:val="22"/>
        </w:rPr>
        <w:t>$12.5</w:t>
      </w:r>
      <w:r w:rsidRPr="00355E18">
        <w:rPr>
          <w:rFonts w:ascii="Times New Roman" w:eastAsia="微软雅黑" w:hAnsi="Times New Roman" w:cs="Times New Roman"/>
          <w:sz w:val="22"/>
          <w:szCs w:val="22"/>
        </w:rPr>
        <w:t>，半年内上涨</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w:t>
      </w:r>
    </w:p>
    <w:p w14:paraId="2EF769CE"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示例：老铺黄金（</w:t>
      </w:r>
      <w:r w:rsidRPr="00355E18">
        <w:rPr>
          <w:rStyle w:val="af"/>
          <w:rFonts w:eastAsia="微软雅黑"/>
          <w:sz w:val="22"/>
          <w:szCs w:val="22"/>
        </w:rPr>
        <w:t>605589.SH</w:t>
      </w:r>
      <w:r w:rsidRPr="00355E18">
        <w:rPr>
          <w:rStyle w:val="af"/>
          <w:rFonts w:eastAsia="微软雅黑"/>
          <w:sz w:val="22"/>
          <w:szCs w:val="22"/>
        </w:rPr>
        <w:t>）</w:t>
      </w:r>
    </w:p>
    <w:p w14:paraId="64A2C971" w14:textId="77777777" w:rsidR="00355E18" w:rsidRPr="00355E18" w:rsidRDefault="00355E18" w:rsidP="00355E18">
      <w:pPr>
        <w:numPr>
          <w:ilvl w:val="0"/>
          <w:numId w:val="1081"/>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11</w:t>
      </w:r>
      <w:r w:rsidRPr="00355E18">
        <w:rPr>
          <w:rFonts w:ascii="Times New Roman" w:eastAsia="微软雅黑" w:hAnsi="Times New Roman" w:cs="Times New Roman"/>
          <w:sz w:val="22"/>
          <w:szCs w:val="22"/>
        </w:rPr>
        <w:t>月：黄金板块启动，股价突破前高，短期飙升。</w:t>
      </w:r>
    </w:p>
    <w:p w14:paraId="5416EA70" w14:textId="77777777" w:rsidR="00355E18" w:rsidRPr="00355E18" w:rsidRDefault="00355E18" w:rsidP="00355E18">
      <w:pPr>
        <w:numPr>
          <w:ilvl w:val="0"/>
          <w:numId w:val="1081"/>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月：股价已翻</w:t>
      </w:r>
      <w:r w:rsidRPr="00355E18">
        <w:rPr>
          <w:rFonts w:ascii="Times New Roman" w:eastAsia="微软雅黑" w:hAnsi="Times New Roman" w:cs="Times New Roman"/>
          <w:sz w:val="22"/>
          <w:szCs w:val="22"/>
        </w:rPr>
        <w:t>5</w:t>
      </w:r>
      <w:r w:rsidRPr="00355E18">
        <w:rPr>
          <w:rFonts w:ascii="Times New Roman" w:eastAsia="微软雅黑" w:hAnsi="Times New Roman" w:cs="Times New Roman"/>
          <w:sz w:val="22"/>
          <w:szCs w:val="22"/>
        </w:rPr>
        <w:t>倍，成交量持续放大。</w:t>
      </w:r>
    </w:p>
    <w:p w14:paraId="0E2CA43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3FF5EE">
          <v:rect id="_x0000_i1121" style="width:0;height:1.5pt" o:hralign="center" o:hrstd="t" o:hr="t" fillcolor="#a0a0a0" stroked="f"/>
        </w:pict>
      </w:r>
    </w:p>
    <w:p w14:paraId="61A5213B" w14:textId="77777777" w:rsidR="00355E18" w:rsidRPr="00355E18" w:rsidRDefault="00355E18" w:rsidP="00355E18">
      <w:pPr>
        <w:pStyle w:val="2"/>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 xml:space="preserve">3. </w:t>
      </w:r>
      <w:r w:rsidRPr="00355E18">
        <w:rPr>
          <w:rStyle w:val="af"/>
          <w:rFonts w:ascii="Times New Roman" w:eastAsia="微软雅黑" w:hAnsi="Times New Roman" w:cs="Times New Roman"/>
          <w:b w:val="0"/>
          <w:bCs w:val="0"/>
          <w:sz w:val="22"/>
          <w:szCs w:val="22"/>
        </w:rPr>
        <w:t>结论</w:t>
      </w:r>
    </w:p>
    <w:p w14:paraId="16F8BE4F"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成功识别半年内涨幅数倍的股票，关键在于：</w:t>
      </w:r>
    </w:p>
    <w:p w14:paraId="5FA9A96D" w14:textId="77777777" w:rsidR="00355E18" w:rsidRPr="00355E18" w:rsidRDefault="00355E18" w:rsidP="00355E18">
      <w:pPr>
        <w:numPr>
          <w:ilvl w:val="0"/>
          <w:numId w:val="108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行业趋势（风口行业）</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、黄金、云计算、军工、芯片等板块最具潜力。</w:t>
      </w:r>
    </w:p>
    <w:p w14:paraId="0AD59471" w14:textId="77777777" w:rsidR="00355E18" w:rsidRPr="00355E18" w:rsidRDefault="00355E18" w:rsidP="00355E18">
      <w:pPr>
        <w:numPr>
          <w:ilvl w:val="0"/>
          <w:numId w:val="108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资金流入（机构、大户进场）</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ARK</w:t>
      </w:r>
      <w:r w:rsidRPr="00355E18">
        <w:rPr>
          <w:rFonts w:ascii="Times New Roman" w:eastAsia="微软雅黑" w:hAnsi="Times New Roman" w:cs="Times New Roman"/>
          <w:sz w:val="22"/>
          <w:szCs w:val="22"/>
        </w:rPr>
        <w:t>、北向资金、</w:t>
      </w:r>
      <w:r w:rsidRPr="00355E18">
        <w:rPr>
          <w:rFonts w:ascii="Times New Roman" w:eastAsia="微软雅黑" w:hAnsi="Times New Roman" w:cs="Times New Roman"/>
          <w:sz w:val="22"/>
          <w:szCs w:val="22"/>
        </w:rPr>
        <w:t>ETF</w:t>
      </w:r>
      <w:r w:rsidRPr="00355E18">
        <w:rPr>
          <w:rFonts w:ascii="Times New Roman" w:eastAsia="微软雅黑" w:hAnsi="Times New Roman" w:cs="Times New Roman"/>
          <w:sz w:val="22"/>
          <w:szCs w:val="22"/>
        </w:rPr>
        <w:t>等大资金建仓。</w:t>
      </w:r>
    </w:p>
    <w:p w14:paraId="3EAC5E5C" w14:textId="77777777" w:rsidR="00355E18" w:rsidRPr="00355E18" w:rsidRDefault="00355E18" w:rsidP="00355E18">
      <w:pPr>
        <w:numPr>
          <w:ilvl w:val="0"/>
          <w:numId w:val="108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市场情绪（新闻、论坛热度）</w:t>
      </w:r>
      <w:r w:rsidRPr="00355E18">
        <w:rPr>
          <w:rFonts w:ascii="Times New Roman" w:eastAsia="微软雅黑" w:hAnsi="Times New Roman" w:cs="Times New Roman"/>
          <w:sz w:val="22"/>
          <w:szCs w:val="22"/>
        </w:rPr>
        <w:t>：搜索量暴增，资金情绪强烈。</w:t>
      </w:r>
    </w:p>
    <w:p w14:paraId="75ACC8CF" w14:textId="77777777" w:rsidR="00355E18" w:rsidRPr="00355E18" w:rsidRDefault="00355E18" w:rsidP="00355E18">
      <w:pPr>
        <w:numPr>
          <w:ilvl w:val="0"/>
          <w:numId w:val="108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技术形态（突破</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成交量）</w:t>
      </w:r>
      <w:r w:rsidRPr="00355E18">
        <w:rPr>
          <w:rFonts w:ascii="Times New Roman" w:eastAsia="微软雅黑" w:hAnsi="Times New Roman" w:cs="Times New Roman"/>
          <w:sz w:val="22"/>
          <w:szCs w:val="22"/>
        </w:rPr>
        <w:t>：突破新高，放量确认趋势。</w:t>
      </w:r>
    </w:p>
    <w:p w14:paraId="00A0A1CB"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推荐策略</w:t>
      </w:r>
    </w:p>
    <w:p w14:paraId="2D6B8E23" w14:textId="77777777" w:rsidR="00355E18" w:rsidRPr="00355E18" w:rsidRDefault="00355E18" w:rsidP="00355E18">
      <w:pPr>
        <w:numPr>
          <w:ilvl w:val="0"/>
          <w:numId w:val="108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关注</w:t>
      </w:r>
      <w:r w:rsidRPr="00355E18">
        <w:rPr>
          <w:rFonts w:ascii="Times New Roman" w:eastAsia="微软雅黑" w:hAnsi="Times New Roman" w:cs="Times New Roman"/>
          <w:sz w:val="22"/>
          <w:szCs w:val="22"/>
        </w:rPr>
        <w:t xml:space="preserve"> </w:t>
      </w:r>
      <w:r w:rsidRPr="00355E18">
        <w:rPr>
          <w:rStyle w:val="af"/>
          <w:rFonts w:ascii="Times New Roman" w:eastAsia="微软雅黑" w:hAnsi="Times New Roman" w:cs="Times New Roman"/>
          <w:sz w:val="22"/>
          <w:szCs w:val="22"/>
        </w:rPr>
        <w:t>Finviz + GuruFocus + WhaleWisdom</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综合筛选高成长股。</w:t>
      </w:r>
    </w:p>
    <w:p w14:paraId="1238A0B2" w14:textId="77777777" w:rsidR="00355E18" w:rsidRPr="00355E18" w:rsidRDefault="00355E18" w:rsidP="00355E18">
      <w:pPr>
        <w:numPr>
          <w:ilvl w:val="0"/>
          <w:numId w:val="108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Style w:val="af"/>
          <w:rFonts w:ascii="Times New Roman" w:eastAsia="微软雅黑" w:hAnsi="Times New Roman" w:cs="Times New Roman"/>
          <w:sz w:val="22"/>
          <w:szCs w:val="22"/>
        </w:rPr>
        <w:t>技术分析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RSI</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MACD</w:t>
      </w:r>
      <w:r w:rsidRPr="00355E18">
        <w:rPr>
          <w:rFonts w:ascii="Times New Roman" w:eastAsia="微软雅黑" w:hAnsi="Times New Roman" w:cs="Times New Roman"/>
          <w:sz w:val="22"/>
          <w:szCs w:val="22"/>
        </w:rPr>
        <w:t>、放量突破）确认买点。</w:t>
      </w:r>
    </w:p>
    <w:p w14:paraId="217992B0" w14:textId="77777777" w:rsidR="00355E18" w:rsidRPr="00355E18" w:rsidRDefault="00355E18" w:rsidP="00355E18">
      <w:pPr>
        <w:numPr>
          <w:ilvl w:val="0"/>
          <w:numId w:val="108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lastRenderedPageBreak/>
        <w:t>分批买入，设置止损，严格风控</w:t>
      </w:r>
      <w:r w:rsidRPr="00355E18">
        <w:rPr>
          <w:rFonts w:ascii="Times New Roman" w:eastAsia="微软雅黑" w:hAnsi="Times New Roman" w:cs="Times New Roman"/>
          <w:sz w:val="22"/>
          <w:szCs w:val="22"/>
        </w:rPr>
        <w:t>。</w:t>
      </w:r>
    </w:p>
    <w:p w14:paraId="4FFD26BE" w14:textId="77777777" w:rsidR="00355E18" w:rsidRPr="00355E18" w:rsidRDefault="00355E18" w:rsidP="00355E18">
      <w:pPr>
        <w:pStyle w:val="ae"/>
        <w:rPr>
          <w:rFonts w:eastAsia="微软雅黑"/>
          <w:sz w:val="22"/>
          <w:szCs w:val="22"/>
        </w:rPr>
      </w:pPr>
      <w:r w:rsidRPr="00355E18">
        <w:rPr>
          <w:rStyle w:val="af"/>
          <w:rFonts w:eastAsia="微软雅黑"/>
          <w:sz w:val="22"/>
          <w:szCs w:val="22"/>
        </w:rPr>
        <w:t>最终目标：在行情启动前</w:t>
      </w:r>
      <w:r w:rsidRPr="00355E18">
        <w:rPr>
          <w:rStyle w:val="af"/>
          <w:rFonts w:eastAsia="微软雅黑"/>
          <w:sz w:val="22"/>
          <w:szCs w:val="22"/>
        </w:rPr>
        <w:t>3-6</w:t>
      </w:r>
      <w:r w:rsidRPr="00355E18">
        <w:rPr>
          <w:rStyle w:val="af"/>
          <w:rFonts w:eastAsia="微软雅黑"/>
          <w:sz w:val="22"/>
          <w:szCs w:val="22"/>
        </w:rPr>
        <w:t>个月埋伏，抓住大牛股！</w:t>
      </w:r>
      <w:r w:rsidRPr="00355E18">
        <w:rPr>
          <w:rFonts w:eastAsia="微软雅黑"/>
          <w:sz w:val="22"/>
          <w:szCs w:val="22"/>
        </w:rPr>
        <w:t xml:space="preserve"> </w:t>
      </w:r>
      <w:r w:rsidRPr="00355E18">
        <w:rPr>
          <w:rFonts w:ascii="Segoe UI Emoji" w:eastAsia="微软雅黑" w:hAnsi="Segoe UI Emoji" w:cs="Segoe UI Emoji"/>
          <w:sz w:val="22"/>
          <w:szCs w:val="22"/>
        </w:rPr>
        <w:t>🚀</w:t>
      </w:r>
    </w:p>
    <w:p w14:paraId="7AC60C6C" w14:textId="77777777" w:rsidR="00355E18" w:rsidRPr="00355E18" w:rsidRDefault="00355E18" w:rsidP="00355E18">
      <w:pPr>
        <w:rPr>
          <w:rFonts w:ascii="Times New Roman" w:eastAsia="微软雅黑" w:hAnsi="Times New Roman" w:cs="Times New Roman"/>
          <w:b/>
          <w:bCs/>
          <w:sz w:val="22"/>
          <w:szCs w:val="22"/>
        </w:rPr>
      </w:pPr>
    </w:p>
    <w:p w14:paraId="5832CED9" w14:textId="77777777" w:rsidR="00355E18" w:rsidRPr="00355E18" w:rsidRDefault="00355E18" w:rsidP="00355E18">
      <w:pPr>
        <w:rPr>
          <w:rFonts w:ascii="Times New Roman" w:eastAsia="微软雅黑" w:hAnsi="Times New Roman" w:cs="Times New Roman"/>
          <w:b/>
          <w:bCs/>
          <w:sz w:val="22"/>
          <w:szCs w:val="22"/>
        </w:rPr>
      </w:pPr>
    </w:p>
    <w:p w14:paraId="2A5505A9" w14:textId="2A588680" w:rsidR="00355E18" w:rsidRPr="00355E18" w:rsidRDefault="00355E18" w:rsidP="00355E18">
      <w:pPr>
        <w:pStyle w:val="2"/>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4.</w:t>
      </w:r>
      <w:r>
        <w:rPr>
          <w:rFonts w:ascii="Times New Roman" w:eastAsia="微软雅黑" w:hAnsi="Times New Roman" w:cs="Times New Roman" w:hint="eastAsia"/>
          <w:b/>
          <w:bCs/>
          <w:sz w:val="22"/>
          <w:szCs w:val="22"/>
        </w:rPr>
        <w:t>2</w:t>
      </w:r>
      <w:r w:rsidRPr="00355E18">
        <w:rPr>
          <w:rFonts w:ascii="Times New Roman" w:eastAsia="微软雅黑" w:hAnsi="Times New Roman" w:cs="Times New Roman"/>
          <w:b/>
          <w:bCs/>
          <w:sz w:val="22"/>
          <w:szCs w:val="22"/>
        </w:rPr>
        <w:t xml:space="preserve"> </w:t>
      </w:r>
      <w:r w:rsidRPr="00355E18">
        <w:rPr>
          <w:rFonts w:ascii="Times New Roman" w:eastAsia="微软雅黑" w:hAnsi="Times New Roman" w:cs="Times New Roman"/>
          <w:b/>
          <w:bCs/>
          <w:sz w:val="22"/>
          <w:szCs w:val="22"/>
        </w:rPr>
        <w:t>波动率</w:t>
      </w:r>
      <w:r>
        <w:rPr>
          <w:rFonts w:ascii="Times New Roman" w:eastAsia="微软雅黑" w:hAnsi="Times New Roman" w:cs="Times New Roman" w:hint="eastAsia"/>
          <w:b/>
          <w:bCs/>
          <w:sz w:val="22"/>
          <w:szCs w:val="22"/>
        </w:rPr>
        <w:t>ATR</w:t>
      </w:r>
    </w:p>
    <w:p w14:paraId="6CA458C0" w14:textId="30363798"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波动率急剧上升（</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大幅增长）意味着市场情绪被激活，可以通过以下方式进行设置和筛选：</w:t>
      </w:r>
    </w:p>
    <w:p w14:paraId="77EDAD04"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DCC1A31">
          <v:rect id="_x0000_i1122" style="width:0;height:1.5pt" o:hralign="center" o:hrstd="t" o:hr="t" fillcolor="#a0a0a0" stroked="f"/>
        </w:pict>
      </w:r>
    </w:p>
    <w:p w14:paraId="7413689D"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1. ATR</w:t>
      </w:r>
      <w:r w:rsidRPr="00355E18">
        <w:rPr>
          <w:rFonts w:ascii="Times New Roman" w:eastAsia="微软雅黑" w:hAnsi="Times New Roman" w:cs="Times New Roman"/>
          <w:b/>
          <w:bCs/>
          <w:sz w:val="22"/>
          <w:szCs w:val="22"/>
        </w:rPr>
        <w:t>（平均真实波幅）筛选标准</w:t>
      </w:r>
    </w:p>
    <w:p w14:paraId="27A13A1C"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Average True Range</w:t>
      </w:r>
      <w:r w:rsidRPr="00355E18">
        <w:rPr>
          <w:rFonts w:ascii="Times New Roman" w:eastAsia="微软雅黑" w:hAnsi="Times New Roman" w:cs="Times New Roman"/>
          <w:sz w:val="22"/>
          <w:szCs w:val="22"/>
        </w:rPr>
        <w:t>）衡量市场的波动性，适用于捕捉短期启动信号。</w:t>
      </w:r>
    </w:p>
    <w:p w14:paraId="6F3F0D60"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筛选条件</w:t>
      </w:r>
    </w:p>
    <w:p w14:paraId="60F10778" w14:textId="77777777" w:rsidR="00355E18" w:rsidRPr="00355E18" w:rsidRDefault="00355E18" w:rsidP="00355E18">
      <w:pPr>
        <w:numPr>
          <w:ilvl w:val="0"/>
          <w:numId w:val="105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短期突破信号</w:t>
      </w:r>
      <w:r w:rsidRPr="00355E18">
        <w:rPr>
          <w:rFonts w:ascii="Times New Roman" w:eastAsia="微软雅黑" w:hAnsi="Times New Roman" w:cs="Times New Roman"/>
          <w:sz w:val="22"/>
          <w:szCs w:val="22"/>
        </w:rPr>
        <w:t>：</w:t>
      </w:r>
    </w:p>
    <w:p w14:paraId="19B88081" w14:textId="77777777" w:rsidR="00355E18" w:rsidRPr="00355E18" w:rsidRDefault="00355E18" w:rsidP="00355E18">
      <w:pPr>
        <w:numPr>
          <w:ilvl w:val="1"/>
          <w:numId w:val="105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）较过去</w:t>
      </w:r>
      <w:r w:rsidRPr="00355E18">
        <w:rPr>
          <w:rFonts w:ascii="Times New Roman" w:eastAsia="微软雅黑" w:hAnsi="Times New Roman" w:cs="Times New Roman"/>
          <w:sz w:val="22"/>
          <w:szCs w:val="22"/>
        </w:rPr>
        <w:t>30</w:t>
      </w:r>
      <w:r w:rsidRPr="00355E18">
        <w:rPr>
          <w:rFonts w:ascii="Times New Roman" w:eastAsia="微软雅黑" w:hAnsi="Times New Roman" w:cs="Times New Roman"/>
          <w:sz w:val="22"/>
          <w:szCs w:val="22"/>
        </w:rPr>
        <w:t>日平均值增长</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50%</w:t>
      </w:r>
    </w:p>
    <w:p w14:paraId="56269CA5" w14:textId="77777777" w:rsidR="00355E18" w:rsidRPr="00355E18" w:rsidRDefault="00355E18" w:rsidP="00355E18">
      <w:pPr>
        <w:numPr>
          <w:ilvl w:val="1"/>
          <w:numId w:val="105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）较过去</w:t>
      </w:r>
      <w:r w:rsidRPr="00355E18">
        <w:rPr>
          <w:rFonts w:ascii="Times New Roman" w:eastAsia="微软雅黑" w:hAnsi="Times New Roman" w:cs="Times New Roman"/>
          <w:sz w:val="22"/>
          <w:szCs w:val="22"/>
        </w:rPr>
        <w:t>60</w:t>
      </w:r>
      <w:r w:rsidRPr="00355E18">
        <w:rPr>
          <w:rFonts w:ascii="Times New Roman" w:eastAsia="微软雅黑" w:hAnsi="Times New Roman" w:cs="Times New Roman"/>
          <w:sz w:val="22"/>
          <w:szCs w:val="22"/>
        </w:rPr>
        <w:t>日平均值增长</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30%</w:t>
      </w:r>
    </w:p>
    <w:p w14:paraId="2254403B" w14:textId="77777777" w:rsidR="00355E18" w:rsidRPr="00355E18" w:rsidRDefault="00355E18" w:rsidP="00355E18">
      <w:pPr>
        <w:numPr>
          <w:ilvl w:val="1"/>
          <w:numId w:val="105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过去</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日最高点</w:t>
      </w:r>
      <w:r w:rsidRPr="00355E18">
        <w:rPr>
          <w:rFonts w:ascii="Times New Roman" w:eastAsia="微软雅黑" w:hAnsi="Times New Roman" w:cs="Times New Roman"/>
          <w:sz w:val="22"/>
          <w:szCs w:val="22"/>
        </w:rPr>
        <w:t>（确认趋势启动）</w:t>
      </w:r>
    </w:p>
    <w:p w14:paraId="1530EC8E" w14:textId="77777777" w:rsidR="00355E18" w:rsidRPr="00355E18" w:rsidRDefault="00355E18" w:rsidP="00355E18">
      <w:pPr>
        <w:numPr>
          <w:ilvl w:val="0"/>
          <w:numId w:val="105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高波动启动信号</w:t>
      </w:r>
      <w:r w:rsidRPr="00355E18">
        <w:rPr>
          <w:rFonts w:ascii="Times New Roman" w:eastAsia="微软雅黑" w:hAnsi="Times New Roman" w:cs="Times New Roman"/>
          <w:sz w:val="22"/>
          <w:szCs w:val="22"/>
        </w:rPr>
        <w:t>：</w:t>
      </w:r>
    </w:p>
    <w:p w14:paraId="10EFC441" w14:textId="77777777" w:rsidR="00355E18" w:rsidRPr="00355E18" w:rsidRDefault="00355E18" w:rsidP="00355E18">
      <w:pPr>
        <w:numPr>
          <w:ilvl w:val="1"/>
          <w:numId w:val="105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处于</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过去</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年</w:t>
      </w:r>
      <w:r w:rsidRPr="00355E18">
        <w:rPr>
          <w:rFonts w:ascii="Times New Roman" w:eastAsia="微软雅黑" w:hAnsi="Times New Roman" w:cs="Times New Roman"/>
          <w:b/>
          <w:bCs/>
          <w:sz w:val="22"/>
          <w:szCs w:val="22"/>
        </w:rPr>
        <w:t>90%</w:t>
      </w:r>
      <w:r w:rsidRPr="00355E18">
        <w:rPr>
          <w:rFonts w:ascii="Times New Roman" w:eastAsia="微软雅黑" w:hAnsi="Times New Roman" w:cs="Times New Roman"/>
          <w:b/>
          <w:bCs/>
          <w:sz w:val="22"/>
          <w:szCs w:val="22"/>
        </w:rPr>
        <w:t>分位数以上</w:t>
      </w:r>
      <w:r w:rsidRPr="00355E18">
        <w:rPr>
          <w:rFonts w:ascii="Times New Roman" w:eastAsia="微软雅黑" w:hAnsi="Times New Roman" w:cs="Times New Roman"/>
          <w:sz w:val="22"/>
          <w:szCs w:val="22"/>
        </w:rPr>
        <w:t>（异常波动，趋势可能爆发）</w:t>
      </w:r>
    </w:p>
    <w:p w14:paraId="59489BB9" w14:textId="77777777" w:rsidR="00355E18" w:rsidRPr="00355E18" w:rsidRDefault="00355E18" w:rsidP="00355E18">
      <w:pPr>
        <w:numPr>
          <w:ilvl w:val="1"/>
          <w:numId w:val="105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价格</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成交量</w:t>
      </w: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同时创新高</w:t>
      </w:r>
      <w:r w:rsidRPr="00355E18">
        <w:rPr>
          <w:rFonts w:ascii="Times New Roman" w:eastAsia="微软雅黑" w:hAnsi="Times New Roman" w:cs="Times New Roman"/>
          <w:sz w:val="22"/>
          <w:szCs w:val="22"/>
        </w:rPr>
        <w:t>（主力资金入场）</w:t>
      </w:r>
    </w:p>
    <w:p w14:paraId="518AE531" w14:textId="77777777" w:rsidR="00355E18" w:rsidRPr="00355E18" w:rsidRDefault="00355E18" w:rsidP="00355E18">
      <w:pPr>
        <w:numPr>
          <w:ilvl w:val="1"/>
          <w:numId w:val="105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股价突破布林带上轨</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增长</w:t>
      </w:r>
      <w:r w:rsidRPr="00355E18">
        <w:rPr>
          <w:rFonts w:ascii="Times New Roman" w:eastAsia="微软雅黑" w:hAnsi="Times New Roman" w:cs="Times New Roman"/>
          <w:sz w:val="22"/>
          <w:szCs w:val="22"/>
        </w:rPr>
        <w:t>（市场进入趋势行情）</w:t>
      </w:r>
    </w:p>
    <w:p w14:paraId="58877299"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案例分析：金山云（</w:t>
      </w:r>
      <w:r w:rsidRPr="00355E18">
        <w:rPr>
          <w:rFonts w:ascii="Times New Roman" w:eastAsia="微软雅黑" w:hAnsi="Times New Roman" w:cs="Times New Roman"/>
          <w:b/>
          <w:bCs/>
          <w:sz w:val="22"/>
          <w:szCs w:val="22"/>
        </w:rPr>
        <w:t>KC</w:t>
      </w:r>
      <w:r w:rsidRPr="00355E18">
        <w:rPr>
          <w:rFonts w:ascii="Times New Roman" w:eastAsia="微软雅黑" w:hAnsi="Times New Roman" w:cs="Times New Roman"/>
          <w:b/>
          <w:bCs/>
          <w:sz w:val="22"/>
          <w:szCs w:val="22"/>
        </w:rPr>
        <w:t>）</w:t>
      </w:r>
    </w:p>
    <w:p w14:paraId="5F4443B4" w14:textId="77777777" w:rsidR="00355E18" w:rsidRPr="00355E18" w:rsidRDefault="00355E18" w:rsidP="00355E18">
      <w:pPr>
        <w:numPr>
          <w:ilvl w:val="0"/>
          <w:numId w:val="105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）突然从</w:t>
      </w:r>
      <w:r w:rsidRPr="00355E18">
        <w:rPr>
          <w:rFonts w:ascii="Times New Roman" w:eastAsia="微软雅黑" w:hAnsi="Times New Roman" w:cs="Times New Roman"/>
          <w:b/>
          <w:bCs/>
          <w:sz w:val="22"/>
          <w:szCs w:val="22"/>
        </w:rPr>
        <w:t xml:space="preserve"> 0.3 → 0.6</w:t>
      </w:r>
      <w:r w:rsidRPr="00355E18">
        <w:rPr>
          <w:rFonts w:ascii="Times New Roman" w:eastAsia="微软雅黑" w:hAnsi="Times New Roman" w:cs="Times New Roman"/>
          <w:sz w:val="22"/>
          <w:szCs w:val="22"/>
        </w:rPr>
        <w:t>，涨幅</w:t>
      </w:r>
      <w:r w:rsidRPr="00355E18">
        <w:rPr>
          <w:rFonts w:ascii="Times New Roman" w:eastAsia="微软雅黑" w:hAnsi="Times New Roman" w:cs="Times New Roman"/>
          <w:sz w:val="22"/>
          <w:szCs w:val="22"/>
        </w:rPr>
        <w:t xml:space="preserve"> 100%</w:t>
      </w:r>
      <w:r w:rsidRPr="00355E18">
        <w:rPr>
          <w:rFonts w:ascii="Times New Roman" w:eastAsia="微软雅黑" w:hAnsi="Times New Roman" w:cs="Times New Roman"/>
          <w:sz w:val="22"/>
          <w:szCs w:val="22"/>
        </w:rPr>
        <w:t>。</w:t>
      </w:r>
    </w:p>
    <w:p w14:paraId="58E62E59" w14:textId="77777777" w:rsidR="00355E18" w:rsidRPr="00355E18" w:rsidRDefault="00355E18" w:rsidP="00355E18">
      <w:pPr>
        <w:numPr>
          <w:ilvl w:val="0"/>
          <w:numId w:val="105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股价突破前期高点，成交量放大</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倍</w:t>
      </w:r>
      <w:r w:rsidRPr="00355E18">
        <w:rPr>
          <w:rFonts w:ascii="Times New Roman" w:eastAsia="微软雅黑" w:hAnsi="Times New Roman" w:cs="Times New Roman"/>
          <w:sz w:val="22"/>
          <w:szCs w:val="22"/>
        </w:rPr>
        <w:t>，趋势确认。</w:t>
      </w:r>
    </w:p>
    <w:p w14:paraId="118D03FF" w14:textId="77777777" w:rsidR="00355E18" w:rsidRPr="00355E18" w:rsidRDefault="00355E18" w:rsidP="00355E18">
      <w:pPr>
        <w:numPr>
          <w:ilvl w:val="0"/>
          <w:numId w:val="105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结果：股价从</w:t>
      </w:r>
      <w:r w:rsidRPr="00355E18">
        <w:rPr>
          <w:rFonts w:ascii="Times New Roman" w:eastAsia="微软雅黑" w:hAnsi="Times New Roman" w:cs="Times New Roman"/>
          <w:b/>
          <w:bCs/>
          <w:sz w:val="22"/>
          <w:szCs w:val="22"/>
        </w:rPr>
        <w:t xml:space="preserve"> $3.5 → $12.5</w:t>
      </w:r>
      <w:r w:rsidRPr="00355E18">
        <w:rPr>
          <w:rFonts w:ascii="Times New Roman" w:eastAsia="微软雅黑" w:hAnsi="Times New Roman" w:cs="Times New Roman"/>
          <w:b/>
          <w:bCs/>
          <w:sz w:val="22"/>
          <w:szCs w:val="22"/>
        </w:rPr>
        <w:t>，半年内暴涨</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倍！</w:t>
      </w:r>
    </w:p>
    <w:p w14:paraId="69DF042F"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3A1596AE">
          <v:rect id="_x0000_i1123" style="width:0;height:1.5pt" o:hralign="center" o:hrstd="t" o:hr="t" fillcolor="#a0a0a0" stroked="f"/>
        </w:pict>
      </w:r>
    </w:p>
    <w:p w14:paraId="2BB061E8"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2. ATR </w:t>
      </w:r>
      <w:r w:rsidRPr="00355E18">
        <w:rPr>
          <w:rFonts w:ascii="Times New Roman" w:eastAsia="微软雅黑" w:hAnsi="Times New Roman" w:cs="Times New Roman"/>
          <w:b/>
          <w:bCs/>
          <w:sz w:val="22"/>
          <w:szCs w:val="22"/>
        </w:rPr>
        <w:t>结合其他指标</w:t>
      </w:r>
    </w:p>
    <w:p w14:paraId="28A8CB2A"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RSI </w:t>
      </w:r>
      <w:r w:rsidRPr="00355E18">
        <w:rPr>
          <w:rFonts w:ascii="Times New Roman" w:eastAsia="微软雅黑" w:hAnsi="Times New Roman" w:cs="Times New Roman"/>
          <w:b/>
          <w:bCs/>
          <w:sz w:val="22"/>
          <w:szCs w:val="22"/>
        </w:rPr>
        <w:t>组合</w:t>
      </w:r>
    </w:p>
    <w:p w14:paraId="6E86C17A" w14:textId="77777777" w:rsidR="00355E18" w:rsidRPr="00355E18" w:rsidRDefault="00355E18" w:rsidP="00355E18">
      <w:pPr>
        <w:numPr>
          <w:ilvl w:val="0"/>
          <w:numId w:val="1058"/>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）大幅增长</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RSI &gt; 60</w:t>
      </w:r>
      <w:r w:rsidRPr="00355E18">
        <w:rPr>
          <w:rFonts w:ascii="Times New Roman" w:eastAsia="微软雅黑" w:hAnsi="Times New Roman" w:cs="Times New Roman"/>
          <w:sz w:val="22"/>
          <w:szCs w:val="22"/>
        </w:rPr>
        <w:t>（趋势启动）</w:t>
      </w:r>
    </w:p>
    <w:p w14:paraId="42B96081" w14:textId="77777777" w:rsidR="00355E18" w:rsidRPr="00355E18" w:rsidRDefault="00355E18" w:rsidP="00355E18">
      <w:pPr>
        <w:numPr>
          <w:ilvl w:val="0"/>
          <w:numId w:val="105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RSI </w:t>
      </w: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70</w:t>
      </w:r>
      <w:r w:rsidRPr="00355E18">
        <w:rPr>
          <w:rFonts w:ascii="Times New Roman" w:eastAsia="微软雅黑" w:hAnsi="Times New Roman" w:cs="Times New Roman"/>
          <w:sz w:val="22"/>
          <w:szCs w:val="22"/>
        </w:rPr>
        <w:t>（市场超买，但仍可能继续上涨）</w:t>
      </w:r>
    </w:p>
    <w:p w14:paraId="5CB80004"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2</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MACD </w:t>
      </w:r>
      <w:r w:rsidRPr="00355E18">
        <w:rPr>
          <w:rFonts w:ascii="Times New Roman" w:eastAsia="微软雅黑" w:hAnsi="Times New Roman" w:cs="Times New Roman"/>
          <w:b/>
          <w:bCs/>
          <w:sz w:val="22"/>
          <w:szCs w:val="22"/>
        </w:rPr>
        <w:t>组合</w:t>
      </w:r>
    </w:p>
    <w:p w14:paraId="19E57A6A" w14:textId="77777777" w:rsidR="00355E18" w:rsidRPr="00355E18" w:rsidRDefault="00355E18" w:rsidP="00355E18">
      <w:pPr>
        <w:numPr>
          <w:ilvl w:val="0"/>
          <w:numId w:val="1059"/>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）上升</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 xml:space="preserve">MACD </w:t>
      </w:r>
      <w:r w:rsidRPr="00355E18">
        <w:rPr>
          <w:rFonts w:ascii="Times New Roman" w:eastAsia="微软雅黑" w:hAnsi="Times New Roman" w:cs="Times New Roman"/>
          <w:b/>
          <w:bCs/>
          <w:sz w:val="22"/>
          <w:szCs w:val="22"/>
        </w:rPr>
        <w:t>金叉</w:t>
      </w:r>
    </w:p>
    <w:p w14:paraId="1395E9A3" w14:textId="77777777" w:rsidR="00355E18" w:rsidRPr="00355E18" w:rsidRDefault="00355E18" w:rsidP="00355E18">
      <w:pPr>
        <w:numPr>
          <w:ilvl w:val="0"/>
          <w:numId w:val="1059"/>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MACD </w:t>
      </w:r>
      <w:r w:rsidRPr="00355E18">
        <w:rPr>
          <w:rFonts w:ascii="Times New Roman" w:eastAsia="微软雅黑" w:hAnsi="Times New Roman" w:cs="Times New Roman"/>
          <w:sz w:val="22"/>
          <w:szCs w:val="22"/>
        </w:rPr>
        <w:t>上穿</w:t>
      </w:r>
      <w:r w:rsidRPr="00355E18">
        <w:rPr>
          <w:rFonts w:ascii="Times New Roman" w:eastAsia="微软雅黑" w:hAnsi="Times New Roman" w:cs="Times New Roman"/>
          <w:sz w:val="22"/>
          <w:szCs w:val="22"/>
        </w:rPr>
        <w:t xml:space="preserve"> 0 </w:t>
      </w:r>
      <w:r w:rsidRPr="00355E18">
        <w:rPr>
          <w:rFonts w:ascii="Times New Roman" w:eastAsia="微软雅黑" w:hAnsi="Times New Roman" w:cs="Times New Roman"/>
          <w:sz w:val="22"/>
          <w:szCs w:val="22"/>
        </w:rPr>
        <w:t>轴（趋势正式反转）</w:t>
      </w:r>
    </w:p>
    <w:p w14:paraId="7930BD5F"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VWAP </w:t>
      </w:r>
      <w:r w:rsidRPr="00355E18">
        <w:rPr>
          <w:rFonts w:ascii="Times New Roman" w:eastAsia="微软雅黑" w:hAnsi="Times New Roman" w:cs="Times New Roman"/>
          <w:b/>
          <w:bCs/>
          <w:sz w:val="22"/>
          <w:szCs w:val="22"/>
        </w:rPr>
        <w:t>机构交易确认</w:t>
      </w:r>
    </w:p>
    <w:p w14:paraId="5DDDD754" w14:textId="77777777" w:rsidR="00355E18" w:rsidRPr="00355E18" w:rsidRDefault="00355E18" w:rsidP="00355E18">
      <w:pPr>
        <w:numPr>
          <w:ilvl w:val="0"/>
          <w:numId w:val="1060"/>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增长</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股价突破</w:t>
      </w:r>
      <w:r w:rsidRPr="00355E18">
        <w:rPr>
          <w:rFonts w:ascii="Times New Roman" w:eastAsia="微软雅黑" w:hAnsi="Times New Roman" w:cs="Times New Roman"/>
          <w:b/>
          <w:bCs/>
          <w:sz w:val="22"/>
          <w:szCs w:val="22"/>
        </w:rPr>
        <w:t xml:space="preserve"> VWAP</w:t>
      </w:r>
    </w:p>
    <w:p w14:paraId="229A880F" w14:textId="77777777" w:rsidR="00355E18" w:rsidRPr="00355E18" w:rsidRDefault="00355E18" w:rsidP="00355E18">
      <w:pPr>
        <w:numPr>
          <w:ilvl w:val="0"/>
          <w:numId w:val="1060"/>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超过过去</w:t>
      </w:r>
      <w:r w:rsidRPr="00355E18">
        <w:rPr>
          <w:rFonts w:ascii="Times New Roman" w:eastAsia="微软雅黑" w:hAnsi="Times New Roman" w:cs="Times New Roman"/>
          <w:sz w:val="22"/>
          <w:szCs w:val="22"/>
        </w:rPr>
        <w:t xml:space="preserve"> 1 </w:t>
      </w:r>
      <w:r w:rsidRPr="00355E18">
        <w:rPr>
          <w:rFonts w:ascii="Times New Roman" w:eastAsia="微软雅黑" w:hAnsi="Times New Roman" w:cs="Times New Roman"/>
          <w:sz w:val="22"/>
          <w:szCs w:val="22"/>
        </w:rPr>
        <w:t>个月平均值的</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倍（大资金入场）</w:t>
      </w:r>
    </w:p>
    <w:p w14:paraId="1D62796C"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42529F">
          <v:rect id="_x0000_i1124" style="width:0;height:1.5pt" o:hralign="center" o:hrstd="t" o:hr="t" fillcolor="#a0a0a0" stroked="f"/>
        </w:pict>
      </w:r>
    </w:p>
    <w:p w14:paraId="65D8F322"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3. ATR </w:t>
      </w:r>
      <w:r w:rsidRPr="00355E18">
        <w:rPr>
          <w:rFonts w:ascii="Times New Roman" w:eastAsia="微软雅黑" w:hAnsi="Times New Roman" w:cs="Times New Roman"/>
          <w:b/>
          <w:bCs/>
          <w:sz w:val="22"/>
          <w:szCs w:val="22"/>
        </w:rPr>
        <w:t>在实战交易中的应用</w:t>
      </w:r>
    </w:p>
    <w:p w14:paraId="4EF44375"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）低位突破筛选</w:t>
      </w:r>
    </w:p>
    <w:p w14:paraId="0BCCACC2" w14:textId="77777777" w:rsidR="00355E18" w:rsidRPr="00355E18" w:rsidRDefault="00355E18" w:rsidP="00355E18">
      <w:pPr>
        <w:numPr>
          <w:ilvl w:val="0"/>
          <w:numId w:val="106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）大幅增加</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50%</w:t>
      </w:r>
    </w:p>
    <w:p w14:paraId="460C4C5E" w14:textId="77777777" w:rsidR="00355E18" w:rsidRPr="00355E18" w:rsidRDefault="00355E18" w:rsidP="00355E18">
      <w:pPr>
        <w:numPr>
          <w:ilvl w:val="0"/>
          <w:numId w:val="106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 xml:space="preserve">RSI </w:t>
      </w: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60</w:t>
      </w:r>
    </w:p>
    <w:p w14:paraId="60DA8D56" w14:textId="77777777" w:rsidR="00355E18" w:rsidRPr="00355E18" w:rsidRDefault="00355E18" w:rsidP="00355E18">
      <w:pPr>
        <w:numPr>
          <w:ilvl w:val="0"/>
          <w:numId w:val="106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日新高</w:t>
      </w:r>
    </w:p>
    <w:p w14:paraId="3B6CF841" w14:textId="77777777" w:rsidR="00355E18" w:rsidRPr="00355E18" w:rsidRDefault="00355E18" w:rsidP="00355E18">
      <w:pPr>
        <w:numPr>
          <w:ilvl w:val="0"/>
          <w:numId w:val="106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成交量放大</w:t>
      </w:r>
      <w:r w:rsidRPr="00355E18">
        <w:rPr>
          <w:rFonts w:ascii="Times New Roman" w:eastAsia="微软雅黑" w:hAnsi="Times New Roman" w:cs="Times New Roman"/>
          <w:b/>
          <w:bCs/>
          <w:sz w:val="22"/>
          <w:szCs w:val="22"/>
        </w:rPr>
        <w:t xml:space="preserve"> 2 </w:t>
      </w:r>
      <w:r w:rsidRPr="00355E18">
        <w:rPr>
          <w:rFonts w:ascii="Times New Roman" w:eastAsia="微软雅黑" w:hAnsi="Times New Roman" w:cs="Times New Roman"/>
          <w:b/>
          <w:bCs/>
          <w:sz w:val="22"/>
          <w:szCs w:val="22"/>
        </w:rPr>
        <w:t>倍</w:t>
      </w:r>
    </w:p>
    <w:p w14:paraId="5E7CB18C"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买入策略</w:t>
      </w:r>
      <w:r w:rsidRPr="00355E18">
        <w:rPr>
          <w:rFonts w:ascii="Times New Roman" w:eastAsia="微软雅黑" w:hAnsi="Times New Roman" w:cs="Times New Roman"/>
          <w:sz w:val="22"/>
          <w:szCs w:val="22"/>
        </w:rPr>
        <w:t>：</w:t>
      </w:r>
    </w:p>
    <w:p w14:paraId="70B44330" w14:textId="77777777" w:rsidR="00355E18" w:rsidRPr="00355E18" w:rsidRDefault="00355E18" w:rsidP="00355E18">
      <w:pPr>
        <w:numPr>
          <w:ilvl w:val="0"/>
          <w:numId w:val="106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日高点</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上升</w:t>
      </w:r>
      <w:r w:rsidRPr="00355E18">
        <w:rPr>
          <w:rFonts w:ascii="Times New Roman" w:eastAsia="微软雅黑" w:hAnsi="Times New Roman" w:cs="Times New Roman"/>
          <w:sz w:val="22"/>
          <w:szCs w:val="22"/>
        </w:rPr>
        <w:t>，首次建仓</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30%</w:t>
      </w:r>
      <w:r w:rsidRPr="00355E18">
        <w:rPr>
          <w:rFonts w:ascii="Times New Roman" w:eastAsia="微软雅黑" w:hAnsi="Times New Roman" w:cs="Times New Roman"/>
          <w:sz w:val="22"/>
          <w:szCs w:val="22"/>
        </w:rPr>
        <w:t>。</w:t>
      </w:r>
    </w:p>
    <w:p w14:paraId="4E8287E4" w14:textId="77777777" w:rsidR="00355E18" w:rsidRPr="00355E18" w:rsidRDefault="00355E18" w:rsidP="00355E18">
      <w:pPr>
        <w:numPr>
          <w:ilvl w:val="0"/>
          <w:numId w:val="106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60</w:t>
      </w:r>
      <w:r w:rsidRPr="00355E18">
        <w:rPr>
          <w:rFonts w:ascii="Times New Roman" w:eastAsia="微软雅黑" w:hAnsi="Times New Roman" w:cs="Times New Roman"/>
          <w:b/>
          <w:bCs/>
          <w:sz w:val="22"/>
          <w:szCs w:val="22"/>
        </w:rPr>
        <w:t>日高点</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继续上升</w:t>
      </w:r>
      <w:r w:rsidRPr="00355E18">
        <w:rPr>
          <w:rFonts w:ascii="Times New Roman" w:eastAsia="微软雅黑" w:hAnsi="Times New Roman" w:cs="Times New Roman"/>
          <w:sz w:val="22"/>
          <w:szCs w:val="22"/>
        </w:rPr>
        <w:t>，加仓</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50%</w:t>
      </w:r>
      <w:r w:rsidRPr="00355E18">
        <w:rPr>
          <w:rFonts w:ascii="Times New Roman" w:eastAsia="微软雅黑" w:hAnsi="Times New Roman" w:cs="Times New Roman"/>
          <w:sz w:val="22"/>
          <w:szCs w:val="22"/>
        </w:rPr>
        <w:t>。</w:t>
      </w:r>
    </w:p>
    <w:p w14:paraId="00A40E9F" w14:textId="77777777" w:rsidR="00355E18" w:rsidRPr="00355E18" w:rsidRDefault="00355E18" w:rsidP="00355E18">
      <w:pPr>
        <w:numPr>
          <w:ilvl w:val="0"/>
          <w:numId w:val="106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趋势稳固，</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继续上涨</w:t>
      </w:r>
      <w:r w:rsidRPr="00355E18">
        <w:rPr>
          <w:rFonts w:ascii="Times New Roman" w:eastAsia="微软雅黑" w:hAnsi="Times New Roman" w:cs="Times New Roman"/>
          <w:sz w:val="22"/>
          <w:szCs w:val="22"/>
        </w:rPr>
        <w:t>，加仓剩余</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sz w:val="22"/>
          <w:szCs w:val="22"/>
        </w:rPr>
        <w:t>。</w:t>
      </w:r>
    </w:p>
    <w:p w14:paraId="30D1A69B"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lastRenderedPageBreak/>
        <w:t>（</w:t>
      </w:r>
      <w:r w:rsidRPr="00355E18">
        <w:rPr>
          <w:rFonts w:ascii="Times New Roman" w:eastAsia="微软雅黑" w:hAnsi="Times New Roman" w:cs="Times New Roman"/>
          <w:b/>
          <w:bCs/>
          <w:sz w:val="22"/>
          <w:szCs w:val="22"/>
        </w:rPr>
        <w:t>2</w:t>
      </w:r>
      <w:r w:rsidRPr="00355E18">
        <w:rPr>
          <w:rFonts w:ascii="Times New Roman" w:eastAsia="微软雅黑" w:hAnsi="Times New Roman" w:cs="Times New Roman"/>
          <w:b/>
          <w:bCs/>
          <w:sz w:val="22"/>
          <w:szCs w:val="22"/>
        </w:rPr>
        <w:t>）回调确认</w:t>
      </w:r>
    </w:p>
    <w:p w14:paraId="75F14EAA" w14:textId="77777777" w:rsidR="00355E18" w:rsidRPr="00355E18" w:rsidRDefault="00355E18" w:rsidP="00355E18">
      <w:pPr>
        <w:numPr>
          <w:ilvl w:val="0"/>
          <w:numId w:val="1063"/>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持续上涨，但</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股价回踩</w:t>
      </w:r>
      <w:r w:rsidRPr="00355E18">
        <w:rPr>
          <w:rFonts w:ascii="Times New Roman" w:eastAsia="微软雅黑" w:hAnsi="Times New Roman" w:cs="Times New Roman"/>
          <w:b/>
          <w:bCs/>
          <w:sz w:val="22"/>
          <w:szCs w:val="22"/>
        </w:rPr>
        <w:t xml:space="preserve"> 10</w:t>
      </w:r>
      <w:r w:rsidRPr="00355E18">
        <w:rPr>
          <w:rFonts w:ascii="Times New Roman" w:eastAsia="微软雅黑" w:hAnsi="Times New Roman" w:cs="Times New Roman"/>
          <w:b/>
          <w:bCs/>
          <w:sz w:val="22"/>
          <w:szCs w:val="22"/>
        </w:rPr>
        <w:t>日均线</w:t>
      </w:r>
    </w:p>
    <w:p w14:paraId="4563CA9A" w14:textId="77777777" w:rsidR="00355E18" w:rsidRPr="00355E18" w:rsidRDefault="00355E18" w:rsidP="00355E18">
      <w:pPr>
        <w:numPr>
          <w:ilvl w:val="0"/>
          <w:numId w:val="1063"/>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RSI </w:t>
      </w:r>
      <w:r w:rsidRPr="00355E18">
        <w:rPr>
          <w:rFonts w:ascii="Times New Roman" w:eastAsia="微软雅黑" w:hAnsi="Times New Roman" w:cs="Times New Roman"/>
          <w:b/>
          <w:bCs/>
          <w:sz w:val="22"/>
          <w:szCs w:val="22"/>
        </w:rPr>
        <w:t>未跌破</w:t>
      </w:r>
      <w:r w:rsidRPr="00355E18">
        <w:rPr>
          <w:rFonts w:ascii="Times New Roman" w:eastAsia="微软雅黑" w:hAnsi="Times New Roman" w:cs="Times New Roman"/>
          <w:b/>
          <w:bCs/>
          <w:sz w:val="22"/>
          <w:szCs w:val="22"/>
        </w:rPr>
        <w:t xml:space="preserve"> 50</w:t>
      </w:r>
      <w:r w:rsidRPr="00355E18">
        <w:rPr>
          <w:rFonts w:ascii="Times New Roman" w:eastAsia="微软雅黑" w:hAnsi="Times New Roman" w:cs="Times New Roman"/>
          <w:sz w:val="22"/>
          <w:szCs w:val="22"/>
        </w:rPr>
        <w:t>（趋势仍强）</w:t>
      </w:r>
    </w:p>
    <w:p w14:paraId="20605B53" w14:textId="77777777" w:rsidR="00355E18" w:rsidRPr="00355E18" w:rsidRDefault="00355E18" w:rsidP="00355E18">
      <w:pPr>
        <w:numPr>
          <w:ilvl w:val="0"/>
          <w:numId w:val="106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MACD </w:t>
      </w:r>
      <w:r w:rsidRPr="00355E18">
        <w:rPr>
          <w:rFonts w:ascii="Times New Roman" w:eastAsia="微软雅黑" w:hAnsi="Times New Roman" w:cs="Times New Roman"/>
          <w:b/>
          <w:bCs/>
          <w:sz w:val="22"/>
          <w:szCs w:val="22"/>
        </w:rPr>
        <w:t>仍在</w:t>
      </w:r>
      <w:r w:rsidRPr="00355E18">
        <w:rPr>
          <w:rFonts w:ascii="Times New Roman" w:eastAsia="微软雅黑" w:hAnsi="Times New Roman" w:cs="Times New Roman"/>
          <w:b/>
          <w:bCs/>
          <w:sz w:val="22"/>
          <w:szCs w:val="22"/>
        </w:rPr>
        <w:t xml:space="preserve"> 0 </w:t>
      </w:r>
      <w:r w:rsidRPr="00355E18">
        <w:rPr>
          <w:rFonts w:ascii="Times New Roman" w:eastAsia="微软雅黑" w:hAnsi="Times New Roman" w:cs="Times New Roman"/>
          <w:b/>
          <w:bCs/>
          <w:sz w:val="22"/>
          <w:szCs w:val="22"/>
        </w:rPr>
        <w:t>轴上方</w:t>
      </w:r>
    </w:p>
    <w:p w14:paraId="2B9C4FC7"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加仓策略</w:t>
      </w:r>
      <w:r w:rsidRPr="00355E18">
        <w:rPr>
          <w:rFonts w:ascii="Times New Roman" w:eastAsia="微软雅黑" w:hAnsi="Times New Roman" w:cs="Times New Roman"/>
          <w:sz w:val="22"/>
          <w:szCs w:val="22"/>
        </w:rPr>
        <w:t>：</w:t>
      </w:r>
    </w:p>
    <w:p w14:paraId="26AD49DB" w14:textId="77777777" w:rsidR="00355E18" w:rsidRPr="00355E18" w:rsidRDefault="00355E18" w:rsidP="00355E18">
      <w:pPr>
        <w:numPr>
          <w:ilvl w:val="0"/>
          <w:numId w:val="106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股价在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10</w:t>
      </w:r>
      <w:r w:rsidRPr="00355E18">
        <w:rPr>
          <w:rFonts w:ascii="Times New Roman" w:eastAsia="微软雅黑" w:hAnsi="Times New Roman" w:cs="Times New Roman"/>
          <w:b/>
          <w:bCs/>
          <w:sz w:val="22"/>
          <w:szCs w:val="22"/>
        </w:rPr>
        <w:t>日均线企稳</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维持高位，适合加仓。</w:t>
      </w:r>
    </w:p>
    <w:p w14:paraId="60F711C0"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）止损和止盈</w:t>
      </w:r>
    </w:p>
    <w:p w14:paraId="0170DFA0" w14:textId="77777777" w:rsidR="00355E18" w:rsidRPr="00355E18" w:rsidRDefault="00355E18" w:rsidP="00355E18">
      <w:pPr>
        <w:numPr>
          <w:ilvl w:val="0"/>
          <w:numId w:val="1065"/>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止损</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）下降</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30%</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股价跌破</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日均线</w:t>
      </w:r>
    </w:p>
    <w:p w14:paraId="623FADAD" w14:textId="77777777" w:rsidR="00355E18" w:rsidRPr="00355E18" w:rsidRDefault="00355E18" w:rsidP="00355E18">
      <w:pPr>
        <w:numPr>
          <w:ilvl w:val="0"/>
          <w:numId w:val="1065"/>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止盈</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3FF6BAAA" w14:textId="77777777" w:rsidR="00355E18" w:rsidRPr="00355E18" w:rsidRDefault="00355E18" w:rsidP="00355E18">
      <w:pPr>
        <w:numPr>
          <w:ilvl w:val="1"/>
          <w:numId w:val="1065"/>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持续上升</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持有</w:t>
      </w:r>
    </w:p>
    <w:p w14:paraId="7763D183" w14:textId="77777777" w:rsidR="00355E18" w:rsidRPr="00355E18" w:rsidRDefault="00355E18" w:rsidP="00355E18">
      <w:pPr>
        <w:numPr>
          <w:ilvl w:val="1"/>
          <w:numId w:val="1065"/>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sz w:val="22"/>
          <w:szCs w:val="22"/>
        </w:rPr>
        <w:t>部分止盈</w:t>
      </w:r>
    </w:p>
    <w:p w14:paraId="4B6992EA" w14:textId="77777777" w:rsidR="00355E18" w:rsidRPr="00355E18" w:rsidRDefault="00355E18" w:rsidP="00355E18">
      <w:pPr>
        <w:numPr>
          <w:ilvl w:val="1"/>
          <w:numId w:val="1065"/>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b/>
          <w:bCs/>
          <w:sz w:val="22"/>
          <w:szCs w:val="22"/>
        </w:rPr>
        <w:t xml:space="preserve"> &gt; 50% + MACD </w:t>
      </w:r>
      <w:r w:rsidRPr="00355E18">
        <w:rPr>
          <w:rFonts w:ascii="Times New Roman" w:eastAsia="微软雅黑" w:hAnsi="Times New Roman" w:cs="Times New Roman"/>
          <w:b/>
          <w:bCs/>
          <w:sz w:val="22"/>
          <w:szCs w:val="22"/>
        </w:rPr>
        <w:t>死叉</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清仓</w:t>
      </w:r>
    </w:p>
    <w:p w14:paraId="2C35EC75"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0688D8E">
          <v:rect id="_x0000_i1125" style="width:0;height:1.5pt" o:hralign="center" o:hrstd="t" o:hr="t" fillcolor="#a0a0a0" stroked="f"/>
        </w:pict>
      </w:r>
    </w:p>
    <w:p w14:paraId="2BBD08FD"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4. ATR </w:t>
      </w:r>
      <w:r w:rsidRPr="00355E18">
        <w:rPr>
          <w:rFonts w:ascii="Times New Roman" w:eastAsia="微软雅黑" w:hAnsi="Times New Roman" w:cs="Times New Roman"/>
          <w:b/>
          <w:bCs/>
          <w:sz w:val="22"/>
          <w:szCs w:val="22"/>
        </w:rPr>
        <w:t>设置方式</w:t>
      </w:r>
    </w:p>
    <w:p w14:paraId="0E0EAC80"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在</w:t>
      </w:r>
      <w:r w:rsidRPr="00355E18">
        <w:rPr>
          <w:rFonts w:ascii="Times New Roman" w:eastAsia="微软雅黑" w:hAnsi="Times New Roman" w:cs="Times New Roman"/>
          <w:sz w:val="22"/>
          <w:szCs w:val="22"/>
        </w:rPr>
        <w:t xml:space="preserve"> TradingView / ThinkorSwim / </w:t>
      </w:r>
      <w:r w:rsidRPr="00355E18">
        <w:rPr>
          <w:rFonts w:ascii="Times New Roman" w:eastAsia="微软雅黑" w:hAnsi="Times New Roman" w:cs="Times New Roman"/>
          <w:sz w:val="22"/>
          <w:szCs w:val="22"/>
        </w:rPr>
        <w:t>股票软件中：</w:t>
      </w:r>
    </w:p>
    <w:p w14:paraId="63FC7520" w14:textId="77777777" w:rsidR="00355E18" w:rsidRPr="00355E18" w:rsidRDefault="00355E18" w:rsidP="00355E18">
      <w:pPr>
        <w:numPr>
          <w:ilvl w:val="0"/>
          <w:numId w:val="106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默认</w:t>
      </w:r>
      <w:r w:rsidRPr="00355E18">
        <w:rPr>
          <w:rFonts w:ascii="Times New Roman" w:eastAsia="微软雅黑" w:hAnsi="Times New Roman" w:cs="Times New Roman"/>
          <w:b/>
          <w:bCs/>
          <w:sz w:val="22"/>
          <w:szCs w:val="22"/>
        </w:rPr>
        <w:t xml:space="preserve"> 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天周期适用于短期交易）</w:t>
      </w:r>
    </w:p>
    <w:p w14:paraId="67264987" w14:textId="77777777" w:rsidR="00355E18" w:rsidRPr="00355E18" w:rsidRDefault="00355E18" w:rsidP="00355E18">
      <w:pPr>
        <w:numPr>
          <w:ilvl w:val="0"/>
          <w:numId w:val="106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5</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）组合</w:t>
      </w:r>
      <w:r w:rsidRPr="00355E18">
        <w:rPr>
          <w:rFonts w:ascii="Times New Roman" w:eastAsia="微软雅黑" w:hAnsi="Times New Roman" w:cs="Times New Roman"/>
          <w:sz w:val="22"/>
          <w:szCs w:val="22"/>
        </w:rPr>
        <w:t>（短期</w:t>
      </w:r>
      <w:r w:rsidRPr="00355E18">
        <w:rPr>
          <w:rFonts w:ascii="Times New Roman" w:eastAsia="微软雅黑" w:hAnsi="Times New Roman" w:cs="Times New Roman"/>
          <w:sz w:val="22"/>
          <w:szCs w:val="22"/>
        </w:rPr>
        <w:t xml:space="preserve"> vs </w:t>
      </w:r>
      <w:r w:rsidRPr="00355E18">
        <w:rPr>
          <w:rFonts w:ascii="Times New Roman" w:eastAsia="微软雅黑" w:hAnsi="Times New Roman" w:cs="Times New Roman"/>
          <w:sz w:val="22"/>
          <w:szCs w:val="22"/>
        </w:rPr>
        <w:t>长期对比）</w:t>
      </w:r>
    </w:p>
    <w:p w14:paraId="42DFB861" w14:textId="77777777" w:rsidR="00355E18" w:rsidRPr="00355E18" w:rsidRDefault="00355E18" w:rsidP="00355E18">
      <w:pPr>
        <w:numPr>
          <w:ilvl w:val="0"/>
          <w:numId w:val="106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放量突破筛选</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1BB13024" w14:textId="77777777" w:rsidR="00355E18" w:rsidRPr="00355E18" w:rsidRDefault="00355E18" w:rsidP="00355E18">
      <w:pPr>
        <w:numPr>
          <w:ilvl w:val="1"/>
          <w:numId w:val="106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1</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&gt; </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 xml:space="preserve"> 30 </w:t>
      </w:r>
      <w:r w:rsidRPr="00355E18">
        <w:rPr>
          <w:rFonts w:ascii="Times New Roman" w:eastAsia="微软雅黑" w:hAnsi="Times New Roman" w:cs="Times New Roman"/>
          <w:sz w:val="22"/>
          <w:szCs w:val="22"/>
        </w:rPr>
        <w:t>日平均值的</w:t>
      </w:r>
      <w:r w:rsidRPr="00355E18">
        <w:rPr>
          <w:rFonts w:ascii="Times New Roman" w:eastAsia="微软雅黑" w:hAnsi="Times New Roman" w:cs="Times New Roman"/>
          <w:sz w:val="22"/>
          <w:szCs w:val="22"/>
        </w:rPr>
        <w:t xml:space="preserve"> 1.5 </w:t>
      </w:r>
      <w:r w:rsidRPr="00355E18">
        <w:rPr>
          <w:rFonts w:ascii="Times New Roman" w:eastAsia="微软雅黑" w:hAnsi="Times New Roman" w:cs="Times New Roman"/>
          <w:sz w:val="22"/>
          <w:szCs w:val="22"/>
        </w:rPr>
        <w:t>倍</w:t>
      </w:r>
    </w:p>
    <w:p w14:paraId="779092D1" w14:textId="77777777" w:rsidR="00355E18" w:rsidRPr="00355E18" w:rsidRDefault="00355E18" w:rsidP="00355E18">
      <w:pPr>
        <w:numPr>
          <w:ilvl w:val="1"/>
          <w:numId w:val="106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：成交量</w:t>
      </w:r>
      <w:r w:rsidRPr="00355E18">
        <w:rPr>
          <w:rFonts w:ascii="Times New Roman" w:eastAsia="微软雅黑" w:hAnsi="Times New Roman" w:cs="Times New Roman"/>
          <w:sz w:val="22"/>
          <w:szCs w:val="22"/>
        </w:rPr>
        <w:t xml:space="preserve"> &gt; </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 xml:space="preserve"> 20 </w:t>
      </w:r>
      <w:r w:rsidRPr="00355E18">
        <w:rPr>
          <w:rFonts w:ascii="Times New Roman" w:eastAsia="微软雅黑" w:hAnsi="Times New Roman" w:cs="Times New Roman"/>
          <w:sz w:val="22"/>
          <w:szCs w:val="22"/>
        </w:rPr>
        <w:t>日平均值的</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倍</w:t>
      </w:r>
    </w:p>
    <w:p w14:paraId="005D4F8B" w14:textId="77777777" w:rsidR="00355E18" w:rsidRPr="00355E18" w:rsidRDefault="00355E18" w:rsidP="00355E18">
      <w:pPr>
        <w:numPr>
          <w:ilvl w:val="1"/>
          <w:numId w:val="106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60</w:t>
      </w:r>
      <w:r w:rsidRPr="00355E18">
        <w:rPr>
          <w:rFonts w:ascii="Times New Roman" w:eastAsia="微软雅黑" w:hAnsi="Times New Roman" w:cs="Times New Roman"/>
          <w:b/>
          <w:bCs/>
          <w:sz w:val="22"/>
          <w:szCs w:val="22"/>
        </w:rPr>
        <w:t>日高点</w:t>
      </w:r>
    </w:p>
    <w:p w14:paraId="16C14577" w14:textId="77777777" w:rsidR="00355E18" w:rsidRPr="00355E18" w:rsidRDefault="00355E18" w:rsidP="00355E18">
      <w:pPr>
        <w:numPr>
          <w:ilvl w:val="1"/>
          <w:numId w:val="106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4</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MACD </w:t>
      </w:r>
      <w:r w:rsidRPr="00355E18">
        <w:rPr>
          <w:rFonts w:ascii="Times New Roman" w:eastAsia="微软雅黑" w:hAnsi="Times New Roman" w:cs="Times New Roman"/>
          <w:sz w:val="22"/>
          <w:szCs w:val="22"/>
        </w:rPr>
        <w:t>进入</w:t>
      </w:r>
      <w:r w:rsidRPr="00355E18">
        <w:rPr>
          <w:rFonts w:ascii="Times New Roman" w:eastAsia="微软雅黑" w:hAnsi="Times New Roman" w:cs="Times New Roman"/>
          <w:sz w:val="22"/>
          <w:szCs w:val="22"/>
        </w:rPr>
        <w:t xml:space="preserve"> 0 </w:t>
      </w:r>
      <w:r w:rsidRPr="00355E18">
        <w:rPr>
          <w:rFonts w:ascii="Times New Roman" w:eastAsia="微软雅黑" w:hAnsi="Times New Roman" w:cs="Times New Roman"/>
          <w:sz w:val="22"/>
          <w:szCs w:val="22"/>
        </w:rPr>
        <w:t>轴上方</w:t>
      </w:r>
    </w:p>
    <w:p w14:paraId="0F92A207"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lastRenderedPageBreak/>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示例：老铺黄金（</w:t>
      </w:r>
      <w:r w:rsidRPr="00355E18">
        <w:rPr>
          <w:rFonts w:ascii="Times New Roman" w:eastAsia="微软雅黑" w:hAnsi="Times New Roman" w:cs="Times New Roman"/>
          <w:b/>
          <w:bCs/>
          <w:sz w:val="22"/>
          <w:szCs w:val="22"/>
        </w:rPr>
        <w:t>605589.SH</w:t>
      </w:r>
      <w:r w:rsidRPr="00355E18">
        <w:rPr>
          <w:rFonts w:ascii="Times New Roman" w:eastAsia="微软雅黑" w:hAnsi="Times New Roman" w:cs="Times New Roman"/>
          <w:b/>
          <w:bCs/>
          <w:sz w:val="22"/>
          <w:szCs w:val="22"/>
        </w:rPr>
        <w:t>）</w:t>
      </w:r>
    </w:p>
    <w:p w14:paraId="075EA671" w14:textId="77777777" w:rsidR="00355E18" w:rsidRPr="00355E18" w:rsidRDefault="00355E18" w:rsidP="00355E18">
      <w:pPr>
        <w:numPr>
          <w:ilvl w:val="0"/>
          <w:numId w:val="1067"/>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月，</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 xml:space="preserve"> 1.2</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个月最高）</w:t>
      </w:r>
    </w:p>
    <w:p w14:paraId="5523F60D" w14:textId="77777777" w:rsidR="00355E18" w:rsidRPr="00355E18" w:rsidRDefault="00355E18" w:rsidP="00355E18">
      <w:pPr>
        <w:numPr>
          <w:ilvl w:val="0"/>
          <w:numId w:val="1067"/>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RSI </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 xml:space="preserve"> 65</w:t>
      </w:r>
      <w:r w:rsidRPr="00355E18">
        <w:rPr>
          <w:rFonts w:ascii="Times New Roman" w:eastAsia="微软雅黑" w:hAnsi="Times New Roman" w:cs="Times New Roman"/>
          <w:sz w:val="22"/>
          <w:szCs w:val="22"/>
        </w:rPr>
        <w:t>，市场情绪激活</w:t>
      </w:r>
    </w:p>
    <w:p w14:paraId="5FA33B2D" w14:textId="77777777" w:rsidR="00355E18" w:rsidRPr="00355E18" w:rsidRDefault="00355E18" w:rsidP="00355E18">
      <w:pPr>
        <w:numPr>
          <w:ilvl w:val="0"/>
          <w:numId w:val="1067"/>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结果：股价</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个月内暴涨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+300%</w:t>
      </w:r>
      <w:r w:rsidRPr="00355E18">
        <w:rPr>
          <w:rFonts w:ascii="Times New Roman" w:eastAsia="微软雅黑" w:hAnsi="Times New Roman" w:cs="Times New Roman"/>
          <w:sz w:val="22"/>
          <w:szCs w:val="22"/>
        </w:rPr>
        <w:t xml:space="preserve"> </w:t>
      </w:r>
      <w:r w:rsidRPr="00355E18">
        <w:rPr>
          <w:rFonts w:ascii="Segoe UI Emoji" w:eastAsia="微软雅黑" w:hAnsi="Segoe UI Emoji" w:cs="Segoe UI Emoji"/>
          <w:sz w:val="22"/>
          <w:szCs w:val="22"/>
        </w:rPr>
        <w:t>🚀</w:t>
      </w:r>
    </w:p>
    <w:p w14:paraId="14221354"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60B5ABA">
          <v:rect id="_x0000_i1126" style="width:0;height:1.5pt" o:hralign="center" o:hrstd="t" o:hr="t" fillcolor="#a0a0a0" stroked="f"/>
        </w:pict>
      </w:r>
    </w:p>
    <w:p w14:paraId="7A4C3928"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5. </w:t>
      </w:r>
      <w:r w:rsidRPr="00355E18">
        <w:rPr>
          <w:rFonts w:ascii="Times New Roman" w:eastAsia="微软雅黑" w:hAnsi="Times New Roman" w:cs="Times New Roman"/>
          <w:b/>
          <w:bCs/>
          <w:sz w:val="22"/>
          <w:szCs w:val="22"/>
        </w:rPr>
        <w:t>结论</w:t>
      </w:r>
    </w:p>
    <w:p w14:paraId="5939A3D9"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如何利用</w:t>
      </w:r>
      <w:r w:rsidRPr="00355E18">
        <w:rPr>
          <w:rFonts w:ascii="Times New Roman" w:eastAsia="微软雅黑" w:hAnsi="Times New Roman" w:cs="Times New Roman"/>
          <w:b/>
          <w:bCs/>
          <w:sz w:val="22"/>
          <w:szCs w:val="22"/>
        </w:rPr>
        <w:t xml:space="preserve"> ATR </w:t>
      </w:r>
      <w:r w:rsidRPr="00355E18">
        <w:rPr>
          <w:rFonts w:ascii="Times New Roman" w:eastAsia="微软雅黑" w:hAnsi="Times New Roman" w:cs="Times New Roman"/>
          <w:b/>
          <w:bCs/>
          <w:sz w:val="22"/>
          <w:szCs w:val="22"/>
        </w:rPr>
        <w:t>筛选短期暴涨股？</w:t>
      </w:r>
    </w:p>
    <w:p w14:paraId="134FA077" w14:textId="77777777" w:rsidR="00355E18" w:rsidRPr="00355E18" w:rsidRDefault="00355E18" w:rsidP="00355E18">
      <w:pPr>
        <w:numPr>
          <w:ilvl w:val="0"/>
          <w:numId w:val="106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）增长</w:t>
      </w:r>
      <w:r w:rsidRPr="00355E18">
        <w:rPr>
          <w:rFonts w:ascii="Times New Roman" w:eastAsia="微软雅黑" w:hAnsi="Times New Roman" w:cs="Times New Roman"/>
          <w:b/>
          <w:bCs/>
          <w:sz w:val="22"/>
          <w:szCs w:val="22"/>
        </w:rPr>
        <w:t xml:space="preserve"> 50%+</w:t>
      </w:r>
      <w:r w:rsidRPr="00355E18">
        <w:rPr>
          <w:rFonts w:ascii="Times New Roman" w:eastAsia="微软雅黑" w:hAnsi="Times New Roman" w:cs="Times New Roman"/>
          <w:b/>
          <w:bCs/>
          <w:sz w:val="22"/>
          <w:szCs w:val="22"/>
        </w:rPr>
        <w:t>，表明市场活跃</w:t>
      </w:r>
    </w:p>
    <w:p w14:paraId="70CBA688" w14:textId="77777777" w:rsidR="00355E18" w:rsidRPr="00355E18" w:rsidRDefault="00355E18" w:rsidP="00355E18">
      <w:pPr>
        <w:numPr>
          <w:ilvl w:val="0"/>
          <w:numId w:val="106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 RSI + MACD </w:t>
      </w:r>
      <w:r w:rsidRPr="00355E18">
        <w:rPr>
          <w:rFonts w:ascii="Times New Roman" w:eastAsia="微软雅黑" w:hAnsi="Times New Roman" w:cs="Times New Roman"/>
          <w:b/>
          <w:bCs/>
          <w:sz w:val="22"/>
          <w:szCs w:val="22"/>
        </w:rPr>
        <w:t>联合确认趋势</w:t>
      </w:r>
    </w:p>
    <w:p w14:paraId="4FC09D2D" w14:textId="77777777" w:rsidR="00355E18" w:rsidRPr="00355E18" w:rsidRDefault="00355E18" w:rsidP="00355E18">
      <w:pPr>
        <w:numPr>
          <w:ilvl w:val="0"/>
          <w:numId w:val="106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持续上升</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成交量激增</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主力资金介入</w:t>
      </w:r>
    </w:p>
    <w:p w14:paraId="2B5AA53C" w14:textId="77777777" w:rsidR="00355E18" w:rsidRPr="00355E18" w:rsidRDefault="00355E18" w:rsidP="00355E18">
      <w:pPr>
        <w:numPr>
          <w:ilvl w:val="0"/>
          <w:numId w:val="106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股价跌破均线</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可能回调</w:t>
      </w:r>
    </w:p>
    <w:p w14:paraId="4F81B920"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最终策略</w:t>
      </w:r>
    </w:p>
    <w:p w14:paraId="3EA7E1A8" w14:textId="77777777" w:rsidR="00355E18" w:rsidRPr="00355E18" w:rsidRDefault="00355E18" w:rsidP="00355E18">
      <w:pPr>
        <w:numPr>
          <w:ilvl w:val="0"/>
          <w:numId w:val="1069"/>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Finviz + TradingView</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筛选</w:t>
      </w:r>
      <w:r w:rsidRPr="00355E18">
        <w:rPr>
          <w:rFonts w:ascii="Times New Roman" w:eastAsia="微软雅黑" w:hAnsi="Times New Roman" w:cs="Times New Roman"/>
          <w:sz w:val="22"/>
          <w:szCs w:val="22"/>
        </w:rPr>
        <w:t xml:space="preserve"> ATR </w:t>
      </w:r>
      <w:r w:rsidRPr="00355E18">
        <w:rPr>
          <w:rFonts w:ascii="Times New Roman" w:eastAsia="微软雅黑" w:hAnsi="Times New Roman" w:cs="Times New Roman"/>
          <w:sz w:val="22"/>
          <w:szCs w:val="22"/>
        </w:rPr>
        <w:t>上升股</w:t>
      </w:r>
    </w:p>
    <w:p w14:paraId="4988CC7D" w14:textId="77777777" w:rsidR="00355E18" w:rsidRPr="00355E18" w:rsidRDefault="00355E18" w:rsidP="00355E18">
      <w:pPr>
        <w:numPr>
          <w:ilvl w:val="0"/>
          <w:numId w:val="1069"/>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RSI</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MACD</w:t>
      </w:r>
      <w:r w:rsidRPr="00355E18">
        <w:rPr>
          <w:rFonts w:ascii="Times New Roman" w:eastAsia="微软雅黑" w:hAnsi="Times New Roman" w:cs="Times New Roman"/>
          <w:b/>
          <w:bCs/>
          <w:sz w:val="22"/>
          <w:szCs w:val="22"/>
        </w:rPr>
        <w:t>、成交量</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确认信号</w:t>
      </w:r>
    </w:p>
    <w:p w14:paraId="2019A4D0" w14:textId="77777777" w:rsidR="00355E18" w:rsidRPr="00355E18" w:rsidRDefault="00355E18" w:rsidP="00355E18">
      <w:pPr>
        <w:numPr>
          <w:ilvl w:val="0"/>
          <w:numId w:val="1069"/>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20 </w:t>
      </w:r>
      <w:r w:rsidRPr="00355E18">
        <w:rPr>
          <w:rFonts w:ascii="Times New Roman" w:eastAsia="微软雅黑" w:hAnsi="Times New Roman" w:cs="Times New Roman"/>
          <w:b/>
          <w:bCs/>
          <w:sz w:val="22"/>
          <w:szCs w:val="22"/>
        </w:rPr>
        <w:t>日新高时买入，止损设在</w:t>
      </w:r>
      <w:r w:rsidRPr="00355E18">
        <w:rPr>
          <w:rFonts w:ascii="Times New Roman" w:eastAsia="微软雅黑" w:hAnsi="Times New Roman" w:cs="Times New Roman"/>
          <w:b/>
          <w:bCs/>
          <w:sz w:val="22"/>
          <w:szCs w:val="22"/>
        </w:rPr>
        <w:t xml:space="preserve"> ATR </w:t>
      </w:r>
      <w:r w:rsidRPr="00355E18">
        <w:rPr>
          <w:rFonts w:ascii="Times New Roman" w:eastAsia="微软雅黑" w:hAnsi="Times New Roman" w:cs="Times New Roman"/>
          <w:b/>
          <w:bCs/>
          <w:sz w:val="22"/>
          <w:szCs w:val="22"/>
        </w:rPr>
        <w:t>回落</w:t>
      </w:r>
      <w:r w:rsidRPr="00355E18">
        <w:rPr>
          <w:rFonts w:ascii="Times New Roman" w:eastAsia="微软雅黑" w:hAnsi="Times New Roman" w:cs="Times New Roman"/>
          <w:b/>
          <w:bCs/>
          <w:sz w:val="22"/>
          <w:szCs w:val="22"/>
        </w:rPr>
        <w:t>50%</w:t>
      </w:r>
      <w:r w:rsidRPr="00355E18">
        <w:rPr>
          <w:rFonts w:ascii="Times New Roman" w:eastAsia="微软雅黑" w:hAnsi="Times New Roman" w:cs="Times New Roman"/>
          <w:b/>
          <w:bCs/>
          <w:sz w:val="22"/>
          <w:szCs w:val="22"/>
        </w:rPr>
        <w:t>处</w:t>
      </w:r>
    </w:p>
    <w:p w14:paraId="12D48B65"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这样可以更早发现短期暴涨股，并抓住最佳买点！</w:t>
      </w:r>
      <w:r w:rsidRPr="00355E18">
        <w:rPr>
          <w:rFonts w:ascii="Segoe UI Emoji" w:eastAsia="微软雅黑" w:hAnsi="Segoe UI Emoji" w:cs="Segoe UI Emoji"/>
          <w:sz w:val="22"/>
          <w:szCs w:val="22"/>
        </w:rPr>
        <w:t>🚀</w:t>
      </w:r>
    </w:p>
    <w:p w14:paraId="6EBFCB6F" w14:textId="77777777" w:rsidR="00355E18" w:rsidRPr="00355E18" w:rsidRDefault="00355E18" w:rsidP="00355E18"/>
    <w:p w14:paraId="7FCE37D4" w14:textId="7C1E304E" w:rsidR="00355E18" w:rsidRPr="00355E18" w:rsidRDefault="00355E18" w:rsidP="00355E18">
      <w:r w:rsidRPr="00355E18">
        <w:rPr>
          <w:noProof/>
        </w:rPr>
        <w:lastRenderedPageBreak/>
        <w:drawing>
          <wp:inline distT="0" distB="0" distL="0" distR="0" wp14:anchorId="2D301FB7" wp14:editId="45C41406">
            <wp:extent cx="5943600" cy="3995420"/>
            <wp:effectExtent l="0" t="0" r="0" b="5080"/>
            <wp:docPr id="131497961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9617" name="图片 1" descr="图形用户界面&#10;&#10;AI 生成的内容可能不正确。"/>
                    <pic:cNvPicPr/>
                  </pic:nvPicPr>
                  <pic:blipFill>
                    <a:blip r:embed="rId109"/>
                    <a:stretch>
                      <a:fillRect/>
                    </a:stretch>
                  </pic:blipFill>
                  <pic:spPr>
                    <a:xfrm>
                      <a:off x="0" y="0"/>
                      <a:ext cx="5943600" cy="3995420"/>
                    </a:xfrm>
                    <a:prstGeom prst="rect">
                      <a:avLst/>
                    </a:prstGeom>
                  </pic:spPr>
                </pic:pic>
              </a:graphicData>
            </a:graphic>
          </wp:inline>
        </w:drawing>
      </w:r>
    </w:p>
    <w:p w14:paraId="7C2818F8" w14:textId="4867FB4A" w:rsidR="00D10BC5" w:rsidRPr="004C33BC" w:rsidRDefault="00D10BC5" w:rsidP="00D10BC5">
      <w:pPr>
        <w:pStyle w:val="2"/>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sidR="00355E18">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 xml:space="preserve">PDD </w:t>
      </w:r>
      <w:r w:rsidRPr="004C33BC">
        <w:rPr>
          <w:rFonts w:ascii="Times New Roman" w:eastAsia="微软雅黑" w:hAnsi="Times New Roman" w:cs="Times New Roman"/>
          <w:b/>
          <w:bCs/>
          <w:sz w:val="22"/>
          <w:szCs w:val="22"/>
        </w:rPr>
        <w:t>Stock Analysis</w:t>
      </w:r>
    </w:p>
    <w:p w14:paraId="4F495686" w14:textId="29D3D0E5"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基于上传的文件以及外部研究，提供一份详细的</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（拼多多）投资分析报告。报告包括：</w:t>
      </w:r>
    </w:p>
    <w:p w14:paraId="4B893117" w14:textId="77777777" w:rsidR="00D10BC5" w:rsidRPr="00D10BC5" w:rsidRDefault="00D10BC5" w:rsidP="00D10BC5">
      <w:pPr>
        <w:numPr>
          <w:ilvl w:val="0"/>
          <w:numId w:val="1045"/>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公司概览</w:t>
      </w:r>
      <w:r w:rsidRPr="00D10BC5">
        <w:rPr>
          <w:rFonts w:ascii="Times New Roman" w:eastAsia="微软雅黑" w:hAnsi="Times New Roman" w:cs="Times New Roman"/>
          <w:sz w:val="22"/>
          <w:szCs w:val="22"/>
        </w:rPr>
        <w:t>：业务模式、增长驱动因素、市场地位。</w:t>
      </w:r>
    </w:p>
    <w:p w14:paraId="692D1419" w14:textId="77777777" w:rsidR="00D10BC5" w:rsidRPr="00D10BC5" w:rsidRDefault="00D10BC5" w:rsidP="00D10BC5">
      <w:pPr>
        <w:numPr>
          <w:ilvl w:val="0"/>
          <w:numId w:val="1045"/>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财务分析</w:t>
      </w:r>
      <w:r w:rsidRPr="00D10BC5">
        <w:rPr>
          <w:rFonts w:ascii="Times New Roman" w:eastAsia="微软雅黑" w:hAnsi="Times New Roman" w:cs="Times New Roman"/>
          <w:sz w:val="22"/>
          <w:szCs w:val="22"/>
        </w:rPr>
        <w:t>：收入、盈利能力、现金流及资产负债表。</w:t>
      </w:r>
    </w:p>
    <w:p w14:paraId="0168EDA2" w14:textId="77777777" w:rsidR="00D10BC5" w:rsidRPr="00D10BC5" w:rsidRDefault="00D10BC5" w:rsidP="00D10BC5">
      <w:pPr>
        <w:numPr>
          <w:ilvl w:val="0"/>
          <w:numId w:val="1045"/>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估值分析</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（现金流折现）、</w:t>
      </w:r>
      <w:r w:rsidRPr="00D10BC5">
        <w:rPr>
          <w:rFonts w:ascii="Times New Roman" w:eastAsia="微软雅黑" w:hAnsi="Times New Roman" w:cs="Times New Roman"/>
          <w:sz w:val="22"/>
          <w:szCs w:val="22"/>
        </w:rPr>
        <w:t>EV/EBITDA</w:t>
      </w:r>
      <w:r w:rsidRPr="00D10BC5">
        <w:rPr>
          <w:rFonts w:ascii="Times New Roman" w:eastAsia="微软雅黑" w:hAnsi="Times New Roman" w:cs="Times New Roman"/>
          <w:sz w:val="22"/>
          <w:szCs w:val="22"/>
        </w:rPr>
        <w:t>、市盈率等。</w:t>
      </w:r>
    </w:p>
    <w:p w14:paraId="31711E91" w14:textId="77777777" w:rsidR="00D10BC5" w:rsidRPr="00D10BC5" w:rsidRDefault="00D10BC5" w:rsidP="00D10BC5">
      <w:pPr>
        <w:numPr>
          <w:ilvl w:val="0"/>
          <w:numId w:val="1045"/>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风险分析</w:t>
      </w:r>
      <w:r w:rsidRPr="00D10BC5">
        <w:rPr>
          <w:rFonts w:ascii="Times New Roman" w:eastAsia="微软雅黑" w:hAnsi="Times New Roman" w:cs="Times New Roman"/>
          <w:sz w:val="22"/>
          <w:szCs w:val="22"/>
        </w:rPr>
        <w:t>：地缘政治、监管环境及行业竞争。</w:t>
      </w:r>
    </w:p>
    <w:p w14:paraId="5BAE7BCA" w14:textId="77777777" w:rsidR="00D10BC5" w:rsidRPr="00D10BC5" w:rsidRDefault="00D10BC5" w:rsidP="00D10BC5">
      <w:pPr>
        <w:numPr>
          <w:ilvl w:val="0"/>
          <w:numId w:val="1045"/>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对标分析</w:t>
      </w:r>
      <w:r w:rsidRPr="00D10BC5">
        <w:rPr>
          <w:rFonts w:ascii="Times New Roman" w:eastAsia="微软雅黑" w:hAnsi="Times New Roman" w:cs="Times New Roman"/>
          <w:sz w:val="22"/>
          <w:szCs w:val="22"/>
        </w:rPr>
        <w:t>：与阿里巴巴、京东等主要电商竞争对手的对比。</w:t>
      </w:r>
    </w:p>
    <w:p w14:paraId="4FCFD4ED" w14:textId="77777777" w:rsidR="00D10BC5" w:rsidRPr="00D10BC5" w:rsidRDefault="00D10BC5" w:rsidP="00D10BC5">
      <w:pPr>
        <w:numPr>
          <w:ilvl w:val="0"/>
          <w:numId w:val="1045"/>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投资策略</w:t>
      </w:r>
      <w:r w:rsidRPr="00D10BC5">
        <w:rPr>
          <w:rFonts w:ascii="Times New Roman" w:eastAsia="微软雅黑" w:hAnsi="Times New Roman" w:cs="Times New Roman"/>
          <w:sz w:val="22"/>
          <w:szCs w:val="22"/>
        </w:rPr>
        <w:t>：技术分析、买卖点、市场时机及长期持有策略。</w:t>
      </w:r>
    </w:p>
    <w:p w14:paraId="726401C6"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PDD Holdings</w:t>
      </w:r>
      <w:r w:rsidRPr="00D10BC5">
        <w:rPr>
          <w:rFonts w:ascii="Times New Roman" w:eastAsia="微软雅黑" w:hAnsi="Times New Roman" w:cs="Times New Roman"/>
          <w:b/>
          <w:bCs/>
          <w:sz w:val="22"/>
          <w:szCs w:val="22"/>
        </w:rPr>
        <w:t>（拼多多）投资分析报告</w:t>
      </w:r>
    </w:p>
    <w:p w14:paraId="01A509E3"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公司概览</w:t>
      </w:r>
    </w:p>
    <w:p w14:paraId="3378EDC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lastRenderedPageBreak/>
        <w:t>拼多多（</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）作为中国领先的社交电商平台，以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拼团</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模式著称。用户通过分享商品链接与社交网络（依托腾讯微信等渠道）发起拼团，以更低价格购买商品</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。这种社交分享模式显著降低了获客成本，使拼多多在创立后的短短几年内迅速累积了庞大的用户基础。截止</w:t>
      </w:r>
      <w:r w:rsidRPr="00D10BC5">
        <w:rPr>
          <w:rFonts w:ascii="Times New Roman" w:eastAsia="微软雅黑" w:hAnsi="Times New Roman" w:cs="Times New Roman"/>
          <w:b/>
          <w:bCs/>
          <w:sz w:val="22"/>
          <w:szCs w:val="22"/>
        </w:rPr>
        <w:t>2022</w:t>
      </w:r>
      <w:r w:rsidRPr="00D10BC5">
        <w:rPr>
          <w:rFonts w:ascii="Times New Roman" w:eastAsia="微软雅黑" w:hAnsi="Times New Roman" w:cs="Times New Roman"/>
          <w:b/>
          <w:bCs/>
          <w:sz w:val="22"/>
          <w:szCs w:val="22"/>
        </w:rPr>
        <w:t>年一季度，拼多多活跃买家数已达</w:t>
      </w:r>
      <w:r w:rsidRPr="00D10BC5">
        <w:rPr>
          <w:rFonts w:ascii="Times New Roman" w:eastAsia="微软雅黑" w:hAnsi="Times New Roman" w:cs="Times New Roman"/>
          <w:b/>
          <w:bCs/>
          <w:sz w:val="22"/>
          <w:szCs w:val="22"/>
        </w:rPr>
        <w:t xml:space="preserve"> 8.82</w:t>
      </w:r>
      <w:r w:rsidRPr="00D10BC5">
        <w:rPr>
          <w:rFonts w:ascii="Times New Roman" w:eastAsia="微软雅黑" w:hAnsi="Times New Roman" w:cs="Times New Roman"/>
          <w:b/>
          <w:bCs/>
          <w:sz w:val="22"/>
          <w:szCs w:val="22"/>
        </w:rPr>
        <w:t>亿，超过阿里巴巴同期的活跃消费者数量</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。然而，拼多多的人均年消费额仅为阿里约</w:t>
      </w:r>
      <w:r w:rsidRPr="00D10BC5">
        <w:rPr>
          <w:rFonts w:ascii="Times New Roman" w:eastAsia="微软雅黑" w:hAnsi="Times New Roman" w:cs="Times New Roman"/>
          <w:b/>
          <w:bCs/>
          <w:sz w:val="22"/>
          <w:szCs w:val="22"/>
        </w:rPr>
        <w:t>37%</w:t>
      </w:r>
      <w:r w:rsidRPr="00D10BC5">
        <w:rPr>
          <w:rFonts w:ascii="Times New Roman" w:eastAsia="微软雅黑" w:hAnsi="Times New Roman" w:cs="Times New Roman"/>
          <w:b/>
          <w:bCs/>
          <w:sz w:val="22"/>
          <w:szCs w:val="22"/>
        </w:rPr>
        <w:t>，显示出其用户仍以低客单价为主</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。公司早期专注下沉市场和</w:t>
      </w:r>
      <w:r w:rsidRPr="00D10BC5">
        <w:rPr>
          <w:rFonts w:ascii="Times New Roman" w:eastAsia="微软雅黑" w:hAnsi="Times New Roman" w:cs="Times New Roman"/>
          <w:sz w:val="22"/>
          <w:szCs w:val="22"/>
        </w:rPr>
        <w:t>白牌商品</w:t>
      </w:r>
      <w:r w:rsidRPr="00D10BC5">
        <w:rPr>
          <w:rFonts w:ascii="Times New Roman" w:eastAsia="微软雅黑" w:hAnsi="Times New Roman" w:cs="Times New Roman"/>
          <w:b/>
          <w:bCs/>
          <w:sz w:val="22"/>
          <w:szCs w:val="22"/>
        </w:rPr>
        <w:t>供应，通过超低价格和趣味性的互动购物体验获取用户。</w:t>
      </w:r>
      <w:r w:rsidRPr="00D10BC5">
        <w:rPr>
          <w:rFonts w:ascii="Times New Roman" w:eastAsia="微软雅黑" w:hAnsi="Times New Roman" w:cs="Times New Roman"/>
          <w:b/>
          <w:bCs/>
          <w:sz w:val="22"/>
          <w:szCs w:val="22"/>
        </w:rPr>
        <w:t>2019</w:t>
      </w:r>
      <w:r w:rsidRPr="00D10BC5">
        <w:rPr>
          <w:rFonts w:ascii="Times New Roman" w:eastAsia="微软雅黑" w:hAnsi="Times New Roman" w:cs="Times New Roman"/>
          <w:b/>
          <w:bCs/>
          <w:sz w:val="22"/>
          <w:szCs w:val="22"/>
        </w:rPr>
        <w:t>年起拼多多推出百亿补贴计划，补贴茅台、</w:t>
      </w:r>
      <w:r w:rsidRPr="00D10BC5">
        <w:rPr>
          <w:rFonts w:ascii="Times New Roman" w:eastAsia="微软雅黑" w:hAnsi="Times New Roman" w:cs="Times New Roman"/>
          <w:b/>
          <w:bCs/>
          <w:sz w:val="22"/>
          <w:szCs w:val="22"/>
        </w:rPr>
        <w:t>iPhone</w:t>
      </w:r>
      <w:r w:rsidRPr="00D10BC5">
        <w:rPr>
          <w:rFonts w:ascii="Times New Roman" w:eastAsia="微软雅黑" w:hAnsi="Times New Roman" w:cs="Times New Roman"/>
          <w:b/>
          <w:bCs/>
          <w:sz w:val="22"/>
          <w:szCs w:val="22"/>
        </w:rPr>
        <w:t>等知名产品，意图进入更高客单价品类并提升</w:t>
      </w:r>
      <w:r w:rsidRPr="00D10BC5">
        <w:rPr>
          <w:rFonts w:ascii="Times New Roman" w:eastAsia="微软雅黑" w:hAnsi="Times New Roman" w:cs="Times New Roman"/>
          <w:b/>
          <w:bCs/>
          <w:sz w:val="22"/>
          <w:szCs w:val="22"/>
        </w:rPr>
        <w:t>ARPU</w:t>
      </w:r>
      <w:r w:rsidRPr="00D10BC5">
        <w:rPr>
          <w:rFonts w:ascii="Times New Roman" w:eastAsia="微软雅黑" w:hAnsi="Times New Roman" w:cs="Times New Roman"/>
          <w:b/>
          <w:bCs/>
          <w:sz w:val="22"/>
          <w:szCs w:val="22"/>
        </w:rPr>
        <w:t>（每用户平均收入）</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。拼多多的愿景是为中国数亿消费者提供</w:t>
      </w:r>
      <w:r w:rsidRPr="00D10BC5">
        <w:rPr>
          <w:rFonts w:ascii="Times New Roman" w:eastAsia="微软雅黑" w:hAnsi="Times New Roman" w:cs="Times New Roman"/>
          <w:sz w:val="22"/>
          <w:szCs w:val="22"/>
        </w:rPr>
        <w:t>物有所值</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的商品，并通过持续补贴和品类扩张，成为服务</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10</w:t>
      </w:r>
      <w:r w:rsidRPr="00D10BC5">
        <w:rPr>
          <w:rFonts w:ascii="Times New Roman" w:eastAsia="微软雅黑" w:hAnsi="Times New Roman" w:cs="Times New Roman"/>
          <w:b/>
          <w:bCs/>
          <w:sz w:val="22"/>
          <w:szCs w:val="22"/>
        </w:rPr>
        <w:t>亿消费者</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首选购物平台</w:t>
      </w:r>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p>
    <w:p w14:paraId="4147D559"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在运营模式上，拼多多采取轻资产的</w:t>
      </w:r>
      <w:r w:rsidRPr="00D10BC5">
        <w:rPr>
          <w:rFonts w:ascii="Times New Roman" w:eastAsia="微软雅黑" w:hAnsi="Times New Roman" w:cs="Times New Roman"/>
          <w:b/>
          <w:bCs/>
          <w:sz w:val="22"/>
          <w:szCs w:val="22"/>
        </w:rPr>
        <w:t>商城式平台</w:t>
      </w:r>
      <w:r w:rsidRPr="00D10BC5">
        <w:rPr>
          <w:rFonts w:ascii="Times New Roman" w:eastAsia="微软雅黑" w:hAnsi="Times New Roman" w:cs="Times New Roman"/>
          <w:sz w:val="22"/>
          <w:szCs w:val="22"/>
        </w:rPr>
        <w:t>策略，通过规模庞大的第三方商家网络满足用户需求。目前平台上有超过</w:t>
      </w:r>
      <w:r w:rsidRPr="00D10BC5">
        <w:rPr>
          <w:rFonts w:ascii="Times New Roman" w:eastAsia="微软雅黑" w:hAnsi="Times New Roman" w:cs="Times New Roman"/>
          <w:b/>
          <w:bCs/>
          <w:sz w:val="22"/>
          <w:szCs w:val="22"/>
        </w:rPr>
        <w:t>1300</w:t>
      </w:r>
      <w:r w:rsidRPr="00D10BC5">
        <w:rPr>
          <w:rFonts w:ascii="Times New Roman" w:eastAsia="微软雅黑" w:hAnsi="Times New Roman" w:cs="Times New Roman"/>
          <w:b/>
          <w:bCs/>
          <w:sz w:val="22"/>
          <w:szCs w:val="22"/>
        </w:rPr>
        <w:t>万</w:t>
      </w:r>
      <w:r w:rsidRPr="00D10BC5">
        <w:rPr>
          <w:rFonts w:ascii="Times New Roman" w:eastAsia="微软雅黑" w:hAnsi="Times New Roman" w:cs="Times New Roman"/>
          <w:sz w:val="22"/>
          <w:szCs w:val="22"/>
        </w:rPr>
        <w:t>活跃商家（</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年），较上一年增加</w:t>
      </w:r>
      <w:r w:rsidRPr="00D10BC5">
        <w:rPr>
          <w:rFonts w:ascii="Times New Roman" w:eastAsia="微软雅黑" w:hAnsi="Times New Roman" w:cs="Times New Roman"/>
          <w:sz w:val="22"/>
          <w:szCs w:val="22"/>
        </w:rPr>
        <w:t>15%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。拼多多通过</w:t>
      </w:r>
      <w:r w:rsidRPr="00D10BC5">
        <w:rPr>
          <w:rFonts w:ascii="Times New Roman" w:eastAsia="微软雅黑" w:hAnsi="Times New Roman" w:cs="Times New Roman"/>
          <w:b/>
          <w:bCs/>
          <w:sz w:val="22"/>
          <w:szCs w:val="22"/>
        </w:rPr>
        <w:t>农产品</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日用百货</w:t>
      </w:r>
      <w:r w:rsidRPr="00D10BC5">
        <w:rPr>
          <w:rFonts w:ascii="Times New Roman" w:eastAsia="微软雅黑" w:hAnsi="Times New Roman" w:cs="Times New Roman"/>
          <w:sz w:val="22"/>
          <w:szCs w:val="22"/>
        </w:rPr>
        <w:t>等高频刚需品类切入市场，例如多多买菜等业务板块专注生鲜农产品直连销售</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。公司还承诺投入利润支持农业现代化（</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百亿农研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计划），帮助改善中国农业供应链和提高农户数字化经营能力</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。凭借这些举措，拼多多在下沉市场建立了差异化竞争优势：高频消费品类黏住用户，社交裂变带来低成本流量。</w:t>
      </w:r>
      <w:r w:rsidRPr="00D10BC5">
        <w:rPr>
          <w:rFonts w:ascii="Times New Roman" w:eastAsia="微软雅黑" w:hAnsi="Times New Roman" w:cs="Times New Roman"/>
          <w:b/>
          <w:bCs/>
          <w:sz w:val="22"/>
          <w:szCs w:val="22"/>
        </w:rPr>
        <w:t>Temu</w:t>
      </w:r>
      <w:r w:rsidRPr="00D10BC5">
        <w:rPr>
          <w:rFonts w:ascii="Times New Roman" w:eastAsia="微软雅黑" w:hAnsi="Times New Roman" w:cs="Times New Roman"/>
          <w:sz w:val="22"/>
          <w:szCs w:val="22"/>
        </w:rPr>
        <w:t>是拼多多近年拓展海外市场的电商平台，主打欧美市场的超低价直邮模式，成为公司新的增长点。然而</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的大规模投入也带来了盈利压力和监管风险（详见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风险因素</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部分）。</w:t>
      </w:r>
    </w:p>
    <w:p w14:paraId="7BD090A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整体而言，拼多多目前在中国电商市场稳居前三，与阿里巴巴、京东形成三足鼎立之势。在流量获取和低价策略方面具备独特竞争力，并积极向</w:t>
      </w:r>
      <w:r w:rsidRPr="00D10BC5">
        <w:rPr>
          <w:rFonts w:ascii="Times New Roman" w:eastAsia="微软雅黑" w:hAnsi="Times New Roman" w:cs="Times New Roman"/>
          <w:b/>
          <w:bCs/>
          <w:sz w:val="22"/>
          <w:szCs w:val="22"/>
        </w:rPr>
        <w:t>中高端品类</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海外市场</w:t>
      </w:r>
      <w:r w:rsidRPr="00D10BC5">
        <w:rPr>
          <w:rFonts w:ascii="Times New Roman" w:eastAsia="微软雅黑" w:hAnsi="Times New Roman" w:cs="Times New Roman"/>
          <w:sz w:val="22"/>
          <w:szCs w:val="22"/>
        </w:rPr>
        <w:t>延伸，以寻求新的增长驱动。</w:t>
      </w:r>
    </w:p>
    <w:p w14:paraId="0B4B678A"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财务分析</w:t>
      </w:r>
    </w:p>
    <w:p w14:paraId="66CFC43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w:t>
      </w:r>
      <w:hyperlink r:id="rId110" w:history="1">
        <w:r w:rsidRPr="00D10BC5">
          <w:rPr>
            <w:rStyle w:val="af0"/>
            <w:rFonts w:ascii="Times New Roman" w:eastAsia="微软雅黑" w:hAnsi="Times New Roman" w:cs="Times New Roman"/>
            <w:sz w:val="22"/>
            <w:szCs w:val="22"/>
          </w:rPr>
          <w:t>image</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i/>
          <w:iCs/>
          <w:sz w:val="22"/>
          <w:szCs w:val="22"/>
        </w:rPr>
        <w:t>PDD Holdings</w:t>
      </w:r>
      <w:r w:rsidRPr="00D10BC5">
        <w:rPr>
          <w:rFonts w:ascii="Times New Roman" w:eastAsia="微软雅黑" w:hAnsi="Times New Roman" w:cs="Times New Roman"/>
          <w:i/>
          <w:iCs/>
          <w:sz w:val="22"/>
          <w:szCs w:val="22"/>
        </w:rPr>
        <w:t>历年营收（蓝柱）及净利润（橙线）。自</w:t>
      </w:r>
      <w:r w:rsidRPr="00D10BC5">
        <w:rPr>
          <w:rFonts w:ascii="Times New Roman" w:eastAsia="微软雅黑" w:hAnsi="Times New Roman" w:cs="Times New Roman"/>
          <w:i/>
          <w:iCs/>
          <w:sz w:val="22"/>
          <w:szCs w:val="22"/>
        </w:rPr>
        <w:t>2018</w:t>
      </w:r>
      <w:r w:rsidRPr="00D10BC5">
        <w:rPr>
          <w:rFonts w:ascii="Times New Roman" w:eastAsia="微软雅黑" w:hAnsi="Times New Roman" w:cs="Times New Roman"/>
          <w:i/>
          <w:iCs/>
          <w:sz w:val="22"/>
          <w:szCs w:val="22"/>
        </w:rPr>
        <w:t>年以来，公司营收规模呈指数级增长，</w:t>
      </w:r>
      <w:r w:rsidRPr="00D10BC5">
        <w:rPr>
          <w:rFonts w:ascii="Times New Roman" w:eastAsia="微软雅黑" w:hAnsi="Times New Roman" w:cs="Times New Roman"/>
          <w:i/>
          <w:iCs/>
          <w:sz w:val="22"/>
          <w:szCs w:val="22"/>
        </w:rPr>
        <w:t>2021</w:t>
      </w:r>
      <w:r w:rsidRPr="00D10BC5">
        <w:rPr>
          <w:rFonts w:ascii="Times New Roman" w:eastAsia="微软雅黑" w:hAnsi="Times New Roman" w:cs="Times New Roman"/>
          <w:i/>
          <w:iCs/>
          <w:sz w:val="22"/>
          <w:szCs w:val="22"/>
        </w:rPr>
        <w:t>年起净利润转正并大幅提升。</w:t>
      </w:r>
    </w:p>
    <w:p w14:paraId="4BA75CD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lastRenderedPageBreak/>
        <w:t>拼多多的财务表现近年实现了高速增长和盈利能力的显著改善。</w:t>
      </w:r>
      <w:r w:rsidRPr="00D10BC5">
        <w:rPr>
          <w:rFonts w:ascii="Times New Roman" w:eastAsia="微软雅黑" w:hAnsi="Times New Roman" w:cs="Times New Roman"/>
          <w:b/>
          <w:bCs/>
          <w:sz w:val="22"/>
          <w:szCs w:val="22"/>
        </w:rPr>
        <w:t>营收方面</w:t>
      </w:r>
      <w:r w:rsidRPr="00D10BC5">
        <w:rPr>
          <w:rFonts w:ascii="Times New Roman" w:eastAsia="微软雅黑" w:hAnsi="Times New Roman" w:cs="Times New Roman"/>
          <w:sz w:val="22"/>
          <w:szCs w:val="22"/>
        </w:rPr>
        <w:t>，公司年营收已从</w:t>
      </w:r>
      <w:r w:rsidRPr="00D10BC5">
        <w:rPr>
          <w:rFonts w:ascii="Times New Roman" w:eastAsia="微软雅黑" w:hAnsi="Times New Roman" w:cs="Times New Roman"/>
          <w:sz w:val="22"/>
          <w:szCs w:val="22"/>
        </w:rPr>
        <w:t>2018</w:t>
      </w:r>
      <w:r w:rsidRPr="00D10BC5">
        <w:rPr>
          <w:rFonts w:ascii="Times New Roman" w:eastAsia="微软雅黑" w:hAnsi="Times New Roman" w:cs="Times New Roman"/>
          <w:sz w:val="22"/>
          <w:szCs w:val="22"/>
        </w:rPr>
        <w:t>年的不足</w:t>
      </w:r>
      <w:r w:rsidRPr="00D10BC5">
        <w:rPr>
          <w:rFonts w:ascii="Times New Roman" w:eastAsia="微软雅黑" w:hAnsi="Times New Roman" w:cs="Times New Roman"/>
          <w:sz w:val="22"/>
          <w:szCs w:val="22"/>
        </w:rPr>
        <w:t>20</w:t>
      </w:r>
      <w:r w:rsidRPr="00D10BC5">
        <w:rPr>
          <w:rFonts w:ascii="Times New Roman" w:eastAsia="微软雅黑" w:hAnsi="Times New Roman" w:cs="Times New Roman"/>
          <w:sz w:val="22"/>
          <w:szCs w:val="22"/>
        </w:rPr>
        <w:t>亿美元猛增至</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年的近</w:t>
      </w:r>
      <w:r w:rsidRPr="00D10BC5">
        <w:rPr>
          <w:rFonts w:ascii="Times New Roman" w:eastAsia="微软雅黑" w:hAnsi="Times New Roman" w:cs="Times New Roman"/>
          <w:sz w:val="22"/>
          <w:szCs w:val="22"/>
        </w:rPr>
        <w:t>350</w:t>
      </w:r>
      <w:r w:rsidRPr="00D10BC5">
        <w:rPr>
          <w:rFonts w:ascii="Times New Roman" w:eastAsia="微软雅黑" w:hAnsi="Times New Roman" w:cs="Times New Roman"/>
          <w:sz w:val="22"/>
          <w:szCs w:val="22"/>
        </w:rPr>
        <w:t>亿美元</w:t>
      </w:r>
      <w:r w:rsidRPr="00D10BC5">
        <w:rPr>
          <w:rFonts w:ascii="Times New Roman" w:eastAsia="微软雅黑" w:hAnsi="Times New Roman" w:cs="Times New Roman"/>
          <w:sz w:val="22"/>
          <w:szCs w:val="22"/>
        </w:rPr>
        <w:t xml:space="preserve"> (</w:t>
      </w:r>
      <w:hyperlink r:id="rId111" w:anchor=":~:text=PDD%20Holdings%20Annual%20Revenue%20,4%2C330%202018%20%241%2C908%202017%20%24278" w:history="1">
        <w:r w:rsidRPr="00D10BC5">
          <w:rPr>
            <w:rStyle w:val="af0"/>
            <w:rFonts w:ascii="Times New Roman" w:eastAsia="微软雅黑" w:hAnsi="Times New Roman" w:cs="Times New Roman"/>
            <w:sz w:val="22"/>
            <w:szCs w:val="22"/>
          </w:rPr>
          <w:t>PDD Holdings Revenue 2018-2024 | PDD | MacroTrends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。仅</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年一年营收就同比激增</w:t>
      </w:r>
      <w:r w:rsidRPr="00D10BC5">
        <w:rPr>
          <w:rFonts w:ascii="Times New Roman" w:eastAsia="微软雅黑" w:hAnsi="Times New Roman" w:cs="Times New Roman"/>
          <w:b/>
          <w:bCs/>
          <w:sz w:val="22"/>
          <w:szCs w:val="22"/>
        </w:rPr>
        <w:t>84%</w:t>
      </w:r>
      <w:r w:rsidRPr="00D10BC5">
        <w:rPr>
          <w:rFonts w:ascii="Times New Roman" w:eastAsia="微软雅黑" w:hAnsi="Times New Roman" w:cs="Times New Roman"/>
          <w:sz w:val="22"/>
          <w:szCs w:val="22"/>
        </w:rPr>
        <w:t>，达到</w:t>
      </w:r>
      <w:r w:rsidRPr="00D10BC5">
        <w:rPr>
          <w:rFonts w:ascii="Times New Roman" w:eastAsia="微软雅黑" w:hAnsi="Times New Roman" w:cs="Times New Roman"/>
          <w:b/>
          <w:bCs/>
          <w:sz w:val="22"/>
          <w:szCs w:val="22"/>
        </w:rPr>
        <w:t>348.8</w:t>
      </w:r>
      <w:r w:rsidRPr="00D10BC5">
        <w:rPr>
          <w:rFonts w:ascii="Times New Roman" w:eastAsia="微软雅黑" w:hAnsi="Times New Roman" w:cs="Times New Roman"/>
          <w:b/>
          <w:bCs/>
          <w:sz w:val="22"/>
          <w:szCs w:val="22"/>
        </w:rPr>
        <w:t>亿美元</w:t>
      </w:r>
      <w:r w:rsidRPr="00D10BC5">
        <w:rPr>
          <w:rFonts w:ascii="Times New Roman" w:eastAsia="微软雅黑" w:hAnsi="Times New Roman" w:cs="Times New Roman"/>
          <w:sz w:val="22"/>
          <w:szCs w:val="22"/>
        </w:rPr>
        <w:t>，远高于</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28%</w:t>
      </w:r>
      <w:r w:rsidRPr="00D10BC5">
        <w:rPr>
          <w:rFonts w:ascii="Times New Roman" w:eastAsia="微软雅黑" w:hAnsi="Times New Roman" w:cs="Times New Roman"/>
          <w:sz w:val="22"/>
          <w:szCs w:val="22"/>
        </w:rPr>
        <w:t>的增速</w:t>
      </w:r>
      <w:r w:rsidRPr="00D10BC5">
        <w:rPr>
          <w:rFonts w:ascii="Times New Roman" w:eastAsia="微软雅黑" w:hAnsi="Times New Roman" w:cs="Times New Roman"/>
          <w:sz w:val="22"/>
          <w:szCs w:val="22"/>
        </w:rPr>
        <w:t xml:space="preserve"> (</w:t>
      </w:r>
      <w:hyperlink r:id="rId112" w:anchor=":~:text=,increase%20from%202020" w:history="1">
        <w:r w:rsidRPr="00D10BC5">
          <w:rPr>
            <w:rStyle w:val="af0"/>
            <w:rFonts w:ascii="Times New Roman" w:eastAsia="微软雅黑" w:hAnsi="Times New Roman" w:cs="Times New Roman"/>
            <w:sz w:val="22"/>
            <w:szCs w:val="22"/>
          </w:rPr>
          <w:t>PDD Holdings Revenue 2018-2024 | PDD | MacroTrends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。这一增长主要受益于用户消费频次和客单价的提升，以及</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等新业务的贡献。</w:t>
      </w:r>
      <w:r w:rsidRPr="00D10BC5">
        <w:rPr>
          <w:rFonts w:ascii="Times New Roman" w:eastAsia="微软雅黑" w:hAnsi="Times New Roman" w:cs="Times New Roman"/>
          <w:b/>
          <w:bCs/>
          <w:sz w:val="22"/>
          <w:szCs w:val="22"/>
        </w:rPr>
        <w:t>利润方面</w:t>
      </w:r>
      <w:r w:rsidRPr="00D10BC5">
        <w:rPr>
          <w:rFonts w:ascii="Times New Roman" w:eastAsia="微软雅黑" w:hAnsi="Times New Roman" w:cs="Times New Roman"/>
          <w:sz w:val="22"/>
          <w:szCs w:val="22"/>
        </w:rPr>
        <w:t>，拼多多在经历多年亏损后于</w:t>
      </w:r>
      <w:r w:rsidRPr="00D10BC5">
        <w:rPr>
          <w:rFonts w:ascii="Times New Roman" w:eastAsia="微软雅黑" w:hAnsi="Times New Roman" w:cs="Times New Roman"/>
          <w:sz w:val="22"/>
          <w:szCs w:val="22"/>
        </w:rPr>
        <w:t>2021</w:t>
      </w:r>
      <w:r w:rsidRPr="00D10BC5">
        <w:rPr>
          <w:rFonts w:ascii="Times New Roman" w:eastAsia="微软雅黑" w:hAnsi="Times New Roman" w:cs="Times New Roman"/>
          <w:sz w:val="22"/>
          <w:szCs w:val="22"/>
        </w:rPr>
        <w:t>年首次实现全年盈利；此后盈利能力迅速攀升，</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年净利润达到</w:t>
      </w:r>
      <w:r w:rsidRPr="00D10BC5">
        <w:rPr>
          <w:rFonts w:ascii="Times New Roman" w:eastAsia="微软雅黑" w:hAnsi="Times New Roman" w:cs="Times New Roman"/>
          <w:b/>
          <w:bCs/>
          <w:sz w:val="22"/>
          <w:szCs w:val="22"/>
        </w:rPr>
        <w:t>84.7</w:t>
      </w:r>
      <w:r w:rsidRPr="00D10BC5">
        <w:rPr>
          <w:rFonts w:ascii="Times New Roman" w:eastAsia="微软雅黑" w:hAnsi="Times New Roman" w:cs="Times New Roman"/>
          <w:b/>
          <w:bCs/>
          <w:sz w:val="22"/>
          <w:szCs w:val="22"/>
        </w:rPr>
        <w:t>亿美元</w:t>
      </w:r>
      <w:r w:rsidRPr="00D10BC5">
        <w:rPr>
          <w:rFonts w:ascii="Times New Roman" w:eastAsia="微软雅黑" w:hAnsi="Times New Roman" w:cs="Times New Roman"/>
          <w:sz w:val="22"/>
          <w:szCs w:val="22"/>
        </w:rPr>
        <w:t xml:space="preserve"> (</w:t>
      </w:r>
      <w:hyperlink r:id="rId113" w:anchor=":~:text=1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较上一年几乎翻倍（</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年净利约</w:t>
      </w:r>
      <w:r w:rsidRPr="00D10BC5">
        <w:rPr>
          <w:rFonts w:ascii="Times New Roman" w:eastAsia="微软雅黑" w:hAnsi="Times New Roman" w:cs="Times New Roman"/>
          <w:sz w:val="22"/>
          <w:szCs w:val="22"/>
        </w:rPr>
        <w:t>45</w:t>
      </w:r>
      <w:r w:rsidRPr="00D10BC5">
        <w:rPr>
          <w:rFonts w:ascii="Times New Roman" w:eastAsia="微软雅黑" w:hAnsi="Times New Roman" w:cs="Times New Roman"/>
          <w:sz w:val="22"/>
          <w:szCs w:val="22"/>
        </w:rPr>
        <w:t>亿美元）。</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年净利率约为</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，而</w:t>
      </w:r>
      <w:r w:rsidRPr="00D10BC5">
        <w:rPr>
          <w:rFonts w:ascii="Times New Roman" w:eastAsia="微软雅黑" w:hAnsi="Times New Roman" w:cs="Times New Roman"/>
          <w:sz w:val="22"/>
          <w:szCs w:val="22"/>
        </w:rPr>
        <w:t>2024</w:t>
      </w:r>
      <w:r w:rsidRPr="00D10BC5">
        <w:rPr>
          <w:rFonts w:ascii="Times New Roman" w:eastAsia="微软雅黑" w:hAnsi="Times New Roman" w:cs="Times New Roman"/>
          <w:sz w:val="22"/>
          <w:szCs w:val="22"/>
        </w:rPr>
        <w:t>年初的最近</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个月净利率已升至约</w:t>
      </w:r>
      <w:r w:rsidRPr="00D10BC5">
        <w:rPr>
          <w:rFonts w:ascii="Times New Roman" w:eastAsia="微软雅黑" w:hAnsi="Times New Roman" w:cs="Times New Roman"/>
          <w:b/>
          <w:bCs/>
          <w:sz w:val="22"/>
          <w:szCs w:val="22"/>
        </w:rPr>
        <w:t>29%</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。毛利率亦维持在</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的高水平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。这反映出拼多多作为平台型公司的高经营杠杆：随着规模扩大，营销等费用占比下降，利润率呈改善趋势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p>
    <w:p w14:paraId="6EA10B9A"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值得关注的是，拼多多的</w:t>
      </w:r>
      <w:r w:rsidRPr="00D10BC5">
        <w:rPr>
          <w:rFonts w:ascii="Times New Roman" w:eastAsia="微软雅黑" w:hAnsi="Times New Roman" w:cs="Times New Roman"/>
          <w:b/>
          <w:bCs/>
          <w:sz w:val="22"/>
          <w:szCs w:val="22"/>
        </w:rPr>
        <w:t>自由现金流</w:t>
      </w:r>
      <w:r w:rsidRPr="00D10BC5">
        <w:rPr>
          <w:rFonts w:ascii="Times New Roman" w:eastAsia="微软雅黑" w:hAnsi="Times New Roman" w:cs="Times New Roman"/>
          <w:sz w:val="22"/>
          <w:szCs w:val="22"/>
        </w:rPr>
        <w:t>转化率非常出色。过去一年公司自由现金流占营收比重约</w:t>
      </w:r>
      <w:r w:rsidRPr="00D10BC5">
        <w:rPr>
          <w:rFonts w:ascii="Times New Roman" w:eastAsia="微软雅黑" w:hAnsi="Times New Roman" w:cs="Times New Roman"/>
          <w:b/>
          <w:bCs/>
          <w:sz w:val="22"/>
          <w:szCs w:val="22"/>
        </w:rPr>
        <w:t>35%</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，高于净利率水平，表明其营运资金周转效率高（例如预收款和应付款带来的现金流入）。经营现金流稳健增长的同时，资本开支极小，使得公司累积了可观的现金储备。截止</w:t>
      </w:r>
      <w:r w:rsidRPr="00D10BC5">
        <w:rPr>
          <w:rFonts w:ascii="Times New Roman" w:eastAsia="微软雅黑" w:hAnsi="Times New Roman" w:cs="Times New Roman"/>
          <w:sz w:val="22"/>
          <w:szCs w:val="22"/>
        </w:rPr>
        <w:t>2024</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9</w:t>
      </w:r>
      <w:r w:rsidRPr="00D10BC5">
        <w:rPr>
          <w:rFonts w:ascii="Times New Roman" w:eastAsia="微软雅黑" w:hAnsi="Times New Roman" w:cs="Times New Roman"/>
          <w:sz w:val="22"/>
          <w:szCs w:val="22"/>
        </w:rPr>
        <w:t>月，拼多多账上持有</w:t>
      </w:r>
      <w:r w:rsidRPr="00D10BC5">
        <w:rPr>
          <w:rFonts w:ascii="Times New Roman" w:eastAsia="微软雅黑" w:hAnsi="Times New Roman" w:cs="Times New Roman"/>
          <w:b/>
          <w:bCs/>
          <w:sz w:val="22"/>
          <w:szCs w:val="22"/>
        </w:rPr>
        <w:t>652.95</w:t>
      </w:r>
      <w:r w:rsidRPr="00D10BC5">
        <w:rPr>
          <w:rFonts w:ascii="Times New Roman" w:eastAsia="微软雅黑" w:hAnsi="Times New Roman" w:cs="Times New Roman"/>
          <w:b/>
          <w:bCs/>
          <w:sz w:val="22"/>
          <w:szCs w:val="22"/>
        </w:rPr>
        <w:t>亿元</w:t>
      </w:r>
      <w:r w:rsidRPr="00D10BC5">
        <w:rPr>
          <w:rFonts w:ascii="Times New Roman" w:eastAsia="微软雅黑" w:hAnsi="Times New Roman" w:cs="Times New Roman"/>
          <w:sz w:val="22"/>
          <w:szCs w:val="22"/>
        </w:rPr>
        <w:t>人民币的现金和等价物（约合</w:t>
      </w:r>
      <w:r w:rsidRPr="00D10BC5">
        <w:rPr>
          <w:rFonts w:ascii="Times New Roman" w:eastAsia="微软雅黑" w:hAnsi="Times New Roman" w:cs="Times New Roman"/>
          <w:sz w:val="22"/>
          <w:szCs w:val="22"/>
        </w:rPr>
        <w:t>90</w:t>
      </w:r>
      <w:r w:rsidRPr="00D10BC5">
        <w:rPr>
          <w:rFonts w:ascii="Times New Roman" w:eastAsia="微软雅黑" w:hAnsi="Times New Roman" w:cs="Times New Roman"/>
          <w:sz w:val="22"/>
          <w:szCs w:val="22"/>
        </w:rPr>
        <w:t>亿美元），而总有息债务不到</w:t>
      </w:r>
      <w:r w:rsidRPr="00D10BC5">
        <w:rPr>
          <w:rFonts w:ascii="Times New Roman" w:eastAsia="微软雅黑" w:hAnsi="Times New Roman" w:cs="Times New Roman"/>
          <w:b/>
          <w:bCs/>
          <w:sz w:val="22"/>
          <w:szCs w:val="22"/>
        </w:rPr>
        <w:t>52</w:t>
      </w:r>
      <w:r w:rsidRPr="00D10BC5">
        <w:rPr>
          <w:rFonts w:ascii="Times New Roman" w:eastAsia="微软雅黑" w:hAnsi="Times New Roman" w:cs="Times New Roman"/>
          <w:b/>
          <w:bCs/>
          <w:sz w:val="22"/>
          <w:szCs w:val="22"/>
        </w:rPr>
        <w:t>亿元</w:t>
      </w:r>
      <w:r w:rsidRPr="00D10BC5">
        <w:rPr>
          <w:rFonts w:ascii="Times New Roman" w:eastAsia="微软雅黑" w:hAnsi="Times New Roman" w:cs="Times New Roman"/>
          <w:sz w:val="22"/>
          <w:szCs w:val="22"/>
        </w:rPr>
        <w:t>人民币</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。换言之，公司净现金头寸约为</w:t>
      </w:r>
      <w:r w:rsidRPr="00D10BC5">
        <w:rPr>
          <w:rFonts w:ascii="Times New Roman" w:eastAsia="微软雅黑" w:hAnsi="Times New Roman" w:cs="Times New Roman"/>
          <w:sz w:val="22"/>
          <w:szCs w:val="22"/>
        </w:rPr>
        <w:t>80</w:t>
      </w:r>
      <w:r w:rsidRPr="00D10BC5">
        <w:rPr>
          <w:rFonts w:ascii="Times New Roman" w:eastAsia="微软雅黑" w:hAnsi="Times New Roman" w:cs="Times New Roman"/>
          <w:sz w:val="22"/>
          <w:szCs w:val="22"/>
        </w:rPr>
        <w:t>亿美元，财务杠杆极低。这赋予拼多多在市场波动和投入新业务时的较强财务弹性。</w:t>
      </w:r>
    </w:p>
    <w:p w14:paraId="334703F0"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从</w:t>
      </w:r>
      <w:r w:rsidRPr="00D10BC5">
        <w:rPr>
          <w:rFonts w:ascii="Times New Roman" w:eastAsia="微软雅黑" w:hAnsi="Times New Roman" w:cs="Times New Roman"/>
          <w:b/>
          <w:bCs/>
          <w:sz w:val="22"/>
          <w:szCs w:val="22"/>
        </w:rPr>
        <w:t>盈利能力比率</w:t>
      </w:r>
      <w:r w:rsidRPr="00D10BC5">
        <w:rPr>
          <w:rFonts w:ascii="Times New Roman" w:eastAsia="微软雅黑" w:hAnsi="Times New Roman" w:cs="Times New Roman"/>
          <w:sz w:val="22"/>
          <w:szCs w:val="22"/>
        </w:rPr>
        <w:t>看，拼多多近年的</w:t>
      </w:r>
      <w:r w:rsidRPr="00D10BC5">
        <w:rPr>
          <w:rFonts w:ascii="Times New Roman" w:eastAsia="微软雅黑" w:hAnsi="Times New Roman" w:cs="Times New Roman"/>
          <w:sz w:val="22"/>
          <w:szCs w:val="22"/>
        </w:rPr>
        <w:t>ROE</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ROA</w:t>
      </w:r>
      <w:r w:rsidRPr="00D10BC5">
        <w:rPr>
          <w:rFonts w:ascii="Times New Roman" w:eastAsia="微软雅黑" w:hAnsi="Times New Roman" w:cs="Times New Roman"/>
          <w:sz w:val="22"/>
          <w:szCs w:val="22"/>
        </w:rPr>
        <w:t>水平已大幅跃升。当前</w:t>
      </w:r>
      <w:r w:rsidRPr="00D10BC5">
        <w:rPr>
          <w:rFonts w:ascii="Times New Roman" w:eastAsia="微软雅黑" w:hAnsi="Times New Roman" w:cs="Times New Roman"/>
          <w:sz w:val="22"/>
          <w:szCs w:val="22"/>
        </w:rPr>
        <w:t>ROE</w:t>
      </w:r>
      <w:r w:rsidRPr="00D10BC5">
        <w:rPr>
          <w:rFonts w:ascii="Times New Roman" w:eastAsia="微软雅黑" w:hAnsi="Times New Roman" w:cs="Times New Roman"/>
          <w:sz w:val="22"/>
          <w:szCs w:val="22"/>
        </w:rPr>
        <w:t>约为</w:t>
      </w:r>
      <w:r w:rsidRPr="00D10BC5">
        <w:rPr>
          <w:rFonts w:ascii="Times New Roman" w:eastAsia="微软雅黑" w:hAnsi="Times New Roman" w:cs="Times New Roman"/>
          <w:b/>
          <w:bCs/>
          <w:sz w:val="22"/>
          <w:szCs w:val="22"/>
        </w:rPr>
        <w:t>49%</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ROA</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b/>
          <w:bCs/>
          <w:sz w:val="22"/>
          <w:szCs w:val="22"/>
        </w:rPr>
        <w:t>28%</w:t>
      </w:r>
      <w:r w:rsidRPr="00D10BC5">
        <w:rPr>
          <w:rFonts w:ascii="Times New Roman" w:eastAsia="微软雅黑" w:hAnsi="Times New Roman" w:cs="Times New Roman"/>
          <w:sz w:val="22"/>
          <w:szCs w:val="22"/>
        </w:rPr>
        <w:t>，在互联网零售行业中处于领先</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。这主要由于净利率提高及资产周转率较高（平台模式下固定资产和库存极少）。同时，拼多多的运营效率在行业中名列前茅：每员工营收约</w:t>
      </w:r>
      <w:r w:rsidRPr="00D10BC5">
        <w:rPr>
          <w:rFonts w:ascii="Times New Roman" w:eastAsia="微软雅黑" w:hAnsi="Times New Roman" w:cs="Times New Roman"/>
          <w:sz w:val="22"/>
          <w:szCs w:val="22"/>
        </w:rPr>
        <w:t>2138</w:t>
      </w:r>
      <w:r w:rsidRPr="00D10BC5">
        <w:rPr>
          <w:rFonts w:ascii="Times New Roman" w:eastAsia="微软雅黑" w:hAnsi="Times New Roman" w:cs="Times New Roman"/>
          <w:sz w:val="22"/>
          <w:szCs w:val="22"/>
        </w:rPr>
        <w:t>万人民币，远高于行业平均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。总体而言，财务数据体现出拼多多已从高速扩张阶段平稳过渡到高盈利阶段，</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高增长</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高利润</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的财务特征为其估值提供了有力支撑。</w:t>
      </w:r>
    </w:p>
    <w:p w14:paraId="466EE4B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估值分析</w:t>
      </w:r>
    </w:p>
    <w:p w14:paraId="2749ABE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拼多多当前股价下的估值指标相对其增长前景而言显得偏低。以</w:t>
      </w:r>
      <w:r w:rsidRPr="00D10BC5">
        <w:rPr>
          <w:rFonts w:ascii="Times New Roman" w:eastAsia="微软雅黑" w:hAnsi="Times New Roman" w:cs="Times New Roman"/>
          <w:b/>
          <w:bCs/>
          <w:sz w:val="22"/>
          <w:szCs w:val="22"/>
        </w:rPr>
        <w:t>市盈率</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）来看，按过去</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个月摊薄</w:t>
      </w:r>
      <w:r w:rsidRPr="00D10BC5">
        <w:rPr>
          <w:rFonts w:ascii="Times New Roman" w:eastAsia="微软雅黑" w:hAnsi="Times New Roman" w:cs="Times New Roman"/>
          <w:sz w:val="22"/>
          <w:szCs w:val="22"/>
        </w:rPr>
        <w:t>EPS</w:t>
      </w:r>
      <w:r w:rsidRPr="00D10BC5">
        <w:rPr>
          <w:rFonts w:ascii="Times New Roman" w:eastAsia="微软雅黑" w:hAnsi="Times New Roman" w:cs="Times New Roman"/>
          <w:sz w:val="22"/>
          <w:szCs w:val="22"/>
        </w:rPr>
        <w:t>计算，</w:t>
      </w:r>
      <w:r w:rsidRPr="00D10BC5">
        <w:rPr>
          <w:rFonts w:ascii="Times New Roman" w:eastAsia="微软雅黑" w:hAnsi="Times New Roman" w:cs="Times New Roman"/>
          <w:sz w:val="22"/>
          <w:szCs w:val="22"/>
        </w:rPr>
        <w:t>PDD</w:t>
      </w:r>
      <w:r w:rsidRPr="00D10BC5">
        <w:rPr>
          <w:rFonts w:ascii="Times New Roman" w:eastAsia="微软雅黑" w:hAnsi="Times New Roman" w:cs="Times New Roman"/>
          <w:sz w:val="22"/>
          <w:szCs w:val="22"/>
        </w:rPr>
        <w:t>目前市盈率约为</w:t>
      </w:r>
      <w:r w:rsidRPr="00D10BC5">
        <w:rPr>
          <w:rFonts w:ascii="Times New Roman" w:eastAsia="微软雅黑" w:hAnsi="Times New Roman" w:cs="Times New Roman"/>
          <w:b/>
          <w:bCs/>
          <w:sz w:val="22"/>
          <w:szCs w:val="22"/>
        </w:rPr>
        <w:t>12.5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114" w:anchor=":~:text=Price%20to%20earnings%20Ratio%2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（股价</w:t>
      </w:r>
      <w:r w:rsidRPr="00D10BC5">
        <w:rPr>
          <w:rFonts w:ascii="Times New Roman" w:eastAsia="微软雅黑" w:hAnsi="Times New Roman" w:cs="Times New Roman"/>
          <w:sz w:val="22"/>
          <w:szCs w:val="22"/>
        </w:rPr>
        <w:t>$126</w:t>
      </w:r>
      <w:r w:rsidRPr="00D10BC5">
        <w:rPr>
          <w:rFonts w:ascii="Times New Roman" w:eastAsia="微软雅黑" w:hAnsi="Times New Roman" w:cs="Times New Roman"/>
          <w:sz w:val="22"/>
          <w:szCs w:val="22"/>
        </w:rPr>
        <w:t>左右，</w:t>
      </w:r>
      <w:r w:rsidRPr="00D10BC5">
        <w:rPr>
          <w:rFonts w:ascii="Times New Roman" w:eastAsia="微软雅黑" w:hAnsi="Times New Roman" w:cs="Times New Roman"/>
          <w:sz w:val="22"/>
          <w:szCs w:val="22"/>
        </w:rPr>
        <w:t>TTM</w:t>
      </w:r>
      <w:r w:rsidRPr="00D10BC5">
        <w:rPr>
          <w:rFonts w:ascii="Times New Roman" w:eastAsia="微软雅黑" w:hAnsi="Times New Roman" w:cs="Times New Roman"/>
          <w:sz w:val="22"/>
          <w:szCs w:val="22"/>
        </w:rPr>
        <w:t>每股盈余约</w:t>
      </w:r>
      <w:r w:rsidRPr="00D10BC5">
        <w:rPr>
          <w:rFonts w:ascii="Times New Roman" w:eastAsia="微软雅黑" w:hAnsi="Times New Roman" w:cs="Times New Roman"/>
          <w:sz w:val="22"/>
          <w:szCs w:val="22"/>
        </w:rPr>
        <w:t>$10.9 (</w:t>
      </w:r>
      <w:hyperlink r:id="rId115" w:anchor=":~:text=Price%20to%20earnings%20Ratio%20" w:history="1">
        <w:r w:rsidRPr="00D10BC5">
          <w:rPr>
            <w:rStyle w:val="af0"/>
            <w:rFonts w:ascii="Times New Roman" w:eastAsia="微软雅黑" w:hAnsi="Times New Roman" w:cs="Times New Roman"/>
            <w:sz w:val="22"/>
            <w:szCs w:val="22"/>
          </w:rPr>
          <w:t xml:space="preserve">PDD Stock Price and Chart — </w:t>
        </w:r>
        <w:r w:rsidRPr="00D10BC5">
          <w:rPr>
            <w:rStyle w:val="af0"/>
            <w:rFonts w:ascii="Times New Roman" w:eastAsia="微软雅黑" w:hAnsi="Times New Roman" w:cs="Times New Roman"/>
            <w:sz w:val="22"/>
            <w:szCs w:val="22"/>
          </w:rPr>
          <w:lastRenderedPageBreak/>
          <w:t>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）。这一估值显著低于美国大型科技股，甚至也低于多数中国同业：阿里巴巴当前</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20</w:t>
      </w:r>
      <w:r w:rsidRPr="00D10BC5">
        <w:rPr>
          <w:rFonts w:ascii="Times New Roman" w:eastAsia="微软雅黑" w:hAnsi="Times New Roman" w:cs="Times New Roman"/>
          <w:sz w:val="22"/>
          <w:szCs w:val="22"/>
        </w:rPr>
        <w:t>倍，京东约</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PDD_2025-03-19.pdf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。考虑到拼多多未来几年盈利仍有两位数增速（预测</w:t>
      </w:r>
      <w:r w:rsidRPr="00D10BC5">
        <w:rPr>
          <w:rFonts w:ascii="Times New Roman" w:eastAsia="微软雅黑" w:hAnsi="Times New Roman" w:cs="Times New Roman"/>
          <w:sz w:val="22"/>
          <w:szCs w:val="22"/>
        </w:rPr>
        <w:t>5</w:t>
      </w:r>
      <w:r w:rsidRPr="00D10BC5">
        <w:rPr>
          <w:rFonts w:ascii="Times New Roman" w:eastAsia="微软雅黑" w:hAnsi="Times New Roman" w:cs="Times New Roman"/>
          <w:sz w:val="22"/>
          <w:szCs w:val="22"/>
        </w:rPr>
        <w:t>年净利复合增速约</w:t>
      </w:r>
      <w:r w:rsidRPr="00D10BC5">
        <w:rPr>
          <w:rFonts w:ascii="Times New Roman" w:eastAsia="微软雅黑" w:hAnsi="Times New Roman" w:cs="Times New Roman"/>
          <w:sz w:val="22"/>
          <w:szCs w:val="22"/>
        </w:rPr>
        <w:t>20%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），其</w:t>
      </w:r>
      <w:r w:rsidRPr="00D10BC5">
        <w:rPr>
          <w:rFonts w:ascii="Times New Roman" w:eastAsia="微软雅黑" w:hAnsi="Times New Roman" w:cs="Times New Roman"/>
          <w:sz w:val="22"/>
          <w:szCs w:val="22"/>
        </w:rPr>
        <w:t>PEG</w:t>
      </w:r>
      <w:r w:rsidRPr="00D10BC5">
        <w:rPr>
          <w:rFonts w:ascii="Times New Roman" w:eastAsia="微软雅黑" w:hAnsi="Times New Roman" w:cs="Times New Roman"/>
          <w:sz w:val="22"/>
          <w:szCs w:val="22"/>
        </w:rPr>
        <w:t>（市盈增长比）在</w:t>
      </w:r>
      <w:r w:rsidRPr="00D10BC5">
        <w:rPr>
          <w:rFonts w:ascii="Times New Roman" w:eastAsia="微软雅黑" w:hAnsi="Times New Roman" w:cs="Times New Roman"/>
          <w:sz w:val="22"/>
          <w:szCs w:val="22"/>
        </w:rPr>
        <w:t>0.6</w:t>
      </w:r>
      <w:r w:rsidRPr="00D10BC5">
        <w:rPr>
          <w:rFonts w:ascii="Times New Roman" w:eastAsia="微软雅黑" w:hAnsi="Times New Roman" w:cs="Times New Roman"/>
          <w:sz w:val="22"/>
          <w:szCs w:val="22"/>
        </w:rPr>
        <w:t>左右，暗示估值具有吸引力。按照</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年一致预期盈利测算，前瞻</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仅约</w:t>
      </w:r>
      <w:r w:rsidRPr="00D10BC5">
        <w:rPr>
          <w:rFonts w:ascii="Times New Roman" w:eastAsia="微软雅黑" w:hAnsi="Times New Roman" w:cs="Times New Roman"/>
          <w:b/>
          <w:bCs/>
          <w:sz w:val="22"/>
          <w:szCs w:val="22"/>
        </w:rPr>
        <w:t>10</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，显著低于分析师给出的目标估值水平。市场一致目标价约为</w:t>
      </w:r>
      <w:r w:rsidRPr="00D10BC5">
        <w:rPr>
          <w:rFonts w:ascii="Times New Roman" w:eastAsia="微软雅黑" w:hAnsi="Times New Roman" w:cs="Times New Roman"/>
          <w:sz w:val="22"/>
          <w:szCs w:val="22"/>
        </w:rPr>
        <w:t>$171.5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，对应</w:t>
      </w:r>
      <w:r w:rsidRPr="00D10BC5">
        <w:rPr>
          <w:rFonts w:ascii="Times New Roman" w:eastAsia="微软雅黑" w:hAnsi="Times New Roman" w:cs="Times New Roman"/>
          <w:b/>
          <w:bCs/>
          <w:sz w:val="22"/>
          <w:szCs w:val="22"/>
        </w:rPr>
        <w:t>约</w:t>
      </w:r>
      <w:r w:rsidRPr="00D10BC5">
        <w:rPr>
          <w:rFonts w:ascii="Times New Roman" w:eastAsia="微软雅黑" w:hAnsi="Times New Roman" w:cs="Times New Roman"/>
          <w:b/>
          <w:bCs/>
          <w:sz w:val="22"/>
          <w:szCs w:val="22"/>
        </w:rPr>
        <w:t>14-15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年预期市盈率，仍属于保守区间。</w:t>
      </w:r>
    </w:p>
    <w:p w14:paraId="5054B22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采用</w:t>
      </w:r>
      <w:r w:rsidRPr="00D10BC5">
        <w:rPr>
          <w:rFonts w:ascii="Times New Roman" w:eastAsia="微软雅黑" w:hAnsi="Times New Roman" w:cs="Times New Roman"/>
          <w:b/>
          <w:bCs/>
          <w:sz w:val="22"/>
          <w:szCs w:val="22"/>
        </w:rPr>
        <w:t>DCF</w:t>
      </w:r>
      <w:r w:rsidRPr="00D10BC5">
        <w:rPr>
          <w:rFonts w:ascii="Times New Roman" w:eastAsia="微软雅黑" w:hAnsi="Times New Roman" w:cs="Times New Roman"/>
          <w:b/>
          <w:bCs/>
          <w:sz w:val="22"/>
          <w:szCs w:val="22"/>
        </w:rPr>
        <w:t>模型</w:t>
      </w:r>
      <w:r w:rsidRPr="00D10BC5">
        <w:rPr>
          <w:rFonts w:ascii="Times New Roman" w:eastAsia="微软雅黑" w:hAnsi="Times New Roman" w:cs="Times New Roman"/>
          <w:sz w:val="22"/>
          <w:szCs w:val="22"/>
        </w:rPr>
        <w:t>估值，拼多多的内在价值也高于当前股价水平。根据晨星的股权研究，假设未来十年中国</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年均增速</w:t>
      </w:r>
      <w:r w:rsidRPr="00D10BC5">
        <w:rPr>
          <w:rFonts w:ascii="Times New Roman" w:eastAsia="微软雅黑" w:hAnsi="Times New Roman" w:cs="Times New Roman"/>
          <w:sz w:val="22"/>
          <w:szCs w:val="22"/>
        </w:rPr>
        <w:t>7%</w:t>
      </w:r>
      <w:r w:rsidRPr="00D10BC5">
        <w:rPr>
          <w:rFonts w:ascii="Times New Roman" w:eastAsia="微软雅黑" w:hAnsi="Times New Roman" w:cs="Times New Roman"/>
          <w:sz w:val="22"/>
          <w:szCs w:val="22"/>
        </w:rPr>
        <w:t>、总营收年均增速</w:t>
      </w:r>
      <w:r w:rsidRPr="00D10BC5">
        <w:rPr>
          <w:rFonts w:ascii="Times New Roman" w:eastAsia="微软雅黑" w:hAnsi="Times New Roman" w:cs="Times New Roman"/>
          <w:sz w:val="22"/>
          <w:szCs w:val="22"/>
        </w:rPr>
        <w:t>13%</w:t>
      </w:r>
      <w:r w:rsidRPr="00D10BC5">
        <w:rPr>
          <w:rFonts w:ascii="Times New Roman" w:eastAsia="微软雅黑" w:hAnsi="Times New Roman" w:cs="Times New Roman"/>
          <w:sz w:val="22"/>
          <w:szCs w:val="22"/>
        </w:rPr>
        <w:t>、经营利润率受</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投入影响在</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高点回落后逐步稳定</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，得出的</w:t>
      </w:r>
      <w:r w:rsidRPr="00D10BC5">
        <w:rPr>
          <w:rFonts w:ascii="Times New Roman" w:eastAsia="微软雅黑" w:hAnsi="Times New Roman" w:cs="Times New Roman"/>
          <w:b/>
          <w:bCs/>
          <w:sz w:val="22"/>
          <w:szCs w:val="22"/>
        </w:rPr>
        <w:t>DCF</w:t>
      </w:r>
      <w:r w:rsidRPr="00D10BC5">
        <w:rPr>
          <w:rFonts w:ascii="Times New Roman" w:eastAsia="微软雅黑" w:hAnsi="Times New Roman" w:cs="Times New Roman"/>
          <w:b/>
          <w:bCs/>
          <w:sz w:val="22"/>
          <w:szCs w:val="22"/>
        </w:rPr>
        <w:t>公允价值约为每股</w:t>
      </w:r>
      <w:r w:rsidRPr="00D10BC5">
        <w:rPr>
          <w:rFonts w:ascii="Times New Roman" w:eastAsia="微软雅黑" w:hAnsi="Times New Roman" w:cs="Times New Roman"/>
          <w:b/>
          <w:bCs/>
          <w:sz w:val="22"/>
          <w:szCs w:val="22"/>
        </w:rPr>
        <w:t>$134</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。这一估值比当前市价高出约</w:t>
      </w:r>
      <w:r w:rsidRPr="00D10BC5">
        <w:rPr>
          <w:rFonts w:ascii="Times New Roman" w:eastAsia="微软雅黑" w:hAnsi="Times New Roman" w:cs="Times New Roman"/>
          <w:sz w:val="22"/>
          <w:szCs w:val="22"/>
        </w:rPr>
        <w:t>5%</w:t>
      </w:r>
      <w:r w:rsidRPr="00D10BC5">
        <w:rPr>
          <w:rFonts w:ascii="Times New Roman" w:eastAsia="微软雅黑" w:hAnsi="Times New Roman" w:cs="Times New Roman"/>
          <w:sz w:val="22"/>
          <w:szCs w:val="22"/>
        </w:rPr>
        <w:t>。晨星在</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月曾因考虑美国取消免税额度、新关税等因素下调拼多多估值，但调整后公允价值仍有</w:t>
      </w:r>
      <w:r w:rsidRPr="00D10BC5">
        <w:rPr>
          <w:rFonts w:ascii="Times New Roman" w:eastAsia="微软雅黑" w:hAnsi="Times New Roman" w:cs="Times New Roman"/>
          <w:sz w:val="22"/>
          <w:szCs w:val="22"/>
        </w:rPr>
        <w:t>$134/ADS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。可见即使在较严谨假设下，</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结果也支持拼多多目前被低估的观点。</w:t>
      </w:r>
    </w:p>
    <w:p w14:paraId="5C4472D0"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在相对估值方面，拼多多</w:t>
      </w:r>
      <w:r w:rsidRPr="00D10BC5">
        <w:rPr>
          <w:rFonts w:ascii="Times New Roman" w:eastAsia="微软雅黑" w:hAnsi="Times New Roman" w:cs="Times New Roman"/>
          <w:b/>
          <w:bCs/>
          <w:sz w:val="22"/>
          <w:szCs w:val="22"/>
        </w:rPr>
        <w:t>EV/EBITDA</w:t>
      </w:r>
      <w:r w:rsidRPr="00D10BC5">
        <w:rPr>
          <w:rFonts w:ascii="Times New Roman" w:eastAsia="微软雅黑" w:hAnsi="Times New Roman" w:cs="Times New Roman"/>
          <w:sz w:val="22"/>
          <w:szCs w:val="22"/>
        </w:rPr>
        <w:t>约为</w:t>
      </w:r>
      <w:r w:rsidRPr="00D10BC5">
        <w:rPr>
          <w:rFonts w:ascii="Times New Roman" w:eastAsia="微软雅黑" w:hAnsi="Times New Roman" w:cs="Times New Roman"/>
          <w:b/>
          <w:bCs/>
          <w:sz w:val="22"/>
          <w:szCs w:val="22"/>
        </w:rPr>
        <w:t>8-9</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水平</w:t>
      </w:r>
      <w:r w:rsidRPr="00D10BC5">
        <w:rPr>
          <w:rFonts w:ascii="Times New Roman" w:eastAsia="微软雅黑" w:hAnsi="Times New Roman" w:cs="Times New Roman"/>
          <w:sz w:val="22"/>
          <w:szCs w:val="22"/>
        </w:rPr>
        <w:t xml:space="preserve"> (</w:t>
      </w:r>
      <w:hyperlink r:id="rId116" w:anchor=":~:text=PDD%20Holdings%20Inc%20DRC%27s%20latest,98.6" w:history="1">
        <w:r w:rsidRPr="00D10BC5">
          <w:rPr>
            <w:rStyle w:val="af0"/>
            <w:rFonts w:ascii="Times New Roman" w:eastAsia="微软雅黑" w:hAnsi="Times New Roman" w:cs="Times New Roman"/>
            <w:sz w:val="22"/>
            <w:szCs w:val="22"/>
          </w:rPr>
          <w:t>EV / EBITDA For PDD Holdings Inc DRC (PDD) - Finbox</w:t>
        </w:r>
      </w:hyperlink>
      <w:r w:rsidRPr="00D10BC5">
        <w:rPr>
          <w:rFonts w:ascii="Times New Roman" w:eastAsia="微软雅黑" w:hAnsi="Times New Roman" w:cs="Times New Roman"/>
          <w:sz w:val="22"/>
          <w:szCs w:val="22"/>
        </w:rPr>
        <w:t>) (</w:t>
      </w:r>
      <w:hyperlink r:id="rId117"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（由于拥有净现金，</w:t>
      </w:r>
      <w:r w:rsidRPr="00D10BC5">
        <w:rPr>
          <w:rFonts w:ascii="Times New Roman" w:eastAsia="微软雅黑" w:hAnsi="Times New Roman" w:cs="Times New Roman"/>
          <w:sz w:val="22"/>
          <w:szCs w:val="22"/>
        </w:rPr>
        <w:t>EV</w:t>
      </w:r>
      <w:r w:rsidRPr="00D10BC5">
        <w:rPr>
          <w:rFonts w:ascii="Times New Roman" w:eastAsia="微软雅黑" w:hAnsi="Times New Roman" w:cs="Times New Roman"/>
          <w:sz w:val="22"/>
          <w:szCs w:val="22"/>
        </w:rPr>
        <w:t>略低于市值）。这一倍数与京东接近（</w:t>
      </w:r>
      <w:r w:rsidRPr="00D10BC5">
        <w:rPr>
          <w:rFonts w:ascii="Times New Roman" w:eastAsia="微软雅黑" w:hAnsi="Times New Roman" w:cs="Times New Roman"/>
          <w:sz w:val="22"/>
          <w:szCs w:val="22"/>
        </w:rPr>
        <w:t>~7</w:t>
      </w:r>
      <w:r w:rsidRPr="00D10BC5">
        <w:rPr>
          <w:rFonts w:ascii="Times New Roman" w:eastAsia="微软雅黑" w:hAnsi="Times New Roman" w:cs="Times New Roman"/>
          <w:sz w:val="22"/>
          <w:szCs w:val="22"/>
        </w:rPr>
        <w:t>倍）而明显低于阿里巴巴（</w:t>
      </w:r>
      <w:r w:rsidRPr="00D10BC5">
        <w:rPr>
          <w:rFonts w:ascii="Times New Roman" w:eastAsia="微软雅黑" w:hAnsi="Times New Roman" w:cs="Times New Roman"/>
          <w:sz w:val="22"/>
          <w:szCs w:val="22"/>
        </w:rPr>
        <w:t>~11-12</w:t>
      </w:r>
      <w:r w:rsidRPr="00D10BC5">
        <w:rPr>
          <w:rFonts w:ascii="Times New Roman" w:eastAsia="微软雅黑" w:hAnsi="Times New Roman" w:cs="Times New Roman"/>
          <w:sz w:val="22"/>
          <w:szCs w:val="22"/>
        </w:rPr>
        <w:t>倍）以及全球电商巨头亚马逊、</w:t>
      </w:r>
      <w:r w:rsidRPr="00D10BC5">
        <w:rPr>
          <w:rFonts w:ascii="Times New Roman" w:eastAsia="微软雅黑" w:hAnsi="Times New Roman" w:cs="Times New Roman"/>
          <w:sz w:val="22"/>
          <w:szCs w:val="22"/>
        </w:rPr>
        <w:t>MercadoLibre</w:t>
      </w:r>
      <w:r w:rsidRPr="00D10BC5">
        <w:rPr>
          <w:rFonts w:ascii="Times New Roman" w:eastAsia="微软雅黑" w:hAnsi="Times New Roman" w:cs="Times New Roman"/>
          <w:sz w:val="22"/>
          <w:szCs w:val="22"/>
        </w:rPr>
        <w:t>等动辄</w:t>
      </w:r>
      <w:r w:rsidRPr="00D10BC5">
        <w:rPr>
          <w:rFonts w:ascii="Times New Roman" w:eastAsia="微软雅黑" w:hAnsi="Times New Roman" w:cs="Times New Roman"/>
          <w:sz w:val="22"/>
          <w:szCs w:val="22"/>
        </w:rPr>
        <w:t>20-30</w:t>
      </w:r>
      <w:r w:rsidRPr="00D10BC5">
        <w:rPr>
          <w:rFonts w:ascii="Times New Roman" w:eastAsia="微软雅黑" w:hAnsi="Times New Roman" w:cs="Times New Roman"/>
          <w:sz w:val="22"/>
          <w:szCs w:val="22"/>
        </w:rPr>
        <w:t>倍的水平。</w:t>
      </w:r>
      <w:r w:rsidRPr="00D10BC5">
        <w:rPr>
          <w:rFonts w:ascii="Times New Roman" w:eastAsia="微软雅黑" w:hAnsi="Times New Roman" w:cs="Times New Roman"/>
          <w:b/>
          <w:bCs/>
          <w:sz w:val="22"/>
          <w:szCs w:val="22"/>
        </w:rPr>
        <w:t>EV/</w:t>
      </w:r>
      <w:r w:rsidRPr="00D10BC5">
        <w:rPr>
          <w:rFonts w:ascii="Times New Roman" w:eastAsia="微软雅黑" w:hAnsi="Times New Roman" w:cs="Times New Roman"/>
          <w:b/>
          <w:bCs/>
          <w:sz w:val="22"/>
          <w:szCs w:val="22"/>
        </w:rPr>
        <w:t>销售</w:t>
      </w:r>
      <w:r w:rsidRPr="00D10BC5">
        <w:rPr>
          <w:rFonts w:ascii="Times New Roman" w:eastAsia="微软雅黑" w:hAnsi="Times New Roman" w:cs="Times New Roman"/>
          <w:sz w:val="22"/>
          <w:szCs w:val="22"/>
        </w:rPr>
        <w:t>方面，拼多多约为</w:t>
      </w:r>
      <w:r w:rsidRPr="00D10BC5">
        <w:rPr>
          <w:rFonts w:ascii="Times New Roman" w:eastAsia="微软雅黑" w:hAnsi="Times New Roman" w:cs="Times New Roman"/>
          <w:b/>
          <w:bCs/>
          <w:sz w:val="22"/>
          <w:szCs w:val="22"/>
        </w:rPr>
        <w:t>2.5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118"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，考虑到其近</w:t>
      </w:r>
      <w:r w:rsidRPr="00D10BC5">
        <w:rPr>
          <w:rFonts w:ascii="Times New Roman" w:eastAsia="微软雅黑" w:hAnsi="Times New Roman" w:cs="Times New Roman"/>
          <w:sz w:val="22"/>
          <w:szCs w:val="22"/>
        </w:rPr>
        <w:t>30%</w:t>
      </w:r>
      <w:r w:rsidRPr="00D10BC5">
        <w:rPr>
          <w:rFonts w:ascii="Times New Roman" w:eastAsia="微软雅黑" w:hAnsi="Times New Roman" w:cs="Times New Roman"/>
          <w:sz w:val="22"/>
          <w:szCs w:val="22"/>
        </w:rPr>
        <w:t>的净利率，这一销售倍数反映出投资者尚未完全给予其利润率溢价。再看</w:t>
      </w:r>
      <w:r w:rsidRPr="00D10BC5">
        <w:rPr>
          <w:rFonts w:ascii="Times New Roman" w:eastAsia="微软雅黑" w:hAnsi="Times New Roman" w:cs="Times New Roman"/>
          <w:b/>
          <w:bCs/>
          <w:sz w:val="22"/>
          <w:szCs w:val="22"/>
        </w:rPr>
        <w:t>EV/</w:t>
      </w:r>
      <w:r w:rsidRPr="00D10BC5">
        <w:rPr>
          <w:rFonts w:ascii="Times New Roman" w:eastAsia="微软雅黑" w:hAnsi="Times New Roman" w:cs="Times New Roman"/>
          <w:b/>
          <w:bCs/>
          <w:sz w:val="22"/>
          <w:szCs w:val="22"/>
        </w:rPr>
        <w:t>自由现金流</w:t>
      </w:r>
      <w:r w:rsidRPr="00D10BC5">
        <w:rPr>
          <w:rFonts w:ascii="Times New Roman" w:eastAsia="微软雅黑" w:hAnsi="Times New Roman" w:cs="Times New Roman"/>
          <w:sz w:val="22"/>
          <w:szCs w:val="22"/>
        </w:rPr>
        <w:t>，公司仅约</w:t>
      </w:r>
      <w:r w:rsidRPr="00D10BC5">
        <w:rPr>
          <w:rFonts w:ascii="Times New Roman" w:eastAsia="微软雅黑" w:hAnsi="Times New Roman" w:cs="Times New Roman"/>
          <w:b/>
          <w:bCs/>
          <w:sz w:val="22"/>
          <w:szCs w:val="22"/>
        </w:rPr>
        <w:t>7.5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119"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，显示出强劲的现金创造能力使其实际估值更显低廉。整体而言，无论绝对估值（</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）还是相对估值（市盈率、企业倍数），拼多多当前股价都偏向低估区域。</w:t>
      </w:r>
    </w:p>
    <w:p w14:paraId="48F5892D"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需要指出，由于拼多多盈利波动性和政策风险较高，其股票风险溢价亦相应较高。因此市场给予较低的估值倍数在一定程度上反映了不确定性。不过，若从长期投资视角出发，在假设企业基本面持续向好的情况下，当前估值提供了较大的安全边际和向上弹性。综合</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和相对估值结果，我们认为拼多多</w:t>
      </w:r>
      <w:r w:rsidRPr="00D10BC5">
        <w:rPr>
          <w:rFonts w:ascii="Times New Roman" w:eastAsia="微软雅黑" w:hAnsi="Times New Roman" w:cs="Times New Roman"/>
          <w:b/>
          <w:bCs/>
          <w:sz w:val="22"/>
          <w:szCs w:val="22"/>
        </w:rPr>
        <w:t>合理价值区间</w:t>
      </w:r>
      <w:r w:rsidRPr="00D10BC5">
        <w:rPr>
          <w:rFonts w:ascii="Times New Roman" w:eastAsia="微软雅黑" w:hAnsi="Times New Roman" w:cs="Times New Roman"/>
          <w:sz w:val="22"/>
          <w:szCs w:val="22"/>
        </w:rPr>
        <w:t>在每股</w:t>
      </w:r>
      <w:r w:rsidRPr="00D10BC5">
        <w:rPr>
          <w:rFonts w:ascii="Times New Roman" w:eastAsia="微软雅黑" w:hAnsi="Times New Roman" w:cs="Times New Roman"/>
          <w:sz w:val="22"/>
          <w:szCs w:val="22"/>
        </w:rPr>
        <w:t xml:space="preserve"> $150~170 </w:t>
      </w:r>
      <w:r w:rsidRPr="00D10BC5">
        <w:rPr>
          <w:rFonts w:ascii="Times New Roman" w:eastAsia="微软雅黑" w:hAnsi="Times New Roman" w:cs="Times New Roman"/>
          <w:sz w:val="22"/>
          <w:szCs w:val="22"/>
        </w:rPr>
        <w:t>美元附近，长期来看有较可观的</w:t>
      </w:r>
      <w:r w:rsidRPr="00D10BC5">
        <w:rPr>
          <w:rFonts w:ascii="Times New Roman" w:eastAsia="微软雅黑" w:hAnsi="Times New Roman" w:cs="Times New Roman"/>
          <w:b/>
          <w:bCs/>
          <w:sz w:val="22"/>
          <w:szCs w:val="22"/>
        </w:rPr>
        <w:t>估值修复</w:t>
      </w:r>
      <w:r w:rsidRPr="00D10BC5">
        <w:rPr>
          <w:rFonts w:ascii="Times New Roman" w:eastAsia="微软雅黑" w:hAnsi="Times New Roman" w:cs="Times New Roman"/>
          <w:sz w:val="22"/>
          <w:szCs w:val="22"/>
        </w:rPr>
        <w:t>空间。此判断也得到卖方分析师</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强烈买入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一致评级的支持。随着风险因素明朗化，估值有望向行业平均水平回归。</w:t>
      </w:r>
    </w:p>
    <w:p w14:paraId="0E9C679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lastRenderedPageBreak/>
        <w:t>风险因素</w:t>
      </w:r>
    </w:p>
    <w:p w14:paraId="213F5A23"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尽管拼多多增长强劲，但仍面临多重风险考验，投资者需充分权衡：</w:t>
      </w:r>
    </w:p>
    <w:p w14:paraId="1671A65E" w14:textId="77777777" w:rsidR="00D10BC5" w:rsidRPr="00D10BC5" w:rsidRDefault="00D10BC5" w:rsidP="00D10BC5">
      <w:pPr>
        <w:numPr>
          <w:ilvl w:val="0"/>
          <w:numId w:val="1046"/>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地缘政治与监管风险</w:t>
      </w:r>
      <w:r w:rsidRPr="00D10BC5">
        <w:rPr>
          <w:rFonts w:ascii="Times New Roman" w:eastAsia="微软雅黑" w:hAnsi="Times New Roman" w:cs="Times New Roman"/>
          <w:sz w:val="22"/>
          <w:szCs w:val="22"/>
        </w:rPr>
        <w:t>：作为中概股，拼多多高度暴露于国际贸易政策和中美关系变化。近期美国对中国商品新增关税</w:t>
      </w:r>
      <w:r w:rsidRPr="00D10BC5">
        <w:rPr>
          <w:rFonts w:ascii="Times New Roman" w:eastAsia="微软雅黑" w:hAnsi="Times New Roman" w:cs="Times New Roman"/>
          <w:sz w:val="22"/>
          <w:szCs w:val="22"/>
        </w:rPr>
        <w:t>10%</w:t>
      </w:r>
      <w:r w:rsidRPr="00D10BC5">
        <w:rPr>
          <w:rFonts w:ascii="Times New Roman" w:eastAsia="微软雅黑" w:hAnsi="Times New Roman" w:cs="Times New Roman"/>
          <w:sz w:val="22"/>
          <w:szCs w:val="22"/>
        </w:rPr>
        <w:t>，并计划取消</w:t>
      </w:r>
      <w:r w:rsidRPr="00D10BC5">
        <w:rPr>
          <w:rFonts w:ascii="Times New Roman" w:eastAsia="微软雅黑" w:hAnsi="Times New Roman" w:cs="Times New Roman"/>
          <w:sz w:val="22"/>
          <w:szCs w:val="22"/>
        </w:rPr>
        <w:t>$800</w:t>
      </w:r>
      <w:r w:rsidRPr="00D10BC5">
        <w:rPr>
          <w:rFonts w:ascii="Times New Roman" w:eastAsia="微软雅黑" w:hAnsi="Times New Roman" w:cs="Times New Roman"/>
          <w:sz w:val="22"/>
          <w:szCs w:val="22"/>
        </w:rPr>
        <w:t>以下电商包裹免税待遇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。欧盟也提议对跨境电商商品更严格监管和征税</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。这些措施可能抬高</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等跨境业务成本</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25%</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以上，削弱其价格优势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。晨星估算若相关关税全面落实，</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在美欧的销售将下降，产品成本上升将</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抹平</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其相对优势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。更极端地，美国若以国家安全为由</w:t>
      </w:r>
      <w:r w:rsidRPr="00D10BC5">
        <w:rPr>
          <w:rFonts w:ascii="Times New Roman" w:eastAsia="微软雅黑" w:hAnsi="Times New Roman" w:cs="Times New Roman"/>
          <w:b/>
          <w:bCs/>
          <w:sz w:val="22"/>
          <w:szCs w:val="22"/>
        </w:rPr>
        <w:t>禁止</w:t>
      </w:r>
      <w:r w:rsidRPr="00D10BC5">
        <w:rPr>
          <w:rFonts w:ascii="Times New Roman" w:eastAsia="微软雅黑" w:hAnsi="Times New Roman" w:cs="Times New Roman"/>
          <w:b/>
          <w:bCs/>
          <w:sz w:val="22"/>
          <w:szCs w:val="22"/>
        </w:rPr>
        <w:t>Temu</w:t>
      </w:r>
      <w:r w:rsidRPr="00D10BC5">
        <w:rPr>
          <w:rFonts w:ascii="Times New Roman" w:eastAsia="微软雅黑" w:hAnsi="Times New Roman" w:cs="Times New Roman"/>
          <w:b/>
          <w:bCs/>
          <w:sz w:val="22"/>
          <w:szCs w:val="22"/>
        </w:rPr>
        <w:t>应用</w:t>
      </w:r>
      <w:r w:rsidRPr="00D10BC5">
        <w:rPr>
          <w:rFonts w:ascii="Times New Roman" w:eastAsia="微软雅黑" w:hAnsi="Times New Roman" w:cs="Times New Roman"/>
          <w:sz w:val="22"/>
          <w:szCs w:val="22"/>
        </w:rPr>
        <w:t>，将使拼多多失去一大海外市场，</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的估值几乎归零</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。除贸易摩擦外，中概股审计监管的不确定性也曾使拼多多面临美股</w:t>
      </w:r>
      <w:r w:rsidRPr="00D10BC5">
        <w:rPr>
          <w:rFonts w:ascii="Times New Roman" w:eastAsia="微软雅黑" w:hAnsi="Times New Roman" w:cs="Times New Roman"/>
          <w:b/>
          <w:bCs/>
          <w:sz w:val="22"/>
          <w:szCs w:val="22"/>
        </w:rPr>
        <w:t>潜在退市</w:t>
      </w:r>
      <w:r w:rsidRPr="00D10BC5">
        <w:rPr>
          <w:rFonts w:ascii="Times New Roman" w:eastAsia="微软雅黑" w:hAnsi="Times New Roman" w:cs="Times New Roman"/>
          <w:sz w:val="22"/>
          <w:szCs w:val="22"/>
        </w:rPr>
        <w:t>风险（虽然</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年底中美就审计底稿监管达成合作，一定程度上缓解了此风险）。总体来说，地缘政治是拼多多最大的外部风险来源。政策变化可能迅速影响市场情绪和公司业务运营，</w:t>
      </w:r>
      <w:r w:rsidRPr="00D10BC5">
        <w:rPr>
          <w:rFonts w:ascii="Times New Roman" w:eastAsia="微软雅黑" w:hAnsi="Times New Roman" w:cs="Times New Roman"/>
          <w:b/>
          <w:bCs/>
          <w:sz w:val="22"/>
          <w:szCs w:val="22"/>
        </w:rPr>
        <w:t>需要持续关注</w:t>
      </w:r>
      <w:r w:rsidRPr="00D10BC5">
        <w:rPr>
          <w:rFonts w:ascii="Times New Roman" w:eastAsia="微软雅黑" w:hAnsi="Times New Roman" w:cs="Times New Roman"/>
          <w:sz w:val="22"/>
          <w:szCs w:val="22"/>
        </w:rPr>
        <w:t>。</w:t>
      </w:r>
    </w:p>
    <w:p w14:paraId="210819B9" w14:textId="77777777" w:rsidR="00D10BC5" w:rsidRPr="00D10BC5" w:rsidRDefault="00D10BC5" w:rsidP="00D10BC5">
      <w:pPr>
        <w:numPr>
          <w:ilvl w:val="0"/>
          <w:numId w:val="1046"/>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中国监管环境</w:t>
      </w:r>
      <w:r w:rsidRPr="00D10BC5">
        <w:rPr>
          <w:rFonts w:ascii="Times New Roman" w:eastAsia="微软雅黑" w:hAnsi="Times New Roman" w:cs="Times New Roman"/>
          <w:sz w:val="22"/>
          <w:szCs w:val="22"/>
        </w:rPr>
        <w:t>：国内监管既可能利好也可能掣肘拼多多的发展。正面来看，反垄断监管结束了阿里</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二选一</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商家独家协议，利于拼多多招募更多品牌商家</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。但另一方面，加强的数据和隐私监管可能增加合规成本，约束拼多多对用户数据的获取和营销策略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。此外，拼多多曾因平台上存在</w:t>
      </w:r>
      <w:r w:rsidRPr="00D10BC5">
        <w:rPr>
          <w:rFonts w:ascii="Times New Roman" w:eastAsia="微软雅黑" w:hAnsi="Times New Roman" w:cs="Times New Roman"/>
          <w:b/>
          <w:bCs/>
          <w:sz w:val="22"/>
          <w:szCs w:val="22"/>
        </w:rPr>
        <w:t>假冒伪劣商品</w:t>
      </w:r>
      <w:r w:rsidRPr="00D10BC5">
        <w:rPr>
          <w:rFonts w:ascii="Times New Roman" w:eastAsia="微软雅黑" w:hAnsi="Times New Roman" w:cs="Times New Roman"/>
          <w:sz w:val="22"/>
          <w:szCs w:val="22"/>
        </w:rPr>
        <w:t>和夸大营销宣传受到舆论和监管批评。若打假不力，可能遭遇罚款或下架整顿，对品牌声誉造成损害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。社区团购业务也经历了政府出于反垄断和民生考虑的约谈监管。未来政策若对电商补贴大战、平台佣金定价等做出更严格规范，拼多多需要适应调整相应策略。</w:t>
      </w:r>
    </w:p>
    <w:p w14:paraId="4ECFA32D" w14:textId="77777777" w:rsidR="00D10BC5" w:rsidRPr="00D10BC5" w:rsidRDefault="00D10BC5" w:rsidP="00D10BC5">
      <w:pPr>
        <w:numPr>
          <w:ilvl w:val="0"/>
          <w:numId w:val="1046"/>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市场竞争加剧</w:t>
      </w:r>
      <w:r w:rsidRPr="00D10BC5">
        <w:rPr>
          <w:rFonts w:ascii="Times New Roman" w:eastAsia="微软雅黑" w:hAnsi="Times New Roman" w:cs="Times New Roman"/>
          <w:sz w:val="22"/>
          <w:szCs w:val="22"/>
        </w:rPr>
        <w:t>：电商行业竞争空前激烈，拼多多面临传统巨头和新兴玩家的双重压力。一方面，</w:t>
      </w:r>
      <w:r w:rsidRPr="00D10BC5">
        <w:rPr>
          <w:rFonts w:ascii="Times New Roman" w:eastAsia="微软雅黑" w:hAnsi="Times New Roman" w:cs="Times New Roman"/>
          <w:b/>
          <w:bCs/>
          <w:sz w:val="22"/>
          <w:szCs w:val="22"/>
        </w:rPr>
        <w:t>阿里巴巴</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b/>
          <w:bCs/>
          <w:sz w:val="22"/>
          <w:szCs w:val="22"/>
        </w:rPr>
        <w:t>京东</w:t>
      </w:r>
      <w:r w:rsidRPr="00D10BC5">
        <w:rPr>
          <w:rFonts w:ascii="Times New Roman" w:eastAsia="微软雅黑" w:hAnsi="Times New Roman" w:cs="Times New Roman"/>
          <w:sz w:val="22"/>
          <w:szCs w:val="22"/>
        </w:rPr>
        <w:t>均在下沉市场展开反击，投入补贴争夺价格敏感用户，并提升物流服务与购物体验来提高用户黏性。如果竞争对手成功留住大部分低价商品商家，拼多多可能失去差异化货源，市场份额下滑</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。另一方面，短视频平台</w:t>
      </w:r>
      <w:r w:rsidRPr="00D10BC5">
        <w:rPr>
          <w:rFonts w:ascii="Times New Roman" w:eastAsia="微软雅黑" w:hAnsi="Times New Roman" w:cs="Times New Roman"/>
          <w:b/>
          <w:bCs/>
          <w:sz w:val="22"/>
          <w:szCs w:val="22"/>
        </w:rPr>
        <w:t>抖音（</w:t>
      </w:r>
      <w:r w:rsidRPr="00D10BC5">
        <w:rPr>
          <w:rFonts w:ascii="Times New Roman" w:eastAsia="微软雅黑" w:hAnsi="Times New Roman" w:cs="Times New Roman"/>
          <w:b/>
          <w:bCs/>
          <w:sz w:val="22"/>
          <w:szCs w:val="22"/>
        </w:rPr>
        <w:t>TikTok</w:t>
      </w:r>
      <w:r w:rsidRPr="00D10BC5">
        <w:rPr>
          <w:rFonts w:ascii="Times New Roman" w:eastAsia="微软雅黑" w:hAnsi="Times New Roman" w:cs="Times New Roman"/>
          <w:b/>
          <w:bCs/>
          <w:sz w:val="22"/>
          <w:szCs w:val="22"/>
        </w:rPr>
        <w:t>）和快手</w:t>
      </w:r>
      <w:r w:rsidRPr="00D10BC5">
        <w:rPr>
          <w:rFonts w:ascii="Times New Roman" w:eastAsia="微软雅黑" w:hAnsi="Times New Roman" w:cs="Times New Roman"/>
          <w:sz w:val="22"/>
          <w:szCs w:val="22"/>
        </w:rPr>
        <w:t>崛起为电商新势力。大量网红</w:t>
      </w:r>
      <w:r w:rsidRPr="00D10BC5">
        <w:rPr>
          <w:rFonts w:ascii="Times New Roman" w:eastAsia="微软雅黑" w:hAnsi="Times New Roman" w:cs="Times New Roman"/>
          <w:sz w:val="22"/>
          <w:szCs w:val="22"/>
        </w:rPr>
        <w:t>KOL</w:t>
      </w:r>
      <w:r w:rsidRPr="00D10BC5">
        <w:rPr>
          <w:rFonts w:ascii="Times New Roman" w:eastAsia="微软雅黑" w:hAnsi="Times New Roman" w:cs="Times New Roman"/>
          <w:sz w:val="22"/>
          <w:szCs w:val="22"/>
        </w:rPr>
        <w:t>在短视频平台精选商品推荐，形成内容带货新模式</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。消费者对主播推荐的</w:t>
      </w:r>
      <w:r w:rsidRPr="00D10BC5">
        <w:rPr>
          <w:rFonts w:ascii="Times New Roman" w:eastAsia="微软雅黑" w:hAnsi="Times New Roman" w:cs="Times New Roman"/>
          <w:sz w:val="22"/>
          <w:szCs w:val="22"/>
        </w:rPr>
        <w:lastRenderedPageBreak/>
        <w:t>信任度使得抖音电商</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高速增长，分流了用户时间和购买力。这对主打社交和性价比的拼多多构成</w:t>
      </w:r>
      <w:r w:rsidRPr="00D10BC5">
        <w:rPr>
          <w:rFonts w:ascii="Times New Roman" w:eastAsia="微软雅黑" w:hAnsi="Times New Roman" w:cs="Times New Roman"/>
          <w:b/>
          <w:bCs/>
          <w:sz w:val="22"/>
          <w:szCs w:val="22"/>
        </w:rPr>
        <w:t>间接竞争</w:t>
      </w:r>
      <w:r w:rsidRPr="00D10BC5">
        <w:rPr>
          <w:rFonts w:ascii="Times New Roman" w:eastAsia="微软雅黑" w:hAnsi="Times New Roman" w:cs="Times New Roman"/>
          <w:sz w:val="22"/>
          <w:szCs w:val="22"/>
        </w:rPr>
        <w:t>。同时，随着中国消费升级，中产人群对品质和配送时效要求提高，</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次日达</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甚至</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当日达</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正成为电商重要竞争点</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。京东凭借自营物流在这方面优势明显，而拼多多以第三方物流为主，配送时效略逊。如果未来主流消费趋向追求</w:t>
      </w:r>
      <w:r w:rsidRPr="00D10BC5">
        <w:rPr>
          <w:rFonts w:ascii="Times New Roman" w:eastAsia="微软雅黑" w:hAnsi="Times New Roman" w:cs="Times New Roman"/>
          <w:b/>
          <w:bCs/>
          <w:sz w:val="22"/>
          <w:szCs w:val="22"/>
        </w:rPr>
        <w:t>快速配送和品牌保障</w:t>
      </w:r>
      <w:r w:rsidRPr="00D10BC5">
        <w:rPr>
          <w:rFonts w:ascii="Times New Roman" w:eastAsia="微软雅黑" w:hAnsi="Times New Roman" w:cs="Times New Roman"/>
          <w:sz w:val="22"/>
          <w:szCs w:val="22"/>
        </w:rPr>
        <w:t>，拼多多恐在高端市场失利。</w:t>
      </w:r>
    </w:p>
    <w:p w14:paraId="0EB3CE71" w14:textId="77777777" w:rsidR="00D10BC5" w:rsidRPr="00D10BC5" w:rsidRDefault="00D10BC5" w:rsidP="00D10BC5">
      <w:pPr>
        <w:numPr>
          <w:ilvl w:val="0"/>
          <w:numId w:val="1046"/>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盈利可持续性与业务多元化风险</w:t>
      </w:r>
      <w:r w:rsidRPr="00D10BC5">
        <w:rPr>
          <w:rFonts w:ascii="Times New Roman" w:eastAsia="微软雅黑" w:hAnsi="Times New Roman" w:cs="Times New Roman"/>
          <w:sz w:val="22"/>
          <w:szCs w:val="22"/>
        </w:rPr>
        <w:t>：拼多多当前的高利润率能否持续存在不确定性。为保持用户增长，公司过去两年逐步降低营销费率，占营收比从</w:t>
      </w:r>
      <w:r w:rsidRPr="00D10BC5">
        <w:rPr>
          <w:rFonts w:ascii="Times New Roman" w:eastAsia="微软雅黑" w:hAnsi="Times New Roman" w:cs="Times New Roman"/>
          <w:sz w:val="22"/>
          <w:szCs w:val="22"/>
        </w:rPr>
        <w:t>2020</w:t>
      </w:r>
      <w:r w:rsidRPr="00D10BC5">
        <w:rPr>
          <w:rFonts w:ascii="Times New Roman" w:eastAsia="微软雅黑" w:hAnsi="Times New Roman" w:cs="Times New Roman"/>
          <w:sz w:val="22"/>
          <w:szCs w:val="22"/>
        </w:rPr>
        <w:t>年的近</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降至</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年的约</w:t>
      </w:r>
      <w:r w:rsidRPr="00D10BC5">
        <w:rPr>
          <w:rFonts w:ascii="Times New Roman" w:eastAsia="微软雅黑" w:hAnsi="Times New Roman" w:cs="Times New Roman"/>
          <w:sz w:val="22"/>
          <w:szCs w:val="22"/>
        </w:rPr>
        <w:t>42%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。但在竞争加剧和开拓海外市场的背景下，拼多多可能被迫重新加大补贴和营销投入，从而</w:t>
      </w:r>
      <w:r w:rsidRPr="00D10BC5">
        <w:rPr>
          <w:rFonts w:ascii="Times New Roman" w:eastAsia="微软雅黑" w:hAnsi="Times New Roman" w:cs="Times New Roman"/>
          <w:b/>
          <w:bCs/>
          <w:sz w:val="22"/>
          <w:szCs w:val="22"/>
        </w:rPr>
        <w:t>牺牲部分利润率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。尤其</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处于烧钱扩张期，其巨额补贴和物流成本导致海外业务短期内严重亏损，何时盈利尚不可知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。如果</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增速放缓或亏损长期持续，会拖累拼多多整体利润增速</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。另外，多多买菜等新业务的盈利拐点也不明朗，如果社区团购业务发展不及预期，可能出现减值或退出的情况</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。业务多元化虽拓宽成长空间，但也带来了</w:t>
      </w:r>
      <w:r w:rsidRPr="00D10BC5">
        <w:rPr>
          <w:rFonts w:ascii="Times New Roman" w:eastAsia="微软雅黑" w:hAnsi="Times New Roman" w:cs="Times New Roman"/>
          <w:b/>
          <w:bCs/>
          <w:sz w:val="22"/>
          <w:szCs w:val="22"/>
        </w:rPr>
        <w:t>管理和执行风险</w:t>
      </w:r>
      <w:r w:rsidRPr="00D10BC5">
        <w:rPr>
          <w:rFonts w:ascii="Times New Roman" w:eastAsia="微软雅黑" w:hAnsi="Times New Roman" w:cs="Times New Roman"/>
          <w:sz w:val="22"/>
          <w:szCs w:val="22"/>
        </w:rPr>
        <w:t>。</w:t>
      </w:r>
    </w:p>
    <w:p w14:paraId="23037768" w14:textId="77777777" w:rsidR="00D10BC5" w:rsidRPr="00D10BC5" w:rsidRDefault="00D10BC5" w:rsidP="00D10BC5">
      <w:pPr>
        <w:numPr>
          <w:ilvl w:val="0"/>
          <w:numId w:val="1046"/>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宏观经济与消费周期</w:t>
      </w:r>
      <w:r w:rsidRPr="00D10BC5">
        <w:rPr>
          <w:rFonts w:ascii="Times New Roman" w:eastAsia="微软雅黑" w:hAnsi="Times New Roman" w:cs="Times New Roman"/>
          <w:sz w:val="22"/>
          <w:szCs w:val="22"/>
        </w:rPr>
        <w:t>：作为可选消费品电商平台，拼多多业绩与宏观环境和消费信心密切相关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。当前中国经济增速放缓，房地产市场低迷导致居民</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财富效应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减弱，消费者变得更加谨慎储蓄，非必需品支出意愿下降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。今年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月中国出现</w:t>
      </w:r>
      <w:r w:rsidRPr="00D10BC5">
        <w:rPr>
          <w:rFonts w:ascii="Times New Roman" w:eastAsia="微软雅黑" w:hAnsi="Times New Roman" w:cs="Times New Roman"/>
          <w:sz w:val="22"/>
          <w:szCs w:val="22"/>
        </w:rPr>
        <w:t>13</w:t>
      </w:r>
      <w:r w:rsidRPr="00D10BC5">
        <w:rPr>
          <w:rFonts w:ascii="Times New Roman" w:eastAsia="微软雅黑" w:hAnsi="Times New Roman" w:cs="Times New Roman"/>
          <w:sz w:val="22"/>
          <w:szCs w:val="22"/>
        </w:rPr>
        <w:t>个月来首次通货紧缩（</w:t>
      </w:r>
      <w:r w:rsidRPr="00D10BC5">
        <w:rPr>
          <w:rFonts w:ascii="Times New Roman" w:eastAsia="微软雅黑" w:hAnsi="Times New Roman" w:cs="Times New Roman"/>
          <w:sz w:val="22"/>
          <w:szCs w:val="22"/>
        </w:rPr>
        <w:t>CPI</w:t>
      </w:r>
      <w:r w:rsidRPr="00D10BC5">
        <w:rPr>
          <w:rFonts w:ascii="Times New Roman" w:eastAsia="微软雅黑" w:hAnsi="Times New Roman" w:cs="Times New Roman"/>
          <w:sz w:val="22"/>
          <w:szCs w:val="22"/>
        </w:rPr>
        <w:t>同比下降），表明内需疲软</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。消费信心脆弱可能拖累拼多多</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增长，特别是中高价商品的销售</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。若未来国内经济刺激政策力度不足，消费复苏放缓，拼多多面临</w:t>
      </w:r>
      <w:r w:rsidRPr="00D10BC5">
        <w:rPr>
          <w:rFonts w:ascii="Times New Roman" w:eastAsia="微软雅黑" w:hAnsi="Times New Roman" w:cs="Times New Roman"/>
          <w:b/>
          <w:bCs/>
          <w:sz w:val="22"/>
          <w:szCs w:val="22"/>
        </w:rPr>
        <w:t>增速下滑</w:t>
      </w:r>
      <w:r w:rsidRPr="00D10BC5">
        <w:rPr>
          <w:rFonts w:ascii="Times New Roman" w:eastAsia="微软雅黑" w:hAnsi="Times New Roman" w:cs="Times New Roman"/>
          <w:sz w:val="22"/>
          <w:szCs w:val="22"/>
        </w:rPr>
        <w:t>的风险。此外，全球范围内通胀和高利率环境可能压制资本市场对高增长科技股的估值偏好，一旦市场风险偏好下降，中概股股价可能遭遇情绪面冲击。投资者需对宏观波动保持警惕，关注国内消费刺激政策和国际宏观环境的变化。</w:t>
      </w:r>
    </w:p>
    <w:p w14:paraId="570886A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综上所述，拼多多的风险主要集中在外部政策环境和行业竞争格局变化上。地缘政治和国内监管的不确定性属于</w:t>
      </w:r>
      <w:r w:rsidRPr="00D10BC5">
        <w:rPr>
          <w:rFonts w:ascii="Times New Roman" w:eastAsia="微软雅黑" w:hAnsi="Times New Roman" w:cs="Times New Roman"/>
          <w:b/>
          <w:bCs/>
          <w:sz w:val="22"/>
          <w:szCs w:val="22"/>
        </w:rPr>
        <w:t>系统性风险</w:t>
      </w:r>
      <w:r w:rsidRPr="00D10BC5">
        <w:rPr>
          <w:rFonts w:ascii="Times New Roman" w:eastAsia="微软雅黑" w:hAnsi="Times New Roman" w:cs="Times New Roman"/>
          <w:sz w:val="22"/>
          <w:szCs w:val="22"/>
        </w:rPr>
        <w:t>，短期难以消除；行业竞争和自身业务执行则是</w:t>
      </w:r>
      <w:r w:rsidRPr="00D10BC5">
        <w:rPr>
          <w:rFonts w:ascii="Times New Roman" w:eastAsia="微软雅黑" w:hAnsi="Times New Roman" w:cs="Times New Roman"/>
          <w:b/>
          <w:bCs/>
          <w:sz w:val="22"/>
          <w:szCs w:val="22"/>
        </w:rPr>
        <w:t>公司特定风险</w:t>
      </w:r>
      <w:r w:rsidRPr="00D10BC5">
        <w:rPr>
          <w:rFonts w:ascii="Times New Roman" w:eastAsia="微软雅黑" w:hAnsi="Times New Roman" w:cs="Times New Roman"/>
          <w:sz w:val="22"/>
          <w:szCs w:val="22"/>
        </w:rPr>
        <w:t>，需要</w:t>
      </w:r>
      <w:r w:rsidRPr="00D10BC5">
        <w:rPr>
          <w:rFonts w:ascii="Times New Roman" w:eastAsia="微软雅黑" w:hAnsi="Times New Roman" w:cs="Times New Roman"/>
          <w:sz w:val="22"/>
          <w:szCs w:val="22"/>
        </w:rPr>
        <w:lastRenderedPageBreak/>
        <w:t>管理层审慎应对。在投资拼多多时，应有充分的风险缓冲预案，并密切跟踪上述风险因素的发展。</w:t>
      </w:r>
    </w:p>
    <w:p w14:paraId="7D22A582"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竞争对比</w:t>
      </w:r>
    </w:p>
    <w:p w14:paraId="35345B32"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行业格局</w:t>
      </w:r>
      <w:r w:rsidRPr="00D10BC5">
        <w:rPr>
          <w:rFonts w:ascii="Times New Roman" w:eastAsia="微软雅黑" w:hAnsi="Times New Roman" w:cs="Times New Roman"/>
          <w:sz w:val="22"/>
          <w:szCs w:val="22"/>
        </w:rPr>
        <w:t>：拼多多与阿里巴巴、京东构成中国电商市场的三巨头，各自拥有不同的定位和优势。拼多多以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低价</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社交</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著称，在下沉市场和价格敏感用户中渗透率极高；阿里巴巴则经营淘宝</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天猫等平台，品类最丰富且拥有最多的高消费客群；京东侧重自营与正品行货，物流配送快速可靠，在一二线城市和高品质消费领域领先。除此之外，美团、抖音等也在细分领域分羹电商流量。在这个竞争格局中，拼多多近年来异军突起，凭借创新模式获取了</w:t>
      </w:r>
      <w:r w:rsidRPr="00D10BC5">
        <w:rPr>
          <w:rFonts w:ascii="Times New Roman" w:eastAsia="微软雅黑" w:hAnsi="Times New Roman" w:cs="Times New Roman"/>
          <w:sz w:val="22"/>
          <w:szCs w:val="22"/>
        </w:rPr>
        <w:t>最大规模的用户群</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，但在用户粘性和高端市场上仍面对强劲对手。</w:t>
      </w:r>
    </w:p>
    <w:p w14:paraId="349B677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拼多多</w:t>
      </w:r>
      <w:r w:rsidRPr="00D10BC5">
        <w:rPr>
          <w:rFonts w:ascii="Times New Roman" w:eastAsia="微软雅黑" w:hAnsi="Times New Roman" w:cs="Times New Roman"/>
          <w:b/>
          <w:bCs/>
          <w:sz w:val="22"/>
          <w:szCs w:val="22"/>
        </w:rPr>
        <w:t xml:space="preserve"> vs </w:t>
      </w:r>
      <w:r w:rsidRPr="00D10BC5">
        <w:rPr>
          <w:rFonts w:ascii="Times New Roman" w:eastAsia="微软雅黑" w:hAnsi="Times New Roman" w:cs="Times New Roman"/>
          <w:b/>
          <w:bCs/>
          <w:sz w:val="22"/>
          <w:szCs w:val="22"/>
        </w:rPr>
        <w:t>阿里巴巴</w:t>
      </w:r>
      <w:r w:rsidRPr="00D10BC5">
        <w:rPr>
          <w:rFonts w:ascii="Times New Roman" w:eastAsia="微软雅黑" w:hAnsi="Times New Roman" w:cs="Times New Roman"/>
          <w:sz w:val="22"/>
          <w:szCs w:val="22"/>
        </w:rPr>
        <w:t>：阿里巴巴拥有公认的</w:t>
      </w:r>
      <w:r w:rsidRPr="00D10BC5">
        <w:rPr>
          <w:rFonts w:ascii="Times New Roman" w:eastAsia="微软雅黑" w:hAnsi="Times New Roman" w:cs="Times New Roman"/>
          <w:b/>
          <w:bCs/>
          <w:sz w:val="22"/>
          <w:szCs w:val="22"/>
        </w:rPr>
        <w:t>宽护城河</w:t>
      </w:r>
      <w:r w:rsidRPr="00D10BC5">
        <w:rPr>
          <w:rFonts w:ascii="Times New Roman" w:eastAsia="微软雅黑" w:hAnsi="Times New Roman" w:cs="Times New Roman"/>
          <w:sz w:val="22"/>
          <w:szCs w:val="22"/>
        </w:rPr>
        <w:t>，其生态体系涵盖购物、支付、云计算等，用户黏性强且商业化能力极高。阿里的变现率（营收</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）显著高于拼多多，</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年阿里非</w:t>
      </w:r>
      <w:r w:rsidRPr="00D10BC5">
        <w:rPr>
          <w:rFonts w:ascii="Times New Roman" w:eastAsia="微软雅黑" w:hAnsi="Times New Roman" w:cs="Times New Roman"/>
          <w:sz w:val="22"/>
          <w:szCs w:val="22"/>
        </w:rPr>
        <w:t>GAAP EBITDA/GMV</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，而拼多多约</w:t>
      </w:r>
      <w:r w:rsidRPr="00D10BC5">
        <w:rPr>
          <w:rFonts w:ascii="Times New Roman" w:eastAsia="微软雅黑" w:hAnsi="Times New Roman" w:cs="Times New Roman"/>
          <w:sz w:val="22"/>
          <w:szCs w:val="22"/>
        </w:rPr>
        <w:t>1.2%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。晨星预计即使到</w:t>
      </w:r>
      <w:r w:rsidRPr="00D10BC5">
        <w:rPr>
          <w:rFonts w:ascii="Times New Roman" w:eastAsia="微软雅黑" w:hAnsi="Times New Roman" w:cs="Times New Roman"/>
          <w:sz w:val="22"/>
          <w:szCs w:val="22"/>
        </w:rPr>
        <w:t>2030</w:t>
      </w:r>
      <w:r w:rsidRPr="00D10BC5">
        <w:rPr>
          <w:rFonts w:ascii="Times New Roman" w:eastAsia="微软雅黑" w:hAnsi="Times New Roman" w:cs="Times New Roman"/>
          <w:sz w:val="22"/>
          <w:szCs w:val="22"/>
        </w:rPr>
        <w:t>年，拼多多该指标提升至</w:t>
      </w:r>
      <w:r w:rsidRPr="00D10BC5">
        <w:rPr>
          <w:rFonts w:ascii="Times New Roman" w:eastAsia="微软雅黑" w:hAnsi="Times New Roman" w:cs="Times New Roman"/>
          <w:sz w:val="22"/>
          <w:szCs w:val="22"/>
        </w:rPr>
        <w:t>1.6%</w:t>
      </w:r>
      <w:r w:rsidRPr="00D10BC5">
        <w:rPr>
          <w:rFonts w:ascii="Times New Roman" w:eastAsia="微软雅黑" w:hAnsi="Times New Roman" w:cs="Times New Roman"/>
          <w:sz w:val="22"/>
          <w:szCs w:val="22"/>
        </w:rPr>
        <w:t>仍低于阿里</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的水平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。这反映出阿里在高端品牌和大额消费上更具掌控力，</w:t>
      </w:r>
      <w:r w:rsidRPr="00D10BC5">
        <w:rPr>
          <w:rFonts w:ascii="Times New Roman" w:eastAsia="微软雅黑" w:hAnsi="Times New Roman" w:cs="Times New Roman"/>
          <w:b/>
          <w:bCs/>
          <w:sz w:val="22"/>
          <w:szCs w:val="22"/>
        </w:rPr>
        <w:t>用户客单价</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商家收费</w:t>
      </w:r>
      <w:r w:rsidRPr="00D10BC5">
        <w:rPr>
          <w:rFonts w:ascii="Times New Roman" w:eastAsia="微软雅黑" w:hAnsi="Times New Roman" w:cs="Times New Roman"/>
          <w:sz w:val="22"/>
          <w:szCs w:val="22"/>
        </w:rPr>
        <w:t>均高于拼多多。此外，阿里在技术、物流和金融服务上的布局，使其平台黏性难以撼动。不过，拼多多也在迎头赶上：其活跃买家数已超阿里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，订单量增长更是迅猛（</w:t>
      </w:r>
      <w:r w:rsidRPr="00D10BC5">
        <w:rPr>
          <w:rFonts w:ascii="Times New Roman" w:eastAsia="微软雅黑" w:hAnsi="Times New Roman" w:cs="Times New Roman"/>
          <w:sz w:val="22"/>
          <w:szCs w:val="22"/>
        </w:rPr>
        <w:t>2019-2021</w:t>
      </w:r>
      <w:r w:rsidRPr="00D10BC5">
        <w:rPr>
          <w:rFonts w:ascii="Times New Roman" w:eastAsia="微软雅黑" w:hAnsi="Times New Roman" w:cs="Times New Roman"/>
          <w:sz w:val="22"/>
          <w:szCs w:val="22"/>
        </w:rPr>
        <w:t>年订单量年复合增速</w:t>
      </w:r>
      <w:r w:rsidRPr="00D10BC5">
        <w:rPr>
          <w:rFonts w:ascii="Times New Roman" w:eastAsia="微软雅黑" w:hAnsi="Times New Roman" w:cs="Times New Roman"/>
          <w:sz w:val="22"/>
          <w:szCs w:val="22"/>
        </w:rPr>
        <w:t>76%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）。拼多多通过</w:t>
      </w:r>
      <w:r w:rsidRPr="00D10BC5">
        <w:rPr>
          <w:rFonts w:ascii="Times New Roman" w:eastAsia="微软雅黑" w:hAnsi="Times New Roman" w:cs="Times New Roman"/>
          <w:b/>
          <w:bCs/>
          <w:sz w:val="22"/>
          <w:szCs w:val="22"/>
        </w:rPr>
        <w:t>社交网络效应</w:t>
      </w:r>
      <w:r w:rsidRPr="00D10BC5">
        <w:rPr>
          <w:rFonts w:ascii="Times New Roman" w:eastAsia="微软雅黑" w:hAnsi="Times New Roman" w:cs="Times New Roman"/>
          <w:sz w:val="22"/>
          <w:szCs w:val="22"/>
        </w:rPr>
        <w:t>形成了自己的窄护城河：海量买家吸引更多商家入驻竞争，使商品品类更丰富、价格更低，又反过来吸引更多买家，周而复始</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。阿里近年增速放缓，在下沉市场也受到拼多多挑战。综上，阿里优势在于</w:t>
      </w:r>
      <w:r w:rsidRPr="00D10BC5">
        <w:rPr>
          <w:rFonts w:ascii="Times New Roman" w:eastAsia="微软雅黑" w:hAnsi="Times New Roman" w:cs="Times New Roman"/>
          <w:b/>
          <w:bCs/>
          <w:sz w:val="22"/>
          <w:szCs w:val="22"/>
        </w:rPr>
        <w:t>高消费市场</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盈利能力</w:t>
      </w:r>
      <w:r w:rsidRPr="00D10BC5">
        <w:rPr>
          <w:rFonts w:ascii="Times New Roman" w:eastAsia="微软雅黑" w:hAnsi="Times New Roman" w:cs="Times New Roman"/>
          <w:sz w:val="22"/>
          <w:szCs w:val="22"/>
        </w:rPr>
        <w:t>，拼多多优势在于</w:t>
      </w:r>
      <w:r w:rsidRPr="00D10BC5">
        <w:rPr>
          <w:rFonts w:ascii="Times New Roman" w:eastAsia="微软雅黑" w:hAnsi="Times New Roman" w:cs="Times New Roman"/>
          <w:b/>
          <w:bCs/>
          <w:sz w:val="22"/>
          <w:szCs w:val="22"/>
        </w:rPr>
        <w:t>用户规模</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社交流量</w:t>
      </w:r>
      <w:r w:rsidRPr="00D10BC5">
        <w:rPr>
          <w:rFonts w:ascii="Times New Roman" w:eastAsia="微软雅黑" w:hAnsi="Times New Roman" w:cs="Times New Roman"/>
          <w:sz w:val="22"/>
          <w:szCs w:val="22"/>
        </w:rPr>
        <w:t>，二者正各自补足短板。当前资本市场亦更青睐增长更快的拼多多，给予阿里的估值溢价已大幅收窄。</w:t>
      </w:r>
    </w:p>
    <w:p w14:paraId="48DCA242"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拼多多</w:t>
      </w:r>
      <w:r w:rsidRPr="00D10BC5">
        <w:rPr>
          <w:rFonts w:ascii="Times New Roman" w:eastAsia="微软雅黑" w:hAnsi="Times New Roman" w:cs="Times New Roman"/>
          <w:b/>
          <w:bCs/>
          <w:sz w:val="22"/>
          <w:szCs w:val="22"/>
        </w:rPr>
        <w:t xml:space="preserve"> vs </w:t>
      </w:r>
      <w:r w:rsidRPr="00D10BC5">
        <w:rPr>
          <w:rFonts w:ascii="Times New Roman" w:eastAsia="微软雅黑" w:hAnsi="Times New Roman" w:cs="Times New Roman"/>
          <w:b/>
          <w:bCs/>
          <w:sz w:val="22"/>
          <w:szCs w:val="22"/>
        </w:rPr>
        <w:t>京东</w:t>
      </w:r>
      <w:r w:rsidRPr="00D10BC5">
        <w:rPr>
          <w:rFonts w:ascii="Times New Roman" w:eastAsia="微软雅黑" w:hAnsi="Times New Roman" w:cs="Times New Roman"/>
          <w:sz w:val="22"/>
          <w:szCs w:val="22"/>
        </w:rPr>
        <w:t>：京东在消费者心目中的定位是</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正品行货、配送迅速</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。其自建物流体系和供应链是核心护城河，保证了高品质服务和高履约效率，这是拼多多所不具备的无形资产</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。随着中国中产阶级壮大、消费升级，京东在</w:t>
      </w:r>
      <w:r w:rsidRPr="00D10BC5">
        <w:rPr>
          <w:rFonts w:ascii="Times New Roman" w:eastAsia="微软雅黑" w:hAnsi="Times New Roman" w:cs="Times New Roman"/>
          <w:b/>
          <w:bCs/>
          <w:sz w:val="22"/>
          <w:szCs w:val="22"/>
        </w:rPr>
        <w:t>3C</w:t>
      </w:r>
      <w:r w:rsidRPr="00D10BC5">
        <w:rPr>
          <w:rFonts w:ascii="Times New Roman" w:eastAsia="微软雅黑" w:hAnsi="Times New Roman" w:cs="Times New Roman"/>
          <w:b/>
          <w:bCs/>
          <w:sz w:val="22"/>
          <w:szCs w:val="22"/>
        </w:rPr>
        <w:t>数码、电器等中高价品类拥有明显优势，而这些品类正是拼多多努力渗透的方向</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。近年来京东也开始下沉，用</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京喜</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等业务对抗拼多多的低价策略。但在总体用户规模上，京东活跃买家数（约</w:t>
      </w:r>
      <w:r w:rsidRPr="00D10BC5">
        <w:rPr>
          <w:rFonts w:ascii="Times New Roman" w:eastAsia="微软雅黑" w:hAnsi="Times New Roman" w:cs="Times New Roman"/>
          <w:b/>
          <w:bCs/>
          <w:sz w:val="22"/>
          <w:szCs w:val="22"/>
        </w:rPr>
        <w:t>5</w:t>
      </w:r>
      <w:r w:rsidRPr="00D10BC5">
        <w:rPr>
          <w:rFonts w:ascii="Times New Roman" w:eastAsia="微软雅黑" w:hAnsi="Times New Roman" w:cs="Times New Roman"/>
          <w:b/>
          <w:bCs/>
          <w:sz w:val="22"/>
          <w:szCs w:val="22"/>
        </w:rPr>
        <w:lastRenderedPageBreak/>
        <w:t>亿）仍远少于拼多多的</w:t>
      </w:r>
      <w:r w:rsidRPr="00D10BC5">
        <w:rPr>
          <w:rFonts w:ascii="Times New Roman" w:eastAsia="微软雅黑" w:hAnsi="Times New Roman" w:cs="Times New Roman"/>
          <w:b/>
          <w:bCs/>
          <w:sz w:val="22"/>
          <w:szCs w:val="22"/>
        </w:rPr>
        <w:t>8</w:t>
      </w:r>
      <w:r w:rsidRPr="00D10BC5">
        <w:rPr>
          <w:rFonts w:ascii="Times New Roman" w:eastAsia="微软雅黑" w:hAnsi="Times New Roman" w:cs="Times New Roman"/>
          <w:b/>
          <w:bCs/>
          <w:sz w:val="22"/>
          <w:szCs w:val="22"/>
        </w:rPr>
        <w:t>亿</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。京东的年交易额</w:t>
      </w:r>
      <w:r w:rsidRPr="00D10BC5">
        <w:rPr>
          <w:rFonts w:ascii="Times New Roman" w:eastAsia="微软雅黑" w:hAnsi="Times New Roman" w:cs="Times New Roman"/>
          <w:b/>
          <w:bCs/>
          <w:sz w:val="22"/>
          <w:szCs w:val="22"/>
        </w:rPr>
        <w:t>GMV</w:t>
      </w:r>
      <w:r w:rsidRPr="00D10BC5">
        <w:rPr>
          <w:rFonts w:ascii="Times New Roman" w:eastAsia="微软雅黑" w:hAnsi="Times New Roman" w:cs="Times New Roman"/>
          <w:b/>
          <w:bCs/>
          <w:sz w:val="22"/>
          <w:szCs w:val="22"/>
        </w:rPr>
        <w:t>略高于拼多多，但增长已趋缓：据估算近期京东</w:t>
      </w:r>
      <w:r w:rsidRPr="00D10BC5">
        <w:rPr>
          <w:rFonts w:ascii="Times New Roman" w:eastAsia="微软雅黑" w:hAnsi="Times New Roman" w:cs="Times New Roman"/>
          <w:b/>
          <w:bCs/>
          <w:sz w:val="22"/>
          <w:szCs w:val="22"/>
        </w:rPr>
        <w:t>GMV</w:t>
      </w:r>
      <w:r w:rsidRPr="00D10BC5">
        <w:rPr>
          <w:rFonts w:ascii="Times New Roman" w:eastAsia="微软雅黑" w:hAnsi="Times New Roman" w:cs="Times New Roman"/>
          <w:b/>
          <w:bCs/>
          <w:sz w:val="22"/>
          <w:szCs w:val="22"/>
        </w:rPr>
        <w:t>同比增幅仅为</w:t>
      </w:r>
      <w:r w:rsidRPr="00D10BC5">
        <w:rPr>
          <w:rFonts w:ascii="Times New Roman" w:eastAsia="微软雅黑" w:hAnsi="Times New Roman" w:cs="Times New Roman"/>
          <w:sz w:val="22"/>
          <w:szCs w:val="22"/>
        </w:rPr>
        <w:t>个位数</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，而拼多多仍有</w:t>
      </w:r>
      <w:r w:rsidRPr="00D10BC5">
        <w:rPr>
          <w:rFonts w:ascii="Times New Roman" w:eastAsia="微软雅黑" w:hAnsi="Times New Roman" w:cs="Times New Roman"/>
          <w:b/>
          <w:bCs/>
          <w:sz w:val="22"/>
          <w:szCs w:val="22"/>
        </w:rPr>
        <w:t>20%+</w:t>
      </w:r>
      <w:r w:rsidRPr="00D10BC5">
        <w:rPr>
          <w:rFonts w:ascii="Times New Roman" w:eastAsia="微软雅黑" w:hAnsi="Times New Roman" w:cs="Times New Roman"/>
          <w:b/>
          <w:bCs/>
          <w:sz w:val="22"/>
          <w:szCs w:val="22"/>
        </w:rPr>
        <w:t>的增速</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。在盈利上，京东净利率仅</w:t>
      </w:r>
      <w:r w:rsidRPr="00D10BC5">
        <w:rPr>
          <w:rFonts w:ascii="Times New Roman" w:eastAsia="微软雅黑" w:hAnsi="Times New Roman" w:cs="Times New Roman"/>
          <w:b/>
          <w:bCs/>
          <w:sz w:val="22"/>
          <w:szCs w:val="22"/>
        </w:rPr>
        <w:t>3-4%</w:t>
      </w:r>
      <w:r w:rsidRPr="00D10BC5">
        <w:rPr>
          <w:rFonts w:ascii="Times New Roman" w:eastAsia="微软雅黑" w:hAnsi="Times New Roman" w:cs="Times New Roman"/>
          <w:b/>
          <w:bCs/>
          <w:sz w:val="22"/>
          <w:szCs w:val="22"/>
        </w:rPr>
        <w:t>，远低于拼多多近</w:t>
      </w:r>
      <w:r w:rsidRPr="00D10BC5">
        <w:rPr>
          <w:rFonts w:ascii="Times New Roman" w:eastAsia="微软雅黑" w:hAnsi="Times New Roman" w:cs="Times New Roman"/>
          <w:b/>
          <w:bCs/>
          <w:sz w:val="22"/>
          <w:szCs w:val="22"/>
        </w:rPr>
        <w:t>30%</w:t>
      </w:r>
      <w:r w:rsidRPr="00D10BC5">
        <w:rPr>
          <w:rFonts w:ascii="Times New Roman" w:eastAsia="微软雅黑" w:hAnsi="Times New Roman" w:cs="Times New Roman"/>
          <w:b/>
          <w:bCs/>
          <w:sz w:val="22"/>
          <w:szCs w:val="22"/>
        </w:rPr>
        <w:t>的水平。这是因为京东重资产模式下成本结构较重（履约费用占比高）。市场也给予京东较低的估值倍数，目前</w:t>
      </w:r>
      <w:r w:rsidRPr="00D10BC5">
        <w:rPr>
          <w:rFonts w:ascii="Times New Roman" w:eastAsia="微软雅黑" w:hAnsi="Times New Roman" w:cs="Times New Roman"/>
          <w:b/>
          <w:bCs/>
          <w:sz w:val="22"/>
          <w:szCs w:val="22"/>
        </w:rPr>
        <w:t>P/E</w:t>
      </w:r>
      <w:r w:rsidRPr="00D10BC5">
        <w:rPr>
          <w:rFonts w:ascii="Times New Roman" w:eastAsia="微软雅黑" w:hAnsi="Times New Roman" w:cs="Times New Roman"/>
          <w:b/>
          <w:bCs/>
          <w:sz w:val="22"/>
          <w:szCs w:val="22"/>
        </w:rPr>
        <w:t>约</w:t>
      </w:r>
      <w:r w:rsidRPr="00D10BC5">
        <w:rPr>
          <w:rFonts w:ascii="Times New Roman" w:eastAsia="微软雅黑" w:hAnsi="Times New Roman" w:cs="Times New Roman"/>
          <w:b/>
          <w:bCs/>
          <w:sz w:val="22"/>
          <w:szCs w:val="22"/>
        </w:rPr>
        <w:t>12</w:t>
      </w:r>
      <w:r w:rsidRPr="00D10BC5">
        <w:rPr>
          <w:rFonts w:ascii="Times New Roman" w:eastAsia="微软雅黑" w:hAnsi="Times New Roman" w:cs="Times New Roman"/>
          <w:b/>
          <w:bCs/>
          <w:sz w:val="22"/>
          <w:szCs w:val="22"/>
        </w:rPr>
        <w:t>倍，与拼多多相当</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PDD_2025-03-19.pdf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。综合来看，京东强在品质与服务，适合追求可靠和效率的客户群；拼多多强在价格和社交，锁定注重性价比的群体。两者在不同细分市场各擅胜场，未来的竞争焦点将是对彼此腹地的渗透</w:t>
      </w:r>
      <w:r w:rsidRPr="00D10BC5">
        <w:rPr>
          <w:rFonts w:ascii="Times New Roman" w:eastAsia="微软雅黑" w:hAnsi="Times New Roman" w:cs="Times New Roman"/>
          <w:sz w:val="22"/>
          <w:szCs w:val="22"/>
        </w:rPr>
        <w:t>（拼多多提升物流和品牌合作，京东扩展低价商品池）。</w:t>
      </w:r>
    </w:p>
    <w:p w14:paraId="5349A501"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其他竞争者</w:t>
      </w:r>
      <w:r w:rsidRPr="00D10BC5">
        <w:rPr>
          <w:rFonts w:ascii="Times New Roman" w:eastAsia="微软雅黑" w:hAnsi="Times New Roman" w:cs="Times New Roman"/>
          <w:sz w:val="22"/>
          <w:szCs w:val="22"/>
        </w:rPr>
        <w:t>：除阿里和京东外，抖音电商和快手电商增长迅猛，它们利用内容社区和直播带货切入电商，本质上瓜分了消费者的</w:t>
      </w:r>
      <w:r w:rsidRPr="00D10BC5">
        <w:rPr>
          <w:rFonts w:ascii="Times New Roman" w:eastAsia="微软雅黑" w:hAnsi="Times New Roman" w:cs="Times New Roman"/>
          <w:b/>
          <w:bCs/>
          <w:sz w:val="22"/>
          <w:szCs w:val="22"/>
        </w:rPr>
        <w:t>时间和注意力</w:t>
      </w:r>
      <w:r w:rsidRPr="00D10BC5">
        <w:rPr>
          <w:rFonts w:ascii="Times New Roman" w:eastAsia="微软雅黑" w:hAnsi="Times New Roman" w:cs="Times New Roman"/>
          <w:sz w:val="22"/>
          <w:szCs w:val="22"/>
        </w:rPr>
        <w:t>。虽然目前抖快电商</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体量尚低于拼多多，但增长率极高，这对传统平台形成潜在威胁</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。另外，</w:t>
      </w:r>
      <w:r w:rsidRPr="00D10BC5">
        <w:rPr>
          <w:rFonts w:ascii="Times New Roman" w:eastAsia="微软雅黑" w:hAnsi="Times New Roman" w:cs="Times New Roman"/>
          <w:b/>
          <w:bCs/>
          <w:sz w:val="22"/>
          <w:szCs w:val="22"/>
        </w:rPr>
        <w:t>美团</w:t>
      </w:r>
      <w:r w:rsidRPr="00D10BC5">
        <w:rPr>
          <w:rFonts w:ascii="Times New Roman" w:eastAsia="微软雅黑" w:hAnsi="Times New Roman" w:cs="Times New Roman"/>
          <w:sz w:val="22"/>
          <w:szCs w:val="22"/>
        </w:rPr>
        <w:t>也涉足零售电商（美团优选、美团买菜），并在本地生活服务拥有流量优势。</w:t>
      </w:r>
      <w:r w:rsidRPr="00D10BC5">
        <w:rPr>
          <w:rFonts w:ascii="Times New Roman" w:eastAsia="微软雅黑" w:hAnsi="Times New Roman" w:cs="Times New Roman"/>
          <w:b/>
          <w:bCs/>
          <w:sz w:val="22"/>
          <w:szCs w:val="22"/>
        </w:rPr>
        <w:t>跨境电商</w:t>
      </w:r>
      <w:r w:rsidRPr="00D10BC5">
        <w:rPr>
          <w:rFonts w:ascii="Times New Roman" w:eastAsia="微软雅黑" w:hAnsi="Times New Roman" w:cs="Times New Roman"/>
          <w:sz w:val="22"/>
          <w:szCs w:val="22"/>
        </w:rPr>
        <w:t>领域，阿里巴巴的</w:t>
      </w:r>
      <w:r w:rsidRPr="00D10BC5">
        <w:rPr>
          <w:rFonts w:ascii="Times New Roman" w:eastAsia="微软雅黑" w:hAnsi="Times New Roman" w:cs="Times New Roman"/>
          <w:sz w:val="22"/>
          <w:szCs w:val="22"/>
        </w:rPr>
        <w:t>AliExpress</w:t>
      </w:r>
      <w:r w:rsidRPr="00D10BC5">
        <w:rPr>
          <w:rFonts w:ascii="Times New Roman" w:eastAsia="微软雅黑" w:hAnsi="Times New Roman" w:cs="Times New Roman"/>
          <w:sz w:val="22"/>
          <w:szCs w:val="22"/>
        </w:rPr>
        <w:t>和东南亚</w:t>
      </w:r>
      <w:r w:rsidRPr="00D10BC5">
        <w:rPr>
          <w:rFonts w:ascii="Times New Roman" w:eastAsia="微软雅黑" w:hAnsi="Times New Roman" w:cs="Times New Roman"/>
          <w:sz w:val="22"/>
          <w:szCs w:val="22"/>
        </w:rPr>
        <w:t>Lazada</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SEA</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Shopee</w:t>
      </w:r>
      <w:r w:rsidRPr="00D10BC5">
        <w:rPr>
          <w:rFonts w:ascii="Times New Roman" w:eastAsia="微软雅黑" w:hAnsi="Times New Roman" w:cs="Times New Roman"/>
          <w:sz w:val="22"/>
          <w:szCs w:val="22"/>
        </w:rPr>
        <w:t>等也在与</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竞争海外用户。拼多多通过</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出海美国、欧洲市场，是其区别于国内竞品的一大不同战略。然而，</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也将直面亚马逊、</w:t>
      </w:r>
      <w:r w:rsidRPr="00D10BC5">
        <w:rPr>
          <w:rFonts w:ascii="Times New Roman" w:eastAsia="微软雅黑" w:hAnsi="Times New Roman" w:cs="Times New Roman"/>
          <w:sz w:val="22"/>
          <w:szCs w:val="22"/>
        </w:rPr>
        <w:t>eBay</w:t>
      </w:r>
      <w:r w:rsidRPr="00D10BC5">
        <w:rPr>
          <w:rFonts w:ascii="Times New Roman" w:eastAsia="微软雅黑" w:hAnsi="Times New Roman" w:cs="Times New Roman"/>
          <w:sz w:val="22"/>
          <w:szCs w:val="22"/>
        </w:rPr>
        <w:t>等国际巨头的竞争和当地监管挑战。</w:t>
      </w:r>
    </w:p>
    <w:p w14:paraId="4B4BE7D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竞争优势与挑战总结</w:t>
      </w:r>
      <w:r w:rsidRPr="00D10BC5">
        <w:rPr>
          <w:rFonts w:ascii="Times New Roman" w:eastAsia="微软雅黑" w:hAnsi="Times New Roman" w:cs="Times New Roman"/>
          <w:sz w:val="22"/>
          <w:szCs w:val="22"/>
        </w:rPr>
        <w:t>：拼多多的主要竞争优势在于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庞大的用户网络</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极致的性价比定位</w:t>
      </w:r>
      <w:r w:rsidRPr="00D10BC5">
        <w:rPr>
          <w:rFonts w:ascii="Times New Roman" w:eastAsia="微软雅黑" w:hAnsi="Times New Roman" w:cs="Times New Roman"/>
          <w:sz w:val="22"/>
          <w:szCs w:val="22"/>
        </w:rPr>
        <w:t>。凭借社交拼团模式带来的网络效应，拼多多在中国电商取得了令人瞩目的用户增量</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。同时，与腾讯合作使其获得独特的微信社交流量入口，这一点是竞争对手难以复制的（阿里、京东在微信生态中受限）。然而，拼多多的挑战在于如何提升</w:t>
      </w:r>
      <w:r w:rsidRPr="00D10BC5">
        <w:rPr>
          <w:rFonts w:ascii="Times New Roman" w:eastAsia="微软雅黑" w:hAnsi="Times New Roman" w:cs="Times New Roman"/>
          <w:b/>
          <w:bCs/>
          <w:sz w:val="22"/>
          <w:szCs w:val="22"/>
        </w:rPr>
        <w:t>用户客单价</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商家生态质量</w:t>
      </w:r>
      <w:r w:rsidRPr="00D10BC5">
        <w:rPr>
          <w:rFonts w:ascii="Times New Roman" w:eastAsia="微软雅黑" w:hAnsi="Times New Roman" w:cs="Times New Roman"/>
          <w:sz w:val="22"/>
          <w:szCs w:val="22"/>
        </w:rPr>
        <w:t>。相较阿里拥有大量品牌旗舰店，拼多多的平台上假货和山寨品问题一度突出，需持续投入打假以赢得用户信任。随着公司尝试进入高端市场（如百亿补贴引入苹果、戴森等产品），如何平衡</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低价</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正品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补贴</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盈利</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是长期课题。此外，拼多多在物流基础设施和供应链整合方面相对薄弱，未来可能需要投入资源提升履约能力，以缩小与京东在用户体验方面的差距。总体而言，拼多多依托创新模式崛起，已站稳市场一席之地，但要在强敌环伺的电商江湖中保持领先，仍需不断</w:t>
      </w:r>
      <w:r w:rsidRPr="00D10BC5">
        <w:rPr>
          <w:rFonts w:ascii="Times New Roman" w:eastAsia="微软雅黑" w:hAnsi="Times New Roman" w:cs="Times New Roman"/>
          <w:b/>
          <w:bCs/>
          <w:sz w:val="22"/>
          <w:szCs w:val="22"/>
        </w:rPr>
        <w:t>修炼内功</w:t>
      </w:r>
      <w:r w:rsidRPr="00D10BC5">
        <w:rPr>
          <w:rFonts w:ascii="Times New Roman" w:eastAsia="微软雅黑" w:hAnsi="Times New Roman" w:cs="Times New Roman"/>
          <w:sz w:val="22"/>
          <w:szCs w:val="22"/>
        </w:rPr>
        <w:t>（品质和服务）并谨慎应对外部竞争变化。</w:t>
      </w:r>
    </w:p>
    <w:p w14:paraId="3A09D9B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投资策略</w:t>
      </w:r>
    </w:p>
    <w:p w14:paraId="26F29E5F"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趋势研判</w:t>
      </w:r>
      <w:r w:rsidRPr="00D10BC5">
        <w:rPr>
          <w:rFonts w:ascii="Times New Roman" w:eastAsia="微软雅黑" w:hAnsi="Times New Roman" w:cs="Times New Roman"/>
          <w:sz w:val="22"/>
          <w:szCs w:val="22"/>
        </w:rPr>
        <w:t>：从技术面看，</w:t>
      </w:r>
      <w:r w:rsidRPr="00D10BC5">
        <w:rPr>
          <w:rFonts w:ascii="Times New Roman" w:eastAsia="微软雅黑" w:hAnsi="Times New Roman" w:cs="Times New Roman"/>
          <w:sz w:val="22"/>
          <w:szCs w:val="22"/>
        </w:rPr>
        <w:t>PDD</w:t>
      </w:r>
      <w:r w:rsidRPr="00D10BC5">
        <w:rPr>
          <w:rFonts w:ascii="Times New Roman" w:eastAsia="微软雅黑" w:hAnsi="Times New Roman" w:cs="Times New Roman"/>
          <w:sz w:val="22"/>
          <w:szCs w:val="22"/>
        </w:rPr>
        <w:t>股价今年表现强劲，</w:t>
      </w:r>
      <w:r w:rsidRPr="00D10BC5">
        <w:rPr>
          <w:rFonts w:ascii="Times New Roman" w:eastAsia="微软雅黑" w:hAnsi="Times New Roman" w:cs="Times New Roman"/>
          <w:b/>
          <w:bCs/>
          <w:sz w:val="22"/>
          <w:szCs w:val="22"/>
        </w:rPr>
        <w:t>年初至今上涨约</w:t>
      </w:r>
      <w:r w:rsidRPr="00D10BC5">
        <w:rPr>
          <w:rFonts w:ascii="Times New Roman" w:eastAsia="微软雅黑" w:hAnsi="Times New Roman" w:cs="Times New Roman"/>
          <w:b/>
          <w:bCs/>
          <w:sz w:val="22"/>
          <w:szCs w:val="22"/>
        </w:rPr>
        <w:t>32%</w:t>
      </w:r>
      <w:r w:rsidRPr="00D10BC5">
        <w:rPr>
          <w:rFonts w:ascii="Times New Roman" w:eastAsia="微软雅黑" w:hAnsi="Times New Roman" w:cs="Times New Roman"/>
          <w:sz w:val="22"/>
          <w:szCs w:val="22"/>
        </w:rPr>
        <w:t>，显著跑赢大盘</w:t>
      </w:r>
      <w:r w:rsidRPr="00D10BC5">
        <w:rPr>
          <w:rFonts w:ascii="Times New Roman" w:eastAsia="微软雅黑" w:hAnsi="Times New Roman" w:cs="Times New Roman"/>
          <w:sz w:val="22"/>
          <w:szCs w:val="22"/>
        </w:rPr>
        <w:t xml:space="preserve"> (</w:t>
      </w:r>
      <w:hyperlink r:id="rId120" w:anchor=":~:text=Full%20chart"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。近期股价沿上升通道攀升，维持在</w:t>
      </w:r>
      <w:r w:rsidRPr="00D10BC5">
        <w:rPr>
          <w:rFonts w:ascii="Times New Roman" w:eastAsia="微软雅黑" w:hAnsi="Times New Roman" w:cs="Times New Roman"/>
          <w:sz w:val="22"/>
          <w:szCs w:val="22"/>
        </w:rPr>
        <w:t>50</w:t>
      </w:r>
      <w:r w:rsidRPr="00D10BC5">
        <w:rPr>
          <w:rFonts w:ascii="Times New Roman" w:eastAsia="微软雅黑" w:hAnsi="Times New Roman" w:cs="Times New Roman"/>
          <w:sz w:val="22"/>
          <w:szCs w:val="22"/>
        </w:rPr>
        <w:t>日均线上方运行</w:t>
      </w:r>
      <w:r w:rsidRPr="00D10BC5">
        <w:rPr>
          <w:rFonts w:ascii="Times New Roman" w:eastAsia="微软雅黑" w:hAnsi="Times New Roman" w:cs="Times New Roman"/>
          <w:sz w:val="22"/>
          <w:szCs w:val="22"/>
        </w:rPr>
        <w:t xml:space="preserve"> (</w:t>
      </w:r>
      <w:hyperlink r:id="rId121"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。相对强度指标</w:t>
      </w:r>
      <w:r w:rsidRPr="00D10BC5">
        <w:rPr>
          <w:rFonts w:ascii="Times New Roman" w:eastAsia="微软雅黑" w:hAnsi="Times New Roman" w:cs="Times New Roman"/>
          <w:sz w:val="22"/>
          <w:szCs w:val="22"/>
        </w:rPr>
        <w:t>RSI</w:t>
      </w:r>
      <w:r w:rsidRPr="00D10BC5">
        <w:rPr>
          <w:rFonts w:ascii="Times New Roman" w:eastAsia="微软雅黑" w:hAnsi="Times New Roman" w:cs="Times New Roman"/>
          <w:sz w:val="22"/>
          <w:szCs w:val="22"/>
        </w:rPr>
        <w:t>在</w:t>
      </w:r>
      <w:r w:rsidRPr="00D10BC5">
        <w:rPr>
          <w:rFonts w:ascii="Times New Roman" w:eastAsia="微软雅黑" w:hAnsi="Times New Roman" w:cs="Times New Roman"/>
          <w:sz w:val="22"/>
          <w:szCs w:val="22"/>
        </w:rPr>
        <w:lastRenderedPageBreak/>
        <w:t>60</w:t>
      </w:r>
      <w:r w:rsidRPr="00D10BC5">
        <w:rPr>
          <w:rFonts w:ascii="Times New Roman" w:eastAsia="微软雅黑" w:hAnsi="Times New Roman" w:cs="Times New Roman"/>
          <w:sz w:val="22"/>
          <w:szCs w:val="22"/>
        </w:rPr>
        <w:t>附近，显示上涨动能仍在但短期接近超买区域</w:t>
      </w:r>
      <w:r w:rsidRPr="00D10BC5">
        <w:rPr>
          <w:rFonts w:ascii="Times New Roman" w:eastAsia="微软雅黑" w:hAnsi="Times New Roman" w:cs="Times New Roman"/>
          <w:sz w:val="22"/>
          <w:szCs w:val="22"/>
        </w:rPr>
        <w:t xml:space="preserve"> (</w:t>
      </w:r>
      <w:hyperlink r:id="rId122"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。投资者商业日报（</w:t>
      </w:r>
      <w:r w:rsidRPr="00D10BC5">
        <w:rPr>
          <w:rFonts w:ascii="Times New Roman" w:eastAsia="微软雅黑" w:hAnsi="Times New Roman" w:cs="Times New Roman"/>
          <w:sz w:val="22"/>
          <w:szCs w:val="22"/>
        </w:rPr>
        <w:t>IBD</w:t>
      </w:r>
      <w:r w:rsidRPr="00D10BC5">
        <w:rPr>
          <w:rFonts w:ascii="Times New Roman" w:eastAsia="微软雅黑" w:hAnsi="Times New Roman" w:cs="Times New Roman"/>
          <w:sz w:val="22"/>
          <w:szCs w:val="22"/>
        </w:rPr>
        <w:t>）的综合评级为</w:t>
      </w:r>
      <w:r w:rsidRPr="00D10BC5">
        <w:rPr>
          <w:rFonts w:ascii="Times New Roman" w:eastAsia="微软雅黑" w:hAnsi="Times New Roman" w:cs="Times New Roman"/>
          <w:b/>
          <w:bCs/>
          <w:sz w:val="22"/>
          <w:szCs w:val="22"/>
        </w:rPr>
        <w:t>98</w:t>
      </w:r>
      <w:r w:rsidRPr="00D10BC5">
        <w:rPr>
          <w:rFonts w:ascii="Times New Roman" w:eastAsia="微软雅黑" w:hAnsi="Times New Roman" w:cs="Times New Roman"/>
          <w:b/>
          <w:bCs/>
          <w:sz w:val="22"/>
          <w:szCs w:val="22"/>
        </w:rPr>
        <w:t>分</w:t>
      </w:r>
      <w:r w:rsidRPr="00D10BC5">
        <w:rPr>
          <w:rFonts w:ascii="Times New Roman" w:eastAsia="微软雅黑" w:hAnsi="Times New Roman" w:cs="Times New Roman"/>
          <w:sz w:val="22"/>
          <w:szCs w:val="22"/>
        </w:rPr>
        <w:t>（满分</w:t>
      </w:r>
      <w:r w:rsidRPr="00D10BC5">
        <w:rPr>
          <w:rFonts w:ascii="Times New Roman" w:eastAsia="微软雅黑" w:hAnsi="Times New Roman" w:cs="Times New Roman"/>
          <w:sz w:val="22"/>
          <w:szCs w:val="22"/>
        </w:rPr>
        <w:t>99</w:t>
      </w:r>
      <w:r w:rsidRPr="00D10BC5">
        <w:rPr>
          <w:rFonts w:ascii="Times New Roman" w:eastAsia="微软雅黑" w:hAnsi="Times New Roman" w:cs="Times New Roman"/>
          <w:sz w:val="22"/>
          <w:szCs w:val="22"/>
        </w:rPr>
        <w:t>），盈利能力评级</w:t>
      </w:r>
      <w:r w:rsidRPr="00D10BC5">
        <w:rPr>
          <w:rFonts w:ascii="Times New Roman" w:eastAsia="微软雅黑" w:hAnsi="Times New Roman" w:cs="Times New Roman"/>
          <w:sz w:val="22"/>
          <w:szCs w:val="22"/>
        </w:rPr>
        <w:t>99</w:t>
      </w:r>
      <w:r w:rsidRPr="00D10BC5">
        <w:rPr>
          <w:rFonts w:ascii="Times New Roman" w:eastAsia="微软雅黑" w:hAnsi="Times New Roman" w:cs="Times New Roman"/>
          <w:sz w:val="22"/>
          <w:szCs w:val="22"/>
        </w:rPr>
        <w:t>，表明拼多多兼具卓越基本面和强劲股价表现</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。同时，其机构参与度良好（筹码分布</w:t>
      </w:r>
      <w:r w:rsidRPr="00D10BC5">
        <w:rPr>
          <w:rFonts w:ascii="Times New Roman" w:eastAsia="微软雅黑" w:hAnsi="Times New Roman" w:cs="Times New Roman"/>
          <w:sz w:val="22"/>
          <w:szCs w:val="22"/>
        </w:rPr>
        <w:t>Accumulation/Distribution</w:t>
      </w:r>
      <w:r w:rsidRPr="00D10BC5">
        <w:rPr>
          <w:rFonts w:ascii="Times New Roman" w:eastAsia="微软雅黑" w:hAnsi="Times New Roman" w:cs="Times New Roman"/>
          <w:sz w:val="22"/>
          <w:szCs w:val="22"/>
        </w:rPr>
        <w:t>评级</w:t>
      </w:r>
      <w:r w:rsidRPr="00D10BC5">
        <w:rPr>
          <w:rFonts w:ascii="Times New Roman" w:eastAsia="微软雅黑" w:hAnsi="Times New Roman" w:cs="Times New Roman"/>
          <w:sz w:val="22"/>
          <w:szCs w:val="22"/>
        </w:rPr>
        <w:t>B</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。这些技术指标反映出市场对拼多多基本面预期乐观，资金有持续流入迹象。</w:t>
      </w:r>
    </w:p>
    <w:p w14:paraId="44B2684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关键价位</w:t>
      </w:r>
      <w:r w:rsidRPr="00D10BC5">
        <w:rPr>
          <w:rFonts w:ascii="Times New Roman" w:eastAsia="微软雅黑" w:hAnsi="Times New Roman" w:cs="Times New Roman"/>
          <w:sz w:val="22"/>
          <w:szCs w:val="22"/>
        </w:rPr>
        <w:t>：目前股价在</w:t>
      </w:r>
      <w:r w:rsidRPr="00D10BC5">
        <w:rPr>
          <w:rFonts w:ascii="Times New Roman" w:eastAsia="微软雅黑" w:hAnsi="Times New Roman" w:cs="Times New Roman"/>
          <w:sz w:val="22"/>
          <w:szCs w:val="22"/>
        </w:rPr>
        <w:t>$125-$130</w:t>
      </w:r>
      <w:r w:rsidRPr="00D10BC5">
        <w:rPr>
          <w:rFonts w:ascii="Times New Roman" w:eastAsia="微软雅黑" w:hAnsi="Times New Roman" w:cs="Times New Roman"/>
          <w:sz w:val="22"/>
          <w:szCs w:val="22"/>
        </w:rPr>
        <w:t>区域震荡，短期</w:t>
      </w:r>
      <w:r w:rsidRPr="00D10BC5">
        <w:rPr>
          <w:rFonts w:ascii="Times New Roman" w:eastAsia="微软雅黑" w:hAnsi="Times New Roman" w:cs="Times New Roman"/>
          <w:b/>
          <w:bCs/>
          <w:sz w:val="22"/>
          <w:szCs w:val="22"/>
        </w:rPr>
        <w:t>阻力位</w:t>
      </w:r>
      <w:r w:rsidRPr="00D10BC5">
        <w:rPr>
          <w:rFonts w:ascii="Times New Roman" w:eastAsia="微软雅黑" w:hAnsi="Times New Roman" w:cs="Times New Roman"/>
          <w:sz w:val="22"/>
          <w:szCs w:val="22"/>
        </w:rPr>
        <w:t>在</w:t>
      </w:r>
      <w:r w:rsidRPr="00D10BC5">
        <w:rPr>
          <w:rFonts w:ascii="Times New Roman" w:eastAsia="微软雅黑" w:hAnsi="Times New Roman" w:cs="Times New Roman"/>
          <w:sz w:val="22"/>
          <w:szCs w:val="22"/>
        </w:rPr>
        <w:t xml:space="preserve"> ~$133 </w:t>
      </w:r>
      <w:r w:rsidRPr="00D10BC5">
        <w:rPr>
          <w:rFonts w:ascii="Times New Roman" w:eastAsia="微软雅黑" w:hAnsi="Times New Roman" w:cs="Times New Roman"/>
          <w:sz w:val="22"/>
          <w:szCs w:val="22"/>
        </w:rPr>
        <w:t>左右</w:t>
      </w:r>
      <w:r w:rsidRPr="00D10BC5">
        <w:rPr>
          <w:rFonts w:ascii="Times New Roman" w:eastAsia="微软雅黑" w:hAnsi="Times New Roman" w:cs="Times New Roman"/>
          <w:sz w:val="22"/>
          <w:szCs w:val="22"/>
        </w:rPr>
        <w:t xml:space="preserve"> (</w:t>
      </w:r>
      <w:hyperlink r:id="rId123"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。这是近期高点区域，也是上一波反弹高位，突破该价位有望打开进一步上行空间。若放量突破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，下一目标将指向去年高点附近，即</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52</w:t>
      </w:r>
      <w:r w:rsidRPr="00D10BC5">
        <w:rPr>
          <w:rFonts w:ascii="Times New Roman" w:eastAsia="微软雅黑" w:hAnsi="Times New Roman" w:cs="Times New Roman"/>
          <w:b/>
          <w:bCs/>
          <w:sz w:val="22"/>
          <w:szCs w:val="22"/>
        </w:rPr>
        <w:t>周高点</w:t>
      </w:r>
      <w:r w:rsidRPr="00D10BC5">
        <w:rPr>
          <w:rFonts w:ascii="Times New Roman" w:eastAsia="微软雅黑" w:hAnsi="Times New Roman" w:cs="Times New Roman"/>
          <w:sz w:val="22"/>
          <w:szCs w:val="22"/>
        </w:rPr>
        <w:t xml:space="preserve"> ~$165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。相反，若出现回调，</w:t>
      </w:r>
      <w:r w:rsidRPr="00D10BC5">
        <w:rPr>
          <w:rFonts w:ascii="Times New Roman" w:eastAsia="微软雅黑" w:hAnsi="Times New Roman" w:cs="Times New Roman"/>
          <w:b/>
          <w:bCs/>
          <w:sz w:val="22"/>
          <w:szCs w:val="22"/>
        </w:rPr>
        <w:t>支撑位</w:t>
      </w:r>
      <w:r w:rsidRPr="00D10BC5">
        <w:rPr>
          <w:rFonts w:ascii="Times New Roman" w:eastAsia="微软雅黑" w:hAnsi="Times New Roman" w:cs="Times New Roman"/>
          <w:sz w:val="22"/>
          <w:szCs w:val="22"/>
        </w:rPr>
        <w:t>首先看</w:t>
      </w:r>
      <w:r w:rsidRPr="00D10BC5">
        <w:rPr>
          <w:rFonts w:ascii="Times New Roman" w:eastAsia="微软雅黑" w:hAnsi="Times New Roman" w:cs="Times New Roman"/>
          <w:sz w:val="22"/>
          <w:szCs w:val="22"/>
        </w:rPr>
        <w:t xml:space="preserve"> ~$110 (</w:t>
      </w:r>
      <w:hyperlink r:id="rId124" w:anchor=":~:text=PDD%20ADR%20%28PDD%29%20,and%20resistance%20at%20dollar%20131" w:history="1">
        <w:r w:rsidRPr="00D10BC5">
          <w:rPr>
            <w:rStyle w:val="af0"/>
            <w:rFonts w:ascii="Times New Roman" w:eastAsia="微软雅黑" w:hAnsi="Times New Roman" w:cs="Times New Roman"/>
            <w:sz w:val="22"/>
            <w:szCs w:val="22"/>
          </w:rPr>
          <w:t>PDD ADR (PDD) - Technical Analysis - Nasdaq 100 - Investtech</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。该位置接近</w:t>
      </w:r>
      <w:r w:rsidRPr="00D10BC5">
        <w:rPr>
          <w:rFonts w:ascii="Times New Roman" w:eastAsia="微软雅黑" w:hAnsi="Times New Roman" w:cs="Times New Roman"/>
          <w:sz w:val="22"/>
          <w:szCs w:val="22"/>
        </w:rPr>
        <w:t>200</w:t>
      </w:r>
      <w:r w:rsidRPr="00D10BC5">
        <w:rPr>
          <w:rFonts w:ascii="Times New Roman" w:eastAsia="微软雅黑" w:hAnsi="Times New Roman" w:cs="Times New Roman"/>
          <w:sz w:val="22"/>
          <w:szCs w:val="22"/>
        </w:rPr>
        <w:t>日均线所在，并曾是前期平台突破位，具有较强支撑力度。此外心理关口</w:t>
      </w:r>
      <w:r w:rsidRPr="00D10BC5">
        <w:rPr>
          <w:rFonts w:ascii="Times New Roman" w:eastAsia="微软雅黑" w:hAnsi="Times New Roman" w:cs="Times New Roman"/>
          <w:sz w:val="22"/>
          <w:szCs w:val="22"/>
        </w:rPr>
        <w:t>$100</w:t>
      </w:r>
      <w:r w:rsidRPr="00D10BC5">
        <w:rPr>
          <w:rFonts w:ascii="Times New Roman" w:eastAsia="微软雅黑" w:hAnsi="Times New Roman" w:cs="Times New Roman"/>
          <w:sz w:val="22"/>
          <w:szCs w:val="22"/>
        </w:rPr>
        <w:t>也是重要支撑区域，一旦跌破可能引发技术性卖压。因此，交易上可关注</w:t>
      </w:r>
      <w:r w:rsidRPr="00D10BC5">
        <w:rPr>
          <w:rFonts w:ascii="Times New Roman" w:eastAsia="微软雅黑" w:hAnsi="Times New Roman" w:cs="Times New Roman"/>
          <w:sz w:val="22"/>
          <w:szCs w:val="22"/>
        </w:rPr>
        <w:t>$110</w:t>
      </w:r>
      <w:r w:rsidRPr="00D10BC5">
        <w:rPr>
          <w:rFonts w:ascii="Times New Roman" w:eastAsia="微软雅黑" w:hAnsi="Times New Roman" w:cs="Times New Roman"/>
          <w:sz w:val="22"/>
          <w:szCs w:val="22"/>
        </w:rPr>
        <w:t>一线逢低承接的机会，以及突破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后的追涨机会。总的策略为：在股价未跌破上升趋势线和关键均线前，维持看多思路。只有当明显跌破主要支撑且伴随放量时，短线趋势才会转弱，需要考虑风控。</w:t>
      </w:r>
    </w:p>
    <w:p w14:paraId="0B56FD0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买入时机</w:t>
      </w:r>
      <w:r w:rsidRPr="00D10BC5">
        <w:rPr>
          <w:rFonts w:ascii="Times New Roman" w:eastAsia="微软雅黑" w:hAnsi="Times New Roman" w:cs="Times New Roman"/>
          <w:sz w:val="22"/>
          <w:szCs w:val="22"/>
        </w:rPr>
        <w:t>：鉴于拼多多基本面强劲且估值低企，</w:t>
      </w:r>
      <w:r w:rsidRPr="00D10BC5">
        <w:rPr>
          <w:rFonts w:ascii="Times New Roman" w:eastAsia="微软雅黑" w:hAnsi="Times New Roman" w:cs="Times New Roman"/>
          <w:b/>
          <w:bCs/>
          <w:sz w:val="22"/>
          <w:szCs w:val="22"/>
        </w:rPr>
        <w:t>长线投资者</w:t>
      </w:r>
      <w:r w:rsidRPr="00D10BC5">
        <w:rPr>
          <w:rFonts w:ascii="Times New Roman" w:eastAsia="微软雅黑" w:hAnsi="Times New Roman" w:cs="Times New Roman"/>
          <w:sz w:val="22"/>
          <w:szCs w:val="22"/>
        </w:rPr>
        <w:t>可采取分批布局策略。在市场情绪波动或大盘回调时（例如受宏观消息影响中概股整体走弱的时段），如果拼多多股价回落至支撑区域，可视为提供了更优的买入价位。另一方面，对于</w:t>
      </w:r>
      <w:r w:rsidRPr="00D10BC5">
        <w:rPr>
          <w:rFonts w:ascii="Times New Roman" w:eastAsia="微软雅黑" w:hAnsi="Times New Roman" w:cs="Times New Roman"/>
          <w:b/>
          <w:bCs/>
          <w:sz w:val="22"/>
          <w:szCs w:val="22"/>
        </w:rPr>
        <w:t>波段交易者</w:t>
      </w:r>
      <w:r w:rsidRPr="00D10BC5">
        <w:rPr>
          <w:rFonts w:ascii="Times New Roman" w:eastAsia="微软雅黑" w:hAnsi="Times New Roman" w:cs="Times New Roman"/>
          <w:sz w:val="22"/>
          <w:szCs w:val="22"/>
        </w:rPr>
        <w:t>，若看到股价突破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阻力并确认站稳，可考虑顺势加仓跟进，以捕捉趋势延续带来的收益。同时需留意成交量配合情况，放量突破的有效性更高。拼多多预计将于</w:t>
      </w:r>
      <w:r w:rsidRPr="00D10BC5">
        <w:rPr>
          <w:rFonts w:ascii="Times New Roman" w:eastAsia="微软雅黑" w:hAnsi="Times New Roman" w:cs="Times New Roman"/>
          <w:b/>
          <w:bCs/>
          <w:sz w:val="22"/>
          <w:szCs w:val="22"/>
        </w:rPr>
        <w:t>3</w:t>
      </w:r>
      <w:r w:rsidRPr="00D10BC5">
        <w:rPr>
          <w:rFonts w:ascii="Times New Roman" w:eastAsia="微软雅黑" w:hAnsi="Times New Roman" w:cs="Times New Roman"/>
          <w:b/>
          <w:bCs/>
          <w:sz w:val="22"/>
          <w:szCs w:val="22"/>
        </w:rPr>
        <w:t>月</w:t>
      </w:r>
      <w:r w:rsidRPr="00D10BC5">
        <w:rPr>
          <w:rFonts w:ascii="Times New Roman" w:eastAsia="微软雅黑" w:hAnsi="Times New Roman" w:cs="Times New Roman"/>
          <w:b/>
          <w:bCs/>
          <w:sz w:val="22"/>
          <w:szCs w:val="22"/>
        </w:rPr>
        <w:t>20</w:t>
      </w:r>
      <w:r w:rsidRPr="00D10BC5">
        <w:rPr>
          <w:rFonts w:ascii="Times New Roman" w:eastAsia="微软雅黑" w:hAnsi="Times New Roman" w:cs="Times New Roman"/>
          <w:b/>
          <w:bCs/>
          <w:sz w:val="22"/>
          <w:szCs w:val="22"/>
        </w:rPr>
        <w:t>日公布最新财报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Q4</w:t>
      </w:r>
      <w:r w:rsidRPr="00D10BC5">
        <w:rPr>
          <w:rFonts w:ascii="Times New Roman" w:eastAsia="微软雅黑" w:hAnsi="Times New Roman" w:cs="Times New Roman"/>
          <w:sz w:val="22"/>
          <w:szCs w:val="22"/>
        </w:rPr>
        <w:t>和全年业绩），上季度每股收益同比增长</w:t>
      </w:r>
      <w:r w:rsidRPr="00D10BC5">
        <w:rPr>
          <w:rFonts w:ascii="Times New Roman" w:eastAsia="微软雅黑" w:hAnsi="Times New Roman" w:cs="Times New Roman"/>
          <w:sz w:val="22"/>
          <w:szCs w:val="22"/>
        </w:rPr>
        <w:t>67%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财报发布常带来股价波动，短线交易者可根据业绩和指引相对市场预期的差异，选择在财报前后调整仓位。若业绩大超预期，股价可能一举冲破前高；反之不及预期则可能回踩支撑，届时对于基本面未受损的情况下反而是逢低介入良机。</w:t>
      </w:r>
    </w:p>
    <w:p w14:paraId="2335C6D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风险控制</w:t>
      </w:r>
      <w:r w:rsidRPr="00D10BC5">
        <w:rPr>
          <w:rFonts w:ascii="Times New Roman" w:eastAsia="微软雅黑" w:hAnsi="Times New Roman" w:cs="Times New Roman"/>
          <w:sz w:val="22"/>
          <w:szCs w:val="22"/>
        </w:rPr>
        <w:t>：由于拼多多同时受政策面和市场面因素驱动，投资策略上宜做好风控措施。例如，可设定</w:t>
      </w:r>
      <w:r w:rsidRPr="00D10BC5">
        <w:rPr>
          <w:rFonts w:ascii="Times New Roman" w:eastAsia="微软雅黑" w:hAnsi="Times New Roman" w:cs="Times New Roman"/>
          <w:b/>
          <w:bCs/>
          <w:sz w:val="22"/>
          <w:szCs w:val="22"/>
        </w:rPr>
        <w:t>止损点</w:t>
      </w:r>
      <w:r w:rsidRPr="00D10BC5">
        <w:rPr>
          <w:rFonts w:ascii="Times New Roman" w:eastAsia="微软雅黑" w:hAnsi="Times New Roman" w:cs="Times New Roman"/>
          <w:sz w:val="22"/>
          <w:szCs w:val="22"/>
        </w:rPr>
        <w:t>在跌破重要趋势支撑（如</w:t>
      </w:r>
      <w:r w:rsidRPr="00D10BC5">
        <w:rPr>
          <w:rFonts w:ascii="Times New Roman" w:eastAsia="微软雅黑" w:hAnsi="Times New Roman" w:cs="Times New Roman"/>
          <w:sz w:val="22"/>
          <w:szCs w:val="22"/>
        </w:rPr>
        <w:t>200</w:t>
      </w:r>
      <w:r w:rsidRPr="00D10BC5">
        <w:rPr>
          <w:rFonts w:ascii="Times New Roman" w:eastAsia="微软雅黑" w:hAnsi="Times New Roman" w:cs="Times New Roman"/>
          <w:sz w:val="22"/>
          <w:szCs w:val="22"/>
        </w:rPr>
        <w:t>日均线下方约</w:t>
      </w:r>
      <w:r w:rsidRPr="00D10BC5">
        <w:rPr>
          <w:rFonts w:ascii="Times New Roman" w:eastAsia="微软雅黑" w:hAnsi="Times New Roman" w:cs="Times New Roman"/>
          <w:sz w:val="22"/>
          <w:szCs w:val="22"/>
        </w:rPr>
        <w:t>$100</w:t>
      </w:r>
      <w:r w:rsidRPr="00D10BC5">
        <w:rPr>
          <w:rFonts w:ascii="Times New Roman" w:eastAsia="微软雅黑" w:hAnsi="Times New Roman" w:cs="Times New Roman"/>
          <w:sz w:val="22"/>
          <w:szCs w:val="22"/>
        </w:rPr>
        <w:t>）的位置，以防范极端情形下损失扩大。对于已经有可观涨幅的仓位，也可以考虑通过</w:t>
      </w:r>
      <w:r w:rsidRPr="00D10BC5">
        <w:rPr>
          <w:rFonts w:ascii="Times New Roman" w:eastAsia="微软雅黑" w:hAnsi="Times New Roman" w:cs="Times New Roman"/>
          <w:b/>
          <w:bCs/>
          <w:sz w:val="22"/>
          <w:szCs w:val="22"/>
        </w:rPr>
        <w:t>分批止盈</w:t>
      </w:r>
      <w:r w:rsidRPr="00D10BC5">
        <w:rPr>
          <w:rFonts w:ascii="Times New Roman" w:eastAsia="微软雅黑" w:hAnsi="Times New Roman" w:cs="Times New Roman"/>
          <w:sz w:val="22"/>
          <w:szCs w:val="22"/>
        </w:rPr>
        <w:t>或卖出看涨期权的方式，逐步锁定部分利润。考虑到拼多多的波动率不算太高（</w:t>
      </w:r>
      <w:r w:rsidRPr="00D10BC5">
        <w:rPr>
          <w:rFonts w:ascii="Times New Roman" w:eastAsia="微软雅黑" w:hAnsi="Times New Roman" w:cs="Times New Roman"/>
          <w:sz w:val="22"/>
          <w:szCs w:val="22"/>
        </w:rPr>
        <w:t>1</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Beta</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0.7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），投资者也可以运用一些</w:t>
      </w:r>
      <w:r w:rsidRPr="00D10BC5">
        <w:rPr>
          <w:rFonts w:ascii="Times New Roman" w:eastAsia="微软雅黑" w:hAnsi="Times New Roman" w:cs="Times New Roman"/>
          <w:b/>
          <w:bCs/>
          <w:sz w:val="22"/>
          <w:szCs w:val="22"/>
        </w:rPr>
        <w:t>对冲策略</w:t>
      </w:r>
      <w:r w:rsidRPr="00D10BC5">
        <w:rPr>
          <w:rFonts w:ascii="Times New Roman" w:eastAsia="微软雅黑" w:hAnsi="Times New Roman" w:cs="Times New Roman"/>
          <w:sz w:val="22"/>
          <w:szCs w:val="22"/>
        </w:rPr>
        <w:t>（如持有中概</w:t>
      </w:r>
      <w:r w:rsidRPr="00D10BC5">
        <w:rPr>
          <w:rFonts w:ascii="Times New Roman" w:eastAsia="微软雅黑" w:hAnsi="Times New Roman" w:cs="Times New Roman"/>
          <w:sz w:val="22"/>
          <w:szCs w:val="22"/>
        </w:rPr>
        <w:t>ETF</w:t>
      </w:r>
      <w:r w:rsidRPr="00D10BC5">
        <w:rPr>
          <w:rFonts w:ascii="Times New Roman" w:eastAsia="微软雅黑" w:hAnsi="Times New Roman" w:cs="Times New Roman"/>
          <w:sz w:val="22"/>
          <w:szCs w:val="22"/>
        </w:rPr>
        <w:t>或做空高估中概股）来平滑个</w:t>
      </w:r>
      <w:r w:rsidRPr="00D10BC5">
        <w:rPr>
          <w:rFonts w:ascii="Times New Roman" w:eastAsia="微软雅黑" w:hAnsi="Times New Roman" w:cs="Times New Roman"/>
          <w:sz w:val="22"/>
          <w:szCs w:val="22"/>
        </w:rPr>
        <w:lastRenderedPageBreak/>
        <w:t>股风险。总之，在看好拼多多长期价值的同时，切忌忽视短期风险事件，对仓位和风险敞口进行动态管理是明智的策略。</w:t>
      </w:r>
    </w:p>
    <w:p w14:paraId="611A030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长期展望</w:t>
      </w:r>
      <w:r w:rsidRPr="00D10BC5">
        <w:rPr>
          <w:rFonts w:ascii="Times New Roman" w:eastAsia="微软雅黑" w:hAnsi="Times New Roman" w:cs="Times New Roman"/>
          <w:sz w:val="22"/>
          <w:szCs w:val="22"/>
        </w:rPr>
        <w:t>：从长线投资角度，拼多多具备</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基本面扎实</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成长空间广阔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估值合理</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的组合特征。投资者应关注公司在</w:t>
      </w:r>
      <w:r w:rsidRPr="00D10BC5">
        <w:rPr>
          <w:rFonts w:ascii="Times New Roman" w:eastAsia="微软雅黑" w:hAnsi="Times New Roman" w:cs="Times New Roman"/>
          <w:b/>
          <w:bCs/>
          <w:sz w:val="22"/>
          <w:szCs w:val="22"/>
        </w:rPr>
        <w:t>拓展高端品类</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全球化</w:t>
      </w:r>
      <w:r w:rsidRPr="00D10BC5">
        <w:rPr>
          <w:rFonts w:ascii="Times New Roman" w:eastAsia="微软雅黑" w:hAnsi="Times New Roman" w:cs="Times New Roman"/>
          <w:sz w:val="22"/>
          <w:szCs w:val="22"/>
        </w:rPr>
        <w:t>进程中的执行力，以及行业竞争格局的演变。如果拼多多能够持续扩大自身护城河（例如提升品牌商家占比、完善物流服务）并稳健经营</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等新业务，那么当前股价将有较大的上涨潜力。长期投资策略上，可将拼多多视为中国消费互联网领域的核心配置标的之一，采取</w:t>
      </w:r>
      <w:r w:rsidRPr="00D10BC5">
        <w:rPr>
          <w:rFonts w:ascii="Times New Roman" w:eastAsia="微软雅黑" w:hAnsi="Times New Roman" w:cs="Times New Roman"/>
          <w:b/>
          <w:bCs/>
          <w:sz w:val="22"/>
          <w:szCs w:val="22"/>
        </w:rPr>
        <w:t>逢低加码、长期持有</w:t>
      </w:r>
      <w:r w:rsidRPr="00D10BC5">
        <w:rPr>
          <w:rFonts w:ascii="Times New Roman" w:eastAsia="微软雅黑" w:hAnsi="Times New Roman" w:cs="Times New Roman"/>
          <w:sz w:val="22"/>
          <w:szCs w:val="22"/>
        </w:rPr>
        <w:t>的思路来分享公司成长价值。当然，在持有过程中需根据前述风险因素的发展，定期评估公司的基本面变化，确保投资逻辑未发生根本转变。整体而言，我们对拼多多的长期前景持</w:t>
      </w:r>
      <w:r w:rsidRPr="00D10BC5">
        <w:rPr>
          <w:rFonts w:ascii="Times New Roman" w:eastAsia="微软雅黑" w:hAnsi="Times New Roman" w:cs="Times New Roman"/>
          <w:b/>
          <w:bCs/>
          <w:sz w:val="22"/>
          <w:szCs w:val="22"/>
        </w:rPr>
        <w:t>审慎乐观</w:t>
      </w:r>
      <w:r w:rsidRPr="00D10BC5">
        <w:rPr>
          <w:rFonts w:ascii="Times New Roman" w:eastAsia="微软雅黑" w:hAnsi="Times New Roman" w:cs="Times New Roman"/>
          <w:sz w:val="22"/>
          <w:szCs w:val="22"/>
        </w:rPr>
        <w:t>态度，建议投资者结合自身风险承受能力，制定合适的进入和持有计划。</w:t>
      </w:r>
    </w:p>
    <w:p w14:paraId="3DF29349"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宏观环境影响</w:t>
      </w:r>
    </w:p>
    <w:p w14:paraId="1E09216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全球和中国宏观环境的变化对拼多多的股价有显著影响。首先，</w:t>
      </w:r>
      <w:r w:rsidRPr="00D10BC5">
        <w:rPr>
          <w:rFonts w:ascii="Times New Roman" w:eastAsia="微软雅黑" w:hAnsi="Times New Roman" w:cs="Times New Roman"/>
          <w:b/>
          <w:bCs/>
          <w:sz w:val="22"/>
          <w:szCs w:val="22"/>
        </w:rPr>
        <w:t>中国经济政策和内需走势</w:t>
      </w:r>
      <w:r w:rsidRPr="00D10BC5">
        <w:rPr>
          <w:rFonts w:ascii="Times New Roman" w:eastAsia="微软雅黑" w:hAnsi="Times New Roman" w:cs="Times New Roman"/>
          <w:sz w:val="22"/>
          <w:szCs w:val="22"/>
        </w:rPr>
        <w:t>是决定拼多多业绩预期的关键因素。</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年以来，中国政府采取多项措施试图提振消费，但效果仍待观察。今年初通胀转为负值，引发市场对</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中国陷入通缩、消费疲软</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的担忧</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。消费信心不足直接影响电商平台的商品成交额。例如，今年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月社零数据低迷令投资者担心阿里、拼多多等企业盈利前景，曾引发股价下跌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。若未来政府加大刺激消费的力度，如发放消费券、减税或提高居民收入，将利好拼多多所在的可选消费板块，提升平台</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和收入增速。相反，如果经济复苏不及预期或疫情等意外冲击消费，拼多多的增长可能放缓，投资者风险偏好降低会对其股价形成压力。</w:t>
      </w:r>
    </w:p>
    <w:p w14:paraId="5F5323A3"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其次，</w:t>
      </w:r>
      <w:r w:rsidRPr="00D10BC5">
        <w:rPr>
          <w:rFonts w:ascii="Times New Roman" w:eastAsia="微软雅黑" w:hAnsi="Times New Roman" w:cs="Times New Roman"/>
          <w:b/>
          <w:bCs/>
          <w:sz w:val="22"/>
          <w:szCs w:val="22"/>
        </w:rPr>
        <w:t>国际政治与市场情绪</w:t>
      </w:r>
      <w:r w:rsidRPr="00D10BC5">
        <w:rPr>
          <w:rFonts w:ascii="Times New Roman" w:eastAsia="微软雅黑" w:hAnsi="Times New Roman" w:cs="Times New Roman"/>
          <w:sz w:val="22"/>
          <w:szCs w:val="22"/>
        </w:rPr>
        <w:t>也通过风险偏好传导至中概股股价。</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年初，在全球投资者押注中国经济重启和科技创新（如</w:t>
      </w:r>
      <w:r w:rsidRPr="00D10BC5">
        <w:rPr>
          <w:rFonts w:ascii="Times New Roman" w:eastAsia="微软雅黑" w:hAnsi="Times New Roman" w:cs="Times New Roman"/>
          <w:sz w:val="22"/>
          <w:szCs w:val="22"/>
        </w:rPr>
        <w:t>AI</w:t>
      </w:r>
      <w:r w:rsidRPr="00D10BC5">
        <w:rPr>
          <w:rFonts w:ascii="Times New Roman" w:eastAsia="微软雅黑" w:hAnsi="Times New Roman" w:cs="Times New Roman"/>
          <w:sz w:val="22"/>
          <w:szCs w:val="22"/>
        </w:rPr>
        <w:t>浪潮）的背景下，中概股出现了一波强劲反弹：</w:t>
      </w:r>
      <w:r w:rsidRPr="00D10BC5">
        <w:rPr>
          <w:rFonts w:ascii="Times New Roman" w:eastAsia="微软雅黑" w:hAnsi="Times New Roman" w:cs="Times New Roman"/>
          <w:b/>
          <w:bCs/>
          <w:sz w:val="22"/>
          <w:szCs w:val="22"/>
        </w:rPr>
        <w:t>纳斯达克金龙中国指数</w:t>
      </w:r>
      <w:r w:rsidRPr="00D10BC5">
        <w:rPr>
          <w:rFonts w:ascii="Times New Roman" w:eastAsia="微软雅黑" w:hAnsi="Times New Roman" w:cs="Times New Roman"/>
          <w:sz w:val="22"/>
          <w:szCs w:val="22"/>
        </w:rPr>
        <w:t>年内上涨</w:t>
      </w:r>
      <w:r w:rsidRPr="00D10BC5">
        <w:rPr>
          <w:rFonts w:ascii="Times New Roman" w:eastAsia="微软雅黑" w:hAnsi="Times New Roman" w:cs="Times New Roman"/>
          <w:sz w:val="22"/>
          <w:szCs w:val="22"/>
        </w:rPr>
        <w:t>19%</w:t>
      </w:r>
      <w:r w:rsidRPr="00D10BC5">
        <w:rPr>
          <w:rFonts w:ascii="Times New Roman" w:eastAsia="微软雅黑" w:hAnsi="Times New Roman" w:cs="Times New Roman"/>
          <w:sz w:val="22"/>
          <w:szCs w:val="22"/>
        </w:rPr>
        <w:t>，而同期标普</w:t>
      </w:r>
      <w:r w:rsidRPr="00D10BC5">
        <w:rPr>
          <w:rFonts w:ascii="Times New Roman" w:eastAsia="微软雅黑" w:hAnsi="Times New Roman" w:cs="Times New Roman"/>
          <w:sz w:val="22"/>
          <w:szCs w:val="22"/>
        </w:rPr>
        <w:t>500</w:t>
      </w:r>
      <w:r w:rsidRPr="00D10BC5">
        <w:rPr>
          <w:rFonts w:ascii="Times New Roman" w:eastAsia="微软雅黑" w:hAnsi="Times New Roman" w:cs="Times New Roman"/>
          <w:sz w:val="22"/>
          <w:szCs w:val="22"/>
        </w:rPr>
        <w:t>下跌</w:t>
      </w:r>
      <w:r w:rsidRPr="00D10BC5">
        <w:rPr>
          <w:rFonts w:ascii="Times New Roman" w:eastAsia="微软雅黑" w:hAnsi="Times New Roman" w:cs="Times New Roman"/>
          <w:sz w:val="22"/>
          <w:szCs w:val="22"/>
        </w:rPr>
        <w:t>1.9%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。这表明宏观乐观预期时国际资金愿意涌入中国概念股，拼多多也跟随指数上涨。而一旦地缘政治紧张，例如中美贸易摩擦升级（关税互征等），风险情绪转差又会导致中概股同步回调</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3</w:t>
      </w:r>
      <w:r w:rsidRPr="00D10BC5">
        <w:rPr>
          <w:rFonts w:ascii="Times New Roman" w:eastAsia="微软雅黑" w:hAnsi="Times New Roman" w:cs="Times New Roman"/>
          <w:sz w:val="22"/>
          <w:szCs w:val="22"/>
        </w:rPr>
        <w:t>月初，中美相互加征农产品关税的消息曾令拼多多、阿里巴巴股价日内分别下挫</w:t>
      </w:r>
      <w:r w:rsidRPr="00D10BC5">
        <w:rPr>
          <w:rFonts w:ascii="Times New Roman" w:eastAsia="微软雅黑" w:hAnsi="Times New Roman" w:cs="Times New Roman"/>
          <w:sz w:val="22"/>
          <w:szCs w:val="22"/>
        </w:rPr>
        <w:t>2.2%</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2.5%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。投资者需密切关注中美贸易谈判、科技制裁等动态。这些宏观事件往往</w:t>
      </w:r>
      <w:r w:rsidRPr="00D10BC5">
        <w:rPr>
          <w:rFonts w:ascii="Times New Roman" w:eastAsia="微软雅黑" w:hAnsi="Times New Roman" w:cs="Times New Roman"/>
          <w:b/>
          <w:bCs/>
          <w:sz w:val="22"/>
          <w:szCs w:val="22"/>
        </w:rPr>
        <w:t>瞬时</w:t>
      </w:r>
      <w:r w:rsidRPr="00D10BC5">
        <w:rPr>
          <w:rFonts w:ascii="Times New Roman" w:eastAsia="微软雅黑" w:hAnsi="Times New Roman" w:cs="Times New Roman"/>
          <w:b/>
          <w:bCs/>
          <w:sz w:val="22"/>
          <w:szCs w:val="22"/>
        </w:rPr>
        <w:lastRenderedPageBreak/>
        <w:t>影响</w:t>
      </w:r>
      <w:r w:rsidRPr="00D10BC5">
        <w:rPr>
          <w:rFonts w:ascii="Times New Roman" w:eastAsia="微软雅黑" w:hAnsi="Times New Roman" w:cs="Times New Roman"/>
          <w:sz w:val="22"/>
          <w:szCs w:val="22"/>
        </w:rPr>
        <w:t>市场情绪，即使对公司基本面直接冲击有限，也会带来短期股价波动。对于长线投资者而言，这种情绪驱动的下跌可能提供逢低布局良机，但短线交易者则需做好风控以防止踩雷。</w:t>
      </w:r>
    </w:p>
    <w:p w14:paraId="138B1F6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最后，</w:t>
      </w:r>
      <w:r w:rsidRPr="00D10BC5">
        <w:rPr>
          <w:rFonts w:ascii="Times New Roman" w:eastAsia="微软雅黑" w:hAnsi="Times New Roman" w:cs="Times New Roman"/>
          <w:b/>
          <w:bCs/>
          <w:sz w:val="22"/>
          <w:szCs w:val="22"/>
        </w:rPr>
        <w:t>全球货币政策和市场流动性</w:t>
      </w:r>
      <w:r w:rsidRPr="00D10BC5">
        <w:rPr>
          <w:rFonts w:ascii="Times New Roman" w:eastAsia="微软雅黑" w:hAnsi="Times New Roman" w:cs="Times New Roman"/>
          <w:sz w:val="22"/>
          <w:szCs w:val="22"/>
        </w:rPr>
        <w:t>通过影响估值来左右拼多多股价。美联储加息节奏放缓甚至转向，将提升成长股的估值吸引力。在利率上行周期趋于结束之际，市场资金更青睐高增长资产。这是今年以来科技股普遍反弹、中概股走强的重要原因之一。如果未来美国进入降息周期，风险资产可能进一步受益，拼多多有望享受估值提升的</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东风</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。反之，若通胀反弹迫使主要央行重拾紧缩政策，科技互联网板块估值或将承压。另外，人民币汇率稳定与否也会影响以美元计价的拼多多</w:t>
      </w:r>
      <w:r w:rsidRPr="00D10BC5">
        <w:rPr>
          <w:rFonts w:ascii="Times New Roman" w:eastAsia="微软雅黑" w:hAnsi="Times New Roman" w:cs="Times New Roman"/>
          <w:sz w:val="22"/>
          <w:szCs w:val="22"/>
        </w:rPr>
        <w:t>ADR</w:t>
      </w:r>
      <w:r w:rsidRPr="00D10BC5">
        <w:rPr>
          <w:rFonts w:ascii="Times New Roman" w:eastAsia="微软雅黑" w:hAnsi="Times New Roman" w:cs="Times New Roman"/>
          <w:sz w:val="22"/>
          <w:szCs w:val="22"/>
        </w:rPr>
        <w:t>股价。当人民币走强时，海外投资者持有中概股的汇率风险下降，股价相应得到支撑；反之人民币贬值阶段，中概股折算美元收益降低，可能拖累股价表现。当前人民币汇率相对平稳，汇率因素对拼多多影响中性，但需持续关注地缘风险对汇率的冲击。</w:t>
      </w:r>
    </w:p>
    <w:p w14:paraId="5B40573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综合来看，拼多多所处的大环境机遇与挑战并存：</w:t>
      </w:r>
      <w:r w:rsidRPr="00D10BC5">
        <w:rPr>
          <w:rFonts w:ascii="Times New Roman" w:eastAsia="微软雅黑" w:hAnsi="Times New Roman" w:cs="Times New Roman"/>
          <w:b/>
          <w:bCs/>
          <w:sz w:val="22"/>
          <w:szCs w:val="22"/>
        </w:rPr>
        <w:t>中国消费复苏</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全球流动性改善</w:t>
      </w:r>
      <w:r w:rsidRPr="00D10BC5">
        <w:rPr>
          <w:rFonts w:ascii="Times New Roman" w:eastAsia="微软雅黑" w:hAnsi="Times New Roman" w:cs="Times New Roman"/>
          <w:sz w:val="22"/>
          <w:szCs w:val="22"/>
        </w:rPr>
        <w:t>将是股价上涨的催化剂，而</w:t>
      </w:r>
      <w:r w:rsidRPr="00D10BC5">
        <w:rPr>
          <w:rFonts w:ascii="Times New Roman" w:eastAsia="微软雅黑" w:hAnsi="Times New Roman" w:cs="Times New Roman"/>
          <w:b/>
          <w:bCs/>
          <w:sz w:val="22"/>
          <w:szCs w:val="22"/>
        </w:rPr>
        <w:t>宏观不确定性</w:t>
      </w:r>
      <w:r w:rsidRPr="00D10BC5">
        <w:rPr>
          <w:rFonts w:ascii="Times New Roman" w:eastAsia="微软雅黑" w:hAnsi="Times New Roman" w:cs="Times New Roman"/>
          <w:sz w:val="22"/>
          <w:szCs w:val="22"/>
        </w:rPr>
        <w:t>（如地缘冲突、政策收紧）则可能带来阵痛。投资者应密切跟踪宏观指标（消费者信心指数、社零总额增长等）和重大政策动向，以评估对拼多多基本面及估值的潜在影响。在宏观利好与公司微观优势共振时，拼多多股票有望实现超额收益；反之，在宏观逆风和风险事件下，也需有足够耐心和定力持有，或根据风险管理策略进行适度调整仓位。展望未来，只要中国经济保持中长期稳定增长，居民消费持续升级，拼多多作为新兴电商龙头有望在宏观大潮中稳步前行，为投资者创造可观回报。</w:t>
      </w:r>
    </w:p>
    <w:p w14:paraId="4E5E6D3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结论和投资建议</w:t>
      </w:r>
      <w:r w:rsidRPr="00D10BC5">
        <w:rPr>
          <w:rFonts w:ascii="Times New Roman" w:eastAsia="微软雅黑" w:hAnsi="Times New Roman" w:cs="Times New Roman"/>
          <w:sz w:val="22"/>
          <w:szCs w:val="22"/>
        </w:rPr>
        <w:t>：综合以上分析，我们认为</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（拼多多）具有</w:t>
      </w:r>
      <w:r w:rsidRPr="00D10BC5">
        <w:rPr>
          <w:rFonts w:ascii="Times New Roman" w:eastAsia="微软雅黑" w:hAnsi="Times New Roman" w:cs="Times New Roman"/>
          <w:b/>
          <w:bCs/>
          <w:sz w:val="22"/>
          <w:szCs w:val="22"/>
        </w:rPr>
        <w:t>高增长性、盈利能力强、估值偏低</w:t>
      </w:r>
      <w:r w:rsidRPr="00D10BC5">
        <w:rPr>
          <w:rFonts w:ascii="Times New Roman" w:eastAsia="微软雅黑" w:hAnsi="Times New Roman" w:cs="Times New Roman"/>
          <w:sz w:val="22"/>
          <w:szCs w:val="22"/>
        </w:rPr>
        <w:t>的特征，长期投资价值突出。当前股价相对于我们的估值区间存在明显低估。在风险因素可控、公司竞争力持续强化的前提下，我们对拼多多维持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长期买入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的投资评级。短期波动可能来自宏观和政策面的不确定，但拉长时间看，拼多多有望凭借其创新商业模式和庞大用户基础，在中国及全球电商版图中扮演越来越重要的角色，为股东创造长期价值。</w:t>
      </w:r>
    </w:p>
    <w:p w14:paraId="17908C1C"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（完）</w:t>
      </w:r>
    </w:p>
    <w:p w14:paraId="1F5BB95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参考来源</w:t>
      </w:r>
      <w:r w:rsidRPr="00D10BC5">
        <w:rPr>
          <w:rFonts w:ascii="Times New Roman" w:eastAsia="微软雅黑" w:hAnsi="Times New Roman" w:cs="Times New Roman"/>
          <w:sz w:val="22"/>
          <w:szCs w:val="22"/>
        </w:rPr>
        <w:t>：公司财报及投资者资料，</w:t>
      </w:r>
      <w:r w:rsidRPr="00D10BC5">
        <w:rPr>
          <w:rFonts w:ascii="Times New Roman" w:eastAsia="微软雅黑" w:hAnsi="Times New Roman" w:cs="Times New Roman"/>
          <w:sz w:val="22"/>
          <w:szCs w:val="22"/>
        </w:rPr>
        <w:t>Morningstar</w:t>
      </w:r>
      <w:r w:rsidRPr="00D10BC5">
        <w:rPr>
          <w:rFonts w:ascii="Times New Roman" w:eastAsia="微软雅黑" w:hAnsi="Times New Roman" w:cs="Times New Roman"/>
          <w:sz w:val="22"/>
          <w:szCs w:val="22"/>
        </w:rPr>
        <w:t>股票分析报告</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GuruFocus</w:t>
      </w:r>
      <w:r w:rsidRPr="00D10BC5">
        <w:rPr>
          <w:rFonts w:ascii="Times New Roman" w:eastAsia="微软雅黑" w:hAnsi="Times New Roman" w:cs="Times New Roman"/>
          <w:sz w:val="22"/>
          <w:szCs w:val="22"/>
        </w:rPr>
        <w:t>股票手册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Barron's</w:t>
      </w:r>
      <w:r w:rsidRPr="00D10BC5">
        <w:rPr>
          <w:rFonts w:ascii="Times New Roman" w:eastAsia="微软雅黑" w:hAnsi="Times New Roman" w:cs="Times New Roman"/>
          <w:sz w:val="22"/>
          <w:szCs w:val="22"/>
        </w:rPr>
        <w:t>财经报道</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IBD</w:t>
      </w:r>
      <w:r w:rsidRPr="00D10BC5">
        <w:rPr>
          <w:rFonts w:ascii="Times New Roman" w:eastAsia="微软雅黑" w:hAnsi="Times New Roman" w:cs="Times New Roman"/>
          <w:sz w:val="22"/>
          <w:szCs w:val="22"/>
        </w:rPr>
        <w:t>投资评级</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lastRenderedPageBreak/>
        <w:t>(</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等。上述资料数据截至</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3</w:t>
      </w:r>
      <w:r w:rsidRPr="00D10BC5">
        <w:rPr>
          <w:rFonts w:ascii="Times New Roman" w:eastAsia="微软雅黑" w:hAnsi="Times New Roman" w:cs="Times New Roman"/>
          <w:sz w:val="22"/>
          <w:szCs w:val="22"/>
        </w:rPr>
        <w:t>月</w:t>
      </w:r>
      <w:r w:rsidRPr="00D10BC5">
        <w:rPr>
          <w:rFonts w:ascii="Times New Roman" w:eastAsia="微软雅黑" w:hAnsi="Times New Roman" w:cs="Times New Roman"/>
          <w:sz w:val="22"/>
          <w:szCs w:val="22"/>
        </w:rPr>
        <w:t>19</w:t>
      </w:r>
      <w:r w:rsidRPr="00D10BC5">
        <w:rPr>
          <w:rFonts w:ascii="Times New Roman" w:eastAsia="微软雅黑" w:hAnsi="Times New Roman" w:cs="Times New Roman"/>
          <w:sz w:val="22"/>
          <w:szCs w:val="22"/>
        </w:rPr>
        <w:t>日，投资建议仅供参考，请投资者注意市场风险。</w:t>
      </w:r>
    </w:p>
    <w:p w14:paraId="693FDEF7" w14:textId="64CF5DF8" w:rsidR="007B6C91" w:rsidRPr="004C33BC" w:rsidRDefault="007B6C91" w:rsidP="007B6C91">
      <w:pPr>
        <w:pStyle w:val="2"/>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sidR="00355E18">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PD</w:t>
      </w:r>
      <w:r w:rsidRPr="004C33BC">
        <w:rPr>
          <w:rFonts w:ascii="Times New Roman" w:eastAsia="微软雅黑" w:hAnsi="Times New Roman" w:cs="Times New Roman"/>
          <w:b/>
          <w:bCs/>
          <w:sz w:val="22"/>
          <w:szCs w:val="22"/>
        </w:rPr>
        <w:t xml:space="preserve">D </w:t>
      </w:r>
      <w:r>
        <w:rPr>
          <w:rFonts w:ascii="Times New Roman" w:eastAsia="微软雅黑" w:hAnsi="Times New Roman" w:cs="Times New Roman" w:hint="eastAsia"/>
          <w:b/>
          <w:bCs/>
          <w:sz w:val="22"/>
          <w:szCs w:val="22"/>
        </w:rPr>
        <w:t>投资分析与建议</w:t>
      </w:r>
    </w:p>
    <w:p w14:paraId="43F2DC8D"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以下是基于上传文件和专业分析方法综合整理的</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（拼多多）投资分析与建议报告：</w:t>
      </w:r>
    </w:p>
    <w:p w14:paraId="5703D9F3"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一、公司概况</w:t>
      </w:r>
    </w:p>
    <w:p w14:paraId="49CD191E"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PDD Holdings Inc</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NASDAQ: PDD</w:t>
      </w:r>
      <w:r w:rsidRPr="00820BD8">
        <w:rPr>
          <w:rFonts w:ascii="Times New Roman" w:eastAsia="微软雅黑" w:hAnsi="Times New Roman" w:cs="Times New Roman"/>
          <w:sz w:val="22"/>
          <w:szCs w:val="22"/>
        </w:rPr>
        <w:t>）是一家总部位于爱尔兰的跨国电商公司，旗下主要运营电商平台拼多多（</w:t>
      </w:r>
      <w:r w:rsidRPr="00820BD8">
        <w:rPr>
          <w:rFonts w:ascii="Times New Roman" w:eastAsia="微软雅黑" w:hAnsi="Times New Roman" w:cs="Times New Roman"/>
          <w:sz w:val="22"/>
          <w:szCs w:val="22"/>
        </w:rPr>
        <w:t>Pinduoduo</w:t>
      </w:r>
      <w:r w:rsidRPr="00820BD8">
        <w:rPr>
          <w:rFonts w:ascii="Times New Roman" w:eastAsia="微软雅黑" w:hAnsi="Times New Roman" w:cs="Times New Roman"/>
          <w:sz w:val="22"/>
          <w:szCs w:val="22"/>
        </w:rPr>
        <w:t>）和跨境电商平台</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。拼多多主要针对中国大陆市场，以团购和补贴的营销方式迅速扩大市场份额。</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则主攻国际市场，特别是美国，依靠高性价比产品和大量补贴迅速获取市场份额。</w:t>
      </w:r>
    </w:p>
    <w:p w14:paraId="5C49659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二、财务分析</w:t>
      </w:r>
    </w:p>
    <w:p w14:paraId="06CA6B6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核心财务数据</w:t>
      </w:r>
    </w:p>
    <w:p w14:paraId="1E882930" w14:textId="77777777" w:rsidR="00820BD8" w:rsidRPr="00820BD8" w:rsidRDefault="00820BD8" w:rsidP="00820BD8">
      <w:pPr>
        <w:numPr>
          <w:ilvl w:val="0"/>
          <w:numId w:val="104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2023</w:t>
      </w:r>
      <w:r w:rsidRPr="00820BD8">
        <w:rPr>
          <w:rFonts w:ascii="Times New Roman" w:eastAsia="微软雅黑" w:hAnsi="Times New Roman" w:cs="Times New Roman"/>
          <w:b/>
          <w:bCs/>
          <w:sz w:val="22"/>
          <w:szCs w:val="22"/>
        </w:rPr>
        <w:t>年总收入</w:t>
      </w:r>
      <w:r w:rsidRPr="00820BD8">
        <w:rPr>
          <w:rFonts w:ascii="Times New Roman" w:eastAsia="微软雅黑" w:hAnsi="Times New Roman" w:cs="Times New Roman"/>
          <w:sz w:val="22"/>
          <w:szCs w:val="22"/>
        </w:rPr>
        <w:t>: 2476.39</w:t>
      </w:r>
      <w:r w:rsidRPr="00820BD8">
        <w:rPr>
          <w:rFonts w:ascii="Times New Roman" w:eastAsia="微软雅黑" w:hAnsi="Times New Roman" w:cs="Times New Roman"/>
          <w:sz w:val="22"/>
          <w:szCs w:val="22"/>
        </w:rPr>
        <w:t>亿元，同比增长</w:t>
      </w:r>
      <w:r w:rsidRPr="00820BD8">
        <w:rPr>
          <w:rFonts w:ascii="Times New Roman" w:eastAsia="微软雅黑" w:hAnsi="Times New Roman" w:cs="Times New Roman"/>
          <w:sz w:val="22"/>
          <w:szCs w:val="22"/>
        </w:rPr>
        <w:t>89.68%</w:t>
      </w:r>
      <w:r w:rsidRPr="00820BD8">
        <w:rPr>
          <w:rFonts w:ascii="Times New Roman" w:eastAsia="微软雅黑" w:hAnsi="Times New Roman" w:cs="Times New Roman"/>
          <w:sz w:val="22"/>
          <w:szCs w:val="22"/>
        </w:rPr>
        <w:t>。</w:t>
      </w:r>
    </w:p>
    <w:p w14:paraId="68A0E230" w14:textId="77777777" w:rsidR="00820BD8" w:rsidRPr="00820BD8" w:rsidRDefault="00820BD8" w:rsidP="00820BD8">
      <w:pPr>
        <w:numPr>
          <w:ilvl w:val="0"/>
          <w:numId w:val="104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净利润</w:t>
      </w:r>
      <w:r w:rsidRPr="00820BD8">
        <w:rPr>
          <w:rFonts w:ascii="Times New Roman" w:eastAsia="微软雅黑" w:hAnsi="Times New Roman" w:cs="Times New Roman"/>
          <w:sz w:val="22"/>
          <w:szCs w:val="22"/>
        </w:rPr>
        <w:t>: 600.3</w:t>
      </w:r>
      <w:r w:rsidRPr="00820BD8">
        <w:rPr>
          <w:rFonts w:ascii="Times New Roman" w:eastAsia="微软雅黑" w:hAnsi="Times New Roman" w:cs="Times New Roman"/>
          <w:sz w:val="22"/>
          <w:szCs w:val="22"/>
        </w:rPr>
        <w:t>亿元，同比增长</w:t>
      </w:r>
      <w:r w:rsidRPr="00820BD8">
        <w:rPr>
          <w:rFonts w:ascii="Times New Roman" w:eastAsia="微软雅黑" w:hAnsi="Times New Roman" w:cs="Times New Roman"/>
          <w:sz w:val="22"/>
          <w:szCs w:val="22"/>
        </w:rPr>
        <w:t>90.33%</w:t>
      </w:r>
      <w:r w:rsidRPr="00820BD8">
        <w:rPr>
          <w:rFonts w:ascii="Times New Roman" w:eastAsia="微软雅黑" w:hAnsi="Times New Roman" w:cs="Times New Roman"/>
          <w:sz w:val="22"/>
          <w:szCs w:val="22"/>
        </w:rPr>
        <w:t>。</w:t>
      </w:r>
    </w:p>
    <w:p w14:paraId="7F123DC6" w14:textId="77777777" w:rsidR="00820BD8" w:rsidRPr="00820BD8" w:rsidRDefault="00820BD8" w:rsidP="00820BD8">
      <w:pPr>
        <w:numPr>
          <w:ilvl w:val="0"/>
          <w:numId w:val="104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当前市盈率（</w:t>
      </w:r>
      <w:r w:rsidRPr="00820BD8">
        <w:rPr>
          <w:rFonts w:ascii="Times New Roman" w:eastAsia="微软雅黑" w:hAnsi="Times New Roman" w:cs="Times New Roman"/>
          <w:b/>
          <w:bCs/>
          <w:sz w:val="22"/>
          <w:szCs w:val="22"/>
        </w:rPr>
        <w:t>PE Ratio</w:t>
      </w:r>
      <w:r w:rsidRPr="00820BD8">
        <w:rPr>
          <w:rFonts w:ascii="Times New Roman" w:eastAsia="微软雅黑" w:hAnsi="Times New Roman" w:cs="Times New Roman"/>
          <w:b/>
          <w:bCs/>
          <w:sz w:val="22"/>
          <w:szCs w:val="22"/>
        </w:rPr>
        <w:t>）</w:t>
      </w:r>
      <w:r w:rsidRPr="00820BD8">
        <w:rPr>
          <w:rFonts w:ascii="Times New Roman" w:eastAsia="微软雅黑" w:hAnsi="Times New Roman" w:cs="Times New Roman"/>
          <w:sz w:val="22"/>
          <w:szCs w:val="22"/>
        </w:rPr>
        <w:t>: 12.0</w:t>
      </w:r>
      <w:r w:rsidRPr="00820BD8">
        <w:rPr>
          <w:rFonts w:ascii="Times New Roman" w:eastAsia="微软雅黑" w:hAnsi="Times New Roman" w:cs="Times New Roman"/>
          <w:sz w:val="22"/>
          <w:szCs w:val="22"/>
        </w:rPr>
        <w:t>倍（相对较低）。</w:t>
      </w:r>
    </w:p>
    <w:p w14:paraId="79D8DC2C" w14:textId="77777777" w:rsidR="00820BD8" w:rsidRPr="00820BD8" w:rsidRDefault="00820BD8" w:rsidP="00820BD8">
      <w:pPr>
        <w:numPr>
          <w:ilvl w:val="0"/>
          <w:numId w:val="104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现金流充裕</w:t>
      </w:r>
      <w:r w:rsidRPr="00820BD8">
        <w:rPr>
          <w:rFonts w:ascii="Times New Roman" w:eastAsia="微软雅黑" w:hAnsi="Times New Roman" w:cs="Times New Roman"/>
          <w:sz w:val="22"/>
          <w:szCs w:val="22"/>
        </w:rPr>
        <w:t xml:space="preserve">: </w:t>
      </w:r>
      <w:r w:rsidRPr="00820BD8">
        <w:rPr>
          <w:rFonts w:ascii="Times New Roman" w:eastAsia="微软雅黑" w:hAnsi="Times New Roman" w:cs="Times New Roman"/>
          <w:sz w:val="22"/>
          <w:szCs w:val="22"/>
        </w:rPr>
        <w:t>自由现金流占营收比</w:t>
      </w:r>
      <w:r w:rsidRPr="00820BD8">
        <w:rPr>
          <w:rFonts w:ascii="Times New Roman" w:eastAsia="微软雅黑" w:hAnsi="Times New Roman" w:cs="Times New Roman"/>
          <w:sz w:val="22"/>
          <w:szCs w:val="22"/>
        </w:rPr>
        <w:t>34.6%</w:t>
      </w:r>
      <w:r w:rsidRPr="00820BD8">
        <w:rPr>
          <w:rFonts w:ascii="Times New Roman" w:eastAsia="微软雅黑" w:hAnsi="Times New Roman" w:cs="Times New Roman"/>
          <w:sz w:val="22"/>
          <w:szCs w:val="22"/>
        </w:rPr>
        <w:t>，现金储备充足，财务健康状况稳健。</w:t>
      </w:r>
    </w:p>
    <w:p w14:paraId="0F837EF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盈利能力指标</w:t>
      </w:r>
    </w:p>
    <w:p w14:paraId="42A9C03D" w14:textId="77777777" w:rsidR="00820BD8" w:rsidRPr="00820BD8" w:rsidRDefault="00820BD8" w:rsidP="00820BD8">
      <w:pPr>
        <w:numPr>
          <w:ilvl w:val="0"/>
          <w:numId w:val="1048"/>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股本回报率</w:t>
      </w:r>
      <w:r w:rsidRPr="00820BD8">
        <w:rPr>
          <w:rFonts w:ascii="Times New Roman" w:eastAsia="微软雅黑" w:hAnsi="Times New Roman" w:cs="Times New Roman"/>
          <w:sz w:val="22"/>
          <w:szCs w:val="22"/>
        </w:rPr>
        <w:t>(ROE): 49.2%</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20.7%</w:t>
      </w:r>
      <w:r w:rsidRPr="00820BD8">
        <w:rPr>
          <w:rFonts w:ascii="Times New Roman" w:eastAsia="微软雅黑" w:hAnsi="Times New Roman" w:cs="Times New Roman"/>
          <w:sz w:val="22"/>
          <w:szCs w:val="22"/>
        </w:rPr>
        <w:t>）</w:t>
      </w:r>
    </w:p>
    <w:p w14:paraId="0540B217" w14:textId="77777777" w:rsidR="00820BD8" w:rsidRPr="00820BD8" w:rsidRDefault="00820BD8" w:rsidP="00820BD8">
      <w:pPr>
        <w:numPr>
          <w:ilvl w:val="0"/>
          <w:numId w:val="1048"/>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净利润率</w:t>
      </w:r>
      <w:r w:rsidRPr="00820BD8">
        <w:rPr>
          <w:rFonts w:ascii="Times New Roman" w:eastAsia="微软雅黑" w:hAnsi="Times New Roman" w:cs="Times New Roman"/>
          <w:sz w:val="22"/>
          <w:szCs w:val="22"/>
        </w:rPr>
        <w:t>: 29.1%</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8.8%</w:t>
      </w:r>
      <w:r w:rsidRPr="00820BD8">
        <w:rPr>
          <w:rFonts w:ascii="Times New Roman" w:eastAsia="微软雅黑" w:hAnsi="Times New Roman" w:cs="Times New Roman"/>
          <w:sz w:val="22"/>
          <w:szCs w:val="22"/>
        </w:rPr>
        <w:t>）</w:t>
      </w:r>
    </w:p>
    <w:p w14:paraId="1DFCCC3D" w14:textId="77777777" w:rsidR="00820BD8" w:rsidRPr="00820BD8" w:rsidRDefault="00820BD8" w:rsidP="00820BD8">
      <w:pPr>
        <w:numPr>
          <w:ilvl w:val="0"/>
          <w:numId w:val="1048"/>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营运利润率</w:t>
      </w:r>
      <w:r w:rsidRPr="00820BD8">
        <w:rPr>
          <w:rFonts w:ascii="Times New Roman" w:eastAsia="微软雅黑" w:hAnsi="Times New Roman" w:cs="Times New Roman"/>
          <w:sz w:val="22"/>
          <w:szCs w:val="22"/>
        </w:rPr>
        <w:t>: 28.3%</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11%</w:t>
      </w:r>
      <w:r w:rsidRPr="00820BD8">
        <w:rPr>
          <w:rFonts w:ascii="Times New Roman" w:eastAsia="微软雅黑" w:hAnsi="Times New Roman" w:cs="Times New Roman"/>
          <w:sz w:val="22"/>
          <w:szCs w:val="22"/>
        </w:rPr>
        <w:t>）。</w:t>
      </w:r>
    </w:p>
    <w:p w14:paraId="0633F643"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这些数据表明</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拥有显著高于行业平均水平的盈利能力。</w:t>
      </w:r>
    </w:p>
    <w:p w14:paraId="127B215D"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三、估值分析</w:t>
      </w:r>
    </w:p>
    <w:p w14:paraId="18BBA908"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通过多种估值方法对</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进行分析：</w:t>
      </w:r>
    </w:p>
    <w:p w14:paraId="72504CE1" w14:textId="77777777" w:rsidR="00820BD8" w:rsidRPr="00820BD8" w:rsidRDefault="00820BD8" w:rsidP="00820BD8">
      <w:pPr>
        <w:numPr>
          <w:ilvl w:val="0"/>
          <w:numId w:val="104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DCF</w:t>
      </w:r>
      <w:r w:rsidRPr="00820BD8">
        <w:rPr>
          <w:rFonts w:ascii="Times New Roman" w:eastAsia="微软雅黑" w:hAnsi="Times New Roman" w:cs="Times New Roman"/>
          <w:b/>
          <w:bCs/>
          <w:sz w:val="22"/>
          <w:szCs w:val="22"/>
        </w:rPr>
        <w:t>现金流折现估值法</w:t>
      </w:r>
      <w:r w:rsidRPr="00820BD8">
        <w:rPr>
          <w:rFonts w:ascii="Times New Roman" w:eastAsia="微软雅黑" w:hAnsi="Times New Roman" w:cs="Times New Roman"/>
          <w:sz w:val="22"/>
          <w:szCs w:val="22"/>
        </w:rPr>
        <w:t>：</w:t>
      </w:r>
    </w:p>
    <w:p w14:paraId="0DA23DB1" w14:textId="77777777" w:rsidR="00820BD8" w:rsidRPr="00820BD8" w:rsidRDefault="00820BD8" w:rsidP="00820BD8">
      <w:pPr>
        <w:numPr>
          <w:ilvl w:val="1"/>
          <w:numId w:val="1049"/>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lastRenderedPageBreak/>
        <w:t>每股合理价值：</w:t>
      </w:r>
      <w:r w:rsidRPr="00820BD8">
        <w:rPr>
          <w:rFonts w:ascii="Times New Roman" w:eastAsia="微软雅黑" w:hAnsi="Times New Roman" w:cs="Times New Roman"/>
          <w:sz w:val="22"/>
          <w:szCs w:val="22"/>
        </w:rPr>
        <w:t>134</w:t>
      </w:r>
      <w:r w:rsidRPr="00820BD8">
        <w:rPr>
          <w:rFonts w:ascii="Times New Roman" w:eastAsia="微软雅黑" w:hAnsi="Times New Roman" w:cs="Times New Roman"/>
          <w:sz w:val="22"/>
          <w:szCs w:val="22"/>
        </w:rPr>
        <w:t>美元</w:t>
      </w:r>
    </w:p>
    <w:p w14:paraId="24255CC9" w14:textId="77777777" w:rsidR="00820BD8" w:rsidRPr="00820BD8" w:rsidRDefault="00820BD8" w:rsidP="00820BD8">
      <w:pPr>
        <w:numPr>
          <w:ilvl w:val="1"/>
          <w:numId w:val="1049"/>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当前股价：</w:t>
      </w:r>
      <w:r w:rsidRPr="00820BD8">
        <w:rPr>
          <w:rFonts w:ascii="Times New Roman" w:eastAsia="微软雅黑" w:hAnsi="Times New Roman" w:cs="Times New Roman"/>
          <w:sz w:val="22"/>
          <w:szCs w:val="22"/>
        </w:rPr>
        <w:t>126.79</w:t>
      </w:r>
      <w:r w:rsidRPr="00820BD8">
        <w:rPr>
          <w:rFonts w:ascii="Times New Roman" w:eastAsia="微软雅黑" w:hAnsi="Times New Roman" w:cs="Times New Roman"/>
          <w:sz w:val="22"/>
          <w:szCs w:val="22"/>
        </w:rPr>
        <w:t>美元</w:t>
      </w:r>
    </w:p>
    <w:p w14:paraId="48654850" w14:textId="77777777" w:rsidR="00820BD8" w:rsidRPr="00820BD8" w:rsidRDefault="00820BD8" w:rsidP="00820BD8">
      <w:pPr>
        <w:numPr>
          <w:ilvl w:val="1"/>
          <w:numId w:val="1049"/>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估值比率（</w:t>
      </w:r>
      <w:r w:rsidRPr="00820BD8">
        <w:rPr>
          <w:rFonts w:ascii="Times New Roman" w:eastAsia="微软雅黑" w:hAnsi="Times New Roman" w:cs="Times New Roman"/>
          <w:sz w:val="22"/>
          <w:szCs w:val="22"/>
        </w:rPr>
        <w:t>Price/FVE</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0.95</w:t>
      </w:r>
      <w:r w:rsidRPr="00820BD8">
        <w:rPr>
          <w:rFonts w:ascii="Times New Roman" w:eastAsia="微软雅黑" w:hAnsi="Times New Roman" w:cs="Times New Roman"/>
          <w:sz w:val="22"/>
          <w:szCs w:val="22"/>
        </w:rPr>
        <w:t>，表明股票当前略低于其内在价值。</w:t>
      </w:r>
    </w:p>
    <w:p w14:paraId="7093EEDD" w14:textId="77777777" w:rsidR="00820BD8" w:rsidRPr="00820BD8" w:rsidRDefault="00820BD8" w:rsidP="00820BD8">
      <w:pPr>
        <w:numPr>
          <w:ilvl w:val="0"/>
          <w:numId w:val="104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分析师目标价</w:t>
      </w:r>
      <w:r w:rsidRPr="00820BD8">
        <w:rPr>
          <w:rFonts w:ascii="Times New Roman" w:eastAsia="微软雅黑" w:hAnsi="Times New Roman" w:cs="Times New Roman"/>
          <w:sz w:val="22"/>
          <w:szCs w:val="22"/>
        </w:rPr>
        <w:t>：</w:t>
      </w:r>
    </w:p>
    <w:p w14:paraId="763F9143" w14:textId="77777777" w:rsidR="00820BD8" w:rsidRPr="00820BD8" w:rsidRDefault="00820BD8" w:rsidP="00820BD8">
      <w:pPr>
        <w:numPr>
          <w:ilvl w:val="1"/>
          <w:numId w:val="1049"/>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综合分析师</w:t>
      </w:r>
      <w:r w:rsidRPr="00820BD8">
        <w:rPr>
          <w:rFonts w:ascii="Times New Roman" w:eastAsia="微软雅黑" w:hAnsi="Times New Roman" w:cs="Times New Roman"/>
          <w:sz w:val="22"/>
          <w:szCs w:val="22"/>
        </w:rPr>
        <w:t>12</w:t>
      </w:r>
      <w:r w:rsidRPr="00820BD8">
        <w:rPr>
          <w:rFonts w:ascii="Times New Roman" w:eastAsia="微软雅黑" w:hAnsi="Times New Roman" w:cs="Times New Roman"/>
          <w:sz w:val="22"/>
          <w:szCs w:val="22"/>
        </w:rPr>
        <w:t>个月目标价：</w:t>
      </w:r>
      <w:r w:rsidRPr="00820BD8">
        <w:rPr>
          <w:rFonts w:ascii="Times New Roman" w:eastAsia="微软雅黑" w:hAnsi="Times New Roman" w:cs="Times New Roman"/>
          <w:sz w:val="22"/>
          <w:szCs w:val="22"/>
        </w:rPr>
        <w:t>171.5</w:t>
      </w:r>
      <w:r w:rsidRPr="00820BD8">
        <w:rPr>
          <w:rFonts w:ascii="Times New Roman" w:eastAsia="微软雅黑" w:hAnsi="Times New Roman" w:cs="Times New Roman"/>
          <w:sz w:val="22"/>
          <w:szCs w:val="22"/>
        </w:rPr>
        <w:t>美元，较当前价格上涨空间约为</w:t>
      </w:r>
      <w:r w:rsidRPr="00820BD8">
        <w:rPr>
          <w:rFonts w:ascii="Times New Roman" w:eastAsia="微软雅黑" w:hAnsi="Times New Roman" w:cs="Times New Roman"/>
          <w:sz w:val="22"/>
          <w:szCs w:val="22"/>
        </w:rPr>
        <w:t>36%</w:t>
      </w:r>
      <w:r w:rsidRPr="00820BD8">
        <w:rPr>
          <w:rFonts w:ascii="Times New Roman" w:eastAsia="微软雅黑" w:hAnsi="Times New Roman" w:cs="Times New Roman"/>
          <w:sz w:val="22"/>
          <w:szCs w:val="22"/>
        </w:rPr>
        <w:t>。</w:t>
      </w:r>
    </w:p>
    <w:p w14:paraId="7FB4B6A4"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综合多种估值方式，</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目前处于略微低估状态，具备一定投资吸引力。</w:t>
      </w:r>
    </w:p>
    <w:p w14:paraId="52CFA2CB"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四、风险因素</w:t>
      </w:r>
    </w:p>
    <w:p w14:paraId="02A53146" w14:textId="77777777" w:rsidR="00820BD8" w:rsidRPr="00820BD8" w:rsidRDefault="00820BD8" w:rsidP="00820BD8">
      <w:pPr>
        <w:numPr>
          <w:ilvl w:val="0"/>
          <w:numId w:val="1050"/>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地缘政治及监管风险</w:t>
      </w:r>
      <w:r w:rsidRPr="00820BD8">
        <w:rPr>
          <w:rFonts w:ascii="Times New Roman" w:eastAsia="微软雅黑" w:hAnsi="Times New Roman" w:cs="Times New Roman"/>
          <w:sz w:val="22"/>
          <w:szCs w:val="22"/>
        </w:rPr>
        <w:t>：美国对来自中国的电商平台（如</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）的监管可能加强，若</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被禁止或征收更高的关税，对公司国际化布局会造成巨大冲击。</w:t>
      </w:r>
    </w:p>
    <w:p w14:paraId="165FF0A5" w14:textId="77777777" w:rsidR="00820BD8" w:rsidRPr="00820BD8" w:rsidRDefault="00820BD8" w:rsidP="00820BD8">
      <w:pPr>
        <w:numPr>
          <w:ilvl w:val="0"/>
          <w:numId w:val="1050"/>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竞争加剧风险</w:t>
      </w:r>
      <w:r w:rsidRPr="00820BD8">
        <w:rPr>
          <w:rFonts w:ascii="Times New Roman" w:eastAsia="微软雅黑" w:hAnsi="Times New Roman" w:cs="Times New Roman"/>
          <w:sz w:val="22"/>
          <w:szCs w:val="22"/>
        </w:rPr>
        <w:t>：除了阿里巴巴和京东，抖音、快手等平台也在迅速抢占电商市场，增加</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的市场竞争压力。</w:t>
      </w:r>
    </w:p>
    <w:p w14:paraId="799FB5D8" w14:textId="77777777" w:rsidR="00820BD8" w:rsidRPr="00820BD8" w:rsidRDefault="00820BD8" w:rsidP="00820BD8">
      <w:pPr>
        <w:numPr>
          <w:ilvl w:val="0"/>
          <w:numId w:val="1050"/>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经营成本上升风险</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的物流费用、补贴成本持续升高，可能挤压利润率。</w:t>
      </w:r>
    </w:p>
    <w:p w14:paraId="7F10106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五、与主要竞争对手的对比分析</w:t>
      </w:r>
    </w:p>
    <w:p w14:paraId="2651759E"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在过去一年</w:t>
      </w:r>
      <w:r w:rsidRPr="00820BD8">
        <w:rPr>
          <w:rFonts w:ascii="Times New Roman" w:eastAsia="微软雅黑" w:hAnsi="Times New Roman" w:cs="Times New Roman"/>
          <w:sz w:val="22"/>
          <w:szCs w:val="22"/>
        </w:rPr>
        <w:t>GMV</w:t>
      </w:r>
      <w:r w:rsidRPr="00820BD8">
        <w:rPr>
          <w:rFonts w:ascii="Times New Roman" w:eastAsia="微软雅黑" w:hAnsi="Times New Roman" w:cs="Times New Roman"/>
          <w:sz w:val="22"/>
          <w:szCs w:val="22"/>
        </w:rPr>
        <w:t>增长率高达</w:t>
      </w:r>
      <w:r w:rsidRPr="00820BD8">
        <w:rPr>
          <w:rFonts w:ascii="Times New Roman" w:eastAsia="微软雅黑" w:hAnsi="Times New Roman" w:cs="Times New Roman"/>
          <w:sz w:val="22"/>
          <w:szCs w:val="22"/>
        </w:rPr>
        <w:t>20%</w:t>
      </w:r>
      <w:r w:rsidRPr="00820BD8">
        <w:rPr>
          <w:rFonts w:ascii="Times New Roman" w:eastAsia="微软雅黑" w:hAnsi="Times New Roman" w:cs="Times New Roman"/>
          <w:sz w:val="22"/>
          <w:szCs w:val="22"/>
        </w:rPr>
        <w:t>左右，远高于京东的个位数增长和阿里巴巴的低个位数增长。相比之下，京东拥有完善的物流体系，而</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物流依赖第三方，长期来看效率和成本管控不及京东。</w:t>
      </w:r>
    </w:p>
    <w:p w14:paraId="1E19E52C"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六、宏观经济与政策影响</w:t>
      </w:r>
    </w:p>
    <w:p w14:paraId="62799A5B"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宏观经济环境对</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影响显著。中国经济环境疲弱可能影响平台用户消费力。监管方面，美国可能针对</w:t>
      </w:r>
      <w:r w:rsidRPr="00820BD8">
        <w:rPr>
          <w:rFonts w:ascii="Times New Roman" w:eastAsia="微软雅黑" w:hAnsi="Times New Roman" w:cs="Times New Roman"/>
          <w:sz w:val="22"/>
          <w:szCs w:val="22"/>
        </w:rPr>
        <w:t>800</w:t>
      </w:r>
      <w:r w:rsidRPr="00820BD8">
        <w:rPr>
          <w:rFonts w:ascii="Times New Roman" w:eastAsia="微软雅黑" w:hAnsi="Times New Roman" w:cs="Times New Roman"/>
          <w:sz w:val="22"/>
          <w:szCs w:val="22"/>
        </w:rPr>
        <w:t>美元以下免税进口商品实施新政策，这将直接影响</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平台利润和竞争力。</w:t>
      </w:r>
    </w:p>
    <w:p w14:paraId="6E2378E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七、投资建议与操作策略</w:t>
      </w:r>
    </w:p>
    <w:p w14:paraId="61E36DE5"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具体买卖策略建议</w:t>
      </w:r>
    </w:p>
    <w:p w14:paraId="6CFBDACE" w14:textId="77777777" w:rsidR="00820BD8" w:rsidRPr="00820BD8" w:rsidRDefault="00820BD8" w:rsidP="00820BD8">
      <w:pPr>
        <w:numPr>
          <w:ilvl w:val="0"/>
          <w:numId w:val="1051"/>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目标价格与估值</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 xml:space="preserve"> </w:t>
      </w:r>
    </w:p>
    <w:p w14:paraId="15061144" w14:textId="77777777" w:rsidR="00820BD8" w:rsidRPr="00820BD8" w:rsidRDefault="00820BD8" w:rsidP="00820BD8">
      <w:pPr>
        <w:numPr>
          <w:ilvl w:val="1"/>
          <w:numId w:val="1051"/>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买入区间：</w:t>
      </w:r>
      <w:r w:rsidRPr="00820BD8">
        <w:rPr>
          <w:rFonts w:ascii="Times New Roman" w:eastAsia="微软雅黑" w:hAnsi="Times New Roman" w:cs="Times New Roman"/>
          <w:sz w:val="22"/>
          <w:szCs w:val="22"/>
        </w:rPr>
        <w:t>120-128</w:t>
      </w:r>
      <w:r w:rsidRPr="00820BD8">
        <w:rPr>
          <w:rFonts w:ascii="Times New Roman" w:eastAsia="微软雅黑" w:hAnsi="Times New Roman" w:cs="Times New Roman"/>
          <w:sz w:val="22"/>
          <w:szCs w:val="22"/>
        </w:rPr>
        <w:t>美元</w:t>
      </w:r>
    </w:p>
    <w:p w14:paraId="24D11E12" w14:textId="77777777" w:rsidR="00820BD8" w:rsidRPr="00820BD8" w:rsidRDefault="00820BD8" w:rsidP="00820BD8">
      <w:pPr>
        <w:numPr>
          <w:ilvl w:val="1"/>
          <w:numId w:val="1051"/>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lastRenderedPageBreak/>
        <w:t>短期目标价格：</w:t>
      </w:r>
      <w:r w:rsidRPr="00820BD8">
        <w:rPr>
          <w:rFonts w:ascii="Times New Roman" w:eastAsia="微软雅黑" w:hAnsi="Times New Roman" w:cs="Times New Roman"/>
          <w:sz w:val="22"/>
          <w:szCs w:val="22"/>
        </w:rPr>
        <w:t>150-170</w:t>
      </w:r>
      <w:r w:rsidRPr="00820BD8">
        <w:rPr>
          <w:rFonts w:ascii="Times New Roman" w:eastAsia="微软雅黑" w:hAnsi="Times New Roman" w:cs="Times New Roman"/>
          <w:sz w:val="22"/>
          <w:szCs w:val="22"/>
        </w:rPr>
        <w:t>美元（潜在上涨空间约</w:t>
      </w:r>
      <w:r w:rsidRPr="00820BD8">
        <w:rPr>
          <w:rFonts w:ascii="Times New Roman" w:eastAsia="微软雅黑" w:hAnsi="Times New Roman" w:cs="Times New Roman"/>
          <w:sz w:val="22"/>
          <w:szCs w:val="22"/>
        </w:rPr>
        <w:t>20%-34%</w:t>
      </w:r>
      <w:r w:rsidRPr="00820BD8">
        <w:rPr>
          <w:rFonts w:ascii="Times New Roman" w:eastAsia="微软雅黑" w:hAnsi="Times New Roman" w:cs="Times New Roman"/>
          <w:sz w:val="22"/>
          <w:szCs w:val="22"/>
        </w:rPr>
        <w:t>）</w:t>
      </w:r>
    </w:p>
    <w:p w14:paraId="057B4D25" w14:textId="77777777" w:rsidR="00820BD8" w:rsidRPr="00820BD8" w:rsidRDefault="00820BD8" w:rsidP="00820BD8">
      <w:pPr>
        <w:numPr>
          <w:ilvl w:val="1"/>
          <w:numId w:val="1051"/>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止损点设置：建议止损设置在</w:t>
      </w:r>
      <w:r w:rsidRPr="00820BD8">
        <w:rPr>
          <w:rFonts w:ascii="Times New Roman" w:eastAsia="微软雅黑" w:hAnsi="Times New Roman" w:cs="Times New Roman"/>
          <w:sz w:val="22"/>
          <w:szCs w:val="22"/>
        </w:rPr>
        <w:t>115</w:t>
      </w:r>
      <w:r w:rsidRPr="00820BD8">
        <w:rPr>
          <w:rFonts w:ascii="Times New Roman" w:eastAsia="微软雅黑" w:hAnsi="Times New Roman" w:cs="Times New Roman"/>
          <w:sz w:val="22"/>
          <w:szCs w:val="22"/>
        </w:rPr>
        <w:t>美元以下，以防范市场及监管突发风险。</w:t>
      </w:r>
    </w:p>
    <w:p w14:paraId="664B252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具体交易建议：</w:t>
      </w:r>
    </w:p>
    <w:p w14:paraId="6BDE645F" w14:textId="77777777" w:rsidR="00820BD8" w:rsidRPr="00820BD8" w:rsidRDefault="00820BD8" w:rsidP="00820BD8">
      <w:pPr>
        <w:numPr>
          <w:ilvl w:val="0"/>
          <w:numId w:val="105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短线交易者</w:t>
      </w:r>
      <w:r w:rsidRPr="00820BD8">
        <w:rPr>
          <w:rFonts w:ascii="Times New Roman" w:eastAsia="微软雅黑" w:hAnsi="Times New Roman" w:cs="Times New Roman"/>
          <w:sz w:val="22"/>
          <w:szCs w:val="22"/>
        </w:rPr>
        <w:t>：关注股价突破近期阻力位</w:t>
      </w:r>
      <w:r w:rsidRPr="00820BD8">
        <w:rPr>
          <w:rFonts w:ascii="Times New Roman" w:eastAsia="微软雅黑" w:hAnsi="Times New Roman" w:cs="Times New Roman"/>
          <w:sz w:val="22"/>
          <w:szCs w:val="22"/>
        </w:rPr>
        <w:t>130</w:t>
      </w:r>
      <w:r w:rsidRPr="00820BD8">
        <w:rPr>
          <w:rFonts w:ascii="Times New Roman" w:eastAsia="微软雅黑" w:hAnsi="Times New Roman" w:cs="Times New Roman"/>
          <w:sz w:val="22"/>
          <w:szCs w:val="22"/>
        </w:rPr>
        <w:t>美元后跟进，短线目标设定在</w:t>
      </w:r>
      <w:r w:rsidRPr="00820BD8">
        <w:rPr>
          <w:rFonts w:ascii="Times New Roman" w:eastAsia="微软雅黑" w:hAnsi="Times New Roman" w:cs="Times New Roman"/>
          <w:sz w:val="22"/>
          <w:szCs w:val="22"/>
        </w:rPr>
        <w:t>150</w:t>
      </w:r>
      <w:r w:rsidRPr="00820BD8">
        <w:rPr>
          <w:rFonts w:ascii="Times New Roman" w:eastAsia="微软雅黑" w:hAnsi="Times New Roman" w:cs="Times New Roman"/>
          <w:sz w:val="22"/>
          <w:szCs w:val="22"/>
        </w:rPr>
        <w:t>美元。</w:t>
      </w:r>
    </w:p>
    <w:p w14:paraId="4DBD8AB8" w14:textId="77777777" w:rsidR="00820BD8" w:rsidRPr="00820BD8" w:rsidRDefault="00820BD8" w:rsidP="00820BD8">
      <w:pPr>
        <w:numPr>
          <w:ilvl w:val="0"/>
          <w:numId w:val="105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长期投资者</w:t>
      </w:r>
      <w:r w:rsidRPr="00820BD8">
        <w:rPr>
          <w:rFonts w:ascii="Times New Roman" w:eastAsia="微软雅黑" w:hAnsi="Times New Roman" w:cs="Times New Roman"/>
          <w:sz w:val="22"/>
          <w:szCs w:val="22"/>
        </w:rPr>
        <w:t>：建议以</w:t>
      </w:r>
      <w:r w:rsidRPr="00820BD8">
        <w:rPr>
          <w:rFonts w:ascii="Times New Roman" w:eastAsia="微软雅黑" w:hAnsi="Times New Roman" w:cs="Times New Roman"/>
          <w:sz w:val="22"/>
          <w:szCs w:val="22"/>
        </w:rPr>
        <w:t>DCF</w:t>
      </w:r>
      <w:r w:rsidRPr="00820BD8">
        <w:rPr>
          <w:rFonts w:ascii="Times New Roman" w:eastAsia="微软雅黑" w:hAnsi="Times New Roman" w:cs="Times New Roman"/>
          <w:sz w:val="22"/>
          <w:szCs w:val="22"/>
        </w:rPr>
        <w:t>估值和分析师目标价作为参考依据，在</w:t>
      </w:r>
      <w:r w:rsidRPr="00820BD8">
        <w:rPr>
          <w:rFonts w:ascii="Times New Roman" w:eastAsia="微软雅黑" w:hAnsi="Times New Roman" w:cs="Times New Roman"/>
          <w:sz w:val="22"/>
          <w:szCs w:val="22"/>
        </w:rPr>
        <w:t>120</w:t>
      </w:r>
      <w:r w:rsidRPr="00820BD8">
        <w:rPr>
          <w:rFonts w:ascii="Times New Roman" w:eastAsia="微软雅黑" w:hAnsi="Times New Roman" w:cs="Times New Roman"/>
          <w:sz w:val="22"/>
          <w:szCs w:val="22"/>
        </w:rPr>
        <w:t>美元至</w:t>
      </w:r>
      <w:r w:rsidRPr="00820BD8">
        <w:rPr>
          <w:rFonts w:ascii="Times New Roman" w:eastAsia="微软雅黑" w:hAnsi="Times New Roman" w:cs="Times New Roman"/>
          <w:sz w:val="22"/>
          <w:szCs w:val="22"/>
        </w:rPr>
        <w:t>130</w:t>
      </w:r>
      <w:r w:rsidRPr="00820BD8">
        <w:rPr>
          <w:rFonts w:ascii="Times New Roman" w:eastAsia="微软雅黑" w:hAnsi="Times New Roman" w:cs="Times New Roman"/>
          <w:sz w:val="22"/>
          <w:szCs w:val="22"/>
        </w:rPr>
        <w:t>美元区间逐步建仓，长期持有，目标价格定位在</w:t>
      </w:r>
      <w:r w:rsidRPr="00820BD8">
        <w:rPr>
          <w:rFonts w:ascii="Times New Roman" w:eastAsia="微软雅黑" w:hAnsi="Times New Roman" w:cs="Times New Roman"/>
          <w:sz w:val="22"/>
          <w:szCs w:val="22"/>
        </w:rPr>
        <w:t>170</w:t>
      </w:r>
      <w:r w:rsidRPr="00820BD8">
        <w:rPr>
          <w:rFonts w:ascii="Times New Roman" w:eastAsia="微软雅黑" w:hAnsi="Times New Roman" w:cs="Times New Roman"/>
          <w:sz w:val="22"/>
          <w:szCs w:val="22"/>
        </w:rPr>
        <w:t>美元以上。</w:t>
      </w:r>
    </w:p>
    <w:p w14:paraId="7B7F989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技术指标建议：</w:t>
      </w:r>
    </w:p>
    <w:p w14:paraId="690D102C" w14:textId="77777777" w:rsidR="00820BD8" w:rsidRPr="00820BD8" w:rsidRDefault="00820BD8" w:rsidP="00820BD8">
      <w:pPr>
        <w:numPr>
          <w:ilvl w:val="0"/>
          <w:numId w:val="1053"/>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RSI</w:t>
      </w:r>
      <w:r w:rsidRPr="00820BD8">
        <w:rPr>
          <w:rFonts w:ascii="Times New Roman" w:eastAsia="微软雅黑" w:hAnsi="Times New Roman" w:cs="Times New Roman"/>
          <w:b/>
          <w:bCs/>
          <w:sz w:val="22"/>
          <w:szCs w:val="22"/>
        </w:rPr>
        <w:t>指标</w:t>
      </w:r>
      <w:r w:rsidRPr="00820BD8">
        <w:rPr>
          <w:rFonts w:ascii="Times New Roman" w:eastAsia="微软雅黑" w:hAnsi="Times New Roman" w:cs="Times New Roman"/>
          <w:sz w:val="22"/>
          <w:szCs w:val="22"/>
        </w:rPr>
        <w:t>（相对强弱指标）</w:t>
      </w:r>
      <w:r w:rsidRPr="00820BD8">
        <w:rPr>
          <w:rFonts w:ascii="Times New Roman" w:eastAsia="微软雅黑" w:hAnsi="Times New Roman" w:cs="Times New Roman"/>
          <w:sz w:val="22"/>
          <w:szCs w:val="22"/>
        </w:rPr>
        <w:t xml:space="preserve">: </w:t>
      </w:r>
      <w:r w:rsidRPr="00820BD8">
        <w:rPr>
          <w:rFonts w:ascii="Times New Roman" w:eastAsia="微软雅黑" w:hAnsi="Times New Roman" w:cs="Times New Roman"/>
          <w:sz w:val="22"/>
          <w:szCs w:val="22"/>
        </w:rPr>
        <w:t>当前</w:t>
      </w:r>
      <w:r w:rsidRPr="00820BD8">
        <w:rPr>
          <w:rFonts w:ascii="Times New Roman" w:eastAsia="微软雅黑" w:hAnsi="Times New Roman" w:cs="Times New Roman"/>
          <w:sz w:val="22"/>
          <w:szCs w:val="22"/>
        </w:rPr>
        <w:t>RSI</w:t>
      </w:r>
      <w:r w:rsidRPr="00820BD8">
        <w:rPr>
          <w:rFonts w:ascii="Times New Roman" w:eastAsia="微软雅黑" w:hAnsi="Times New Roman" w:cs="Times New Roman"/>
          <w:sz w:val="22"/>
          <w:szCs w:val="22"/>
        </w:rPr>
        <w:t>为</w:t>
      </w:r>
      <w:r w:rsidRPr="00820BD8">
        <w:rPr>
          <w:rFonts w:ascii="Times New Roman" w:eastAsia="微软雅黑" w:hAnsi="Times New Roman" w:cs="Times New Roman"/>
          <w:sz w:val="22"/>
          <w:szCs w:val="22"/>
        </w:rPr>
        <w:t>68.43</w:t>
      </w:r>
      <w:r w:rsidRPr="00820BD8">
        <w:rPr>
          <w:rFonts w:ascii="Times New Roman" w:eastAsia="微软雅黑" w:hAnsi="Times New Roman" w:cs="Times New Roman"/>
          <w:sz w:val="22"/>
          <w:szCs w:val="22"/>
        </w:rPr>
        <w:t>，接近</w:t>
      </w:r>
      <w:r w:rsidRPr="00820BD8">
        <w:rPr>
          <w:rFonts w:ascii="Times New Roman" w:eastAsia="微软雅黑" w:hAnsi="Times New Roman" w:cs="Times New Roman"/>
          <w:sz w:val="22"/>
          <w:szCs w:val="22"/>
        </w:rPr>
        <w:t>70</w:t>
      </w:r>
      <w:r w:rsidRPr="00820BD8">
        <w:rPr>
          <w:rFonts w:ascii="Times New Roman" w:eastAsia="微软雅黑" w:hAnsi="Times New Roman" w:cs="Times New Roman"/>
          <w:sz w:val="22"/>
          <w:szCs w:val="22"/>
        </w:rPr>
        <w:t>的超买区间，表明短期可能会有调整，短线投资者需谨慎追高。</w:t>
      </w:r>
    </w:p>
    <w:p w14:paraId="353260F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八、如何识别早期投资机会的工具与信号</w:t>
      </w:r>
    </w:p>
    <w:p w14:paraId="68BFD786" w14:textId="77777777" w:rsidR="00820BD8" w:rsidRPr="00820BD8" w:rsidRDefault="00820BD8" w:rsidP="00820BD8">
      <w:pPr>
        <w:numPr>
          <w:ilvl w:val="0"/>
          <w:numId w:val="105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IBD</w:t>
      </w:r>
      <w:r w:rsidRPr="00820BD8">
        <w:rPr>
          <w:rFonts w:ascii="Times New Roman" w:eastAsia="微软雅黑" w:hAnsi="Times New Roman" w:cs="Times New Roman"/>
          <w:b/>
          <w:bCs/>
          <w:sz w:val="22"/>
          <w:szCs w:val="22"/>
        </w:rPr>
        <w:t>评级及</w:t>
      </w:r>
      <w:r w:rsidRPr="00820BD8">
        <w:rPr>
          <w:rFonts w:ascii="Times New Roman" w:eastAsia="微软雅黑" w:hAnsi="Times New Roman" w:cs="Times New Roman"/>
          <w:b/>
          <w:bCs/>
          <w:sz w:val="22"/>
          <w:szCs w:val="22"/>
        </w:rPr>
        <w:t>RS</w:t>
      </w:r>
      <w:r w:rsidRPr="00820BD8">
        <w:rPr>
          <w:rFonts w:ascii="Times New Roman" w:eastAsia="微软雅黑" w:hAnsi="Times New Roman" w:cs="Times New Roman"/>
          <w:b/>
          <w:bCs/>
          <w:sz w:val="22"/>
          <w:szCs w:val="22"/>
        </w:rPr>
        <w:t>评级</w:t>
      </w:r>
      <w:r w:rsidRPr="00820BD8">
        <w:rPr>
          <w:rFonts w:ascii="Times New Roman" w:eastAsia="微软雅黑" w:hAnsi="Times New Roman" w:cs="Times New Roman"/>
          <w:sz w:val="22"/>
          <w:szCs w:val="22"/>
        </w:rPr>
        <w:t>：关注综合评级达到</w:t>
      </w:r>
      <w:r w:rsidRPr="00820BD8">
        <w:rPr>
          <w:rFonts w:ascii="Times New Roman" w:eastAsia="微软雅黑" w:hAnsi="Times New Roman" w:cs="Times New Roman"/>
          <w:sz w:val="22"/>
          <w:szCs w:val="22"/>
        </w:rPr>
        <w:t>95</w:t>
      </w:r>
      <w:r w:rsidRPr="00820BD8">
        <w:rPr>
          <w:rFonts w:ascii="Times New Roman" w:eastAsia="微软雅黑" w:hAnsi="Times New Roman" w:cs="Times New Roman"/>
          <w:sz w:val="22"/>
          <w:szCs w:val="22"/>
        </w:rPr>
        <w:t>以上，</w:t>
      </w:r>
      <w:r w:rsidRPr="00820BD8">
        <w:rPr>
          <w:rFonts w:ascii="Times New Roman" w:eastAsia="微软雅黑" w:hAnsi="Times New Roman" w:cs="Times New Roman"/>
          <w:sz w:val="22"/>
          <w:szCs w:val="22"/>
        </w:rPr>
        <w:t>RS</w:t>
      </w:r>
      <w:r w:rsidRPr="00820BD8">
        <w:rPr>
          <w:rFonts w:ascii="Times New Roman" w:eastAsia="微软雅黑" w:hAnsi="Times New Roman" w:cs="Times New Roman"/>
          <w:sz w:val="22"/>
          <w:szCs w:val="22"/>
        </w:rPr>
        <w:t>评分</w:t>
      </w:r>
      <w:r w:rsidRPr="00820BD8">
        <w:rPr>
          <w:rFonts w:ascii="Times New Roman" w:eastAsia="微软雅黑" w:hAnsi="Times New Roman" w:cs="Times New Roman"/>
          <w:sz w:val="22"/>
          <w:szCs w:val="22"/>
        </w:rPr>
        <w:t>85</w:t>
      </w:r>
      <w:r w:rsidRPr="00820BD8">
        <w:rPr>
          <w:rFonts w:ascii="Times New Roman" w:eastAsia="微软雅黑" w:hAnsi="Times New Roman" w:cs="Times New Roman"/>
          <w:sz w:val="22"/>
          <w:szCs w:val="22"/>
        </w:rPr>
        <w:t>以上的股票。</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当前的</w:t>
      </w:r>
      <w:r w:rsidRPr="00820BD8">
        <w:rPr>
          <w:rFonts w:ascii="Times New Roman" w:eastAsia="微软雅黑" w:hAnsi="Times New Roman" w:cs="Times New Roman"/>
          <w:sz w:val="22"/>
          <w:szCs w:val="22"/>
        </w:rPr>
        <w:t>IBD</w:t>
      </w:r>
      <w:r w:rsidRPr="00820BD8">
        <w:rPr>
          <w:rFonts w:ascii="Times New Roman" w:eastAsia="微软雅黑" w:hAnsi="Times New Roman" w:cs="Times New Roman"/>
          <w:sz w:val="22"/>
          <w:szCs w:val="22"/>
        </w:rPr>
        <w:t>综合评级为</w:t>
      </w:r>
      <w:r w:rsidRPr="00820BD8">
        <w:rPr>
          <w:rFonts w:ascii="Times New Roman" w:eastAsia="微软雅黑" w:hAnsi="Times New Roman" w:cs="Times New Roman"/>
          <w:sz w:val="22"/>
          <w:szCs w:val="22"/>
        </w:rPr>
        <w:t>97</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RS</w:t>
      </w:r>
      <w:r w:rsidRPr="00820BD8">
        <w:rPr>
          <w:rFonts w:ascii="Times New Roman" w:eastAsia="微软雅黑" w:hAnsi="Times New Roman" w:cs="Times New Roman"/>
          <w:sz w:val="22"/>
          <w:szCs w:val="22"/>
        </w:rPr>
        <w:t>评分为</w:t>
      </w:r>
      <w:r w:rsidRPr="00820BD8">
        <w:rPr>
          <w:rFonts w:ascii="Times New Roman" w:eastAsia="微软雅黑" w:hAnsi="Times New Roman" w:cs="Times New Roman"/>
          <w:sz w:val="22"/>
          <w:szCs w:val="22"/>
        </w:rPr>
        <w:t>85</w:t>
      </w:r>
      <w:r w:rsidRPr="00820BD8">
        <w:rPr>
          <w:rFonts w:ascii="Times New Roman" w:eastAsia="微软雅黑" w:hAnsi="Times New Roman" w:cs="Times New Roman"/>
          <w:sz w:val="22"/>
          <w:szCs w:val="22"/>
        </w:rPr>
        <w:t>，处于强劲买入信号。</w:t>
      </w:r>
    </w:p>
    <w:p w14:paraId="22BC150F" w14:textId="77777777" w:rsidR="00820BD8" w:rsidRPr="00820BD8" w:rsidRDefault="00820BD8" w:rsidP="00820BD8">
      <w:pPr>
        <w:numPr>
          <w:ilvl w:val="0"/>
          <w:numId w:val="105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关注</w:t>
      </w:r>
      <w:r w:rsidRPr="00820BD8">
        <w:rPr>
          <w:rFonts w:ascii="Times New Roman" w:eastAsia="微软雅黑" w:hAnsi="Times New Roman" w:cs="Times New Roman"/>
          <w:b/>
          <w:bCs/>
          <w:sz w:val="22"/>
          <w:szCs w:val="22"/>
        </w:rPr>
        <w:t>ATR</w:t>
      </w:r>
      <w:r w:rsidRPr="00820BD8">
        <w:rPr>
          <w:rFonts w:ascii="Times New Roman" w:eastAsia="微软雅黑" w:hAnsi="Times New Roman" w:cs="Times New Roman"/>
          <w:b/>
          <w:bCs/>
          <w:sz w:val="22"/>
          <w:szCs w:val="22"/>
        </w:rPr>
        <w:t>波动率大幅上升的个股</w:t>
      </w:r>
      <w:r w:rsidRPr="00820BD8">
        <w:rPr>
          <w:rFonts w:ascii="Times New Roman" w:eastAsia="微软雅黑" w:hAnsi="Times New Roman" w:cs="Times New Roman"/>
          <w:sz w:val="22"/>
          <w:szCs w:val="22"/>
        </w:rPr>
        <w:t>：例如</w:t>
      </w:r>
      <w:r w:rsidRPr="00820BD8">
        <w:rPr>
          <w:rFonts w:ascii="Times New Roman" w:eastAsia="微软雅黑" w:hAnsi="Times New Roman" w:cs="Times New Roman"/>
          <w:sz w:val="22"/>
          <w:szCs w:val="22"/>
        </w:rPr>
        <w:t>ATR</w:t>
      </w:r>
      <w:r w:rsidRPr="00820BD8">
        <w:rPr>
          <w:rFonts w:ascii="Times New Roman" w:eastAsia="微软雅黑" w:hAnsi="Times New Roman" w:cs="Times New Roman"/>
          <w:sz w:val="22"/>
          <w:szCs w:val="22"/>
        </w:rPr>
        <w:t>急速增加</w:t>
      </w:r>
      <w:r w:rsidRPr="00820BD8">
        <w:rPr>
          <w:rFonts w:ascii="Times New Roman" w:eastAsia="微软雅黑" w:hAnsi="Times New Roman" w:cs="Times New Roman"/>
          <w:sz w:val="22"/>
          <w:szCs w:val="22"/>
        </w:rPr>
        <w:t>50%</w:t>
      </w:r>
      <w:r w:rsidRPr="00820BD8">
        <w:rPr>
          <w:rFonts w:ascii="Times New Roman" w:eastAsia="微软雅黑" w:hAnsi="Times New Roman" w:cs="Times New Roman"/>
          <w:sz w:val="22"/>
          <w:szCs w:val="22"/>
        </w:rPr>
        <w:t>以上的股票，通常意味着市场情绪迅速被激活，可能是短期爆发的信号之一。</w:t>
      </w:r>
    </w:p>
    <w:p w14:paraId="2480B113" w14:textId="77777777" w:rsidR="00820BD8" w:rsidRPr="00820BD8" w:rsidRDefault="00820BD8" w:rsidP="00820BD8">
      <w:pPr>
        <w:numPr>
          <w:ilvl w:val="0"/>
          <w:numId w:val="105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分析师评级变化</w:t>
      </w:r>
      <w:r w:rsidRPr="00820BD8">
        <w:rPr>
          <w:rFonts w:ascii="Times New Roman" w:eastAsia="微软雅黑" w:hAnsi="Times New Roman" w:cs="Times New Roman"/>
          <w:sz w:val="22"/>
          <w:szCs w:val="22"/>
        </w:rPr>
        <w:t>：密切跟踪</w:t>
      </w:r>
      <w:r w:rsidRPr="00820BD8">
        <w:rPr>
          <w:rFonts w:ascii="Times New Roman" w:eastAsia="微软雅黑" w:hAnsi="Times New Roman" w:cs="Times New Roman"/>
          <w:sz w:val="22"/>
          <w:szCs w:val="22"/>
        </w:rPr>
        <w:t>Morningstar</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Investor's Business Daily</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Seeking Alpha</w:t>
      </w:r>
      <w:r w:rsidRPr="00820BD8">
        <w:rPr>
          <w:rFonts w:ascii="Times New Roman" w:eastAsia="微软雅黑" w:hAnsi="Times New Roman" w:cs="Times New Roman"/>
          <w:sz w:val="22"/>
          <w:szCs w:val="22"/>
        </w:rPr>
        <w:t>的评级调整和估值变动，尤其是在评级提升或估值大幅提高后及时跟进。</w:t>
      </w:r>
    </w:p>
    <w:p w14:paraId="7815EA75"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九、总结与结论</w:t>
      </w:r>
    </w:p>
    <w:p w14:paraId="7BD0926C"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综合财务健康、估值合理性、竞争环境和监管政策风险评估，</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在当前价格具备一定投资价值。虽然面临短期监管和竞争风险，但从长期视角看，其盈利能力和增长潜力依然强劲，特别是</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业务的国际化进程将是未来增长重要推动力之一。</w:t>
      </w:r>
    </w:p>
    <w:p w14:paraId="0B8E2642"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因此建议：</w:t>
      </w:r>
    </w:p>
    <w:p w14:paraId="675E708A" w14:textId="77777777" w:rsidR="00820BD8" w:rsidRPr="00820BD8" w:rsidRDefault="00820BD8" w:rsidP="00820BD8">
      <w:pPr>
        <w:numPr>
          <w:ilvl w:val="0"/>
          <w:numId w:val="105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短期谨慎追高，中长期逢低布局。</w:t>
      </w:r>
    </w:p>
    <w:p w14:paraId="2D1051AC" w14:textId="77777777" w:rsidR="00820BD8" w:rsidRPr="00820BD8" w:rsidRDefault="00820BD8" w:rsidP="00820BD8">
      <w:pPr>
        <w:numPr>
          <w:ilvl w:val="0"/>
          <w:numId w:val="1055"/>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密切关注监管动态及宏观经济环境，灵活调整投资策略。</w:t>
      </w:r>
    </w:p>
    <w:p w14:paraId="661A10C5" w14:textId="77777777" w:rsidR="00820BD8" w:rsidRPr="00820BD8" w:rsidRDefault="00820BD8" w:rsidP="00820BD8">
      <w:pPr>
        <w:numPr>
          <w:ilvl w:val="0"/>
          <w:numId w:val="1055"/>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lastRenderedPageBreak/>
        <w:t>在建仓时设置严格止损线，控制投资风险。</w:t>
      </w:r>
    </w:p>
    <w:p w14:paraId="110234E1"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以上投资建议结合上传文件及权威分析工具数据进行综合分析整理得出，供投资者参考并据此制定具体的投资计划。</w:t>
      </w:r>
    </w:p>
    <w:p w14:paraId="5DF84B8E" w14:textId="77777777" w:rsidR="00D10BC5" w:rsidRDefault="00D10BC5" w:rsidP="00CB4AAC">
      <w:pPr>
        <w:rPr>
          <w:rFonts w:ascii="Times New Roman" w:eastAsia="微软雅黑" w:hAnsi="Times New Roman" w:cs="Times New Roman"/>
          <w:sz w:val="22"/>
          <w:szCs w:val="22"/>
        </w:rPr>
      </w:pPr>
    </w:p>
    <w:p w14:paraId="4BFFBBF4" w14:textId="50C9C605" w:rsidR="00053559" w:rsidRDefault="00C86B6D" w:rsidP="00C86B6D">
      <w:pPr>
        <w:pStyle w:val="2"/>
        <w:rPr>
          <w:rFonts w:ascii="Times New Roman" w:eastAsia="微软雅黑" w:hAnsi="Times New Roman" w:cs="Times New Roman"/>
          <w:sz w:val="22"/>
          <w:szCs w:val="22"/>
        </w:rPr>
      </w:pPr>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5</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PD</w:t>
      </w:r>
      <w:r w:rsidRPr="004C33BC">
        <w:rPr>
          <w:rFonts w:ascii="Times New Roman" w:eastAsia="微软雅黑" w:hAnsi="Times New Roman" w:cs="Times New Roman"/>
          <w:b/>
          <w:bCs/>
          <w:sz w:val="22"/>
          <w:szCs w:val="22"/>
        </w:rPr>
        <w:t xml:space="preserve">D </w:t>
      </w:r>
      <w:r>
        <w:rPr>
          <w:rFonts w:ascii="Times New Roman" w:eastAsia="微软雅黑" w:hAnsi="Times New Roman" w:cs="Times New Roman" w:hint="eastAsia"/>
          <w:b/>
          <w:bCs/>
          <w:sz w:val="22"/>
          <w:szCs w:val="22"/>
        </w:rPr>
        <w:t>估值分析</w:t>
      </w:r>
    </w:p>
    <w:p w14:paraId="3EE8F411" w14:textId="60C78990" w:rsidR="00053559" w:rsidRPr="00053559" w:rsidRDefault="00053559" w:rsidP="00053559">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以下</w:t>
      </w:r>
      <w:r w:rsidRPr="00053559">
        <w:rPr>
          <w:rFonts w:ascii="Times New Roman" w:eastAsia="微软雅黑" w:hAnsi="Times New Roman" w:cs="Times New Roman"/>
          <w:sz w:val="22"/>
          <w:szCs w:val="22"/>
        </w:rPr>
        <w:t>拼多多（</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）估值分析</w:t>
      </w:r>
      <w:r>
        <w:rPr>
          <w:rFonts w:ascii="Times New Roman" w:eastAsia="微软雅黑" w:hAnsi="Times New Roman" w:cs="Times New Roman" w:hint="eastAsia"/>
          <w:sz w:val="22"/>
          <w:szCs w:val="22"/>
        </w:rPr>
        <w:t>，</w:t>
      </w:r>
      <w:r w:rsidRPr="00053559">
        <w:rPr>
          <w:rFonts w:ascii="Times New Roman" w:eastAsia="微软雅黑" w:hAnsi="Times New Roman" w:cs="Times New Roman"/>
          <w:sz w:val="22"/>
          <w:szCs w:val="22"/>
        </w:rPr>
        <w:t>基于</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3</w:t>
      </w:r>
      <w:r w:rsidRPr="00053559">
        <w:rPr>
          <w:rFonts w:ascii="Times New Roman" w:eastAsia="微软雅黑" w:hAnsi="Times New Roman" w:cs="Times New Roman"/>
          <w:sz w:val="22"/>
          <w:szCs w:val="22"/>
        </w:rPr>
        <w:t>月</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日的数据，综合使用</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（基于历史实际现金流与未来预测现金流）、</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、格雷厄姆模型等估值方法进行建模与对比，并结合情景分析（保守、中性、乐观），同时</w:t>
      </w:r>
      <w:r>
        <w:rPr>
          <w:rFonts w:ascii="Times New Roman" w:eastAsia="微软雅黑" w:hAnsi="Times New Roman" w:cs="Times New Roman" w:hint="eastAsia"/>
          <w:sz w:val="22"/>
          <w:szCs w:val="22"/>
        </w:rPr>
        <w:t>提供</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格式的估值计算表格。</w:t>
      </w:r>
    </w:p>
    <w:p w14:paraId="09E80419"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估值分析：</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本节采用折现现金流（</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）法、相对估值法和资产基础估值法对拼多多</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当前股权价值进行评估，力求逻辑严谨、数据详实。我们基于</w:t>
      </w:r>
      <w:r w:rsidRPr="00053559">
        <w:rPr>
          <w:rFonts w:ascii="Times New Roman" w:eastAsia="微软雅黑" w:hAnsi="Times New Roman" w:cs="Times New Roman"/>
          <w:sz w:val="22"/>
          <w:szCs w:val="22"/>
        </w:rPr>
        <w:t>CFA</w:t>
      </w:r>
      <w:r w:rsidRPr="00053559">
        <w:rPr>
          <w:rFonts w:ascii="Times New Roman" w:eastAsia="微软雅黑" w:hAnsi="Times New Roman" w:cs="Times New Roman"/>
          <w:sz w:val="22"/>
          <w:szCs w:val="22"/>
        </w:rPr>
        <w:t>教材所述模型，分别从公司未来自由现金流、市场相对估值水平及资产负债表出发，多角度推导拼多多的合理估值水平，并提供估值模型明细（详见附表</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模型）。各方法结果相互印证，显示</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当前股价相对于其内在价值存在较大折让。</w:t>
      </w:r>
    </w:p>
    <w:p w14:paraId="24F1F758"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折现现金流估值（</w:t>
      </w:r>
      <w:r w:rsidRPr="00053559">
        <w:rPr>
          <w:rFonts w:ascii="Times New Roman" w:eastAsia="微软雅黑" w:hAnsi="Times New Roman" w:cs="Times New Roman"/>
          <w:b/>
          <w:bCs/>
          <w:sz w:val="22"/>
          <w:szCs w:val="22"/>
        </w:rPr>
        <w:t>DCF</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FCFE</w:t>
      </w:r>
      <w:r w:rsidRPr="00053559">
        <w:rPr>
          <w:rFonts w:ascii="Times New Roman" w:eastAsia="微软雅黑" w:hAnsi="Times New Roman" w:cs="Times New Roman"/>
          <w:b/>
          <w:bCs/>
          <w:sz w:val="22"/>
          <w:szCs w:val="22"/>
        </w:rPr>
        <w:t>模型）</w:t>
      </w:r>
    </w:p>
    <w:p w14:paraId="71AAB0A6" w14:textId="0B6886B8"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我们首先采用股权自由现金流（</w:t>
      </w:r>
      <w:r w:rsidRPr="00053559">
        <w:rPr>
          <w:rFonts w:ascii="Times New Roman" w:eastAsia="微软雅黑" w:hAnsi="Times New Roman" w:cs="Times New Roman"/>
          <w:sz w:val="22"/>
          <w:szCs w:val="22"/>
        </w:rPr>
        <w:t>Free Cash Flow to Equity, FCFE</w:t>
      </w:r>
      <w:r w:rsidRPr="00053559">
        <w:rPr>
          <w:rFonts w:ascii="Times New Roman" w:eastAsia="微软雅黑" w:hAnsi="Times New Roman" w:cs="Times New Roman"/>
          <w:sz w:val="22"/>
          <w:szCs w:val="22"/>
        </w:rPr>
        <w:t>）折现模型评估拼多多的内在价值。</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指公司在满足营运和再投资所需后可自由分配给股东的现金流，计算公式为：</w:t>
      </w:r>
      <w:r w:rsidRPr="00053559">
        <w:rPr>
          <w:rFonts w:ascii="Times New Roman" w:eastAsia="微软雅黑" w:hAnsi="Times New Roman" w:cs="Times New Roman"/>
          <w:b/>
          <w:bCs/>
          <w:sz w:val="22"/>
          <w:szCs w:val="22"/>
        </w:rPr>
        <w:t xml:space="preserve">FCFE = </w:t>
      </w:r>
      <w:r w:rsidRPr="00053559">
        <w:rPr>
          <w:rFonts w:ascii="Times New Roman" w:eastAsia="微软雅黑" w:hAnsi="Times New Roman" w:cs="Times New Roman"/>
          <w:b/>
          <w:bCs/>
          <w:sz w:val="22"/>
          <w:szCs w:val="22"/>
        </w:rPr>
        <w:t>净利润</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折旧摊销</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资本性支出</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营运资金增加</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债务本金偿还</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债务新增</w:t>
      </w:r>
      <w:r w:rsidRPr="00053559">
        <w:rPr>
          <w:rFonts w:ascii="Times New Roman" w:eastAsia="微软雅黑" w:hAnsi="Times New Roman" w:cs="Times New Roman"/>
          <w:sz w:val="22"/>
          <w:szCs w:val="22"/>
        </w:rPr>
        <w:t xml:space="preserve"> (</w:t>
      </w:r>
      <w:hyperlink r:id="rId125" w:anchor=":~:text=%E5%9B%A0%E4%B8%BADDM%E8%AE%A1%E7%AE%97%E5%87%BA%E6%9D%A5%E7%9A%84%E6%98%AF%E8%82%A1%E6%9D%83%E4%BB%B7%E5%80%BC%EF%BC%8C%E4%B8%BA%E4%BA%86%E4%BE%BF%E4%BA%8E%E5%90%8E%E7%BB%AD%E4%B8%8EDDM%E7%9A%84%E5%AF%B9%E6%AF%94%EF%BC%8C%E9%87%8D%E7%82%B9%E5%88%86%E6%9E%90DCF%E6%96%B9%E6%B3%95%E4%B8%8B%E7%9A%84%E9%87%87%E7%94%A8FCFE%E8%AE%A1%E7%AE%97%E8%82%A1%E6%9D%83%E4%BB%B7%E5%80%BC%E7%9A%84%E8%BF%99%E7%A7%8D%E6%96%B9%E6%B3%95%E3%80%82FCFE%E4%B8%BA%E5%BD%92%E5%B1%9E%E4%BA%8E%E8%82%A1%E4%B8%9C%E7%9A%84%E8%87%AA%E7%94%B1%E7%8E%B0%E9%87%91%E6%B5%81%EF%BC%8C%E7%AE%97%E5%BC%8F%E4%B8%BA%EF%BC%9A%20%E5%87%80%E5%88%A9%E6%B6%A6%C2%A0%2B%20%E6%8A%98%E6%97%A7%20,%E5%80%BA%E5%8A%A1%E6%9C%AC%E9%87%91%E5%81%BF%E8%BF%98%20%2B%20%E6%96%B0%E5%8F%91%E8%A1%8C%E5%80%BA%E5%8A%A1%E3%80%82%E7%AE%80%E5%8D%95%E7%9A%84%E6%9D%A5%E8%AF%B4FCFE%E5%B0%B1%E6%98%AF%E5%85%AC%E5%8F%B8%E7%9A%84%E5%87%80%E5%88%A9%E6%B6%A6%EF%BC%8C%E5%8A%A0%E5%9B%9E%E9%9D%9E%E7%8E%B0%E9%87%91%E7%9A%84%E6%88%90%E6%9C%AC%EF%BC%8C%E8%B0%83%E6%95%B4%E6%8D%9F%E7%9B%8A%E8%A1%A8%E5%A4%96%E7%9A%84%E7%8E%B0%E9%87%91%E5%8F%98" w:history="1">
        <w:r w:rsidRPr="00053559">
          <w:rPr>
            <w:rStyle w:val="af0"/>
            <w:rFonts w:ascii="Times New Roman" w:eastAsia="微软雅黑" w:hAnsi="Times New Roman" w:cs="Times New Roman"/>
            <w:sz w:val="22"/>
            <w:szCs w:val="22"/>
          </w:rPr>
          <w:t>CVA</w:t>
        </w:r>
        <w:r w:rsidRPr="00053559">
          <w:rPr>
            <w:rStyle w:val="af0"/>
            <w:rFonts w:ascii="Times New Roman" w:eastAsia="微软雅黑" w:hAnsi="Times New Roman" w:cs="Times New Roman"/>
            <w:sz w:val="22"/>
            <w:szCs w:val="22"/>
          </w:rPr>
          <w:t>协会</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。这一指标反映企业自身造血能力，比股息折现模型能更准确衡量不同行业背景下公司的价值</w:t>
      </w:r>
      <w:r w:rsidRPr="00053559">
        <w:rPr>
          <w:rFonts w:ascii="Times New Roman" w:eastAsia="微软雅黑" w:hAnsi="Times New Roman" w:cs="Times New Roman"/>
          <w:sz w:val="22"/>
          <w:szCs w:val="22"/>
        </w:rPr>
        <w:t xml:space="preserve"> (</w:t>
      </w:r>
      <w:hyperlink r:id="rId126" w:anchor=":~:text=%E5%9B%A0%E4%B8%BADDM%E8%AE%A1%E7%AE%97%E5%87%BA%E6%9D%A5%E7%9A%84%E6%98%AF%E8%82%A1%E6%9D%83%E4%BB%B7%E5%80%BC%EF%BC%8C%E4%B8%BA%E4%BA%86%E4%BE%BF%E4%BA%8E%E5%90%8E%E7%BB%AD%E4%B8%8EDDM%E7%9A%84%E5%AF%B9%E6%AF%94%EF%BC%8C%E9%87%8D%E7%82%B9%E5%88%86%E6%9E%90DCF%E6%96%B9%E6%B3%95%E4%B8%8B%E7%9A%84%E9%87%87%E7%94%A8FCFE%E8%AE%A1%E7%AE%97%E8%82%A1%E6%9D%83%E4%BB%B7%E5%80%BC%E7%9A%84%E8%BF%99%E7%A7%8D%E6%96%B9%E6%B3%95%E3%80%82FCFE%E4%B8%BA%E5%BD%92%E5%B1%9E%E4%BA%8E%E8%82%A1%E4%B8%9C%E7%9A%84%E8%87%AA%E7%94%B1%E7%8E%B0%E9%87%91%E6%B5%81%EF%BC%8C%E7%AE%97%E5%BC%8F%E4%B8%BA%EF%BC%9A%20%E5%87%80%E5%88%A9%E6%B6%A6%C2%A0%2B%20%E6%8A%98%E6%97%A7%20,%E5%80%BA%E5%8A%A1%E6%9C%AC%E9%87%91%E5%81%BF%E8%BF%98%20%2B%20%E6%96%B0%E5%8F%91%E8%A1%8C%E5%80%BA%E5%8A%A1%E3%80%82%E7%AE%80%E5%8D%95%E7%9A%84%E6%9D%A5%E8%AF%B4FCFE%E5%B0%B1%E6%98%AF%E5%85%AC%E5%8F%B8%E7%9A%84%E5%87%80%E5%88%A9%E6%B6%A6%EF%BC%8C%E5%8A%A0%E5%9B%9E%E9%9D%9E%E7%8E%B0%E9%87%91%E7%9A%84%E6%88%90%E6%9C%AC%EF%BC%8C%E8%B0%83%E6%95%B4%E6%8D%9F%E7%9B%8A%E8%A1%A8%E5%A4%96%E7%9A%84%E7%8E%B0%E9%87%91%E5%8F%98" w:history="1">
        <w:r w:rsidRPr="00053559">
          <w:rPr>
            <w:rStyle w:val="af0"/>
            <w:rFonts w:ascii="Times New Roman" w:eastAsia="微软雅黑" w:hAnsi="Times New Roman" w:cs="Times New Roman"/>
            <w:sz w:val="22"/>
            <w:szCs w:val="22"/>
          </w:rPr>
          <w:t>CVA</w:t>
        </w:r>
        <w:r w:rsidRPr="00053559">
          <w:rPr>
            <w:rStyle w:val="af0"/>
            <w:rFonts w:ascii="Times New Roman" w:eastAsia="微软雅黑" w:hAnsi="Times New Roman" w:cs="Times New Roman"/>
            <w:sz w:val="22"/>
            <w:szCs w:val="22"/>
          </w:rPr>
          <w:t>协会</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。根据年报数据，拼多多自</w:t>
      </w:r>
      <w:r w:rsidRPr="00053559">
        <w:rPr>
          <w:rFonts w:ascii="Times New Roman" w:eastAsia="微软雅黑" w:hAnsi="Times New Roman" w:cs="Times New Roman"/>
          <w:sz w:val="22"/>
          <w:szCs w:val="22"/>
        </w:rPr>
        <w:t>2018</w:t>
      </w:r>
      <w:r w:rsidRPr="00053559">
        <w:rPr>
          <w:rFonts w:ascii="Times New Roman" w:eastAsia="微软雅黑" w:hAnsi="Times New Roman" w:cs="Times New Roman"/>
          <w:sz w:val="22"/>
          <w:szCs w:val="22"/>
        </w:rPr>
        <w:t>年开始产生正向自由现金流，且增长迅猛：</w:t>
      </w:r>
      <w:r w:rsidRPr="00053559">
        <w:rPr>
          <w:rFonts w:ascii="Times New Roman" w:eastAsia="微软雅黑" w:hAnsi="Times New Roman" w:cs="Times New Roman"/>
          <w:sz w:val="22"/>
          <w:szCs w:val="22"/>
        </w:rPr>
        <w:t>2018</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约为</w:t>
      </w:r>
      <w:r w:rsidRPr="00053559">
        <w:rPr>
          <w:rFonts w:ascii="Times New Roman" w:eastAsia="微软雅黑" w:hAnsi="Times New Roman" w:cs="Times New Roman"/>
          <w:b/>
          <w:bCs/>
          <w:sz w:val="22"/>
          <w:szCs w:val="22"/>
        </w:rPr>
        <w:t>11.24</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2019</w:t>
      </w:r>
      <w:r w:rsidRPr="00053559">
        <w:rPr>
          <w:rFonts w:ascii="Times New Roman" w:eastAsia="微软雅黑" w:hAnsi="Times New Roman" w:cs="Times New Roman"/>
          <w:sz w:val="22"/>
          <w:szCs w:val="22"/>
        </w:rPr>
        <w:t>年增至</w:t>
      </w:r>
      <w:r w:rsidRPr="00053559">
        <w:rPr>
          <w:rFonts w:ascii="Times New Roman" w:eastAsia="微软雅黑" w:hAnsi="Times New Roman" w:cs="Times New Roman"/>
          <w:b/>
          <w:bCs/>
          <w:sz w:val="22"/>
          <w:szCs w:val="22"/>
        </w:rPr>
        <w:t>21.09</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2020</w:t>
      </w:r>
      <w:r w:rsidRPr="00053559">
        <w:rPr>
          <w:rFonts w:ascii="Times New Roman" w:eastAsia="微软雅黑" w:hAnsi="Times New Roman" w:cs="Times New Roman"/>
          <w:sz w:val="22"/>
          <w:szCs w:val="22"/>
        </w:rPr>
        <w:t>年</w:t>
      </w:r>
      <w:r w:rsidR="003432D2">
        <w:rPr>
          <w:rFonts w:ascii="Times New Roman" w:eastAsia="微软雅黑" w:hAnsi="Times New Roman" w:cs="Times New Roman" w:hint="eastAsia"/>
          <w:sz w:val="22"/>
          <w:szCs w:val="22"/>
        </w:rPr>
        <w:t>增至</w:t>
      </w:r>
      <w:r w:rsidR="003432D2">
        <w:rPr>
          <w:rFonts w:ascii="Times New Roman" w:eastAsia="微软雅黑" w:hAnsi="Times New Roman" w:cs="Times New Roman" w:hint="eastAsia"/>
          <w:sz w:val="22"/>
          <w:szCs w:val="22"/>
        </w:rPr>
        <w:t>43.05</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，但</w:t>
      </w:r>
      <w:r w:rsidRPr="00053559">
        <w:rPr>
          <w:rFonts w:ascii="Times New Roman" w:eastAsia="微软雅黑" w:hAnsi="Times New Roman" w:cs="Times New Roman"/>
          <w:sz w:val="22"/>
          <w:szCs w:val="22"/>
        </w:rPr>
        <w:t>2021</w:t>
      </w:r>
      <w:r w:rsidRPr="00053559">
        <w:rPr>
          <w:rFonts w:ascii="Times New Roman" w:eastAsia="微软雅黑" w:hAnsi="Times New Roman" w:cs="Times New Roman"/>
          <w:sz w:val="22"/>
          <w:szCs w:val="22"/>
        </w:rPr>
        <w:t>年</w:t>
      </w:r>
      <w:r w:rsidR="003432D2">
        <w:rPr>
          <w:rFonts w:ascii="Times New Roman" w:eastAsia="微软雅黑" w:hAnsi="Times New Roman" w:cs="Times New Roman" w:hint="eastAsia"/>
          <w:sz w:val="22"/>
          <w:szCs w:val="22"/>
        </w:rPr>
        <w:t>受疫情影响下降</w:t>
      </w:r>
      <w:r w:rsidRPr="00053559">
        <w:rPr>
          <w:rFonts w:ascii="Times New Roman" w:eastAsia="微软雅黑" w:hAnsi="Times New Roman" w:cs="Times New Roman"/>
          <w:sz w:val="22"/>
          <w:szCs w:val="22"/>
        </w:rPr>
        <w:t>到</w:t>
      </w:r>
      <w:r w:rsidR="003432D2">
        <w:rPr>
          <w:rFonts w:ascii="Times New Roman" w:eastAsia="微软雅黑" w:hAnsi="Times New Roman" w:cs="Times New Roman" w:hint="eastAsia"/>
          <w:b/>
          <w:bCs/>
          <w:sz w:val="22"/>
          <w:szCs w:val="22"/>
        </w:rPr>
        <w:t>40.03</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2022</w:t>
      </w:r>
      <w:r w:rsidRPr="00053559">
        <w:rPr>
          <w:rFonts w:ascii="Times New Roman" w:eastAsia="微软雅黑" w:hAnsi="Times New Roman" w:cs="Times New Roman"/>
          <w:sz w:val="22"/>
          <w:szCs w:val="22"/>
        </w:rPr>
        <w:t>年进一步增至</w:t>
      </w:r>
      <w:r w:rsidR="003432D2">
        <w:rPr>
          <w:rFonts w:ascii="Times New Roman" w:eastAsia="微软雅黑" w:hAnsi="Times New Roman" w:cs="Times New Roman" w:hint="eastAsia"/>
          <w:b/>
          <w:bCs/>
          <w:sz w:val="22"/>
          <w:szCs w:val="22"/>
        </w:rPr>
        <w:t>68.67</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2023</w:t>
      </w:r>
      <w:r w:rsidRPr="00053559">
        <w:rPr>
          <w:rFonts w:ascii="Times New Roman" w:eastAsia="微软雅黑" w:hAnsi="Times New Roman" w:cs="Times New Roman"/>
          <w:b/>
          <w:bCs/>
          <w:sz w:val="22"/>
          <w:szCs w:val="22"/>
        </w:rPr>
        <w:t>年</w:t>
      </w:r>
      <w:r w:rsidRPr="00053559">
        <w:rPr>
          <w:rFonts w:ascii="Times New Roman" w:eastAsia="微软雅黑" w:hAnsi="Times New Roman" w:cs="Times New Roman"/>
          <w:sz w:val="22"/>
          <w:szCs w:val="22"/>
        </w:rPr>
        <w:t>约</w:t>
      </w:r>
      <w:r w:rsidR="003432D2">
        <w:rPr>
          <w:rFonts w:ascii="Times New Roman" w:eastAsia="微软雅黑" w:hAnsi="Times New Roman" w:cs="Times New Roman" w:hint="eastAsia"/>
          <w:b/>
          <w:bCs/>
          <w:sz w:val="22"/>
          <w:szCs w:val="22"/>
        </w:rPr>
        <w:t>131.06</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。截至</w:t>
      </w:r>
      <w:r w:rsidRPr="00053559">
        <w:rPr>
          <w:rFonts w:ascii="Times New Roman" w:eastAsia="微软雅黑" w:hAnsi="Times New Roman" w:cs="Times New Roman"/>
          <w:sz w:val="22"/>
          <w:szCs w:val="22"/>
        </w:rPr>
        <w:t>2024</w:t>
      </w:r>
      <w:r w:rsidRPr="00053559">
        <w:rPr>
          <w:rFonts w:ascii="Times New Roman" w:eastAsia="微软雅黑" w:hAnsi="Times New Roman" w:cs="Times New Roman"/>
          <w:sz w:val="22"/>
          <w:szCs w:val="22"/>
        </w:rPr>
        <w:t>年底（</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），拼多多自由现金流大幅跃升至</w:t>
      </w:r>
      <w:r w:rsidRPr="00053559">
        <w:rPr>
          <w:rFonts w:ascii="Times New Roman" w:eastAsia="微软雅黑" w:hAnsi="Times New Roman" w:cs="Times New Roman"/>
          <w:b/>
          <w:bCs/>
          <w:sz w:val="22"/>
          <w:szCs w:val="22"/>
        </w:rPr>
        <w:t>1</w:t>
      </w:r>
      <w:r w:rsidR="003432D2">
        <w:rPr>
          <w:rFonts w:ascii="Times New Roman" w:eastAsia="微软雅黑" w:hAnsi="Times New Roman" w:cs="Times New Roman" w:hint="eastAsia"/>
          <w:b/>
          <w:bCs/>
          <w:sz w:val="22"/>
          <w:szCs w:val="22"/>
        </w:rPr>
        <w:t>80.18</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。自由现金流的迅猛增长源于拼多多盈利能力和经营现金流的提升（</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年净利率</w:t>
      </w:r>
      <w:r w:rsidRPr="00053559">
        <w:rPr>
          <w:rFonts w:ascii="Times New Roman" w:eastAsia="微软雅黑" w:hAnsi="Times New Roman" w:cs="Times New Roman"/>
          <w:sz w:val="22"/>
          <w:szCs w:val="22"/>
        </w:rPr>
        <w:t>29.06%</w:t>
      </w:r>
      <w:r w:rsidRPr="00053559">
        <w:rPr>
          <w:rFonts w:ascii="Times New Roman" w:eastAsia="微软雅黑" w:hAnsi="Times New Roman" w:cs="Times New Roman"/>
          <w:sz w:val="22"/>
          <w:szCs w:val="22"/>
        </w:rPr>
        <w:t>，净利润同比增长</w:t>
      </w:r>
      <w:r w:rsidRPr="00053559">
        <w:rPr>
          <w:rFonts w:ascii="Times New Roman" w:eastAsia="微软雅黑" w:hAnsi="Times New Roman" w:cs="Times New Roman"/>
          <w:sz w:val="22"/>
          <w:szCs w:val="22"/>
        </w:rPr>
        <w:t>84.9%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），表明其商业模式正转化为强劲的现金回报。</w:t>
      </w:r>
    </w:p>
    <w:p w14:paraId="3C47CDA9"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基于历史现金流数据，我们对未来</w:t>
      </w:r>
      <w:r w:rsidRPr="00053559">
        <w:rPr>
          <w:rFonts w:ascii="Times New Roman" w:eastAsia="微软雅黑" w:hAnsi="Times New Roman" w:cs="Times New Roman"/>
          <w:sz w:val="22"/>
          <w:szCs w:val="22"/>
        </w:rPr>
        <w:t>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2025-2029</w:t>
      </w:r>
      <w:r w:rsidRPr="00053559">
        <w:rPr>
          <w:rFonts w:ascii="Times New Roman" w:eastAsia="微软雅黑" w:hAnsi="Times New Roman" w:cs="Times New Roman"/>
          <w:sz w:val="22"/>
          <w:szCs w:val="22"/>
        </w:rPr>
        <w:t>年）拼多多的</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进行了情景预测和折现。</w:t>
      </w:r>
      <w:r w:rsidRPr="00053559">
        <w:rPr>
          <w:rFonts w:ascii="Times New Roman" w:eastAsia="微软雅黑" w:hAnsi="Times New Roman" w:cs="Times New Roman"/>
          <w:b/>
          <w:bCs/>
          <w:sz w:val="22"/>
          <w:szCs w:val="22"/>
        </w:rPr>
        <w:t>保守情景</w:t>
      </w:r>
      <w:r w:rsidRPr="00053559">
        <w:rPr>
          <w:rFonts w:ascii="Times New Roman" w:eastAsia="微软雅黑" w:hAnsi="Times New Roman" w:cs="Times New Roman"/>
          <w:sz w:val="22"/>
          <w:szCs w:val="22"/>
        </w:rPr>
        <w:t>假设增长明显放缓：初始年度</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增长约</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，随后逐年放缓至个位数（如</w:t>
      </w:r>
      <w:r w:rsidRPr="00053559">
        <w:rPr>
          <w:rFonts w:ascii="Times New Roman" w:eastAsia="微软雅黑" w:hAnsi="Times New Roman" w:cs="Times New Roman"/>
          <w:sz w:val="22"/>
          <w:szCs w:val="22"/>
        </w:rPr>
        <w:t>2029</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lastRenderedPageBreak/>
        <w:t>6%</w:t>
      </w:r>
      <w:r w:rsidRPr="00053559">
        <w:rPr>
          <w:rFonts w:ascii="Times New Roman" w:eastAsia="微软雅黑" w:hAnsi="Times New Roman" w:cs="Times New Roman"/>
          <w:sz w:val="22"/>
          <w:szCs w:val="22"/>
        </w:rPr>
        <w:t>），体现电商行业进入成熟期后增速下滑的可能。</w:t>
      </w:r>
      <w:r w:rsidRPr="00053559">
        <w:rPr>
          <w:rFonts w:ascii="Times New Roman" w:eastAsia="微软雅黑" w:hAnsi="Times New Roman" w:cs="Times New Roman"/>
          <w:b/>
          <w:bCs/>
          <w:sz w:val="22"/>
          <w:szCs w:val="22"/>
        </w:rPr>
        <w:t>中性情景</w:t>
      </w:r>
      <w:r w:rsidRPr="00053559">
        <w:rPr>
          <w:rFonts w:ascii="Times New Roman" w:eastAsia="微软雅黑" w:hAnsi="Times New Roman" w:cs="Times New Roman"/>
          <w:sz w:val="22"/>
          <w:szCs w:val="22"/>
        </w:rPr>
        <w:t>基于适度乐观假设：考虑到国内下沉市场及海外业务（</w:t>
      </w:r>
      <w:r w:rsidRPr="00053559">
        <w:rPr>
          <w:rFonts w:ascii="Times New Roman" w:eastAsia="微软雅黑" w:hAnsi="Times New Roman" w:cs="Times New Roman"/>
          <w:sz w:val="22"/>
          <w:szCs w:val="22"/>
        </w:rPr>
        <w:t>Temu</w:t>
      </w:r>
      <w:r w:rsidRPr="00053559">
        <w:rPr>
          <w:rFonts w:ascii="Times New Roman" w:eastAsia="微软雅黑" w:hAnsi="Times New Roman" w:cs="Times New Roman"/>
          <w:sz w:val="22"/>
          <w:szCs w:val="22"/>
        </w:rPr>
        <w:t>等）的持续推动，</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增速约</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，此后逐步放缓至约</w:t>
      </w:r>
      <w:r w:rsidRPr="00053559">
        <w:rPr>
          <w:rFonts w:ascii="Times New Roman" w:eastAsia="微软雅黑" w:hAnsi="Times New Roman" w:cs="Times New Roman"/>
          <w:sz w:val="22"/>
          <w:szCs w:val="22"/>
        </w:rPr>
        <w:t>8%</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乐观情景</w:t>
      </w:r>
      <w:r w:rsidRPr="00053559">
        <w:rPr>
          <w:rFonts w:ascii="Times New Roman" w:eastAsia="微软雅黑" w:hAnsi="Times New Roman" w:cs="Times New Roman"/>
          <w:sz w:val="22"/>
          <w:szCs w:val="22"/>
        </w:rPr>
        <w:t>则假设拼多多维持更长时间的高增长：</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年增长</w:t>
      </w:r>
      <w:r w:rsidRPr="00053559">
        <w:rPr>
          <w:rFonts w:ascii="Times New Roman" w:eastAsia="微软雅黑" w:hAnsi="Times New Roman" w:cs="Times New Roman"/>
          <w:sz w:val="22"/>
          <w:szCs w:val="22"/>
        </w:rPr>
        <w:t>50%</w:t>
      </w:r>
      <w:r w:rsidRPr="00053559">
        <w:rPr>
          <w:rFonts w:ascii="Times New Roman" w:eastAsia="微软雅黑" w:hAnsi="Times New Roman" w:cs="Times New Roman"/>
          <w:sz w:val="22"/>
          <w:szCs w:val="22"/>
        </w:rPr>
        <w:t>，随后几年依次为</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10%</w:t>
      </w:r>
      <w:r w:rsidRPr="00053559">
        <w:rPr>
          <w:rFonts w:ascii="Times New Roman" w:eastAsia="微软雅黑" w:hAnsi="Times New Roman" w:cs="Times New Roman"/>
          <w:sz w:val="22"/>
          <w:szCs w:val="22"/>
        </w:rPr>
        <w:t>，反映新业务成功和市场份额大幅提升的乐观预期。综合以上假设，我们取股权成本为</w:t>
      </w:r>
      <w:r w:rsidRPr="00053559">
        <w:rPr>
          <w:rFonts w:ascii="Times New Roman" w:eastAsia="微软雅黑" w:hAnsi="Times New Roman" w:cs="Times New Roman"/>
          <w:b/>
          <w:bCs/>
          <w:sz w:val="22"/>
          <w:szCs w:val="22"/>
        </w:rPr>
        <w:t>11%</w:t>
      </w:r>
      <w:r w:rsidRPr="00053559">
        <w:rPr>
          <w:rFonts w:ascii="Times New Roman" w:eastAsia="微软雅黑" w:hAnsi="Times New Roman" w:cs="Times New Roman"/>
          <w:sz w:val="22"/>
          <w:szCs w:val="22"/>
        </w:rPr>
        <w:t>（基于中国市场风险溢价和公司</w:t>
      </w:r>
      <w:r w:rsidRPr="00053559">
        <w:rPr>
          <w:rFonts w:ascii="Times New Roman" w:eastAsia="微软雅黑" w:hAnsi="Times New Roman" w:cs="Times New Roman"/>
          <w:sz w:val="22"/>
          <w:szCs w:val="22"/>
        </w:rPr>
        <w:t>Beta</w:t>
      </w:r>
      <w:r w:rsidRPr="00053559">
        <w:rPr>
          <w:rFonts w:ascii="Times New Roman" w:eastAsia="微软雅黑" w:hAnsi="Times New Roman" w:cs="Times New Roman"/>
          <w:sz w:val="22"/>
          <w:szCs w:val="22"/>
        </w:rPr>
        <w:t>估计）作为折现率，终端增长率假设为</w:t>
      </w:r>
      <w:r w:rsidRPr="00053559">
        <w:rPr>
          <w:rFonts w:ascii="Times New Roman" w:eastAsia="微软雅黑" w:hAnsi="Times New Roman" w:cs="Times New Roman"/>
          <w:b/>
          <w:bCs/>
          <w:sz w:val="22"/>
          <w:szCs w:val="22"/>
        </w:rPr>
        <w:t>3%</w:t>
      </w:r>
      <w:r w:rsidRPr="00053559">
        <w:rPr>
          <w:rFonts w:ascii="Times New Roman" w:eastAsia="微软雅黑" w:hAnsi="Times New Roman" w:cs="Times New Roman"/>
          <w:sz w:val="22"/>
          <w:szCs w:val="22"/>
        </w:rPr>
        <w:t>（反映长期通胀和经济增长背景下的成熟期增长）。在各情景下，将</w:t>
      </w:r>
      <w:r w:rsidRPr="00053559">
        <w:rPr>
          <w:rFonts w:ascii="Times New Roman" w:eastAsia="微软雅黑" w:hAnsi="Times New Roman" w:cs="Times New Roman"/>
          <w:sz w:val="22"/>
          <w:szCs w:val="22"/>
        </w:rPr>
        <w:t>2025-2029</w:t>
      </w:r>
      <w:r w:rsidRPr="00053559">
        <w:rPr>
          <w:rFonts w:ascii="Times New Roman" w:eastAsia="微软雅黑" w:hAnsi="Times New Roman" w:cs="Times New Roman"/>
          <w:sz w:val="22"/>
          <w:szCs w:val="22"/>
        </w:rPr>
        <w:t>五年的预测</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和终端价值折现求和，可得对应的股权价值。计算结果显示：</w:t>
      </w:r>
      <w:r w:rsidRPr="00053559">
        <w:rPr>
          <w:rFonts w:ascii="Times New Roman" w:eastAsia="微软雅黑" w:hAnsi="Times New Roman" w:cs="Times New Roman"/>
          <w:b/>
          <w:bCs/>
          <w:sz w:val="22"/>
          <w:szCs w:val="22"/>
        </w:rPr>
        <w:t>保守情景估值约</w:t>
      </w:r>
      <w:r w:rsidRPr="00053559">
        <w:rPr>
          <w:rFonts w:ascii="Times New Roman" w:eastAsia="微软雅黑" w:hAnsi="Times New Roman" w:cs="Times New Roman"/>
          <w:b/>
          <w:bCs/>
          <w:sz w:val="22"/>
          <w:szCs w:val="22"/>
        </w:rPr>
        <w:t>$213/</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（对应股权总值约</w:t>
      </w:r>
      <w:r w:rsidRPr="00053559">
        <w:rPr>
          <w:rFonts w:ascii="Times New Roman" w:eastAsia="微软雅黑" w:hAnsi="Times New Roman" w:cs="Times New Roman"/>
          <w:sz w:val="22"/>
          <w:szCs w:val="22"/>
        </w:rPr>
        <w:t>**$3,149.7</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中性情景估值约</w:t>
      </w:r>
      <w:r w:rsidRPr="00053559">
        <w:rPr>
          <w:rFonts w:ascii="Times New Roman" w:eastAsia="微软雅黑" w:hAnsi="Times New Roman" w:cs="Times New Roman"/>
          <w:b/>
          <w:bCs/>
          <w:sz w:val="22"/>
          <w:szCs w:val="22"/>
        </w:rPr>
        <w:t>$276/</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**$4,071.7</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乐观情景估值约</w:t>
      </w:r>
      <w:r w:rsidRPr="00053559">
        <w:rPr>
          <w:rFonts w:ascii="Times New Roman" w:eastAsia="微软雅黑" w:hAnsi="Times New Roman" w:cs="Times New Roman"/>
          <w:b/>
          <w:bCs/>
          <w:sz w:val="22"/>
          <w:szCs w:val="22"/>
        </w:rPr>
        <w:t>$376/</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**$5,548.0</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）。即使在保守假设下，</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模型得出的内在价值仍大幅高于当前股价</w:t>
      </w:r>
      <w:r w:rsidRPr="00053559">
        <w:rPr>
          <w:rFonts w:ascii="Times New Roman" w:eastAsia="微软雅黑" w:hAnsi="Times New Roman" w:cs="Times New Roman"/>
          <w:sz w:val="22"/>
          <w:szCs w:val="22"/>
        </w:rPr>
        <w:t>$126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。中性情景下内在价值较现价溢价约</w:t>
      </w:r>
      <w:r w:rsidRPr="00053559">
        <w:rPr>
          <w:rFonts w:ascii="Times New Roman" w:eastAsia="微软雅黑" w:hAnsi="Times New Roman" w:cs="Times New Roman"/>
          <w:sz w:val="22"/>
          <w:szCs w:val="22"/>
        </w:rPr>
        <w:t>119%</w:t>
      </w:r>
      <w:r w:rsidRPr="00053559">
        <w:rPr>
          <w:rFonts w:ascii="Times New Roman" w:eastAsia="微软雅黑" w:hAnsi="Times New Roman" w:cs="Times New Roman"/>
          <w:sz w:val="22"/>
          <w:szCs w:val="22"/>
        </w:rPr>
        <w:t>，乐观情景下溢价达近</w:t>
      </w:r>
      <w:r w:rsidRPr="00053559">
        <w:rPr>
          <w:rFonts w:ascii="Times New Roman" w:eastAsia="微软雅黑" w:hAnsi="Times New Roman" w:cs="Times New Roman"/>
          <w:sz w:val="22"/>
          <w:szCs w:val="22"/>
        </w:rPr>
        <w:t>3</w:t>
      </w:r>
      <w:r w:rsidRPr="00053559">
        <w:rPr>
          <w:rFonts w:ascii="Times New Roman" w:eastAsia="微软雅黑" w:hAnsi="Times New Roman" w:cs="Times New Roman"/>
          <w:sz w:val="22"/>
          <w:szCs w:val="22"/>
        </w:rPr>
        <w:t>倍。这表明市场定价隐含的增长预期远低于我们的中性假设，即使考虑风险调整，拼多多当前股价在</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角度下有较大安全边际。需要强调，</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估值对假设较敏感</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增长率或折现率的变化都会显著影响估值，但多情景分析增强了结果的稳健性：除非公司未来增长明显停滞或风险溢价显著上升，否则当前价格相对于其自由现金流创造能力偏低。</w:t>
      </w:r>
    </w:p>
    <w:p w14:paraId="29A9A1E4"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相对估值模型（</w:t>
      </w:r>
      <w:r w:rsidRPr="00053559">
        <w:rPr>
          <w:rFonts w:ascii="Times New Roman" w:eastAsia="微软雅黑" w:hAnsi="Times New Roman" w:cs="Times New Roman"/>
          <w:b/>
          <w:bCs/>
          <w:sz w:val="22"/>
          <w:szCs w:val="22"/>
        </w:rPr>
        <w:t>P/E</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P/B</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 xml:space="preserve">P/S </w:t>
      </w:r>
      <w:r w:rsidRPr="00053559">
        <w:rPr>
          <w:rFonts w:ascii="Times New Roman" w:eastAsia="微软雅黑" w:hAnsi="Times New Roman" w:cs="Times New Roman"/>
          <w:b/>
          <w:bCs/>
          <w:sz w:val="22"/>
          <w:szCs w:val="22"/>
        </w:rPr>
        <w:t>等）</w:t>
      </w:r>
    </w:p>
    <w:p w14:paraId="6BB464F8"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相对估值通过将公司当前的估值倍数与可比公司或自身历史水平对比，评估股价的合理性</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。我们选取市盈率</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、市净率</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、市销率</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和股价</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自由现金流</w:t>
      </w:r>
      <w:r w:rsidRPr="00053559">
        <w:rPr>
          <w:rFonts w:ascii="Times New Roman" w:eastAsia="微软雅黑" w:hAnsi="Times New Roman" w:cs="Times New Roman"/>
          <w:sz w:val="22"/>
          <w:szCs w:val="22"/>
        </w:rPr>
        <w:t>(P/FCF)</w:t>
      </w:r>
      <w:r w:rsidRPr="00053559">
        <w:rPr>
          <w:rFonts w:ascii="Times New Roman" w:eastAsia="微软雅黑" w:hAnsi="Times New Roman" w:cs="Times New Roman"/>
          <w:sz w:val="22"/>
          <w:szCs w:val="22"/>
        </w:rPr>
        <w:t>等指标，与行业平均及公司历史均值进行比较。</w:t>
      </w:r>
      <w:r w:rsidRPr="00053559">
        <w:rPr>
          <w:rFonts w:ascii="Times New Roman" w:eastAsia="微软雅黑" w:hAnsi="Times New Roman" w:cs="Times New Roman"/>
          <w:b/>
          <w:bCs/>
          <w:sz w:val="22"/>
          <w:szCs w:val="22"/>
        </w:rPr>
        <w:t>截至</w:t>
      </w:r>
      <w:r w:rsidRPr="00053559">
        <w:rPr>
          <w:rFonts w:ascii="Times New Roman" w:eastAsia="微软雅黑" w:hAnsi="Times New Roman" w:cs="Times New Roman"/>
          <w:b/>
          <w:bCs/>
          <w:sz w:val="22"/>
          <w:szCs w:val="22"/>
        </w:rPr>
        <w:t>2025</w:t>
      </w:r>
      <w:r w:rsidRPr="00053559">
        <w:rPr>
          <w:rFonts w:ascii="Times New Roman" w:eastAsia="微软雅黑" w:hAnsi="Times New Roman" w:cs="Times New Roman"/>
          <w:b/>
          <w:bCs/>
          <w:sz w:val="22"/>
          <w:szCs w:val="22"/>
        </w:rPr>
        <w:t>年</w:t>
      </w:r>
      <w:r w:rsidRPr="00053559">
        <w:rPr>
          <w:rFonts w:ascii="Times New Roman" w:eastAsia="微软雅黑" w:hAnsi="Times New Roman" w:cs="Times New Roman"/>
          <w:b/>
          <w:bCs/>
          <w:sz w:val="22"/>
          <w:szCs w:val="22"/>
        </w:rPr>
        <w:t>3</w:t>
      </w:r>
      <w:r w:rsidRPr="00053559">
        <w:rPr>
          <w:rFonts w:ascii="Times New Roman" w:eastAsia="微软雅黑" w:hAnsi="Times New Roman" w:cs="Times New Roman"/>
          <w:b/>
          <w:bCs/>
          <w:sz w:val="22"/>
          <w:szCs w:val="22"/>
        </w:rPr>
        <w:t>月</w:t>
      </w:r>
      <w:r w:rsidRPr="00053559">
        <w:rPr>
          <w:rFonts w:ascii="Times New Roman" w:eastAsia="微软雅黑" w:hAnsi="Times New Roman" w:cs="Times New Roman"/>
          <w:b/>
          <w:bCs/>
          <w:sz w:val="22"/>
          <w:szCs w:val="22"/>
        </w:rPr>
        <w:t>21</w:t>
      </w:r>
      <w:r w:rsidRPr="00053559">
        <w:rPr>
          <w:rFonts w:ascii="Times New Roman" w:eastAsia="微软雅黑" w:hAnsi="Times New Roman" w:cs="Times New Roman"/>
          <w:b/>
          <w:bCs/>
          <w:sz w:val="22"/>
          <w:szCs w:val="22"/>
        </w:rPr>
        <w:t>日，拼多多</w:t>
      </w:r>
      <w:r w:rsidRPr="00053559">
        <w:rPr>
          <w:rFonts w:ascii="Times New Roman" w:eastAsia="微软雅黑" w:hAnsi="Times New Roman" w:cs="Times New Roman"/>
          <w:b/>
          <w:bCs/>
          <w:sz w:val="22"/>
          <w:szCs w:val="22"/>
        </w:rPr>
        <w:t>TTM</w:t>
      </w:r>
      <w:r w:rsidRPr="00053559">
        <w:rPr>
          <w:rFonts w:ascii="Times New Roman" w:eastAsia="微软雅黑" w:hAnsi="Times New Roman" w:cs="Times New Roman"/>
          <w:b/>
          <w:bCs/>
          <w:sz w:val="22"/>
          <w:szCs w:val="22"/>
        </w:rPr>
        <w:t>市盈率约为</w:t>
      </w:r>
      <w:r w:rsidRPr="00053559">
        <w:rPr>
          <w:rFonts w:ascii="Times New Roman" w:eastAsia="微软雅黑" w:hAnsi="Times New Roman" w:cs="Times New Roman"/>
          <w:b/>
          <w:bCs/>
          <w:sz w:val="22"/>
          <w:szCs w:val="22"/>
        </w:rPr>
        <w:t>12.4</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（股价</w:t>
      </w:r>
      <w:r w:rsidRPr="00053559">
        <w:rPr>
          <w:rFonts w:ascii="Times New Roman" w:eastAsia="微软雅黑" w:hAnsi="Times New Roman" w:cs="Times New Roman"/>
          <w:sz w:val="22"/>
          <w:szCs w:val="22"/>
        </w:rPr>
        <w:t>$126</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每股收益约</w:t>
      </w:r>
      <w:r w:rsidRPr="00053559">
        <w:rPr>
          <w:rFonts w:ascii="Times New Roman" w:eastAsia="微软雅黑" w:hAnsi="Times New Roman" w:cs="Times New Roman"/>
          <w:sz w:val="22"/>
          <w:szCs w:val="22"/>
        </w:rPr>
        <w:t>$10.22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远低于行业平均水平约</w:t>
      </w:r>
      <w:r w:rsidRPr="00053559">
        <w:rPr>
          <w:rFonts w:ascii="Times New Roman" w:eastAsia="微软雅黑" w:hAnsi="Times New Roman" w:cs="Times New Roman"/>
          <w:b/>
          <w:bCs/>
          <w:sz w:val="22"/>
          <w:szCs w:val="22"/>
        </w:rPr>
        <w:t>21</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，也低于公司过去的历史估值中枢（</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21.7</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。这意味着以盈利倍数看，市场给予</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的估值折价明显。以当前每股收益估算，若按行业平均约</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给予估值，对应股价约</w:t>
      </w:r>
      <w:r w:rsidRPr="00053559">
        <w:rPr>
          <w:rFonts w:ascii="Times New Roman" w:eastAsia="微软雅黑" w:hAnsi="Times New Roman" w:cs="Times New Roman"/>
          <w:sz w:val="22"/>
          <w:szCs w:val="22"/>
        </w:rPr>
        <w:t>**$214**</w:t>
      </w:r>
      <w:r w:rsidRPr="00053559">
        <w:rPr>
          <w:rFonts w:ascii="Times New Roman" w:eastAsia="微软雅黑" w:hAnsi="Times New Roman" w:cs="Times New Roman"/>
          <w:sz w:val="22"/>
          <w:szCs w:val="22"/>
        </w:rPr>
        <w:t>，按公司历史平均</w:t>
      </w:r>
      <w:r w:rsidRPr="00053559">
        <w:rPr>
          <w:rFonts w:ascii="Times New Roman" w:eastAsia="微软雅黑" w:hAnsi="Times New Roman" w:cs="Times New Roman"/>
          <w:sz w:val="22"/>
          <w:szCs w:val="22"/>
        </w:rPr>
        <w:t>21.7</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则股价可达</w:t>
      </w:r>
      <w:r w:rsidRPr="00053559">
        <w:rPr>
          <w:rFonts w:ascii="Times New Roman" w:eastAsia="微软雅黑" w:hAnsi="Times New Roman" w:cs="Times New Roman"/>
          <w:sz w:val="22"/>
          <w:szCs w:val="22"/>
        </w:rPr>
        <w:t>**$222**</w:t>
      </w:r>
      <w:r w:rsidRPr="00053559">
        <w:rPr>
          <w:rFonts w:ascii="Times New Roman" w:eastAsia="微软雅黑" w:hAnsi="Times New Roman" w:cs="Times New Roman"/>
          <w:sz w:val="22"/>
          <w:szCs w:val="22"/>
        </w:rPr>
        <w:t>左右，均比现价高出七成以上。即使考虑行业波动，将估值折算为略低于行业均值的水平（例如</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倍市盈率），对应价格约</w:t>
      </w:r>
      <w:r w:rsidRPr="00053559">
        <w:rPr>
          <w:rFonts w:ascii="Times New Roman" w:eastAsia="微软雅黑" w:hAnsi="Times New Roman" w:cs="Times New Roman"/>
          <w:sz w:val="22"/>
          <w:szCs w:val="22"/>
        </w:rPr>
        <w:t>$153</w:t>
      </w:r>
      <w:r w:rsidRPr="00053559">
        <w:rPr>
          <w:rFonts w:ascii="Times New Roman" w:eastAsia="微软雅黑" w:hAnsi="Times New Roman" w:cs="Times New Roman"/>
          <w:sz w:val="22"/>
          <w:szCs w:val="22"/>
        </w:rPr>
        <w:t>，仍高于现价约</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w:t>
      </w:r>
    </w:p>
    <w:p w14:paraId="02926054"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其他相对指标同样印证低估判断：</w:t>
      </w:r>
      <w:r w:rsidRPr="00053559">
        <w:rPr>
          <w:rFonts w:ascii="Times New Roman" w:eastAsia="微软雅黑" w:hAnsi="Times New Roman" w:cs="Times New Roman"/>
          <w:b/>
          <w:bCs/>
          <w:sz w:val="22"/>
          <w:szCs w:val="22"/>
        </w:rPr>
        <w:t>PDD</w:t>
      </w:r>
      <w:r w:rsidRPr="00053559">
        <w:rPr>
          <w:rFonts w:ascii="Times New Roman" w:eastAsia="微软雅黑" w:hAnsi="Times New Roman" w:cs="Times New Roman"/>
          <w:b/>
          <w:bCs/>
          <w:sz w:val="22"/>
          <w:szCs w:val="22"/>
        </w:rPr>
        <w:t>当前</w:t>
      </w:r>
      <w:r w:rsidRPr="00053559">
        <w:rPr>
          <w:rFonts w:ascii="Times New Roman" w:eastAsia="微软雅黑" w:hAnsi="Times New Roman" w:cs="Times New Roman"/>
          <w:b/>
          <w:bCs/>
          <w:sz w:val="22"/>
          <w:szCs w:val="22"/>
        </w:rPr>
        <w:t>P/B</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4.7</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，低于自身历史均值</w:t>
      </w:r>
      <w:r w:rsidRPr="00053559">
        <w:rPr>
          <w:rFonts w:ascii="Times New Roman" w:eastAsia="微软雅黑" w:hAnsi="Times New Roman" w:cs="Times New Roman"/>
          <w:sz w:val="22"/>
          <w:szCs w:val="22"/>
        </w:rPr>
        <w:t>7.2</w:t>
      </w:r>
      <w:r w:rsidRPr="00053559">
        <w:rPr>
          <w:rFonts w:ascii="Times New Roman" w:eastAsia="微软雅黑" w:hAnsi="Times New Roman" w:cs="Times New Roman"/>
          <w:sz w:val="22"/>
          <w:szCs w:val="22"/>
        </w:rPr>
        <w:t>倍，但高于行业中位数约</w:t>
      </w:r>
      <w:r w:rsidRPr="00053559">
        <w:rPr>
          <w:rFonts w:ascii="Times New Roman" w:eastAsia="微软雅黑" w:hAnsi="Times New Roman" w:cs="Times New Roman"/>
          <w:sz w:val="22"/>
          <w:szCs w:val="22"/>
        </w:rPr>
        <w:t>1.65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。需要注意，拼多多账面资产较轻且</w:t>
      </w:r>
      <w:r w:rsidRPr="00053559">
        <w:rPr>
          <w:rFonts w:ascii="Times New Roman" w:eastAsia="微软雅黑" w:hAnsi="Times New Roman" w:cs="Times New Roman"/>
          <w:sz w:val="22"/>
          <w:szCs w:val="22"/>
        </w:rPr>
        <w:t>ROE</w:t>
      </w:r>
      <w:r w:rsidRPr="00053559">
        <w:rPr>
          <w:rFonts w:ascii="Times New Roman" w:eastAsia="微软雅黑" w:hAnsi="Times New Roman" w:cs="Times New Roman"/>
          <w:sz w:val="22"/>
          <w:szCs w:val="22"/>
        </w:rPr>
        <w:t>显著高于同行（</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ROE</w:t>
      </w:r>
      <w:r w:rsidRPr="00053559">
        <w:rPr>
          <w:rFonts w:ascii="Times New Roman" w:eastAsia="微软雅黑" w:hAnsi="Times New Roman" w:cs="Times New Roman"/>
          <w:sz w:val="22"/>
          <w:szCs w:val="22"/>
        </w:rPr>
        <w:t>达</w:t>
      </w:r>
      <w:r w:rsidRPr="00053559">
        <w:rPr>
          <w:rFonts w:ascii="Times New Roman" w:eastAsia="微软雅黑" w:hAnsi="Times New Roman" w:cs="Times New Roman"/>
          <w:sz w:val="22"/>
          <w:szCs w:val="22"/>
        </w:rPr>
        <w:t>49.3%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），合理的市净率理应高于行业平均，因此当前</w:t>
      </w:r>
      <w:r w:rsidRPr="00053559">
        <w:rPr>
          <w:rFonts w:ascii="Times New Roman" w:eastAsia="微软雅黑" w:hAnsi="Times New Roman" w:cs="Times New Roman"/>
          <w:sz w:val="22"/>
          <w:szCs w:val="22"/>
        </w:rPr>
        <w:t>4.7</w:t>
      </w:r>
      <w:r w:rsidRPr="00053559">
        <w:rPr>
          <w:rFonts w:ascii="Times New Roman" w:eastAsia="微软雅黑" w:hAnsi="Times New Roman" w:cs="Times New Roman"/>
          <w:sz w:val="22"/>
          <w:szCs w:val="22"/>
        </w:rPr>
        <w:t>倍的</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并不显著偏高，反而相对于其近年</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以上的净资产收益率属于偏低水平。</w:t>
      </w:r>
      <w:r w:rsidRPr="00053559">
        <w:rPr>
          <w:rFonts w:ascii="Times New Roman" w:eastAsia="微软雅黑" w:hAnsi="Times New Roman" w:cs="Times New Roman"/>
          <w:b/>
          <w:bCs/>
          <w:sz w:val="22"/>
          <w:szCs w:val="22"/>
        </w:rPr>
        <w:t>P/S</w:t>
      </w:r>
      <w:r w:rsidRPr="00053559">
        <w:rPr>
          <w:rFonts w:ascii="Times New Roman" w:eastAsia="微软雅黑" w:hAnsi="Times New Roman" w:cs="Times New Roman"/>
          <w:b/>
          <w:bCs/>
          <w:sz w:val="22"/>
          <w:szCs w:val="22"/>
        </w:rPr>
        <w:t>方面</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lastRenderedPageBreak/>
        <w:t>拼多多</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市销率约</w:t>
      </w:r>
      <w:r w:rsidRPr="00053559">
        <w:rPr>
          <w:rFonts w:ascii="Times New Roman" w:eastAsia="微软雅黑" w:hAnsi="Times New Roman" w:cs="Times New Roman"/>
          <w:sz w:val="22"/>
          <w:szCs w:val="22"/>
        </w:rPr>
        <w:t>3.5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，低于自身历史平均水平</w:t>
      </w:r>
      <w:r w:rsidRPr="00053559">
        <w:rPr>
          <w:rFonts w:ascii="Times New Roman" w:eastAsia="微软雅黑" w:hAnsi="Times New Roman" w:cs="Times New Roman"/>
          <w:sz w:val="22"/>
          <w:szCs w:val="22"/>
        </w:rPr>
        <w:t>7.5</w:t>
      </w:r>
      <w:r w:rsidRPr="00053559">
        <w:rPr>
          <w:rFonts w:ascii="Times New Roman" w:eastAsia="微软雅黑" w:hAnsi="Times New Roman" w:cs="Times New Roman"/>
          <w:sz w:val="22"/>
          <w:szCs w:val="22"/>
        </w:rPr>
        <w:t>倍，略高于行业平均约</w:t>
      </w:r>
      <w:r w:rsidRPr="00053559">
        <w:rPr>
          <w:rFonts w:ascii="Times New Roman" w:eastAsia="微软雅黑" w:hAnsi="Times New Roman" w:cs="Times New Roman"/>
          <w:sz w:val="22"/>
          <w:szCs w:val="22"/>
        </w:rPr>
        <w:t>0.83</w:t>
      </w:r>
      <w:r w:rsidRPr="00053559">
        <w:rPr>
          <w:rFonts w:ascii="Times New Roman" w:eastAsia="微软雅黑" w:hAnsi="Times New Roman" w:cs="Times New Roman"/>
          <w:sz w:val="22"/>
          <w:szCs w:val="22"/>
        </w:rPr>
        <w:t>倍。由于电商行业公司盈利能力差异大，用</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直接比较需谨慎</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拼多多当前净利率接近</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，显著高于行业平均不到</w:t>
      </w:r>
      <w:r w:rsidRPr="00053559">
        <w:rPr>
          <w:rFonts w:ascii="Times New Roman" w:eastAsia="微软雅黑" w:hAnsi="Times New Roman" w:cs="Times New Roman"/>
          <w:sz w:val="22"/>
          <w:szCs w:val="22"/>
        </w:rPr>
        <w:t>2%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。高利润率支撑下，拼多多理应享有更高的市销率倍数。即便不考虑利润率差异，若按历史平均</w:t>
      </w:r>
      <w:r w:rsidRPr="00053559">
        <w:rPr>
          <w:rFonts w:ascii="Times New Roman" w:eastAsia="微软雅黑" w:hAnsi="Times New Roman" w:cs="Times New Roman"/>
          <w:sz w:val="22"/>
          <w:szCs w:val="22"/>
        </w:rPr>
        <w:t>7.5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估值，对应市值约</w:t>
      </w:r>
      <w:r w:rsidRPr="00053559">
        <w:rPr>
          <w:rFonts w:ascii="Times New Roman" w:eastAsia="微软雅黑" w:hAnsi="Times New Roman" w:cs="Times New Roman"/>
          <w:sz w:val="22"/>
          <w:szCs w:val="22"/>
        </w:rPr>
        <w:t>**$3920</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$267/</w:t>
      </w:r>
      <w:r w:rsidRPr="00053559">
        <w:rPr>
          <w:rFonts w:ascii="Times New Roman" w:eastAsia="微软雅黑" w:hAnsi="Times New Roman" w:cs="Times New Roman"/>
          <w:sz w:val="22"/>
          <w:szCs w:val="22"/>
        </w:rPr>
        <w:t>股），进一步表明当前估值偏低。当然，随着公司规模壮大，市销率相较初创时期理应收缩，但目前</w:t>
      </w:r>
      <w:r w:rsidRPr="00053559">
        <w:rPr>
          <w:rFonts w:ascii="Times New Roman" w:eastAsia="微软雅黑" w:hAnsi="Times New Roman" w:cs="Times New Roman"/>
          <w:sz w:val="22"/>
          <w:szCs w:val="22"/>
        </w:rPr>
        <w:t>3.5</w:t>
      </w:r>
      <w:r w:rsidRPr="00053559">
        <w:rPr>
          <w:rFonts w:ascii="Times New Roman" w:eastAsia="微软雅黑" w:hAnsi="Times New Roman" w:cs="Times New Roman"/>
          <w:sz w:val="22"/>
          <w:szCs w:val="22"/>
        </w:rPr>
        <w:t>倍的</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仍未完全反映其盈利改善。</w:t>
      </w:r>
      <w:r w:rsidRPr="00053559">
        <w:rPr>
          <w:rFonts w:ascii="Times New Roman" w:eastAsia="微软雅黑" w:hAnsi="Times New Roman" w:cs="Times New Roman"/>
          <w:b/>
          <w:bCs/>
          <w:sz w:val="22"/>
          <w:szCs w:val="22"/>
        </w:rPr>
        <w:t>股价</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自由现金流</w:t>
      </w:r>
      <w:r w:rsidRPr="00053559">
        <w:rPr>
          <w:rFonts w:ascii="Times New Roman" w:eastAsia="微软雅黑" w:hAnsi="Times New Roman" w:cs="Times New Roman"/>
          <w:sz w:val="22"/>
          <w:szCs w:val="22"/>
        </w:rPr>
        <w:t>方面，当前约</w:t>
      </w:r>
      <w:r w:rsidRPr="00053559">
        <w:rPr>
          <w:rFonts w:ascii="Times New Roman" w:eastAsia="微软雅黑" w:hAnsi="Times New Roman" w:cs="Times New Roman"/>
          <w:sz w:val="22"/>
          <w:szCs w:val="22"/>
        </w:rPr>
        <w:t>10</w:t>
      </w:r>
      <w:r w:rsidRPr="00053559">
        <w:rPr>
          <w:rFonts w:ascii="Times New Roman" w:eastAsia="微软雅黑" w:hAnsi="Times New Roman" w:cs="Times New Roman"/>
          <w:sz w:val="22"/>
          <w:szCs w:val="22"/>
        </w:rPr>
        <w:t>倍，亦低于行业平均</w:t>
      </w:r>
      <w:del w:id="14" w:author="Unknown">
        <w:r w:rsidRPr="00053559">
          <w:rPr>
            <w:rFonts w:ascii="Times New Roman" w:eastAsia="微软雅黑" w:hAnsi="Times New Roman" w:cs="Times New Roman"/>
            <w:sz w:val="22"/>
            <w:szCs w:val="22"/>
          </w:rPr>
          <w:delText>12</w:delText>
        </w:r>
        <w:r w:rsidRPr="00053559">
          <w:rPr>
            <w:rFonts w:ascii="Times New Roman" w:eastAsia="微软雅黑" w:hAnsi="Times New Roman" w:cs="Times New Roman"/>
            <w:sz w:val="22"/>
            <w:szCs w:val="22"/>
          </w:rPr>
          <w:delText>倍及公司历史水平</w:delText>
        </w:r>
      </w:del>
      <w:r w:rsidRPr="00053559">
        <w:rPr>
          <w:rFonts w:ascii="Times New Roman" w:eastAsia="微软雅黑" w:hAnsi="Times New Roman" w:cs="Times New Roman"/>
          <w:sz w:val="22"/>
          <w:szCs w:val="22"/>
        </w:rPr>
        <w:t>18</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。这说明以现金流衡量，</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股价折价程度与</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结论一致。综合上述相对估值指标，我们判断拼多多合理的相对估值区间大致在</w:t>
      </w:r>
      <w:r w:rsidRPr="00053559">
        <w:rPr>
          <w:rFonts w:ascii="Times New Roman" w:eastAsia="微软雅黑" w:hAnsi="Times New Roman" w:cs="Times New Roman"/>
          <w:b/>
          <w:bCs/>
          <w:sz w:val="22"/>
          <w:szCs w:val="22"/>
        </w:rPr>
        <w:t>15~22</w:t>
      </w:r>
      <w:r w:rsidRPr="00053559">
        <w:rPr>
          <w:rFonts w:ascii="Times New Roman" w:eastAsia="微软雅黑" w:hAnsi="Times New Roman" w:cs="Times New Roman"/>
          <w:b/>
          <w:bCs/>
          <w:sz w:val="22"/>
          <w:szCs w:val="22"/>
        </w:rPr>
        <w:t>倍市盈率</w:t>
      </w:r>
      <w:r w:rsidRPr="00053559">
        <w:rPr>
          <w:rFonts w:ascii="Times New Roman" w:eastAsia="微软雅黑" w:hAnsi="Times New Roman" w:cs="Times New Roman"/>
          <w:sz w:val="22"/>
          <w:szCs w:val="22"/>
        </w:rPr>
        <w:t>对应的</w:t>
      </w:r>
      <w:r w:rsidRPr="00053559">
        <w:rPr>
          <w:rFonts w:ascii="Times New Roman" w:eastAsia="微软雅黑" w:hAnsi="Times New Roman" w:cs="Times New Roman"/>
          <w:sz w:val="22"/>
          <w:szCs w:val="22"/>
        </w:rPr>
        <w:t>$150-$220/</w:t>
      </w:r>
      <w:r w:rsidRPr="00053559">
        <w:rPr>
          <w:rFonts w:ascii="Times New Roman" w:eastAsia="微软雅黑" w:hAnsi="Times New Roman" w:cs="Times New Roman"/>
          <w:sz w:val="22"/>
          <w:szCs w:val="22"/>
        </w:rPr>
        <w:t>股左右；即使采用较保守的同行平均倍数，其估值中枢仍较现价有可观上行空间。</w:t>
      </w:r>
    </w:p>
    <w:p w14:paraId="44862F16"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资产基础估值模型（</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和格雷厄姆模型）</w:t>
      </w:r>
    </w:p>
    <w:p w14:paraId="6AC93E27"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从资产负债表角度，我们考察拼多多的净流动资产价值</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和格雷厄姆估值等静态指标。</w:t>
      </w:r>
      <w:r w:rsidRPr="00053559">
        <w:rPr>
          <w:rFonts w:ascii="Times New Roman" w:eastAsia="微软雅黑" w:hAnsi="Times New Roman" w:cs="Times New Roman"/>
          <w:b/>
          <w:bCs/>
          <w:sz w:val="22"/>
          <w:szCs w:val="22"/>
        </w:rPr>
        <w:t>净流动资产价值</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由价值投资先驱本杰明</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格雷厄姆提出，指流动资产减去总负债的剩余价值，即公司在极端清算情况下股东可获得的</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最低价值</w:t>
      </w:r>
      <w:r w:rsidRPr="00053559">
        <w:rPr>
          <w:rFonts w:ascii="Times New Roman" w:eastAsia="微软雅黑" w:hAnsi="Times New Roman" w:cs="Times New Roman"/>
          <w:b/>
          <w:bCs/>
          <w:sz w:val="22"/>
          <w:szCs w:val="22"/>
        </w:rPr>
        <w:t>” (</w:t>
      </w:r>
      <w:hyperlink r:id="rId127" w:anchor=":~:text=%2A%20%E5%87%80%E5%87%80%E8%82%A1%EF%BC%88Net%20,%E4%BB%B7%E5%80%BC%E6%8A%95%E8%B5%84%EF%BC%88Value%20Investing%EF%BC%89%EF%BC%9A%E4%B8%80%E7%A7%8D%E6%8A%95%E8%B5%84%E7%AD%96%E7%95%A5%EF%BC%8C%E6%8A%95%E8%B5%84%E8%80%85%E9%80%9A%E8%BF%87%E5%88%86%E6%9E%90%E5%85%AC%E5%8F%B8%E7%9A%84%E5%9F%BA%E6%9C%AC%E9%9D%A2%EF%BC%8C%E5%AF%BB%E6%89%BE%E8%A2%AB%E5%B8%82%E5%9C%BA%E4%BD%8E%E4%BC%B0%E7%9A%84%E8%82%A1%E7%A5%A8%EF%BC%8C%E4%BB%A5%E6%9C%9F%E6%9C%9B%E5%9C%A8%E6%9C%AA%E6%9D%A5%E8%82%A1%E7%A5%A8%E4%BB%B7%E6%A0%BC%E5%9B%9E%E5%BD%92%E5%85%B6%E5%86%85%E5%9C%A8%E4%BB%B7%E5%80%BC%E6%97%B6%E8%8E%B7%E5%BE%97%E6%94%B6%E7%9B%8A%E3%80%82" w:history="1">
        <w:r w:rsidRPr="00053559">
          <w:rPr>
            <w:rStyle w:val="af0"/>
            <w:rFonts w:ascii="Times New Roman" w:eastAsia="微软雅黑" w:hAnsi="Times New Roman" w:cs="Times New Roman"/>
            <w:b/>
            <w:bCs/>
            <w:sz w:val="22"/>
            <w:szCs w:val="22"/>
          </w:rPr>
          <w:t>格雷厄姆的净净股策略：在高科技股中寻找价值</w:t>
        </w:r>
        <w:r w:rsidRPr="00053559">
          <w:rPr>
            <w:rStyle w:val="af0"/>
            <w:rFonts w:ascii="Times New Roman" w:eastAsia="微软雅黑" w:hAnsi="Times New Roman" w:cs="Times New Roman"/>
            <w:b/>
            <w:bCs/>
            <w:sz w:val="22"/>
            <w:szCs w:val="22"/>
          </w:rPr>
          <w:t>-CSDN</w:t>
        </w:r>
        <w:r w:rsidRPr="00053559">
          <w:rPr>
            <w:rStyle w:val="af0"/>
            <w:rFonts w:ascii="Times New Roman" w:eastAsia="微软雅黑" w:hAnsi="Times New Roman" w:cs="Times New Roman"/>
            <w:b/>
            <w:bCs/>
            <w:sz w:val="22"/>
            <w:szCs w:val="22"/>
          </w:rPr>
          <w:t>博客</w:t>
        </w:r>
      </w:hyperlink>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。据年报，拼多多</w:t>
      </w:r>
      <w:r w:rsidRPr="00053559">
        <w:rPr>
          <w:rFonts w:ascii="Times New Roman" w:eastAsia="微软雅黑" w:hAnsi="Times New Roman" w:cs="Times New Roman"/>
          <w:b/>
          <w:bCs/>
          <w:sz w:val="22"/>
          <w:szCs w:val="22"/>
        </w:rPr>
        <w:t>2024</w:t>
      </w:r>
      <w:r w:rsidRPr="00053559">
        <w:rPr>
          <w:rFonts w:ascii="Times New Roman" w:eastAsia="微软雅黑" w:hAnsi="Times New Roman" w:cs="Times New Roman"/>
          <w:b/>
          <w:bCs/>
          <w:sz w:val="22"/>
          <w:szCs w:val="22"/>
        </w:rPr>
        <w:t>年末流动资产约</w:t>
      </w:r>
      <w:r w:rsidRPr="00053559">
        <w:rPr>
          <w:rFonts w:ascii="Times New Roman" w:eastAsia="微软雅黑" w:hAnsi="Times New Roman" w:cs="Times New Roman"/>
          <w:b/>
          <w:bCs/>
          <w:sz w:val="22"/>
          <w:szCs w:val="22"/>
        </w:rPr>
        <w:t>546.68</w:t>
      </w:r>
      <w:r w:rsidRPr="00053559">
        <w:rPr>
          <w:rFonts w:ascii="Times New Roman" w:eastAsia="微软雅黑" w:hAnsi="Times New Roman" w:cs="Times New Roman"/>
          <w:b/>
          <w:bCs/>
          <w:sz w:val="22"/>
          <w:szCs w:val="22"/>
        </w:rPr>
        <w:t>亿元，总负债约</w:t>
      </w:r>
      <w:r w:rsidRPr="00053559">
        <w:rPr>
          <w:rFonts w:ascii="Times New Roman" w:eastAsia="微软雅黑" w:hAnsi="Times New Roman" w:cs="Times New Roman"/>
          <w:b/>
          <w:bCs/>
          <w:sz w:val="22"/>
          <w:szCs w:val="22"/>
        </w:rPr>
        <w:t>266.29</w:t>
      </w:r>
      <w:r w:rsidRPr="00053559">
        <w:rPr>
          <w:rFonts w:ascii="Times New Roman" w:eastAsia="微软雅黑" w:hAnsi="Times New Roman" w:cs="Times New Roman"/>
          <w:b/>
          <w:bCs/>
          <w:sz w:val="22"/>
          <w:szCs w:val="22"/>
        </w:rPr>
        <w:t>亿元，计算得</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280.39</w:t>
      </w:r>
      <w:r w:rsidRPr="00053559">
        <w:rPr>
          <w:rFonts w:ascii="Times New Roman" w:eastAsia="微软雅黑" w:hAnsi="Times New Roman" w:cs="Times New Roman"/>
          <w:b/>
          <w:bCs/>
          <w:sz w:val="22"/>
          <w:szCs w:val="22"/>
        </w:rPr>
        <w:t>亿元人民币</w:t>
      </w:r>
      <w:r w:rsidRPr="00053559">
        <w:rPr>
          <w:rFonts w:ascii="Times New Roman" w:eastAsia="微软雅黑" w:hAnsi="Times New Roman" w:cs="Times New Roman"/>
          <w:sz w:val="22"/>
          <w:szCs w:val="22"/>
        </w:rPr>
        <w:t>，折合每股约</w:t>
      </w:r>
      <w:r w:rsidRPr="00053559">
        <w:rPr>
          <w:rFonts w:ascii="Times New Roman" w:eastAsia="微软雅黑" w:hAnsi="Times New Roman" w:cs="Times New Roman"/>
          <w:sz w:val="22"/>
          <w:szCs w:val="22"/>
        </w:rPr>
        <w:t>**$18.99**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。格雷厄姆原则认为，当股价大幅低于每股</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的股票才具有投资吸引力</w:t>
      </w:r>
      <w:r w:rsidRPr="00053559">
        <w:rPr>
          <w:rFonts w:ascii="Times New Roman" w:eastAsia="微软雅黑" w:hAnsi="Times New Roman" w:cs="Times New Roman"/>
          <w:sz w:val="22"/>
          <w:szCs w:val="22"/>
        </w:rPr>
        <w:t xml:space="preserve"> (</w:t>
      </w:r>
      <w:hyperlink r:id="rId128" w:anchor=":~:text=,%E5%AE%89%E5%85%A8%E8%BE%B9%E9%99%85%EF%BC%88Margin%20of%20Safety%EF%BC%89%EF%BC%9A%E4%BB%B7%E5%80%BC%E6%8A%95%E8%B5%84%E4%B8%AD%E7%9A%84%E4%B8%80%E4%B8%AA%E9%87%8D%E8%A6%81%E6%A6%82%E5%BF%B5%EF%BC%8C%E6%98%AF%E6%8C%87%E8%82%A1%E7%A5%A8%E7%9A%84%E5%86%85%E5%9C%A8%E4%BB%B7%E5%80%BC%E4%B8%8E%E5%B8%82%E5%9C%BA%E4%BB%B7%E6%A0%BC%E4%B9%8B%E9%97%B4%E7%9A%84%E5%B7%AE%E5%80%BC%E3%80%82%E5%AE%89%E5%85%A8%E8%BE%B9%E9%99%85%E8%B6%8A%E5%A4%A7%EF%BC%8C%E6%8A%95%E8%B5%84%E7%9A%84%E9%A3%8E%E9%99%A9%E8%B6%8A%E4%BD%8E%E3%80%82%E5%87%80%E5%87%80%E8%82%A1%E7%AD%96%E7%95%A5%E5%BC%BA%E8%B0%83%E5%AF%BB%E6%89%BE%E5%85%B7%E6%9C%89%E8%BE%83%E5%A4%A7%E5%AE%89%E5%85%A8%E8%BE%B9%E9%99%85%E7%9A%84%E8%82%A1%E7%A5%A8%E3%80%82" w:history="1">
        <w:r w:rsidRPr="00053559">
          <w:rPr>
            <w:rStyle w:val="af0"/>
            <w:rFonts w:ascii="Times New Roman" w:eastAsia="微软雅黑" w:hAnsi="Times New Roman" w:cs="Times New Roman"/>
            <w:sz w:val="22"/>
            <w:szCs w:val="22"/>
          </w:rPr>
          <w:t>格雷厄姆的净净股策略：在高科技股中寻找价值</w:t>
        </w:r>
        <w:r w:rsidRPr="00053559">
          <w:rPr>
            <w:rStyle w:val="af0"/>
            <w:rFonts w:ascii="Times New Roman" w:eastAsia="微软雅黑" w:hAnsi="Times New Roman" w:cs="Times New Roman"/>
            <w:sz w:val="22"/>
            <w:szCs w:val="22"/>
          </w:rPr>
          <w:t>-CSDN</w:t>
        </w:r>
        <w:r w:rsidRPr="00053559">
          <w:rPr>
            <w:rStyle w:val="af0"/>
            <w:rFonts w:ascii="Times New Roman" w:eastAsia="微软雅黑" w:hAnsi="Times New Roman" w:cs="Times New Roman"/>
            <w:sz w:val="22"/>
            <w:szCs w:val="22"/>
          </w:rPr>
          <w:t>博客</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。拼多多当前每股价格是每股</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的</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6.7</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，显然不属于</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净</w:t>
      </w:r>
      <w:r w:rsidRPr="00053559">
        <w:rPr>
          <w:rFonts w:ascii="Times New Roman" w:eastAsia="微软雅黑" w:hAnsi="Times New Roman" w:cs="Times New Roman"/>
          <w:sz w:val="22"/>
          <w:szCs w:val="22"/>
        </w:rPr>
        <w:t>-net”</w:t>
      </w:r>
      <w:r w:rsidRPr="00053559">
        <w:rPr>
          <w:rFonts w:ascii="Times New Roman" w:eastAsia="微软雅黑" w:hAnsi="Times New Roman" w:cs="Times New Roman"/>
          <w:sz w:val="22"/>
          <w:szCs w:val="22"/>
        </w:rPr>
        <w:t>安全边际范围。这一方面反映公司资产结构较轻（主要资产为现金等流动资产），另一方面说明市场对其估值主要基于盈利能力和成长性，而非账面资产支撑。</w:t>
      </w:r>
    </w:p>
    <w:p w14:paraId="456242DF"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我们进一步采用</w:t>
      </w:r>
      <w:r w:rsidRPr="00053559">
        <w:rPr>
          <w:rFonts w:ascii="Times New Roman" w:eastAsia="微软雅黑" w:hAnsi="Times New Roman" w:cs="Times New Roman"/>
          <w:b/>
          <w:bCs/>
          <w:sz w:val="22"/>
          <w:szCs w:val="22"/>
        </w:rPr>
        <w:t>格雷厄姆估值模型</w:t>
      </w:r>
      <w:r w:rsidRPr="00053559">
        <w:rPr>
          <w:rFonts w:ascii="Times New Roman" w:eastAsia="微软雅黑" w:hAnsi="Times New Roman" w:cs="Times New Roman"/>
          <w:sz w:val="22"/>
          <w:szCs w:val="22"/>
        </w:rPr>
        <w:t>进行验证。格雷厄姆给出的保守内在价值计算公式为每股价值</w:t>
      </w:r>
      <w:r w:rsidRPr="00053559">
        <w:rPr>
          <w:rFonts w:ascii="Times New Roman" w:eastAsia="微软雅黑" w:hAnsi="Times New Roman" w:cs="Times New Roman"/>
          <w:sz w:val="22"/>
          <w:szCs w:val="22"/>
        </w:rPr>
        <w:t xml:space="preserve">≈√(22.5 × </w:t>
      </w:r>
      <w:r w:rsidRPr="00053559">
        <w:rPr>
          <w:rFonts w:ascii="Times New Roman" w:eastAsia="微软雅黑" w:hAnsi="Times New Roman" w:cs="Times New Roman"/>
          <w:sz w:val="22"/>
          <w:szCs w:val="22"/>
        </w:rPr>
        <w:t>每股盈利</w:t>
      </w:r>
      <w:r w:rsidRPr="00053559">
        <w:rPr>
          <w:rFonts w:ascii="Times New Roman" w:eastAsia="微软雅黑" w:hAnsi="Times New Roman" w:cs="Times New Roman"/>
          <w:sz w:val="22"/>
          <w:szCs w:val="22"/>
        </w:rPr>
        <w:t xml:space="preserve"> × </w:t>
      </w:r>
      <w:r w:rsidRPr="00053559">
        <w:rPr>
          <w:rFonts w:ascii="Times New Roman" w:eastAsia="微软雅黑" w:hAnsi="Times New Roman" w:cs="Times New Roman"/>
          <w:sz w:val="22"/>
          <w:szCs w:val="22"/>
        </w:rPr>
        <w:t>每股账面价值</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。以拼多多</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年末每股盈余和账面价值代入，该模型得出</w:t>
      </w:r>
      <w:r w:rsidRPr="00053559">
        <w:rPr>
          <w:rFonts w:ascii="Times New Roman" w:eastAsia="微软雅黑" w:hAnsi="Times New Roman" w:cs="Times New Roman"/>
          <w:b/>
          <w:bCs/>
          <w:sz w:val="22"/>
          <w:szCs w:val="22"/>
        </w:rPr>
        <w:t>每股约</w:t>
      </w:r>
      <w:r w:rsidRPr="00053559">
        <w:rPr>
          <w:rFonts w:ascii="Times New Roman" w:eastAsia="微软雅黑" w:hAnsi="Times New Roman" w:cs="Times New Roman"/>
          <w:b/>
          <w:bCs/>
          <w:sz w:val="22"/>
          <w:szCs w:val="22"/>
        </w:rPr>
        <w:t>$81~82</w:t>
      </w:r>
      <w:r w:rsidRPr="00053559">
        <w:rPr>
          <w:rFonts w:ascii="Times New Roman" w:eastAsia="微软雅黑" w:hAnsi="Times New Roman" w:cs="Times New Roman"/>
          <w:sz w:val="22"/>
          <w:szCs w:val="22"/>
        </w:rPr>
        <w:t>的估值</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GuruFocus</w:t>
      </w:r>
      <w:r w:rsidRPr="00053559">
        <w:rPr>
          <w:rFonts w:ascii="Times New Roman" w:eastAsia="微软雅黑" w:hAnsi="Times New Roman" w:cs="Times New Roman"/>
          <w:sz w:val="22"/>
          <w:szCs w:val="22"/>
        </w:rPr>
        <w:t>数据亦显示拼多多的</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格雷厄姆估值</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约为</w:t>
      </w:r>
      <w:r w:rsidRPr="00053559">
        <w:rPr>
          <w:rFonts w:ascii="Times New Roman" w:eastAsia="微软雅黑" w:hAnsi="Times New Roman" w:cs="Times New Roman"/>
          <w:sz w:val="22"/>
          <w:szCs w:val="22"/>
        </w:rPr>
        <w:t>$81.69/</w:t>
      </w:r>
      <w:r w:rsidRPr="00053559">
        <w:rPr>
          <w:rFonts w:ascii="Times New Roman" w:eastAsia="微软雅黑" w:hAnsi="Times New Roman" w:cs="Times New Roman"/>
          <w:sz w:val="22"/>
          <w:szCs w:val="22"/>
        </w:rPr>
        <w:t>股，仅相当于当前股价的</w:t>
      </w:r>
      <w:r w:rsidRPr="00053559">
        <w:rPr>
          <w:rFonts w:ascii="Times New Roman" w:eastAsia="微软雅黑" w:hAnsi="Times New Roman" w:cs="Times New Roman"/>
          <w:b/>
          <w:bCs/>
          <w:sz w:val="22"/>
          <w:szCs w:val="22"/>
        </w:rPr>
        <w:t>65%</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。此外，拼多多每股有形账面价值约</w:t>
      </w:r>
      <w:r w:rsidRPr="00053559">
        <w:rPr>
          <w:rFonts w:ascii="Times New Roman" w:eastAsia="微软雅黑" w:hAnsi="Times New Roman" w:cs="Times New Roman"/>
          <w:sz w:val="22"/>
          <w:szCs w:val="22"/>
        </w:rPr>
        <w:t>$26.64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（扣除无形资产后的每股净资产），仅为市价的</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。这些资产基础指标均显著低于市场价格，表明从清算价值或静态账面价值看，拼多多股价并不</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便宜</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。然而，这在高速成长的互联网企业中是普遍现象</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投资者更多依据未来盈利潜力而非现有资产定价。因此，</w:t>
      </w:r>
      <w:r w:rsidRPr="00053559">
        <w:rPr>
          <w:rFonts w:ascii="Times New Roman" w:eastAsia="微软雅黑" w:hAnsi="Times New Roman" w:cs="Times New Roman"/>
          <w:b/>
          <w:bCs/>
          <w:sz w:val="22"/>
          <w:szCs w:val="22"/>
        </w:rPr>
        <w:t>资产基础估值提供了股价下行的理论底线</w:t>
      </w:r>
      <w:r w:rsidRPr="00053559">
        <w:rPr>
          <w:rFonts w:ascii="Times New Roman" w:eastAsia="微软雅黑" w:hAnsi="Times New Roman" w:cs="Times New Roman"/>
          <w:sz w:val="22"/>
          <w:szCs w:val="22"/>
        </w:rPr>
        <w:t>：拼多多拥有充裕的净流动资产（约占市值</w:t>
      </w:r>
      <w:r w:rsidRPr="00053559">
        <w:rPr>
          <w:rFonts w:ascii="Times New Roman" w:eastAsia="微软雅黑" w:hAnsi="Times New Roman" w:cs="Times New Roman"/>
          <w:sz w:val="22"/>
          <w:szCs w:val="22"/>
        </w:rPr>
        <w:t xml:space="preserve">15% </w:t>
      </w:r>
      <w:r w:rsidRPr="00053559">
        <w:rPr>
          <w:rFonts w:ascii="Times New Roman" w:eastAsia="微软雅黑" w:hAnsi="Times New Roman" w:cs="Times New Roman"/>
          <w:sz w:val="22"/>
          <w:szCs w:val="22"/>
        </w:rPr>
        <w:lastRenderedPageBreak/>
        <w:t>(</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），即便最悲观情形公司按账面清算，每股也有接近</w:t>
      </w:r>
      <w:r w:rsidRPr="00053559">
        <w:rPr>
          <w:rFonts w:ascii="Times New Roman" w:eastAsia="微软雅黑" w:hAnsi="Times New Roman" w:cs="Times New Roman"/>
          <w:sz w:val="22"/>
          <w:szCs w:val="22"/>
        </w:rPr>
        <w:t>$19</w:t>
      </w:r>
      <w:r w:rsidRPr="00053559">
        <w:rPr>
          <w:rFonts w:ascii="Times New Roman" w:eastAsia="微软雅黑" w:hAnsi="Times New Roman" w:cs="Times New Roman"/>
          <w:sz w:val="22"/>
          <w:szCs w:val="22"/>
        </w:rPr>
        <w:t>的保障价值。但同时，当前股价远高于静态资产价值，意味着市场赋予的溢价主要源自公司卓越的盈利能力和成长前景，而非账面资产。本方法提示我们，应持续关注拼多多的资产负债表健康度，但其估值高低最终还需结合收益法和相对法综合判断。</w:t>
      </w:r>
    </w:p>
    <w:p w14:paraId="65AC43A5"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b/>
          <w:bCs/>
          <w:sz w:val="22"/>
          <w:szCs w:val="22"/>
        </w:rPr>
        <w:t>综合来看</w:t>
      </w:r>
      <w:r w:rsidRPr="00053559">
        <w:rPr>
          <w:rFonts w:ascii="Times New Roman" w:eastAsia="微软雅黑" w:hAnsi="Times New Roman" w:cs="Times New Roman"/>
          <w:sz w:val="22"/>
          <w:szCs w:val="22"/>
        </w:rPr>
        <w:t>，折现现金流法和相对估值法均显示拼多多股票目前被低估：</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模型在合理假设下给出显著高于市价的内在价值，中位情景估值较现价高出约一倍以上；相对估值的各项倍数亦支持更高的股价水平。而资产基础法虽然得出的静态价值低于现价，但这更多反映拼多多轻资产、高回报的商业模式特征，并不否定其投资价值。整体而言，</w:t>
      </w:r>
      <w:r w:rsidRPr="00053559">
        <w:rPr>
          <w:rFonts w:ascii="Times New Roman" w:eastAsia="微软雅黑" w:hAnsi="Times New Roman" w:cs="Times New Roman"/>
          <w:b/>
          <w:bCs/>
          <w:sz w:val="22"/>
          <w:szCs w:val="22"/>
        </w:rPr>
        <w:t>拼多多当前股价相对于其增长潜力具有吸引力</w:t>
      </w:r>
      <w:r w:rsidRPr="00053559">
        <w:rPr>
          <w:rFonts w:ascii="Times New Roman" w:eastAsia="微软雅黑" w:hAnsi="Times New Roman" w:cs="Times New Roman"/>
          <w:sz w:val="22"/>
          <w:szCs w:val="22"/>
        </w:rPr>
        <w:t>，在多种估值方法下均呈现一定的安全边际。当然，投资者也需考虑中国互联网行业的监管和竞争风险，以及宏观环境对估值折现率的影响。在附带的</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估值模型中，我们提供了以上三种方法的详细估算过程和参数，可供进一步复核和根据新数据动态调整。</w:t>
      </w:r>
    </w:p>
    <w:p w14:paraId="6D47E9B9" w14:textId="77777777" w:rsidR="000C4693" w:rsidRDefault="000C4693" w:rsidP="00CB4AAC">
      <w:pPr>
        <w:rPr>
          <w:rFonts w:ascii="Times New Roman" w:eastAsia="微软雅黑" w:hAnsi="Times New Roman" w:cs="Times New Roman"/>
          <w:sz w:val="22"/>
          <w:szCs w:val="22"/>
        </w:rPr>
      </w:pPr>
    </w:p>
    <w:p w14:paraId="5BFBA801" w14:textId="7ED92002" w:rsidR="00F43D65" w:rsidRPr="00F43D65" w:rsidRDefault="00F43D65" w:rsidP="00F43D65">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以下内容是</w:t>
      </w:r>
      <w:r w:rsidRPr="00F43D65">
        <w:rPr>
          <w:rFonts w:ascii="Times New Roman" w:eastAsia="微软雅黑" w:hAnsi="Times New Roman" w:cs="Times New Roman"/>
          <w:sz w:val="22"/>
          <w:szCs w:val="22"/>
        </w:rPr>
        <w:t>估值分析中经常用到的关键财务缩写指标，并结合真实财报数据，解释它们的含义、计算方式及投资意义。以</w:t>
      </w:r>
      <w:r w:rsidRPr="00F43D65">
        <w:rPr>
          <w:rFonts w:ascii="Times New Roman" w:eastAsia="微软雅黑" w:hAnsi="Times New Roman" w:cs="Times New Roman"/>
          <w:sz w:val="22"/>
          <w:szCs w:val="22"/>
        </w:rPr>
        <w:t>PDD Holdings Inc.</w:t>
      </w:r>
      <w:r w:rsidRPr="00F43D65">
        <w:rPr>
          <w:rFonts w:ascii="Times New Roman" w:eastAsia="微软雅黑" w:hAnsi="Times New Roman" w:cs="Times New Roman"/>
          <w:sz w:val="22"/>
          <w:szCs w:val="22"/>
        </w:rPr>
        <w:t>的年报和季度报表为数据来源展开说明。</w:t>
      </w:r>
    </w:p>
    <w:p w14:paraId="6069110B"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16E46A">
          <v:rect id="_x0000_i1127" style="width:0;height:1.5pt" o:hralign="center" o:hrstd="t" o:hr="t" fillcolor="#a0a0a0" stroked="f"/>
        </w:pict>
      </w:r>
    </w:p>
    <w:p w14:paraId="39BFB54D" w14:textId="77777777" w:rsidR="00F43D65" w:rsidRPr="00F43D65" w:rsidRDefault="00F43D65" w:rsidP="00F43D65">
      <w:pPr>
        <w:rPr>
          <w:rFonts w:ascii="Times New Roman" w:eastAsia="微软雅黑" w:hAnsi="Times New Roman" w:cs="Times New Roman"/>
          <w:b/>
          <w:bCs/>
          <w:sz w:val="22"/>
          <w:szCs w:val="22"/>
        </w:rPr>
      </w:pPr>
      <w:r w:rsidRPr="00F43D65">
        <w:rPr>
          <w:rFonts w:ascii="Segoe UI Emoji" w:eastAsia="微软雅黑" w:hAnsi="Segoe UI Emoji" w:cs="Segoe UI Emoji"/>
          <w:b/>
          <w:bCs/>
          <w:sz w:val="22"/>
          <w:szCs w:val="22"/>
        </w:rPr>
        <w:t>📘</w:t>
      </w:r>
      <w:r w:rsidRPr="00F43D65">
        <w:rPr>
          <w:rFonts w:ascii="Times New Roman" w:eastAsia="微软雅黑" w:hAnsi="Times New Roman" w:cs="Times New Roman"/>
          <w:b/>
          <w:bCs/>
          <w:sz w:val="22"/>
          <w:szCs w:val="22"/>
        </w:rPr>
        <w:t xml:space="preserve"> </w:t>
      </w:r>
      <w:r w:rsidRPr="00F43D65">
        <w:rPr>
          <w:rFonts w:ascii="Times New Roman" w:eastAsia="微软雅黑" w:hAnsi="Times New Roman" w:cs="Times New Roman"/>
          <w:b/>
          <w:bCs/>
          <w:sz w:val="22"/>
          <w:szCs w:val="22"/>
        </w:rPr>
        <w:t>估值分析常见财务指标详解（含</w:t>
      </w:r>
      <w:r w:rsidRPr="00F43D65">
        <w:rPr>
          <w:rFonts w:ascii="Times New Roman" w:eastAsia="微软雅黑" w:hAnsi="Times New Roman" w:cs="Times New Roman"/>
          <w:b/>
          <w:bCs/>
          <w:sz w:val="22"/>
          <w:szCs w:val="22"/>
        </w:rPr>
        <w:t>PDD</w:t>
      </w:r>
      <w:r w:rsidRPr="00F43D65">
        <w:rPr>
          <w:rFonts w:ascii="Times New Roman" w:eastAsia="微软雅黑" w:hAnsi="Times New Roman" w:cs="Times New Roman"/>
          <w:b/>
          <w:bCs/>
          <w:sz w:val="22"/>
          <w:szCs w:val="22"/>
        </w:rPr>
        <w:t>例子）</w:t>
      </w:r>
    </w:p>
    <w:p w14:paraId="0A9B30CE"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F45A181">
          <v:rect id="_x0000_i1128" style="width:0;height:1.5pt" o:hralign="center" o:hrstd="t" o:hr="t" fillcolor="#a0a0a0" stroked="f"/>
        </w:pict>
      </w:r>
    </w:p>
    <w:p w14:paraId="7EABFC8A"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1. ROIC</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Return on Invested Capital </w:t>
      </w:r>
      <w:r w:rsidRPr="00F43D65">
        <w:rPr>
          <w:rFonts w:ascii="Times New Roman" w:eastAsia="微软雅黑" w:hAnsi="Times New Roman" w:cs="Times New Roman"/>
          <w:b/>
          <w:bCs/>
          <w:sz w:val="22"/>
          <w:szCs w:val="22"/>
        </w:rPr>
        <w:t>投资资本回报率</w:t>
      </w:r>
    </w:p>
    <w:p w14:paraId="270432B2" w14:textId="77777777" w:rsidR="00F43D65" w:rsidRPr="00F43D65" w:rsidRDefault="00F43D65" w:rsidP="00F43D65">
      <w:pPr>
        <w:numPr>
          <w:ilvl w:val="0"/>
          <w:numId w:val="108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衡量公司使用投入资本获得的回报能力。</w:t>
      </w:r>
    </w:p>
    <w:p w14:paraId="6719942E" w14:textId="77777777" w:rsidR="00F43D65" w:rsidRPr="00F43D65" w:rsidRDefault="00F43D65" w:rsidP="00F43D65">
      <w:pPr>
        <w:numPr>
          <w:ilvl w:val="0"/>
          <w:numId w:val="108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公式：</w:t>
      </w:r>
    </w:p>
    <w:p w14:paraId="5B56876B" w14:textId="557DAB83" w:rsidR="00F43D65" w:rsidRPr="00F43D65" w:rsidRDefault="00F43D65" w:rsidP="00F43D65">
      <w:pPr>
        <w:rPr>
          <w:rFonts w:ascii="Times New Roman" w:eastAsia="微软雅黑" w:hAnsi="Times New Roman" w:cs="Times New Roman"/>
          <w:sz w:val="22"/>
          <w:szCs w:val="22"/>
        </w:rPr>
      </w:pPr>
      <m:oMathPara>
        <m:oMath>
          <m:r>
            <m:rPr>
              <m:sty m:val="p"/>
            </m:rPr>
            <w:rPr>
              <w:rFonts w:ascii="Cambria Math" w:eastAsia="微软雅黑" w:hAnsi="Cambria Math" w:cs="Times New Roman"/>
              <w:sz w:val="22"/>
              <w:szCs w:val="22"/>
            </w:rPr>
            <m:t>ROIC</m:t>
          </m:r>
          <m:r>
            <w:rPr>
              <w:rFonts w:ascii="Cambria Math" w:eastAsia="微软雅黑" w:hAnsi="Cambria Math" w:cs="Times New Roman"/>
              <w:sz w:val="22"/>
              <w:szCs w:val="22"/>
            </w:rPr>
            <m:t>=</m:t>
          </m:r>
          <m:f>
            <m:fPr>
              <m:ctrlPr>
                <w:rPr>
                  <w:rFonts w:ascii="Cambria Math" w:eastAsia="微软雅黑" w:hAnsi="Cambria Math" w:cs="Times New Roman"/>
                  <w:iCs/>
                  <w:sz w:val="22"/>
                  <w:szCs w:val="22"/>
                </w:rPr>
              </m:ctrlPr>
            </m:fPr>
            <m:num>
              <m:r>
                <m:rPr>
                  <m:nor/>
                </m:rPr>
                <w:rPr>
                  <w:rFonts w:ascii="Cambria Math" w:eastAsia="微软雅黑" w:hAnsi="Cambria Math" w:cs="Times New Roman"/>
                  <w:iCs/>
                  <w:sz w:val="22"/>
                  <w:szCs w:val="22"/>
                </w:rPr>
                <m:t>NOPAT</m:t>
              </m:r>
              <m:ctrlPr>
                <w:rPr>
                  <w:rFonts w:ascii="Cambria Math" w:eastAsia="微软雅黑" w:hAnsi="Cambria Math" w:cs="Times New Roman"/>
                  <w:i/>
                  <w:iCs/>
                  <w:sz w:val="22"/>
                  <w:szCs w:val="22"/>
                </w:rPr>
              </m:ctrlPr>
            </m:num>
            <m:den>
              <m:r>
                <m:rPr>
                  <m:nor/>
                </m:rPr>
                <w:rPr>
                  <w:rFonts w:ascii="Cambria Math" w:eastAsia="微软雅黑" w:hAnsi="Cambria Math" w:cs="Times New Roman"/>
                  <w:iCs/>
                  <w:sz w:val="22"/>
                  <w:szCs w:val="22"/>
                </w:rPr>
                <m:t>Invested Capital</m:t>
              </m:r>
              <m:ctrlPr>
                <w:rPr>
                  <w:rFonts w:ascii="Cambria Math" w:eastAsia="微软雅黑" w:hAnsi="Cambria Math" w:cs="Times New Roman"/>
                  <w:i/>
                  <w:iCs/>
                  <w:sz w:val="22"/>
                  <w:szCs w:val="22"/>
                </w:rPr>
              </m:ctrlPr>
            </m:den>
          </m:f>
        </m:oMath>
      </m:oMathPara>
    </w:p>
    <w:p w14:paraId="2196047E"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NOPAT</w:t>
      </w:r>
      <w:r w:rsidRPr="00F43D65">
        <w:rPr>
          <w:rFonts w:ascii="Times New Roman" w:eastAsia="微软雅黑" w:hAnsi="Times New Roman" w:cs="Times New Roman"/>
          <w:sz w:val="22"/>
          <w:szCs w:val="22"/>
        </w:rPr>
        <w:t>（税后营业利润）</w:t>
      </w:r>
      <w:r w:rsidRPr="00F43D65">
        <w:rPr>
          <w:rFonts w:ascii="Times New Roman" w:eastAsia="微软雅黑" w:hAnsi="Times New Roman" w:cs="Times New Roman"/>
          <w:sz w:val="22"/>
          <w:szCs w:val="22"/>
        </w:rPr>
        <w:t xml:space="preserve">= EBIT × (1 - </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w:t>
      </w:r>
    </w:p>
    <w:p w14:paraId="1337097A"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 xml:space="preserve">Invested Capital = </w:t>
      </w:r>
      <w:r w:rsidRPr="00F43D65">
        <w:rPr>
          <w:rFonts w:ascii="Times New Roman" w:eastAsia="微软雅黑" w:hAnsi="Times New Roman" w:cs="Times New Roman"/>
          <w:sz w:val="22"/>
          <w:szCs w:val="22"/>
        </w:rPr>
        <w:t>总债务</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股东权益</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非经营性资产</w:t>
      </w:r>
    </w:p>
    <w:p w14:paraId="41734D89" w14:textId="77777777" w:rsidR="00F43D65" w:rsidRPr="00F43D65" w:rsidRDefault="00F43D65" w:rsidP="00F43D65">
      <w:pPr>
        <w:numPr>
          <w:ilvl w:val="0"/>
          <w:numId w:val="108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例子（</w:t>
      </w:r>
      <w:r w:rsidRPr="00F43D65">
        <w:rPr>
          <w:rFonts w:ascii="Times New Roman" w:eastAsia="微软雅黑" w:hAnsi="Times New Roman" w:cs="Times New Roman"/>
          <w:b/>
          <w:bCs/>
          <w:sz w:val="22"/>
          <w:szCs w:val="22"/>
        </w:rPr>
        <w:t>FY2023</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sz w:val="22"/>
          <w:szCs w:val="22"/>
        </w:rPr>
        <w:t>：</w:t>
      </w:r>
    </w:p>
    <w:p w14:paraId="7F724DCB"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 ≈ RMB 60.4B</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Operating Profit</w:t>
      </w:r>
      <w:r w:rsidRPr="00F43D65">
        <w:rPr>
          <w:rFonts w:ascii="Times New Roman" w:eastAsia="微软雅黑" w:hAnsi="Times New Roman" w:cs="Times New Roman"/>
          <w:sz w:val="22"/>
          <w:szCs w:val="22"/>
        </w:rPr>
        <w:t>）</w:t>
      </w:r>
    </w:p>
    <w:p w14:paraId="5F1F5A75"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lastRenderedPageBreak/>
        <w:t>税率假设为</w:t>
      </w:r>
      <w:r w:rsidRPr="00F43D65">
        <w:rPr>
          <w:rFonts w:ascii="Times New Roman" w:eastAsia="微软雅黑" w:hAnsi="Times New Roman" w:cs="Times New Roman"/>
          <w:sz w:val="22"/>
          <w:szCs w:val="22"/>
        </w:rPr>
        <w:t>15%</w:t>
      </w:r>
    </w:p>
    <w:p w14:paraId="50DE2221"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NOPAT ≈ 60.4B × (1 - 0.15) = RMB 51.3B</w:t>
      </w:r>
    </w:p>
    <w:p w14:paraId="74D02DD7"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Invested Capital = Total Assets - Excess Cash ≈ 269B - 149B = RMB 120B</w:t>
      </w:r>
      <w:r w:rsidRPr="00F43D65">
        <w:rPr>
          <w:rFonts w:ascii="Times New Roman" w:eastAsia="微软雅黑" w:hAnsi="Times New Roman" w:cs="Times New Roman"/>
          <w:sz w:val="22"/>
          <w:szCs w:val="22"/>
        </w:rPr>
        <w:t>（近似）</w:t>
      </w:r>
    </w:p>
    <w:p w14:paraId="717B99D9" w14:textId="77777777" w:rsidR="00F43D65" w:rsidRPr="00F43D65" w:rsidRDefault="00F43D65" w:rsidP="00F43D65">
      <w:pPr>
        <w:numPr>
          <w:ilvl w:val="1"/>
          <w:numId w:val="108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ROIC ≈ 51.3 / 120 = 42.8%</w:t>
      </w:r>
    </w:p>
    <w:p w14:paraId="2DCA06B4"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高</w:t>
      </w:r>
      <w:r w:rsidRPr="00F43D65">
        <w:rPr>
          <w:rFonts w:ascii="Times New Roman" w:eastAsia="微软雅黑" w:hAnsi="Times New Roman" w:cs="Times New Roman"/>
          <w:sz w:val="22"/>
          <w:szCs w:val="22"/>
        </w:rPr>
        <w:t>ROIC</w:t>
      </w:r>
      <w:r w:rsidRPr="00F43D65">
        <w:rPr>
          <w:rFonts w:ascii="Times New Roman" w:eastAsia="微软雅黑" w:hAnsi="Times New Roman" w:cs="Times New Roman"/>
          <w:sz w:val="22"/>
          <w:szCs w:val="22"/>
        </w:rPr>
        <w:t>（远高于</w:t>
      </w:r>
      <w:r w:rsidRPr="00F43D65">
        <w:rPr>
          <w:rFonts w:ascii="Times New Roman" w:eastAsia="微软雅黑" w:hAnsi="Times New Roman" w:cs="Times New Roman"/>
          <w:sz w:val="22"/>
          <w:szCs w:val="22"/>
        </w:rPr>
        <w:t>WACC</w:t>
      </w:r>
      <w:r w:rsidRPr="00F43D65">
        <w:rPr>
          <w:rFonts w:ascii="Times New Roman" w:eastAsia="微软雅黑" w:hAnsi="Times New Roman" w:cs="Times New Roman"/>
          <w:sz w:val="22"/>
          <w:szCs w:val="22"/>
        </w:rPr>
        <w:t>）说明</w:t>
      </w: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资本使用效率极高，是增长型公司的重要标志。</w:t>
      </w:r>
    </w:p>
    <w:p w14:paraId="3A6FFE62"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D51BA64">
          <v:rect id="_x0000_i1129" style="width:0;height:1.5pt" o:hralign="center" o:hrstd="t" o:hr="t" fillcolor="#a0a0a0" stroked="f"/>
        </w:pict>
      </w:r>
    </w:p>
    <w:p w14:paraId="757ECB04"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2. WACC</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Weighted Average Cost of Capital </w:t>
      </w:r>
      <w:r w:rsidRPr="00F43D65">
        <w:rPr>
          <w:rFonts w:ascii="Times New Roman" w:eastAsia="微软雅黑" w:hAnsi="Times New Roman" w:cs="Times New Roman"/>
          <w:b/>
          <w:bCs/>
          <w:sz w:val="22"/>
          <w:szCs w:val="22"/>
        </w:rPr>
        <w:t>加权平均资本成本</w:t>
      </w:r>
    </w:p>
    <w:p w14:paraId="1C3F5B5B" w14:textId="77777777" w:rsidR="00F43D65" w:rsidRPr="00F43D65" w:rsidRDefault="00F43D65" w:rsidP="00F43D65">
      <w:pPr>
        <w:numPr>
          <w:ilvl w:val="0"/>
          <w:numId w:val="108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公司融资的综合成本，包括股权和债务。</w:t>
      </w:r>
    </w:p>
    <w:p w14:paraId="45A0721F" w14:textId="77777777" w:rsidR="00F43D65" w:rsidRPr="00F43D65" w:rsidRDefault="00F43D65" w:rsidP="00F43D65">
      <w:pPr>
        <w:numPr>
          <w:ilvl w:val="0"/>
          <w:numId w:val="108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公式：</w:t>
      </w:r>
    </w:p>
    <w:p w14:paraId="3746F4B7" w14:textId="283E4B72" w:rsidR="00F43D65" w:rsidRPr="00F43D65" w:rsidRDefault="00F43D65" w:rsidP="00F43D65">
      <w:pPr>
        <w:rPr>
          <w:rFonts w:ascii="Times New Roman" w:eastAsia="微软雅黑" w:hAnsi="Times New Roman" w:cs="Times New Roman"/>
          <w:sz w:val="22"/>
          <w:szCs w:val="22"/>
        </w:rPr>
      </w:pPr>
      <m:oMathPara>
        <m:oMath>
          <m:r>
            <m:rPr>
              <m:nor/>
            </m:rPr>
            <w:rPr>
              <w:rFonts w:ascii="Cambria Math" w:eastAsia="微软雅黑" w:hAnsi="Cambria Math" w:cs="Times New Roman"/>
              <w:iCs/>
              <w:sz w:val="22"/>
              <w:szCs w:val="22"/>
            </w:rPr>
            <m:t>WACC</m:t>
          </m:r>
          <m:r>
            <w:rPr>
              <w:rFonts w:ascii="Cambria Math" w:eastAsia="微软雅黑" w:hAnsi="Cambria Math" w:cs="Times New Roman"/>
              <w:sz w:val="22"/>
              <w:szCs w:val="22"/>
            </w:rPr>
            <m:t>=E</m:t>
          </m:r>
          <m:r>
            <m:rPr>
              <m:lit/>
            </m:rPr>
            <w:rPr>
              <w:rFonts w:ascii="Cambria Math" w:eastAsia="微软雅黑" w:hAnsi="Cambria Math" w:cs="Times New Roman"/>
              <w:sz w:val="22"/>
              <w:szCs w:val="22"/>
            </w:rPr>
            <m:t>/</m:t>
          </m:r>
          <m:r>
            <w:rPr>
              <w:rFonts w:ascii="Cambria Math" w:eastAsia="微软雅黑" w:hAnsi="Cambria Math" w:cs="Times New Roman"/>
              <w:sz w:val="22"/>
              <w:szCs w:val="22"/>
            </w:rPr>
            <m:t>V</m:t>
          </m:r>
          <m:r>
            <m:rPr>
              <m:sty m:val="p"/>
            </m:rPr>
            <w:rPr>
              <w:rFonts w:ascii="Cambria Math" w:eastAsia="微软雅黑" w:hAnsi="Cambria Math" w:cs="Times New Roman"/>
              <w:sz w:val="22"/>
              <w:szCs w:val="22"/>
            </w:rPr>
            <m:t>×</m:t>
          </m:r>
          <m:sSub>
            <m:sSubPr>
              <m:ctrlPr>
                <w:rPr>
                  <w:rFonts w:ascii="Cambria Math" w:eastAsia="微软雅黑" w:hAnsi="Cambria Math" w:cs="Times New Roman"/>
                  <w:i/>
                  <w:iCs/>
                  <w:sz w:val="22"/>
                  <w:szCs w:val="22"/>
                </w:rPr>
              </m:ctrlPr>
            </m:sSubPr>
            <m:e>
              <m:r>
                <w:rPr>
                  <w:rFonts w:ascii="Cambria Math" w:eastAsia="微软雅黑" w:hAnsi="Cambria Math" w:cs="Times New Roman"/>
                  <w:sz w:val="22"/>
                  <w:szCs w:val="22"/>
                </w:rPr>
                <m:t>r</m:t>
              </m:r>
              <m:ctrlPr>
                <w:rPr>
                  <w:rFonts w:ascii="Cambria Math" w:eastAsia="微软雅黑" w:hAnsi="Cambria Math" w:cs="Times New Roman"/>
                  <w:iCs/>
                  <w:sz w:val="22"/>
                  <w:szCs w:val="22"/>
                </w:rPr>
              </m:ctrlPr>
            </m:e>
            <m:sub>
              <m:r>
                <w:rPr>
                  <w:rFonts w:ascii="Cambria Math" w:eastAsia="微软雅黑" w:hAnsi="Cambria Math" w:cs="Times New Roman"/>
                  <w:sz w:val="22"/>
                  <w:szCs w:val="22"/>
                </w:rPr>
                <m:t>e</m:t>
              </m:r>
            </m:sub>
          </m:sSub>
          <m:r>
            <w:rPr>
              <w:rFonts w:ascii="Cambria Math" w:eastAsia="微软雅黑" w:hAnsi="Cambria Math" w:cs="Times New Roman"/>
              <w:sz w:val="22"/>
              <w:szCs w:val="22"/>
            </w:rPr>
            <m:t>+D</m:t>
          </m:r>
          <m:r>
            <m:rPr>
              <m:lit/>
            </m:rPr>
            <w:rPr>
              <w:rFonts w:ascii="Cambria Math" w:eastAsia="微软雅黑" w:hAnsi="Cambria Math" w:cs="Times New Roman"/>
              <w:sz w:val="22"/>
              <w:szCs w:val="22"/>
            </w:rPr>
            <m:t>/</m:t>
          </m:r>
          <m:r>
            <w:rPr>
              <w:rFonts w:ascii="Cambria Math" w:eastAsia="微软雅黑" w:hAnsi="Cambria Math" w:cs="Times New Roman"/>
              <w:sz w:val="22"/>
              <w:szCs w:val="22"/>
            </w:rPr>
            <m:t>V</m:t>
          </m:r>
          <m:r>
            <m:rPr>
              <m:sty m:val="p"/>
            </m:rPr>
            <w:rPr>
              <w:rFonts w:ascii="Cambria Math" w:eastAsia="微软雅黑" w:hAnsi="Cambria Math" w:cs="Times New Roman"/>
              <w:sz w:val="22"/>
              <w:szCs w:val="22"/>
            </w:rPr>
            <m:t>×</m:t>
          </m:r>
          <m:sSub>
            <m:sSubPr>
              <m:ctrlPr>
                <w:rPr>
                  <w:rFonts w:ascii="Cambria Math" w:eastAsia="微软雅黑" w:hAnsi="Cambria Math" w:cs="Times New Roman"/>
                  <w:i/>
                  <w:iCs/>
                  <w:sz w:val="22"/>
                  <w:szCs w:val="22"/>
                </w:rPr>
              </m:ctrlPr>
            </m:sSubPr>
            <m:e>
              <m:r>
                <w:rPr>
                  <w:rFonts w:ascii="Cambria Math" w:eastAsia="微软雅黑" w:hAnsi="Cambria Math" w:cs="Times New Roman"/>
                  <w:sz w:val="22"/>
                  <w:szCs w:val="22"/>
                </w:rPr>
                <m:t>r</m:t>
              </m:r>
              <m:ctrlPr>
                <w:rPr>
                  <w:rFonts w:ascii="Cambria Math" w:eastAsia="微软雅黑" w:hAnsi="Cambria Math" w:cs="Times New Roman"/>
                  <w:iCs/>
                  <w:sz w:val="22"/>
                  <w:szCs w:val="22"/>
                </w:rPr>
              </m:ctrlPr>
            </m:e>
            <m:sub>
              <m:r>
                <w:rPr>
                  <w:rFonts w:ascii="Cambria Math" w:eastAsia="微软雅黑" w:hAnsi="Cambria Math" w:cs="Times New Roman"/>
                  <w:sz w:val="22"/>
                  <w:szCs w:val="22"/>
                </w:rPr>
                <m:t>d</m:t>
              </m:r>
            </m:sub>
          </m:sSub>
          <m:r>
            <m:rPr>
              <m:sty m:val="p"/>
            </m:rPr>
            <w:rPr>
              <w:rFonts w:ascii="Cambria Math" w:eastAsia="微软雅黑" w:hAnsi="Cambria Math" w:cs="Times New Roman"/>
              <w:sz w:val="22"/>
              <w:szCs w:val="22"/>
            </w:rPr>
            <m:t>×</m:t>
          </m:r>
          <m:d>
            <m:dPr>
              <m:ctrlPr>
                <w:rPr>
                  <w:rFonts w:ascii="Cambria Math" w:eastAsia="微软雅黑" w:hAnsi="Cambria Math" w:cs="Times New Roman"/>
                  <w:i/>
                  <w:iCs/>
                  <w:sz w:val="22"/>
                  <w:szCs w:val="22"/>
                </w:rPr>
              </m:ctrlPr>
            </m:dPr>
            <m:e>
              <m:r>
                <w:rPr>
                  <w:rFonts w:ascii="Cambria Math" w:eastAsia="微软雅黑" w:hAnsi="Cambria Math" w:cs="Times New Roman"/>
                  <w:sz w:val="22"/>
                  <w:szCs w:val="22"/>
                </w:rPr>
                <m:t>1-T</m:t>
              </m:r>
            </m:e>
          </m:d>
        </m:oMath>
      </m:oMathPara>
    </w:p>
    <w:p w14:paraId="3826E813" w14:textId="77777777" w:rsidR="00F43D65" w:rsidRPr="00F43D65" w:rsidRDefault="00F43D65" w:rsidP="00F43D65">
      <w:pPr>
        <w:numPr>
          <w:ilvl w:val="0"/>
          <w:numId w:val="108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估算参数（假设）</w:t>
      </w:r>
      <w:r w:rsidRPr="00F43D65">
        <w:rPr>
          <w:rFonts w:ascii="Times New Roman" w:eastAsia="微软雅黑" w:hAnsi="Times New Roman" w:cs="Times New Roman"/>
          <w:sz w:val="22"/>
          <w:szCs w:val="22"/>
        </w:rPr>
        <w:t>：</w:t>
      </w:r>
    </w:p>
    <w:p w14:paraId="47A1E157" w14:textId="77777777" w:rsidR="00F43D65" w:rsidRPr="00F43D65" w:rsidRDefault="00F43D65" w:rsidP="00F43D65">
      <w:pPr>
        <w:numPr>
          <w:ilvl w:val="1"/>
          <w:numId w:val="108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股权成本</w:t>
      </w:r>
      <w:r w:rsidRPr="00F43D65">
        <w:rPr>
          <w:rFonts w:ascii="Times New Roman" w:eastAsia="微软雅黑" w:hAnsi="Times New Roman" w:cs="Times New Roman"/>
          <w:sz w:val="22"/>
          <w:szCs w:val="22"/>
        </w:rPr>
        <w:t xml:space="preserve"> rer_e = 10%</w:t>
      </w:r>
    </w:p>
    <w:p w14:paraId="284EA88A" w14:textId="77777777" w:rsidR="00F43D65" w:rsidRPr="00F43D65" w:rsidRDefault="00F43D65" w:rsidP="00F43D65">
      <w:pPr>
        <w:numPr>
          <w:ilvl w:val="1"/>
          <w:numId w:val="108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净负债接近于</w:t>
      </w:r>
      <w:r w:rsidRPr="00F43D65">
        <w:rPr>
          <w:rFonts w:ascii="Times New Roman" w:eastAsia="微软雅黑" w:hAnsi="Times New Roman" w:cs="Times New Roman"/>
          <w:sz w:val="22"/>
          <w:szCs w:val="22"/>
        </w:rPr>
        <w:t>0</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几乎无债）</w:t>
      </w:r>
    </w:p>
    <w:p w14:paraId="6CA4791E" w14:textId="77777777" w:rsidR="00F43D65" w:rsidRPr="00F43D65" w:rsidRDefault="00F43D65" w:rsidP="00F43D65">
      <w:pPr>
        <w:numPr>
          <w:ilvl w:val="1"/>
          <w:numId w:val="108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所以</w:t>
      </w:r>
      <w:r w:rsidRPr="00F43D65">
        <w:rPr>
          <w:rFonts w:ascii="Times New Roman" w:eastAsia="微软雅黑" w:hAnsi="Times New Roman" w:cs="Times New Roman"/>
          <w:sz w:val="22"/>
          <w:szCs w:val="22"/>
        </w:rPr>
        <w:t xml:space="preserve"> WACC ≈ 10%</w:t>
      </w:r>
    </w:p>
    <w:p w14:paraId="7CC75C92"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如果</w:t>
      </w:r>
      <w:r w:rsidRPr="00F43D65">
        <w:rPr>
          <w:rFonts w:ascii="Times New Roman" w:eastAsia="微软雅黑" w:hAnsi="Times New Roman" w:cs="Times New Roman"/>
          <w:sz w:val="22"/>
          <w:szCs w:val="22"/>
        </w:rPr>
        <w:t xml:space="preserve"> ROIC &gt; WACC</w:t>
      </w:r>
      <w:r w:rsidRPr="00F43D65">
        <w:rPr>
          <w:rFonts w:ascii="Times New Roman" w:eastAsia="微软雅黑" w:hAnsi="Times New Roman" w:cs="Times New Roman"/>
          <w:sz w:val="22"/>
          <w:szCs w:val="22"/>
        </w:rPr>
        <w:t>，公司是价值创造者，增长越快，价值增长越快。</w:t>
      </w:r>
    </w:p>
    <w:p w14:paraId="073743CE"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36850B8">
          <v:rect id="_x0000_i1130" style="width:0;height:1.5pt" o:hralign="center" o:hrstd="t" o:hr="t" fillcolor="#a0a0a0" stroked="f"/>
        </w:pict>
      </w:r>
    </w:p>
    <w:p w14:paraId="6E30E590"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3. FCF</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Free Cash Flow </w:t>
      </w:r>
      <w:r w:rsidRPr="00F43D65">
        <w:rPr>
          <w:rFonts w:ascii="Times New Roman" w:eastAsia="微软雅黑" w:hAnsi="Times New Roman" w:cs="Times New Roman"/>
          <w:b/>
          <w:bCs/>
          <w:sz w:val="22"/>
          <w:szCs w:val="22"/>
        </w:rPr>
        <w:t>自由现金流</w:t>
      </w:r>
    </w:p>
    <w:p w14:paraId="64E3BA33"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a) FCFF</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Free Cash Flow to Firm</w:t>
      </w:r>
      <w:r w:rsidRPr="00F43D65">
        <w:rPr>
          <w:rFonts w:ascii="Times New Roman" w:eastAsia="微软雅黑" w:hAnsi="Times New Roman" w:cs="Times New Roman"/>
          <w:b/>
          <w:bCs/>
          <w:sz w:val="22"/>
          <w:szCs w:val="22"/>
        </w:rPr>
        <w:t>）</w:t>
      </w:r>
    </w:p>
    <w:p w14:paraId="0F6B1E28" w14:textId="77777777" w:rsidR="00F43D65" w:rsidRPr="00F43D65" w:rsidRDefault="00F43D65" w:rsidP="00F43D65">
      <w:pPr>
        <w:numPr>
          <w:ilvl w:val="0"/>
          <w:numId w:val="1086"/>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归属于所有资本提供者的自由现金流。</w:t>
      </w:r>
    </w:p>
    <w:p w14:paraId="1B70A007" w14:textId="2F26AE88" w:rsidR="00F43D65" w:rsidRPr="00F43D65" w:rsidRDefault="00F43D65" w:rsidP="00F43D65">
      <w:pPr>
        <w:numPr>
          <w:ilvl w:val="0"/>
          <w:numId w:val="1086"/>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计算方式：</w:t>
      </w:r>
      <w:r w:rsidRPr="00F43D65">
        <w:rPr>
          <w:rFonts w:ascii="Times New Roman" w:eastAsia="微软雅黑" w:hAnsi="Times New Roman" w:cs="Times New Roman"/>
          <w:sz w:val="22"/>
          <w:szCs w:val="22"/>
        </w:rPr>
        <w:t xml:space="preserve"> </w:t>
      </w:r>
      <m:oMath>
        <m:r>
          <m:rPr>
            <m:nor/>
          </m:rPr>
          <w:rPr>
            <w:rFonts w:ascii="Cambria Math" w:eastAsia="微软雅黑" w:hAnsi="Cambria Math" w:cs="Times New Roman"/>
            <w:iCs/>
            <w:sz w:val="22"/>
            <w:szCs w:val="22"/>
          </w:rPr>
          <m:t>FCFF</m:t>
        </m:r>
        <m:r>
          <w:rPr>
            <w:rFonts w:ascii="Cambria Math" w:eastAsia="微软雅黑" w:hAnsi="Cambria Math" w:cs="Times New Roman"/>
            <w:sz w:val="22"/>
            <w:szCs w:val="22"/>
          </w:rPr>
          <m:t>=NOPAT+</m:t>
        </m:r>
        <m:r>
          <w:rPr>
            <w:rFonts w:ascii="Cambria Math" w:eastAsia="微软雅黑" w:hAnsi="Cambria Math" w:cs="Times New Roman"/>
            <w:sz w:val="22"/>
            <w:szCs w:val="22"/>
          </w:rPr>
          <m:t>非现金项</m:t>
        </m:r>
        <m:r>
          <w:rPr>
            <w:rFonts w:ascii="Cambria Math" w:eastAsia="微软雅黑" w:hAnsi="Cambria Math" w:cs="Times New Roman"/>
            <w:sz w:val="22"/>
            <w:szCs w:val="22"/>
          </w:rPr>
          <m:t>-</m:t>
        </m:r>
        <m:r>
          <w:rPr>
            <w:rFonts w:ascii="Cambria Math" w:eastAsia="微软雅黑" w:hAnsi="Cambria Math" w:cs="Times New Roman"/>
            <w:sz w:val="22"/>
            <w:szCs w:val="22"/>
          </w:rPr>
          <m:t>营运资本增加</m:t>
        </m:r>
        <m:r>
          <w:rPr>
            <w:rFonts w:ascii="Cambria Math" w:eastAsia="微软雅黑" w:hAnsi="Cambria Math" w:cs="Times New Roman"/>
            <w:sz w:val="22"/>
            <w:szCs w:val="22"/>
          </w:rPr>
          <m:t>-</m:t>
        </m:r>
        <m:r>
          <w:rPr>
            <w:rFonts w:ascii="Cambria Math" w:eastAsia="微软雅黑" w:hAnsi="Cambria Math" w:cs="Times New Roman"/>
            <w:sz w:val="22"/>
            <w:szCs w:val="22"/>
          </w:rPr>
          <m:t>资本支出</m:t>
        </m:r>
      </m:oMath>
    </w:p>
    <w:p w14:paraId="4AB7E88F"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b) FCFE</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Free Cash Flow to Equity</w:t>
      </w:r>
      <w:r w:rsidRPr="00F43D65">
        <w:rPr>
          <w:rFonts w:ascii="Times New Roman" w:eastAsia="微软雅黑" w:hAnsi="Times New Roman" w:cs="Times New Roman"/>
          <w:b/>
          <w:bCs/>
          <w:sz w:val="22"/>
          <w:szCs w:val="22"/>
        </w:rPr>
        <w:t>）</w:t>
      </w:r>
    </w:p>
    <w:p w14:paraId="0C61A2C0" w14:textId="77777777" w:rsidR="00F43D65" w:rsidRPr="00F43D65" w:rsidRDefault="00F43D65" w:rsidP="00F43D65">
      <w:pPr>
        <w:numPr>
          <w:ilvl w:val="0"/>
          <w:numId w:val="1087"/>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归属于股东的自由现金流。</w:t>
      </w:r>
    </w:p>
    <w:p w14:paraId="18AD4957" w14:textId="77777777" w:rsidR="00F43D65" w:rsidRPr="00F43D65" w:rsidRDefault="00F43D65" w:rsidP="00F43D65">
      <w:pPr>
        <w:numPr>
          <w:ilvl w:val="0"/>
          <w:numId w:val="1087"/>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lastRenderedPageBreak/>
        <w:t>计算方式：</w:t>
      </w:r>
    </w:p>
    <w:p w14:paraId="4AE33AD0" w14:textId="77777777" w:rsidR="00F43D65" w:rsidRPr="00F43D65" w:rsidRDefault="00F43D65" w:rsidP="00F43D65">
      <w:p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FCFE=FCFF−</w:t>
      </w:r>
      <w:r w:rsidRPr="00F43D65">
        <w:rPr>
          <w:rFonts w:ascii="Times New Roman" w:eastAsia="微软雅黑" w:hAnsi="Times New Roman" w:cs="Times New Roman"/>
          <w:sz w:val="22"/>
          <w:szCs w:val="22"/>
        </w:rPr>
        <w:t>利息支出</w:t>
      </w:r>
      <w:r w:rsidRPr="00F43D65">
        <w:rPr>
          <w:rFonts w:ascii="Times New Roman" w:eastAsia="微软雅黑" w:hAnsi="Times New Roman" w:cs="Times New Roman"/>
          <w:sz w:val="22"/>
          <w:szCs w:val="22"/>
        </w:rPr>
        <w:t>(1−</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净借款</w:t>
      </w:r>
      <w:r w:rsidRPr="00F43D65">
        <w:rPr>
          <w:rFonts w:ascii="Times New Roman" w:eastAsia="微软雅黑" w:hAnsi="Times New Roman" w:cs="Times New Roman"/>
          <w:sz w:val="22"/>
          <w:szCs w:val="22"/>
        </w:rPr>
        <w:t xml:space="preserve">\text{FCFE} = FCFF - </w:t>
      </w:r>
      <w:r w:rsidRPr="00F43D65">
        <w:rPr>
          <w:rFonts w:ascii="Times New Roman" w:eastAsia="微软雅黑" w:hAnsi="Times New Roman" w:cs="Times New Roman"/>
          <w:sz w:val="22"/>
          <w:szCs w:val="22"/>
        </w:rPr>
        <w:t>利息支出</w:t>
      </w:r>
      <w:r w:rsidRPr="00F43D65">
        <w:rPr>
          <w:rFonts w:ascii="Times New Roman" w:eastAsia="微软雅黑" w:hAnsi="Times New Roman" w:cs="Times New Roman"/>
          <w:sz w:val="22"/>
          <w:szCs w:val="22"/>
        </w:rPr>
        <w:t xml:space="preserve">(1 - </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净借款</w:t>
      </w:r>
      <w:r w:rsidRPr="00F43D65">
        <w:rPr>
          <w:rFonts w:ascii="Times New Roman" w:eastAsia="微软雅黑" w:hAnsi="Times New Roman" w:cs="Times New Roman"/>
          <w:sz w:val="22"/>
          <w:szCs w:val="22"/>
        </w:rPr>
        <w:t xml:space="preserve"> </w:t>
      </w:r>
    </w:p>
    <w:p w14:paraId="0A541DD9" w14:textId="77777777" w:rsidR="00F43D65" w:rsidRPr="00F43D65" w:rsidRDefault="00F43D65" w:rsidP="00F43D65">
      <w:pPr>
        <w:numPr>
          <w:ilvl w:val="0"/>
          <w:numId w:val="1087"/>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 FY2023</w:t>
      </w:r>
      <w:r w:rsidRPr="00F43D65">
        <w:rPr>
          <w:rFonts w:ascii="Times New Roman" w:eastAsia="微软雅黑" w:hAnsi="Times New Roman" w:cs="Times New Roman"/>
          <w:b/>
          <w:bCs/>
          <w:sz w:val="22"/>
          <w:szCs w:val="22"/>
        </w:rPr>
        <w:t>数据简化估算（基于年报）</w:t>
      </w:r>
      <w:r w:rsidRPr="00F43D65">
        <w:rPr>
          <w:rFonts w:ascii="Times New Roman" w:eastAsia="微软雅黑" w:hAnsi="Times New Roman" w:cs="Times New Roman"/>
          <w:sz w:val="22"/>
          <w:szCs w:val="22"/>
        </w:rPr>
        <w:t>：</w:t>
      </w:r>
    </w:p>
    <w:p w14:paraId="5809D0F7" w14:textId="77777777" w:rsidR="00F43D65" w:rsidRPr="00F43D65" w:rsidRDefault="00F43D65" w:rsidP="00F43D65">
      <w:pPr>
        <w:numPr>
          <w:ilvl w:val="1"/>
          <w:numId w:val="1087"/>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经营现金流</w:t>
      </w:r>
      <w:r w:rsidRPr="00F43D65">
        <w:rPr>
          <w:rFonts w:ascii="Times New Roman" w:eastAsia="微软雅黑" w:hAnsi="Times New Roman" w:cs="Times New Roman"/>
          <w:sz w:val="22"/>
          <w:szCs w:val="22"/>
        </w:rPr>
        <w:t xml:space="preserve"> ≈ RMB 88B</w:t>
      </w:r>
    </w:p>
    <w:p w14:paraId="0BA28A58" w14:textId="77777777" w:rsidR="00F43D65" w:rsidRPr="00F43D65" w:rsidRDefault="00F43D65" w:rsidP="00F43D65">
      <w:pPr>
        <w:numPr>
          <w:ilvl w:val="1"/>
          <w:numId w:val="1087"/>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资本支出</w:t>
      </w:r>
      <w:r w:rsidRPr="00F43D65">
        <w:rPr>
          <w:rFonts w:ascii="Times New Roman" w:eastAsia="微软雅黑" w:hAnsi="Times New Roman" w:cs="Times New Roman"/>
          <w:sz w:val="22"/>
          <w:szCs w:val="22"/>
        </w:rPr>
        <w:t xml:space="preserve"> ≈ RMB 4.7B</w:t>
      </w:r>
    </w:p>
    <w:p w14:paraId="75A21A0C" w14:textId="77777777" w:rsidR="00F43D65" w:rsidRPr="00F43D65" w:rsidRDefault="00F43D65" w:rsidP="00F43D65">
      <w:pPr>
        <w:numPr>
          <w:ilvl w:val="1"/>
          <w:numId w:val="1087"/>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FCFE ≈ 88 - 4.7 = RMB 83.3B</w:t>
      </w:r>
    </w:p>
    <w:p w14:paraId="66CE3485"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FCF</w:t>
      </w:r>
      <w:r w:rsidRPr="00F43D65">
        <w:rPr>
          <w:rFonts w:ascii="Times New Roman" w:eastAsia="微软雅黑" w:hAnsi="Times New Roman" w:cs="Times New Roman"/>
          <w:sz w:val="22"/>
          <w:szCs w:val="22"/>
        </w:rPr>
        <w:t>是</w:t>
      </w:r>
      <w:r w:rsidRPr="00F43D65">
        <w:rPr>
          <w:rFonts w:ascii="Times New Roman" w:eastAsia="微软雅黑" w:hAnsi="Times New Roman" w:cs="Times New Roman"/>
          <w:sz w:val="22"/>
          <w:szCs w:val="22"/>
        </w:rPr>
        <w:t>DCF</w:t>
      </w:r>
      <w:r w:rsidRPr="00F43D65">
        <w:rPr>
          <w:rFonts w:ascii="Times New Roman" w:eastAsia="微软雅黑" w:hAnsi="Times New Roman" w:cs="Times New Roman"/>
          <w:sz w:val="22"/>
          <w:szCs w:val="22"/>
        </w:rPr>
        <w:t>估值的核心输入，增长稳定的</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说明企业具备可持续内生增长能力。</w:t>
      </w:r>
    </w:p>
    <w:p w14:paraId="0FC1BD64"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D53C6">
          <v:rect id="_x0000_i1131" style="width:0;height:1.5pt" o:hralign="center" o:hrstd="t" o:hr="t" fillcolor="#a0a0a0" stroked="f"/>
        </w:pict>
      </w:r>
    </w:p>
    <w:p w14:paraId="168B6E76"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4. NOPLAT</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Net Operating Profit Less Adjusted Taxes </w:t>
      </w:r>
      <w:r w:rsidRPr="00F43D65">
        <w:rPr>
          <w:rFonts w:ascii="Times New Roman" w:eastAsia="微软雅黑" w:hAnsi="Times New Roman" w:cs="Times New Roman"/>
          <w:b/>
          <w:bCs/>
          <w:sz w:val="22"/>
          <w:szCs w:val="22"/>
        </w:rPr>
        <w:t>税后营业利润</w:t>
      </w:r>
    </w:p>
    <w:p w14:paraId="7E196321" w14:textId="77777777" w:rsidR="00F43D65" w:rsidRPr="00F43D65" w:rsidRDefault="00F43D65" w:rsidP="00F43D65">
      <w:pPr>
        <w:numPr>
          <w:ilvl w:val="0"/>
          <w:numId w:val="1088"/>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排除财务费用和税务影响后的净营业收益。</w:t>
      </w:r>
    </w:p>
    <w:p w14:paraId="2EFCE705" w14:textId="77777777" w:rsidR="00F43D65" w:rsidRPr="00F43D65" w:rsidRDefault="00F43D65" w:rsidP="00F43D65">
      <w:pPr>
        <w:numPr>
          <w:ilvl w:val="0"/>
          <w:numId w:val="1088"/>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sz w:val="22"/>
          <w:szCs w:val="22"/>
        </w:rPr>
        <w:t xml:space="preserve"> EBIT × (1 - Tax Rate) ≈ 60.4B × 0.85 ≈ 51.3B</w:t>
      </w:r>
    </w:p>
    <w:p w14:paraId="37377260"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NOPLAT</w:t>
      </w:r>
      <w:r w:rsidRPr="00F43D65">
        <w:rPr>
          <w:rFonts w:ascii="Times New Roman" w:eastAsia="微软雅黑" w:hAnsi="Times New Roman" w:cs="Times New Roman"/>
          <w:sz w:val="22"/>
          <w:szCs w:val="22"/>
        </w:rPr>
        <w:t>是</w:t>
      </w:r>
      <w:r w:rsidRPr="00F43D65">
        <w:rPr>
          <w:rFonts w:ascii="Times New Roman" w:eastAsia="微软雅黑" w:hAnsi="Times New Roman" w:cs="Times New Roman"/>
          <w:sz w:val="22"/>
          <w:szCs w:val="22"/>
        </w:rPr>
        <w:t>ROIC</w:t>
      </w:r>
      <w:r w:rsidRPr="00F43D65">
        <w:rPr>
          <w:rFonts w:ascii="Times New Roman" w:eastAsia="微软雅黑" w:hAnsi="Times New Roman" w:cs="Times New Roman"/>
          <w:sz w:val="22"/>
          <w:szCs w:val="22"/>
        </w:rPr>
        <w:t>和</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估算的基础，用于衡量企业真正创造的运营利润。</w:t>
      </w:r>
    </w:p>
    <w:p w14:paraId="652B9242"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2B39DDB">
          <v:rect id="_x0000_i1132" style="width:0;height:1.5pt" o:hralign="center" o:hrstd="t" o:hr="t" fillcolor="#a0a0a0" stroked="f"/>
        </w:pict>
      </w:r>
    </w:p>
    <w:p w14:paraId="5396CF75"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5. EBITDA</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Earnings Before Interest, Taxes, Depreciation, and Amortization</w:t>
      </w:r>
    </w:p>
    <w:p w14:paraId="5BA1A168" w14:textId="77777777" w:rsidR="00F43D65" w:rsidRPr="00F43D65" w:rsidRDefault="00F43D65" w:rsidP="00F43D65">
      <w:pPr>
        <w:numPr>
          <w:ilvl w:val="0"/>
          <w:numId w:val="108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税息折旧摊销前利润，衡量企业核心业务盈利能力。</w:t>
      </w:r>
    </w:p>
    <w:p w14:paraId="62B9EDD1" w14:textId="77777777" w:rsidR="00F43D65" w:rsidRPr="00F43D65" w:rsidRDefault="00F43D65" w:rsidP="00F43D65">
      <w:pPr>
        <w:numPr>
          <w:ilvl w:val="0"/>
          <w:numId w:val="108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 Q4 2024</w:t>
      </w:r>
      <w:r w:rsidRPr="00F43D65">
        <w:rPr>
          <w:rFonts w:ascii="Times New Roman" w:eastAsia="微软雅黑" w:hAnsi="Times New Roman" w:cs="Times New Roman"/>
          <w:b/>
          <w:bCs/>
          <w:sz w:val="22"/>
          <w:szCs w:val="22"/>
        </w:rPr>
        <w:t>数据：</w:t>
      </w:r>
      <w:r w:rsidRPr="00F43D65">
        <w:rPr>
          <w:rFonts w:ascii="Times New Roman" w:eastAsia="微软雅黑" w:hAnsi="Times New Roman" w:cs="Times New Roman"/>
          <w:sz w:val="22"/>
          <w:szCs w:val="22"/>
        </w:rPr>
        <w:t xml:space="preserve"> </w:t>
      </w:r>
    </w:p>
    <w:p w14:paraId="11E55F5E" w14:textId="77777777" w:rsidR="00F43D65" w:rsidRPr="00F43D65" w:rsidRDefault="00F43D65" w:rsidP="00F43D65">
      <w:pPr>
        <w:numPr>
          <w:ilvl w:val="1"/>
          <w:numId w:val="108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Operating Profit</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EBIT</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 60.4B</w:t>
      </w:r>
    </w:p>
    <w:p w14:paraId="278856F7" w14:textId="77777777" w:rsidR="00F43D65" w:rsidRPr="00F43D65" w:rsidRDefault="00F43D65" w:rsidP="00F43D65">
      <w:pPr>
        <w:numPr>
          <w:ilvl w:val="1"/>
          <w:numId w:val="108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折旧与摊销约为</w:t>
      </w:r>
      <w:r w:rsidRPr="00F43D65">
        <w:rPr>
          <w:rFonts w:ascii="Times New Roman" w:eastAsia="微软雅黑" w:hAnsi="Times New Roman" w:cs="Times New Roman"/>
          <w:sz w:val="22"/>
          <w:szCs w:val="22"/>
        </w:rPr>
        <w:t xml:space="preserve"> 7.3B</w:t>
      </w:r>
    </w:p>
    <w:p w14:paraId="347D15F3" w14:textId="77777777" w:rsidR="00F43D65" w:rsidRPr="00F43D65" w:rsidRDefault="00F43D65" w:rsidP="00F43D65">
      <w:pPr>
        <w:numPr>
          <w:ilvl w:val="1"/>
          <w:numId w:val="108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EBITDA ≈ 67.7B</w:t>
      </w:r>
    </w:p>
    <w:p w14:paraId="3DBFEB69"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适用于</w:t>
      </w:r>
      <w:r w:rsidRPr="00F43D65">
        <w:rPr>
          <w:rFonts w:ascii="Times New Roman" w:eastAsia="微软雅黑" w:hAnsi="Times New Roman" w:cs="Times New Roman"/>
          <w:sz w:val="22"/>
          <w:szCs w:val="22"/>
        </w:rPr>
        <w:t>EV/EBITDA</w:t>
      </w:r>
      <w:r w:rsidRPr="00F43D65">
        <w:rPr>
          <w:rFonts w:ascii="Times New Roman" w:eastAsia="微软雅黑" w:hAnsi="Times New Roman" w:cs="Times New Roman"/>
          <w:sz w:val="22"/>
          <w:szCs w:val="22"/>
        </w:rPr>
        <w:t>等估值模型，避免不同会计政策的干扰。</w:t>
      </w:r>
    </w:p>
    <w:p w14:paraId="06B6F6B6"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BBCCFA">
          <v:rect id="_x0000_i1133" style="width:0;height:1.5pt" o:hralign="center" o:hrstd="t" o:hr="t" fillcolor="#a0a0a0" stroked="f"/>
        </w:pict>
      </w:r>
    </w:p>
    <w:p w14:paraId="3423563F"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6. EV</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Enterprise Value </w:t>
      </w:r>
      <w:r w:rsidRPr="00F43D65">
        <w:rPr>
          <w:rFonts w:ascii="Times New Roman" w:eastAsia="微软雅黑" w:hAnsi="Times New Roman" w:cs="Times New Roman"/>
          <w:b/>
          <w:bCs/>
          <w:sz w:val="22"/>
          <w:szCs w:val="22"/>
        </w:rPr>
        <w:t>企业价值</w:t>
      </w:r>
    </w:p>
    <w:p w14:paraId="4AB07638" w14:textId="77777777" w:rsidR="00F43D65" w:rsidRPr="00F43D65" w:rsidRDefault="00F43D65" w:rsidP="00F43D65">
      <w:pPr>
        <w:numPr>
          <w:ilvl w:val="0"/>
          <w:numId w:val="109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lastRenderedPageBreak/>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企业的全部价值</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股权市值</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净债务</w:t>
      </w:r>
    </w:p>
    <w:p w14:paraId="6EB4192F" w14:textId="77777777" w:rsidR="00F43D65" w:rsidRPr="00F43D65" w:rsidRDefault="00F43D65" w:rsidP="00F43D65">
      <w:pPr>
        <w:numPr>
          <w:ilvl w:val="0"/>
          <w:numId w:val="109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b/>
          <w:bCs/>
          <w:sz w:val="22"/>
          <w:szCs w:val="22"/>
        </w:rPr>
        <w:t>2025</w:t>
      </w:r>
      <w:r w:rsidRPr="00F43D65">
        <w:rPr>
          <w:rFonts w:ascii="Times New Roman" w:eastAsia="微软雅黑" w:hAnsi="Times New Roman" w:cs="Times New Roman"/>
          <w:b/>
          <w:bCs/>
          <w:sz w:val="22"/>
          <w:szCs w:val="22"/>
        </w:rPr>
        <w:t>年</w:t>
      </w:r>
      <w:r w:rsidRPr="00F43D65">
        <w:rPr>
          <w:rFonts w:ascii="Times New Roman" w:eastAsia="微软雅黑" w:hAnsi="Times New Roman" w:cs="Times New Roman"/>
          <w:b/>
          <w:bCs/>
          <w:sz w:val="22"/>
          <w:szCs w:val="22"/>
        </w:rPr>
        <w:t>3</w:t>
      </w:r>
      <w:r w:rsidRPr="00F43D65">
        <w:rPr>
          <w:rFonts w:ascii="Times New Roman" w:eastAsia="微软雅黑" w:hAnsi="Times New Roman" w:cs="Times New Roman"/>
          <w:b/>
          <w:bCs/>
          <w:sz w:val="22"/>
          <w:szCs w:val="22"/>
        </w:rPr>
        <w:t>月）</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 xml:space="preserve"> </w:t>
      </w:r>
    </w:p>
    <w:p w14:paraId="0E370DEC" w14:textId="77777777" w:rsidR="00F43D65" w:rsidRPr="00F43D65" w:rsidRDefault="00F43D65" w:rsidP="00F43D65">
      <w:pPr>
        <w:numPr>
          <w:ilvl w:val="1"/>
          <w:numId w:val="109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股价</w:t>
      </w:r>
      <w:r w:rsidRPr="00F43D65">
        <w:rPr>
          <w:rFonts w:ascii="Times New Roman" w:eastAsia="微软雅黑" w:hAnsi="Times New Roman" w:cs="Times New Roman"/>
          <w:sz w:val="22"/>
          <w:szCs w:val="22"/>
        </w:rPr>
        <w:t xml:space="preserve"> ≈ $130</w:t>
      </w:r>
    </w:p>
    <w:p w14:paraId="711DD54C" w14:textId="77777777" w:rsidR="00F43D65" w:rsidRPr="00F43D65" w:rsidRDefault="00F43D65" w:rsidP="00F43D65">
      <w:pPr>
        <w:numPr>
          <w:ilvl w:val="1"/>
          <w:numId w:val="109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股本</w:t>
      </w:r>
      <w:r w:rsidRPr="00F43D65">
        <w:rPr>
          <w:rFonts w:ascii="Times New Roman" w:eastAsia="微软雅黑" w:hAnsi="Times New Roman" w:cs="Times New Roman"/>
          <w:sz w:val="22"/>
          <w:szCs w:val="22"/>
        </w:rPr>
        <w:t xml:space="preserve"> ≈ 1.26B </w:t>
      </w:r>
      <w:r w:rsidRPr="00F43D65">
        <w:rPr>
          <w:rFonts w:ascii="Times New Roman" w:eastAsia="微软雅黑" w:hAnsi="Times New Roman" w:cs="Times New Roman"/>
          <w:sz w:val="22"/>
          <w:szCs w:val="22"/>
        </w:rPr>
        <w:t>股</w:t>
      </w:r>
    </w:p>
    <w:p w14:paraId="208CB827" w14:textId="77777777" w:rsidR="00F43D65" w:rsidRPr="00F43D65" w:rsidRDefault="00F43D65" w:rsidP="00F43D65">
      <w:pPr>
        <w:numPr>
          <w:ilvl w:val="1"/>
          <w:numId w:val="109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市值</w:t>
      </w:r>
      <w:r w:rsidRPr="00F43D65">
        <w:rPr>
          <w:rFonts w:ascii="Times New Roman" w:eastAsia="微软雅黑" w:hAnsi="Times New Roman" w:cs="Times New Roman"/>
          <w:sz w:val="22"/>
          <w:szCs w:val="22"/>
        </w:rPr>
        <w:t xml:space="preserve"> ≈ $164B</w:t>
      </w:r>
    </w:p>
    <w:p w14:paraId="5181673D" w14:textId="77777777" w:rsidR="00F43D65" w:rsidRPr="00F43D65" w:rsidRDefault="00F43D65" w:rsidP="00F43D65">
      <w:pPr>
        <w:numPr>
          <w:ilvl w:val="1"/>
          <w:numId w:val="109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净现金</w:t>
      </w:r>
      <w:r w:rsidRPr="00F43D65">
        <w:rPr>
          <w:rFonts w:ascii="Times New Roman" w:eastAsia="微软雅黑" w:hAnsi="Times New Roman" w:cs="Times New Roman"/>
          <w:sz w:val="22"/>
          <w:szCs w:val="22"/>
        </w:rPr>
        <w:t xml:space="preserve"> ≈ $18B</w:t>
      </w:r>
    </w:p>
    <w:p w14:paraId="6C627C67" w14:textId="77777777" w:rsidR="00F43D65" w:rsidRPr="00F43D65" w:rsidRDefault="00F43D65" w:rsidP="00F43D65">
      <w:pPr>
        <w:numPr>
          <w:ilvl w:val="1"/>
          <w:numId w:val="109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EV ≈ $146B</w:t>
      </w:r>
    </w:p>
    <w:p w14:paraId="194B752E"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是市场估值模型（如</w:t>
      </w:r>
      <w:r w:rsidRPr="00F43D65">
        <w:rPr>
          <w:rFonts w:ascii="Times New Roman" w:eastAsia="微软雅黑" w:hAnsi="Times New Roman" w:cs="Times New Roman"/>
          <w:sz w:val="22"/>
          <w:szCs w:val="22"/>
        </w:rPr>
        <w:t xml:space="preserve"> EV/EBITDA</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EV/Sales</w:t>
      </w:r>
      <w:r w:rsidRPr="00F43D65">
        <w:rPr>
          <w:rFonts w:ascii="Times New Roman" w:eastAsia="微软雅黑" w:hAnsi="Times New Roman" w:cs="Times New Roman"/>
          <w:sz w:val="22"/>
          <w:szCs w:val="22"/>
        </w:rPr>
        <w:t>）的基准。</w:t>
      </w:r>
    </w:p>
    <w:p w14:paraId="7EDB1FA1"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2B35450">
          <v:rect id="_x0000_i1134" style="width:0;height:1.5pt" o:hralign="center" o:hrstd="t" o:hr="t" fillcolor="#a0a0a0" stroked="f"/>
        </w:pict>
      </w:r>
    </w:p>
    <w:p w14:paraId="37594CFD"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7. PEG</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PE/Growth </w:t>
      </w:r>
      <w:r w:rsidRPr="00F43D65">
        <w:rPr>
          <w:rFonts w:ascii="Times New Roman" w:eastAsia="微软雅黑" w:hAnsi="Times New Roman" w:cs="Times New Roman"/>
          <w:b/>
          <w:bCs/>
          <w:sz w:val="22"/>
          <w:szCs w:val="22"/>
        </w:rPr>
        <w:t>估值相对增长比率</w:t>
      </w:r>
    </w:p>
    <w:p w14:paraId="77EB5628" w14:textId="77777777" w:rsidR="00F43D65" w:rsidRPr="00F43D65" w:rsidRDefault="00F43D65" w:rsidP="00F43D65">
      <w:pPr>
        <w:numPr>
          <w:ilvl w:val="0"/>
          <w:numId w:val="1091"/>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PE </w:t>
      </w:r>
      <w:r w:rsidRPr="00F43D65">
        <w:rPr>
          <w:rFonts w:ascii="Times New Roman" w:eastAsia="微软雅黑" w:hAnsi="Times New Roman" w:cs="Times New Roman"/>
          <w:sz w:val="22"/>
          <w:szCs w:val="22"/>
        </w:rPr>
        <w:t>相对于盈利增长率的比值，</w:t>
      </w:r>
      <w:r w:rsidRPr="00F43D65">
        <w:rPr>
          <w:rFonts w:ascii="Times New Roman" w:eastAsia="微软雅黑" w:hAnsi="Times New Roman" w:cs="Times New Roman"/>
          <w:sz w:val="22"/>
          <w:szCs w:val="22"/>
        </w:rPr>
        <w:t xml:space="preserve">&lt;1 </w:t>
      </w:r>
      <w:r w:rsidRPr="00F43D65">
        <w:rPr>
          <w:rFonts w:ascii="Times New Roman" w:eastAsia="微软雅黑" w:hAnsi="Times New Roman" w:cs="Times New Roman"/>
          <w:sz w:val="22"/>
          <w:szCs w:val="22"/>
        </w:rPr>
        <w:t>表示</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估值合理</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甚至低估。</w:t>
      </w:r>
    </w:p>
    <w:p w14:paraId="1A552AFA" w14:textId="77777777" w:rsidR="00F43D65" w:rsidRPr="00F43D65" w:rsidRDefault="00F43D65" w:rsidP="00F43D65">
      <w:pPr>
        <w:numPr>
          <w:ilvl w:val="0"/>
          <w:numId w:val="1091"/>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举例：</w:t>
      </w:r>
      <w:r w:rsidRPr="00F43D65">
        <w:rPr>
          <w:rFonts w:ascii="Times New Roman" w:eastAsia="微软雅黑" w:hAnsi="Times New Roman" w:cs="Times New Roman"/>
          <w:sz w:val="22"/>
          <w:szCs w:val="22"/>
        </w:rPr>
        <w:t xml:space="preserve"> </w:t>
      </w:r>
    </w:p>
    <w:p w14:paraId="505E88C5" w14:textId="77777777" w:rsidR="00F43D65" w:rsidRPr="00F43D65" w:rsidRDefault="00F43D65" w:rsidP="00F43D65">
      <w:pPr>
        <w:numPr>
          <w:ilvl w:val="1"/>
          <w:numId w:val="1091"/>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 ≈ 19</w:t>
      </w:r>
      <w:r w:rsidRPr="00F43D65">
        <w:rPr>
          <w:rFonts w:ascii="Times New Roman" w:eastAsia="微软雅黑" w:hAnsi="Times New Roman" w:cs="Times New Roman"/>
          <w:sz w:val="22"/>
          <w:szCs w:val="22"/>
        </w:rPr>
        <w:t>倍（基于</w:t>
      </w:r>
      <w:r w:rsidRPr="00F43D65">
        <w:rPr>
          <w:rFonts w:ascii="Times New Roman" w:eastAsia="微软雅黑" w:hAnsi="Times New Roman" w:cs="Times New Roman"/>
          <w:sz w:val="22"/>
          <w:szCs w:val="22"/>
        </w:rPr>
        <w:t>FY2024 EPS</w:t>
      </w:r>
      <w:r w:rsidRPr="00F43D65">
        <w:rPr>
          <w:rFonts w:ascii="Times New Roman" w:eastAsia="微软雅黑" w:hAnsi="Times New Roman" w:cs="Times New Roman"/>
          <w:sz w:val="22"/>
          <w:szCs w:val="22"/>
        </w:rPr>
        <w:t>）</w:t>
      </w:r>
    </w:p>
    <w:p w14:paraId="55B1C023" w14:textId="77777777" w:rsidR="00F43D65" w:rsidRPr="00F43D65" w:rsidRDefault="00F43D65" w:rsidP="00F43D65">
      <w:pPr>
        <w:numPr>
          <w:ilvl w:val="1"/>
          <w:numId w:val="1091"/>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盈利增长</w:t>
      </w:r>
      <w:r w:rsidRPr="00F43D65">
        <w:rPr>
          <w:rFonts w:ascii="Times New Roman" w:eastAsia="微软雅黑" w:hAnsi="Times New Roman" w:cs="Times New Roman"/>
          <w:sz w:val="22"/>
          <w:szCs w:val="22"/>
        </w:rPr>
        <w:t xml:space="preserve"> ≈ 40%</w:t>
      </w:r>
    </w:p>
    <w:p w14:paraId="1F24DF00" w14:textId="77777777" w:rsidR="00F43D65" w:rsidRPr="00F43D65" w:rsidRDefault="00F43D65" w:rsidP="00F43D65">
      <w:pPr>
        <w:numPr>
          <w:ilvl w:val="1"/>
          <w:numId w:val="1091"/>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PEG ≈ 19 / 40 = 0.475</w:t>
      </w:r>
    </w:p>
    <w:p w14:paraId="648BC622"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PEG </w:t>
      </w:r>
      <w:r w:rsidRPr="00F43D65">
        <w:rPr>
          <w:rFonts w:ascii="Times New Roman" w:eastAsia="微软雅黑" w:hAnsi="Times New Roman" w:cs="Times New Roman"/>
          <w:sz w:val="22"/>
          <w:szCs w:val="22"/>
        </w:rPr>
        <w:t>远小于</w:t>
      </w:r>
      <w:r w:rsidRPr="00F43D65">
        <w:rPr>
          <w:rFonts w:ascii="Times New Roman" w:eastAsia="微软雅黑" w:hAnsi="Times New Roman" w:cs="Times New Roman"/>
          <w:sz w:val="22"/>
          <w:szCs w:val="22"/>
        </w:rPr>
        <w:t xml:space="preserve">1 </w:t>
      </w:r>
      <w:r w:rsidRPr="00F43D65">
        <w:rPr>
          <w:rFonts w:ascii="Times New Roman" w:eastAsia="微软雅黑" w:hAnsi="Times New Roman" w:cs="Times New Roman"/>
          <w:sz w:val="22"/>
          <w:szCs w:val="22"/>
        </w:rPr>
        <w:t>是成长价值兼具型公司的优质信号。</w:t>
      </w:r>
    </w:p>
    <w:p w14:paraId="613CFCF6"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B62B19">
          <v:rect id="_x0000_i1135" style="width:0;height:1.5pt" o:hralign="center" o:hrstd="t" o:hr="t" fillcolor="#a0a0a0" stroked="f"/>
        </w:pict>
      </w:r>
    </w:p>
    <w:p w14:paraId="7BC157CF" w14:textId="77777777" w:rsidR="00F43D65" w:rsidRPr="00F43D65" w:rsidRDefault="00F43D65" w:rsidP="00F43D65">
      <w:pPr>
        <w:rPr>
          <w:rFonts w:ascii="Times New Roman" w:eastAsia="微软雅黑" w:hAnsi="Times New Roman" w:cs="Times New Roman"/>
          <w:b/>
          <w:bCs/>
          <w:sz w:val="22"/>
          <w:szCs w:val="22"/>
        </w:rPr>
      </w:pPr>
      <w:r w:rsidRPr="00F43D65">
        <w:rPr>
          <w:rFonts w:ascii="Segoe UI Emoji" w:eastAsia="微软雅黑" w:hAnsi="Segoe UI Emoji" w:cs="Segoe UI Emoji"/>
          <w:b/>
          <w:bCs/>
          <w:sz w:val="22"/>
          <w:szCs w:val="22"/>
        </w:rPr>
        <w:t>✅</w:t>
      </w:r>
      <w:r w:rsidRPr="00F43D65">
        <w:rPr>
          <w:rFonts w:ascii="Times New Roman" w:eastAsia="微软雅黑" w:hAnsi="Times New Roman" w:cs="Times New Roman"/>
          <w:b/>
          <w:bCs/>
          <w:sz w:val="22"/>
          <w:szCs w:val="22"/>
        </w:rPr>
        <w:t xml:space="preserve"> </w:t>
      </w:r>
      <w:r w:rsidRPr="00F43D65">
        <w:rPr>
          <w:rFonts w:ascii="Times New Roman" w:eastAsia="微软雅黑" w:hAnsi="Times New Roman" w:cs="Times New Roman"/>
          <w:b/>
          <w:bCs/>
          <w:sz w:val="22"/>
          <w:szCs w:val="22"/>
        </w:rPr>
        <w:t>总结表（指标</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投资意义）</w:t>
      </w:r>
    </w:p>
    <w:tbl>
      <w:tblPr>
        <w:tblStyle w:val="41"/>
        <w:tblW w:w="0" w:type="auto"/>
        <w:tblLook w:val="04A0" w:firstRow="1" w:lastRow="0" w:firstColumn="1" w:lastColumn="0" w:noHBand="0" w:noVBand="1"/>
      </w:tblPr>
      <w:tblGrid>
        <w:gridCol w:w="1117"/>
        <w:gridCol w:w="1756"/>
        <w:gridCol w:w="1156"/>
        <w:gridCol w:w="1976"/>
      </w:tblGrid>
      <w:tr w:rsidR="00F43D65" w:rsidRPr="00F43D65" w14:paraId="48CE488B" w14:textId="77777777" w:rsidTr="00F43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2965C"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缩写</w:t>
            </w:r>
          </w:p>
        </w:tc>
        <w:tc>
          <w:tcPr>
            <w:tcW w:w="0" w:type="auto"/>
            <w:hideMark/>
          </w:tcPr>
          <w:p w14:paraId="525F327E"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含义</w:t>
            </w:r>
          </w:p>
        </w:tc>
        <w:tc>
          <w:tcPr>
            <w:tcW w:w="0" w:type="auto"/>
            <w:hideMark/>
          </w:tcPr>
          <w:p w14:paraId="2920FB45"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估算</w:t>
            </w:r>
          </w:p>
        </w:tc>
        <w:tc>
          <w:tcPr>
            <w:tcW w:w="0" w:type="auto"/>
            <w:hideMark/>
          </w:tcPr>
          <w:p w14:paraId="71544454"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投资意义</w:t>
            </w:r>
          </w:p>
        </w:tc>
      </w:tr>
      <w:tr w:rsidR="00F43D65" w:rsidRPr="00F43D65" w14:paraId="1DF25BCD"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1EA6B"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ROIC</w:t>
            </w:r>
          </w:p>
        </w:tc>
        <w:tc>
          <w:tcPr>
            <w:tcW w:w="0" w:type="auto"/>
            <w:hideMark/>
          </w:tcPr>
          <w:p w14:paraId="264AD042"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投资回报率</w:t>
            </w:r>
          </w:p>
        </w:tc>
        <w:tc>
          <w:tcPr>
            <w:tcW w:w="0" w:type="auto"/>
            <w:hideMark/>
          </w:tcPr>
          <w:p w14:paraId="1F242F1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42.8%</w:t>
            </w:r>
          </w:p>
        </w:tc>
        <w:tc>
          <w:tcPr>
            <w:tcW w:w="0" w:type="auto"/>
            <w:hideMark/>
          </w:tcPr>
          <w:p w14:paraId="4A2F919F"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高资本效率</w:t>
            </w:r>
          </w:p>
        </w:tc>
      </w:tr>
      <w:tr w:rsidR="00F43D65" w:rsidRPr="00F43D65" w14:paraId="349985F8"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75B8958C"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WACC</w:t>
            </w:r>
          </w:p>
        </w:tc>
        <w:tc>
          <w:tcPr>
            <w:tcW w:w="0" w:type="auto"/>
            <w:hideMark/>
          </w:tcPr>
          <w:p w14:paraId="454E000A"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资本成本</w:t>
            </w:r>
          </w:p>
        </w:tc>
        <w:tc>
          <w:tcPr>
            <w:tcW w:w="0" w:type="auto"/>
            <w:hideMark/>
          </w:tcPr>
          <w:p w14:paraId="5C6453ED"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约</w:t>
            </w:r>
            <w:r w:rsidRPr="00F43D65">
              <w:rPr>
                <w:rFonts w:ascii="Times New Roman" w:eastAsia="微软雅黑" w:hAnsi="Times New Roman" w:cs="Times New Roman"/>
                <w:sz w:val="22"/>
                <w:szCs w:val="22"/>
              </w:rPr>
              <w:t>10%</w:t>
            </w:r>
          </w:p>
        </w:tc>
        <w:tc>
          <w:tcPr>
            <w:tcW w:w="0" w:type="auto"/>
            <w:hideMark/>
          </w:tcPr>
          <w:p w14:paraId="0FF49234"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判断是否创造价值</w:t>
            </w:r>
          </w:p>
        </w:tc>
      </w:tr>
      <w:tr w:rsidR="00F43D65" w:rsidRPr="00F43D65" w14:paraId="5277AB3C"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553F7"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FCFE</w:t>
            </w:r>
          </w:p>
        </w:tc>
        <w:tc>
          <w:tcPr>
            <w:tcW w:w="0" w:type="auto"/>
            <w:hideMark/>
          </w:tcPr>
          <w:p w14:paraId="4762C82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股东自由现金流</w:t>
            </w:r>
          </w:p>
        </w:tc>
        <w:tc>
          <w:tcPr>
            <w:tcW w:w="0" w:type="auto"/>
            <w:hideMark/>
          </w:tcPr>
          <w:p w14:paraId="33A64EF3"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83B</w:t>
            </w:r>
          </w:p>
        </w:tc>
        <w:tc>
          <w:tcPr>
            <w:tcW w:w="0" w:type="auto"/>
            <w:hideMark/>
          </w:tcPr>
          <w:p w14:paraId="0E2F951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DCF</w:t>
            </w:r>
            <w:r w:rsidRPr="00F43D65">
              <w:rPr>
                <w:rFonts w:ascii="Times New Roman" w:eastAsia="微软雅黑" w:hAnsi="Times New Roman" w:cs="Times New Roman"/>
                <w:sz w:val="22"/>
                <w:szCs w:val="22"/>
              </w:rPr>
              <w:t>估值基础</w:t>
            </w:r>
          </w:p>
        </w:tc>
      </w:tr>
      <w:tr w:rsidR="00F43D65" w:rsidRPr="00F43D65" w14:paraId="7ED92AD3"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53F0FDC1"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lastRenderedPageBreak/>
              <w:t>NOPLAT</w:t>
            </w:r>
          </w:p>
        </w:tc>
        <w:tc>
          <w:tcPr>
            <w:tcW w:w="0" w:type="auto"/>
            <w:hideMark/>
          </w:tcPr>
          <w:p w14:paraId="5F43B099"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税后营业利润</w:t>
            </w:r>
          </w:p>
        </w:tc>
        <w:tc>
          <w:tcPr>
            <w:tcW w:w="0" w:type="auto"/>
            <w:hideMark/>
          </w:tcPr>
          <w:p w14:paraId="42DAD578"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51B</w:t>
            </w:r>
          </w:p>
        </w:tc>
        <w:tc>
          <w:tcPr>
            <w:tcW w:w="0" w:type="auto"/>
            <w:hideMark/>
          </w:tcPr>
          <w:p w14:paraId="603C280B"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用于</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和</w:t>
            </w:r>
            <w:r w:rsidRPr="00F43D65">
              <w:rPr>
                <w:rFonts w:ascii="Times New Roman" w:eastAsia="微软雅黑" w:hAnsi="Times New Roman" w:cs="Times New Roman"/>
                <w:sz w:val="22"/>
                <w:szCs w:val="22"/>
              </w:rPr>
              <w:t>ROIC</w:t>
            </w:r>
          </w:p>
        </w:tc>
      </w:tr>
      <w:tr w:rsidR="00F43D65" w:rsidRPr="00F43D65" w14:paraId="5B9C2586"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CD204"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EBITDA</w:t>
            </w:r>
          </w:p>
        </w:tc>
        <w:tc>
          <w:tcPr>
            <w:tcW w:w="0" w:type="auto"/>
            <w:hideMark/>
          </w:tcPr>
          <w:p w14:paraId="5A21DCE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核心运营现金流</w:t>
            </w:r>
          </w:p>
        </w:tc>
        <w:tc>
          <w:tcPr>
            <w:tcW w:w="0" w:type="auto"/>
            <w:hideMark/>
          </w:tcPr>
          <w:p w14:paraId="6024C16A"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67B</w:t>
            </w:r>
          </w:p>
        </w:tc>
        <w:tc>
          <w:tcPr>
            <w:tcW w:w="0" w:type="auto"/>
            <w:hideMark/>
          </w:tcPr>
          <w:p w14:paraId="7D1CF97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EV/EBITDA</w:t>
            </w:r>
            <w:r w:rsidRPr="00F43D65">
              <w:rPr>
                <w:rFonts w:ascii="Times New Roman" w:eastAsia="微软雅黑" w:hAnsi="Times New Roman" w:cs="Times New Roman"/>
                <w:sz w:val="22"/>
                <w:szCs w:val="22"/>
              </w:rPr>
              <w:t>使用</w:t>
            </w:r>
          </w:p>
        </w:tc>
      </w:tr>
      <w:tr w:rsidR="00F43D65" w:rsidRPr="00F43D65" w14:paraId="73E06B91"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10585BED"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EV</w:t>
            </w:r>
          </w:p>
        </w:tc>
        <w:tc>
          <w:tcPr>
            <w:tcW w:w="0" w:type="auto"/>
            <w:hideMark/>
          </w:tcPr>
          <w:p w14:paraId="28CB4933"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企业价值</w:t>
            </w:r>
          </w:p>
        </w:tc>
        <w:tc>
          <w:tcPr>
            <w:tcW w:w="0" w:type="auto"/>
            <w:hideMark/>
          </w:tcPr>
          <w:p w14:paraId="19C3E28D"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$146B</w:t>
            </w:r>
          </w:p>
        </w:tc>
        <w:tc>
          <w:tcPr>
            <w:tcW w:w="0" w:type="auto"/>
            <w:hideMark/>
          </w:tcPr>
          <w:p w14:paraId="0AD6F778"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用于倍数估值</w:t>
            </w:r>
          </w:p>
        </w:tc>
      </w:tr>
      <w:tr w:rsidR="00F43D65" w:rsidRPr="00F43D65" w14:paraId="4AD53A47"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8B83A1"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PEG</w:t>
            </w:r>
          </w:p>
        </w:tc>
        <w:tc>
          <w:tcPr>
            <w:tcW w:w="0" w:type="auto"/>
            <w:hideMark/>
          </w:tcPr>
          <w:p w14:paraId="1A4564F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估值</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增长比</w:t>
            </w:r>
          </w:p>
        </w:tc>
        <w:tc>
          <w:tcPr>
            <w:tcW w:w="0" w:type="auto"/>
            <w:hideMark/>
          </w:tcPr>
          <w:p w14:paraId="733F61BF"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0.475</w:t>
            </w:r>
          </w:p>
        </w:tc>
        <w:tc>
          <w:tcPr>
            <w:tcW w:w="0" w:type="auto"/>
            <w:hideMark/>
          </w:tcPr>
          <w:p w14:paraId="6195CC8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成长价值双优</w:t>
            </w:r>
          </w:p>
        </w:tc>
      </w:tr>
    </w:tbl>
    <w:p w14:paraId="3AF08C7B" w14:textId="77777777" w:rsidR="000C4693" w:rsidRDefault="000C4693" w:rsidP="00CB4AAC">
      <w:pPr>
        <w:rPr>
          <w:rFonts w:ascii="Times New Roman" w:eastAsia="微软雅黑" w:hAnsi="Times New Roman" w:cs="Times New Roman"/>
          <w:sz w:val="22"/>
          <w:szCs w:val="22"/>
        </w:rPr>
      </w:pPr>
    </w:p>
    <w:p w14:paraId="67BE9E82" w14:textId="54D0406E" w:rsidR="00C86B6D" w:rsidRPr="004C33BC" w:rsidRDefault="00C86B6D" w:rsidP="00C86B6D">
      <w:pPr>
        <w:pStyle w:val="2"/>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6</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PD</w:t>
      </w:r>
      <w:r w:rsidRPr="004C33BC">
        <w:rPr>
          <w:rFonts w:ascii="Times New Roman" w:eastAsia="微软雅黑" w:hAnsi="Times New Roman" w:cs="Times New Roman"/>
          <w:b/>
          <w:bCs/>
          <w:sz w:val="22"/>
          <w:szCs w:val="22"/>
        </w:rPr>
        <w:t xml:space="preserve">D </w:t>
      </w:r>
      <w:r>
        <w:rPr>
          <w:rFonts w:ascii="Times New Roman" w:eastAsia="微软雅黑" w:hAnsi="Times New Roman" w:cs="Times New Roman" w:hint="eastAsia"/>
          <w:b/>
          <w:bCs/>
          <w:sz w:val="22"/>
          <w:szCs w:val="22"/>
        </w:rPr>
        <w:t>投资分析与建议</w:t>
      </w:r>
    </w:p>
    <w:p w14:paraId="176E910D" w14:textId="61882CDB" w:rsidR="00C86B6D" w:rsidRPr="00C86B6D" w:rsidRDefault="00544338" w:rsidP="00C86B6D">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 xml:space="preserve">        </w:t>
      </w:r>
      <w:r w:rsidR="00C86B6D" w:rsidRPr="00C86B6D">
        <w:rPr>
          <w:rFonts w:ascii="Times New Roman" w:eastAsia="微软雅黑" w:hAnsi="Times New Roman" w:cs="Times New Roman"/>
          <w:sz w:val="22"/>
          <w:szCs w:val="22"/>
        </w:rPr>
        <w:t>系统性研究拼多多（</w:t>
      </w:r>
      <w:r w:rsidR="00C86B6D" w:rsidRPr="00C86B6D">
        <w:rPr>
          <w:rFonts w:ascii="Times New Roman" w:eastAsia="微软雅黑" w:hAnsi="Times New Roman" w:cs="Times New Roman"/>
          <w:sz w:val="22"/>
          <w:szCs w:val="22"/>
        </w:rPr>
        <w:t>PDD</w:t>
      </w:r>
      <w:r w:rsidR="00C86B6D" w:rsidRPr="00C86B6D">
        <w:rPr>
          <w:rFonts w:ascii="Times New Roman" w:eastAsia="微软雅黑" w:hAnsi="Times New Roman" w:cs="Times New Roman"/>
          <w:sz w:val="22"/>
          <w:szCs w:val="22"/>
        </w:rPr>
        <w:t>）</w:t>
      </w:r>
      <w:r w:rsidR="00C86B6D">
        <w:rPr>
          <w:rFonts w:ascii="Times New Roman" w:eastAsia="微软雅黑" w:hAnsi="Times New Roman" w:cs="Times New Roman" w:hint="eastAsia"/>
          <w:sz w:val="22"/>
          <w:szCs w:val="22"/>
        </w:rPr>
        <w:t>2025</w:t>
      </w:r>
      <w:r w:rsidR="00C86B6D">
        <w:rPr>
          <w:rFonts w:ascii="Times New Roman" w:eastAsia="微软雅黑" w:hAnsi="Times New Roman" w:cs="Times New Roman" w:hint="eastAsia"/>
          <w:sz w:val="22"/>
          <w:szCs w:val="22"/>
        </w:rPr>
        <w:t>年</w:t>
      </w:r>
      <w:r w:rsidR="00C86B6D">
        <w:rPr>
          <w:rFonts w:ascii="Times New Roman" w:eastAsia="微软雅黑" w:hAnsi="Times New Roman" w:cs="Times New Roman" w:hint="eastAsia"/>
          <w:sz w:val="22"/>
          <w:szCs w:val="22"/>
        </w:rPr>
        <w:t>4</w:t>
      </w:r>
      <w:r w:rsidR="00C86B6D">
        <w:rPr>
          <w:rFonts w:ascii="Times New Roman" w:eastAsia="微软雅黑" w:hAnsi="Times New Roman" w:cs="Times New Roman" w:hint="eastAsia"/>
          <w:sz w:val="22"/>
          <w:szCs w:val="22"/>
        </w:rPr>
        <w:t>月份</w:t>
      </w:r>
      <w:r w:rsidR="00C86B6D" w:rsidRPr="00C86B6D">
        <w:rPr>
          <w:rFonts w:ascii="Times New Roman" w:eastAsia="微软雅黑" w:hAnsi="Times New Roman" w:cs="Times New Roman"/>
          <w:sz w:val="22"/>
          <w:szCs w:val="22"/>
        </w:rPr>
        <w:t>暴跌的核心原因，包括</w:t>
      </w:r>
      <w:r w:rsidR="00C86B6D" w:rsidRPr="00C86B6D">
        <w:rPr>
          <w:rFonts w:ascii="Times New Roman" w:eastAsia="微软雅黑" w:hAnsi="Times New Roman" w:cs="Times New Roman"/>
          <w:sz w:val="22"/>
          <w:szCs w:val="22"/>
        </w:rPr>
        <w:t>4</w:t>
      </w:r>
      <w:r w:rsidR="00C86B6D" w:rsidRPr="00C86B6D">
        <w:rPr>
          <w:rFonts w:ascii="Times New Roman" w:eastAsia="微软雅黑" w:hAnsi="Times New Roman" w:cs="Times New Roman"/>
          <w:sz w:val="22"/>
          <w:szCs w:val="22"/>
        </w:rPr>
        <w:t>月</w:t>
      </w:r>
      <w:r w:rsidR="00C86B6D" w:rsidRPr="00C86B6D">
        <w:rPr>
          <w:rFonts w:ascii="Times New Roman" w:eastAsia="微软雅黑" w:hAnsi="Times New Roman" w:cs="Times New Roman"/>
          <w:sz w:val="22"/>
          <w:szCs w:val="22"/>
        </w:rPr>
        <w:t>2</w:t>
      </w:r>
      <w:r w:rsidR="00C86B6D" w:rsidRPr="00C86B6D">
        <w:rPr>
          <w:rFonts w:ascii="Times New Roman" w:eastAsia="微软雅黑" w:hAnsi="Times New Roman" w:cs="Times New Roman"/>
          <w:sz w:val="22"/>
          <w:szCs w:val="22"/>
        </w:rPr>
        <w:t>日美国出台的关税政策、中美贸易摩擦、</w:t>
      </w:r>
      <w:r w:rsidR="00C86B6D" w:rsidRPr="00C86B6D">
        <w:rPr>
          <w:rFonts w:ascii="Times New Roman" w:eastAsia="微软雅黑" w:hAnsi="Times New Roman" w:cs="Times New Roman"/>
          <w:sz w:val="22"/>
          <w:szCs w:val="22"/>
        </w:rPr>
        <w:t>Temu</w:t>
      </w:r>
      <w:r w:rsidR="00C86B6D" w:rsidRPr="00C86B6D">
        <w:rPr>
          <w:rFonts w:ascii="Times New Roman" w:eastAsia="微软雅黑" w:hAnsi="Times New Roman" w:cs="Times New Roman"/>
          <w:sz w:val="22"/>
          <w:szCs w:val="22"/>
        </w:rPr>
        <w:t>海外扩张预期、中国经济环境、竞争格局变化，以及公司估值与财务基本面等多方面因素，并评估其对未来股价的影响。</w:t>
      </w:r>
    </w:p>
    <w:p w14:paraId="07BF6D21" w14:textId="059A935C"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此外，制定多维度的股票交易策略，包括：</w:t>
      </w:r>
    </w:p>
    <w:p w14:paraId="55CA3074" w14:textId="77777777" w:rsidR="00C86B6D" w:rsidRPr="00C86B6D" w:rsidRDefault="00C86B6D" w:rsidP="00C86B6D">
      <w:pPr>
        <w:numPr>
          <w:ilvl w:val="0"/>
          <w:numId w:val="1095"/>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短线技术分析（趋势</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均线等）</w:t>
      </w:r>
    </w:p>
    <w:p w14:paraId="48B1A516" w14:textId="77777777" w:rsidR="00C86B6D" w:rsidRPr="00C86B6D" w:rsidRDefault="00C86B6D" w:rsidP="00C86B6D">
      <w:pPr>
        <w:numPr>
          <w:ilvl w:val="0"/>
          <w:numId w:val="1095"/>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中长线基本面投资策略（估值</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增长潜力）</w:t>
      </w:r>
    </w:p>
    <w:p w14:paraId="621719C0" w14:textId="77777777" w:rsidR="00C86B6D" w:rsidRPr="00C86B6D" w:rsidRDefault="00C86B6D" w:rsidP="00C86B6D">
      <w:pPr>
        <w:numPr>
          <w:ilvl w:val="0"/>
          <w:numId w:val="1095"/>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套利、对冲、期权等衍生工具操作思路</w:t>
      </w:r>
    </w:p>
    <w:p w14:paraId="6475DCD9" w14:textId="512B519C"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报告将着眼于接下来至</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年底的股价走势趋势研判，并结合市场动态、政策演变和行业结构变化提出前瞻性判断。</w:t>
      </w:r>
    </w:p>
    <w:p w14:paraId="18A64DAC"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拼多多股价暴跌原因分析及未来走势预测</w:t>
      </w:r>
    </w:p>
    <w:p w14:paraId="3EFE74FC"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近期股价暴跌的背景与原因</w:t>
      </w:r>
    </w:p>
    <w:p w14:paraId="42DAB58C"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近期拼多多（</w:t>
      </w:r>
      <w:r w:rsidRPr="00C86B6D">
        <w:rPr>
          <w:rFonts w:ascii="Times New Roman" w:eastAsia="微软雅黑" w:hAnsi="Times New Roman" w:cs="Times New Roman"/>
          <w:sz w:val="22"/>
          <w:szCs w:val="22"/>
        </w:rPr>
        <w:t>PDD</w:t>
      </w:r>
      <w:r w:rsidRPr="00C86B6D">
        <w:rPr>
          <w:rFonts w:ascii="Times New Roman" w:eastAsia="微软雅黑" w:hAnsi="Times New Roman" w:cs="Times New Roman"/>
          <w:sz w:val="22"/>
          <w:szCs w:val="22"/>
        </w:rPr>
        <w:t>）美股股价出现大幅下挫，从</w:t>
      </w:r>
      <w:r w:rsidRPr="00C86B6D">
        <w:rPr>
          <w:rFonts w:ascii="Times New Roman" w:eastAsia="微软雅黑" w:hAnsi="Times New Roman" w:cs="Times New Roman"/>
          <w:sz w:val="22"/>
          <w:szCs w:val="22"/>
        </w:rPr>
        <w:t>3</w:t>
      </w:r>
      <w:r w:rsidRPr="00C86B6D">
        <w:rPr>
          <w:rFonts w:ascii="Times New Roman" w:eastAsia="微软雅黑" w:hAnsi="Times New Roman" w:cs="Times New Roman"/>
          <w:sz w:val="22"/>
          <w:szCs w:val="22"/>
        </w:rPr>
        <w:t>月下旬高点约</w:t>
      </w:r>
      <w:r w:rsidRPr="00C86B6D">
        <w:rPr>
          <w:rFonts w:ascii="Times New Roman" w:eastAsia="微软雅黑" w:hAnsi="Times New Roman" w:cs="Times New Roman"/>
          <w:sz w:val="22"/>
          <w:szCs w:val="22"/>
        </w:rPr>
        <w:t>130</w:t>
      </w:r>
      <w:r w:rsidRPr="00C86B6D">
        <w:rPr>
          <w:rFonts w:ascii="Times New Roman" w:eastAsia="微软雅黑" w:hAnsi="Times New Roman" w:cs="Times New Roman"/>
          <w:sz w:val="22"/>
          <w:szCs w:val="22"/>
        </w:rPr>
        <w:t>美元一路下跌逾</w:t>
      </w:r>
      <w:r w:rsidRPr="00C86B6D">
        <w:rPr>
          <w:rFonts w:ascii="Times New Roman" w:eastAsia="微软雅黑" w:hAnsi="Times New Roman" w:cs="Times New Roman"/>
          <w:sz w:val="22"/>
          <w:szCs w:val="22"/>
        </w:rPr>
        <w:t>15%</w:t>
      </w:r>
      <w:r w:rsidRPr="00C86B6D">
        <w:rPr>
          <w:rFonts w:ascii="Times New Roman" w:eastAsia="微软雅黑" w:hAnsi="Times New Roman" w:cs="Times New Roman"/>
          <w:sz w:val="22"/>
          <w:szCs w:val="22"/>
        </w:rPr>
        <w:t>，一度跌破关键技术支撑位。这背后涉及多重因素，包括突发的国际贸易政策变化、公司海外业务预期转向、中国宏观与监管环境以及行业竞争态势等：</w:t>
      </w:r>
    </w:p>
    <w:p w14:paraId="5B739912" w14:textId="77777777" w:rsidR="00C86B6D" w:rsidRPr="00C86B6D" w:rsidRDefault="00C86B6D" w:rsidP="00C86B6D">
      <w:pPr>
        <w:numPr>
          <w:ilvl w:val="0"/>
          <w:numId w:val="1096"/>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美国关税新政冲击：</w:t>
      </w:r>
      <w:r w:rsidRPr="00C86B6D">
        <w:rPr>
          <w:rFonts w:ascii="Times New Roman" w:eastAsia="微软雅黑" w:hAnsi="Times New Roman" w:cs="Times New Roman"/>
          <w:b/>
          <w:bCs/>
          <w:sz w:val="22"/>
          <w:szCs w:val="22"/>
        </w:rPr>
        <w:t>2025</w:t>
      </w:r>
      <w:r w:rsidRPr="00C86B6D">
        <w:rPr>
          <w:rFonts w:ascii="Times New Roman" w:eastAsia="微软雅黑" w:hAnsi="Times New Roman" w:cs="Times New Roman"/>
          <w:b/>
          <w:bCs/>
          <w:sz w:val="22"/>
          <w:szCs w:val="22"/>
        </w:rPr>
        <w:t>年</w:t>
      </w:r>
      <w:r w:rsidRPr="00C86B6D">
        <w:rPr>
          <w:rFonts w:ascii="Times New Roman" w:eastAsia="微软雅黑" w:hAnsi="Times New Roman" w:cs="Times New Roman"/>
          <w:b/>
          <w:bCs/>
          <w:sz w:val="22"/>
          <w:szCs w:val="22"/>
        </w:rPr>
        <w:t>4</w:t>
      </w:r>
      <w:r w:rsidRPr="00C86B6D">
        <w:rPr>
          <w:rFonts w:ascii="Times New Roman" w:eastAsia="微软雅黑" w:hAnsi="Times New Roman" w:cs="Times New Roman"/>
          <w:b/>
          <w:bCs/>
          <w:sz w:val="22"/>
          <w:szCs w:val="22"/>
        </w:rPr>
        <w:t>月</w:t>
      </w:r>
      <w:r w:rsidRPr="00C86B6D">
        <w:rPr>
          <w:rFonts w:ascii="Times New Roman" w:eastAsia="微软雅黑" w:hAnsi="Times New Roman" w:cs="Times New Roman"/>
          <w:b/>
          <w:bCs/>
          <w:sz w:val="22"/>
          <w:szCs w:val="22"/>
        </w:rPr>
        <w:t>2</w:t>
      </w:r>
      <w:r w:rsidRPr="00C86B6D">
        <w:rPr>
          <w:rFonts w:ascii="Times New Roman" w:eastAsia="微软雅黑" w:hAnsi="Times New Roman" w:cs="Times New Roman"/>
          <w:b/>
          <w:bCs/>
          <w:sz w:val="22"/>
          <w:szCs w:val="22"/>
        </w:rPr>
        <w:t>日，美国政府突然宣布取消对价值</w:t>
      </w:r>
      <w:r w:rsidRPr="00C86B6D">
        <w:rPr>
          <w:rFonts w:ascii="Times New Roman" w:eastAsia="微软雅黑" w:hAnsi="Times New Roman" w:cs="Times New Roman"/>
          <w:b/>
          <w:bCs/>
          <w:sz w:val="22"/>
          <w:szCs w:val="22"/>
        </w:rPr>
        <w:t>800</w:t>
      </w:r>
      <w:r w:rsidRPr="00C86B6D">
        <w:rPr>
          <w:rFonts w:ascii="Times New Roman" w:eastAsia="微软雅黑" w:hAnsi="Times New Roman" w:cs="Times New Roman"/>
          <w:b/>
          <w:bCs/>
          <w:sz w:val="22"/>
          <w:szCs w:val="22"/>
        </w:rPr>
        <w:t>美元以下包裹的关税免征政策，改为对所有此类进口商品征收</w:t>
      </w:r>
      <w:r w:rsidRPr="00C86B6D">
        <w:rPr>
          <w:rFonts w:ascii="Times New Roman" w:eastAsia="微软雅黑" w:hAnsi="Times New Roman" w:cs="Times New Roman"/>
          <w:b/>
          <w:bCs/>
          <w:sz w:val="22"/>
          <w:szCs w:val="22"/>
        </w:rPr>
        <w:t>30%</w:t>
      </w:r>
      <w:r w:rsidRPr="00C86B6D">
        <w:rPr>
          <w:rFonts w:ascii="Times New Roman" w:eastAsia="微软雅黑" w:hAnsi="Times New Roman" w:cs="Times New Roman"/>
          <w:b/>
          <w:bCs/>
          <w:sz w:val="22"/>
          <w:szCs w:val="22"/>
        </w:rPr>
        <w:t>货值或每件</w:t>
      </w:r>
      <w:r w:rsidRPr="00C86B6D">
        <w:rPr>
          <w:rFonts w:ascii="Times New Roman" w:eastAsia="微软雅黑" w:hAnsi="Times New Roman" w:cs="Times New Roman"/>
          <w:b/>
          <w:bCs/>
          <w:sz w:val="22"/>
          <w:szCs w:val="22"/>
        </w:rPr>
        <w:t>25</w:t>
      </w:r>
      <w:r w:rsidRPr="00C86B6D">
        <w:rPr>
          <w:rFonts w:ascii="Times New Roman" w:eastAsia="微软雅黑" w:hAnsi="Times New Roman" w:cs="Times New Roman"/>
          <w:b/>
          <w:bCs/>
          <w:sz w:val="22"/>
          <w:szCs w:val="22"/>
        </w:rPr>
        <w:t>美元</w:t>
      </w:r>
      <w:r w:rsidRPr="00C86B6D">
        <w:rPr>
          <w:rFonts w:ascii="Times New Roman" w:eastAsia="微软雅黑" w:hAnsi="Times New Roman" w:cs="Times New Roman"/>
          <w:sz w:val="22"/>
          <w:szCs w:val="22"/>
        </w:rPr>
        <w:t>的关税</w:t>
      </w:r>
      <w:r w:rsidRPr="00C86B6D">
        <w:rPr>
          <w:rFonts w:ascii="Times New Roman" w:eastAsia="微软雅黑" w:hAnsi="Times New Roman" w:cs="Times New Roman"/>
          <w:sz w:val="22"/>
          <w:szCs w:val="22"/>
        </w:rPr>
        <w:t xml:space="preserve"> (</w:t>
      </w:r>
      <w:hyperlink r:id="rId129" w:anchor=":~:text=%E3%80%96Now%E8%B2%A1%E7%B6%93%E5%8F%B0%E3%80%97%E7%BE%8E%E5%9C%8B%E7%B8%BD%E7%B5%B1%E7%89%B9%E6%9C%97%E6%99%AE%28Donald%20Trump%29%E4%B8%8A%E6%97%A5%283%E6%97%A5%29%E5%85%AC%E5%B8%83%E5%B0%87%E6%96%BC5%E6%9C%882%E6%97%A5%EF%BC%8C%E5%8F%96%E6%B6%88%E8%B5%B7800%E7%BE%8E%E5%85%83%E4%BB%A5%E4%B8%8B%E7%9A%84%E5%8C%85%E8%A3%B9%E6%94%B6%E5%8F%96%E9%97%9C%E7%A8%85%E8%B1%81%E5%85%8D%EF%BC%8C30" w:history="1">
        <w:r w:rsidRPr="00C86B6D">
          <w:rPr>
            <w:rStyle w:val="af0"/>
            <w:rFonts w:ascii="Times New Roman" w:eastAsia="微软雅黑" w:hAnsi="Times New Roman" w:cs="Times New Roman"/>
            <w:sz w:val="22"/>
            <w:szCs w:val="22"/>
          </w:rPr>
          <w:t>〖專家分析〗關稅措施</w:t>
        </w:r>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重擊拼多多？</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。这一政策原计划于</w:t>
      </w:r>
      <w:r w:rsidRPr="00C86B6D">
        <w:rPr>
          <w:rFonts w:ascii="Times New Roman" w:eastAsia="微软雅黑" w:hAnsi="Times New Roman" w:cs="Times New Roman"/>
          <w:sz w:val="22"/>
          <w:szCs w:val="22"/>
        </w:rPr>
        <w:t>5</w:t>
      </w:r>
      <w:r w:rsidRPr="00C86B6D">
        <w:rPr>
          <w:rFonts w:ascii="Times New Roman" w:eastAsia="微软雅黑" w:hAnsi="Times New Roman" w:cs="Times New Roman"/>
          <w:sz w:val="22"/>
          <w:szCs w:val="22"/>
        </w:rPr>
        <w:t>月</w:t>
      </w:r>
      <w:r w:rsidRPr="00C86B6D">
        <w:rPr>
          <w:rFonts w:ascii="Times New Roman" w:eastAsia="微软雅黑" w:hAnsi="Times New Roman" w:cs="Times New Roman"/>
          <w:sz w:val="22"/>
          <w:szCs w:val="22"/>
        </w:rPr>
        <w:t>2</w:t>
      </w:r>
      <w:r w:rsidRPr="00C86B6D">
        <w:rPr>
          <w:rFonts w:ascii="Times New Roman" w:eastAsia="微软雅黑" w:hAnsi="Times New Roman" w:cs="Times New Roman"/>
          <w:sz w:val="22"/>
          <w:szCs w:val="22"/>
        </w:rPr>
        <w:t>日生效，直接打击了以直邮小包裹形式出海的跨境电商业务。拼多多旗下跨境平台</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正是依赖美国</w:t>
      </w:r>
      <w:r w:rsidRPr="00C86B6D">
        <w:rPr>
          <w:rFonts w:ascii="Times New Roman" w:eastAsia="微软雅黑" w:hAnsi="Times New Roman" w:cs="Times New Roman"/>
          <w:sz w:val="22"/>
          <w:szCs w:val="22"/>
        </w:rPr>
        <w:t>“de minimis”</w:t>
      </w:r>
      <w:r w:rsidRPr="00C86B6D">
        <w:rPr>
          <w:rFonts w:ascii="Times New Roman" w:eastAsia="微软雅黑" w:hAnsi="Times New Roman" w:cs="Times New Roman"/>
          <w:sz w:val="22"/>
          <w:szCs w:val="22"/>
        </w:rPr>
        <w:t>免税额</w:t>
      </w:r>
      <w:r w:rsidRPr="00C86B6D">
        <w:rPr>
          <w:rFonts w:ascii="Times New Roman" w:eastAsia="微软雅黑" w:hAnsi="Times New Roman" w:cs="Times New Roman"/>
          <w:sz w:val="22"/>
          <w:szCs w:val="22"/>
        </w:rPr>
        <w:lastRenderedPageBreak/>
        <w:t>（</w:t>
      </w:r>
      <w:r w:rsidRPr="00C86B6D">
        <w:rPr>
          <w:rFonts w:ascii="Times New Roman" w:eastAsia="微软雅黑" w:hAnsi="Times New Roman" w:cs="Times New Roman"/>
          <w:sz w:val="22"/>
          <w:szCs w:val="22"/>
        </w:rPr>
        <w:t>$800</w:t>
      </w:r>
      <w:r w:rsidRPr="00C86B6D">
        <w:rPr>
          <w:rFonts w:ascii="Times New Roman" w:eastAsia="微软雅黑" w:hAnsi="Times New Roman" w:cs="Times New Roman"/>
          <w:sz w:val="22"/>
          <w:szCs w:val="22"/>
        </w:rPr>
        <w:t>以下免关税）来以低价优势拓展市场，此举被视为对</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模式的重大挑战</w:t>
      </w:r>
      <w:r w:rsidRPr="00C86B6D">
        <w:rPr>
          <w:rFonts w:ascii="Times New Roman" w:eastAsia="微软雅黑" w:hAnsi="Times New Roman" w:cs="Times New Roman"/>
          <w:sz w:val="22"/>
          <w:szCs w:val="22"/>
        </w:rPr>
        <w:t xml:space="preserve"> (</w:t>
      </w:r>
      <w:hyperlink r:id="rId130" w:anchor=":~:text=Image%3A%20%E5%8F%97T86%E6%94%BF%E7%AD%96%E5%BD%B1%E5%93%8D%EF%BC%8CShein%E5%92%8CTemu%E9%94%80%E5%94%AE%E9%A2%9D%E6%80%A5%E9%99%8D" w:history="1">
        <w:r w:rsidRPr="00C86B6D">
          <w:rPr>
            <w:rStyle w:val="af0"/>
            <w:rFonts w:ascii="Times New Roman" w:eastAsia="微软雅黑" w:hAnsi="Times New Roman" w:cs="Times New Roman"/>
            <w:sz w:val="22"/>
            <w:szCs w:val="22"/>
          </w:rPr>
          <w:t>受</w:t>
        </w:r>
        <w:r w:rsidRPr="00C86B6D">
          <w:rPr>
            <w:rStyle w:val="af0"/>
            <w:rFonts w:ascii="Times New Roman" w:eastAsia="微软雅黑" w:hAnsi="Times New Roman" w:cs="Times New Roman"/>
            <w:sz w:val="22"/>
            <w:szCs w:val="22"/>
          </w:rPr>
          <w:t>T86</w:t>
        </w:r>
        <w:r w:rsidRPr="00C86B6D">
          <w:rPr>
            <w:rStyle w:val="af0"/>
            <w:rFonts w:ascii="Times New Roman" w:eastAsia="微软雅黑" w:hAnsi="Times New Roman" w:cs="Times New Roman"/>
            <w:sz w:val="22"/>
            <w:szCs w:val="22"/>
          </w:rPr>
          <w:t>政策影响，</w:t>
        </w:r>
        <w:r w:rsidRPr="00C86B6D">
          <w:rPr>
            <w:rStyle w:val="af0"/>
            <w:rFonts w:ascii="Times New Roman" w:eastAsia="微软雅黑" w:hAnsi="Times New Roman" w:cs="Times New Roman"/>
            <w:sz w:val="22"/>
            <w:szCs w:val="22"/>
          </w:rPr>
          <w:t>Shein</w:t>
        </w:r>
        <w:r w:rsidRPr="00C86B6D">
          <w:rPr>
            <w:rStyle w:val="af0"/>
            <w:rFonts w:ascii="Times New Roman" w:eastAsia="微软雅黑" w:hAnsi="Times New Roman" w:cs="Times New Roman"/>
            <w:sz w:val="22"/>
            <w:szCs w:val="22"/>
          </w:rPr>
          <w:t>和</w:t>
        </w:r>
        <w:r w:rsidRPr="00C86B6D">
          <w:rPr>
            <w:rStyle w:val="af0"/>
            <w:rFonts w:ascii="Times New Roman" w:eastAsia="微软雅黑" w:hAnsi="Times New Roman" w:cs="Times New Roman"/>
            <w:sz w:val="22"/>
            <w:szCs w:val="22"/>
          </w:rPr>
          <w:t>Temu</w:t>
        </w:r>
        <w:r w:rsidRPr="00C86B6D">
          <w:rPr>
            <w:rStyle w:val="af0"/>
            <w:rFonts w:ascii="Times New Roman" w:eastAsia="微软雅黑" w:hAnsi="Times New Roman" w:cs="Times New Roman"/>
            <w:sz w:val="22"/>
            <w:szCs w:val="22"/>
          </w:rPr>
          <w:t>销售额急降</w:t>
        </w:r>
        <w:r w:rsidRPr="00C86B6D">
          <w:rPr>
            <w:rStyle w:val="af0"/>
            <w:rFonts w:ascii="Times New Roman" w:eastAsia="微软雅黑" w:hAnsi="Times New Roman" w:cs="Times New Roman"/>
            <w:sz w:val="22"/>
            <w:szCs w:val="22"/>
          </w:rPr>
          <w:t>-AMZ123</w:t>
        </w:r>
        <w:r w:rsidRPr="00C86B6D">
          <w:rPr>
            <w:rStyle w:val="af0"/>
            <w:rFonts w:ascii="Times New Roman" w:eastAsia="微软雅黑" w:hAnsi="Times New Roman" w:cs="Times New Roman"/>
            <w:sz w:val="22"/>
            <w:szCs w:val="22"/>
          </w:rPr>
          <w:t>跨境导航</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。消息公布后，市场担忧拼多多海外业务增长受阻，股价在</w:t>
      </w:r>
      <w:r w:rsidRPr="00C86B6D">
        <w:rPr>
          <w:rFonts w:ascii="Times New Roman" w:eastAsia="微软雅黑" w:hAnsi="Times New Roman" w:cs="Times New Roman"/>
          <w:sz w:val="22"/>
          <w:szCs w:val="22"/>
        </w:rPr>
        <w:t>4</w:t>
      </w:r>
      <w:r w:rsidRPr="00C86B6D">
        <w:rPr>
          <w:rFonts w:ascii="Times New Roman" w:eastAsia="微软雅黑" w:hAnsi="Times New Roman" w:cs="Times New Roman"/>
          <w:sz w:val="22"/>
          <w:szCs w:val="22"/>
        </w:rPr>
        <w:t>月</w:t>
      </w:r>
      <w:r w:rsidRPr="00C86B6D">
        <w:rPr>
          <w:rFonts w:ascii="Times New Roman" w:eastAsia="微软雅黑" w:hAnsi="Times New Roman" w:cs="Times New Roman"/>
          <w:sz w:val="22"/>
          <w:szCs w:val="22"/>
        </w:rPr>
        <w:t>3</w:t>
      </w:r>
      <w:r w:rsidRPr="00C86B6D">
        <w:rPr>
          <w:rFonts w:ascii="Times New Roman" w:eastAsia="微软雅黑" w:hAnsi="Times New Roman" w:cs="Times New Roman"/>
          <w:sz w:val="22"/>
          <w:szCs w:val="22"/>
        </w:rPr>
        <w:t>日放量下跌，成交量放大至</w:t>
      </w:r>
      <w:r w:rsidRPr="00C86B6D">
        <w:rPr>
          <w:rFonts w:ascii="Times New Roman" w:eastAsia="微软雅黑" w:hAnsi="Times New Roman" w:cs="Times New Roman"/>
          <w:sz w:val="22"/>
          <w:szCs w:val="22"/>
        </w:rPr>
        <w:t>1175</w:t>
      </w:r>
      <w:r w:rsidRPr="00C86B6D">
        <w:rPr>
          <w:rFonts w:ascii="Times New Roman" w:eastAsia="微软雅黑" w:hAnsi="Times New Roman" w:cs="Times New Roman"/>
          <w:sz w:val="22"/>
          <w:szCs w:val="22"/>
        </w:rPr>
        <w:t>万股，显示恐慌性抛压</w:t>
      </w:r>
      <w:r w:rsidRPr="00C86B6D">
        <w:rPr>
          <w:rFonts w:ascii="Times New Roman" w:eastAsia="微软雅黑" w:hAnsi="Times New Roman" w:cs="Times New Roman"/>
          <w:sz w:val="22"/>
          <w:szCs w:val="22"/>
        </w:rPr>
        <w:t xml:space="preserve"> (</w:t>
      </w:r>
      <w:hyperlink r:id="rId131" w:anchor=":~:text=%E8%BF%91%E4%B8%89%E5%91%A8%E8%82%A1%E4%BB%B7%E6%8C%81%E7%BB%AD%E8%B5%B0%E5%BC%B1%EF%BC%8C%E7%B4%AF%E8%AE%A1%E8%B7%8C%E5%B9%85%E8%BE%BE11.8" w:history="1">
        <w:r w:rsidRPr="00C86B6D">
          <w:rPr>
            <w:rStyle w:val="af0"/>
            <w:rFonts w:ascii="Times New Roman" w:eastAsia="微软雅黑" w:hAnsi="Times New Roman" w:cs="Times New Roman"/>
            <w:sz w:val="22"/>
            <w:szCs w:val="22"/>
          </w:rPr>
          <w:t>千亿投入叠加关税冲击，电商平台股价承压探底</w:t>
        </w:r>
        <w:r w:rsidRPr="00C86B6D">
          <w:rPr>
            <w:rStyle w:val="af0"/>
            <w:rFonts w:ascii="Times New Roman" w:eastAsia="微软雅黑" w:hAnsi="Times New Roman" w:cs="Times New Roman"/>
            <w:sz w:val="22"/>
            <w:szCs w:val="22"/>
          </w:rPr>
          <w:t>- AI</w:t>
        </w:r>
        <w:r w:rsidRPr="00C86B6D">
          <w:rPr>
            <w:rStyle w:val="af0"/>
            <w:rFonts w:ascii="Times New Roman" w:eastAsia="微软雅黑" w:hAnsi="Times New Roman" w:cs="Times New Roman"/>
            <w:sz w:val="22"/>
            <w:szCs w:val="22"/>
          </w:rPr>
          <w:t>解读</w:t>
        </w:r>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雪球</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。有分析指出，此关税新政对拼多多影响甚至大于京东和阿里，因为拼多多近年增长动力高度依赖海外市场，原本定下</w:t>
      </w:r>
      <w:r w:rsidRPr="00C86B6D">
        <w:rPr>
          <w:rFonts w:ascii="Times New Roman" w:eastAsia="微软雅黑" w:hAnsi="Times New Roman" w:cs="Times New Roman"/>
          <w:b/>
          <w:bCs/>
          <w:sz w:val="22"/>
          <w:szCs w:val="22"/>
        </w:rPr>
        <w:t>全年海外业务</w:t>
      </w:r>
      <w:r w:rsidRPr="00C86B6D">
        <w:rPr>
          <w:rFonts w:ascii="Times New Roman" w:eastAsia="微软雅黑" w:hAnsi="Times New Roman" w:cs="Times New Roman"/>
          <w:b/>
          <w:bCs/>
          <w:sz w:val="22"/>
          <w:szCs w:val="22"/>
        </w:rPr>
        <w:t>60%</w:t>
      </w:r>
      <w:r w:rsidRPr="00C86B6D">
        <w:rPr>
          <w:rFonts w:ascii="Times New Roman" w:eastAsia="微软雅黑" w:hAnsi="Times New Roman" w:cs="Times New Roman"/>
          <w:b/>
          <w:bCs/>
          <w:sz w:val="22"/>
          <w:szCs w:val="22"/>
        </w:rPr>
        <w:t>增长目标</w:t>
      </w:r>
      <w:r w:rsidRPr="00C86B6D">
        <w:rPr>
          <w:rFonts w:ascii="Times New Roman" w:eastAsia="微软雅黑" w:hAnsi="Times New Roman" w:cs="Times New Roman"/>
          <w:sz w:val="22"/>
          <w:szCs w:val="22"/>
        </w:rPr>
        <w:t>，在新政打击下可能难以实现</w:t>
      </w:r>
      <w:r w:rsidRPr="00C86B6D">
        <w:rPr>
          <w:rFonts w:ascii="Times New Roman" w:eastAsia="微软雅黑" w:hAnsi="Times New Roman" w:cs="Times New Roman"/>
          <w:sz w:val="22"/>
          <w:szCs w:val="22"/>
        </w:rPr>
        <w:t xml:space="preserve"> (</w:t>
      </w:r>
      <w:hyperlink r:id="rId132" w:anchor=":~:text=%E5%A4%A7%E8%8F%AF%E7%B9%BC%E9%A1%AF%E7%AD%96%E7%95%A5%E5%B8%AB%E6%A5%8A%E9%9F%BB%E9%8A%B3%E6%8C%87%EF%BC%8C%E6%8B%BC%E5%A4%9A%E5%A4%9A%E7%9A%84%E5%BD%B1%E9%9F%BF%E6%9C%83%E6%AF%94%E4%BA%AC%E6%9D%B1%E9%9B%86%E5%9C%98%2809618%29%E5%92%8C%E9%98%BF%E9%87%8C%E5%B7%B4%E5%B7%B4%2809988%29%E5%A4%A7%EF%BC%8C%E5%9B%A0%E7%82%BA%E8%BF%91%E5%B9%B4%E4%B8%BB%E6%89%93%E6%B5%B7%E5%A4%96%E6%A5%AD%E5%8B%99%EF%BC%8C%E5%A2%9E%E9%95%B7%E5%8B%95%E5%8A%9B%E4%BA%A6%E4%BE%9D%E8%B3%B4%E6%B5%B7%E5%A4%96%E6%A5%AD%E5%8B%99%EF%BC%8C%E5%85%AC%E5%8F%B8%E4%BB%8A%E5%B9%B4%E8%A8%82%E4%B8%8B%E6%B5%B7%E5%A4%96%E6%A5%AD%E5%8B%99%E6%9C%896%200" w:history="1">
        <w:r w:rsidRPr="00C86B6D">
          <w:rPr>
            <w:rStyle w:val="af0"/>
            <w:rFonts w:ascii="Times New Roman" w:eastAsia="微软雅黑" w:hAnsi="Times New Roman" w:cs="Times New Roman"/>
            <w:sz w:val="22"/>
            <w:szCs w:val="22"/>
          </w:rPr>
          <w:t>〖專家分析〗關稅措施</w:t>
        </w:r>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重擊拼多多？</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w:t>
      </w:r>
    </w:p>
    <w:p w14:paraId="7CC41FE0" w14:textId="77777777" w:rsidR="00C86B6D" w:rsidRPr="00C86B6D" w:rsidRDefault="00C86B6D" w:rsidP="00C86B6D">
      <w:pPr>
        <w:numPr>
          <w:ilvl w:val="0"/>
          <w:numId w:val="1096"/>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Temu</w:t>
      </w:r>
      <w:r w:rsidRPr="00C86B6D">
        <w:rPr>
          <w:rFonts w:ascii="Times New Roman" w:eastAsia="微软雅黑" w:hAnsi="Times New Roman" w:cs="Times New Roman"/>
          <w:b/>
          <w:bCs/>
          <w:sz w:val="22"/>
          <w:szCs w:val="22"/>
        </w:rPr>
        <w:t>扩张预期的演变：作为拼多多出海的先锋，</w:t>
      </w:r>
      <w:r w:rsidRPr="00C86B6D">
        <w:rPr>
          <w:rFonts w:ascii="Times New Roman" w:eastAsia="微软雅黑" w:hAnsi="Times New Roman" w:cs="Times New Roman"/>
          <w:b/>
          <w:bCs/>
          <w:sz w:val="22"/>
          <w:szCs w:val="22"/>
        </w:rPr>
        <w:t>Temu</w:t>
      </w:r>
      <w:r w:rsidRPr="00C86B6D">
        <w:rPr>
          <w:rFonts w:ascii="Times New Roman" w:eastAsia="微软雅黑" w:hAnsi="Times New Roman" w:cs="Times New Roman"/>
          <w:b/>
          <w:bCs/>
          <w:sz w:val="22"/>
          <w:szCs w:val="22"/>
        </w:rPr>
        <w:t>在</w:t>
      </w:r>
      <w:r w:rsidRPr="00C86B6D">
        <w:rPr>
          <w:rFonts w:ascii="Times New Roman" w:eastAsia="微软雅黑" w:hAnsi="Times New Roman" w:cs="Times New Roman"/>
          <w:b/>
          <w:bCs/>
          <w:sz w:val="22"/>
          <w:szCs w:val="22"/>
        </w:rPr>
        <w:t>2023-2024</w:t>
      </w:r>
      <w:r w:rsidRPr="00C86B6D">
        <w:rPr>
          <w:rFonts w:ascii="Times New Roman" w:eastAsia="微软雅黑" w:hAnsi="Times New Roman" w:cs="Times New Roman"/>
          <w:b/>
          <w:bCs/>
          <w:sz w:val="22"/>
          <w:szCs w:val="22"/>
        </w:rPr>
        <w:t>年北美市场高速崛起，一度在美国</w:t>
      </w:r>
      <w:r w:rsidRPr="00C86B6D">
        <w:rPr>
          <w:rFonts w:ascii="Times New Roman" w:eastAsia="微软雅黑" w:hAnsi="Times New Roman" w:cs="Times New Roman"/>
          <w:b/>
          <w:bCs/>
          <w:sz w:val="22"/>
          <w:szCs w:val="22"/>
        </w:rPr>
        <w:t>App</w:t>
      </w:r>
      <w:r w:rsidRPr="00C86B6D">
        <w:rPr>
          <w:rFonts w:ascii="Times New Roman" w:eastAsia="微软雅黑" w:hAnsi="Times New Roman" w:cs="Times New Roman"/>
          <w:b/>
          <w:bCs/>
          <w:sz w:val="22"/>
          <w:szCs w:val="22"/>
        </w:rPr>
        <w:t>下载榜名列前茅，凭借极致低价和大规模补贴快速吸引用户</w:t>
      </w:r>
      <w:r w:rsidRPr="00C86B6D">
        <w:rPr>
          <w:rFonts w:ascii="Times New Roman" w:eastAsia="微软雅黑" w:hAnsi="Times New Roman" w:cs="Times New Roman"/>
          <w:b/>
          <w:bCs/>
          <w:sz w:val="22"/>
          <w:szCs w:val="22"/>
        </w:rPr>
        <w:t xml:space="preserve"> (</w:t>
      </w:r>
      <w:hyperlink r:id="rId133" w:anchor=":~:text=9%E6%9C%881%E6%97%A5%EF%BC%8C%E6%8B%BC%E5%A4%9A%E5%A4%9A%E6%97%97%E4%B8%8B%E8%B7%A8%E5%A2%83%E7%94%B5%E5%95%86%E5%B9%B3%E5%8F%B0%E2%80%9CTemu%E2%80%9D%E6%AD%A3%E5%BC%8F%E4%B8%8A%E7%BA%BF%EF%BC%8C%E4%B8%BB%E6%94%BBShein%E7%9A%84%E8%85%B9%E5%9C%B0%E5%8C%97%E7%BE%8E%E5%B8%82%E5%9C%BA%EF%BC%8C%E5%B9%B6%E5%BF%AB%E9%80%9F%E6%8B%93%E5%B1%95%E8%87%B3%E9%9D%9E%E6%B4%B2%E5%92%8C%E5%8A%A0%E6%8B%BF%E5%A4%A7%E5%B8%82%E5%9C%BA%EF%BC%8C%E4%B8%80%E8%BE%B9%E4%BD%8E%E4%BB%B7%E8%A1%A5%E8%B4%B4%E6%8A%A2%E7%94%A8%E6%88%B7%EF%BC%8C%E4%B8%80%E8%BE%B9%E6%94%BE%E5%87%BA%E4%BC%98%E6%83%A0%E6%9D%A1%E4%BB%B6%E6%8A%A2%E4%BE%9B%E5%BA%94%E5%95%86%EF%BC%8C%20%E4%B8%80%E8%BE%B9%E4%BB%A5%E9%AB%98%E4%BB%B7%E2%80%9C%E6%8C%96%E2%80%9DShein%20" w:history="1">
        <w:r w:rsidRPr="00C86B6D">
          <w:rPr>
            <w:rStyle w:val="af0"/>
            <w:rFonts w:ascii="Times New Roman" w:eastAsia="微软雅黑" w:hAnsi="Times New Roman" w:cs="Times New Roman"/>
            <w:b/>
            <w:bCs/>
            <w:sz w:val="22"/>
            <w:szCs w:val="22"/>
          </w:rPr>
          <w:t>拼多多出海第一刀，</w:t>
        </w:r>
        <w:r w:rsidRPr="00C86B6D">
          <w:rPr>
            <w:rStyle w:val="af0"/>
            <w:rFonts w:ascii="Times New Roman" w:eastAsia="微软雅黑" w:hAnsi="Times New Roman" w:cs="Times New Roman"/>
            <w:b/>
            <w:bCs/>
            <w:sz w:val="22"/>
            <w:szCs w:val="22"/>
          </w:rPr>
          <w:t>“</w:t>
        </w:r>
        <w:r w:rsidRPr="00C86B6D">
          <w:rPr>
            <w:rStyle w:val="af0"/>
            <w:rFonts w:ascii="Times New Roman" w:eastAsia="微软雅黑" w:hAnsi="Times New Roman" w:cs="Times New Roman"/>
            <w:b/>
            <w:bCs/>
            <w:sz w:val="22"/>
            <w:szCs w:val="22"/>
          </w:rPr>
          <w:t>砍</w:t>
        </w:r>
        <w:r w:rsidRPr="00C86B6D">
          <w:rPr>
            <w:rStyle w:val="af0"/>
            <w:rFonts w:ascii="Times New Roman" w:eastAsia="微软雅黑" w:hAnsi="Times New Roman" w:cs="Times New Roman"/>
            <w:b/>
            <w:bCs/>
            <w:sz w:val="22"/>
            <w:szCs w:val="22"/>
          </w:rPr>
          <w:t>”</w:t>
        </w:r>
        <w:r w:rsidRPr="00C86B6D">
          <w:rPr>
            <w:rStyle w:val="af0"/>
            <w:rFonts w:ascii="Times New Roman" w:eastAsia="微软雅黑" w:hAnsi="Times New Roman" w:cs="Times New Roman"/>
            <w:b/>
            <w:bCs/>
            <w:sz w:val="22"/>
            <w:szCs w:val="22"/>
          </w:rPr>
          <w:t>向</w:t>
        </w:r>
        <w:r w:rsidRPr="00C86B6D">
          <w:rPr>
            <w:rStyle w:val="af0"/>
            <w:rFonts w:ascii="Times New Roman" w:eastAsia="微软雅黑" w:hAnsi="Times New Roman" w:cs="Times New Roman"/>
            <w:b/>
            <w:bCs/>
            <w:sz w:val="22"/>
            <w:szCs w:val="22"/>
          </w:rPr>
          <w:t xml:space="preserve">Shein | </w:t>
        </w:r>
        <w:r w:rsidRPr="00C86B6D">
          <w:rPr>
            <w:rStyle w:val="af0"/>
            <w:rFonts w:ascii="Times New Roman" w:eastAsia="微软雅黑" w:hAnsi="Times New Roman" w:cs="Times New Roman"/>
            <w:b/>
            <w:bCs/>
            <w:sz w:val="22"/>
            <w:szCs w:val="22"/>
          </w:rPr>
          <w:t>人人都是产品经理</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。市场最初对</w:t>
      </w:r>
      <w:r w:rsidRPr="00C86B6D">
        <w:rPr>
          <w:rFonts w:ascii="Times New Roman" w:eastAsia="微软雅黑" w:hAnsi="Times New Roman" w:cs="Times New Roman"/>
          <w:b/>
          <w:bCs/>
          <w:sz w:val="22"/>
          <w:szCs w:val="22"/>
        </w:rPr>
        <w:t>Temu</w:t>
      </w:r>
      <w:r w:rsidRPr="00C86B6D">
        <w:rPr>
          <w:rFonts w:ascii="Times New Roman" w:eastAsia="微软雅黑" w:hAnsi="Times New Roman" w:cs="Times New Roman"/>
          <w:b/>
          <w:bCs/>
          <w:sz w:val="22"/>
          <w:szCs w:val="22"/>
        </w:rPr>
        <w:t>寄予厚望，认为其有潜力挑战</w:t>
      </w:r>
      <w:r w:rsidRPr="00C86B6D">
        <w:rPr>
          <w:rFonts w:ascii="Times New Roman" w:eastAsia="微软雅黑" w:hAnsi="Times New Roman" w:cs="Times New Roman"/>
          <w:b/>
          <w:bCs/>
          <w:sz w:val="22"/>
          <w:szCs w:val="22"/>
        </w:rPr>
        <w:t>Shein</w:t>
      </w:r>
      <w:r w:rsidRPr="00C86B6D">
        <w:rPr>
          <w:rFonts w:ascii="Times New Roman" w:eastAsia="微软雅黑" w:hAnsi="Times New Roman" w:cs="Times New Roman"/>
          <w:b/>
          <w:bCs/>
          <w:sz w:val="22"/>
          <w:szCs w:val="22"/>
        </w:rPr>
        <w:t>甚至亚马逊等巨头</w:t>
      </w:r>
      <w:r w:rsidRPr="00C86B6D">
        <w:rPr>
          <w:rFonts w:ascii="Times New Roman" w:eastAsia="微软雅黑" w:hAnsi="Times New Roman" w:cs="Times New Roman"/>
          <w:b/>
          <w:bCs/>
          <w:sz w:val="22"/>
          <w:szCs w:val="22"/>
        </w:rPr>
        <w:t xml:space="preserve"> (</w:t>
      </w:r>
      <w:hyperlink r:id="rId134" w:anchor=":~:text=Temu%E7%9A%84%E5%85%A8%E7%90%83%E5%BE%81%E9%80%94%EF%BC%9A%E6%8B%BC%E5%A4%9A%E5%A4%9A%E5%A6%82%E4%BD%95%E4%BB%8E%E5%8C%97%E7%BE%8E%E5%88%B0%E6%AC%A7%E6%B4%B2%E5%BF%AB%E9%80%9F%E5%B4%9B%E8%B5%B7%E5%B9%B6%E6%8C%91%E6%88%98%E4%BA%9A%E9%A9%AC%E9%80%8A%20Temu%E7%9A%84%E5%BF%AB%E9%80%9F%E5%A2%9E%E9%95%BF%E5%AF%B9%E4%BA%9A%E9%A9%AC%E9%80%8A%E7%AD%89%E4%BC%A0%E7%BB%9F%E7%94%B5%E5%95%86%E5%B7%A8%E5%A4%B4%E6%9E%84%E6%88%90%E4%BA%86%E6%8C%91%E6%88%98%E3%80%82%E5%B0%BD%E7%AE%A1%E4%BA%9A%E9%A9%AC%E9%80%8A%E5%9C%A8%E7%BE%8E%E5%9B%BD%E5%B8%82%E5%9C%BA%E7%9A%84%E4%BB%BD%E9%A2%9D%E4%BB%8D%E7%84%B6%E9%A2%86%E5%85%88%EF%BC%8C%E4%BD%86%E6%98%AFTemu%E7%9A%84%E5%B8%82%E5%9C%BA%E4%BB%BD%E9%A2%9D%E5%A2%9E%E9%95%BF%E9%80%9F%E5%BA%A6%E8%A1%A8%E6%98%8E%E4%BA%86%E5%85%B6%E5%9C%A8%E6%B6%88%E8%B4%B9%E8%80%85%E4%B8%AD%E7%9A%84%E5%8F%97%E6%AC%A2%E8%BF%8E%E7%A8%8B%E5%BA%A6%E3%80%82" w:history="1">
        <w:r w:rsidRPr="00C86B6D">
          <w:rPr>
            <w:rStyle w:val="af0"/>
            <w:rFonts w:ascii="Times New Roman" w:eastAsia="微软雅黑" w:hAnsi="Times New Roman" w:cs="Times New Roman"/>
            <w:b/>
            <w:bCs/>
            <w:sz w:val="22"/>
            <w:szCs w:val="22"/>
          </w:rPr>
          <w:t>Temu</w:t>
        </w:r>
        <w:r w:rsidRPr="00C86B6D">
          <w:rPr>
            <w:rStyle w:val="af0"/>
            <w:rFonts w:ascii="Times New Roman" w:eastAsia="微软雅黑" w:hAnsi="Times New Roman" w:cs="Times New Roman"/>
            <w:b/>
            <w:bCs/>
            <w:sz w:val="22"/>
            <w:szCs w:val="22"/>
          </w:rPr>
          <w:t>的全球征途：拼多多如何从北美到欧洲快速崛起并挑战亚马逊</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。然而，随着扩张深入，</w:t>
      </w:r>
      <w:r w:rsidRPr="00C86B6D">
        <w:rPr>
          <w:rFonts w:ascii="Times New Roman" w:eastAsia="微软雅黑" w:hAnsi="Times New Roman" w:cs="Times New Roman"/>
          <w:b/>
          <w:bCs/>
          <w:sz w:val="22"/>
          <w:szCs w:val="22"/>
        </w:rPr>
        <w:t>Temu</w:t>
      </w:r>
      <w:r w:rsidRPr="00C86B6D">
        <w:rPr>
          <w:rFonts w:ascii="Times New Roman" w:eastAsia="微软雅黑" w:hAnsi="Times New Roman" w:cs="Times New Roman"/>
          <w:b/>
          <w:bCs/>
          <w:sz w:val="22"/>
          <w:szCs w:val="22"/>
        </w:rPr>
        <w:t>也面临诸多反馈和挑战：消费者对超低价商品的质量和物流时效</w:t>
      </w:r>
      <w:r w:rsidRPr="00C86B6D">
        <w:rPr>
          <w:rFonts w:ascii="Times New Roman" w:eastAsia="微软雅黑" w:hAnsi="Times New Roman" w:cs="Times New Roman"/>
          <w:sz w:val="22"/>
          <w:szCs w:val="22"/>
        </w:rPr>
        <w:t>有所抱怨，持续高补贴策略导致亏损扩大，商家供应链管理复杂度上升等。尤其是美国关税政策的不确定性，让市场对</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北美扩张的预期从乐观转为谨慎。数据显示，在特朗普宣布可能取消免税政策后的短短</w:t>
      </w:r>
      <w:r w:rsidRPr="00C86B6D">
        <w:rPr>
          <w:rFonts w:ascii="Times New Roman" w:eastAsia="微软雅黑" w:hAnsi="Times New Roman" w:cs="Times New Roman"/>
          <w:sz w:val="22"/>
          <w:szCs w:val="22"/>
        </w:rPr>
        <w:t>5</w:t>
      </w:r>
      <w:r w:rsidRPr="00C86B6D">
        <w:rPr>
          <w:rFonts w:ascii="Times New Roman" w:eastAsia="微软雅黑" w:hAnsi="Times New Roman" w:cs="Times New Roman"/>
          <w:sz w:val="22"/>
          <w:szCs w:val="22"/>
        </w:rPr>
        <w:t>天内，</w:t>
      </w:r>
      <w:r w:rsidRPr="00C86B6D">
        <w:rPr>
          <w:rFonts w:ascii="Times New Roman" w:eastAsia="微软雅黑" w:hAnsi="Times New Roman" w:cs="Times New Roman"/>
          <w:sz w:val="22"/>
          <w:szCs w:val="22"/>
        </w:rPr>
        <w:t>Shein</w:t>
      </w:r>
      <w:r w:rsidRPr="00C86B6D">
        <w:rPr>
          <w:rFonts w:ascii="Times New Roman" w:eastAsia="微软雅黑" w:hAnsi="Times New Roman" w:cs="Times New Roman"/>
          <w:sz w:val="22"/>
          <w:szCs w:val="22"/>
        </w:rPr>
        <w:t>在美销售额骤降</w:t>
      </w:r>
      <w:r w:rsidRPr="00C86B6D">
        <w:rPr>
          <w:rFonts w:ascii="Times New Roman" w:eastAsia="微软雅黑" w:hAnsi="Times New Roman" w:cs="Times New Roman"/>
          <w:sz w:val="22"/>
          <w:szCs w:val="22"/>
        </w:rPr>
        <w:t>16%-41%</w:t>
      </w:r>
      <w:r w:rsidRPr="00C86B6D">
        <w:rPr>
          <w:rFonts w:ascii="Times New Roman" w:eastAsia="微软雅黑" w:hAnsi="Times New Roman" w:cs="Times New Roman"/>
          <w:sz w:val="22"/>
          <w:szCs w:val="22"/>
        </w:rPr>
        <w:t>，而</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销量也大跌</w:t>
      </w:r>
      <w:r w:rsidRPr="00C86B6D">
        <w:rPr>
          <w:rFonts w:ascii="Times New Roman" w:eastAsia="微软雅黑" w:hAnsi="Times New Roman" w:cs="Times New Roman"/>
          <w:sz w:val="22"/>
          <w:szCs w:val="22"/>
        </w:rPr>
        <w:t>32% (</w:t>
      </w:r>
      <w:hyperlink r:id="rId135" w:anchor=":~:text=AMZ123%E8%8E%B7%E6%82%89%EF%BC%8C%E6%A0%B9%E6%8D%AE%E5%BD%AD%E5%8D%9A%E7%A4%BE%E7%9A%84%E6%8A%A5%E9%81%93%EF%BC%8C%E8%87%AA2025%E5%B9%B42%E6%9C%885%E6%97%A5%E8%B5%B7%E7%9A%84%E4%BA%94%E5%A4%A9%E5%86%85%EF%BC%8CShein%E5%9C%A8%E7%BE%8E%E5%9B%BD%E7%9A%84%E9%94%80%E5%94%AE%E9%A2%9D%E4%B8%8B%E9%99%8D%E4%BA%8616" w:history="1">
        <w:r w:rsidRPr="00C86B6D">
          <w:rPr>
            <w:rStyle w:val="af0"/>
            <w:rFonts w:ascii="Times New Roman" w:eastAsia="微软雅黑" w:hAnsi="Times New Roman" w:cs="Times New Roman"/>
            <w:sz w:val="22"/>
            <w:szCs w:val="22"/>
          </w:rPr>
          <w:t>受</w:t>
        </w:r>
        <w:r w:rsidRPr="00C86B6D">
          <w:rPr>
            <w:rStyle w:val="af0"/>
            <w:rFonts w:ascii="Times New Roman" w:eastAsia="微软雅黑" w:hAnsi="Times New Roman" w:cs="Times New Roman"/>
            <w:sz w:val="22"/>
            <w:szCs w:val="22"/>
          </w:rPr>
          <w:t>T86</w:t>
        </w:r>
        <w:r w:rsidRPr="00C86B6D">
          <w:rPr>
            <w:rStyle w:val="af0"/>
            <w:rFonts w:ascii="Times New Roman" w:eastAsia="微软雅黑" w:hAnsi="Times New Roman" w:cs="Times New Roman"/>
            <w:sz w:val="22"/>
            <w:szCs w:val="22"/>
          </w:rPr>
          <w:t>政策影响，</w:t>
        </w:r>
        <w:r w:rsidRPr="00C86B6D">
          <w:rPr>
            <w:rStyle w:val="af0"/>
            <w:rFonts w:ascii="Times New Roman" w:eastAsia="微软雅黑" w:hAnsi="Times New Roman" w:cs="Times New Roman"/>
            <w:sz w:val="22"/>
            <w:szCs w:val="22"/>
          </w:rPr>
          <w:t>Shein</w:t>
        </w:r>
        <w:r w:rsidRPr="00C86B6D">
          <w:rPr>
            <w:rStyle w:val="af0"/>
            <w:rFonts w:ascii="Times New Roman" w:eastAsia="微软雅黑" w:hAnsi="Times New Roman" w:cs="Times New Roman"/>
            <w:sz w:val="22"/>
            <w:szCs w:val="22"/>
          </w:rPr>
          <w:t>和</w:t>
        </w:r>
        <w:r w:rsidRPr="00C86B6D">
          <w:rPr>
            <w:rStyle w:val="af0"/>
            <w:rFonts w:ascii="Times New Roman" w:eastAsia="微软雅黑" w:hAnsi="Times New Roman" w:cs="Times New Roman"/>
            <w:sz w:val="22"/>
            <w:szCs w:val="22"/>
          </w:rPr>
          <w:t>Temu</w:t>
        </w:r>
        <w:r w:rsidRPr="00C86B6D">
          <w:rPr>
            <w:rStyle w:val="af0"/>
            <w:rFonts w:ascii="Times New Roman" w:eastAsia="微软雅黑" w:hAnsi="Times New Roman" w:cs="Times New Roman"/>
            <w:sz w:val="22"/>
            <w:szCs w:val="22"/>
          </w:rPr>
          <w:t>销售额急降</w:t>
        </w:r>
        <w:r w:rsidRPr="00C86B6D">
          <w:rPr>
            <w:rStyle w:val="af0"/>
            <w:rFonts w:ascii="Times New Roman" w:eastAsia="微软雅黑" w:hAnsi="Times New Roman" w:cs="Times New Roman"/>
            <w:sz w:val="22"/>
            <w:szCs w:val="22"/>
          </w:rPr>
          <w:t>-AMZ123</w:t>
        </w:r>
        <w:r w:rsidRPr="00C86B6D">
          <w:rPr>
            <w:rStyle w:val="af0"/>
            <w:rFonts w:ascii="Times New Roman" w:eastAsia="微软雅黑" w:hAnsi="Times New Roman" w:cs="Times New Roman"/>
            <w:sz w:val="22"/>
            <w:szCs w:val="22"/>
          </w:rPr>
          <w:t>跨境导航</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。这反映出政策变化已令消费者行为和平台销售受到直接影响。此外，</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开始计划开拓其他地区市场（如加拿大、欧洲、东南亚、中东），试图分散对美国的依赖</w:t>
      </w:r>
      <w:r w:rsidRPr="00C86B6D">
        <w:rPr>
          <w:rFonts w:ascii="Times New Roman" w:eastAsia="微软雅黑" w:hAnsi="Times New Roman" w:cs="Times New Roman"/>
          <w:sz w:val="22"/>
          <w:szCs w:val="22"/>
        </w:rPr>
        <w:t xml:space="preserve"> (</w:t>
      </w:r>
      <w:hyperlink r:id="rId136" w:anchor=":~:text=0" w:history="1">
        <w:r w:rsidRPr="00C86B6D">
          <w:rPr>
            <w:rStyle w:val="af0"/>
            <w:rFonts w:ascii="Times New Roman" w:eastAsia="微软雅黑" w:hAnsi="Times New Roman" w:cs="Times New Roman"/>
            <w:sz w:val="22"/>
            <w:szCs w:val="22"/>
          </w:rPr>
          <w:t>〖專家分析〗關稅措施</w:t>
        </w:r>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重擊拼多多？</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。总体而言，</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曾被视为拼多多新的增长引擎，但近期外部环境使其前景蒙上阴影，投资者情绪也从最初的狂热转为观望。</w:t>
      </w:r>
    </w:p>
    <w:p w14:paraId="0B07DA80" w14:textId="77777777" w:rsidR="00C86B6D" w:rsidRPr="00C86B6D" w:rsidRDefault="00C86B6D" w:rsidP="00C86B6D">
      <w:pPr>
        <w:numPr>
          <w:ilvl w:val="0"/>
          <w:numId w:val="1096"/>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中国宏观经济与监管环境变化：</w:t>
      </w:r>
      <w:r w:rsidRPr="00C86B6D">
        <w:rPr>
          <w:rFonts w:ascii="Times New Roman" w:eastAsia="微软雅黑" w:hAnsi="Times New Roman" w:cs="Times New Roman"/>
          <w:b/>
          <w:bCs/>
          <w:sz w:val="22"/>
          <w:szCs w:val="22"/>
        </w:rPr>
        <w:t>2024</w:t>
      </w:r>
      <w:r w:rsidRPr="00C86B6D">
        <w:rPr>
          <w:rFonts w:ascii="Times New Roman" w:eastAsia="微软雅黑" w:hAnsi="Times New Roman" w:cs="Times New Roman"/>
          <w:b/>
          <w:bCs/>
          <w:sz w:val="22"/>
          <w:szCs w:val="22"/>
        </w:rPr>
        <w:t>年底至</w:t>
      </w:r>
      <w:r w:rsidRPr="00C86B6D">
        <w:rPr>
          <w:rFonts w:ascii="Times New Roman" w:eastAsia="微软雅黑" w:hAnsi="Times New Roman" w:cs="Times New Roman"/>
          <w:b/>
          <w:bCs/>
          <w:sz w:val="22"/>
          <w:szCs w:val="22"/>
        </w:rPr>
        <w:t>2025</w:t>
      </w:r>
      <w:r w:rsidRPr="00C86B6D">
        <w:rPr>
          <w:rFonts w:ascii="Times New Roman" w:eastAsia="微软雅黑" w:hAnsi="Times New Roman" w:cs="Times New Roman"/>
          <w:b/>
          <w:bCs/>
          <w:sz w:val="22"/>
          <w:szCs w:val="22"/>
        </w:rPr>
        <w:t>年初，中国宏观经济在疫情后复苏放缓，居民消费增长不及预期，这对主要依赖内需的电商行业形成潜在压力。同时，互联网监管政策也出现新的动向：监管层从此前的反垄断整顿</w:t>
      </w:r>
      <w:r w:rsidRPr="00C86B6D">
        <w:rPr>
          <w:rFonts w:ascii="Times New Roman" w:eastAsia="微软雅黑" w:hAnsi="Times New Roman" w:cs="Times New Roman"/>
          <w:sz w:val="22"/>
          <w:szCs w:val="22"/>
        </w:rPr>
        <w:t>逐步转向</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促发展与规范并重</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年伊始，国家市场监管总局在发布会上强调将促进平台规则公平透明、降低平台内商户成本负担、净化直播电商生态，以规范市场竞争秩序</w:t>
      </w:r>
      <w:r w:rsidRPr="00C86B6D">
        <w:rPr>
          <w:rFonts w:ascii="Times New Roman" w:eastAsia="微软雅黑" w:hAnsi="Times New Roman" w:cs="Times New Roman"/>
          <w:sz w:val="22"/>
          <w:szCs w:val="22"/>
        </w:rPr>
        <w:t xml:space="preserve"> (</w:t>
      </w:r>
      <w:hyperlink r:id="rId137" w:anchor=":~:text=2025%E5%B9%B4%E4%BC%8A%E5%A7%8B%EF%BC%8C%E5%9B%BD%E5%AE%B6%E5%B8%82%E5%9C%BA%E7%9B%91%E7%AE%A1%E6%80%BB%E5%B1%80%E5%9C%A8%E5%9B%BD%E6%96%B0%E5%8A%9E%E4%B8%BE%E5%8A%9E%E7%9A%84%E2%80%9C%E4%B8%AD%E5%9B%BD%E7%BB%8F%E6%B5%8E%E9%AB%98%E8%B4%A8%E9%87%8F%E5%8F%91%E5%B1%95%E6%88%90%E6%95%88%E2%80%9D%E7%B3%BB%E5%88%97%E6%96%B0%E9%97%BB%E5%8F%91%E5%B8%83%E4%BC%9A%E6%8C%87%E5%87%BA%EF%BC%8C%E5%B0%86%E4%BB%8E%E4%BF%83%E8%BF%9B%E5%B9%B3%E5%8F%B0%E8%A7%84%E5%88%99%E5%85%AC%E5%B9%B3%E9%80%8F%E6%98%8E%E3%80%81%E9%99%8D%E4%BD%8E%E5%B9%B3%E5%8F%B0%E5%86%85%E5%95%86%E6%88%B7%E6%88%90%E6%9C%AC%E8%B4%9F%E6%8B%85%E3%80%81%E5%87%80%E5%8C%96%E7%9B%B4%E6%92%AD%E7%94%B5%E5%95%86%E8%A1%8C%E4%B8%9A%E7%94%9F%20%E6%80%81%E7%AD%89%E6%96%B9%E9%9D%A2%E7%9D%80%E5%8A%9B%E8%A7%84%E8%8C%83%E5%B8%82%E5%9C%BA%E7%AB%9E%E4%BA%89%E7%A7%A9%E5%BA%8F%E3%80%82%E5%9B%BD%E5%AE%B6%E5%B8%82%E5%9C%BA%E7%9B%91%E7%AE%A1%E6%80%BB%E5%B1%80%E7%9B%B8%E5%85%B3%E8%B4%9F%E8%B4%A3%E4%BA%BA%E8%A1%A8%E7%A4%BA%EF%BC%8C%E4%BF%83%E8%BF%9B%E5%B9%B3%E5%8F%B0%E7%BB%8F%E6%B5%8E%E5%81%A5%E5%BA%B7%E5%8F%91%E5%B1%95%E4%BA%8B%E5%85%B3%E6%89%A9%E5%86%85%E9%9C%80%E3%80%81%E7%A8%B3%E5%B0%B1%E4%B8%9A%E3%80%81%E6%83%A0%E6%B0%91%E7%94%9F%EF%BC%8C%E4%B9%9F%E4%BA%8B%E5%85%B3%E8%B5%8B%E8%83%BD%E5%AE%9E%E4%BD%93%E7%BB%8F%E6%B5%8E%E5%92%8C%E4%BF%83%E8%BF%9B%E6%96%B0%E8%B4%A8%E7%94%9F%E4%BA%A7%E5%8A%9B%E5%8F%91%E5%B1%95%E3%80%82" w:history="1">
        <w:r w:rsidRPr="00C86B6D">
          <w:rPr>
            <w:rStyle w:val="af0"/>
            <w:rFonts w:ascii="Times New Roman" w:eastAsia="微软雅黑" w:hAnsi="Times New Roman" w:cs="Times New Roman"/>
            <w:sz w:val="22"/>
            <w:szCs w:val="22"/>
          </w:rPr>
          <w:t>拼多多全面构建多方共赢生态推动</w:t>
        </w:r>
        <w:r w:rsidRPr="00C86B6D">
          <w:rPr>
            <w:rStyle w:val="af0"/>
            <w:rFonts w:ascii="Times New Roman" w:eastAsia="微软雅黑" w:hAnsi="Times New Roman" w:cs="Times New Roman"/>
            <w:sz w:val="22"/>
            <w:szCs w:val="22"/>
          </w:rPr>
          <w:t>“</w:t>
        </w:r>
        <w:r w:rsidRPr="00C86B6D">
          <w:rPr>
            <w:rStyle w:val="af0"/>
            <w:rFonts w:ascii="Times New Roman" w:eastAsia="微软雅黑" w:hAnsi="Times New Roman" w:cs="Times New Roman"/>
            <w:sz w:val="22"/>
            <w:szCs w:val="22"/>
          </w:rPr>
          <w:t>新质供给</w:t>
        </w:r>
        <w:r w:rsidRPr="00C86B6D">
          <w:rPr>
            <w:rStyle w:val="af0"/>
            <w:rFonts w:ascii="Times New Roman" w:eastAsia="微软雅黑" w:hAnsi="Times New Roman" w:cs="Times New Roman"/>
            <w:sz w:val="22"/>
            <w:szCs w:val="22"/>
          </w:rPr>
          <w:t>”-</w:t>
        </w:r>
        <w:r w:rsidRPr="00C86B6D">
          <w:rPr>
            <w:rStyle w:val="af0"/>
            <w:rFonts w:ascii="Times New Roman" w:eastAsia="微软雅黑" w:hAnsi="Times New Roman" w:cs="Times New Roman"/>
            <w:sz w:val="22"/>
            <w:szCs w:val="22"/>
          </w:rPr>
          <w:t>中新网</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。这意味着政府希望平台企业加大对商家的让利和支持。拼多多迅速响应政策号召，在</w:t>
      </w:r>
      <w:r w:rsidRPr="00C86B6D">
        <w:rPr>
          <w:rFonts w:ascii="Times New Roman" w:eastAsia="微软雅黑" w:hAnsi="Times New Roman" w:cs="Times New Roman"/>
          <w:sz w:val="22"/>
          <w:szCs w:val="22"/>
        </w:rPr>
        <w:t>1</w:t>
      </w:r>
      <w:r w:rsidRPr="00C86B6D">
        <w:rPr>
          <w:rFonts w:ascii="Times New Roman" w:eastAsia="微软雅黑" w:hAnsi="Times New Roman" w:cs="Times New Roman"/>
          <w:sz w:val="22"/>
          <w:szCs w:val="22"/>
        </w:rPr>
        <w:t>月成立了</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商家权益保护委员会</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，随后推出了一系列惠商举措，并据传计划未来三年投入高达</w:t>
      </w:r>
      <w:r w:rsidRPr="00C86B6D">
        <w:rPr>
          <w:rFonts w:ascii="Times New Roman" w:eastAsia="微软雅黑" w:hAnsi="Times New Roman" w:cs="Times New Roman"/>
          <w:b/>
          <w:bCs/>
          <w:sz w:val="22"/>
          <w:szCs w:val="22"/>
        </w:rPr>
        <w:t>1000</w:t>
      </w:r>
      <w:r w:rsidRPr="00C86B6D">
        <w:rPr>
          <w:rFonts w:ascii="Times New Roman" w:eastAsia="微软雅黑" w:hAnsi="Times New Roman" w:cs="Times New Roman"/>
          <w:b/>
          <w:bCs/>
          <w:sz w:val="22"/>
          <w:szCs w:val="22"/>
        </w:rPr>
        <w:t>亿元人民币</w:t>
      </w:r>
      <w:r w:rsidRPr="00C86B6D">
        <w:rPr>
          <w:rFonts w:ascii="Times New Roman" w:eastAsia="微软雅黑" w:hAnsi="Times New Roman" w:cs="Times New Roman"/>
          <w:sz w:val="22"/>
          <w:szCs w:val="22"/>
        </w:rPr>
        <w:t>用于商家扶持</w:t>
      </w:r>
      <w:r w:rsidRPr="00C86B6D">
        <w:rPr>
          <w:rFonts w:ascii="Times New Roman" w:eastAsia="微软雅黑" w:hAnsi="Times New Roman" w:cs="Times New Roman"/>
          <w:sz w:val="22"/>
          <w:szCs w:val="22"/>
        </w:rPr>
        <w:t xml:space="preserve"> (</w:t>
      </w:r>
      <w:hyperlink r:id="rId138" w:anchor=":~:text=21%E4%B8%96%E7%BA%AA%E7%BB%8F%E6%B5%8E%E6%8A%A5%E9%81%93%E8%AE%B0%E8%80%85%20%E8%91%A3%E9%9D%99%E6%80%A1%20%E4%B8%8A%E6%B5%B7%E6%8A%A5%E9%81%93" w:history="1">
        <w:r w:rsidRPr="00C86B6D">
          <w:rPr>
            <w:rStyle w:val="af0"/>
            <w:rFonts w:ascii="Times New Roman" w:eastAsia="微软雅黑" w:hAnsi="Times New Roman" w:cs="Times New Roman"/>
            <w:sz w:val="22"/>
            <w:szCs w:val="22"/>
          </w:rPr>
          <w:t>传再投千亿元加码商家扶持，拼多多高质量发展战略再升级</w:t>
        </w:r>
        <w:r w:rsidRPr="00C86B6D">
          <w:rPr>
            <w:rStyle w:val="af0"/>
            <w:rFonts w:ascii="Times New Roman" w:eastAsia="微软雅黑" w:hAnsi="Times New Roman" w:cs="Times New Roman"/>
            <w:sz w:val="22"/>
            <w:szCs w:val="22"/>
          </w:rPr>
          <w:t xml:space="preserve"> - 21</w:t>
        </w:r>
        <w:r w:rsidRPr="00C86B6D">
          <w:rPr>
            <w:rStyle w:val="af0"/>
            <w:rFonts w:ascii="Times New Roman" w:eastAsia="微软雅黑" w:hAnsi="Times New Roman" w:cs="Times New Roman"/>
            <w:sz w:val="22"/>
            <w:szCs w:val="22"/>
          </w:rPr>
          <w:t>经济网</w:t>
        </w:r>
      </w:hyperlink>
      <w:r w:rsidRPr="00C86B6D">
        <w:rPr>
          <w:rFonts w:ascii="Times New Roman" w:eastAsia="微软雅黑" w:hAnsi="Times New Roman" w:cs="Times New Roman"/>
          <w:sz w:val="22"/>
          <w:szCs w:val="22"/>
        </w:rPr>
        <w:t>) (</w:t>
      </w:r>
      <w:hyperlink r:id="rId139" w:anchor=":~:text=%E4%BC%A0%E5%86%8D%E6%8A%95%E5%8D%83%E4%BA%BF%E5%85%83%E5%8A%A0%E7%A0%81%E5%95%86%E5%AE%B6%E6%89%B6%E6%8C%81%EF%BC%8C%E6%8B%BC%E5%A4%9A%E5%A4%9A%E9%AB%98%E8%B4%A8%E9%87%8F%E5%8F%91%E5%B1%95%E6%88%98%E7%95%A5%E5%86%8D%E5%8D%87%E7%BA%A7" w:history="1">
        <w:r w:rsidRPr="00C86B6D">
          <w:rPr>
            <w:rStyle w:val="af0"/>
            <w:rFonts w:ascii="Times New Roman" w:eastAsia="微软雅黑" w:hAnsi="Times New Roman" w:cs="Times New Roman"/>
            <w:sz w:val="22"/>
            <w:szCs w:val="22"/>
          </w:rPr>
          <w:t>传再投千亿元加码商家扶持，拼多多高质量发</w:t>
        </w:r>
        <w:r w:rsidRPr="00C86B6D">
          <w:rPr>
            <w:rStyle w:val="af0"/>
            <w:rFonts w:ascii="Times New Roman" w:eastAsia="微软雅黑" w:hAnsi="Times New Roman" w:cs="Times New Roman"/>
            <w:sz w:val="22"/>
            <w:szCs w:val="22"/>
          </w:rPr>
          <w:lastRenderedPageBreak/>
          <w:t>展战略再升级</w:t>
        </w:r>
        <w:r w:rsidRPr="00C86B6D">
          <w:rPr>
            <w:rStyle w:val="af0"/>
            <w:rFonts w:ascii="Times New Roman" w:eastAsia="微软雅黑" w:hAnsi="Times New Roman" w:cs="Times New Roman"/>
            <w:sz w:val="22"/>
            <w:szCs w:val="22"/>
          </w:rPr>
          <w:t xml:space="preserve"> - 21</w:t>
        </w:r>
        <w:r w:rsidRPr="00C86B6D">
          <w:rPr>
            <w:rStyle w:val="af0"/>
            <w:rFonts w:ascii="Times New Roman" w:eastAsia="微软雅黑" w:hAnsi="Times New Roman" w:cs="Times New Roman"/>
            <w:sz w:val="22"/>
            <w:szCs w:val="22"/>
          </w:rPr>
          <w:t>经济网</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。虽然这些措施有助于平台长远生态健康，但短期内也意味着拼多多主动</w:t>
      </w:r>
      <w:r w:rsidRPr="00C86B6D">
        <w:rPr>
          <w:rFonts w:ascii="Times New Roman" w:eastAsia="微软雅黑" w:hAnsi="Times New Roman" w:cs="Times New Roman"/>
          <w:b/>
          <w:bCs/>
          <w:sz w:val="22"/>
          <w:szCs w:val="22"/>
        </w:rPr>
        <w:t>降低货币化率、让利商家</w:t>
      </w:r>
      <w:r w:rsidRPr="00C86B6D">
        <w:rPr>
          <w:rFonts w:ascii="Times New Roman" w:eastAsia="微软雅黑" w:hAnsi="Times New Roman" w:cs="Times New Roman"/>
          <w:sz w:val="22"/>
          <w:szCs w:val="22"/>
        </w:rPr>
        <w:t>，对利润率形成下行压力</w:t>
      </w:r>
      <w:r w:rsidRPr="00C86B6D">
        <w:rPr>
          <w:rFonts w:ascii="Times New Roman" w:eastAsia="微软雅黑" w:hAnsi="Times New Roman" w:cs="Times New Roman"/>
          <w:sz w:val="22"/>
          <w:szCs w:val="22"/>
        </w:rPr>
        <w:t xml:space="preserve"> (</w:t>
      </w:r>
      <w:hyperlink r:id="rId140" w:anchor=":~:text=%E8%87%AA2023%E5%B9%B44%E6%9C%88%E8%B5%B5%E4%BD%B3%E8%87%BB%E5%87%BA%E4%BB%BB%E9%9B%86%E5%9B%A2%E6%89%A7%E8%A1%8C%E8%91%A3%E4%BA%8B%E3%80%81%E8%81%94%E5%B8%AD%E9%A6%96%E5%B8%AD%E6%89%A7%E8%A1%8C%E5%AE%98%E4%BB%A5%E6%9D%A5%EF%BC%8C%E6%8B%BC%E5%A4%9A%E5%A4%9A%E4%BE%BF%E8%81%9A%E7%84%A6%E4%BA%8E%E9%AB%98%E8%B4%A8%E9%87%8F%E5%8F%91%E5%B1%95%E6%88%98%E7%95%A5%EF%BC%8C%E5%9C%A8%E5%B9%B3%E5%8F%B0%E7%94%9F%E6%80%81%E5%92%8C%E4%BA%A7%E4%B8%9A%E7%BA%B5%E6%B7%B1%E4%B8%8A%E6%8C%81%E7%BB%AD%E5%8F%91%E5%8A%9B%E3%80%822024%E5%B9%B4%E4%B8%8B%E5%8D%8A%E5%B9%B4%E5%BC%80%E5%A7%8B%EF%BC%8C%E6%8B%BC%E5%A4%9A%E5%A4%9A%E5%85%88%E5%90%8E%E6%8E%A8%E5%87%BA%E2%80%9C%20%E7%99%BE%E4%BA%BF%E5%87%8F%E5%85%8D%E2%80%9D%E2%80%9C%E7%94%B5%E5%95%86%E8%A5%BF%E8%BF%9B%E2%80%9D%E2%80%9C%E6%96%B0%E8%B4%A8%E5%95%86%E5%AE%B6%E6%89%B6%E6%8C%81%E8%AE%A1%E5%88%92%E2%80%9D%E7%AD%89%E4%B8%80%E7%B3%BB%E5%88%97%E6%83%A0%E5%95%86%E6%96%B0%E4%B8%BE%E6%8E%AA%E3%80%82%E6%8D%AE%E5%85%AC%E5%8F%B8%E6%9C%80%E6%96%B0%E5%8F%91%E5%B8%83%E7%9A%842024%E5%85%A8%E5%B9%B4%E8%B4%A2%E6%8A%A5%E6%8A%AB%E9%9C%B2%EF%BC%8C%E2%80%9C%E7%99%BE%E4%BA%BF%E5%87%8F%E5%85%8D%E2%80%9D%E7%B4%AF%E8%AE%A1%E4%B8%BA%E8%B6%85%E5%8D%83%E4%B8%87%E7%9A%84%E5%95%86%E5%AE%B6%E5%AE%9E%E7%8E%B0%E6%8F%90%E8%B4%A8%E5%A2%9E%E6%95%88%EF%BC%8C%E4%BB%85%E2%80%9C%E6%8E%A8%E5%B9%BF%E6%9C%8D%E5%8A%A1%E8%B4%B9%E9%80%80%20%E8%BF%94%E2%80%9D%E4%B8%80%E9%A1%B9%E5%B0%B1%E4%B8%BA%E5%95%86%E5%AE%B6%E6%AF%8F%E5%B9%B4%E9%99%8D%E6%9C%AC%E6%95%B0%E5%8D%81%E4%BA%BF%EF%BC%9B%E2%80%9C%E7%94%B5%E5%95%86%E8%A5%BF%E8%BF%9B%E2%80%9D%E5%B8%A6%E5%8A%A8%E8%A5%BF%E9%83%A8%E5%9C%B0%E5%8C%BA%E7%9A%84%E8%AE%A2%E5%8D%95%E9%87%8F%E5%90%8C%E6%AF%94%E5%AE%9E%E7%8E%B0%E5%8F%8C%E4%BD%8D%E6%95%B0%E5%A2%9E%E9%95%BF%EF%BC%8C%E5%B9%B6%E4%B8%BA%E5%81%8F%E8%BF%9C%E5%9C%B0%E5%8C%BA%E7%9A%84%E8%BF%91%E4%BA%BF%E6%B6%88%E8%B4%B9%E8%80%85%E5%AE%9E%E7%8E%B0%E4%BA%86%E2%80%9C%E5%85%A8%E9%9D%A2%E5%8C%85%E9%82%AE%E2%80%9D%E7%9A%84%E7%94%B5%E5%95%86%E6%99%AE%E6%83%A0%EF%BC%9B%E2%80%9C%E6%96%B0%E8%B4%A8%E5%95%86%E5%AE%B6%E6%89%B6%E6%8C%81%E8%AE%A1%E5%88%92%E2%80%9D%E7%9A%84%20%E9%A6%96%E" w:history="1">
        <w:r w:rsidRPr="00C86B6D">
          <w:rPr>
            <w:rStyle w:val="af0"/>
            <w:rFonts w:ascii="Times New Roman" w:eastAsia="微软雅黑" w:hAnsi="Times New Roman" w:cs="Times New Roman"/>
            <w:sz w:val="22"/>
            <w:szCs w:val="22"/>
          </w:rPr>
          <w:t>传再投千亿元加码商家扶持，拼多多高质量发展战略再升级</w:t>
        </w:r>
        <w:r w:rsidRPr="00C86B6D">
          <w:rPr>
            <w:rStyle w:val="af0"/>
            <w:rFonts w:ascii="Times New Roman" w:eastAsia="微软雅黑" w:hAnsi="Times New Roman" w:cs="Times New Roman"/>
            <w:sz w:val="22"/>
            <w:szCs w:val="22"/>
          </w:rPr>
          <w:t xml:space="preserve"> - 21</w:t>
        </w:r>
        <w:r w:rsidRPr="00C86B6D">
          <w:rPr>
            <w:rStyle w:val="af0"/>
            <w:rFonts w:ascii="Times New Roman" w:eastAsia="微软雅黑" w:hAnsi="Times New Roman" w:cs="Times New Roman"/>
            <w:sz w:val="22"/>
            <w:szCs w:val="22"/>
          </w:rPr>
          <w:t>经济网</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。同时，国内消费品价补贴和竞争环境变化也对拼多多有影响：例如</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年初国内若推出新的消费补贴政策，可能在短期内削弱拼多多以价廉取胜的优势</w:t>
      </w:r>
      <w:r w:rsidRPr="00C86B6D">
        <w:rPr>
          <w:rFonts w:ascii="Times New Roman" w:eastAsia="微软雅黑" w:hAnsi="Times New Roman" w:cs="Times New Roman"/>
          <w:sz w:val="22"/>
          <w:szCs w:val="22"/>
        </w:rPr>
        <w:t xml:space="preserve"> (</w:t>
      </w:r>
      <w:hyperlink r:id="rId141" w:anchor=":~:text=%E5%9B%BD%E8%A1%A5%E5%8D%87%E7%BA%A7%EF%BC%8C%E6%8B%BC%E5%A4%9A%E5%A4%9A%E8%A6%81%E6%8A%95%E8%B5%84%E7%99%BE%E4%BA%BF%E6%9D%A5%E5%BA%94%E5%AF%B9%EF%BC%9F%20" w:history="1">
        <w:r w:rsidRPr="00C86B6D">
          <w:rPr>
            <w:rStyle w:val="af0"/>
            <w:rFonts w:ascii="Times New Roman" w:eastAsia="微软雅黑" w:hAnsi="Times New Roman" w:cs="Times New Roman"/>
            <w:sz w:val="22"/>
            <w:szCs w:val="22"/>
          </w:rPr>
          <w:t>国补升级，拼多多要投资百亿来应对？</w:t>
        </w:r>
        <w:r w:rsidRPr="00C86B6D">
          <w:rPr>
            <w:rStyle w:val="af0"/>
            <w:rFonts w:ascii="Times New Roman" w:eastAsia="微软雅黑" w:hAnsi="Times New Roman" w:cs="Times New Roman"/>
            <w:sz w:val="22"/>
            <w:szCs w:val="22"/>
          </w:rPr>
          <w:t xml:space="preserve"> - </w:t>
        </w:r>
        <w:r w:rsidRPr="00C86B6D">
          <w:rPr>
            <w:rStyle w:val="af0"/>
            <w:rFonts w:ascii="Times New Roman" w:eastAsia="微软雅黑" w:hAnsi="Times New Roman" w:cs="Times New Roman"/>
            <w:sz w:val="22"/>
            <w:szCs w:val="22"/>
          </w:rPr>
          <w:t>新浪财经</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。宏观层面，国内消费信心的强弱和监管政策的导向都会直接影响投资者对拼多多未来增长的预期。</w:t>
      </w:r>
    </w:p>
    <w:p w14:paraId="4756195F" w14:textId="77777777" w:rsidR="00C86B6D" w:rsidRPr="00C86B6D" w:rsidRDefault="00C86B6D" w:rsidP="00C86B6D">
      <w:pPr>
        <w:numPr>
          <w:ilvl w:val="0"/>
          <w:numId w:val="1096"/>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主要竞争对手动向：国内市场方面，阿里巴巴和京东等巨头近年纷纷调整策略迎战拼多多。阿里巴巴重启了淘宝的</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百亿补贴</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频道，加码低价产品吸引下沉用户，并在</w:t>
      </w:r>
      <w:r w:rsidRPr="00C86B6D">
        <w:rPr>
          <w:rFonts w:ascii="Times New Roman" w:eastAsia="微软雅黑" w:hAnsi="Times New Roman" w:cs="Times New Roman"/>
          <w:b/>
          <w:bCs/>
          <w:sz w:val="22"/>
          <w:szCs w:val="22"/>
        </w:rPr>
        <w:t>2023</w:t>
      </w:r>
      <w:r w:rsidRPr="00C86B6D">
        <w:rPr>
          <w:rFonts w:ascii="Times New Roman" w:eastAsia="微软雅黑" w:hAnsi="Times New Roman" w:cs="Times New Roman"/>
          <w:b/>
          <w:bCs/>
          <w:sz w:val="22"/>
          <w:szCs w:val="22"/>
        </w:rPr>
        <w:t>年底宣布集团架构拆分重组，提高各业务板块灵活性，以更敏捷地应对竞争。京东则在</w:t>
      </w:r>
      <w:r w:rsidRPr="00C86B6D">
        <w:rPr>
          <w:rFonts w:ascii="Times New Roman" w:eastAsia="微软雅黑" w:hAnsi="Times New Roman" w:cs="Times New Roman"/>
          <w:b/>
          <w:bCs/>
          <w:sz w:val="22"/>
          <w:szCs w:val="22"/>
        </w:rPr>
        <w:t>2023</w:t>
      </w:r>
      <w:r w:rsidRPr="00C86B6D">
        <w:rPr>
          <w:rFonts w:ascii="Times New Roman" w:eastAsia="微软雅黑" w:hAnsi="Times New Roman" w:cs="Times New Roman"/>
          <w:b/>
          <w:bCs/>
          <w:sz w:val="22"/>
          <w:szCs w:val="22"/>
        </w:rPr>
        <w:t>年推出京东极速版和</w:t>
      </w:r>
      <w:r w:rsidRPr="00C86B6D">
        <w:rPr>
          <w:rFonts w:ascii="Times New Roman" w:eastAsia="微软雅黑" w:hAnsi="Times New Roman" w:cs="Times New Roman"/>
          <w:b/>
          <w:bCs/>
          <w:sz w:val="22"/>
          <w:szCs w:val="22"/>
        </w:rPr>
        <w:t>10</w:t>
      </w:r>
      <w:r w:rsidRPr="00C86B6D">
        <w:rPr>
          <w:rFonts w:ascii="Times New Roman" w:eastAsia="微软雅黑" w:hAnsi="Times New Roman" w:cs="Times New Roman"/>
          <w:b/>
          <w:bCs/>
          <w:sz w:val="22"/>
          <w:szCs w:val="22"/>
        </w:rPr>
        <w:t>亿补贴计划，发力低线市场，并通过强化自营供应链来突出正品和服务差异。在这种攻势下，拼多多国内用户增速已有放缓迹象，用户渗透率接近触顶</w:t>
      </w:r>
      <w:r w:rsidRPr="00C86B6D">
        <w:rPr>
          <w:rFonts w:ascii="Times New Roman" w:eastAsia="微软雅黑" w:hAnsi="Times New Roman" w:cs="Times New Roman"/>
          <w:b/>
          <w:bCs/>
          <w:sz w:val="22"/>
          <w:szCs w:val="22"/>
        </w:rPr>
        <w:t xml:space="preserve"> (</w:t>
      </w:r>
      <w:hyperlink r:id="rId142" w:anchor=":~:text=%E6%AD%A4%E5%89%8D%E4%B8%89%E5%AD%A3%E6%8A%A5%E6%97%B6%EF%BC%8C%E6%8B%BC%E5%A4%9A%E5%A4%9A%E7%AE%A1%E7%90%86%E5%B1%82%E6%9B%BE%E8%AF%B4%EF%BC%8C%E2%80%9C%E6%88%91%E6%83%B3%E5%90%91%E6%88%91%E4%BB%AC%E7%9A%84%E6%8A%95%E8%B5%84%E8%80%85%E6%98%8E%E7%A1%AE%E8%A1%A8%E7%A4%BA%EF%BC%8C%E4%BB%8E%E7%AC%AC%E4%B8%89%E5%AD%A3%E5%BA%A6%E5%BC%80%E5%A7%8B%EF%BC%8C%E5%88%A9%E6%B6%A6%E5%B0%86%E9%80%90%E6%B8%90%E5%91%88%E4%B8%8B%E9%99%8D%E8%B6%8B%E5%8A%BF%E2%80%A6%E2%80%A6%E4%BB%8E%E9%95%BF%E8%BF%9C%E6%9D%A5%E7%9C%8B%EF%BC%8C%E7%9B%88%E5%88%A9%E8%83%BD%E5%8A%9B%E4%B8%8B%E9%99%8D%E6%98%AF%E4%B8%8D%E5%8F%AF%E9%81%BF%E5%85%8D%E7%9A%84%E3%80%82%E2%80%9D" w:history="1">
        <w:r w:rsidRPr="00C86B6D">
          <w:rPr>
            <w:rStyle w:val="af0"/>
            <w:rFonts w:ascii="Times New Roman" w:eastAsia="微软雅黑" w:hAnsi="Times New Roman" w:cs="Times New Roman"/>
            <w:b/>
            <w:bCs/>
            <w:sz w:val="22"/>
            <w:szCs w:val="22"/>
          </w:rPr>
          <w:t>利润</w:t>
        </w:r>
        <w:r w:rsidRPr="00C86B6D">
          <w:rPr>
            <w:rStyle w:val="af0"/>
            <w:rFonts w:ascii="Times New Roman" w:eastAsia="微软雅黑" w:hAnsi="Times New Roman" w:cs="Times New Roman"/>
            <w:b/>
            <w:bCs/>
            <w:sz w:val="22"/>
            <w:szCs w:val="22"/>
          </w:rPr>
          <w:t>1124</w:t>
        </w:r>
        <w:r w:rsidRPr="00C86B6D">
          <w:rPr>
            <w:rStyle w:val="af0"/>
            <w:rFonts w:ascii="Times New Roman" w:eastAsia="微软雅黑" w:hAnsi="Times New Roman" w:cs="Times New Roman"/>
            <w:b/>
            <w:bCs/>
            <w:sz w:val="22"/>
            <w:szCs w:val="22"/>
          </w:rPr>
          <w:t>亿，拼多多面临的新危机</w:t>
        </w:r>
        <w:r w:rsidRPr="00C86B6D">
          <w:rPr>
            <w:rStyle w:val="af0"/>
            <w:rFonts w:ascii="Times New Roman" w:eastAsia="微软雅黑" w:hAnsi="Times New Roman" w:cs="Times New Roman"/>
            <w:b/>
            <w:bCs/>
            <w:sz w:val="22"/>
            <w:szCs w:val="22"/>
          </w:rPr>
          <w:t>_</w:t>
        </w:r>
        <w:r w:rsidRPr="00C86B6D">
          <w:rPr>
            <w:rStyle w:val="af0"/>
            <w:rFonts w:ascii="Times New Roman" w:eastAsia="微软雅黑" w:hAnsi="Times New Roman" w:cs="Times New Roman"/>
            <w:b/>
            <w:bCs/>
            <w:sz w:val="22"/>
            <w:szCs w:val="22"/>
          </w:rPr>
          <w:t>腾讯新闻</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。海外市场方面，</w:t>
      </w:r>
      <w:r w:rsidRPr="00C86B6D">
        <w:rPr>
          <w:rFonts w:ascii="Times New Roman" w:eastAsia="微软雅黑" w:hAnsi="Times New Roman" w:cs="Times New Roman"/>
          <w:b/>
          <w:bCs/>
          <w:sz w:val="22"/>
          <w:szCs w:val="22"/>
        </w:rPr>
        <w:t>Shein</w:t>
      </w:r>
      <w:r w:rsidRPr="00C86B6D">
        <w:rPr>
          <w:rFonts w:ascii="Times New Roman" w:eastAsia="微软雅黑" w:hAnsi="Times New Roman" w:cs="Times New Roman"/>
          <w:b/>
          <w:bCs/>
          <w:sz w:val="22"/>
          <w:szCs w:val="22"/>
        </w:rPr>
        <w:t>是</w:t>
      </w:r>
      <w:r w:rsidRPr="00C86B6D">
        <w:rPr>
          <w:rFonts w:ascii="Times New Roman" w:eastAsia="微软雅黑" w:hAnsi="Times New Roman" w:cs="Times New Roman"/>
          <w:b/>
          <w:bCs/>
          <w:sz w:val="22"/>
          <w:szCs w:val="22"/>
        </w:rPr>
        <w:t>Temu</w:t>
      </w:r>
      <w:r w:rsidRPr="00C86B6D">
        <w:rPr>
          <w:rFonts w:ascii="Times New Roman" w:eastAsia="微软雅黑" w:hAnsi="Times New Roman" w:cs="Times New Roman"/>
          <w:b/>
          <w:bCs/>
          <w:sz w:val="22"/>
          <w:szCs w:val="22"/>
        </w:rPr>
        <w:t>最直接的对手。</w:t>
      </w:r>
      <w:r w:rsidRPr="00C86B6D">
        <w:rPr>
          <w:rFonts w:ascii="Times New Roman" w:eastAsia="微软雅黑" w:hAnsi="Times New Roman" w:cs="Times New Roman"/>
          <w:b/>
          <w:bCs/>
          <w:sz w:val="22"/>
          <w:szCs w:val="22"/>
        </w:rPr>
        <w:t>Shein</w:t>
      </w:r>
      <w:r w:rsidRPr="00C86B6D">
        <w:rPr>
          <w:rFonts w:ascii="Times New Roman" w:eastAsia="微软雅黑" w:hAnsi="Times New Roman" w:cs="Times New Roman"/>
          <w:b/>
          <w:bCs/>
          <w:sz w:val="22"/>
          <w:szCs w:val="22"/>
        </w:rPr>
        <w:t>不仅深耕快时尚和自有供应链多年，近期也在改变策略：</w:t>
      </w:r>
      <w:r w:rsidRPr="00C86B6D">
        <w:rPr>
          <w:rFonts w:ascii="Times New Roman" w:eastAsia="微软雅黑" w:hAnsi="Times New Roman" w:cs="Times New Roman"/>
          <w:b/>
          <w:bCs/>
          <w:sz w:val="22"/>
          <w:szCs w:val="22"/>
        </w:rPr>
        <w:t>2023</w:t>
      </w:r>
      <w:r w:rsidRPr="00C86B6D">
        <w:rPr>
          <w:rFonts w:ascii="Times New Roman" w:eastAsia="微软雅黑" w:hAnsi="Times New Roman" w:cs="Times New Roman"/>
          <w:b/>
          <w:bCs/>
          <w:sz w:val="22"/>
          <w:szCs w:val="22"/>
        </w:rPr>
        <w:t>年</w:t>
      </w:r>
      <w:r w:rsidRPr="00C86B6D">
        <w:rPr>
          <w:rFonts w:ascii="Times New Roman" w:eastAsia="微软雅黑" w:hAnsi="Times New Roman" w:cs="Times New Roman"/>
          <w:b/>
          <w:bCs/>
          <w:sz w:val="22"/>
          <w:szCs w:val="22"/>
        </w:rPr>
        <w:t>4</w:t>
      </w:r>
      <w:r w:rsidRPr="00C86B6D">
        <w:rPr>
          <w:rFonts w:ascii="Times New Roman" w:eastAsia="微软雅黑" w:hAnsi="Times New Roman" w:cs="Times New Roman"/>
          <w:b/>
          <w:bCs/>
          <w:sz w:val="22"/>
          <w:szCs w:val="22"/>
        </w:rPr>
        <w:t>月起</w:t>
      </w:r>
      <w:r w:rsidRPr="00C86B6D">
        <w:rPr>
          <w:rFonts w:ascii="Times New Roman" w:eastAsia="微软雅黑" w:hAnsi="Times New Roman" w:cs="Times New Roman"/>
          <w:b/>
          <w:bCs/>
          <w:sz w:val="22"/>
          <w:szCs w:val="22"/>
        </w:rPr>
        <w:t>Shein</w:t>
      </w:r>
      <w:r w:rsidRPr="00C86B6D">
        <w:rPr>
          <w:rFonts w:ascii="Times New Roman" w:eastAsia="微软雅黑" w:hAnsi="Times New Roman" w:cs="Times New Roman"/>
          <w:b/>
          <w:bCs/>
          <w:sz w:val="22"/>
          <w:szCs w:val="22"/>
        </w:rPr>
        <w:t>推行第三方平台模式（</w:t>
      </w:r>
      <w:r w:rsidRPr="00C86B6D">
        <w:rPr>
          <w:rFonts w:ascii="Times New Roman" w:eastAsia="微软雅黑" w:hAnsi="Times New Roman" w:cs="Times New Roman"/>
          <w:b/>
          <w:bCs/>
          <w:sz w:val="22"/>
          <w:szCs w:val="22"/>
        </w:rPr>
        <w:t>SHEIN Marketplace</w:t>
      </w:r>
      <w:r w:rsidRPr="00C86B6D">
        <w:rPr>
          <w:rFonts w:ascii="Times New Roman" w:eastAsia="微软雅黑" w:hAnsi="Times New Roman" w:cs="Times New Roman"/>
          <w:b/>
          <w:bCs/>
          <w:sz w:val="22"/>
          <w:szCs w:val="22"/>
        </w:rPr>
        <w:t>），开始引入更多外部商家入驻，以扩充品类和提高规模效应</w:t>
      </w:r>
      <w:r w:rsidRPr="00C86B6D">
        <w:rPr>
          <w:rFonts w:ascii="Times New Roman" w:eastAsia="微软雅黑" w:hAnsi="Times New Roman" w:cs="Times New Roman"/>
          <w:b/>
          <w:bCs/>
          <w:sz w:val="22"/>
          <w:szCs w:val="22"/>
        </w:rPr>
        <w:t xml:space="preserve"> (</w:t>
      </w:r>
      <w:hyperlink r:id="rId143" w:anchor=":~:text=match%20at%20L218%204%E6%9C%88%E4%BB%BD%EF%BC%8CSHEIN%E5%AE%98%E6%96%B9%E5%AE%A3%E5%B8%83%E5%B0%86%E5%9C%A8%E5%85%A8%E7%90%83%E5%B8%82%E5%9C%BA%E6%8E%A8%E8%BF%9B%E5%B9%B3%E5%8F%B0%E6%A8%A1%E5%BC%8FSHEIN%20Marketplace%EF%BC%8C%E4%BB%8E%E4%BB%A5%E5%89%8D%E7%9A%84%E7%8B%AC%E7%AB%8B%E7%AB%99%E8%87%AA%E8%90%A5%E6%A8%A1%E5%BC%8F%E5%90%91%E5%B9%B3%E5%8F%B0%E6%A8%A1%E5%BC%8F%E8%BD%AC%E5%9E%8B%E3%80%82%E8%AE%B8%E4%BB%B0%E5%A4%A9%E4%B9%9F%E7%BD%95%E8%A7%81%E5%8F%91%E5%A3%B0%EF%BC%8C%E8%A1%A8%E7%A4%BA%E5%B0%86%E9%80%9A%E8%BF%87%E5%B9%B3%E5%8F%B0%E6%A8%A1%E5%BC%8F%E5%BC%95%E5%85%A5%E6%9B%B4%E5%A4%9A%E7%AC%AC%E4%B8%89%E6%96%B9%E5%8D%96%E5%AE%B6%E3%80%82" w:history="1">
        <w:r w:rsidRPr="00C86B6D">
          <w:rPr>
            <w:rStyle w:val="af0"/>
            <w:rFonts w:ascii="Times New Roman" w:eastAsia="微软雅黑" w:hAnsi="Times New Roman" w:cs="Times New Roman"/>
            <w:b/>
            <w:bCs/>
            <w:sz w:val="22"/>
            <w:szCs w:val="22"/>
          </w:rPr>
          <w:t xml:space="preserve"> </w:t>
        </w:r>
        <w:r w:rsidRPr="00C86B6D">
          <w:rPr>
            <w:rStyle w:val="af0"/>
            <w:rFonts w:ascii="Times New Roman" w:eastAsia="微软雅黑" w:hAnsi="Times New Roman" w:cs="Times New Roman"/>
            <w:b/>
            <w:bCs/>
            <w:sz w:val="22"/>
            <w:szCs w:val="22"/>
          </w:rPr>
          <w:t>〖罗戈网〗跨境电商三国杀，阿里、拼多多、</w:t>
        </w:r>
        <w:r w:rsidRPr="00C86B6D">
          <w:rPr>
            <w:rStyle w:val="af0"/>
            <w:rFonts w:ascii="Times New Roman" w:eastAsia="微软雅黑" w:hAnsi="Times New Roman" w:cs="Times New Roman"/>
            <w:b/>
            <w:bCs/>
            <w:sz w:val="22"/>
            <w:szCs w:val="22"/>
          </w:rPr>
          <w:t>SHEIN</w:t>
        </w:r>
        <w:r w:rsidRPr="00C86B6D">
          <w:rPr>
            <w:rStyle w:val="af0"/>
            <w:rFonts w:ascii="Times New Roman" w:eastAsia="微软雅黑" w:hAnsi="Times New Roman" w:cs="Times New Roman"/>
            <w:b/>
            <w:bCs/>
            <w:sz w:val="22"/>
            <w:szCs w:val="22"/>
          </w:rPr>
          <w:t>决战海外</w:t>
        </w:r>
        <w:r w:rsidRPr="00C86B6D">
          <w:rPr>
            <w:rStyle w:val="af0"/>
            <w:rFonts w:ascii="Times New Roman" w:eastAsia="微软雅黑" w:hAnsi="Times New Roman" w:cs="Times New Roman"/>
            <w:b/>
            <w:bCs/>
            <w:sz w:val="22"/>
            <w:szCs w:val="22"/>
          </w:rPr>
          <w:t xml:space="preserve"> </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。这与</w:t>
      </w:r>
      <w:r w:rsidRPr="00C86B6D">
        <w:rPr>
          <w:rFonts w:ascii="Times New Roman" w:eastAsia="微软雅黑" w:hAnsi="Times New Roman" w:cs="Times New Roman"/>
          <w:b/>
          <w:bCs/>
          <w:sz w:val="22"/>
          <w:szCs w:val="22"/>
        </w:rPr>
        <w:t>Temu</w:t>
      </w:r>
      <w:r w:rsidRPr="00C86B6D">
        <w:rPr>
          <w:rFonts w:ascii="Times New Roman" w:eastAsia="微软雅黑" w:hAnsi="Times New Roman" w:cs="Times New Roman"/>
          <w:b/>
          <w:bCs/>
          <w:sz w:val="22"/>
          <w:szCs w:val="22"/>
        </w:rPr>
        <w:t>的平台模式正面交锋。此外，</w:t>
      </w:r>
      <w:r w:rsidRPr="00C86B6D">
        <w:rPr>
          <w:rFonts w:ascii="Times New Roman" w:eastAsia="微软雅黑" w:hAnsi="Times New Roman" w:cs="Times New Roman"/>
          <w:b/>
          <w:bCs/>
          <w:sz w:val="22"/>
          <w:szCs w:val="22"/>
        </w:rPr>
        <w:t>Shein</w:t>
      </w:r>
      <w:r w:rsidRPr="00C86B6D">
        <w:rPr>
          <w:rFonts w:ascii="Times New Roman" w:eastAsia="微软雅黑" w:hAnsi="Times New Roman" w:cs="Times New Roman"/>
          <w:b/>
          <w:bCs/>
          <w:sz w:val="22"/>
          <w:szCs w:val="22"/>
        </w:rPr>
        <w:t>计划最早于</w:t>
      </w:r>
      <w:r w:rsidRPr="00C86B6D">
        <w:rPr>
          <w:rFonts w:ascii="Times New Roman" w:eastAsia="微软雅黑" w:hAnsi="Times New Roman" w:cs="Times New Roman"/>
          <w:b/>
          <w:bCs/>
          <w:sz w:val="22"/>
          <w:szCs w:val="22"/>
        </w:rPr>
        <w:t>2025</w:t>
      </w:r>
      <w:r w:rsidRPr="00C86B6D">
        <w:rPr>
          <w:rFonts w:ascii="Times New Roman" w:eastAsia="微软雅黑" w:hAnsi="Times New Roman" w:cs="Times New Roman"/>
          <w:b/>
          <w:bCs/>
          <w:sz w:val="22"/>
          <w:szCs w:val="22"/>
        </w:rPr>
        <w:t>年上半年赴伦敦上市</w:t>
      </w:r>
      <w:r w:rsidRPr="00C86B6D">
        <w:rPr>
          <w:rFonts w:ascii="Times New Roman" w:eastAsia="微软雅黑" w:hAnsi="Times New Roman" w:cs="Times New Roman"/>
          <w:sz w:val="22"/>
          <w:szCs w:val="22"/>
        </w:rPr>
        <w:t>融资，根据报道其估值预期从之前融资时的</w:t>
      </w:r>
      <w:r w:rsidRPr="00C86B6D">
        <w:rPr>
          <w:rFonts w:ascii="Times New Roman" w:eastAsia="微软雅黑" w:hAnsi="Times New Roman" w:cs="Times New Roman"/>
          <w:sz w:val="22"/>
          <w:szCs w:val="22"/>
        </w:rPr>
        <w:t>660</w:t>
      </w:r>
      <w:r w:rsidRPr="00C86B6D">
        <w:rPr>
          <w:rFonts w:ascii="Times New Roman" w:eastAsia="微软雅黑" w:hAnsi="Times New Roman" w:cs="Times New Roman"/>
          <w:sz w:val="22"/>
          <w:szCs w:val="22"/>
        </w:rPr>
        <w:t>亿美元大幅下调至约</w:t>
      </w:r>
      <w:r w:rsidRPr="00C86B6D">
        <w:rPr>
          <w:rFonts w:ascii="Times New Roman" w:eastAsia="微软雅黑" w:hAnsi="Times New Roman" w:cs="Times New Roman"/>
          <w:sz w:val="22"/>
          <w:szCs w:val="22"/>
        </w:rPr>
        <w:t>300-500</w:t>
      </w:r>
      <w:r w:rsidRPr="00C86B6D">
        <w:rPr>
          <w:rFonts w:ascii="Times New Roman" w:eastAsia="微软雅黑" w:hAnsi="Times New Roman" w:cs="Times New Roman"/>
          <w:sz w:val="22"/>
          <w:szCs w:val="22"/>
        </w:rPr>
        <w:t>亿美元</w:t>
      </w:r>
      <w:r w:rsidRPr="00C86B6D">
        <w:rPr>
          <w:rFonts w:ascii="Times New Roman" w:eastAsia="微软雅黑" w:hAnsi="Times New Roman" w:cs="Times New Roman"/>
          <w:sz w:val="22"/>
          <w:szCs w:val="22"/>
        </w:rPr>
        <w:t xml:space="preserve"> (</w:t>
      </w:r>
      <w:hyperlink r:id="rId144" w:anchor=":~:text=%E5%BF%AB%E6%97%B6%E5%B0%9A%E9%9B%B6%E5%94%AE%E5%95%86SHEIN%E7%9B%AE%E6%A0%87%E4%BB%8A%E5%B9%B4%E4%B8%8A%E5%8D%8A%E5%B9%B4%E5%9C%A8%E4%BC%A6%E6%95%A6%E4%B8%8A%E5%B8%82%EF%BC%8C%E4%BB%8D%E5%BE%85%E7%9B%91%E7%AE%A1%E6%89%B9%E5%87%86%E3%80%822%E6%9C%887%E6%97%A5%E8%B7%AF%E9%80%8F%E7%A4%BE%E6%8A%A5%E9%81%93%E5%85%B6%E8%AE%A1%E5%88%92%E5%B0%86%E4%BC%A6%E6%95%A6IPO%E4%BC%B0%E5%80%BC%E4%B8%8B%E8%B0%83%E8%87%B3500%E4%BA%BF%E7%BE%8E%E5%85%83%EF%BC%8C%E8%BE%832023%E5%B9%B4%E8%9E%8D%E8%B5%84%E4%BB%B7%E5%80%BC%E8%B0%83%E4%BD%8E%E8%BF%91%E5%9B%9B%E5%88%86%E4%B9%8B%E4%B8%80%E3%80%82" w:history="1">
        <w:r w:rsidRPr="00C86B6D">
          <w:rPr>
            <w:rStyle w:val="af0"/>
            <w:rFonts w:ascii="Times New Roman" w:eastAsia="微软雅黑" w:hAnsi="Times New Roman" w:cs="Times New Roman"/>
            <w:sz w:val="22"/>
            <w:szCs w:val="22"/>
          </w:rPr>
          <w:t xml:space="preserve">SHEIN IPO </w:t>
        </w:r>
        <w:r w:rsidRPr="00C86B6D">
          <w:rPr>
            <w:rStyle w:val="af0"/>
            <w:rFonts w:ascii="Times New Roman" w:eastAsia="微软雅黑" w:hAnsi="Times New Roman" w:cs="Times New Roman"/>
            <w:sz w:val="22"/>
            <w:szCs w:val="22"/>
          </w:rPr>
          <w:t>估值被曝降低至</w:t>
        </w:r>
        <w:r w:rsidRPr="00C86B6D">
          <w:rPr>
            <w:rStyle w:val="af0"/>
            <w:rFonts w:ascii="Times New Roman" w:eastAsia="微软雅黑" w:hAnsi="Times New Roman" w:cs="Times New Roman"/>
            <w:sz w:val="22"/>
            <w:szCs w:val="22"/>
          </w:rPr>
          <w:t xml:space="preserve">500 </w:t>
        </w:r>
        <w:r w:rsidRPr="00C86B6D">
          <w:rPr>
            <w:rStyle w:val="af0"/>
            <w:rFonts w:ascii="Times New Roman" w:eastAsia="微软雅黑" w:hAnsi="Times New Roman" w:cs="Times New Roman"/>
            <w:sz w:val="22"/>
            <w:szCs w:val="22"/>
          </w:rPr>
          <w:t>亿美元，目标今年上半年在伦敦上市</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。估值下修反映出投资者对</w:t>
      </w:r>
      <w:r w:rsidRPr="00C86B6D">
        <w:rPr>
          <w:rFonts w:ascii="Times New Roman" w:eastAsia="微软雅黑" w:hAnsi="Times New Roman" w:cs="Times New Roman"/>
          <w:sz w:val="22"/>
          <w:szCs w:val="22"/>
        </w:rPr>
        <w:t>Shein</w:t>
      </w:r>
      <w:r w:rsidRPr="00C86B6D">
        <w:rPr>
          <w:rFonts w:ascii="Times New Roman" w:eastAsia="微软雅黑" w:hAnsi="Times New Roman" w:cs="Times New Roman"/>
          <w:sz w:val="22"/>
          <w:szCs w:val="22"/>
        </w:rPr>
        <w:t>增长放缓、利润下降及监管风险的担忧，也侧面印证整个跨境电商赛道的不确定性上升。总体来看，无论国内的阿里、京东，还是海外的</w:t>
      </w:r>
      <w:r w:rsidRPr="00C86B6D">
        <w:rPr>
          <w:rFonts w:ascii="Times New Roman" w:eastAsia="微软雅黑" w:hAnsi="Times New Roman" w:cs="Times New Roman"/>
          <w:sz w:val="22"/>
          <w:szCs w:val="22"/>
        </w:rPr>
        <w:t>Shein</w:t>
      </w:r>
      <w:r w:rsidRPr="00C86B6D">
        <w:rPr>
          <w:rFonts w:ascii="Times New Roman" w:eastAsia="微软雅黑" w:hAnsi="Times New Roman" w:cs="Times New Roman"/>
          <w:sz w:val="22"/>
          <w:szCs w:val="22"/>
        </w:rPr>
        <w:t>，竞争对手的动作都在加剧市场份额之争，拼多多所面临的市场环境更趋严峻，投资者对其未来增长空间的信心有所削弱。</w:t>
      </w:r>
    </w:p>
    <w:p w14:paraId="4D18262E" w14:textId="77777777" w:rsidR="00C86B6D" w:rsidRPr="00C86B6D" w:rsidRDefault="00C86B6D" w:rsidP="00C86B6D">
      <w:pPr>
        <w:numPr>
          <w:ilvl w:val="0"/>
          <w:numId w:val="1096"/>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公司自身业绩与估值变化：尽管外部挑战增多，拼多多在</w:t>
      </w:r>
      <w:r w:rsidRPr="00C86B6D">
        <w:rPr>
          <w:rFonts w:ascii="Times New Roman" w:eastAsia="微软雅黑" w:hAnsi="Times New Roman" w:cs="Times New Roman"/>
          <w:b/>
          <w:bCs/>
          <w:sz w:val="22"/>
          <w:szCs w:val="22"/>
        </w:rPr>
        <w:t>2024</w:t>
      </w:r>
      <w:r w:rsidRPr="00C86B6D">
        <w:rPr>
          <w:rFonts w:ascii="Times New Roman" w:eastAsia="微软雅黑" w:hAnsi="Times New Roman" w:cs="Times New Roman"/>
          <w:b/>
          <w:bCs/>
          <w:sz w:val="22"/>
          <w:szCs w:val="22"/>
        </w:rPr>
        <w:t>年仍交出了亮眼的财务数据：全年营收</w:t>
      </w:r>
      <w:r w:rsidRPr="00C86B6D">
        <w:rPr>
          <w:rFonts w:ascii="Times New Roman" w:eastAsia="微软雅黑" w:hAnsi="Times New Roman" w:cs="Times New Roman"/>
          <w:b/>
          <w:bCs/>
          <w:sz w:val="22"/>
          <w:szCs w:val="22"/>
        </w:rPr>
        <w:t>3938</w:t>
      </w:r>
      <w:r w:rsidRPr="00C86B6D">
        <w:rPr>
          <w:rFonts w:ascii="Times New Roman" w:eastAsia="微软雅黑" w:hAnsi="Times New Roman" w:cs="Times New Roman"/>
          <w:b/>
          <w:bCs/>
          <w:sz w:val="22"/>
          <w:szCs w:val="22"/>
        </w:rPr>
        <w:t>亿元人民币，同比增长</w:t>
      </w:r>
      <w:r w:rsidRPr="00C86B6D">
        <w:rPr>
          <w:rFonts w:ascii="Times New Roman" w:eastAsia="微软雅黑" w:hAnsi="Times New Roman" w:cs="Times New Roman"/>
          <w:b/>
          <w:bCs/>
          <w:sz w:val="22"/>
          <w:szCs w:val="22"/>
        </w:rPr>
        <w:t>59%</w:t>
      </w:r>
      <w:r w:rsidRPr="00C86B6D">
        <w:rPr>
          <w:rFonts w:ascii="Times New Roman" w:eastAsia="微软雅黑" w:hAnsi="Times New Roman" w:cs="Times New Roman"/>
          <w:b/>
          <w:bCs/>
          <w:sz w:val="22"/>
          <w:szCs w:val="22"/>
        </w:rPr>
        <w:t>，净利润约</w:t>
      </w:r>
      <w:r w:rsidRPr="00C86B6D">
        <w:rPr>
          <w:rFonts w:ascii="Times New Roman" w:eastAsia="微软雅黑" w:hAnsi="Times New Roman" w:cs="Times New Roman"/>
          <w:b/>
          <w:bCs/>
          <w:sz w:val="22"/>
          <w:szCs w:val="22"/>
        </w:rPr>
        <w:t>1124</w:t>
      </w:r>
      <w:r w:rsidRPr="00C86B6D">
        <w:rPr>
          <w:rFonts w:ascii="Times New Roman" w:eastAsia="微软雅黑" w:hAnsi="Times New Roman" w:cs="Times New Roman"/>
          <w:b/>
          <w:bCs/>
          <w:sz w:val="22"/>
          <w:szCs w:val="22"/>
        </w:rPr>
        <w:t>亿元，同比大增</w:t>
      </w:r>
      <w:r w:rsidRPr="00C86B6D">
        <w:rPr>
          <w:rFonts w:ascii="Times New Roman" w:eastAsia="微软雅黑" w:hAnsi="Times New Roman" w:cs="Times New Roman"/>
          <w:b/>
          <w:bCs/>
          <w:sz w:val="22"/>
          <w:szCs w:val="22"/>
        </w:rPr>
        <w:t>87% (</w:t>
      </w:r>
      <w:hyperlink r:id="rId145" w:anchor=":~:text=%E6%8B%BC%E5%A4%9A%E5%A4%9A%20%E8%BF%91%E6%9C%9F%E5%85%AC%E5%B8%83%E8%B4%A2%E6%8A%A5%E6%95%B0%E6%8D%AE%EF%BC%8C2024%E5%B9%B4%E5%88%A9%E6%B6%A6%E8%BE%BE%E5%88%B01124%E4%BA%BF%E5%85%83%EF%BC%8C%E5%90%8C%E6%AF%94%E5%A4%A7%E5%A2%9E87" w:history="1">
        <w:r w:rsidRPr="00C86B6D">
          <w:rPr>
            <w:rStyle w:val="af0"/>
            <w:rFonts w:ascii="Times New Roman" w:eastAsia="微软雅黑" w:hAnsi="Times New Roman" w:cs="Times New Roman"/>
            <w:b/>
            <w:bCs/>
            <w:sz w:val="22"/>
            <w:szCs w:val="22"/>
          </w:rPr>
          <w:t>利润</w:t>
        </w:r>
        <w:r w:rsidRPr="00C86B6D">
          <w:rPr>
            <w:rStyle w:val="af0"/>
            <w:rFonts w:ascii="Times New Roman" w:eastAsia="微软雅黑" w:hAnsi="Times New Roman" w:cs="Times New Roman"/>
            <w:b/>
            <w:bCs/>
            <w:sz w:val="22"/>
            <w:szCs w:val="22"/>
          </w:rPr>
          <w:t>1124</w:t>
        </w:r>
        <w:r w:rsidRPr="00C86B6D">
          <w:rPr>
            <w:rStyle w:val="af0"/>
            <w:rFonts w:ascii="Times New Roman" w:eastAsia="微软雅黑" w:hAnsi="Times New Roman" w:cs="Times New Roman"/>
            <w:b/>
            <w:bCs/>
            <w:sz w:val="22"/>
            <w:szCs w:val="22"/>
          </w:rPr>
          <w:t>亿，拼多多面临的新危机</w:t>
        </w:r>
        <w:r w:rsidRPr="00C86B6D">
          <w:rPr>
            <w:rStyle w:val="af0"/>
            <w:rFonts w:ascii="Times New Roman" w:eastAsia="微软雅黑" w:hAnsi="Times New Roman" w:cs="Times New Roman"/>
            <w:b/>
            <w:bCs/>
            <w:sz w:val="22"/>
            <w:szCs w:val="22"/>
          </w:rPr>
          <w:t>_</w:t>
        </w:r>
        <w:r w:rsidRPr="00C86B6D">
          <w:rPr>
            <w:rStyle w:val="af0"/>
            <w:rFonts w:ascii="Times New Roman" w:eastAsia="微软雅黑" w:hAnsi="Times New Roman" w:cs="Times New Roman"/>
            <w:b/>
            <w:bCs/>
            <w:sz w:val="22"/>
            <w:szCs w:val="22"/>
          </w:rPr>
          <w:t>腾讯新闻</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。如此高速增长使其过去一年估值一度攀升，股价在</w:t>
      </w:r>
      <w:r w:rsidRPr="00C86B6D">
        <w:rPr>
          <w:rFonts w:ascii="Times New Roman" w:eastAsia="微软雅黑" w:hAnsi="Times New Roman" w:cs="Times New Roman"/>
          <w:b/>
          <w:bCs/>
          <w:sz w:val="22"/>
          <w:szCs w:val="22"/>
        </w:rPr>
        <w:t>2024</w:t>
      </w:r>
      <w:r w:rsidRPr="00C86B6D">
        <w:rPr>
          <w:rFonts w:ascii="Times New Roman" w:eastAsia="微软雅黑" w:hAnsi="Times New Roman" w:cs="Times New Roman"/>
          <w:b/>
          <w:bCs/>
          <w:sz w:val="22"/>
          <w:szCs w:val="22"/>
        </w:rPr>
        <w:t>年下半年强劲反弹。然而，进入</w:t>
      </w:r>
      <w:r w:rsidRPr="00C86B6D">
        <w:rPr>
          <w:rFonts w:ascii="Times New Roman" w:eastAsia="微软雅黑" w:hAnsi="Times New Roman" w:cs="Times New Roman"/>
          <w:b/>
          <w:bCs/>
          <w:sz w:val="22"/>
          <w:szCs w:val="22"/>
        </w:rPr>
        <w:t>2025</w:t>
      </w:r>
      <w:r w:rsidRPr="00C86B6D">
        <w:rPr>
          <w:rFonts w:ascii="Times New Roman" w:eastAsia="微软雅黑" w:hAnsi="Times New Roman" w:cs="Times New Roman"/>
          <w:b/>
          <w:bCs/>
          <w:sz w:val="22"/>
          <w:szCs w:val="22"/>
        </w:rPr>
        <w:t>年，迹象表明拼多多的高增长正在放缓：</w:t>
      </w:r>
      <w:r w:rsidRPr="00C86B6D">
        <w:rPr>
          <w:rFonts w:ascii="Times New Roman" w:eastAsia="微软雅黑" w:hAnsi="Times New Roman" w:cs="Times New Roman"/>
          <w:b/>
          <w:bCs/>
          <w:sz w:val="22"/>
          <w:szCs w:val="22"/>
        </w:rPr>
        <w:t>2024</w:t>
      </w:r>
      <w:r w:rsidRPr="00C86B6D">
        <w:rPr>
          <w:rFonts w:ascii="Times New Roman" w:eastAsia="微软雅黑" w:hAnsi="Times New Roman" w:cs="Times New Roman"/>
          <w:b/>
          <w:bCs/>
          <w:sz w:val="22"/>
          <w:szCs w:val="22"/>
        </w:rPr>
        <w:t>年第四季度营收同比仅增</w:t>
      </w:r>
      <w:r w:rsidRPr="00C86B6D">
        <w:rPr>
          <w:rFonts w:ascii="Times New Roman" w:eastAsia="微软雅黑" w:hAnsi="Times New Roman" w:cs="Times New Roman"/>
          <w:b/>
          <w:bCs/>
          <w:sz w:val="22"/>
          <w:szCs w:val="22"/>
        </w:rPr>
        <w:t>24%</w:t>
      </w:r>
      <w:r w:rsidRPr="00C86B6D">
        <w:rPr>
          <w:rFonts w:ascii="Times New Roman" w:eastAsia="微软雅黑" w:hAnsi="Times New Roman" w:cs="Times New Roman"/>
          <w:b/>
          <w:bCs/>
          <w:sz w:val="22"/>
          <w:szCs w:val="22"/>
        </w:rPr>
        <w:t>，低于市场预期，非</w:t>
      </w:r>
      <w:r w:rsidRPr="00C86B6D">
        <w:rPr>
          <w:rFonts w:ascii="Times New Roman" w:eastAsia="微软雅黑" w:hAnsi="Times New Roman" w:cs="Times New Roman"/>
          <w:b/>
          <w:bCs/>
          <w:sz w:val="22"/>
          <w:szCs w:val="22"/>
        </w:rPr>
        <w:t>GAAP</w:t>
      </w:r>
      <w:r w:rsidRPr="00C86B6D">
        <w:rPr>
          <w:rFonts w:ascii="Times New Roman" w:eastAsia="微软雅黑" w:hAnsi="Times New Roman" w:cs="Times New Roman"/>
          <w:b/>
          <w:bCs/>
          <w:sz w:val="22"/>
          <w:szCs w:val="22"/>
        </w:rPr>
        <w:t>净利同比增</w:t>
      </w:r>
      <w:r w:rsidRPr="00C86B6D">
        <w:rPr>
          <w:rFonts w:ascii="Times New Roman" w:eastAsia="微软雅黑" w:hAnsi="Times New Roman" w:cs="Times New Roman"/>
          <w:b/>
          <w:bCs/>
          <w:sz w:val="22"/>
          <w:szCs w:val="22"/>
        </w:rPr>
        <w:t>17%</w:t>
      </w:r>
      <w:r w:rsidRPr="00C86B6D">
        <w:rPr>
          <w:rFonts w:ascii="Times New Roman" w:eastAsia="微软雅黑" w:hAnsi="Times New Roman" w:cs="Times New Roman"/>
          <w:b/>
          <w:bCs/>
          <w:sz w:val="22"/>
          <w:szCs w:val="22"/>
        </w:rPr>
        <w:t>，公司连续两个季度业绩未达预期</w:t>
      </w:r>
      <w:r w:rsidRPr="00C86B6D">
        <w:rPr>
          <w:rFonts w:ascii="Times New Roman" w:eastAsia="微软雅黑" w:hAnsi="Times New Roman" w:cs="Times New Roman"/>
          <w:b/>
          <w:bCs/>
          <w:sz w:val="22"/>
          <w:szCs w:val="22"/>
        </w:rPr>
        <w:t xml:space="preserve"> (</w:t>
      </w:r>
      <w:hyperlink r:id="rId146" w:anchor=":~:text=%E9%95%BF17" w:history="1">
        <w:r w:rsidRPr="00C86B6D">
          <w:rPr>
            <w:rStyle w:val="af0"/>
            <w:rFonts w:ascii="Times New Roman" w:eastAsia="微软雅黑" w:hAnsi="Times New Roman" w:cs="Times New Roman"/>
            <w:b/>
            <w:bCs/>
            <w:sz w:val="22"/>
            <w:szCs w:val="22"/>
          </w:rPr>
          <w:t>利润</w:t>
        </w:r>
        <w:r w:rsidRPr="00C86B6D">
          <w:rPr>
            <w:rStyle w:val="af0"/>
            <w:rFonts w:ascii="Times New Roman" w:eastAsia="微软雅黑" w:hAnsi="Times New Roman" w:cs="Times New Roman"/>
            <w:b/>
            <w:bCs/>
            <w:sz w:val="22"/>
            <w:szCs w:val="22"/>
          </w:rPr>
          <w:t>1124</w:t>
        </w:r>
        <w:r w:rsidRPr="00C86B6D">
          <w:rPr>
            <w:rStyle w:val="af0"/>
            <w:rFonts w:ascii="Times New Roman" w:eastAsia="微软雅黑" w:hAnsi="Times New Roman" w:cs="Times New Roman"/>
            <w:b/>
            <w:bCs/>
            <w:sz w:val="22"/>
            <w:szCs w:val="22"/>
          </w:rPr>
          <w:t>亿，拼多多面临的新危机</w:t>
        </w:r>
        <w:r w:rsidRPr="00C86B6D">
          <w:rPr>
            <w:rStyle w:val="af0"/>
            <w:rFonts w:ascii="Times New Roman" w:eastAsia="微软雅黑" w:hAnsi="Times New Roman" w:cs="Times New Roman"/>
            <w:b/>
            <w:bCs/>
            <w:sz w:val="22"/>
            <w:szCs w:val="22"/>
          </w:rPr>
          <w:t>_</w:t>
        </w:r>
        <w:r w:rsidRPr="00C86B6D">
          <w:rPr>
            <w:rStyle w:val="af0"/>
            <w:rFonts w:ascii="Times New Roman" w:eastAsia="微软雅黑" w:hAnsi="Times New Roman" w:cs="Times New Roman"/>
            <w:b/>
            <w:bCs/>
            <w:sz w:val="22"/>
            <w:szCs w:val="22"/>
          </w:rPr>
          <w:t>腾讯新闻</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。管理层也</w:t>
      </w:r>
      <w:r w:rsidRPr="00C86B6D">
        <w:rPr>
          <w:rFonts w:ascii="Times New Roman" w:eastAsia="微软雅黑" w:hAnsi="Times New Roman" w:cs="Times New Roman"/>
          <w:b/>
          <w:bCs/>
          <w:sz w:val="22"/>
          <w:szCs w:val="22"/>
        </w:rPr>
        <w:lastRenderedPageBreak/>
        <w:t>提前预警盈利增速将逐渐下降，</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从长远看盈利能力下降是不可避免的</w:t>
      </w:r>
      <w:r w:rsidRPr="00C86B6D">
        <w:rPr>
          <w:rFonts w:ascii="Times New Roman" w:eastAsia="微软雅黑" w:hAnsi="Times New Roman" w:cs="Times New Roman"/>
          <w:b/>
          <w:bCs/>
          <w:sz w:val="22"/>
          <w:szCs w:val="22"/>
        </w:rPr>
        <w:t>” (</w:t>
      </w:r>
      <w:hyperlink r:id="rId147" w:anchor=":~:text=%E9%95%BF17" w:history="1">
        <w:r w:rsidRPr="00C86B6D">
          <w:rPr>
            <w:rStyle w:val="af0"/>
            <w:rFonts w:ascii="Times New Roman" w:eastAsia="微软雅黑" w:hAnsi="Times New Roman" w:cs="Times New Roman"/>
            <w:b/>
            <w:bCs/>
            <w:sz w:val="22"/>
            <w:szCs w:val="22"/>
          </w:rPr>
          <w:t>利润</w:t>
        </w:r>
        <w:r w:rsidRPr="00C86B6D">
          <w:rPr>
            <w:rStyle w:val="af0"/>
            <w:rFonts w:ascii="Times New Roman" w:eastAsia="微软雅黑" w:hAnsi="Times New Roman" w:cs="Times New Roman"/>
            <w:b/>
            <w:bCs/>
            <w:sz w:val="22"/>
            <w:szCs w:val="22"/>
          </w:rPr>
          <w:t>1124</w:t>
        </w:r>
        <w:r w:rsidRPr="00C86B6D">
          <w:rPr>
            <w:rStyle w:val="af0"/>
            <w:rFonts w:ascii="Times New Roman" w:eastAsia="微软雅黑" w:hAnsi="Times New Roman" w:cs="Times New Roman"/>
            <w:b/>
            <w:bCs/>
            <w:sz w:val="22"/>
            <w:szCs w:val="22"/>
          </w:rPr>
          <w:t>亿，拼多多面临的新危机</w:t>
        </w:r>
        <w:r w:rsidRPr="00C86B6D">
          <w:rPr>
            <w:rStyle w:val="af0"/>
            <w:rFonts w:ascii="Times New Roman" w:eastAsia="微软雅黑" w:hAnsi="Times New Roman" w:cs="Times New Roman"/>
            <w:b/>
            <w:bCs/>
            <w:sz w:val="22"/>
            <w:szCs w:val="22"/>
          </w:rPr>
          <w:t>_</w:t>
        </w:r>
        <w:r w:rsidRPr="00C86B6D">
          <w:rPr>
            <w:rStyle w:val="af0"/>
            <w:rFonts w:ascii="Times New Roman" w:eastAsia="微软雅黑" w:hAnsi="Times New Roman" w:cs="Times New Roman"/>
            <w:b/>
            <w:bCs/>
            <w:sz w:val="22"/>
            <w:szCs w:val="22"/>
          </w:rPr>
          <w:t>腾讯新闻</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。这一方面由于用户规模接近天花板、获客成本上升，另一方面公司主动加大投入（如商家补贴、技术研发和全球合规拓展）导致利润率阶段性走低</w:t>
      </w:r>
      <w:r w:rsidRPr="00C86B6D">
        <w:rPr>
          <w:rFonts w:ascii="Times New Roman" w:eastAsia="微软雅黑" w:hAnsi="Times New Roman" w:cs="Times New Roman"/>
          <w:b/>
          <w:bCs/>
          <w:sz w:val="22"/>
          <w:szCs w:val="22"/>
        </w:rPr>
        <w:t xml:space="preserve"> (</w:t>
      </w:r>
      <w:hyperlink r:id="rId148" w:anchor=":~:text=%E6%AD%A4%E5%89%8D%E4%B8%89%E5%AD%A3%E6%8A%A5%E6%97%B6%EF%BC%8C%E6%8B%BC%E5%A4%9A%E5%A4%9A%E7%AE%A1%E7%90%86%E5%B1%82%E6%9B%BE%E8%AF%B4%EF%BC%8C%E2%80%9C%E6%88%91%E6%83%B3%E5%90%91%E6%88%91%E4%BB%AC%E7%9A%84%E6%8A%95%E8%B5%84%E8%80%85%E6%98%8E%E7%A1%AE%E8%A1%A8%E7%A4%BA%EF%BC%8C%E4%BB%8E%E7%AC%AC%E4%B8%89%E5%AD%A3%E5%BA%A6%E5%BC%80%E5%A7%8B%EF%BC%8C%E5%88%A9%E6%B6%A6%E5%B0%86%E9%80%90%E6%B8%90%E5%91%88%E4%B8%8B%E9%99%8D%E8%B6%8B%E5%8A%BF%E2%80%A6%E2%80%A6%E4%BB%8E%E9%95%BF%E8%BF%9C%E6%9D%A5%E7%9C%8B%EF%BC%8C%E7%9B%88%E5%88%A9%E8%83%BD%E5%8A%9B%E4%B8%8B%E9%99%8D%E6%98%AF%E4%B8%8D%E5%8F%AF%E9%81%BF%E5%85%8D%E7%9A%84%E3%80%82%E2%80%9D" w:history="1">
        <w:r w:rsidRPr="00C86B6D">
          <w:rPr>
            <w:rStyle w:val="af0"/>
            <w:rFonts w:ascii="Times New Roman" w:eastAsia="微软雅黑" w:hAnsi="Times New Roman" w:cs="Times New Roman"/>
            <w:b/>
            <w:bCs/>
            <w:sz w:val="22"/>
            <w:szCs w:val="22"/>
          </w:rPr>
          <w:t>利润</w:t>
        </w:r>
        <w:r w:rsidRPr="00C86B6D">
          <w:rPr>
            <w:rStyle w:val="af0"/>
            <w:rFonts w:ascii="Times New Roman" w:eastAsia="微软雅黑" w:hAnsi="Times New Roman" w:cs="Times New Roman"/>
            <w:b/>
            <w:bCs/>
            <w:sz w:val="22"/>
            <w:szCs w:val="22"/>
          </w:rPr>
          <w:t>1124</w:t>
        </w:r>
        <w:r w:rsidRPr="00C86B6D">
          <w:rPr>
            <w:rStyle w:val="af0"/>
            <w:rFonts w:ascii="Times New Roman" w:eastAsia="微软雅黑" w:hAnsi="Times New Roman" w:cs="Times New Roman"/>
            <w:b/>
            <w:bCs/>
            <w:sz w:val="22"/>
            <w:szCs w:val="22"/>
          </w:rPr>
          <w:t>亿，拼多多面临的新危机</w:t>
        </w:r>
        <w:r w:rsidRPr="00C86B6D">
          <w:rPr>
            <w:rStyle w:val="af0"/>
            <w:rFonts w:ascii="Times New Roman" w:eastAsia="微软雅黑" w:hAnsi="Times New Roman" w:cs="Times New Roman"/>
            <w:b/>
            <w:bCs/>
            <w:sz w:val="22"/>
            <w:szCs w:val="22"/>
          </w:rPr>
          <w:t>_</w:t>
        </w:r>
        <w:r w:rsidRPr="00C86B6D">
          <w:rPr>
            <w:rStyle w:val="af0"/>
            <w:rFonts w:ascii="Times New Roman" w:eastAsia="微软雅黑" w:hAnsi="Times New Roman" w:cs="Times New Roman"/>
            <w:b/>
            <w:bCs/>
            <w:sz w:val="22"/>
            <w:szCs w:val="22"/>
          </w:rPr>
          <w:t>腾讯新闻</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。目前市场对拼多多的估值开始重估，市盈率</w:t>
      </w:r>
      <w:r w:rsidRPr="00C86B6D">
        <w:rPr>
          <w:rFonts w:ascii="Times New Roman" w:eastAsia="微软雅黑" w:hAnsi="Times New Roman" w:cs="Times New Roman"/>
          <w:b/>
          <w:bCs/>
          <w:sz w:val="22"/>
          <w:szCs w:val="22"/>
        </w:rPr>
        <w:t>(TTM)</w:t>
      </w:r>
      <w:r w:rsidRPr="00C86B6D">
        <w:rPr>
          <w:rFonts w:ascii="Times New Roman" w:eastAsia="微软雅黑" w:hAnsi="Times New Roman" w:cs="Times New Roman"/>
          <w:b/>
          <w:bCs/>
          <w:sz w:val="22"/>
          <w:szCs w:val="22"/>
        </w:rPr>
        <w:t>约在</w:t>
      </w:r>
      <w:r w:rsidRPr="00C86B6D">
        <w:rPr>
          <w:rFonts w:ascii="Times New Roman" w:eastAsia="微软雅黑" w:hAnsi="Times New Roman" w:cs="Times New Roman"/>
          <w:b/>
          <w:bCs/>
          <w:sz w:val="22"/>
          <w:szCs w:val="22"/>
        </w:rPr>
        <w:t>11</w:t>
      </w:r>
      <w:r w:rsidRPr="00C86B6D">
        <w:rPr>
          <w:rFonts w:ascii="Times New Roman" w:eastAsia="微软雅黑" w:hAnsi="Times New Roman" w:cs="Times New Roman"/>
          <w:b/>
          <w:bCs/>
          <w:sz w:val="22"/>
          <w:szCs w:val="22"/>
        </w:rPr>
        <w:t>倍左右</w:t>
      </w:r>
      <w:r w:rsidRPr="00C86B6D">
        <w:rPr>
          <w:rFonts w:ascii="Times New Roman" w:eastAsia="微软雅黑" w:hAnsi="Times New Roman" w:cs="Times New Roman"/>
          <w:b/>
          <w:bCs/>
          <w:sz w:val="22"/>
          <w:szCs w:val="22"/>
        </w:rPr>
        <w:t xml:space="preserve"> (</w:t>
      </w:r>
      <w:hyperlink r:id="rId149" w:anchor=":~:text=%E2%80%94" w:history="1">
        <w:r w:rsidRPr="00C86B6D">
          <w:rPr>
            <w:rStyle w:val="af0"/>
            <w:rFonts w:ascii="Times New Roman" w:eastAsia="微软雅黑" w:hAnsi="Times New Roman" w:cs="Times New Roman"/>
            <w:b/>
            <w:bCs/>
            <w:sz w:val="22"/>
            <w:szCs w:val="22"/>
          </w:rPr>
          <w:t>PDD</w:t>
        </w:r>
        <w:r w:rsidRPr="00C86B6D">
          <w:rPr>
            <w:rStyle w:val="af0"/>
            <w:rFonts w:ascii="Times New Roman" w:eastAsia="微软雅黑" w:hAnsi="Times New Roman" w:cs="Times New Roman"/>
            <w:b/>
            <w:bCs/>
            <w:sz w:val="22"/>
            <w:szCs w:val="22"/>
          </w:rPr>
          <w:t>股票价格和图表</w:t>
        </w:r>
        <w:r w:rsidRPr="00C86B6D">
          <w:rPr>
            <w:rStyle w:val="af0"/>
            <w:rFonts w:ascii="Times New Roman" w:eastAsia="微软雅黑" w:hAnsi="Times New Roman" w:cs="Times New Roman"/>
            <w:b/>
            <w:bCs/>
            <w:sz w:val="22"/>
            <w:szCs w:val="22"/>
          </w:rPr>
          <w:t xml:space="preserve"> - NASDAQ:PDD — TradingView</w:t>
        </w:r>
      </w:hyperlink>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相对于其过去的增长率，这一估值水平显得偏低，说明投资者已经计入了未来盈利放缓和风险溢价。总的来说，公司财务基本盘依然稳健（手握充裕现金流、无负债压力，盈利能力行业领先），但增速放缓</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投入增加</w:t>
      </w:r>
      <w:r w:rsidRPr="00C86B6D">
        <w:rPr>
          <w:rFonts w:ascii="Times New Roman" w:eastAsia="微软雅黑" w:hAnsi="Times New Roman" w:cs="Times New Roman"/>
          <w:sz w:val="22"/>
          <w:szCs w:val="22"/>
        </w:rPr>
        <w:t>使估值中枢下移。这成为近期股价脆弱的重要内因：当外部利空（如关税事件）出现时，高估值溢价已不再，股价自然迅速回调以反映新预期。</w:t>
      </w:r>
    </w:p>
    <w:p w14:paraId="327D964B"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综上，拼多多近期股价暴跌是多重因素共振的结果：美国关税政策打击了市场对其跨境业务和增长前景的信心，</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海外扩张的不确定性增大；国内宏观和政策环境虽有利长远但短期掣肘盈利；竞争加剧和公司增速放缓也使估值承压。当利空消息密集出现时，投资者选择迅速撤离避险，导致股价短期内大幅跳水。</w:t>
      </w:r>
    </w:p>
    <w:p w14:paraId="16FB7E16"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从现在至</w:t>
      </w:r>
      <w:r w:rsidRPr="00C86B6D">
        <w:rPr>
          <w:rFonts w:ascii="Times New Roman" w:eastAsia="微软雅黑" w:hAnsi="Times New Roman" w:cs="Times New Roman"/>
          <w:b/>
          <w:bCs/>
          <w:sz w:val="22"/>
          <w:szCs w:val="22"/>
        </w:rPr>
        <w:t>2025</w:t>
      </w:r>
      <w:r w:rsidRPr="00C86B6D">
        <w:rPr>
          <w:rFonts w:ascii="Times New Roman" w:eastAsia="微软雅黑" w:hAnsi="Times New Roman" w:cs="Times New Roman"/>
          <w:b/>
          <w:bCs/>
          <w:sz w:val="22"/>
          <w:szCs w:val="22"/>
        </w:rPr>
        <w:t>年底的股价走势预测</w:t>
      </w:r>
    </w:p>
    <w:p w14:paraId="4920C65E"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展望未来，我们需要结合基本面和技术面因素，对拼多多股价从当前（</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w:t>
      </w:r>
      <w:r w:rsidRPr="00C86B6D">
        <w:rPr>
          <w:rFonts w:ascii="Times New Roman" w:eastAsia="微软雅黑" w:hAnsi="Times New Roman" w:cs="Times New Roman"/>
          <w:sz w:val="22"/>
          <w:szCs w:val="22"/>
        </w:rPr>
        <w:t>4</w:t>
      </w:r>
      <w:r w:rsidRPr="00C86B6D">
        <w:rPr>
          <w:rFonts w:ascii="Times New Roman" w:eastAsia="微软雅黑" w:hAnsi="Times New Roman" w:cs="Times New Roman"/>
          <w:sz w:val="22"/>
          <w:szCs w:val="22"/>
        </w:rPr>
        <w:t>月初）到</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年底的走势作出预测，并讨论相应的交易策略。</w:t>
      </w:r>
    </w:p>
    <w:p w14:paraId="0966DCB8"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短线技术走势分析与交易策略</w:t>
      </w:r>
    </w:p>
    <w:p w14:paraId="4A2E26C8"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hyperlink r:id="rId150" w:history="1">
        <w:r w:rsidRPr="00C86B6D">
          <w:rPr>
            <w:rStyle w:val="af0"/>
            <w:rFonts w:ascii="Times New Roman" w:eastAsia="微软雅黑" w:hAnsi="Times New Roman" w:cs="Times New Roman"/>
            <w:sz w:val="22"/>
            <w:szCs w:val="22"/>
          </w:rPr>
          <w:t>image</w:t>
        </w:r>
      </w:hyperlink>
      <w:r w:rsidRPr="00C86B6D">
        <w:rPr>
          <w:rFonts w:ascii="Times New Roman" w:eastAsia="微软雅黑" w:hAnsi="Times New Roman" w:cs="Times New Roman"/>
          <w:sz w:val="22"/>
          <w:szCs w:val="22"/>
        </w:rPr>
        <w:t xml:space="preserve">) </w:t>
      </w:r>
      <w:r w:rsidRPr="00C86B6D">
        <w:rPr>
          <w:rFonts w:ascii="Times New Roman" w:eastAsia="微软雅黑" w:hAnsi="Times New Roman" w:cs="Times New Roman"/>
          <w:i/>
          <w:iCs/>
          <w:sz w:val="22"/>
          <w:szCs w:val="22"/>
        </w:rPr>
        <w:t>图</w:t>
      </w:r>
      <w:r w:rsidRPr="00C86B6D">
        <w:rPr>
          <w:rFonts w:ascii="Times New Roman" w:eastAsia="微软雅黑" w:hAnsi="Times New Roman" w:cs="Times New Roman"/>
          <w:i/>
          <w:iCs/>
          <w:sz w:val="22"/>
          <w:szCs w:val="22"/>
        </w:rPr>
        <w:t>1</w:t>
      </w:r>
      <w:r w:rsidRPr="00C86B6D">
        <w:rPr>
          <w:rFonts w:ascii="Times New Roman" w:eastAsia="微软雅黑" w:hAnsi="Times New Roman" w:cs="Times New Roman"/>
          <w:i/>
          <w:iCs/>
          <w:sz w:val="22"/>
          <w:szCs w:val="22"/>
        </w:rPr>
        <w:t>：拼多多（日线）近期股价走势及技术形态示意（</w:t>
      </w:r>
      <w:r w:rsidRPr="00C86B6D">
        <w:rPr>
          <w:rFonts w:ascii="Times New Roman" w:eastAsia="微软雅黑" w:hAnsi="Times New Roman" w:cs="Times New Roman"/>
          <w:i/>
          <w:iCs/>
          <w:sz w:val="22"/>
          <w:szCs w:val="22"/>
        </w:rPr>
        <w:t>2025</w:t>
      </w:r>
      <w:r w:rsidRPr="00C86B6D">
        <w:rPr>
          <w:rFonts w:ascii="Times New Roman" w:eastAsia="微软雅黑" w:hAnsi="Times New Roman" w:cs="Times New Roman"/>
          <w:i/>
          <w:iCs/>
          <w:sz w:val="22"/>
          <w:szCs w:val="22"/>
        </w:rPr>
        <w:t>年</w:t>
      </w:r>
      <w:r w:rsidRPr="00C86B6D">
        <w:rPr>
          <w:rFonts w:ascii="Times New Roman" w:eastAsia="微软雅黑" w:hAnsi="Times New Roman" w:cs="Times New Roman"/>
          <w:i/>
          <w:iCs/>
          <w:sz w:val="22"/>
          <w:szCs w:val="22"/>
        </w:rPr>
        <w:t>1</w:t>
      </w:r>
      <w:r w:rsidRPr="00C86B6D">
        <w:rPr>
          <w:rFonts w:ascii="Times New Roman" w:eastAsia="微软雅黑" w:hAnsi="Times New Roman" w:cs="Times New Roman"/>
          <w:i/>
          <w:iCs/>
          <w:sz w:val="22"/>
          <w:szCs w:val="22"/>
        </w:rPr>
        <w:t>月</w:t>
      </w:r>
      <w:r w:rsidRPr="00C86B6D">
        <w:rPr>
          <w:rFonts w:ascii="Times New Roman" w:eastAsia="微软雅黑" w:hAnsi="Times New Roman" w:cs="Times New Roman"/>
          <w:i/>
          <w:iCs/>
          <w:sz w:val="22"/>
          <w:szCs w:val="22"/>
        </w:rPr>
        <w:t>–4</w:t>
      </w:r>
      <w:r w:rsidRPr="00C86B6D">
        <w:rPr>
          <w:rFonts w:ascii="Times New Roman" w:eastAsia="微软雅黑" w:hAnsi="Times New Roman" w:cs="Times New Roman"/>
          <w:i/>
          <w:iCs/>
          <w:sz w:val="22"/>
          <w:szCs w:val="22"/>
        </w:rPr>
        <w:t>月）。</w:t>
      </w:r>
      <w:r w:rsidRPr="00C86B6D">
        <w:rPr>
          <w:rFonts w:ascii="Times New Roman" w:eastAsia="微软雅黑" w:hAnsi="Times New Roman" w:cs="Times New Roman"/>
          <w:sz w:val="22"/>
          <w:szCs w:val="22"/>
        </w:rPr>
        <w:br/>
      </w:r>
      <w:r w:rsidRPr="00C86B6D">
        <w:rPr>
          <w:rFonts w:ascii="Times New Roman" w:eastAsia="微软雅黑" w:hAnsi="Times New Roman" w:cs="Times New Roman"/>
          <w:i/>
          <w:iCs/>
          <w:sz w:val="22"/>
          <w:szCs w:val="22"/>
        </w:rPr>
        <w:t>图</w:t>
      </w:r>
      <w:r w:rsidRPr="00C86B6D">
        <w:rPr>
          <w:rFonts w:ascii="Times New Roman" w:eastAsia="微软雅黑" w:hAnsi="Times New Roman" w:cs="Times New Roman"/>
          <w:i/>
          <w:iCs/>
          <w:sz w:val="22"/>
          <w:szCs w:val="22"/>
        </w:rPr>
        <w:t>1</w:t>
      </w:r>
      <w:r w:rsidRPr="00C86B6D">
        <w:rPr>
          <w:rFonts w:ascii="Times New Roman" w:eastAsia="微软雅黑" w:hAnsi="Times New Roman" w:cs="Times New Roman"/>
          <w:i/>
          <w:iCs/>
          <w:sz w:val="22"/>
          <w:szCs w:val="22"/>
        </w:rPr>
        <w:t>展示了拼多多今年以来的日</w:t>
      </w:r>
      <w:r w:rsidRPr="00C86B6D">
        <w:rPr>
          <w:rFonts w:ascii="Times New Roman" w:eastAsia="微软雅黑" w:hAnsi="Times New Roman" w:cs="Times New Roman"/>
          <w:i/>
          <w:iCs/>
          <w:sz w:val="22"/>
          <w:szCs w:val="22"/>
        </w:rPr>
        <w:t>K</w:t>
      </w:r>
      <w:r w:rsidRPr="00C86B6D">
        <w:rPr>
          <w:rFonts w:ascii="Times New Roman" w:eastAsia="微软雅黑" w:hAnsi="Times New Roman" w:cs="Times New Roman"/>
          <w:i/>
          <w:iCs/>
          <w:sz w:val="22"/>
          <w:szCs w:val="22"/>
        </w:rPr>
        <w:t>线走势图。可以看到股价在</w:t>
      </w:r>
      <w:r w:rsidRPr="00C86B6D">
        <w:rPr>
          <w:rFonts w:ascii="Times New Roman" w:eastAsia="微软雅黑" w:hAnsi="Times New Roman" w:cs="Times New Roman"/>
          <w:i/>
          <w:iCs/>
          <w:sz w:val="22"/>
          <w:szCs w:val="22"/>
        </w:rPr>
        <w:t>3</w:t>
      </w:r>
      <w:r w:rsidRPr="00C86B6D">
        <w:rPr>
          <w:rFonts w:ascii="Times New Roman" w:eastAsia="微软雅黑" w:hAnsi="Times New Roman" w:cs="Times New Roman"/>
          <w:i/>
          <w:iCs/>
          <w:sz w:val="22"/>
          <w:szCs w:val="22"/>
        </w:rPr>
        <w:t>月下旬冲高后迅速回落，并击穿了短期均线支撑。</w:t>
      </w:r>
    </w:p>
    <w:p w14:paraId="67929960"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从技术图表上看，拼多多当前处于</w:t>
      </w:r>
      <w:r w:rsidRPr="00C86B6D">
        <w:rPr>
          <w:rFonts w:ascii="Times New Roman" w:eastAsia="微软雅黑" w:hAnsi="Times New Roman" w:cs="Times New Roman"/>
          <w:b/>
          <w:bCs/>
          <w:sz w:val="22"/>
          <w:szCs w:val="22"/>
        </w:rPr>
        <w:t>短期下行趋势</w:t>
      </w:r>
      <w:r w:rsidRPr="00C86B6D">
        <w:rPr>
          <w:rFonts w:ascii="Times New Roman" w:eastAsia="微软雅黑" w:hAnsi="Times New Roman" w:cs="Times New Roman"/>
          <w:sz w:val="22"/>
          <w:szCs w:val="22"/>
        </w:rPr>
        <w:t>中。</w:t>
      </w:r>
      <w:r w:rsidRPr="00C86B6D">
        <w:rPr>
          <w:rFonts w:ascii="Times New Roman" w:eastAsia="微软雅黑" w:hAnsi="Times New Roman" w:cs="Times New Roman"/>
          <w:sz w:val="22"/>
          <w:szCs w:val="22"/>
        </w:rPr>
        <w:t>3</w:t>
      </w:r>
      <w:r w:rsidRPr="00C86B6D">
        <w:rPr>
          <w:rFonts w:ascii="Times New Roman" w:eastAsia="微软雅黑" w:hAnsi="Times New Roman" w:cs="Times New Roman"/>
          <w:sz w:val="22"/>
          <w:szCs w:val="22"/>
        </w:rPr>
        <w:t>月下旬见顶</w:t>
      </w:r>
      <w:r w:rsidRPr="00C86B6D">
        <w:rPr>
          <w:rFonts w:ascii="Times New Roman" w:eastAsia="微软雅黑" w:hAnsi="Times New Roman" w:cs="Times New Roman"/>
          <w:sz w:val="22"/>
          <w:szCs w:val="22"/>
        </w:rPr>
        <w:t>130</w:t>
      </w:r>
      <w:r w:rsidRPr="00C86B6D">
        <w:rPr>
          <w:rFonts w:ascii="Times New Roman" w:eastAsia="微软雅黑" w:hAnsi="Times New Roman" w:cs="Times New Roman"/>
          <w:sz w:val="22"/>
          <w:szCs w:val="22"/>
        </w:rPr>
        <w:t>美元后，日</w:t>
      </w:r>
      <w:r w:rsidRPr="00C86B6D">
        <w:rPr>
          <w:rFonts w:ascii="Times New Roman" w:eastAsia="微软雅黑" w:hAnsi="Times New Roman" w:cs="Times New Roman"/>
          <w:sz w:val="22"/>
          <w:szCs w:val="22"/>
        </w:rPr>
        <w:t>K</w:t>
      </w:r>
      <w:r w:rsidRPr="00C86B6D">
        <w:rPr>
          <w:rFonts w:ascii="Times New Roman" w:eastAsia="微软雅黑" w:hAnsi="Times New Roman" w:cs="Times New Roman"/>
          <w:sz w:val="22"/>
          <w:szCs w:val="22"/>
        </w:rPr>
        <w:t>线连收多根大阴线，跌破了</w:t>
      </w:r>
      <w:r w:rsidRPr="00C86B6D">
        <w:rPr>
          <w:rFonts w:ascii="Times New Roman" w:eastAsia="微软雅黑" w:hAnsi="Times New Roman" w:cs="Times New Roman"/>
          <w:sz w:val="22"/>
          <w:szCs w:val="22"/>
        </w:rPr>
        <w:t>20</w:t>
      </w:r>
      <w:r w:rsidRPr="00C86B6D">
        <w:rPr>
          <w:rFonts w:ascii="Times New Roman" w:eastAsia="微软雅黑" w:hAnsi="Times New Roman" w:cs="Times New Roman"/>
          <w:sz w:val="22"/>
          <w:szCs w:val="22"/>
        </w:rPr>
        <w:t>日和</w:t>
      </w:r>
      <w:r w:rsidRPr="00C86B6D">
        <w:rPr>
          <w:rFonts w:ascii="Times New Roman" w:eastAsia="微软雅黑" w:hAnsi="Times New Roman" w:cs="Times New Roman"/>
          <w:sz w:val="22"/>
          <w:szCs w:val="22"/>
        </w:rPr>
        <w:t>50</w:t>
      </w:r>
      <w:r w:rsidRPr="00C86B6D">
        <w:rPr>
          <w:rFonts w:ascii="Times New Roman" w:eastAsia="微软雅黑" w:hAnsi="Times New Roman" w:cs="Times New Roman"/>
          <w:sz w:val="22"/>
          <w:szCs w:val="22"/>
        </w:rPr>
        <w:t>日均线，成交量放大，显示空方力量占据主导。</w:t>
      </w:r>
      <w:r w:rsidRPr="00C86B6D">
        <w:rPr>
          <w:rFonts w:ascii="Times New Roman" w:eastAsia="微软雅黑" w:hAnsi="Times New Roman" w:cs="Times New Roman"/>
          <w:sz w:val="22"/>
          <w:szCs w:val="22"/>
        </w:rPr>
        <w:t>RSI</w:t>
      </w:r>
      <w:r w:rsidRPr="00C86B6D">
        <w:rPr>
          <w:rFonts w:ascii="Times New Roman" w:eastAsia="微软雅黑" w:hAnsi="Times New Roman" w:cs="Times New Roman"/>
          <w:sz w:val="22"/>
          <w:szCs w:val="22"/>
        </w:rPr>
        <w:t>相对强弱指标快速滑落至</w:t>
      </w:r>
      <w:r w:rsidRPr="00C86B6D">
        <w:rPr>
          <w:rFonts w:ascii="Times New Roman" w:eastAsia="微软雅黑" w:hAnsi="Times New Roman" w:cs="Times New Roman"/>
          <w:sz w:val="22"/>
          <w:szCs w:val="22"/>
        </w:rPr>
        <w:t>30</w:t>
      </w:r>
      <w:r w:rsidRPr="00C86B6D">
        <w:rPr>
          <w:rFonts w:ascii="Times New Roman" w:eastAsia="微软雅黑" w:hAnsi="Times New Roman" w:cs="Times New Roman"/>
          <w:sz w:val="22"/>
          <w:szCs w:val="22"/>
        </w:rPr>
        <w:t>以下的超卖区域，短线有技术反弹需求。然而在消息面不确定性消除前，反弹力度可能有限。下面是短线关键技术位和可能的策略：</w:t>
      </w:r>
    </w:p>
    <w:p w14:paraId="7E12E617" w14:textId="77777777" w:rsidR="00C86B6D" w:rsidRPr="00C86B6D" w:rsidRDefault="00C86B6D" w:rsidP="00C86B6D">
      <w:pPr>
        <w:numPr>
          <w:ilvl w:val="0"/>
          <w:numId w:val="1097"/>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支撑位与阻力位：下方</w:t>
      </w:r>
      <w:r w:rsidRPr="00C86B6D">
        <w:rPr>
          <w:rFonts w:ascii="Times New Roman" w:eastAsia="微软雅黑" w:hAnsi="Times New Roman" w:cs="Times New Roman"/>
          <w:b/>
          <w:bCs/>
          <w:sz w:val="22"/>
          <w:szCs w:val="22"/>
        </w:rPr>
        <w:t>100</w:t>
      </w:r>
      <w:r w:rsidRPr="00C86B6D">
        <w:rPr>
          <w:rFonts w:ascii="Times New Roman" w:eastAsia="微软雅黑" w:hAnsi="Times New Roman" w:cs="Times New Roman"/>
          <w:b/>
          <w:bCs/>
          <w:sz w:val="22"/>
          <w:szCs w:val="22"/>
        </w:rPr>
        <w:t>美元</w:t>
      </w:r>
      <w:r w:rsidRPr="00C86B6D">
        <w:rPr>
          <w:rFonts w:ascii="Times New Roman" w:eastAsia="微软雅黑" w:hAnsi="Times New Roman" w:cs="Times New Roman"/>
          <w:sz w:val="22"/>
          <w:szCs w:val="22"/>
        </w:rPr>
        <w:t>关口是强心理支撑位，也大致接近</w:t>
      </w:r>
      <w:r w:rsidRPr="00C86B6D">
        <w:rPr>
          <w:rFonts w:ascii="Times New Roman" w:eastAsia="微软雅黑" w:hAnsi="Times New Roman" w:cs="Times New Roman"/>
          <w:sz w:val="22"/>
          <w:szCs w:val="22"/>
        </w:rPr>
        <w:t>200</w:t>
      </w:r>
      <w:r w:rsidRPr="00C86B6D">
        <w:rPr>
          <w:rFonts w:ascii="Times New Roman" w:eastAsia="微软雅黑" w:hAnsi="Times New Roman" w:cs="Times New Roman"/>
          <w:sz w:val="22"/>
          <w:szCs w:val="22"/>
        </w:rPr>
        <w:t>日移动均线所在的位置。一旦跌破，可能引发新一轮恐慌抛售。上方</w:t>
      </w:r>
      <w:r w:rsidRPr="00C86B6D">
        <w:rPr>
          <w:rFonts w:ascii="Times New Roman" w:eastAsia="微软雅黑" w:hAnsi="Times New Roman" w:cs="Times New Roman"/>
          <w:b/>
          <w:bCs/>
          <w:sz w:val="22"/>
          <w:szCs w:val="22"/>
        </w:rPr>
        <w:t>120</w:t>
      </w:r>
      <w:r w:rsidRPr="00C86B6D">
        <w:rPr>
          <w:rFonts w:ascii="Times New Roman" w:eastAsia="微软雅黑" w:hAnsi="Times New Roman" w:cs="Times New Roman"/>
          <w:b/>
          <w:bCs/>
          <w:sz w:val="22"/>
          <w:szCs w:val="22"/>
        </w:rPr>
        <w:t>美元</w:t>
      </w:r>
      <w:r w:rsidRPr="00C86B6D">
        <w:rPr>
          <w:rFonts w:ascii="Times New Roman" w:eastAsia="微软雅黑" w:hAnsi="Times New Roman" w:cs="Times New Roman"/>
          <w:sz w:val="22"/>
          <w:szCs w:val="22"/>
        </w:rPr>
        <w:t>附近则成为近期反弹的首要压</w:t>
      </w:r>
      <w:r w:rsidRPr="00C86B6D">
        <w:rPr>
          <w:rFonts w:ascii="Times New Roman" w:eastAsia="微软雅黑" w:hAnsi="Times New Roman" w:cs="Times New Roman"/>
          <w:sz w:val="22"/>
          <w:szCs w:val="22"/>
        </w:rPr>
        <w:lastRenderedPageBreak/>
        <w:t>力位（此前的支撑转化而来），进一步阻力在前高</w:t>
      </w:r>
      <w:r w:rsidRPr="00C86B6D">
        <w:rPr>
          <w:rFonts w:ascii="Times New Roman" w:eastAsia="微软雅黑" w:hAnsi="Times New Roman" w:cs="Times New Roman"/>
          <w:sz w:val="22"/>
          <w:szCs w:val="22"/>
        </w:rPr>
        <w:t>130</w:t>
      </w:r>
      <w:r w:rsidRPr="00C86B6D">
        <w:rPr>
          <w:rFonts w:ascii="Times New Roman" w:eastAsia="微软雅黑" w:hAnsi="Times New Roman" w:cs="Times New Roman"/>
          <w:sz w:val="22"/>
          <w:szCs w:val="22"/>
        </w:rPr>
        <w:t>美元。如果无重大利好，股价短期内难以有效突破上一高点区域。</w:t>
      </w:r>
    </w:p>
    <w:p w14:paraId="361207FA" w14:textId="77777777" w:rsidR="00C86B6D" w:rsidRPr="00C86B6D" w:rsidRDefault="00C86B6D" w:rsidP="00C86B6D">
      <w:pPr>
        <w:numPr>
          <w:ilvl w:val="0"/>
          <w:numId w:val="1097"/>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趋势与形态：</w:t>
      </w:r>
      <w:r w:rsidRPr="00C86B6D">
        <w:rPr>
          <w:rFonts w:ascii="Times New Roman" w:eastAsia="微软雅黑" w:hAnsi="Times New Roman" w:cs="Times New Roman"/>
          <w:b/>
          <w:bCs/>
          <w:sz w:val="22"/>
          <w:szCs w:val="22"/>
        </w:rPr>
        <w:t>目前短线形态上出现类似</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下降通道</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b/>
          <w:bCs/>
          <w:sz w:val="22"/>
          <w:szCs w:val="22"/>
        </w:rPr>
        <w:t>4</w:t>
      </w:r>
      <w:r w:rsidRPr="00C86B6D">
        <w:rPr>
          <w:rFonts w:ascii="Times New Roman" w:eastAsia="微软雅黑" w:hAnsi="Times New Roman" w:cs="Times New Roman"/>
          <w:b/>
          <w:bCs/>
          <w:sz w:val="22"/>
          <w:szCs w:val="22"/>
        </w:rPr>
        <w:t>月初的一波急跌或属消息面驱动的超跌。日</w:t>
      </w:r>
      <w:r w:rsidRPr="00C86B6D">
        <w:rPr>
          <w:rFonts w:ascii="Times New Roman" w:eastAsia="微软雅黑" w:hAnsi="Times New Roman" w:cs="Times New Roman"/>
          <w:b/>
          <w:bCs/>
          <w:sz w:val="22"/>
          <w:szCs w:val="22"/>
        </w:rPr>
        <w:t>K</w:t>
      </w:r>
      <w:r w:rsidRPr="00C86B6D">
        <w:rPr>
          <w:rFonts w:ascii="Times New Roman" w:eastAsia="微软雅黑" w:hAnsi="Times New Roman" w:cs="Times New Roman"/>
          <w:b/>
          <w:bCs/>
          <w:sz w:val="22"/>
          <w:szCs w:val="22"/>
        </w:rPr>
        <w:t>线在触及</w:t>
      </w:r>
      <w:r w:rsidRPr="00C86B6D">
        <w:rPr>
          <w:rFonts w:ascii="Times New Roman" w:eastAsia="微软雅黑" w:hAnsi="Times New Roman" w:cs="Times New Roman"/>
          <w:b/>
          <w:bCs/>
          <w:sz w:val="22"/>
          <w:szCs w:val="22"/>
        </w:rPr>
        <w:t>105</w:t>
      </w:r>
      <w:r w:rsidRPr="00C86B6D">
        <w:rPr>
          <w:rFonts w:ascii="Times New Roman" w:eastAsia="微软雅黑" w:hAnsi="Times New Roman" w:cs="Times New Roman"/>
          <w:b/>
          <w:bCs/>
          <w:sz w:val="22"/>
          <w:szCs w:val="22"/>
        </w:rPr>
        <w:t>美元附近时曾出现下影线，表明多头在接近</w:t>
      </w:r>
      <w:r w:rsidRPr="00C86B6D">
        <w:rPr>
          <w:rFonts w:ascii="Times New Roman" w:eastAsia="微软雅黑" w:hAnsi="Times New Roman" w:cs="Times New Roman"/>
          <w:b/>
          <w:bCs/>
          <w:sz w:val="22"/>
          <w:szCs w:val="22"/>
        </w:rPr>
        <w:t>100</w:t>
      </w:r>
      <w:r w:rsidRPr="00C86B6D">
        <w:rPr>
          <w:rFonts w:ascii="Times New Roman" w:eastAsia="微软雅黑" w:hAnsi="Times New Roman" w:cs="Times New Roman"/>
          <w:b/>
          <w:bCs/>
          <w:sz w:val="22"/>
          <w:szCs w:val="22"/>
        </w:rPr>
        <w:t>美元关口时有承接力量。如果后续</w:t>
      </w:r>
      <w:r w:rsidRPr="00C86B6D">
        <w:rPr>
          <w:rFonts w:ascii="Times New Roman" w:eastAsia="微软雅黑" w:hAnsi="Times New Roman" w:cs="Times New Roman"/>
          <w:b/>
          <w:bCs/>
          <w:sz w:val="22"/>
          <w:szCs w:val="22"/>
        </w:rPr>
        <w:t>K</w:t>
      </w:r>
      <w:r w:rsidRPr="00C86B6D">
        <w:rPr>
          <w:rFonts w:ascii="Times New Roman" w:eastAsia="微软雅黑" w:hAnsi="Times New Roman" w:cs="Times New Roman"/>
          <w:b/>
          <w:bCs/>
          <w:sz w:val="22"/>
          <w:szCs w:val="22"/>
        </w:rPr>
        <w:t>线走出</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启明星</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或</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锤子线</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等止跌形态，并伴随成交量缩减，可能预示短线企稳反弹。反之，若继续出现长阴线且无下影，需警惕加速下跌。</w:t>
      </w:r>
    </w:p>
    <w:p w14:paraId="6CC8D2F7" w14:textId="77777777" w:rsidR="00C86B6D" w:rsidRPr="00C86B6D" w:rsidRDefault="00C86B6D" w:rsidP="00C86B6D">
      <w:pPr>
        <w:numPr>
          <w:ilvl w:val="0"/>
          <w:numId w:val="1097"/>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短线交易策略：对于趋势交易者，目前应顺势而为。在明确止跌信号出现前，不宜贸然抄底。激进的短线交易者可考虑在跌破关键支撑时跟随做空或买入看跌期权，但要快进快出并设置止损。一旦出现技术反弹迹象，可短线做多博取反弹至</w:t>
      </w:r>
      <w:r w:rsidRPr="00C86B6D">
        <w:rPr>
          <w:rFonts w:ascii="Times New Roman" w:eastAsia="微软雅黑" w:hAnsi="Times New Roman" w:cs="Times New Roman"/>
          <w:b/>
          <w:bCs/>
          <w:sz w:val="22"/>
          <w:szCs w:val="22"/>
        </w:rPr>
        <w:t>120</w:t>
      </w:r>
      <w:r w:rsidRPr="00C86B6D">
        <w:rPr>
          <w:rFonts w:ascii="Times New Roman" w:eastAsia="微软雅黑" w:hAnsi="Times New Roman" w:cs="Times New Roman"/>
          <w:b/>
          <w:bCs/>
          <w:sz w:val="22"/>
          <w:szCs w:val="22"/>
        </w:rPr>
        <w:t>美元附近的机会，但要严格控制仓位。均线策略方面，若</w:t>
      </w:r>
      <w:r w:rsidRPr="00C86B6D">
        <w:rPr>
          <w:rFonts w:ascii="Times New Roman" w:eastAsia="微软雅黑" w:hAnsi="Times New Roman" w:cs="Times New Roman"/>
          <w:b/>
          <w:bCs/>
          <w:sz w:val="22"/>
          <w:szCs w:val="22"/>
        </w:rPr>
        <w:t>5</w:t>
      </w:r>
      <w:r w:rsidRPr="00C86B6D">
        <w:rPr>
          <w:rFonts w:ascii="Times New Roman" w:eastAsia="微软雅黑" w:hAnsi="Times New Roman" w:cs="Times New Roman"/>
          <w:b/>
          <w:bCs/>
          <w:sz w:val="22"/>
          <w:szCs w:val="22"/>
        </w:rPr>
        <w:t>日均线上穿</w:t>
      </w:r>
      <w:r w:rsidRPr="00C86B6D">
        <w:rPr>
          <w:rFonts w:ascii="Times New Roman" w:eastAsia="微软雅黑" w:hAnsi="Times New Roman" w:cs="Times New Roman"/>
          <w:b/>
          <w:bCs/>
          <w:sz w:val="22"/>
          <w:szCs w:val="22"/>
        </w:rPr>
        <w:t>10</w:t>
      </w:r>
      <w:r w:rsidRPr="00C86B6D">
        <w:rPr>
          <w:rFonts w:ascii="Times New Roman" w:eastAsia="微软雅黑" w:hAnsi="Times New Roman" w:cs="Times New Roman"/>
          <w:b/>
          <w:bCs/>
          <w:sz w:val="22"/>
          <w:szCs w:val="22"/>
        </w:rPr>
        <w:t>日均线，可能形成短线买入信号；反之若均线系统空头发散，则继续观望。总之，短线以趋势交易和形态确认</w:t>
      </w:r>
      <w:r w:rsidRPr="00C86B6D">
        <w:rPr>
          <w:rFonts w:ascii="Times New Roman" w:eastAsia="微软雅黑" w:hAnsi="Times New Roman" w:cs="Times New Roman"/>
          <w:sz w:val="22"/>
          <w:szCs w:val="22"/>
        </w:rPr>
        <w:t>为主，谨慎操作：等待回调企稳再进场而非在急跌中盲目抄底。</w:t>
      </w:r>
    </w:p>
    <w:p w14:paraId="6F524311"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中长线走势展望与投资策略</w:t>
      </w:r>
    </w:p>
    <w:p w14:paraId="41E3CE66"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从中长期角度看，拼多多的基本面和行业地位仍然具备吸引力，但需要权衡政策和竞争等因素对增长的影响。以下是对</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年底前股价走势的展望：</w:t>
      </w:r>
    </w:p>
    <w:p w14:paraId="5B71F632" w14:textId="77777777" w:rsidR="00C86B6D" w:rsidRPr="00C86B6D" w:rsidRDefault="00C86B6D" w:rsidP="00C86B6D">
      <w:pPr>
        <w:numPr>
          <w:ilvl w:val="0"/>
          <w:numId w:val="1098"/>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基本面驱动的估值修复：目前拼多多</w:t>
      </w:r>
      <w:r w:rsidRPr="00C86B6D">
        <w:rPr>
          <w:rFonts w:ascii="Times New Roman" w:eastAsia="微软雅黑" w:hAnsi="Times New Roman" w:cs="Times New Roman"/>
          <w:b/>
          <w:bCs/>
          <w:sz w:val="22"/>
          <w:szCs w:val="22"/>
        </w:rPr>
        <w:t>TTM</w:t>
      </w:r>
      <w:r w:rsidRPr="00C86B6D">
        <w:rPr>
          <w:rFonts w:ascii="Times New Roman" w:eastAsia="微软雅黑" w:hAnsi="Times New Roman" w:cs="Times New Roman"/>
          <w:b/>
          <w:bCs/>
          <w:sz w:val="22"/>
          <w:szCs w:val="22"/>
        </w:rPr>
        <w:t>市盈率约</w:t>
      </w:r>
      <w:r w:rsidRPr="00C86B6D">
        <w:rPr>
          <w:rFonts w:ascii="Times New Roman" w:eastAsia="微软雅黑" w:hAnsi="Times New Roman" w:cs="Times New Roman"/>
          <w:b/>
          <w:bCs/>
          <w:sz w:val="22"/>
          <w:szCs w:val="22"/>
        </w:rPr>
        <w:t>11</w:t>
      </w:r>
      <w:r w:rsidRPr="00C86B6D">
        <w:rPr>
          <w:rFonts w:ascii="Times New Roman" w:eastAsia="微软雅黑" w:hAnsi="Times New Roman" w:cs="Times New Roman"/>
          <w:b/>
          <w:bCs/>
          <w:sz w:val="22"/>
          <w:szCs w:val="22"/>
        </w:rPr>
        <w:t>倍，在主要中概互联网公司中处于较低水平，与阿里巴巴、京东相近或更低。这部分反映了市场对其未来利润下滑的预期。然而，如果后续几个季度拼多多依然能保持稳健的盈利（哪怕增速放缓，但绝对利润可观）且证明补贴投入换来的是用户黏性提升和业务长远布局，则市场可能重新评估其价值，出现估值修复</w:t>
      </w:r>
      <w:r w:rsidRPr="00C86B6D">
        <w:rPr>
          <w:rFonts w:ascii="Times New Roman" w:eastAsia="微软雅黑" w:hAnsi="Times New Roman" w:cs="Times New Roman"/>
          <w:sz w:val="22"/>
          <w:szCs w:val="22"/>
        </w:rPr>
        <w:t>。特别是到</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年底，若关税风波逐步平息、</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海外业务在其他市场站稳脚跟、国内消费回暖，拼多多的增长故事仍有望重新获得资金青睐，股价可能重回升势。保守预计，到</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年底股价有望</w:t>
      </w:r>
      <w:r w:rsidRPr="00C86B6D">
        <w:rPr>
          <w:rFonts w:ascii="Times New Roman" w:eastAsia="微软雅黑" w:hAnsi="Times New Roman" w:cs="Times New Roman"/>
          <w:b/>
          <w:bCs/>
          <w:sz w:val="22"/>
          <w:szCs w:val="22"/>
        </w:rPr>
        <w:t>回到</w:t>
      </w:r>
      <w:r w:rsidRPr="00C86B6D">
        <w:rPr>
          <w:rFonts w:ascii="Times New Roman" w:eastAsia="微软雅黑" w:hAnsi="Times New Roman" w:cs="Times New Roman"/>
          <w:b/>
          <w:bCs/>
          <w:sz w:val="22"/>
          <w:szCs w:val="22"/>
        </w:rPr>
        <w:t>120-130</w:t>
      </w:r>
      <w:r w:rsidRPr="00C86B6D">
        <w:rPr>
          <w:rFonts w:ascii="Times New Roman" w:eastAsia="微软雅黑" w:hAnsi="Times New Roman" w:cs="Times New Roman"/>
          <w:b/>
          <w:bCs/>
          <w:sz w:val="22"/>
          <w:szCs w:val="22"/>
        </w:rPr>
        <w:t>美元区间</w:t>
      </w:r>
      <w:r w:rsidRPr="00C86B6D">
        <w:rPr>
          <w:rFonts w:ascii="Times New Roman" w:eastAsia="微软雅黑" w:hAnsi="Times New Roman" w:cs="Times New Roman"/>
          <w:sz w:val="22"/>
          <w:szCs w:val="22"/>
        </w:rPr>
        <w:t>，对应合理市盈率在</w:t>
      </w:r>
      <w:r w:rsidRPr="00C86B6D">
        <w:rPr>
          <w:rFonts w:ascii="Times New Roman" w:eastAsia="微软雅黑" w:hAnsi="Times New Roman" w:cs="Times New Roman"/>
          <w:sz w:val="22"/>
          <w:szCs w:val="22"/>
        </w:rPr>
        <w:t>15</w:t>
      </w:r>
      <w:r w:rsidRPr="00C86B6D">
        <w:rPr>
          <w:rFonts w:ascii="Times New Roman" w:eastAsia="微软雅黑" w:hAnsi="Times New Roman" w:cs="Times New Roman"/>
          <w:sz w:val="22"/>
          <w:szCs w:val="22"/>
        </w:rPr>
        <w:t>倍左右；乐观情况下，若海外业务超预期展开、不确定性消除，甚至可能挑战前高（约</w:t>
      </w:r>
      <w:r w:rsidRPr="00C86B6D">
        <w:rPr>
          <w:rFonts w:ascii="Times New Roman" w:eastAsia="微软雅黑" w:hAnsi="Times New Roman" w:cs="Times New Roman"/>
          <w:sz w:val="22"/>
          <w:szCs w:val="22"/>
        </w:rPr>
        <w:t>150</w:t>
      </w:r>
      <w:r w:rsidRPr="00C86B6D">
        <w:rPr>
          <w:rFonts w:ascii="Times New Roman" w:eastAsia="微软雅黑" w:hAnsi="Times New Roman" w:cs="Times New Roman"/>
          <w:sz w:val="22"/>
          <w:szCs w:val="22"/>
        </w:rPr>
        <w:t>美元）。中长期投资者可在股价深跌、情绪低迷阶段分批布局，逢低吸纳，以价值投资的思路等待估值反转。</w:t>
      </w:r>
    </w:p>
    <w:p w14:paraId="3DFEBF85" w14:textId="77777777" w:rsidR="00C86B6D" w:rsidRPr="00C86B6D" w:rsidRDefault="00C86B6D" w:rsidP="00C86B6D">
      <w:pPr>
        <w:numPr>
          <w:ilvl w:val="0"/>
          <w:numId w:val="1098"/>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增长性与业务调整：</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拼多多</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年的三大核心战略为深化供给侧改革、全球化合规拓展、构建技术护城河</w:t>
      </w:r>
      <w:r w:rsidRPr="00C86B6D">
        <w:rPr>
          <w:rFonts w:ascii="Times New Roman" w:eastAsia="微软雅黑" w:hAnsi="Times New Roman" w:cs="Times New Roman"/>
          <w:sz w:val="22"/>
          <w:szCs w:val="22"/>
        </w:rPr>
        <w:t xml:space="preserve"> (</w:t>
      </w:r>
      <w:hyperlink r:id="rId151" w:anchor=":~:text=%E4%B8%8D%E4%BB%85%E5%A6%82%E6%AD%A4%EF%BC%8C%E9%9A%8F%E7%9D%80%E7%94%A8%E6%88%B7%E6%B8%97%E9%80%8F%E7%8E%87%E8%A7%A6%E9%A1%B6%EF%BC%8C%E4%BD%8E%E4%BB%B7%E7%AD%96%E7%95%A5%E6%95%88%E7%9B%8A%E9%80%92%E5%87%8F%EF%BC%8C%E6%8B%BC%E5%A4%9A%E5%A4%9A%E6%81%90%E9%99%B7%E5%85%A5%E5%A2%9E%E9%95%BF%E7%93%B6%E9%A2%88%E3%80%82%E7%9C%8B%E8%B5%B7%E6%9D%A5%EF%BC%8C%E6%8B%BC%E5%A4%9A%E5%A4%9A%E9%AB%98%E5%A2%9E%E6%97%B6%E4%BB%A3%E4%BC%BC%E4%B9%8E%E5%B7%B2%E7%BB%8F%E8%BF%87%E5%8E%BB%E4%BA%86%E3%80%82" w:history="1">
        <w:r w:rsidRPr="00C86B6D">
          <w:rPr>
            <w:rStyle w:val="af0"/>
            <w:rFonts w:ascii="Times New Roman" w:eastAsia="微软雅黑" w:hAnsi="Times New Roman" w:cs="Times New Roman"/>
            <w:sz w:val="22"/>
            <w:szCs w:val="22"/>
          </w:rPr>
          <w:t>利润</w:t>
        </w:r>
        <w:r w:rsidRPr="00C86B6D">
          <w:rPr>
            <w:rStyle w:val="af0"/>
            <w:rFonts w:ascii="Times New Roman" w:eastAsia="微软雅黑" w:hAnsi="Times New Roman" w:cs="Times New Roman"/>
            <w:sz w:val="22"/>
            <w:szCs w:val="22"/>
          </w:rPr>
          <w:t>1124</w:t>
        </w:r>
        <w:r w:rsidRPr="00C86B6D">
          <w:rPr>
            <w:rStyle w:val="af0"/>
            <w:rFonts w:ascii="Times New Roman" w:eastAsia="微软雅黑" w:hAnsi="Times New Roman" w:cs="Times New Roman"/>
            <w:sz w:val="22"/>
            <w:szCs w:val="22"/>
          </w:rPr>
          <w:t>亿，拼多多面临的新危机</w:t>
        </w:r>
        <w:r w:rsidRPr="00C86B6D">
          <w:rPr>
            <w:rStyle w:val="af0"/>
            <w:rFonts w:ascii="Times New Roman" w:eastAsia="微软雅黑" w:hAnsi="Times New Roman" w:cs="Times New Roman"/>
            <w:sz w:val="22"/>
            <w:szCs w:val="22"/>
          </w:rPr>
          <w:t>_</w:t>
        </w:r>
        <w:r w:rsidRPr="00C86B6D">
          <w:rPr>
            <w:rStyle w:val="af0"/>
            <w:rFonts w:ascii="Times New Roman" w:eastAsia="微软雅黑" w:hAnsi="Times New Roman" w:cs="Times New Roman"/>
            <w:sz w:val="22"/>
            <w:szCs w:val="22"/>
          </w:rPr>
          <w:t>腾讯新闻</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。这些举措短期可</w:t>
      </w:r>
      <w:r w:rsidRPr="00C86B6D">
        <w:rPr>
          <w:rFonts w:ascii="Times New Roman" w:eastAsia="微软雅黑" w:hAnsi="Times New Roman" w:cs="Times New Roman"/>
          <w:sz w:val="22"/>
          <w:szCs w:val="22"/>
        </w:rPr>
        <w:lastRenderedPageBreak/>
        <w:t>能拖累利润，但有助于长期增长质量。如果</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年内拼多多在农产品上行、新品牌培育等方面取得突破，或其</w:t>
      </w:r>
      <w:r w:rsidRPr="00C86B6D">
        <w:rPr>
          <w:rFonts w:ascii="Times New Roman" w:eastAsia="微软雅黑" w:hAnsi="Times New Roman" w:cs="Times New Roman"/>
          <w:sz w:val="22"/>
          <w:szCs w:val="22"/>
        </w:rPr>
        <w:t>AI</w:t>
      </w:r>
      <w:r w:rsidRPr="00C86B6D">
        <w:rPr>
          <w:rFonts w:ascii="Times New Roman" w:eastAsia="微软雅黑" w:hAnsi="Times New Roman" w:cs="Times New Roman"/>
          <w:sz w:val="22"/>
          <w:szCs w:val="22"/>
        </w:rPr>
        <w:t>技术应用提升运营效率，均可能成为新的增长点，提振市场信心。因此，中长线看，</w:t>
      </w:r>
      <w:r w:rsidRPr="00C86B6D">
        <w:rPr>
          <w:rFonts w:ascii="Times New Roman" w:eastAsia="微软雅黑" w:hAnsi="Times New Roman" w:cs="Times New Roman"/>
          <w:b/>
          <w:bCs/>
          <w:sz w:val="22"/>
          <w:szCs w:val="22"/>
        </w:rPr>
        <w:t>基本面转好将引领股价趋势扭转</w:t>
      </w:r>
      <w:r w:rsidRPr="00C86B6D">
        <w:rPr>
          <w:rFonts w:ascii="Times New Roman" w:eastAsia="微软雅黑" w:hAnsi="Times New Roman" w:cs="Times New Roman"/>
          <w:sz w:val="22"/>
          <w:szCs w:val="22"/>
        </w:rPr>
        <w:t>。投资者应密切关注季度财报中的用户活跃度、</w:t>
      </w:r>
      <w:r w:rsidRPr="00C86B6D">
        <w:rPr>
          <w:rFonts w:ascii="Times New Roman" w:eastAsia="微软雅黑" w:hAnsi="Times New Roman" w:cs="Times New Roman"/>
          <w:sz w:val="22"/>
          <w:szCs w:val="22"/>
        </w:rPr>
        <w:t>GMV</w:t>
      </w:r>
      <w:r w:rsidRPr="00C86B6D">
        <w:rPr>
          <w:rFonts w:ascii="Times New Roman" w:eastAsia="微软雅黑" w:hAnsi="Times New Roman" w:cs="Times New Roman"/>
          <w:sz w:val="22"/>
          <w:szCs w:val="22"/>
        </w:rPr>
        <w:t>增长、营销支出占比等指标：若出现拐点迹象（如营销费用率下降、用户数再加速），那可能预示基本面改善，提供中长线加仓信号。</w:t>
      </w:r>
    </w:p>
    <w:p w14:paraId="7106259C" w14:textId="77777777" w:rsidR="00C86B6D" w:rsidRPr="00C86B6D" w:rsidRDefault="00C86B6D" w:rsidP="00C86B6D">
      <w:pPr>
        <w:numPr>
          <w:ilvl w:val="0"/>
          <w:numId w:val="1098"/>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中长线投资策略：对于看好拼多多长期价值的投资者，当前股价回调反而提供了更好的介入点。可以采取定投或逢低分批买入</w:t>
      </w:r>
      <w:r w:rsidRPr="00C86B6D">
        <w:rPr>
          <w:rFonts w:ascii="Times New Roman" w:eastAsia="微软雅黑" w:hAnsi="Times New Roman" w:cs="Times New Roman"/>
          <w:sz w:val="22"/>
          <w:szCs w:val="22"/>
        </w:rPr>
        <w:t>的策略，将短期波动视为积累仓位的机会。同时，应做好持股周期拉长至</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年底甚至更久的准备，以穿越短期波动。估值层面可参考同业：拼多多的</w:t>
      </w:r>
      <w:r w:rsidRPr="00C86B6D">
        <w:rPr>
          <w:rFonts w:ascii="Times New Roman" w:eastAsia="微软雅黑" w:hAnsi="Times New Roman" w:cs="Times New Roman"/>
          <w:sz w:val="22"/>
          <w:szCs w:val="22"/>
        </w:rPr>
        <w:t>PEG</w:t>
      </w:r>
      <w:r w:rsidRPr="00C86B6D">
        <w:rPr>
          <w:rFonts w:ascii="Times New Roman" w:eastAsia="微软雅黑" w:hAnsi="Times New Roman" w:cs="Times New Roman"/>
          <w:sz w:val="22"/>
          <w:szCs w:val="22"/>
        </w:rPr>
        <w:t>（市盈率相对增速）现已低于</w:t>
      </w:r>
      <w:r w:rsidRPr="00C86B6D">
        <w:rPr>
          <w:rFonts w:ascii="Times New Roman" w:eastAsia="微软雅黑" w:hAnsi="Times New Roman" w:cs="Times New Roman"/>
          <w:sz w:val="22"/>
          <w:szCs w:val="22"/>
        </w:rPr>
        <w:t>1</w:t>
      </w:r>
      <w:r w:rsidRPr="00C86B6D">
        <w:rPr>
          <w:rFonts w:ascii="Times New Roman" w:eastAsia="微软雅黑" w:hAnsi="Times New Roman" w:cs="Times New Roman"/>
          <w:sz w:val="22"/>
          <w:szCs w:val="22"/>
        </w:rPr>
        <w:t>，具有中长期配置吸引力。但是也需设置风险策略</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例如若基本面恶化超预期（营收增速跌破</w:t>
      </w:r>
      <w:r w:rsidRPr="00C86B6D">
        <w:rPr>
          <w:rFonts w:ascii="Times New Roman" w:eastAsia="微软雅黑" w:hAnsi="Times New Roman" w:cs="Times New Roman"/>
          <w:sz w:val="22"/>
          <w:szCs w:val="22"/>
        </w:rPr>
        <w:t>20%</w:t>
      </w:r>
      <w:r w:rsidRPr="00C86B6D">
        <w:rPr>
          <w:rFonts w:ascii="Times New Roman" w:eastAsia="微软雅黑" w:hAnsi="Times New Roman" w:cs="Times New Roman"/>
          <w:sz w:val="22"/>
          <w:szCs w:val="22"/>
        </w:rPr>
        <w:t>、国内份额流失明显等），则需审慎评估是否止损或减仓。总体而言，中长线策略应围绕</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高增长向高质量增长</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b/>
          <w:bCs/>
          <w:sz w:val="22"/>
          <w:szCs w:val="22"/>
        </w:rPr>
        <w:t>的转变来制定：相信拼多多通过战略调整能重新获得可持续增长，则当前调整期即为</w:t>
      </w:r>
      <w:r w:rsidRPr="00C86B6D">
        <w:rPr>
          <w:rFonts w:ascii="Times New Roman" w:eastAsia="微软雅黑" w:hAnsi="Times New Roman" w:cs="Times New Roman"/>
          <w:sz w:val="22"/>
          <w:szCs w:val="22"/>
        </w:rPr>
        <w:t>价值布局期</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w:t>
      </w:r>
    </w:p>
    <w:p w14:paraId="13DDB8C7"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衍生品策略、套利与风险对冲</w:t>
      </w:r>
    </w:p>
    <w:p w14:paraId="3C065B5F"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鉴于拼多多股价波动性加大，投资者也可以考虑利用套利和衍生品工具来对冲风险或博取收益：</w:t>
      </w:r>
    </w:p>
    <w:p w14:paraId="5AEC2460" w14:textId="77777777" w:rsidR="00C86B6D" w:rsidRPr="00C86B6D" w:rsidRDefault="00C86B6D" w:rsidP="00C86B6D">
      <w:pPr>
        <w:numPr>
          <w:ilvl w:val="0"/>
          <w:numId w:val="1099"/>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期权对冲策略：拼多多美股期权近期交易活跃，在</w:t>
      </w:r>
      <w:r w:rsidRPr="00C86B6D">
        <w:rPr>
          <w:rFonts w:ascii="Times New Roman" w:eastAsia="微软雅黑" w:hAnsi="Times New Roman" w:cs="Times New Roman"/>
          <w:b/>
          <w:bCs/>
          <w:sz w:val="22"/>
          <w:szCs w:val="22"/>
        </w:rPr>
        <w:t>4</w:t>
      </w:r>
      <w:r w:rsidRPr="00C86B6D">
        <w:rPr>
          <w:rFonts w:ascii="Times New Roman" w:eastAsia="微软雅黑" w:hAnsi="Times New Roman" w:cs="Times New Roman"/>
          <w:b/>
          <w:bCs/>
          <w:sz w:val="22"/>
          <w:szCs w:val="22"/>
        </w:rPr>
        <w:t>月</w:t>
      </w:r>
      <w:r w:rsidRPr="00C86B6D">
        <w:rPr>
          <w:rFonts w:ascii="Times New Roman" w:eastAsia="微软雅黑" w:hAnsi="Times New Roman" w:cs="Times New Roman"/>
          <w:b/>
          <w:bCs/>
          <w:sz w:val="22"/>
          <w:szCs w:val="22"/>
        </w:rPr>
        <w:t>3</w:t>
      </w:r>
      <w:r w:rsidRPr="00C86B6D">
        <w:rPr>
          <w:rFonts w:ascii="Times New Roman" w:eastAsia="微软雅黑" w:hAnsi="Times New Roman" w:cs="Times New Roman"/>
          <w:b/>
          <w:bCs/>
          <w:sz w:val="22"/>
          <w:szCs w:val="22"/>
        </w:rPr>
        <w:t>日当日期权成交量达</w:t>
      </w:r>
      <w:r w:rsidRPr="00C86B6D">
        <w:rPr>
          <w:rFonts w:ascii="Times New Roman" w:eastAsia="微软雅黑" w:hAnsi="Times New Roman" w:cs="Times New Roman"/>
          <w:b/>
          <w:bCs/>
          <w:sz w:val="22"/>
          <w:szCs w:val="22"/>
        </w:rPr>
        <w:t>9.43</w:t>
      </w:r>
      <w:r w:rsidRPr="00C86B6D">
        <w:rPr>
          <w:rFonts w:ascii="Times New Roman" w:eastAsia="微软雅黑" w:hAnsi="Times New Roman" w:cs="Times New Roman"/>
          <w:b/>
          <w:bCs/>
          <w:sz w:val="22"/>
          <w:szCs w:val="22"/>
        </w:rPr>
        <w:t>万张，其中看跌期权占比约</w:t>
      </w:r>
      <w:r w:rsidRPr="00C86B6D">
        <w:rPr>
          <w:rFonts w:ascii="Times New Roman" w:eastAsia="微软雅黑" w:hAnsi="Times New Roman" w:cs="Times New Roman"/>
          <w:b/>
          <w:bCs/>
          <w:sz w:val="22"/>
          <w:szCs w:val="22"/>
        </w:rPr>
        <w:t>63.5%</w:t>
      </w:r>
      <w:r w:rsidRPr="00C86B6D">
        <w:rPr>
          <w:rFonts w:ascii="Times New Roman" w:eastAsia="微软雅黑" w:hAnsi="Times New Roman" w:cs="Times New Roman"/>
          <w:sz w:val="22"/>
          <w:szCs w:val="22"/>
        </w:rPr>
        <w:t>，显现出投资者为了规避下跌风险大量买入看跌期权进行对冲</w:t>
      </w:r>
      <w:r w:rsidRPr="00C86B6D">
        <w:rPr>
          <w:rFonts w:ascii="Times New Roman" w:eastAsia="微软雅黑" w:hAnsi="Times New Roman" w:cs="Times New Roman"/>
          <w:sz w:val="22"/>
          <w:szCs w:val="22"/>
        </w:rPr>
        <w:t xml:space="preserve"> (</w:t>
      </w:r>
      <w:hyperlink r:id="rId152" w:anchor=":~:text=%E8%BE%BE9.43%E4%B8%87%E5%BC%A0%EF%BC%8C%E5%85%B6%E4%B8%AD%E7%9C%8B%E8%B7%8C%E6%9C%9F%E6%9D%83%E5%8D%A0%E6%80%BB%E6%88%90%E4%BA%A4%E9%87%8F%E7%9A%8463.54,%E7%BE%8E%E4%B8%9C" w:history="1">
        <w:r w:rsidRPr="00C86B6D">
          <w:rPr>
            <w:rStyle w:val="af0"/>
            <w:rFonts w:ascii="Times New Roman" w:eastAsia="微软雅黑" w:hAnsi="Times New Roman" w:cs="Times New Roman"/>
            <w:sz w:val="22"/>
            <w:szCs w:val="22"/>
          </w:rPr>
          <w:t>拼多多</w:t>
        </w:r>
        <w:r w:rsidRPr="00C86B6D">
          <w:rPr>
            <w:rStyle w:val="af0"/>
            <w:rFonts w:ascii="Times New Roman" w:eastAsia="微软雅黑" w:hAnsi="Times New Roman" w:cs="Times New Roman"/>
            <w:sz w:val="22"/>
            <w:szCs w:val="22"/>
          </w:rPr>
          <w:t xml:space="preserve"> (PDD) </w:t>
        </w:r>
        <w:r w:rsidRPr="00C86B6D">
          <w:rPr>
            <w:rStyle w:val="af0"/>
            <w:rFonts w:ascii="Times New Roman" w:eastAsia="微软雅黑" w:hAnsi="Times New Roman" w:cs="Times New Roman"/>
            <w:sz w:val="22"/>
            <w:szCs w:val="22"/>
          </w:rPr>
          <w:t>新闻动态</w:t>
        </w:r>
        <w:r w:rsidRPr="00C86B6D">
          <w:rPr>
            <w:rStyle w:val="af0"/>
            <w:rFonts w:ascii="Times New Roman" w:eastAsia="微软雅黑" w:hAnsi="Times New Roman" w:cs="Times New Roman"/>
            <w:sz w:val="22"/>
            <w:szCs w:val="22"/>
          </w:rPr>
          <w:t xml:space="preserve"> - Moomoo</w:t>
        </w:r>
      </w:hyperlink>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。持有拼多多现货多头的投资者，可以考虑买入适当数量的看跌期权（</w:t>
      </w:r>
      <w:r w:rsidRPr="00C86B6D">
        <w:rPr>
          <w:rFonts w:ascii="Times New Roman" w:eastAsia="微软雅黑" w:hAnsi="Times New Roman" w:cs="Times New Roman"/>
          <w:sz w:val="22"/>
          <w:szCs w:val="22"/>
        </w:rPr>
        <w:t>Put</w:t>
      </w:r>
      <w:r w:rsidRPr="00C86B6D">
        <w:rPr>
          <w:rFonts w:ascii="Times New Roman" w:eastAsia="微软雅黑" w:hAnsi="Times New Roman" w:cs="Times New Roman"/>
          <w:sz w:val="22"/>
          <w:szCs w:val="22"/>
        </w:rPr>
        <w:t>）作为保险，以锁定最大潜在损失。另外，也可采用</w:t>
      </w:r>
      <w:r w:rsidRPr="00C86B6D">
        <w:rPr>
          <w:rFonts w:ascii="Times New Roman" w:eastAsia="微软雅黑" w:hAnsi="Times New Roman" w:cs="Times New Roman"/>
          <w:b/>
          <w:bCs/>
          <w:sz w:val="22"/>
          <w:szCs w:val="22"/>
        </w:rPr>
        <w:t>领口期权策略（</w:t>
      </w:r>
      <w:r w:rsidRPr="00C86B6D">
        <w:rPr>
          <w:rFonts w:ascii="Times New Roman" w:eastAsia="微软雅黑" w:hAnsi="Times New Roman" w:cs="Times New Roman"/>
          <w:b/>
          <w:bCs/>
          <w:sz w:val="22"/>
          <w:szCs w:val="22"/>
        </w:rPr>
        <w:t>collar</w:t>
      </w:r>
      <w:r w:rsidRPr="00C86B6D">
        <w:rPr>
          <w:rFonts w:ascii="Times New Roman" w:eastAsia="微软雅黑" w:hAnsi="Times New Roman" w:cs="Times New Roman"/>
          <w:b/>
          <w:bCs/>
          <w:sz w:val="22"/>
          <w:szCs w:val="22"/>
        </w:rPr>
        <w:t>）</w:t>
      </w:r>
      <w:r w:rsidRPr="00C86B6D">
        <w:rPr>
          <w:rFonts w:ascii="Times New Roman" w:eastAsia="微软雅黑" w:hAnsi="Times New Roman" w:cs="Times New Roman"/>
          <w:sz w:val="22"/>
          <w:szCs w:val="22"/>
        </w:rPr>
        <w:t>：在持有股票的同时，买入虚值看跌期权、卖出虚值看涨期权，以用卖出看涨所得权利金部分抵消对冲成本，从而在不明显增加现金支出的情况下保护下行风险。需要注意期权到期时间的选择，应覆盖预期高波动的事件窗口（例如关税政策正式实施日期、财报公布日期等）。</w:t>
      </w:r>
    </w:p>
    <w:p w14:paraId="303C610D" w14:textId="77777777" w:rsidR="00C86B6D" w:rsidRPr="00C86B6D" w:rsidRDefault="00C86B6D" w:rsidP="00C86B6D">
      <w:pPr>
        <w:numPr>
          <w:ilvl w:val="0"/>
          <w:numId w:val="1099"/>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波动率交易策略：</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近期消息面频繁导致隐含波动率升高，这为期权卖方提供了机会。如果认为未来一段时间波动将回落，可以适度卖出高波动溢价的期权策略获利。例如卖出跨式</w:t>
      </w:r>
      <w:r w:rsidRPr="00C86B6D">
        <w:rPr>
          <w:rFonts w:ascii="Times New Roman" w:eastAsia="微软雅黑" w:hAnsi="Times New Roman" w:cs="Times New Roman"/>
          <w:sz w:val="22"/>
          <w:szCs w:val="22"/>
        </w:rPr>
        <w:t>(Straddle)</w:t>
      </w:r>
      <w:r w:rsidRPr="00C86B6D">
        <w:rPr>
          <w:rFonts w:ascii="Times New Roman" w:eastAsia="微软雅黑" w:hAnsi="Times New Roman" w:cs="Times New Roman"/>
          <w:sz w:val="22"/>
          <w:szCs w:val="22"/>
        </w:rPr>
        <w:t>或宽跨式</w:t>
      </w:r>
      <w:r w:rsidRPr="00C86B6D">
        <w:rPr>
          <w:rFonts w:ascii="Times New Roman" w:eastAsia="微软雅黑" w:hAnsi="Times New Roman" w:cs="Times New Roman"/>
          <w:sz w:val="22"/>
          <w:szCs w:val="22"/>
        </w:rPr>
        <w:t>(Strangle)</w:t>
      </w:r>
      <w:r w:rsidRPr="00C86B6D">
        <w:rPr>
          <w:rFonts w:ascii="Times New Roman" w:eastAsia="微软雅黑" w:hAnsi="Times New Roman" w:cs="Times New Roman"/>
          <w:sz w:val="22"/>
          <w:szCs w:val="22"/>
        </w:rPr>
        <w:t>：在当前隐波高企时同时卖出等量的看涨和看跌期权，收</w:t>
      </w:r>
      <w:r w:rsidRPr="00C86B6D">
        <w:rPr>
          <w:rFonts w:ascii="Times New Roman" w:eastAsia="微软雅黑" w:hAnsi="Times New Roman" w:cs="Times New Roman"/>
          <w:sz w:val="22"/>
          <w:szCs w:val="22"/>
        </w:rPr>
        <w:lastRenderedPageBreak/>
        <w:t>取权利金。若后续股价并未出现超预期的大幅波动，则可赚取权利金差额。当然此策略风险较高，需严格风控，防止单边行情造成损失。</w:t>
      </w:r>
    </w:p>
    <w:p w14:paraId="1763F1F6" w14:textId="77777777" w:rsidR="00C86B6D" w:rsidRPr="00C86B6D" w:rsidRDefault="00C86B6D" w:rsidP="00C86B6D">
      <w:pPr>
        <w:numPr>
          <w:ilvl w:val="0"/>
          <w:numId w:val="1099"/>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套利及对冲交易：由于拼多多与其他中概股和电商股存在一定联动，投资者可运用配对交易</w:t>
      </w:r>
      <w:r w:rsidRPr="00C86B6D">
        <w:rPr>
          <w:rFonts w:ascii="Times New Roman" w:eastAsia="微软雅黑" w:hAnsi="Times New Roman" w:cs="Times New Roman"/>
          <w:sz w:val="22"/>
          <w:szCs w:val="22"/>
        </w:rPr>
        <w:t>实现对冲。例如，若认为拼多多被过度杀跌而基本面相对较强，可采取</w:t>
      </w:r>
      <w:r w:rsidRPr="00C86B6D">
        <w:rPr>
          <w:rFonts w:ascii="Times New Roman" w:eastAsia="微软雅黑" w:hAnsi="Times New Roman" w:cs="Times New Roman"/>
          <w:b/>
          <w:bCs/>
          <w:sz w:val="22"/>
          <w:szCs w:val="22"/>
        </w:rPr>
        <w:t>多拼多多、空行业</w:t>
      </w:r>
      <w:r w:rsidRPr="00C86B6D">
        <w:rPr>
          <w:rFonts w:ascii="Times New Roman" w:eastAsia="微软雅黑" w:hAnsi="Times New Roman" w:cs="Times New Roman"/>
          <w:b/>
          <w:bCs/>
          <w:sz w:val="22"/>
          <w:szCs w:val="22"/>
        </w:rPr>
        <w:t>ETF</w:t>
      </w:r>
      <w:r w:rsidRPr="00C86B6D">
        <w:rPr>
          <w:rFonts w:ascii="Times New Roman" w:eastAsia="微软雅黑" w:hAnsi="Times New Roman" w:cs="Times New Roman"/>
          <w:b/>
          <w:bCs/>
          <w:sz w:val="22"/>
          <w:szCs w:val="22"/>
        </w:rPr>
        <w:t>或空主要竞争对手</w:t>
      </w:r>
      <w:r w:rsidRPr="00C86B6D">
        <w:rPr>
          <w:rFonts w:ascii="Times New Roman" w:eastAsia="微软雅黑" w:hAnsi="Times New Roman" w:cs="Times New Roman"/>
          <w:sz w:val="22"/>
          <w:szCs w:val="22"/>
        </w:rPr>
        <w:t>的策略，来剥离系统性风险获利。如同时做多</w:t>
      </w:r>
      <w:r w:rsidRPr="00C86B6D">
        <w:rPr>
          <w:rFonts w:ascii="Times New Roman" w:eastAsia="微软雅黑" w:hAnsi="Times New Roman" w:cs="Times New Roman"/>
          <w:sz w:val="22"/>
          <w:szCs w:val="22"/>
        </w:rPr>
        <w:t>PDD</w:t>
      </w:r>
      <w:r w:rsidRPr="00C86B6D">
        <w:rPr>
          <w:rFonts w:ascii="Times New Roman" w:eastAsia="微软雅黑" w:hAnsi="Times New Roman" w:cs="Times New Roman"/>
          <w:sz w:val="22"/>
          <w:szCs w:val="22"/>
        </w:rPr>
        <w:t>、做空阿里巴巴</w:t>
      </w:r>
      <w:r w:rsidRPr="00C86B6D">
        <w:rPr>
          <w:rFonts w:ascii="Times New Roman" w:eastAsia="微软雅黑" w:hAnsi="Times New Roman" w:cs="Times New Roman"/>
          <w:sz w:val="22"/>
          <w:szCs w:val="22"/>
        </w:rPr>
        <w:t>(BABA)</w:t>
      </w:r>
      <w:r w:rsidRPr="00C86B6D">
        <w:rPr>
          <w:rFonts w:ascii="Times New Roman" w:eastAsia="微软雅黑" w:hAnsi="Times New Roman" w:cs="Times New Roman"/>
          <w:sz w:val="22"/>
          <w:szCs w:val="22"/>
        </w:rPr>
        <w:t>或做空中概互联网</w:t>
      </w:r>
      <w:r w:rsidRPr="00C86B6D">
        <w:rPr>
          <w:rFonts w:ascii="Times New Roman" w:eastAsia="微软雅黑" w:hAnsi="Times New Roman" w:cs="Times New Roman"/>
          <w:sz w:val="22"/>
          <w:szCs w:val="22"/>
        </w:rPr>
        <w:t>ETF(KWEB)</w:t>
      </w:r>
      <w:r w:rsidRPr="00C86B6D">
        <w:rPr>
          <w:rFonts w:ascii="Times New Roman" w:eastAsia="微软雅黑" w:hAnsi="Times New Roman" w:cs="Times New Roman"/>
          <w:sz w:val="22"/>
          <w:szCs w:val="22"/>
        </w:rPr>
        <w:t>等，构建市场中性头寸，博取拼多多相对跑赢的超额收益。当然配对对象的选择要考虑相关性和基本面因素，</w:t>
      </w:r>
      <w:r w:rsidRPr="00C86B6D">
        <w:rPr>
          <w:rFonts w:ascii="Times New Roman" w:eastAsia="微软雅黑" w:hAnsi="Times New Roman" w:cs="Times New Roman"/>
          <w:sz w:val="22"/>
          <w:szCs w:val="22"/>
        </w:rPr>
        <w:t>Shein</w:t>
      </w:r>
      <w:r w:rsidRPr="00C86B6D">
        <w:rPr>
          <w:rFonts w:ascii="Times New Roman" w:eastAsia="微软雅黑" w:hAnsi="Times New Roman" w:cs="Times New Roman"/>
          <w:sz w:val="22"/>
          <w:szCs w:val="22"/>
        </w:rPr>
        <w:t>尚未上市无法直接对冲，但可以选取与拼多多业务模式</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市场相似度高的标的进行组合交易。另一种思路是在港股市场寻找相关标的进行</w:t>
      </w:r>
      <w:r w:rsidRPr="00C86B6D">
        <w:rPr>
          <w:rFonts w:ascii="Times New Roman" w:eastAsia="微软雅黑" w:hAnsi="Times New Roman" w:cs="Times New Roman"/>
          <w:b/>
          <w:bCs/>
          <w:sz w:val="22"/>
          <w:szCs w:val="22"/>
        </w:rPr>
        <w:t>跨市场套利</w:t>
      </w:r>
      <w:r w:rsidRPr="00C86B6D">
        <w:rPr>
          <w:rFonts w:ascii="Times New Roman" w:eastAsia="微软雅黑" w:hAnsi="Times New Roman" w:cs="Times New Roman"/>
          <w:sz w:val="22"/>
          <w:szCs w:val="22"/>
        </w:rPr>
        <w:t>：例如观察拼多多美股与同板块港股（如京东、阿里在港股）的走势差异，利用</w:t>
      </w:r>
      <w:r w:rsidRPr="00C86B6D">
        <w:rPr>
          <w:rFonts w:ascii="Times New Roman" w:eastAsia="微软雅黑" w:hAnsi="Times New Roman" w:cs="Times New Roman"/>
          <w:sz w:val="22"/>
          <w:szCs w:val="22"/>
        </w:rPr>
        <w:t>AH</w:t>
      </w:r>
      <w:r w:rsidRPr="00C86B6D">
        <w:rPr>
          <w:rFonts w:ascii="Times New Roman" w:eastAsia="微软雅黑" w:hAnsi="Times New Roman" w:cs="Times New Roman"/>
          <w:sz w:val="22"/>
          <w:szCs w:val="22"/>
        </w:rPr>
        <w:t>股或不同交易时段的信息不对称进行短线套利操作。</w:t>
      </w:r>
    </w:p>
    <w:p w14:paraId="704633B8" w14:textId="77777777" w:rsidR="00C86B6D" w:rsidRPr="00C86B6D" w:rsidRDefault="00C86B6D" w:rsidP="00C86B6D">
      <w:pPr>
        <w:numPr>
          <w:ilvl w:val="0"/>
          <w:numId w:val="1099"/>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大幅波动期间的风控：</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对于持有大仓位的机构或投资者，在预期将有重大风险事件（如中美贸易磋商结果、监管政策发布）时，可考虑临时提高对冲比例。例如，通过股指期货对冲：做空纳斯达克</w:t>
      </w:r>
      <w:r w:rsidRPr="00C86B6D">
        <w:rPr>
          <w:rFonts w:ascii="Times New Roman" w:eastAsia="微软雅黑" w:hAnsi="Times New Roman" w:cs="Times New Roman"/>
          <w:sz w:val="22"/>
          <w:szCs w:val="22"/>
        </w:rPr>
        <w:t>100</w:t>
      </w:r>
      <w:r w:rsidRPr="00C86B6D">
        <w:rPr>
          <w:rFonts w:ascii="Times New Roman" w:eastAsia="微软雅黑" w:hAnsi="Times New Roman" w:cs="Times New Roman"/>
          <w:sz w:val="22"/>
          <w:szCs w:val="22"/>
        </w:rPr>
        <w:t>指数期货或中概股指数期货，以对冲拼多多系统性风险部分。同时关注融券借贷市场动向，必要时可以借入拼多多股票融券做空对冲已有多头头寸。在市场极端波动时，</w:t>
      </w:r>
      <w:r w:rsidRPr="00C86B6D">
        <w:rPr>
          <w:rFonts w:ascii="Times New Roman" w:eastAsia="微软雅黑" w:hAnsi="Times New Roman" w:cs="Times New Roman"/>
          <w:b/>
          <w:bCs/>
          <w:sz w:val="22"/>
          <w:szCs w:val="22"/>
        </w:rPr>
        <w:t>保证金管理和仓位控制</w:t>
      </w:r>
      <w:r w:rsidRPr="00C86B6D">
        <w:rPr>
          <w:rFonts w:ascii="Times New Roman" w:eastAsia="微软雅黑" w:hAnsi="Times New Roman" w:cs="Times New Roman"/>
          <w:sz w:val="22"/>
          <w:szCs w:val="22"/>
        </w:rPr>
        <w:t>至关重要，衍生品杠杆虽可对冲风险但也可能放大损失，务必保持充足的保证金以避免强制平仓。</w:t>
      </w:r>
    </w:p>
    <w:p w14:paraId="503B1360"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综上所述，针对近期拼多多股价的大幅波动，投资者可以灵活运用各种策略：短线顺势交易结合技术分析，中长线逢低布局优质筹码，辅以期权等衍生品对冲风险。在操作中既要抓住可能的超跌反弹和价值修复机会，也要防范政策、宏观等不确定因素继续带来的冲击。</w:t>
      </w:r>
    </w:p>
    <w:p w14:paraId="05633BB2" w14:textId="77777777" w:rsidR="00C86B6D" w:rsidRPr="00C86B6D" w:rsidRDefault="00C86B6D" w:rsidP="00C86B6D">
      <w:pPr>
        <w:rPr>
          <w:rFonts w:ascii="Times New Roman" w:eastAsia="微软雅黑" w:hAnsi="Times New Roman" w:cs="Times New Roman"/>
          <w:b/>
          <w:bCs/>
          <w:sz w:val="22"/>
          <w:szCs w:val="22"/>
        </w:rPr>
      </w:pPr>
      <w:r w:rsidRPr="00C86B6D">
        <w:rPr>
          <w:rFonts w:ascii="Times New Roman" w:eastAsia="微软雅黑" w:hAnsi="Times New Roman" w:cs="Times New Roman"/>
          <w:b/>
          <w:bCs/>
          <w:sz w:val="22"/>
          <w:szCs w:val="22"/>
        </w:rPr>
        <w:t>预测结论和操作建议</w:t>
      </w:r>
    </w:p>
    <w:p w14:paraId="4AF5CBC5"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综合研判</w:t>
      </w:r>
      <w:r w:rsidRPr="00C86B6D">
        <w:rPr>
          <w:rFonts w:ascii="Times New Roman" w:eastAsia="微软雅黑" w:hAnsi="Times New Roman" w:cs="Times New Roman"/>
          <w:sz w:val="22"/>
          <w:szCs w:val="22"/>
        </w:rPr>
        <w:t>：短期内（未来</w:t>
      </w:r>
      <w:r w:rsidRPr="00C86B6D">
        <w:rPr>
          <w:rFonts w:ascii="Times New Roman" w:eastAsia="微软雅黑" w:hAnsi="Times New Roman" w:cs="Times New Roman"/>
          <w:sz w:val="22"/>
          <w:szCs w:val="22"/>
        </w:rPr>
        <w:t>1-2</w:t>
      </w:r>
      <w:r w:rsidRPr="00C86B6D">
        <w:rPr>
          <w:rFonts w:ascii="Times New Roman" w:eastAsia="微软雅黑" w:hAnsi="Times New Roman" w:cs="Times New Roman"/>
          <w:sz w:val="22"/>
          <w:szCs w:val="22"/>
        </w:rPr>
        <w:t>个月），拼多多股价可能维持震荡偏弱格局，区间大致在</w:t>
      </w:r>
      <w:r w:rsidRPr="00C86B6D">
        <w:rPr>
          <w:rFonts w:ascii="Times New Roman" w:eastAsia="微软雅黑" w:hAnsi="Times New Roman" w:cs="Times New Roman"/>
          <w:sz w:val="22"/>
          <w:szCs w:val="22"/>
        </w:rPr>
        <w:t>100-120</w:t>
      </w:r>
      <w:r w:rsidRPr="00C86B6D">
        <w:rPr>
          <w:rFonts w:ascii="Times New Roman" w:eastAsia="微软雅黑" w:hAnsi="Times New Roman" w:cs="Times New Roman"/>
          <w:sz w:val="22"/>
          <w:szCs w:val="22"/>
        </w:rPr>
        <w:t>美元之间波动。政策消息将是主要驱动因素，一旦有利好（例如中美贸易摩擦缓和、国内出台消费刺激政策等），股价有望迅速反弹；反之若利空发酵，不排除跌破心理整数关口。但</w:t>
      </w:r>
      <w:r w:rsidRPr="00C86B6D">
        <w:rPr>
          <w:rFonts w:ascii="Times New Roman" w:eastAsia="微软雅黑" w:hAnsi="Times New Roman" w:cs="Times New Roman"/>
          <w:b/>
          <w:bCs/>
          <w:sz w:val="22"/>
          <w:szCs w:val="22"/>
        </w:rPr>
        <w:t>长期来看（</w:t>
      </w:r>
      <w:r w:rsidRPr="00C86B6D">
        <w:rPr>
          <w:rFonts w:ascii="Times New Roman" w:eastAsia="微软雅黑" w:hAnsi="Times New Roman" w:cs="Times New Roman"/>
          <w:b/>
          <w:bCs/>
          <w:sz w:val="22"/>
          <w:szCs w:val="22"/>
        </w:rPr>
        <w:t>2025</w:t>
      </w:r>
      <w:r w:rsidRPr="00C86B6D">
        <w:rPr>
          <w:rFonts w:ascii="Times New Roman" w:eastAsia="微软雅黑" w:hAnsi="Times New Roman" w:cs="Times New Roman"/>
          <w:b/>
          <w:bCs/>
          <w:sz w:val="22"/>
          <w:szCs w:val="22"/>
        </w:rPr>
        <w:t>年底前）</w:t>
      </w:r>
      <w:r w:rsidRPr="00C86B6D">
        <w:rPr>
          <w:rFonts w:ascii="Times New Roman" w:eastAsia="微软雅黑" w:hAnsi="Times New Roman" w:cs="Times New Roman"/>
          <w:sz w:val="22"/>
          <w:szCs w:val="22"/>
        </w:rPr>
        <w:t>，拼多多凭借其庞大用户基础和持续创新，在消化短期冲击后有望重回稳健成长轨道，股价重心逐步上移。我们预计在悲观情景下，</w:t>
      </w:r>
      <w:r w:rsidRPr="00C86B6D">
        <w:rPr>
          <w:rFonts w:ascii="Times New Roman" w:eastAsia="微软雅黑" w:hAnsi="Times New Roman" w:cs="Times New Roman"/>
          <w:sz w:val="22"/>
          <w:szCs w:val="22"/>
        </w:rPr>
        <w:t>2025</w:t>
      </w:r>
      <w:r w:rsidRPr="00C86B6D">
        <w:rPr>
          <w:rFonts w:ascii="Times New Roman" w:eastAsia="微软雅黑" w:hAnsi="Times New Roman" w:cs="Times New Roman"/>
          <w:sz w:val="22"/>
          <w:szCs w:val="22"/>
        </w:rPr>
        <w:t>年底股价可能徘徊于百元出头；在基准情景下，有望恢复至</w:t>
      </w:r>
      <w:r w:rsidRPr="00C86B6D">
        <w:rPr>
          <w:rFonts w:ascii="Times New Roman" w:eastAsia="微软雅黑" w:hAnsi="Times New Roman" w:cs="Times New Roman"/>
          <w:sz w:val="22"/>
          <w:szCs w:val="22"/>
        </w:rPr>
        <w:t>120-130</w:t>
      </w:r>
      <w:r w:rsidRPr="00C86B6D">
        <w:rPr>
          <w:rFonts w:ascii="Times New Roman" w:eastAsia="微软雅黑" w:hAnsi="Times New Roman" w:cs="Times New Roman"/>
          <w:sz w:val="22"/>
          <w:szCs w:val="22"/>
        </w:rPr>
        <w:t>美元水平；在乐观情景下，若海外业务拓展顺利、国内消费强劲复苏，则不排除挑战历史新高的可能。</w:t>
      </w:r>
    </w:p>
    <w:p w14:paraId="52970F92"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lastRenderedPageBreak/>
        <w:t>操作建议</w:t>
      </w:r>
      <w:r w:rsidRPr="00C86B6D">
        <w:rPr>
          <w:rFonts w:ascii="Times New Roman" w:eastAsia="微软雅黑" w:hAnsi="Times New Roman" w:cs="Times New Roman"/>
          <w:sz w:val="22"/>
          <w:szCs w:val="22"/>
        </w:rPr>
        <w:t>：</w:t>
      </w:r>
    </w:p>
    <w:p w14:paraId="083D2710" w14:textId="77777777" w:rsidR="00C86B6D" w:rsidRPr="00C86B6D" w:rsidRDefault="00C86B6D" w:rsidP="00C86B6D">
      <w:pPr>
        <w:numPr>
          <w:ilvl w:val="0"/>
          <w:numId w:val="1100"/>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对于短线交易者</w:t>
      </w:r>
      <w:r w:rsidRPr="00C86B6D">
        <w:rPr>
          <w:rFonts w:ascii="Times New Roman" w:eastAsia="微软雅黑" w:hAnsi="Times New Roman" w:cs="Times New Roman"/>
          <w:sz w:val="22"/>
          <w:szCs w:val="22"/>
        </w:rPr>
        <w:t>：当前需重点关注技术面信号和成交量变化。在市场情绪未转暖前，以快进快出为主，看到明确反转信号再跟进不迟。可利用日内反弹或回调进行高抛低吸，但切记设置止损位（如跌破前低点及时止损）。利用均线和</w:t>
      </w:r>
      <w:r w:rsidRPr="00C86B6D">
        <w:rPr>
          <w:rFonts w:ascii="Times New Roman" w:eastAsia="微软雅黑" w:hAnsi="Times New Roman" w:cs="Times New Roman"/>
          <w:sz w:val="22"/>
          <w:szCs w:val="22"/>
        </w:rPr>
        <w:t>K</w:t>
      </w:r>
      <w:r w:rsidRPr="00C86B6D">
        <w:rPr>
          <w:rFonts w:ascii="Times New Roman" w:eastAsia="微软雅黑" w:hAnsi="Times New Roman" w:cs="Times New Roman"/>
          <w:sz w:val="22"/>
          <w:szCs w:val="22"/>
        </w:rPr>
        <w:t>线形态辅助判断行情，谨防追涨杀跌被来回打脸。</w:t>
      </w:r>
    </w:p>
    <w:p w14:paraId="2D104E2E" w14:textId="77777777" w:rsidR="00C86B6D" w:rsidRPr="00C86B6D" w:rsidRDefault="00C86B6D" w:rsidP="00C86B6D">
      <w:pPr>
        <w:numPr>
          <w:ilvl w:val="0"/>
          <w:numId w:val="1100"/>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对于中长线投资者</w:t>
      </w:r>
      <w:r w:rsidRPr="00C86B6D">
        <w:rPr>
          <w:rFonts w:ascii="Times New Roman" w:eastAsia="微软雅黑" w:hAnsi="Times New Roman" w:cs="Times New Roman"/>
          <w:sz w:val="22"/>
          <w:szCs w:val="22"/>
        </w:rPr>
        <w:t>：若相信拼多多基本面依旧健康且具备长期竞争力，那么这轮回调提供了较好买入机会。建议采用金字塔式分批建仓，在极端恐慌时加大买入力度。关注公司后续业绩指引和战略进展，只要核心逻辑未破坏（用户与</w:t>
      </w:r>
      <w:r w:rsidRPr="00C86B6D">
        <w:rPr>
          <w:rFonts w:ascii="Times New Roman" w:eastAsia="微软雅黑" w:hAnsi="Times New Roman" w:cs="Times New Roman"/>
          <w:sz w:val="22"/>
          <w:szCs w:val="22"/>
        </w:rPr>
        <w:t>GMV</w:t>
      </w:r>
      <w:r w:rsidRPr="00C86B6D">
        <w:rPr>
          <w:rFonts w:ascii="Times New Roman" w:eastAsia="微软雅黑" w:hAnsi="Times New Roman" w:cs="Times New Roman"/>
          <w:sz w:val="22"/>
          <w:szCs w:val="22"/>
        </w:rPr>
        <w:t>稳定增长、利润率可控），就可以坚定持有。耐心等待市场情绪恢复理性，分享公司长期成长红利。</w:t>
      </w:r>
    </w:p>
    <w:p w14:paraId="65940B7B" w14:textId="77777777" w:rsidR="00C86B6D" w:rsidRPr="00C86B6D" w:rsidRDefault="00C86B6D" w:rsidP="00C86B6D">
      <w:pPr>
        <w:numPr>
          <w:ilvl w:val="0"/>
          <w:numId w:val="1100"/>
        </w:num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对于风险管理和专业投资者</w:t>
      </w:r>
      <w:r w:rsidRPr="00C86B6D">
        <w:rPr>
          <w:rFonts w:ascii="Times New Roman" w:eastAsia="微软雅黑" w:hAnsi="Times New Roman" w:cs="Times New Roman"/>
          <w:sz w:val="22"/>
          <w:szCs w:val="22"/>
        </w:rPr>
        <w:t>：充分利用衍生工具进行对冲和套利。持仓较大的可以考虑买入看跌期权或构建保护性策略锁定下行风险。擅长量化或对冲交易的，可尝试统计套利、跨市场对冲等策略获取超额收益。同时密切跟踪政策新闻，必要时提前调整仓位避险。</w:t>
      </w:r>
    </w:p>
    <w:p w14:paraId="7B89668A"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最后提醒，任何预测都存在不确定性。目前影响拼多多股价的变量众多，投资者应根据自身风险承受能力制定策略。在极端波动时期，更应遵循纪律，避免情绪化操作。在做好风控的前提下，把握基本面和技术面的信号，理性应对市场变化。总体而言，拼多多短期阵痛难免，但长期价值依然值得关注，关键在于用正确的策略渡过眼前的波动期，在风雨过后迎接彩虹。</w:t>
      </w:r>
    </w:p>
    <w:p w14:paraId="612FBBCF" w14:textId="77777777" w:rsidR="00C86B6D" w:rsidRPr="00C86B6D" w:rsidRDefault="00C86B6D" w:rsidP="00C86B6D">
      <w:pPr>
        <w:rPr>
          <w:rFonts w:ascii="Times New Roman" w:eastAsia="微软雅黑" w:hAnsi="Times New Roman" w:cs="Times New Roman"/>
          <w:sz w:val="22"/>
          <w:szCs w:val="22"/>
        </w:rPr>
      </w:pPr>
      <w:r w:rsidRPr="00C86B6D">
        <w:rPr>
          <w:rFonts w:ascii="Times New Roman" w:eastAsia="微软雅黑" w:hAnsi="Times New Roman" w:cs="Times New Roman"/>
          <w:b/>
          <w:bCs/>
          <w:sz w:val="22"/>
          <w:szCs w:val="22"/>
        </w:rPr>
        <w:t>参考来源：</w:t>
      </w:r>
    </w:p>
    <w:p w14:paraId="7F44E1D1"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5</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Now</w:t>
      </w:r>
      <w:r w:rsidRPr="00C86B6D">
        <w:rPr>
          <w:rFonts w:ascii="Times New Roman" w:eastAsia="微软雅黑" w:hAnsi="Times New Roman" w:cs="Times New Roman"/>
          <w:sz w:val="22"/>
          <w:szCs w:val="22"/>
        </w:rPr>
        <w:t>财经台：《关税措施重击拼多多？》分析报道</w:t>
      </w:r>
      <w:r w:rsidRPr="00C86B6D">
        <w:rPr>
          <w:rFonts w:ascii="Times New Roman" w:eastAsia="微软雅黑" w:hAnsi="Times New Roman" w:cs="Times New Roman"/>
          <w:sz w:val="22"/>
          <w:szCs w:val="22"/>
        </w:rPr>
        <w:t xml:space="preserve"> (2025/04/03) (</w:t>
      </w:r>
      <w:hyperlink r:id="rId153" w:anchor=":~:text=%E3%80%96Now%E8%B2%A1%E7%B6%93%E5%8F%B0%E3%80%97%E7%BE%8E%E5%9C%8B%E7%B8%BD%E7%B5%B1%E7%89%B9%E6%9C%97%E6%99%AE%28Donald%20Trump%29%E4%B8%8A%E6%97%A5%283%E6%97%A5%29%E5%85%AC%E5%B8%83%E5%B0%87%E6%96%BC5%E6%9C%882%E6%97%A5%EF%BC%8C%E5%8F%96%E6%B6%88%E8%B5%B7800%E7%BE%8E%E5%85%83%E4%BB%A5%E4%B8%8B%E7%9A%84%E5%8C%85%E8%A3%B9%E6%94%B6%E5%8F%96%E9%97%9C%E7%A8%85%E8%B1%81%E5%85%8D%EF%BC%8C30" w:history="1">
        <w:r w:rsidRPr="00C86B6D">
          <w:rPr>
            <w:rStyle w:val="af0"/>
            <w:rFonts w:ascii="Times New Roman" w:eastAsia="微软雅黑" w:hAnsi="Times New Roman" w:cs="Times New Roman"/>
            <w:sz w:val="22"/>
            <w:szCs w:val="22"/>
          </w:rPr>
          <w:t>〖專家分析〗關稅措施</w:t>
        </w:r>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重擊拼多多？</w:t>
        </w:r>
      </w:hyperlink>
      <w:r w:rsidRPr="00C86B6D">
        <w:rPr>
          <w:rFonts w:ascii="Times New Roman" w:eastAsia="微软雅黑" w:hAnsi="Times New Roman" w:cs="Times New Roman"/>
          <w:sz w:val="22"/>
          <w:szCs w:val="22"/>
        </w:rPr>
        <w:t>) (</w:t>
      </w:r>
      <w:hyperlink r:id="rId154" w:anchor=":~:text=%E5%A4%A7%E8%8F%AF%E7%B9%BC%E9%A1%AF%E7%AD%96%E7%95%A5%E5%B8%AB%E6%A5%8A%E9%9F%BB%E9%8A%B3%E6%8C%87%EF%BC%8C%E6%8B%BC%E5%A4%9A%E5%A4%9A%E7%9A%84%E5%BD%B1%E9%9F%BF%E6%9C%83%E6%AF%94%E4%BA%AC%E6%9D%B1%E9%9B%86%E5%9C%98%2809618%29%E5%92%8C%E9%98%BF%E9%87%8C%E5%B7%B4%E5%B7%B4%2809988%29%E5%A4%A7%EF%BC%8C%E5%9B%A0%E7%82%BA%E8%BF%91%E5%B9%B4%E4%B8%BB%E6%89%93%E6%B5%B7%E5%A4%96%E6%A5%AD%E5%8B%99%EF%BC%8C%E5%A2%9E%E9%95%B7%E5%8B%95%E5%8A%9B%E4%BA%A6%E4%BE%9D%E8%B3%B4%E6%B5%B7%E5%A4%96%E6%A5%AD%E5%8B%99%EF%BC%8C%E5%85%AC%E5%8F%B8%E4%BB%8A%E5%B9%B4%E8%A8%82%E4%B8%8B%E6%B5%B7%E5%A4%96%E6%A5%AD%E5%8B%99%E6%9C%896%200" w:history="1">
        <w:r w:rsidRPr="00C86B6D">
          <w:rPr>
            <w:rStyle w:val="af0"/>
            <w:rFonts w:ascii="Times New Roman" w:eastAsia="微软雅黑" w:hAnsi="Times New Roman" w:cs="Times New Roman"/>
            <w:sz w:val="22"/>
            <w:szCs w:val="22"/>
          </w:rPr>
          <w:t>〖專家分析〗關稅措施</w:t>
        </w:r>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重擊拼多多？</w:t>
        </w:r>
      </w:hyperlink>
      <w:r w:rsidRPr="00C86B6D">
        <w:rPr>
          <w:rFonts w:ascii="Times New Roman" w:eastAsia="微软雅黑" w:hAnsi="Times New Roman" w:cs="Times New Roman"/>
          <w:sz w:val="22"/>
          <w:szCs w:val="22"/>
        </w:rPr>
        <w:t>)</w:t>
      </w:r>
    </w:p>
    <w:p w14:paraId="1098052A"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14</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AMZ123</w:t>
      </w:r>
      <w:r w:rsidRPr="00C86B6D">
        <w:rPr>
          <w:rFonts w:ascii="Times New Roman" w:eastAsia="微软雅黑" w:hAnsi="Times New Roman" w:cs="Times New Roman"/>
          <w:sz w:val="22"/>
          <w:szCs w:val="22"/>
        </w:rPr>
        <w:t>跨境资讯：《受</w:t>
      </w:r>
      <w:r w:rsidRPr="00C86B6D">
        <w:rPr>
          <w:rFonts w:ascii="Times New Roman" w:eastAsia="微软雅黑" w:hAnsi="Times New Roman" w:cs="Times New Roman"/>
          <w:sz w:val="22"/>
          <w:szCs w:val="22"/>
        </w:rPr>
        <w:t>T86</w:t>
      </w:r>
      <w:r w:rsidRPr="00C86B6D">
        <w:rPr>
          <w:rFonts w:ascii="Times New Roman" w:eastAsia="微软雅黑" w:hAnsi="Times New Roman" w:cs="Times New Roman"/>
          <w:sz w:val="22"/>
          <w:szCs w:val="22"/>
        </w:rPr>
        <w:t>政策影响，</w:t>
      </w:r>
      <w:r w:rsidRPr="00C86B6D">
        <w:rPr>
          <w:rFonts w:ascii="Times New Roman" w:eastAsia="微软雅黑" w:hAnsi="Times New Roman" w:cs="Times New Roman"/>
          <w:sz w:val="22"/>
          <w:szCs w:val="22"/>
        </w:rPr>
        <w:t>Shein</w:t>
      </w:r>
      <w:r w:rsidRPr="00C86B6D">
        <w:rPr>
          <w:rFonts w:ascii="Times New Roman" w:eastAsia="微软雅黑" w:hAnsi="Times New Roman" w:cs="Times New Roman"/>
          <w:sz w:val="22"/>
          <w:szCs w:val="22"/>
        </w:rPr>
        <w:t>和</w:t>
      </w:r>
      <w:r w:rsidRPr="00C86B6D">
        <w:rPr>
          <w:rFonts w:ascii="Times New Roman" w:eastAsia="微软雅黑" w:hAnsi="Times New Roman" w:cs="Times New Roman"/>
          <w:sz w:val="22"/>
          <w:szCs w:val="22"/>
        </w:rPr>
        <w:t>Temu</w:t>
      </w:r>
      <w:r w:rsidRPr="00C86B6D">
        <w:rPr>
          <w:rFonts w:ascii="Times New Roman" w:eastAsia="微软雅黑" w:hAnsi="Times New Roman" w:cs="Times New Roman"/>
          <w:sz w:val="22"/>
          <w:szCs w:val="22"/>
        </w:rPr>
        <w:t>销售额急降》</w:t>
      </w:r>
      <w:r w:rsidRPr="00C86B6D">
        <w:rPr>
          <w:rFonts w:ascii="Times New Roman" w:eastAsia="微软雅黑" w:hAnsi="Times New Roman" w:cs="Times New Roman"/>
          <w:sz w:val="22"/>
          <w:szCs w:val="22"/>
        </w:rPr>
        <w:t xml:space="preserve"> (2025/02) (</w:t>
      </w:r>
      <w:hyperlink r:id="rId155" w:anchor=":~:text=AMZ123%E8%8E%B7%E6%82%89%EF%BC%8C%E6%A0%B9%E6%8D%AE%E5%BD%AD%E5%8D%9A%E7%A4%BE%E7%9A%84%E6%8A%A5%E9%81%93%EF%BC%8C%E8%87%AA2025%E5%B9%B42%E6%9C%885%E6%97%A5%E8%B5%B7%E7%9A%84%E4%BA%94%E5%A4%A9%E5%86%85%EF%BC%8CShein%E5%9C%A8%E7%BE%8E%E5%9B%BD%E7%9A%84%E9%94%80%E5%94%AE%E9%A2%9D%E4%B8%8B%E9%99%8D%E4%BA%8616" w:history="1">
        <w:r w:rsidRPr="00C86B6D">
          <w:rPr>
            <w:rStyle w:val="af0"/>
            <w:rFonts w:ascii="Times New Roman" w:eastAsia="微软雅黑" w:hAnsi="Times New Roman" w:cs="Times New Roman"/>
            <w:sz w:val="22"/>
            <w:szCs w:val="22"/>
          </w:rPr>
          <w:t>受</w:t>
        </w:r>
        <w:r w:rsidRPr="00C86B6D">
          <w:rPr>
            <w:rStyle w:val="af0"/>
            <w:rFonts w:ascii="Times New Roman" w:eastAsia="微软雅黑" w:hAnsi="Times New Roman" w:cs="Times New Roman"/>
            <w:sz w:val="22"/>
            <w:szCs w:val="22"/>
          </w:rPr>
          <w:t>T86</w:t>
        </w:r>
        <w:r w:rsidRPr="00C86B6D">
          <w:rPr>
            <w:rStyle w:val="af0"/>
            <w:rFonts w:ascii="Times New Roman" w:eastAsia="微软雅黑" w:hAnsi="Times New Roman" w:cs="Times New Roman"/>
            <w:sz w:val="22"/>
            <w:szCs w:val="22"/>
          </w:rPr>
          <w:t>政策影响，</w:t>
        </w:r>
        <w:r w:rsidRPr="00C86B6D">
          <w:rPr>
            <w:rStyle w:val="af0"/>
            <w:rFonts w:ascii="Times New Roman" w:eastAsia="微软雅黑" w:hAnsi="Times New Roman" w:cs="Times New Roman"/>
            <w:sz w:val="22"/>
            <w:szCs w:val="22"/>
          </w:rPr>
          <w:t>Shein</w:t>
        </w:r>
        <w:r w:rsidRPr="00C86B6D">
          <w:rPr>
            <w:rStyle w:val="af0"/>
            <w:rFonts w:ascii="Times New Roman" w:eastAsia="微软雅黑" w:hAnsi="Times New Roman" w:cs="Times New Roman"/>
            <w:sz w:val="22"/>
            <w:szCs w:val="22"/>
          </w:rPr>
          <w:t>和</w:t>
        </w:r>
        <w:r w:rsidRPr="00C86B6D">
          <w:rPr>
            <w:rStyle w:val="af0"/>
            <w:rFonts w:ascii="Times New Roman" w:eastAsia="微软雅黑" w:hAnsi="Times New Roman" w:cs="Times New Roman"/>
            <w:sz w:val="22"/>
            <w:szCs w:val="22"/>
          </w:rPr>
          <w:t>Temu</w:t>
        </w:r>
        <w:r w:rsidRPr="00C86B6D">
          <w:rPr>
            <w:rStyle w:val="af0"/>
            <w:rFonts w:ascii="Times New Roman" w:eastAsia="微软雅黑" w:hAnsi="Times New Roman" w:cs="Times New Roman"/>
            <w:sz w:val="22"/>
            <w:szCs w:val="22"/>
          </w:rPr>
          <w:t>销售额急降</w:t>
        </w:r>
        <w:r w:rsidRPr="00C86B6D">
          <w:rPr>
            <w:rStyle w:val="af0"/>
            <w:rFonts w:ascii="Times New Roman" w:eastAsia="微软雅黑" w:hAnsi="Times New Roman" w:cs="Times New Roman"/>
            <w:sz w:val="22"/>
            <w:szCs w:val="22"/>
          </w:rPr>
          <w:t>-AMZ123</w:t>
        </w:r>
        <w:r w:rsidRPr="00C86B6D">
          <w:rPr>
            <w:rStyle w:val="af0"/>
            <w:rFonts w:ascii="Times New Roman" w:eastAsia="微软雅黑" w:hAnsi="Times New Roman" w:cs="Times New Roman"/>
            <w:sz w:val="22"/>
            <w:szCs w:val="22"/>
          </w:rPr>
          <w:t>跨境导航</w:t>
        </w:r>
      </w:hyperlink>
      <w:r w:rsidRPr="00C86B6D">
        <w:rPr>
          <w:rFonts w:ascii="Times New Roman" w:eastAsia="微软雅黑" w:hAnsi="Times New Roman" w:cs="Times New Roman"/>
          <w:sz w:val="22"/>
          <w:szCs w:val="22"/>
        </w:rPr>
        <w:t>) (</w:t>
      </w:r>
      <w:hyperlink r:id="rId156" w:anchor=":~:text=Image%3A%20%E5%8F%97T86%E6%94%BF%E7%AD%96%E5%BD%B1%E5%93%8D%EF%BC%8CShein%E5%92%8CTemu%E9%94%80%E5%94%AE%E9%A2%9D%E6%80%A5%E9%99%8D" w:history="1">
        <w:r w:rsidRPr="00C86B6D">
          <w:rPr>
            <w:rStyle w:val="af0"/>
            <w:rFonts w:ascii="Times New Roman" w:eastAsia="微软雅黑" w:hAnsi="Times New Roman" w:cs="Times New Roman"/>
            <w:sz w:val="22"/>
            <w:szCs w:val="22"/>
          </w:rPr>
          <w:t>受</w:t>
        </w:r>
        <w:r w:rsidRPr="00C86B6D">
          <w:rPr>
            <w:rStyle w:val="af0"/>
            <w:rFonts w:ascii="Times New Roman" w:eastAsia="微软雅黑" w:hAnsi="Times New Roman" w:cs="Times New Roman"/>
            <w:sz w:val="22"/>
            <w:szCs w:val="22"/>
          </w:rPr>
          <w:t>T86</w:t>
        </w:r>
        <w:r w:rsidRPr="00C86B6D">
          <w:rPr>
            <w:rStyle w:val="af0"/>
            <w:rFonts w:ascii="Times New Roman" w:eastAsia="微软雅黑" w:hAnsi="Times New Roman" w:cs="Times New Roman"/>
            <w:sz w:val="22"/>
            <w:szCs w:val="22"/>
          </w:rPr>
          <w:t>政策影响，</w:t>
        </w:r>
        <w:r w:rsidRPr="00C86B6D">
          <w:rPr>
            <w:rStyle w:val="af0"/>
            <w:rFonts w:ascii="Times New Roman" w:eastAsia="微软雅黑" w:hAnsi="Times New Roman" w:cs="Times New Roman"/>
            <w:sz w:val="22"/>
            <w:szCs w:val="22"/>
          </w:rPr>
          <w:t>Shein</w:t>
        </w:r>
        <w:r w:rsidRPr="00C86B6D">
          <w:rPr>
            <w:rStyle w:val="af0"/>
            <w:rFonts w:ascii="Times New Roman" w:eastAsia="微软雅黑" w:hAnsi="Times New Roman" w:cs="Times New Roman"/>
            <w:sz w:val="22"/>
            <w:szCs w:val="22"/>
          </w:rPr>
          <w:t>和</w:t>
        </w:r>
        <w:r w:rsidRPr="00C86B6D">
          <w:rPr>
            <w:rStyle w:val="af0"/>
            <w:rFonts w:ascii="Times New Roman" w:eastAsia="微软雅黑" w:hAnsi="Times New Roman" w:cs="Times New Roman"/>
            <w:sz w:val="22"/>
            <w:szCs w:val="22"/>
          </w:rPr>
          <w:t>Temu</w:t>
        </w:r>
        <w:r w:rsidRPr="00C86B6D">
          <w:rPr>
            <w:rStyle w:val="af0"/>
            <w:rFonts w:ascii="Times New Roman" w:eastAsia="微软雅黑" w:hAnsi="Times New Roman" w:cs="Times New Roman"/>
            <w:sz w:val="22"/>
            <w:szCs w:val="22"/>
          </w:rPr>
          <w:t>销售额急降</w:t>
        </w:r>
        <w:r w:rsidRPr="00C86B6D">
          <w:rPr>
            <w:rStyle w:val="af0"/>
            <w:rFonts w:ascii="Times New Roman" w:eastAsia="微软雅黑" w:hAnsi="Times New Roman" w:cs="Times New Roman"/>
            <w:sz w:val="22"/>
            <w:szCs w:val="22"/>
          </w:rPr>
          <w:t>-AMZ123</w:t>
        </w:r>
        <w:r w:rsidRPr="00C86B6D">
          <w:rPr>
            <w:rStyle w:val="af0"/>
            <w:rFonts w:ascii="Times New Roman" w:eastAsia="微软雅黑" w:hAnsi="Times New Roman" w:cs="Times New Roman"/>
            <w:sz w:val="22"/>
            <w:szCs w:val="22"/>
          </w:rPr>
          <w:t>跨境导航</w:t>
        </w:r>
      </w:hyperlink>
      <w:r w:rsidRPr="00C86B6D">
        <w:rPr>
          <w:rFonts w:ascii="Times New Roman" w:eastAsia="微软雅黑" w:hAnsi="Times New Roman" w:cs="Times New Roman"/>
          <w:sz w:val="22"/>
          <w:szCs w:val="22"/>
        </w:rPr>
        <w:t>)</w:t>
      </w:r>
    </w:p>
    <w:p w14:paraId="330AE803"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47</w:t>
      </w:r>
      <w:r w:rsidRPr="00C86B6D">
        <w:rPr>
          <w:rFonts w:ascii="Times New Roman" w:eastAsia="微软雅黑" w:hAnsi="Times New Roman" w:cs="Times New Roman"/>
          <w:sz w:val="22"/>
          <w:szCs w:val="22"/>
        </w:rPr>
        <w:t>】中国新闻网：《拼多多全面构建多方共赢生态推动</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新质供给</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 xml:space="preserve"> (2025/02/26) (</w:t>
      </w:r>
      <w:hyperlink r:id="rId157" w:anchor=":~:text=2025%E5%B9%B4%E4%BC%8A%E5%A7%8B%EF%BC%8C%E5%9B%BD%E5%AE%B6%E5%B8%82%E5%9C%BA%E7%9B%91%E7%AE%A1%E6%80%BB%E5%B1%80%E5%9C%A8%E5%9B%BD%E6%96%B0%E5%8A%9E%E4%B8%BE%E5%8A%9E%E7%9A%84%E2%80%9C%E4%B8%AD%E5%9B%BD%E7%BB%8F%E6%B5%8E%E9%AB%98%E8%B4%A8%E9%87%8F%E5%8F%91%E5%B1%95%E6%88%90%E6%95%88%E2%80%9D%E7%B3%BB%E5%88%97%E6%96%B0%E9%97%BB%E5%8F%91%E5%B8%83%E4%BC%9A%E6%8C%87%E5%87%BA%EF%BC%8C%E5%B0%86%E4%BB%8E%E4%BF%83%E8%BF%9B%E5%B9%B3%E5%8F%B0%E8%A7%84%E5%88%99%E5%85%AC%E5%B9%B3%E9%80%8F%E6%98%8E%E3%80%81%E9%99%8D%E4%BD%8E%E5%B9%B3%E5%8F%B0%E5%86%85%E5%95%86%E6%88%B7%E6%88%90%E6%9C%AC%E8%B4%9F%E6%8B%85%E3%80%81%E5%87%80%E5%8C%96%E7%9B%B4%E6%92%AD%E7%94%B5%E5%95%86%E8%A1%8C%E4%B8%9A%E7%94%9F%20%E6%80%81%E7%AD%89%E6%96%B9%E9%9D%A2%E7%9D%80%E5%8A%9B%E8%A7%84%E8%8C%83%E5%B8%82%E5%9C%BA%E7%AB%9E%E4%BA%89%E7%A7%A9%E5%BA%8F%E3%80%82%E5%9B%BD%E5%AE%B6%E5%B8%82%E5%9C%BA%E7%9B%91%E7%AE%A1%E6%80%BB%E5%B1%80%E7%9B%B8%E5%85%B3%E8%B4%9F%E8%B4%A3%E4%BA%BA%E8%A1%A8%E7%A4%BA%EF%BC%8C%E4%BF%83%E8%BF%9B%E5%B9%B3%E5%8F%B0%E7%BB%8F%E6%B5%8E%E5%81%A5%E5%BA%B7%E5%8F%91%E5%B1%95%E4%BA%8B%E5%85%B3%E6%89%A9%E5%86%85%E9%9C%80%E3%80%81%E7%A8%B3%E5%B0%B1%E4%B8%9A%E3%80%81%E6%83%A0%E6%B0%91%E7%94%9F%EF%BC%8C%E4%B9%9F%E4%BA%8B%E5%85%B3%E8%B5%8B%E8%83%BD%E5%AE%9E%E4%BD%93%E7%BB%8F%E6%B5%8E%E5%92%8C%E4%BF%83%E8%BF%9B%E6%96%B0%E8%B4%A8%E7%94%9F%E4%BA%A7%E5%8A%9B%E5%8F%91%E5%B1%95%E3%80%82" w:history="1">
        <w:r w:rsidRPr="00C86B6D">
          <w:rPr>
            <w:rStyle w:val="af0"/>
            <w:rFonts w:ascii="Times New Roman" w:eastAsia="微软雅黑" w:hAnsi="Times New Roman" w:cs="Times New Roman"/>
            <w:sz w:val="22"/>
            <w:szCs w:val="22"/>
          </w:rPr>
          <w:t>拼多多全面构建多方共赢生态推动</w:t>
        </w:r>
        <w:r w:rsidRPr="00C86B6D">
          <w:rPr>
            <w:rStyle w:val="af0"/>
            <w:rFonts w:ascii="Times New Roman" w:eastAsia="微软雅黑" w:hAnsi="Times New Roman" w:cs="Times New Roman"/>
            <w:sz w:val="22"/>
            <w:szCs w:val="22"/>
          </w:rPr>
          <w:t>“</w:t>
        </w:r>
        <w:r w:rsidRPr="00C86B6D">
          <w:rPr>
            <w:rStyle w:val="af0"/>
            <w:rFonts w:ascii="Times New Roman" w:eastAsia="微软雅黑" w:hAnsi="Times New Roman" w:cs="Times New Roman"/>
            <w:sz w:val="22"/>
            <w:szCs w:val="22"/>
          </w:rPr>
          <w:t>新质供给</w:t>
        </w:r>
        <w:r w:rsidRPr="00C86B6D">
          <w:rPr>
            <w:rStyle w:val="af0"/>
            <w:rFonts w:ascii="Times New Roman" w:eastAsia="微软雅黑" w:hAnsi="Times New Roman" w:cs="Times New Roman"/>
            <w:sz w:val="22"/>
            <w:szCs w:val="22"/>
          </w:rPr>
          <w:t>”-</w:t>
        </w:r>
        <w:r w:rsidRPr="00C86B6D">
          <w:rPr>
            <w:rStyle w:val="af0"/>
            <w:rFonts w:ascii="Times New Roman" w:eastAsia="微软雅黑" w:hAnsi="Times New Roman" w:cs="Times New Roman"/>
            <w:sz w:val="22"/>
            <w:szCs w:val="22"/>
          </w:rPr>
          <w:t>中新网</w:t>
        </w:r>
      </w:hyperlink>
      <w:r w:rsidRPr="00C86B6D">
        <w:rPr>
          <w:rFonts w:ascii="Times New Roman" w:eastAsia="微软雅黑" w:hAnsi="Times New Roman" w:cs="Times New Roman"/>
          <w:sz w:val="22"/>
          <w:szCs w:val="22"/>
        </w:rPr>
        <w:t>)</w:t>
      </w:r>
    </w:p>
    <w:p w14:paraId="44738711"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lastRenderedPageBreak/>
        <w:t>【</w:t>
      </w:r>
      <w:r w:rsidRPr="00C86B6D">
        <w:rPr>
          <w:rFonts w:ascii="Times New Roman" w:eastAsia="微软雅黑" w:hAnsi="Times New Roman" w:cs="Times New Roman"/>
          <w:sz w:val="22"/>
          <w:szCs w:val="22"/>
        </w:rPr>
        <w:t>18</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21</w:t>
      </w:r>
      <w:r w:rsidRPr="00C86B6D">
        <w:rPr>
          <w:rFonts w:ascii="Times New Roman" w:eastAsia="微软雅黑" w:hAnsi="Times New Roman" w:cs="Times New Roman"/>
          <w:sz w:val="22"/>
          <w:szCs w:val="22"/>
        </w:rPr>
        <w:t>世纪经济报道：《传再投千亿元加码商家扶持，拼多多高质量发展战略再升级》</w:t>
      </w:r>
      <w:r w:rsidRPr="00C86B6D">
        <w:rPr>
          <w:rFonts w:ascii="Times New Roman" w:eastAsia="微软雅黑" w:hAnsi="Times New Roman" w:cs="Times New Roman"/>
          <w:sz w:val="22"/>
          <w:szCs w:val="22"/>
        </w:rPr>
        <w:t xml:space="preserve"> (2025/03/25) (</w:t>
      </w:r>
      <w:hyperlink r:id="rId158" w:anchor=":~:text=21%E4%B8%96%E7%BA%AA%E7%BB%8F%E6%B5%8E%E6%8A%A5%E9%81%93%E8%AE%B0%E8%80%85%20%E8%91%A3%E9%9D%99%E6%80%A1%20%E4%B8%8A%E6%B5%B7%E6%8A%A5%E9%81%93" w:history="1">
        <w:r w:rsidRPr="00C86B6D">
          <w:rPr>
            <w:rStyle w:val="af0"/>
            <w:rFonts w:ascii="Times New Roman" w:eastAsia="微软雅黑" w:hAnsi="Times New Roman" w:cs="Times New Roman"/>
            <w:sz w:val="22"/>
            <w:szCs w:val="22"/>
          </w:rPr>
          <w:t>传再投千亿元加码商家扶持，拼多多高质量发展战略再升级</w:t>
        </w:r>
        <w:r w:rsidRPr="00C86B6D">
          <w:rPr>
            <w:rStyle w:val="af0"/>
            <w:rFonts w:ascii="Times New Roman" w:eastAsia="微软雅黑" w:hAnsi="Times New Roman" w:cs="Times New Roman"/>
            <w:sz w:val="22"/>
            <w:szCs w:val="22"/>
          </w:rPr>
          <w:t xml:space="preserve"> - 21</w:t>
        </w:r>
        <w:r w:rsidRPr="00C86B6D">
          <w:rPr>
            <w:rStyle w:val="af0"/>
            <w:rFonts w:ascii="Times New Roman" w:eastAsia="微软雅黑" w:hAnsi="Times New Roman" w:cs="Times New Roman"/>
            <w:sz w:val="22"/>
            <w:szCs w:val="22"/>
          </w:rPr>
          <w:t>经济网</w:t>
        </w:r>
      </w:hyperlink>
      <w:r w:rsidRPr="00C86B6D">
        <w:rPr>
          <w:rFonts w:ascii="Times New Roman" w:eastAsia="微软雅黑" w:hAnsi="Times New Roman" w:cs="Times New Roman"/>
          <w:sz w:val="22"/>
          <w:szCs w:val="22"/>
        </w:rPr>
        <w:t>) (</w:t>
      </w:r>
      <w:hyperlink r:id="rId159" w:anchor=":~:text=%E8%87%AA2023%E5%B9%B44%E6%9C%88%E8%B5%B5%E4%BD%B3%E8%87%BB%E5%87%BA%E4%BB%BB%E9%9B%86%E5%9B%A2%E6%89%A7%E8%A1%8C%E8%91%A3%E4%BA%8B%E3%80%81%E8%81%94%E5%B8%AD%E9%A6%96%E5%B8%AD%E6%89%A7%E8%A1%8C%E5%AE%98%E4%BB%A5%E6%9D%A5%EF%BC%8C%E6%8B%BC%E5%A4%9A%E5%A4%9A%E4%BE%BF%E8%81%9A%E7%84%A6%E4%BA%8E%E9%AB%98%E8%B4%A8%E9%87%8F%E5%8F%91%E5%B1%95%E6%88%98%E7%95%A5%EF%BC%8C%E5%9C%A8%E5%B9%B3%E5%8F%B0%E7%94%9F%E6%80%81%E5%92%8C%E4%BA%A7%E4%B8%9A%E7%BA%B5%E6%B7%B1%E4%B8%8A%E6%8C%81%E7%BB%AD%E5%8F%91%E5%8A%9B%E3%80%822024%E5%B9%B4%E4%B8%8B%E5%8D%8A%E5%B9%B4%E5%BC%80%E5%A7%8B%EF%BC%8C%E6%8B%BC%E5%A4%9A%E5%A4%9A%E5%85%88%E5%90%8E%E6%8E%A8%E5%87%BA%E2%80%9C%20%E7%99%BE%E4%BA%BF%E5%87%8F%E5%85%8D%E2%80%9D%E2%80%9C%E7%94%B5%E5%95%86%E8%A5%BF%E8%BF%9B%E2%80%9D%E2%80%9C%E6%96%B0%E8%B4%A8%E5%95%86%E5%AE%B6%E6%89%B6%E6%8C%81%E8%AE%A1%E5%88%92%E2%80%9D%E7%AD%89%E4%B8%80%E7%B3%BB%E5%88%97%E6%83%A0%E5%95%86%E6%96%B0%E4%B8%BE%E6%8E%AA%E3%80%82%E6%8D%AE%E5%85%AC%E5%8F%B8%E6%9C%80%E6%96%B0%E5%8F%91%E5%B8%83%E7%9A%842024%E5%85%A8%E5%B9%B4%E8%B4%A2%E6%8A%A5%E6%8A%AB%E9%9C%B2%EF%BC%8C%E2%80%9C%E7%99%BE%E4%BA%BF%E5%87%8F%E5%85%8D%E2%80%9D%E7%B4%AF%E8%AE%A1%E4%B8%BA%E8%B6%85%E5%8D%83%E4%B8%87%E7%9A%84%E5%95%86%E5%AE%B6%E5%AE%9E%E7%8E%B0%E6%8F%90%E8%B4%A8%E5%A2%9E%E6%95%88%EF%BC%8C%E4%BB%85%E2%80%9C%E6%8E%A8%E5%B9%BF%E6%9C%8D%E5%8A%A1%E8%B4%B9%E9%80%80%20%E8%BF%94%E2%80%9D%E4%B8%80%E9%A1%B9%E5%B0%B1%E4%B8%BA%E5%95%86%E5%AE%B6%E6%AF%8F%E5%B9%B4%E9%99%8D%E6%9C%AC%E6%95%B0%E5%8D%81%E4%BA%BF%EF%BC%9B%E2%80%9C%E7%94%B5%E5%95%86%E8%A5%BF%E8%BF%9B%E2%80%9D%E5%B8%A6%E5%8A%A8%E8%A5%BF%E9%83%A8%E5%9C%B0%E5%8C%BA%E7%9A%84%E8%AE%A2%E5%8D%95%E9%87%8F%E5%90%8C%E6%AF%94%E5%AE%9E%E7%8E%B0%E5%8F%8C%E4%BD%8D%E6%95%B0%E5%A2%9E%E9%95%BF%EF%BC%8C%E5%B9%B6%E4%B8%BA%E5%81%8F%E8%BF%9C%E5%9C%B0%E5%8C%BA%E7%9A%84%E8%BF%91%E4%BA%BF%E6%B6%88%E8%B4%B9%E8%80%85%E5%AE%9E%E7%8E%B0%E4%BA%86%E2%80%9C%E5%85%A8%E9%9D%A2%E5%8C%85%E9%82%AE%E2%80%9D%E7%9A%84%E7%94%B5%E5%95%86%E6%99%AE%E6%83%A0%EF%BC%9B%E2%80%9C%E6%96%B0%E8%B4%A8%E5%95%86%E5%AE%B6%E6%89%B6%E6%8C%81%E8%AE%A1%E5%88%92%E2%80%9D%E7%9A%84%20%E9%A6%96%E" w:history="1">
        <w:r w:rsidRPr="00C86B6D">
          <w:rPr>
            <w:rStyle w:val="af0"/>
            <w:rFonts w:ascii="Times New Roman" w:eastAsia="微软雅黑" w:hAnsi="Times New Roman" w:cs="Times New Roman"/>
            <w:sz w:val="22"/>
            <w:szCs w:val="22"/>
          </w:rPr>
          <w:t>传再投千亿元加码商家扶持，拼多多高质量发展战略再升级</w:t>
        </w:r>
        <w:r w:rsidRPr="00C86B6D">
          <w:rPr>
            <w:rStyle w:val="af0"/>
            <w:rFonts w:ascii="Times New Roman" w:eastAsia="微软雅黑" w:hAnsi="Times New Roman" w:cs="Times New Roman"/>
            <w:sz w:val="22"/>
            <w:szCs w:val="22"/>
          </w:rPr>
          <w:t xml:space="preserve"> - 21</w:t>
        </w:r>
        <w:r w:rsidRPr="00C86B6D">
          <w:rPr>
            <w:rStyle w:val="af0"/>
            <w:rFonts w:ascii="Times New Roman" w:eastAsia="微软雅黑" w:hAnsi="Times New Roman" w:cs="Times New Roman"/>
            <w:sz w:val="22"/>
            <w:szCs w:val="22"/>
          </w:rPr>
          <w:t>经济网</w:t>
        </w:r>
      </w:hyperlink>
      <w:r w:rsidRPr="00C86B6D">
        <w:rPr>
          <w:rFonts w:ascii="Times New Roman" w:eastAsia="微软雅黑" w:hAnsi="Times New Roman" w:cs="Times New Roman"/>
          <w:sz w:val="22"/>
          <w:szCs w:val="22"/>
        </w:rPr>
        <w:t>)</w:t>
      </w:r>
    </w:p>
    <w:p w14:paraId="1F11780F"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15</w:t>
      </w:r>
      <w:r w:rsidRPr="00C86B6D">
        <w:rPr>
          <w:rFonts w:ascii="Times New Roman" w:eastAsia="微软雅黑" w:hAnsi="Times New Roman" w:cs="Times New Roman"/>
          <w:sz w:val="22"/>
          <w:szCs w:val="22"/>
        </w:rPr>
        <w:t>】腾讯新闻《利润</w:t>
      </w:r>
      <w:r w:rsidRPr="00C86B6D">
        <w:rPr>
          <w:rFonts w:ascii="Times New Roman" w:eastAsia="微软雅黑" w:hAnsi="Times New Roman" w:cs="Times New Roman"/>
          <w:sz w:val="22"/>
          <w:szCs w:val="22"/>
        </w:rPr>
        <w:t>1124</w:t>
      </w:r>
      <w:r w:rsidRPr="00C86B6D">
        <w:rPr>
          <w:rFonts w:ascii="Times New Roman" w:eastAsia="微软雅黑" w:hAnsi="Times New Roman" w:cs="Times New Roman"/>
          <w:sz w:val="22"/>
          <w:szCs w:val="22"/>
        </w:rPr>
        <w:t>亿，拼多多面临的新危机》</w:t>
      </w:r>
      <w:r w:rsidRPr="00C86B6D">
        <w:rPr>
          <w:rFonts w:ascii="Times New Roman" w:eastAsia="微软雅黑" w:hAnsi="Times New Roman" w:cs="Times New Roman"/>
          <w:sz w:val="22"/>
          <w:szCs w:val="22"/>
        </w:rPr>
        <w:t xml:space="preserve"> (2025/03/27) (</w:t>
      </w:r>
      <w:hyperlink r:id="rId160" w:anchor=":~:text=%E6%8B%BC%E5%A4%9A%E5%A4%9A%20%E8%BF%91%E6%9C%9F%E5%85%AC%E5%B8%83%E8%B4%A2%E6%8A%A5%E6%95%B0%E6%8D%AE%EF%BC%8C2024%E5%B9%B4%E5%88%A9%E6%B6%A6%E8%BE%BE%E5%88%B01124%E4%BA%BF%E5%85%83%EF%BC%8C%E5%90%8C%E6%AF%94%E5%A4%A7%E5%A2%9E87" w:history="1">
        <w:r w:rsidRPr="00C86B6D">
          <w:rPr>
            <w:rStyle w:val="af0"/>
            <w:rFonts w:ascii="Times New Roman" w:eastAsia="微软雅黑" w:hAnsi="Times New Roman" w:cs="Times New Roman"/>
            <w:sz w:val="22"/>
            <w:szCs w:val="22"/>
          </w:rPr>
          <w:t>利润</w:t>
        </w:r>
        <w:r w:rsidRPr="00C86B6D">
          <w:rPr>
            <w:rStyle w:val="af0"/>
            <w:rFonts w:ascii="Times New Roman" w:eastAsia="微软雅黑" w:hAnsi="Times New Roman" w:cs="Times New Roman"/>
            <w:sz w:val="22"/>
            <w:szCs w:val="22"/>
          </w:rPr>
          <w:t>1124</w:t>
        </w:r>
        <w:r w:rsidRPr="00C86B6D">
          <w:rPr>
            <w:rStyle w:val="af0"/>
            <w:rFonts w:ascii="Times New Roman" w:eastAsia="微软雅黑" w:hAnsi="Times New Roman" w:cs="Times New Roman"/>
            <w:sz w:val="22"/>
            <w:szCs w:val="22"/>
          </w:rPr>
          <w:t>亿，拼多多面临的新危机</w:t>
        </w:r>
        <w:r w:rsidRPr="00C86B6D">
          <w:rPr>
            <w:rStyle w:val="af0"/>
            <w:rFonts w:ascii="Times New Roman" w:eastAsia="微软雅黑" w:hAnsi="Times New Roman" w:cs="Times New Roman"/>
            <w:sz w:val="22"/>
            <w:szCs w:val="22"/>
          </w:rPr>
          <w:t>_</w:t>
        </w:r>
        <w:r w:rsidRPr="00C86B6D">
          <w:rPr>
            <w:rStyle w:val="af0"/>
            <w:rFonts w:ascii="Times New Roman" w:eastAsia="微软雅黑" w:hAnsi="Times New Roman" w:cs="Times New Roman"/>
            <w:sz w:val="22"/>
            <w:szCs w:val="22"/>
          </w:rPr>
          <w:t>腾讯新闻</w:t>
        </w:r>
      </w:hyperlink>
      <w:r w:rsidRPr="00C86B6D">
        <w:rPr>
          <w:rFonts w:ascii="Times New Roman" w:eastAsia="微软雅黑" w:hAnsi="Times New Roman" w:cs="Times New Roman"/>
          <w:sz w:val="22"/>
          <w:szCs w:val="22"/>
        </w:rPr>
        <w:t>) (</w:t>
      </w:r>
      <w:hyperlink r:id="rId161" w:anchor=":~:text=%E4%B8%8D%E4%BB%85%E5%A6%82%E6%AD%A4%EF%BC%8C%E9%9A%8F%E7%9D%80%E7%94%A8%E6%88%B7%E6%B8%97%E9%80%8F%E7%8E%87%E8%A7%A6%E9%A1%B6%EF%BC%8C%E4%BD%8E%E4%BB%B7%E7%AD%96%E7%95%A5%E6%95%88%E7%9B%8A%E9%80%92%E5%87%8F%EF%BC%8C%E6%8B%BC%E5%A4%9A%E5%A4%9A%E6%81%90%E9%99%B7%E5%85%A5%E5%A2%9E%E9%95%BF%E7%93%B6%E9%A2%88%E3%80%82%E7%9C%8B%E8%B5%B7%E6%9D%A5%EF%BC%8C%E6%8B%BC%E5%A4%9A%E5%A4%9A%E9%AB%98%E5%A2%9E%E6%97%B6%E4%BB%A3%E4%BC%BC%E4%B9%8E%E5%B7%B2%E7%BB%8F%E8%BF%87%E5%8E%BB%E4%BA%86%E3%80%82" w:history="1">
        <w:r w:rsidRPr="00C86B6D">
          <w:rPr>
            <w:rStyle w:val="af0"/>
            <w:rFonts w:ascii="Times New Roman" w:eastAsia="微软雅黑" w:hAnsi="Times New Roman" w:cs="Times New Roman"/>
            <w:sz w:val="22"/>
            <w:szCs w:val="22"/>
          </w:rPr>
          <w:t>利润</w:t>
        </w:r>
        <w:r w:rsidRPr="00C86B6D">
          <w:rPr>
            <w:rStyle w:val="af0"/>
            <w:rFonts w:ascii="Times New Roman" w:eastAsia="微软雅黑" w:hAnsi="Times New Roman" w:cs="Times New Roman"/>
            <w:sz w:val="22"/>
            <w:szCs w:val="22"/>
          </w:rPr>
          <w:t>1124</w:t>
        </w:r>
        <w:r w:rsidRPr="00C86B6D">
          <w:rPr>
            <w:rStyle w:val="af0"/>
            <w:rFonts w:ascii="Times New Roman" w:eastAsia="微软雅黑" w:hAnsi="Times New Roman" w:cs="Times New Roman"/>
            <w:sz w:val="22"/>
            <w:szCs w:val="22"/>
          </w:rPr>
          <w:t>亿，拼多多面临的新危机</w:t>
        </w:r>
        <w:r w:rsidRPr="00C86B6D">
          <w:rPr>
            <w:rStyle w:val="af0"/>
            <w:rFonts w:ascii="Times New Roman" w:eastAsia="微软雅黑" w:hAnsi="Times New Roman" w:cs="Times New Roman"/>
            <w:sz w:val="22"/>
            <w:szCs w:val="22"/>
          </w:rPr>
          <w:t>_</w:t>
        </w:r>
        <w:r w:rsidRPr="00C86B6D">
          <w:rPr>
            <w:rStyle w:val="af0"/>
            <w:rFonts w:ascii="Times New Roman" w:eastAsia="微软雅黑" w:hAnsi="Times New Roman" w:cs="Times New Roman"/>
            <w:sz w:val="22"/>
            <w:szCs w:val="22"/>
          </w:rPr>
          <w:t>腾讯新闻</w:t>
        </w:r>
      </w:hyperlink>
      <w:r w:rsidRPr="00C86B6D">
        <w:rPr>
          <w:rFonts w:ascii="Times New Roman" w:eastAsia="微软雅黑" w:hAnsi="Times New Roman" w:cs="Times New Roman"/>
          <w:sz w:val="22"/>
          <w:szCs w:val="22"/>
        </w:rPr>
        <w:t>)</w:t>
      </w:r>
    </w:p>
    <w:p w14:paraId="7C37ABF7"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56</w:t>
      </w:r>
      <w:r w:rsidRPr="00C86B6D">
        <w:rPr>
          <w:rFonts w:ascii="Times New Roman" w:eastAsia="微软雅黑" w:hAnsi="Times New Roman" w:cs="Times New Roman"/>
          <w:sz w:val="22"/>
          <w:szCs w:val="22"/>
        </w:rPr>
        <w:t>】腾讯新闻：《利润</w:t>
      </w:r>
      <w:r w:rsidRPr="00C86B6D">
        <w:rPr>
          <w:rFonts w:ascii="Times New Roman" w:eastAsia="微软雅黑" w:hAnsi="Times New Roman" w:cs="Times New Roman"/>
          <w:sz w:val="22"/>
          <w:szCs w:val="22"/>
        </w:rPr>
        <w:t>1124</w:t>
      </w:r>
      <w:r w:rsidRPr="00C86B6D">
        <w:rPr>
          <w:rFonts w:ascii="Times New Roman" w:eastAsia="微软雅黑" w:hAnsi="Times New Roman" w:cs="Times New Roman"/>
          <w:sz w:val="22"/>
          <w:szCs w:val="22"/>
        </w:rPr>
        <w:t>亿，拼多多面临的新危机》引用管理层讲话</w:t>
      </w:r>
      <w:r w:rsidRPr="00C86B6D">
        <w:rPr>
          <w:rFonts w:ascii="Times New Roman" w:eastAsia="微软雅黑" w:hAnsi="Times New Roman" w:cs="Times New Roman"/>
          <w:sz w:val="22"/>
          <w:szCs w:val="22"/>
        </w:rPr>
        <w:t xml:space="preserve"> (</w:t>
      </w:r>
      <w:hyperlink r:id="rId162" w:anchor=":~:text=%E9%95%BF17" w:history="1">
        <w:r w:rsidRPr="00C86B6D">
          <w:rPr>
            <w:rStyle w:val="af0"/>
            <w:rFonts w:ascii="Times New Roman" w:eastAsia="微软雅黑" w:hAnsi="Times New Roman" w:cs="Times New Roman"/>
            <w:sz w:val="22"/>
            <w:szCs w:val="22"/>
          </w:rPr>
          <w:t>利润</w:t>
        </w:r>
        <w:r w:rsidRPr="00C86B6D">
          <w:rPr>
            <w:rStyle w:val="af0"/>
            <w:rFonts w:ascii="Times New Roman" w:eastAsia="微软雅黑" w:hAnsi="Times New Roman" w:cs="Times New Roman"/>
            <w:sz w:val="22"/>
            <w:szCs w:val="22"/>
          </w:rPr>
          <w:t>1124</w:t>
        </w:r>
        <w:r w:rsidRPr="00C86B6D">
          <w:rPr>
            <w:rStyle w:val="af0"/>
            <w:rFonts w:ascii="Times New Roman" w:eastAsia="微软雅黑" w:hAnsi="Times New Roman" w:cs="Times New Roman"/>
            <w:sz w:val="22"/>
            <w:szCs w:val="22"/>
          </w:rPr>
          <w:t>亿，拼多多面临的新危机</w:t>
        </w:r>
        <w:r w:rsidRPr="00C86B6D">
          <w:rPr>
            <w:rStyle w:val="af0"/>
            <w:rFonts w:ascii="Times New Roman" w:eastAsia="微软雅黑" w:hAnsi="Times New Roman" w:cs="Times New Roman"/>
            <w:sz w:val="22"/>
            <w:szCs w:val="22"/>
          </w:rPr>
          <w:t>_</w:t>
        </w:r>
        <w:r w:rsidRPr="00C86B6D">
          <w:rPr>
            <w:rStyle w:val="af0"/>
            <w:rFonts w:ascii="Times New Roman" w:eastAsia="微软雅黑" w:hAnsi="Times New Roman" w:cs="Times New Roman"/>
            <w:sz w:val="22"/>
            <w:szCs w:val="22"/>
          </w:rPr>
          <w:t>腾讯新闻</w:t>
        </w:r>
      </w:hyperlink>
      <w:r w:rsidRPr="00C86B6D">
        <w:rPr>
          <w:rFonts w:ascii="Times New Roman" w:eastAsia="微软雅黑" w:hAnsi="Times New Roman" w:cs="Times New Roman"/>
          <w:sz w:val="22"/>
          <w:szCs w:val="22"/>
        </w:rPr>
        <w:t>)</w:t>
      </w:r>
    </w:p>
    <w:p w14:paraId="7ECD1EBC"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25</w:t>
      </w:r>
      <w:r w:rsidRPr="00C86B6D">
        <w:rPr>
          <w:rFonts w:ascii="Times New Roman" w:eastAsia="微软雅黑" w:hAnsi="Times New Roman" w:cs="Times New Roman"/>
          <w:sz w:val="22"/>
          <w:szCs w:val="22"/>
        </w:rPr>
        <w:t>】罗戈网：《跨境电商三国杀，阿里、拼多多、</w:t>
      </w:r>
      <w:r w:rsidRPr="00C86B6D">
        <w:rPr>
          <w:rFonts w:ascii="Times New Roman" w:eastAsia="微软雅黑" w:hAnsi="Times New Roman" w:cs="Times New Roman"/>
          <w:sz w:val="22"/>
          <w:szCs w:val="22"/>
        </w:rPr>
        <w:t>SHEIN</w:t>
      </w:r>
      <w:r w:rsidRPr="00C86B6D">
        <w:rPr>
          <w:rFonts w:ascii="Times New Roman" w:eastAsia="微软雅黑" w:hAnsi="Times New Roman" w:cs="Times New Roman"/>
          <w:sz w:val="22"/>
          <w:szCs w:val="22"/>
        </w:rPr>
        <w:t>决战海外》</w:t>
      </w:r>
      <w:r w:rsidRPr="00C86B6D">
        <w:rPr>
          <w:rFonts w:ascii="Times New Roman" w:eastAsia="微软雅黑" w:hAnsi="Times New Roman" w:cs="Times New Roman"/>
          <w:sz w:val="22"/>
          <w:szCs w:val="22"/>
        </w:rPr>
        <w:t xml:space="preserve"> (2023/07/11) (</w:t>
      </w:r>
      <w:hyperlink r:id="rId163" w:anchor=":~:text=match%20at%20L218%204%E6%9C%88%E4%BB%BD%EF%BC%8CSHEIN%E5%AE%98%E6%96%B9%E5%AE%A3%E5%B8%83%E5%B0%86%E5%9C%A8%E5%85%A8%E7%90%83%E5%B8%82%E5%9C%BA%E6%8E%A8%E8%BF%9B%E5%B9%B3%E5%8F%B0%E6%A8%A1%E5%BC%8FSHEIN%20Marketplace%EF%BC%8C%E4%BB%8E%E4%BB%A5%E5%89%8D%E7%9A%84%E7%8B%AC%E7%AB%8B%E7%AB%99%E8%87%AA%E8%90%A5%E6%A8%A1%E5%BC%8F%E5%90%91%E5%B9%B3%E5%8F%B0%E6%A8%A1%E5%BC%8F%E8%BD%AC%E5%9E%8B%E3%80%82%E8%AE%B8%E4%BB%B0%E5%A4%A9%E4%B9%9F%E7%BD%95%E8%A7%81%E5%8F%91%E5%A3%B0%EF%BC%8C%E8%A1%A8%E7%A4%BA%E5%B0%86%E9%80%9A%E8%BF%87%E5%B9%B3%E5%8F%B0%E6%A8%A1%E5%BC%8F%E5%BC%95%E5%85%A5%E6%9B%B4%E5%A4%9A%E7%AC%AC%E4%B8%89%E6%96%B9%E5%8D%96%E5%AE%B6%E3%80%82" w:history="1">
        <w:r w:rsidRPr="00C86B6D">
          <w:rPr>
            <w:rStyle w:val="af0"/>
            <w:rFonts w:ascii="Times New Roman" w:eastAsia="微软雅黑" w:hAnsi="Times New Roman" w:cs="Times New Roman"/>
            <w:sz w:val="22"/>
            <w:szCs w:val="22"/>
          </w:rPr>
          <w:t xml:space="preserve"> </w:t>
        </w:r>
        <w:r w:rsidRPr="00C86B6D">
          <w:rPr>
            <w:rStyle w:val="af0"/>
            <w:rFonts w:ascii="Times New Roman" w:eastAsia="微软雅黑" w:hAnsi="Times New Roman" w:cs="Times New Roman"/>
            <w:sz w:val="22"/>
            <w:szCs w:val="22"/>
          </w:rPr>
          <w:t>〖罗戈网〗跨境电商三国杀，阿里、拼多多、</w:t>
        </w:r>
        <w:r w:rsidRPr="00C86B6D">
          <w:rPr>
            <w:rStyle w:val="af0"/>
            <w:rFonts w:ascii="Times New Roman" w:eastAsia="微软雅黑" w:hAnsi="Times New Roman" w:cs="Times New Roman"/>
            <w:sz w:val="22"/>
            <w:szCs w:val="22"/>
          </w:rPr>
          <w:t>SHEIN</w:t>
        </w:r>
        <w:r w:rsidRPr="00C86B6D">
          <w:rPr>
            <w:rStyle w:val="af0"/>
            <w:rFonts w:ascii="Times New Roman" w:eastAsia="微软雅黑" w:hAnsi="Times New Roman" w:cs="Times New Roman"/>
            <w:sz w:val="22"/>
            <w:szCs w:val="22"/>
          </w:rPr>
          <w:t>决战海外</w:t>
        </w:r>
        <w:r w:rsidRPr="00C86B6D">
          <w:rPr>
            <w:rStyle w:val="af0"/>
            <w:rFonts w:ascii="Times New Roman" w:eastAsia="微软雅黑" w:hAnsi="Times New Roman" w:cs="Times New Roman"/>
            <w:sz w:val="22"/>
            <w:szCs w:val="22"/>
          </w:rPr>
          <w:t xml:space="preserve"> </w:t>
        </w:r>
      </w:hyperlink>
      <w:r w:rsidRPr="00C86B6D">
        <w:rPr>
          <w:rFonts w:ascii="Times New Roman" w:eastAsia="微软雅黑" w:hAnsi="Times New Roman" w:cs="Times New Roman"/>
          <w:sz w:val="22"/>
          <w:szCs w:val="22"/>
        </w:rPr>
        <w:t>)</w:t>
      </w:r>
    </w:p>
    <w:p w14:paraId="1E2103D1"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48</w:t>
      </w:r>
      <w:r w:rsidRPr="00C86B6D">
        <w:rPr>
          <w:rFonts w:ascii="Times New Roman" w:eastAsia="微软雅黑" w:hAnsi="Times New Roman" w:cs="Times New Roman"/>
          <w:sz w:val="22"/>
          <w:szCs w:val="22"/>
        </w:rPr>
        <w:t>】新浪财经：《</w:t>
      </w:r>
      <w:r w:rsidRPr="00C86B6D">
        <w:rPr>
          <w:rFonts w:ascii="Times New Roman" w:eastAsia="微软雅黑" w:hAnsi="Times New Roman" w:cs="Times New Roman"/>
          <w:sz w:val="22"/>
          <w:szCs w:val="22"/>
        </w:rPr>
        <w:t>SHEIN IPO</w:t>
      </w:r>
      <w:r w:rsidRPr="00C86B6D">
        <w:rPr>
          <w:rFonts w:ascii="Times New Roman" w:eastAsia="微软雅黑" w:hAnsi="Times New Roman" w:cs="Times New Roman"/>
          <w:sz w:val="22"/>
          <w:szCs w:val="22"/>
        </w:rPr>
        <w:t>估值被曝降低至</w:t>
      </w:r>
      <w:r w:rsidRPr="00C86B6D">
        <w:rPr>
          <w:rFonts w:ascii="Times New Roman" w:eastAsia="微软雅黑" w:hAnsi="Times New Roman" w:cs="Times New Roman"/>
          <w:sz w:val="22"/>
          <w:szCs w:val="22"/>
        </w:rPr>
        <w:t>500</w:t>
      </w:r>
      <w:r w:rsidRPr="00C86B6D">
        <w:rPr>
          <w:rFonts w:ascii="Times New Roman" w:eastAsia="微软雅黑" w:hAnsi="Times New Roman" w:cs="Times New Roman"/>
          <w:sz w:val="22"/>
          <w:szCs w:val="22"/>
        </w:rPr>
        <w:t>亿美元</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 xml:space="preserve"> (2024/02/07) (</w:t>
      </w:r>
      <w:hyperlink r:id="rId164" w:anchor=":~:text=%E5%BF%AB%E6%97%B6%E5%B0%9A%E9%9B%B6%E5%94%AE%E5%95%86SHEIN%E7%9B%AE%E6%A0%87%E4%BB%8A%E5%B9%B4%E4%B8%8A%E5%8D%8A%E5%B9%B4%E5%9C%A8%E4%BC%A6%E6%95%A6%E4%B8%8A%E5%B8%82%EF%BC%8C%E4%BB%8D%E5%BE%85%E7%9B%91%E7%AE%A1%E6%89%B9%E5%87%86%E3%80%822%E6%9C%887%E6%97%A5%E8%B7%AF%E9%80%8F%E7%A4%BE%E6%8A%A5%E9%81%93%E5%85%B6%E8%AE%A1%E5%88%92%E5%B0%86%E4%BC%A6%E6%95%A6IPO%E4%BC%B0%E5%80%BC%E4%B8%8B%E8%B0%83%E8%87%B3500%E4%BA%BF%E7%BE%8E%E5%85%83%EF%BC%8C%E8%BE%832023%E5%B9%B4%E8%9E%8D%E8%B5%84%E4%BB%B7%E5%80%BC%E8%B0%83%E4%BD%8E%E8%BF%91%E5%9B%9B%E5%88%86%E4%B9%8B%E4%B8%80%E3%80%82" w:history="1">
        <w:r w:rsidRPr="00C86B6D">
          <w:rPr>
            <w:rStyle w:val="af0"/>
            <w:rFonts w:ascii="Times New Roman" w:eastAsia="微软雅黑" w:hAnsi="Times New Roman" w:cs="Times New Roman"/>
            <w:sz w:val="22"/>
            <w:szCs w:val="22"/>
          </w:rPr>
          <w:t xml:space="preserve">SHEIN IPO </w:t>
        </w:r>
        <w:r w:rsidRPr="00C86B6D">
          <w:rPr>
            <w:rStyle w:val="af0"/>
            <w:rFonts w:ascii="Times New Roman" w:eastAsia="微软雅黑" w:hAnsi="Times New Roman" w:cs="Times New Roman"/>
            <w:sz w:val="22"/>
            <w:szCs w:val="22"/>
          </w:rPr>
          <w:t>估值被曝降低至</w:t>
        </w:r>
        <w:r w:rsidRPr="00C86B6D">
          <w:rPr>
            <w:rStyle w:val="af0"/>
            <w:rFonts w:ascii="Times New Roman" w:eastAsia="微软雅黑" w:hAnsi="Times New Roman" w:cs="Times New Roman"/>
            <w:sz w:val="22"/>
            <w:szCs w:val="22"/>
          </w:rPr>
          <w:t xml:space="preserve">500 </w:t>
        </w:r>
        <w:r w:rsidRPr="00C86B6D">
          <w:rPr>
            <w:rStyle w:val="af0"/>
            <w:rFonts w:ascii="Times New Roman" w:eastAsia="微软雅黑" w:hAnsi="Times New Roman" w:cs="Times New Roman"/>
            <w:sz w:val="22"/>
            <w:szCs w:val="22"/>
          </w:rPr>
          <w:t>亿美元，目标今年上半年在伦敦上市</w:t>
        </w:r>
      </w:hyperlink>
      <w:r w:rsidRPr="00C86B6D">
        <w:rPr>
          <w:rFonts w:ascii="Times New Roman" w:eastAsia="微软雅黑" w:hAnsi="Times New Roman" w:cs="Times New Roman"/>
          <w:sz w:val="22"/>
          <w:szCs w:val="22"/>
        </w:rPr>
        <w:t>)</w:t>
      </w:r>
    </w:p>
    <w:p w14:paraId="739C2398" w14:textId="77777777" w:rsidR="00C86B6D" w:rsidRPr="00C86B6D" w:rsidRDefault="00C86B6D" w:rsidP="00C86B6D">
      <w:pPr>
        <w:numPr>
          <w:ilvl w:val="0"/>
          <w:numId w:val="1101"/>
        </w:numPr>
        <w:rPr>
          <w:rFonts w:ascii="Times New Roman" w:eastAsia="微软雅黑" w:hAnsi="Times New Roman" w:cs="Times New Roman"/>
          <w:sz w:val="22"/>
          <w:szCs w:val="22"/>
        </w:rPr>
      </w:pP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52</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Moomoo</w:t>
      </w:r>
      <w:r w:rsidRPr="00C86B6D">
        <w:rPr>
          <w:rFonts w:ascii="Times New Roman" w:eastAsia="微软雅黑" w:hAnsi="Times New Roman" w:cs="Times New Roman"/>
          <w:sz w:val="22"/>
          <w:szCs w:val="22"/>
        </w:rPr>
        <w:t>富途资讯：《拼多多期权聚焦：</w:t>
      </w:r>
      <w:r w:rsidRPr="00C86B6D">
        <w:rPr>
          <w:rFonts w:ascii="Times New Roman" w:eastAsia="微软雅黑" w:hAnsi="Times New Roman" w:cs="Times New Roman"/>
          <w:sz w:val="22"/>
          <w:szCs w:val="22"/>
        </w:rPr>
        <w:t>4</w:t>
      </w:r>
      <w:r w:rsidRPr="00C86B6D">
        <w:rPr>
          <w:rFonts w:ascii="Times New Roman" w:eastAsia="微软雅黑" w:hAnsi="Times New Roman" w:cs="Times New Roman"/>
          <w:sz w:val="22"/>
          <w:szCs w:val="22"/>
        </w:rPr>
        <w:t>月</w:t>
      </w:r>
      <w:r w:rsidRPr="00C86B6D">
        <w:rPr>
          <w:rFonts w:ascii="Times New Roman" w:eastAsia="微软雅黑" w:hAnsi="Times New Roman" w:cs="Times New Roman"/>
          <w:sz w:val="22"/>
          <w:szCs w:val="22"/>
        </w:rPr>
        <w:t>3</w:t>
      </w:r>
      <w:r w:rsidRPr="00C86B6D">
        <w:rPr>
          <w:rFonts w:ascii="Times New Roman" w:eastAsia="微软雅黑" w:hAnsi="Times New Roman" w:cs="Times New Roman"/>
          <w:sz w:val="22"/>
          <w:szCs w:val="22"/>
        </w:rPr>
        <w:t>日成交</w:t>
      </w:r>
      <w:r w:rsidRPr="00C86B6D">
        <w:rPr>
          <w:rFonts w:ascii="Times New Roman" w:eastAsia="微软雅黑" w:hAnsi="Times New Roman" w:cs="Times New Roman"/>
          <w:sz w:val="22"/>
          <w:szCs w:val="22"/>
        </w:rPr>
        <w:t>9.43</w:t>
      </w:r>
      <w:r w:rsidRPr="00C86B6D">
        <w:rPr>
          <w:rFonts w:ascii="Times New Roman" w:eastAsia="微软雅黑" w:hAnsi="Times New Roman" w:cs="Times New Roman"/>
          <w:sz w:val="22"/>
          <w:szCs w:val="22"/>
        </w:rPr>
        <w:t>万张</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w:t>
      </w:r>
      <w:r w:rsidRPr="00C86B6D">
        <w:rPr>
          <w:rFonts w:ascii="Times New Roman" w:eastAsia="微软雅黑" w:hAnsi="Times New Roman" w:cs="Times New Roman"/>
          <w:sz w:val="22"/>
          <w:szCs w:val="22"/>
        </w:rPr>
        <w:t xml:space="preserve"> (2025/04/03)</w:t>
      </w:r>
    </w:p>
    <w:p w14:paraId="238F1DDC" w14:textId="77777777" w:rsidR="00C86B6D" w:rsidRDefault="00C86B6D" w:rsidP="00CB4AAC">
      <w:pPr>
        <w:rPr>
          <w:rFonts w:ascii="Times New Roman" w:eastAsia="微软雅黑" w:hAnsi="Times New Roman" w:cs="Times New Roman"/>
          <w:sz w:val="22"/>
          <w:szCs w:val="22"/>
        </w:rPr>
      </w:pPr>
    </w:p>
    <w:p w14:paraId="7344365B" w14:textId="77777777" w:rsidR="0086309C" w:rsidRDefault="0086309C" w:rsidP="00CB4AAC">
      <w:pPr>
        <w:rPr>
          <w:rFonts w:ascii="Times New Roman" w:eastAsia="微软雅黑" w:hAnsi="Times New Roman" w:cs="Times New Roman"/>
          <w:sz w:val="22"/>
          <w:szCs w:val="22"/>
        </w:rPr>
      </w:pPr>
    </w:p>
    <w:p w14:paraId="25F1AFF1" w14:textId="77777777" w:rsidR="0086309C" w:rsidRPr="0086309C" w:rsidRDefault="0086309C" w:rsidP="0086309C">
      <w:pPr>
        <w:rPr>
          <w:rFonts w:ascii="Times New Roman" w:eastAsia="微软雅黑" w:hAnsi="Times New Roman" w:cs="Times New Roman"/>
          <w:b/>
          <w:bCs/>
          <w:sz w:val="22"/>
          <w:szCs w:val="22"/>
        </w:rPr>
      </w:pPr>
      <w:bookmarkStart w:id="15" w:name="_Toc196813821"/>
      <w:r w:rsidRPr="0086309C">
        <w:rPr>
          <w:rFonts w:ascii="Times New Roman" w:eastAsia="微软雅黑" w:hAnsi="Times New Roman" w:cs="Times New Roman" w:hint="eastAsia"/>
          <w:b/>
          <w:bCs/>
          <w:sz w:val="22"/>
          <w:szCs w:val="22"/>
        </w:rPr>
        <w:t>第十一章：个股分析与实战</w:t>
      </w:r>
      <w:bookmarkEnd w:id="15"/>
    </w:p>
    <w:p w14:paraId="43F76B85" w14:textId="77777777" w:rsidR="0086309C" w:rsidRPr="0086309C" w:rsidRDefault="0086309C" w:rsidP="0086309C">
      <w:pPr>
        <w:rPr>
          <w:rFonts w:ascii="Times New Roman" w:eastAsia="微软雅黑" w:hAnsi="Times New Roman" w:cs="Times New Roman"/>
          <w:b/>
          <w:bCs/>
          <w:sz w:val="22"/>
          <w:szCs w:val="22"/>
        </w:rPr>
      </w:pPr>
      <w:bookmarkStart w:id="16" w:name="_Toc196813822"/>
      <w:r w:rsidRPr="0086309C">
        <w:rPr>
          <w:rFonts w:ascii="Times New Roman" w:eastAsia="微软雅黑" w:hAnsi="Times New Roman" w:cs="Times New Roman" w:hint="eastAsia"/>
          <w:b/>
          <w:bCs/>
          <w:sz w:val="22"/>
          <w:szCs w:val="22"/>
        </w:rPr>
        <w:t xml:space="preserve">11.1 </w:t>
      </w:r>
      <w:r w:rsidRPr="0086309C">
        <w:rPr>
          <w:rFonts w:ascii="Times New Roman" w:eastAsia="微软雅黑" w:hAnsi="Times New Roman" w:cs="Times New Roman"/>
          <w:b/>
          <w:bCs/>
          <w:sz w:val="22"/>
          <w:szCs w:val="22"/>
        </w:rPr>
        <w:t>APPLOVIN</w:t>
      </w:r>
      <w:bookmarkEnd w:id="16"/>
    </w:p>
    <w:p w14:paraId="05E4A549" w14:textId="77777777" w:rsidR="0086309C" w:rsidRPr="0086309C" w:rsidRDefault="0086309C" w:rsidP="0086309C">
      <w:pPr>
        <w:rPr>
          <w:rFonts w:ascii="Times New Roman" w:eastAsia="微软雅黑" w:hAnsi="Times New Roman" w:cs="Times New Roman"/>
          <w:b/>
          <w:bCs/>
          <w:sz w:val="22"/>
          <w:szCs w:val="22"/>
        </w:rPr>
      </w:pPr>
      <w:bookmarkStart w:id="17" w:name="_Toc193111723"/>
      <w:r w:rsidRPr="0086309C">
        <w:rPr>
          <w:rFonts w:ascii="Times New Roman" w:eastAsia="微软雅黑" w:hAnsi="Times New Roman" w:cs="Times New Roman"/>
          <w:b/>
          <w:bCs/>
          <w:sz w:val="22"/>
          <w:szCs w:val="22"/>
        </w:rPr>
        <w:t>1.1 IBD Stock Analysis</w:t>
      </w:r>
      <w:bookmarkEnd w:id="17"/>
    </w:p>
    <w:p w14:paraId="2FA59E7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Breakout Watch: Savvy Funds Love This Stock Eyeing 315% Growth</w:t>
      </w:r>
    </w:p>
    <w:p w14:paraId="7FBBFC0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华尔街看好</w:t>
      </w:r>
      <w:r w:rsidRPr="0086309C">
        <w:rPr>
          <w:rFonts w:ascii="Times New Roman" w:eastAsia="微软雅黑" w:hAnsi="Times New Roman" w:cs="Times New Roman"/>
          <w:b/>
          <w:bCs/>
          <w:sz w:val="22"/>
          <w:szCs w:val="22"/>
        </w:rPr>
        <w:t xml:space="preserve"> AppLovin</w:t>
      </w:r>
      <w:r w:rsidRPr="0086309C">
        <w:rPr>
          <w:rFonts w:ascii="Times New Roman" w:eastAsia="微软雅黑" w:hAnsi="Times New Roman" w:cs="Times New Roman"/>
          <w:b/>
          <w:bCs/>
          <w:sz w:val="22"/>
          <w:szCs w:val="22"/>
        </w:rPr>
        <w:t>，基金大举押注其持续飙升</w:t>
      </w:r>
    </w:p>
    <w:p w14:paraId="69BFEA4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作者：</w:t>
      </w:r>
      <w:r w:rsidRPr="0086309C">
        <w:rPr>
          <w:rFonts w:ascii="Times New Roman" w:eastAsia="微软雅黑" w:hAnsi="Times New Roman" w:cs="Times New Roman"/>
          <w:b/>
          <w:bCs/>
          <w:sz w:val="22"/>
          <w:szCs w:val="22"/>
        </w:rPr>
        <w:t>Matthew Galgani</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发布时间：</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6</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上午</w:t>
      </w:r>
      <w:r w:rsidRPr="0086309C">
        <w:rPr>
          <w:rFonts w:ascii="Times New Roman" w:eastAsia="微软雅黑" w:hAnsi="Times New Roman" w:cs="Times New Roman"/>
          <w:b/>
          <w:bCs/>
          <w:sz w:val="22"/>
          <w:szCs w:val="22"/>
        </w:rPr>
        <w:t>9:48</w:t>
      </w:r>
      <w:r w:rsidRPr="0086309C">
        <w:rPr>
          <w:rFonts w:ascii="Times New Roman" w:eastAsia="微软雅黑" w:hAnsi="Times New Roman" w:cs="Times New Roman"/>
          <w:b/>
          <w:bCs/>
          <w:sz w:val="22"/>
          <w:szCs w:val="22"/>
        </w:rPr>
        <w:t>（美东时间）</w:t>
      </w:r>
    </w:p>
    <w:p w14:paraId="028CD63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2023 </w:t>
      </w:r>
      <w:r w:rsidRPr="0086309C">
        <w:rPr>
          <w:rFonts w:ascii="Times New Roman" w:eastAsia="微软雅黑" w:hAnsi="Times New Roman" w:cs="Times New Roman"/>
          <w:b/>
          <w:bCs/>
          <w:sz w:val="22"/>
          <w:szCs w:val="22"/>
        </w:rPr>
        <w:t>年盈利增长</w:t>
      </w:r>
      <w:r w:rsidRPr="0086309C">
        <w:rPr>
          <w:rFonts w:ascii="Times New Roman" w:eastAsia="微软雅黑" w:hAnsi="Times New Roman" w:cs="Times New Roman"/>
          <w:b/>
          <w:bCs/>
          <w:sz w:val="22"/>
          <w:szCs w:val="22"/>
        </w:rPr>
        <w:t xml:space="preserve"> 288%</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之后，华尔街分析师预计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2024 </w:t>
      </w:r>
      <w:r w:rsidRPr="0086309C">
        <w:rPr>
          <w:rFonts w:ascii="Times New Roman" w:eastAsia="微软雅黑" w:hAnsi="Times New Roman" w:cs="Times New Roman"/>
          <w:sz w:val="22"/>
          <w:szCs w:val="22"/>
        </w:rPr>
        <w:t>年的利润将增长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315%</w:t>
      </w:r>
      <w:r w:rsidRPr="0086309C">
        <w:rPr>
          <w:rFonts w:ascii="Times New Roman" w:eastAsia="微软雅黑" w:hAnsi="Times New Roman" w:cs="Times New Roman"/>
          <w:sz w:val="22"/>
          <w:szCs w:val="22"/>
        </w:rPr>
        <w:t>，每股收益（</w:t>
      </w:r>
      <w:r w:rsidRPr="0086309C">
        <w:rPr>
          <w:rFonts w:ascii="Times New Roman" w:eastAsia="微软雅黑" w:hAnsi="Times New Roman" w:cs="Times New Roman"/>
          <w:sz w:val="22"/>
          <w:szCs w:val="22"/>
        </w:rPr>
        <w:t>EPS</w:t>
      </w:r>
      <w:r w:rsidRPr="0086309C">
        <w:rPr>
          <w:rFonts w:ascii="Times New Roman" w:eastAsia="微软雅黑" w:hAnsi="Times New Roman" w:cs="Times New Roman"/>
          <w:sz w:val="22"/>
          <w:szCs w:val="22"/>
        </w:rPr>
        <w:t>）预计达到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4.06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t>。作为去年表现最佳的股票之一，</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股票正处于新一轮突破的边缘，有望继续其强劲上涨趋势。</w:t>
      </w:r>
    </w:p>
    <w:p w14:paraId="70026C3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本周五即将发布的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顶级共同基金新买入名单</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显示，</w:t>
      </w:r>
      <w:r w:rsidRPr="0086309C">
        <w:rPr>
          <w:rFonts w:ascii="Times New Roman" w:eastAsia="微软雅黑" w:hAnsi="Times New Roman" w:cs="Times New Roman"/>
          <w:b/>
          <w:bCs/>
          <w:sz w:val="22"/>
          <w:szCs w:val="22"/>
        </w:rPr>
        <w:t>聪明的投资者正大举押注</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继续飙升。</w:t>
      </w:r>
    </w:p>
    <w:p w14:paraId="27FF812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CEADEA9">
          <v:rect id="_x0000_i1779" style="width:0;height:1.5pt" o:hralign="center" o:hrstd="t" o:hr="t" fillcolor="#a0a0a0" stroked="f"/>
        </w:pict>
      </w:r>
    </w:p>
    <w:p w14:paraId="100BBFD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：硅谷</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与移动应用生态的核心企业</w:t>
      </w:r>
    </w:p>
    <w:p w14:paraId="2DCA834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总部位于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加州帕洛阿尔托（</w:t>
      </w:r>
      <w:r w:rsidRPr="0086309C">
        <w:rPr>
          <w:rFonts w:ascii="Times New Roman" w:eastAsia="微软雅黑" w:hAnsi="Times New Roman" w:cs="Times New Roman"/>
          <w:b/>
          <w:bCs/>
          <w:sz w:val="22"/>
          <w:szCs w:val="22"/>
        </w:rPr>
        <w:t>Palo Alto</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站在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移动应用与人工智能（</w:t>
      </w:r>
      <w:r w:rsidRPr="0086309C">
        <w:rPr>
          <w:rFonts w:ascii="Times New Roman" w:eastAsia="微软雅黑" w:hAnsi="Times New Roman" w:cs="Times New Roman"/>
          <w:b/>
          <w:bCs/>
          <w:sz w:val="22"/>
          <w:szCs w:val="22"/>
        </w:rPr>
        <w:t>AI</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交汇的最前沿。这家</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专注于企业软件的公司</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提供端到端的</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解决方案，帮助企业触达、变现并扩展其全球受众。</w:t>
      </w:r>
    </w:p>
    <w:p w14:paraId="4D1BFAA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通过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应用、移动设备、流媒体电视平台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等多种渠道帮助客户实现市场营销与增长目标。</w:t>
      </w:r>
    </w:p>
    <w:p w14:paraId="456C0F7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96CD33C">
          <v:rect id="_x0000_i1780" style="width:0;height:1.5pt" o:hralign="center" o:hrstd="t" o:hr="t" fillcolor="#a0a0a0" stroked="f"/>
        </w:pict>
      </w:r>
    </w:p>
    <w:p w14:paraId="5D9B366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股票跻身</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十亿美元俱乐部</w:t>
      </w:r>
      <w:r w:rsidRPr="0086309C">
        <w:rPr>
          <w:rFonts w:ascii="Times New Roman" w:eastAsia="微软雅黑" w:hAnsi="Times New Roman" w:cs="Times New Roman"/>
          <w:b/>
          <w:bCs/>
          <w:sz w:val="22"/>
          <w:szCs w:val="22"/>
        </w:rPr>
        <w:t>”</w:t>
      </w:r>
    </w:p>
    <w:p w14:paraId="2683014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作为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IBD</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Investor’s Business Daily</w:t>
      </w:r>
      <w:r w:rsidRPr="0086309C">
        <w:rPr>
          <w:rFonts w:ascii="Times New Roman" w:eastAsia="微软雅黑" w:hAnsi="Times New Roman" w:cs="Times New Roman"/>
          <w:b/>
          <w:bCs/>
          <w:sz w:val="22"/>
          <w:szCs w:val="22"/>
        </w:rPr>
        <w:t>）精选榜单（</w:t>
      </w:r>
      <w:r w:rsidRPr="0086309C">
        <w:rPr>
          <w:rFonts w:ascii="Times New Roman" w:eastAsia="微软雅黑" w:hAnsi="Times New Roman" w:cs="Times New Roman"/>
          <w:b/>
          <w:bCs/>
          <w:sz w:val="22"/>
          <w:szCs w:val="22"/>
        </w:rPr>
        <w:t>Leaderboard</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成员，</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正受到华尔街的热烈追捧。根据</w:t>
      </w:r>
      <w:r w:rsidRPr="0086309C">
        <w:rPr>
          <w:rFonts w:ascii="Times New Roman" w:eastAsia="微软雅黑" w:hAnsi="Times New Roman" w:cs="Times New Roman"/>
          <w:sz w:val="22"/>
          <w:szCs w:val="22"/>
        </w:rPr>
        <w:t xml:space="preserve"> Lipper </w:t>
      </w:r>
      <w:r w:rsidRPr="0086309C">
        <w:rPr>
          <w:rFonts w:ascii="Times New Roman" w:eastAsia="微软雅黑" w:hAnsi="Times New Roman" w:cs="Times New Roman"/>
          <w:sz w:val="22"/>
          <w:szCs w:val="22"/>
        </w:rPr>
        <w:t>数据，</w:t>
      </w:r>
      <w:r w:rsidRPr="0086309C">
        <w:rPr>
          <w:rFonts w:ascii="Times New Roman" w:eastAsia="微软雅黑" w:hAnsi="Times New Roman" w:cs="Times New Roman"/>
          <w:b/>
          <w:bCs/>
          <w:sz w:val="22"/>
          <w:szCs w:val="22"/>
        </w:rPr>
        <w:t>顶级共同基金在</w:t>
      </w:r>
      <w:r w:rsidRPr="0086309C">
        <w:rPr>
          <w:rFonts w:ascii="Times New Roman" w:eastAsia="微软雅黑" w:hAnsi="Times New Roman" w:cs="Times New Roman"/>
          <w:b/>
          <w:bCs/>
          <w:sz w:val="22"/>
          <w:szCs w:val="22"/>
        </w:rPr>
        <w:t xml:space="preserve"> 1 </w:t>
      </w:r>
      <w:r w:rsidRPr="0086309C">
        <w:rPr>
          <w:rFonts w:ascii="Times New Roman" w:eastAsia="微软雅黑" w:hAnsi="Times New Roman" w:cs="Times New Roman"/>
          <w:b/>
          <w:bCs/>
          <w:sz w:val="22"/>
          <w:szCs w:val="22"/>
        </w:rPr>
        <w:t>月份共投资</w:t>
      </w:r>
      <w:r w:rsidRPr="0086309C">
        <w:rPr>
          <w:rFonts w:ascii="Times New Roman" w:eastAsia="微软雅黑" w:hAnsi="Times New Roman" w:cs="Times New Roman"/>
          <w:b/>
          <w:bCs/>
          <w:sz w:val="22"/>
          <w:szCs w:val="22"/>
        </w:rPr>
        <w:t xml:space="preserve"> 11 </w:t>
      </w:r>
      <w:r w:rsidRPr="0086309C">
        <w:rPr>
          <w:rFonts w:ascii="Times New Roman" w:eastAsia="微软雅黑" w:hAnsi="Times New Roman" w:cs="Times New Roman"/>
          <w:b/>
          <w:bCs/>
          <w:sz w:val="22"/>
          <w:szCs w:val="22"/>
        </w:rPr>
        <w:t>亿美元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购买</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股票，表明机构投资者的高度兴趣。</w:t>
      </w:r>
    </w:p>
    <w:p w14:paraId="0AD413C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月份突破</w:t>
      </w:r>
      <w:r w:rsidRPr="0086309C">
        <w:rPr>
          <w:rFonts w:ascii="Times New Roman" w:eastAsia="微软雅黑" w:hAnsi="Times New Roman" w:cs="Times New Roman"/>
          <w:b/>
          <w:bCs/>
          <w:sz w:val="22"/>
          <w:szCs w:val="22"/>
        </w:rPr>
        <w:t xml:space="preserve"> 10 </w:t>
      </w:r>
      <w:r w:rsidRPr="0086309C">
        <w:rPr>
          <w:rFonts w:ascii="Times New Roman" w:eastAsia="微软雅黑" w:hAnsi="Times New Roman" w:cs="Times New Roman"/>
          <w:b/>
          <w:bCs/>
          <w:sz w:val="22"/>
          <w:szCs w:val="22"/>
        </w:rPr>
        <w:t>亿美元买入门槛</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的公司仅有</w:t>
      </w:r>
      <w:r w:rsidRPr="0086309C">
        <w:rPr>
          <w:rFonts w:ascii="Times New Roman" w:eastAsia="微软雅黑" w:hAnsi="Times New Roman" w:cs="Times New Roman"/>
          <w:sz w:val="22"/>
          <w:szCs w:val="22"/>
        </w:rPr>
        <w:t xml:space="preserve"> 6 </w:t>
      </w:r>
      <w:r w:rsidRPr="0086309C">
        <w:rPr>
          <w:rFonts w:ascii="Times New Roman" w:eastAsia="微软雅黑" w:hAnsi="Times New Roman" w:cs="Times New Roman"/>
          <w:sz w:val="22"/>
          <w:szCs w:val="22"/>
        </w:rPr>
        <w:t>家，除了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sz w:val="22"/>
          <w:szCs w:val="22"/>
        </w:rPr>
        <w:t>，其他五家分别是：</w:t>
      </w:r>
    </w:p>
    <w:p w14:paraId="050761C2" w14:textId="77777777" w:rsidR="0086309C" w:rsidRPr="0086309C" w:rsidRDefault="0086309C" w:rsidP="0086309C">
      <w:pPr>
        <w:numPr>
          <w:ilvl w:val="0"/>
          <w:numId w:val="8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Axon Enterprise</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AXON</w:t>
      </w:r>
      <w:r w:rsidRPr="0086309C">
        <w:rPr>
          <w:rFonts w:ascii="Times New Roman" w:eastAsia="微软雅黑" w:hAnsi="Times New Roman" w:cs="Times New Roman"/>
          <w:b/>
          <w:bCs/>
          <w:sz w:val="22"/>
          <w:szCs w:val="22"/>
        </w:rPr>
        <w:t>）</w:t>
      </w:r>
    </w:p>
    <w:p w14:paraId="073E0641" w14:textId="77777777" w:rsidR="0086309C" w:rsidRPr="0086309C" w:rsidRDefault="0086309C" w:rsidP="0086309C">
      <w:pPr>
        <w:numPr>
          <w:ilvl w:val="0"/>
          <w:numId w:val="8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Arista Networks</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ANET</w:t>
      </w:r>
      <w:r w:rsidRPr="0086309C">
        <w:rPr>
          <w:rFonts w:ascii="Times New Roman" w:eastAsia="微软雅黑" w:hAnsi="Times New Roman" w:cs="Times New Roman"/>
          <w:b/>
          <w:bCs/>
          <w:sz w:val="22"/>
          <w:szCs w:val="22"/>
        </w:rPr>
        <w:t>）</w:t>
      </w:r>
    </w:p>
    <w:p w14:paraId="7182969F" w14:textId="77777777" w:rsidR="0086309C" w:rsidRPr="0086309C" w:rsidRDefault="0086309C" w:rsidP="0086309C">
      <w:pPr>
        <w:numPr>
          <w:ilvl w:val="0"/>
          <w:numId w:val="8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Robinhood Markets</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HOOD</w:t>
      </w:r>
      <w:r w:rsidRPr="0086309C">
        <w:rPr>
          <w:rFonts w:ascii="Times New Roman" w:eastAsia="微软雅黑" w:hAnsi="Times New Roman" w:cs="Times New Roman"/>
          <w:b/>
          <w:bCs/>
          <w:sz w:val="22"/>
          <w:szCs w:val="22"/>
        </w:rPr>
        <w:t>）</w:t>
      </w:r>
    </w:p>
    <w:p w14:paraId="39D935A4" w14:textId="77777777" w:rsidR="0086309C" w:rsidRPr="0086309C" w:rsidRDefault="0086309C" w:rsidP="0086309C">
      <w:pPr>
        <w:numPr>
          <w:ilvl w:val="0"/>
          <w:numId w:val="8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Ameriprise Financial</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AMP</w:t>
      </w:r>
      <w:r w:rsidRPr="0086309C">
        <w:rPr>
          <w:rFonts w:ascii="Times New Roman" w:eastAsia="微软雅黑" w:hAnsi="Times New Roman" w:cs="Times New Roman"/>
          <w:b/>
          <w:bCs/>
          <w:sz w:val="22"/>
          <w:szCs w:val="22"/>
        </w:rPr>
        <w:t>）</w:t>
      </w:r>
    </w:p>
    <w:p w14:paraId="5CEBB35C" w14:textId="77777777" w:rsidR="0086309C" w:rsidRPr="0086309C" w:rsidRDefault="0086309C" w:rsidP="0086309C">
      <w:pPr>
        <w:numPr>
          <w:ilvl w:val="0"/>
          <w:numId w:val="8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Blue Owl Capital</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OWL</w:t>
      </w:r>
      <w:r w:rsidRPr="0086309C">
        <w:rPr>
          <w:rFonts w:ascii="Times New Roman" w:eastAsia="微软雅黑" w:hAnsi="Times New Roman" w:cs="Times New Roman"/>
          <w:b/>
          <w:bCs/>
          <w:sz w:val="22"/>
          <w:szCs w:val="22"/>
        </w:rPr>
        <w:t>）</w:t>
      </w:r>
    </w:p>
    <w:p w14:paraId="594CC80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B+ </w:t>
      </w:r>
      <w:r w:rsidRPr="0086309C">
        <w:rPr>
          <w:rFonts w:ascii="Times New Roman" w:eastAsia="微软雅黑" w:hAnsi="Times New Roman" w:cs="Times New Roman"/>
          <w:b/>
          <w:bCs/>
          <w:sz w:val="22"/>
          <w:szCs w:val="22"/>
        </w:rPr>
        <w:t>级别</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资金积累</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分布评分（</w:t>
      </w:r>
      <w:r w:rsidRPr="0086309C">
        <w:rPr>
          <w:rFonts w:ascii="Times New Roman" w:eastAsia="微软雅黑" w:hAnsi="Times New Roman" w:cs="Times New Roman"/>
          <w:b/>
          <w:bCs/>
          <w:sz w:val="22"/>
          <w:szCs w:val="22"/>
        </w:rPr>
        <w:t>Accumulation/Distribution Rating</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1.1 </w:t>
      </w:r>
      <w:r w:rsidRPr="0086309C">
        <w:rPr>
          <w:rFonts w:ascii="Times New Roman" w:eastAsia="微软雅黑" w:hAnsi="Times New Roman" w:cs="Times New Roman"/>
          <w:b/>
          <w:bCs/>
          <w:sz w:val="22"/>
          <w:szCs w:val="22"/>
        </w:rPr>
        <w:t>的资金流入比率（</w:t>
      </w:r>
      <w:r w:rsidRPr="0086309C">
        <w:rPr>
          <w:rFonts w:ascii="Times New Roman" w:eastAsia="微软雅黑" w:hAnsi="Times New Roman" w:cs="Times New Roman"/>
          <w:b/>
          <w:bCs/>
          <w:sz w:val="22"/>
          <w:szCs w:val="22"/>
        </w:rPr>
        <w:t>Up/Down Volume Ratio</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也显示出市场对该股的强劲需求。此外，该股的机构持仓已连续</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7 </w:t>
      </w:r>
      <w:r w:rsidRPr="0086309C">
        <w:rPr>
          <w:rFonts w:ascii="Times New Roman" w:eastAsia="微软雅黑" w:hAnsi="Times New Roman" w:cs="Times New Roman"/>
          <w:b/>
          <w:bCs/>
          <w:sz w:val="22"/>
          <w:szCs w:val="22"/>
        </w:rPr>
        <w:t>个季度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增长。</w:t>
      </w:r>
    </w:p>
    <w:p w14:paraId="71A1CAA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行业竞争者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中，</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Descartes Systems</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DSGX</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HubSpot</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HUBS</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Atlassian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TEAM</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并列为该行业中的佼佼者，并获得了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最高的</w:t>
      </w:r>
      <w:r w:rsidRPr="0086309C">
        <w:rPr>
          <w:rFonts w:ascii="Times New Roman" w:eastAsia="微软雅黑" w:hAnsi="Times New Roman" w:cs="Times New Roman"/>
          <w:b/>
          <w:bCs/>
          <w:sz w:val="22"/>
          <w:szCs w:val="22"/>
        </w:rPr>
        <w:t xml:space="preserve"> IBD </w:t>
      </w:r>
      <w:r w:rsidRPr="0086309C">
        <w:rPr>
          <w:rFonts w:ascii="Times New Roman" w:eastAsia="微软雅黑" w:hAnsi="Times New Roman" w:cs="Times New Roman"/>
          <w:b/>
          <w:bCs/>
          <w:sz w:val="22"/>
          <w:szCs w:val="22"/>
        </w:rPr>
        <w:t>综合评分（</w:t>
      </w:r>
      <w:r w:rsidRPr="0086309C">
        <w:rPr>
          <w:rFonts w:ascii="Times New Roman" w:eastAsia="微软雅黑" w:hAnsi="Times New Roman" w:cs="Times New Roman"/>
          <w:b/>
          <w:bCs/>
          <w:sz w:val="22"/>
          <w:szCs w:val="22"/>
        </w:rPr>
        <w:t xml:space="preserve">99 </w:t>
      </w:r>
      <w:r w:rsidRPr="0086309C">
        <w:rPr>
          <w:rFonts w:ascii="Times New Roman" w:eastAsia="微软雅黑" w:hAnsi="Times New Roman" w:cs="Times New Roman"/>
          <w:b/>
          <w:bCs/>
          <w:sz w:val="22"/>
          <w:szCs w:val="22"/>
        </w:rPr>
        <w:t>分）</w:t>
      </w:r>
      <w:r w:rsidRPr="0086309C">
        <w:rPr>
          <w:rFonts w:ascii="Times New Roman" w:eastAsia="微软雅黑" w:hAnsi="Times New Roman" w:cs="Times New Roman"/>
          <w:sz w:val="22"/>
          <w:szCs w:val="22"/>
        </w:rPr>
        <w:t>。</w:t>
      </w:r>
    </w:p>
    <w:p w14:paraId="66E8E91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EF07677">
          <v:rect id="_x0000_i1781" style="width:0;height:1.5pt" o:hralign="center" o:hrstd="t" o:hr="t" fillcolor="#a0a0a0" stroked="f"/>
        </w:pict>
      </w:r>
    </w:p>
    <w:p w14:paraId="1042478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drawing>
          <wp:inline distT="0" distB="0" distL="0" distR="0" wp14:anchorId="03CA78A2" wp14:editId="098288F7">
            <wp:extent cx="5943600" cy="3929380"/>
            <wp:effectExtent l="0" t="0" r="0" b="0"/>
            <wp:docPr id="181496033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6889" name="图片 1" descr="图表&#10;&#10;AI 生成的内容可能不正确。"/>
                    <pic:cNvPicPr/>
                  </pic:nvPicPr>
                  <pic:blipFill>
                    <a:blip r:embed="rId13"/>
                    <a:stretch>
                      <a:fillRect/>
                    </a:stretch>
                  </pic:blipFill>
                  <pic:spPr>
                    <a:xfrm>
                      <a:off x="0" y="0"/>
                      <a:ext cx="5943600" cy="3929380"/>
                    </a:xfrm>
                    <a:prstGeom prst="rect">
                      <a:avLst/>
                    </a:prstGeom>
                  </pic:spPr>
                </pic:pic>
              </a:graphicData>
            </a:graphic>
          </wp:inline>
        </w:drawing>
      </w:r>
    </w:p>
    <w:p w14:paraId="59C001A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从低点复苏，</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持续冲高迎接财报</w:t>
      </w:r>
    </w:p>
    <w:p w14:paraId="360B5EA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2023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1 </w:t>
      </w:r>
      <w:r w:rsidRPr="0086309C">
        <w:rPr>
          <w:rFonts w:ascii="Times New Roman" w:eastAsia="微软雅黑" w:hAnsi="Times New Roman" w:cs="Times New Roman"/>
          <w:b/>
          <w:bCs/>
          <w:sz w:val="22"/>
          <w:szCs w:val="22"/>
        </w:rPr>
        <w:t>月触底</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后，开启了一轮</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陡峭的上涨趋势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2023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7 </w:t>
      </w:r>
      <w:r w:rsidRPr="0086309C">
        <w:rPr>
          <w:rFonts w:ascii="Times New Roman" w:eastAsia="微软雅黑" w:hAnsi="Times New Roman" w:cs="Times New Roman"/>
          <w:sz w:val="22"/>
          <w:szCs w:val="22"/>
        </w:rPr>
        <w:t>月，该股在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跌破前期低点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重设基数（</w:t>
      </w:r>
      <w:r w:rsidRPr="0086309C">
        <w:rPr>
          <w:rFonts w:ascii="Times New Roman" w:eastAsia="微软雅黑" w:hAnsi="Times New Roman" w:cs="Times New Roman"/>
          <w:b/>
          <w:bCs/>
          <w:sz w:val="22"/>
          <w:szCs w:val="22"/>
        </w:rPr>
        <w:t>Base Count Reset</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，这种技术形态往往能为股票带来新一轮上涨动能。事实证明，</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确实借此机会启动了新一轮强势上涨。</w:t>
      </w:r>
    </w:p>
    <w:p w14:paraId="6D3BB68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在</w:t>
      </w:r>
      <w:r w:rsidRPr="0086309C">
        <w:rPr>
          <w:rFonts w:ascii="Times New Roman" w:eastAsia="微软雅黑" w:hAnsi="Times New Roman" w:cs="Times New Roman"/>
          <w:b/>
          <w:bCs/>
          <w:sz w:val="22"/>
          <w:szCs w:val="22"/>
        </w:rPr>
        <w:t xml:space="preserve"> 10 </w:t>
      </w:r>
      <w:r w:rsidRPr="0086309C">
        <w:rPr>
          <w:rFonts w:ascii="Times New Roman" w:eastAsia="微软雅黑" w:hAnsi="Times New Roman" w:cs="Times New Roman"/>
          <w:b/>
          <w:bCs/>
          <w:sz w:val="22"/>
          <w:szCs w:val="22"/>
        </w:rPr>
        <w:t>周移动均线处获得支撑</w:t>
      </w:r>
      <w:r w:rsidRPr="0086309C">
        <w:rPr>
          <w:rFonts w:ascii="Times New Roman" w:eastAsia="微软雅黑" w:hAnsi="Times New Roman" w:cs="Times New Roman"/>
          <w:sz w:val="22"/>
          <w:szCs w:val="22"/>
        </w:rPr>
        <w:t>，随后持续上涨，最终在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2024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月创下历史新高</w:t>
      </w: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正处于一个</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二阶段杯型整理形态（</w:t>
      </w:r>
      <w:r w:rsidRPr="0086309C">
        <w:rPr>
          <w:rFonts w:ascii="Times New Roman" w:eastAsia="微软雅黑" w:hAnsi="Times New Roman" w:cs="Times New Roman"/>
          <w:b/>
          <w:bCs/>
          <w:sz w:val="22"/>
          <w:szCs w:val="22"/>
        </w:rPr>
        <w:t>Second-Stage Cup Base</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，突破点为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417.63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t>，当前股价距离该价位约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11%</w:t>
      </w:r>
      <w:r w:rsidRPr="0086309C">
        <w:rPr>
          <w:rFonts w:ascii="Times New Roman" w:eastAsia="微软雅黑" w:hAnsi="Times New Roman" w:cs="Times New Roman"/>
          <w:sz w:val="22"/>
          <w:szCs w:val="22"/>
        </w:rPr>
        <w:t>。如果股价形成</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把手</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形态</w:t>
      </w:r>
      <w:r w:rsidRPr="0086309C">
        <w:rPr>
          <w:rFonts w:ascii="Times New Roman" w:eastAsia="微软雅黑" w:hAnsi="Times New Roman" w:cs="Times New Roman"/>
          <w:sz w:val="22"/>
          <w:szCs w:val="22"/>
        </w:rPr>
        <w:t>，可能会提供更早的买入机会。</w:t>
      </w:r>
    </w:p>
    <w:p w14:paraId="26D5AB1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9FDB2FB">
          <v:rect id="_x0000_i1782" style="width:0;height:1.5pt" o:hralign="center" o:hrstd="t" o:hr="t" fillcolor="#a0a0a0" stroked="f"/>
        </w:pict>
      </w:r>
    </w:p>
    <w:p w14:paraId="6E12442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机构资金持续流入，</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是否能继续突破？</w:t>
      </w:r>
    </w:p>
    <w:p w14:paraId="4DCEB84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 xml:space="preserve">AppLovin </w:t>
      </w:r>
      <w:r w:rsidRPr="0086309C">
        <w:rPr>
          <w:rFonts w:ascii="Times New Roman" w:eastAsia="微软雅黑" w:hAnsi="Times New Roman" w:cs="Times New Roman"/>
          <w:sz w:val="22"/>
          <w:szCs w:val="22"/>
        </w:rPr>
        <w:t>目前正处于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机构资金强劲流入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的趋势中，市场关注的核心问题是：</w:t>
      </w:r>
      <w:r w:rsidRPr="0086309C">
        <w:rPr>
          <w:rFonts w:ascii="Times New Roman" w:eastAsia="微软雅黑" w:hAnsi="Times New Roman" w:cs="Times New Roman"/>
          <w:b/>
          <w:bCs/>
          <w:sz w:val="22"/>
          <w:szCs w:val="22"/>
        </w:rPr>
        <w:t>该股能否继续上涨，并突破</w:t>
      </w:r>
      <w:r w:rsidRPr="0086309C">
        <w:rPr>
          <w:rFonts w:ascii="Times New Roman" w:eastAsia="微软雅黑" w:hAnsi="Times New Roman" w:cs="Times New Roman"/>
          <w:b/>
          <w:bCs/>
          <w:sz w:val="22"/>
          <w:szCs w:val="22"/>
        </w:rPr>
        <w:t xml:space="preserve"> 417.63 </w:t>
      </w:r>
      <w:r w:rsidRPr="0086309C">
        <w:rPr>
          <w:rFonts w:ascii="Times New Roman" w:eastAsia="微软雅黑" w:hAnsi="Times New Roman" w:cs="Times New Roman"/>
          <w:b/>
          <w:bCs/>
          <w:sz w:val="22"/>
          <w:szCs w:val="22"/>
        </w:rPr>
        <w:t>美元的买入点？</w:t>
      </w:r>
    </w:p>
    <w:p w14:paraId="0E8184A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然而，投资者在评估风险时需要注意：</w:t>
      </w:r>
      <w:r w:rsidRPr="0086309C">
        <w:rPr>
          <w:rFonts w:ascii="Times New Roman" w:eastAsia="微软雅黑" w:hAnsi="Times New Roman" w:cs="Times New Roman"/>
          <w:b/>
          <w:bCs/>
          <w:sz w:val="22"/>
          <w:szCs w:val="22"/>
        </w:rPr>
        <w:t>公司将在</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日发布财报</w:t>
      </w:r>
      <w:r w:rsidRPr="0086309C">
        <w:rPr>
          <w:rFonts w:ascii="Times New Roman" w:eastAsia="微软雅黑" w:hAnsi="Times New Roman" w:cs="Times New Roman"/>
          <w:sz w:val="22"/>
          <w:szCs w:val="22"/>
        </w:rPr>
        <w:t>。对于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这样已大幅上涨的股票而言，财报季可能带来巨大的波动风险</w:t>
      </w:r>
      <w:r w:rsidRPr="0086309C">
        <w:rPr>
          <w:rFonts w:ascii="Times New Roman" w:eastAsia="微软雅黑" w:hAnsi="Times New Roman" w:cs="Times New Roman"/>
          <w:sz w:val="22"/>
          <w:szCs w:val="22"/>
        </w:rPr>
        <w:t>，因此投资者需要在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风险管理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方面保持谨慎。</w:t>
      </w:r>
    </w:p>
    <w:p w14:paraId="19CA6E8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同样跻身</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十亿美元俱乐部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Robinhood</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HOOD</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也将在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日发布财报</w:t>
      </w:r>
      <w:r w:rsidRPr="0086309C">
        <w:rPr>
          <w:rFonts w:ascii="Times New Roman" w:eastAsia="微软雅黑" w:hAnsi="Times New Roman" w:cs="Times New Roman"/>
          <w:sz w:val="22"/>
          <w:szCs w:val="22"/>
        </w:rPr>
        <w:t>。此外，</w:t>
      </w:r>
      <w:r w:rsidRPr="0086309C">
        <w:rPr>
          <w:rFonts w:ascii="Times New Roman" w:eastAsia="微软雅黑" w:hAnsi="Times New Roman" w:cs="Times New Roman"/>
          <w:b/>
          <w:bCs/>
          <w:sz w:val="22"/>
          <w:szCs w:val="22"/>
        </w:rPr>
        <w:t>Axon Enterprise</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AXON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计划于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月公布业绩</w:t>
      </w:r>
      <w:r w:rsidRPr="0086309C">
        <w:rPr>
          <w:rFonts w:ascii="Times New Roman" w:eastAsia="微软雅黑" w:hAnsi="Times New Roman" w:cs="Times New Roman"/>
          <w:sz w:val="22"/>
          <w:szCs w:val="22"/>
        </w:rPr>
        <w:t>，目前正处于突破前的筹备阶段，并入选了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IBD </w:t>
      </w:r>
      <w:r w:rsidRPr="0086309C">
        <w:rPr>
          <w:rFonts w:ascii="Times New Roman" w:eastAsia="微软雅黑" w:hAnsi="Times New Roman" w:cs="Times New Roman"/>
          <w:b/>
          <w:bCs/>
          <w:sz w:val="22"/>
          <w:szCs w:val="22"/>
        </w:rPr>
        <w:t>突破股票指数（</w:t>
      </w:r>
      <w:r w:rsidRPr="0086309C">
        <w:rPr>
          <w:rFonts w:ascii="Times New Roman" w:eastAsia="微软雅黑" w:hAnsi="Times New Roman" w:cs="Times New Roman"/>
          <w:b/>
          <w:bCs/>
          <w:sz w:val="22"/>
          <w:szCs w:val="22"/>
        </w:rPr>
        <w:t>Breakout Stocks Index</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p>
    <w:p w14:paraId="05FF20E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4C83BD9">
          <v:rect id="_x0000_i1783" style="width:0;height:1.5pt" o:hralign="center" o:hrstd="t" o:hr="t" fillcolor="#a0a0a0" stroked="f"/>
        </w:pict>
      </w:r>
    </w:p>
    <w:p w14:paraId="279E6BC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的投资机会与风险</w:t>
      </w:r>
    </w:p>
    <w:p w14:paraId="03988E2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投资亮点：</w:t>
      </w:r>
    </w:p>
    <w:p w14:paraId="0E931DA2"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2023 </w:t>
      </w:r>
      <w:r w:rsidRPr="0086309C">
        <w:rPr>
          <w:rFonts w:ascii="Times New Roman" w:eastAsia="微软雅黑" w:hAnsi="Times New Roman" w:cs="Times New Roman"/>
          <w:b/>
          <w:bCs/>
          <w:sz w:val="22"/>
          <w:szCs w:val="22"/>
        </w:rPr>
        <w:t>年盈利增长</w:t>
      </w:r>
      <w:r w:rsidRPr="0086309C">
        <w:rPr>
          <w:rFonts w:ascii="Times New Roman" w:eastAsia="微软雅黑" w:hAnsi="Times New Roman" w:cs="Times New Roman"/>
          <w:b/>
          <w:bCs/>
          <w:sz w:val="22"/>
          <w:szCs w:val="22"/>
        </w:rPr>
        <w:t xml:space="preserve"> 288%</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2024 </w:t>
      </w:r>
      <w:r w:rsidRPr="0086309C">
        <w:rPr>
          <w:rFonts w:ascii="Times New Roman" w:eastAsia="微软雅黑" w:hAnsi="Times New Roman" w:cs="Times New Roman"/>
          <w:b/>
          <w:bCs/>
          <w:sz w:val="22"/>
          <w:szCs w:val="22"/>
        </w:rPr>
        <w:t>年预计增长</w:t>
      </w:r>
      <w:r w:rsidRPr="0086309C">
        <w:rPr>
          <w:rFonts w:ascii="Times New Roman" w:eastAsia="微软雅黑" w:hAnsi="Times New Roman" w:cs="Times New Roman"/>
          <w:b/>
          <w:bCs/>
          <w:sz w:val="22"/>
          <w:szCs w:val="22"/>
        </w:rPr>
        <w:t xml:space="preserve"> 315%</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EPS </w:t>
      </w:r>
      <w:r w:rsidRPr="0086309C">
        <w:rPr>
          <w:rFonts w:ascii="Times New Roman" w:eastAsia="微软雅黑" w:hAnsi="Times New Roman" w:cs="Times New Roman"/>
          <w:sz w:val="22"/>
          <w:szCs w:val="22"/>
        </w:rPr>
        <w:t>预计达到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4.06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强劲的机构资金流入，</w:t>
      </w: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月份获得</w:t>
      </w:r>
      <w:r w:rsidRPr="0086309C">
        <w:rPr>
          <w:rFonts w:ascii="Times New Roman" w:eastAsia="微软雅黑" w:hAnsi="Times New Roman" w:cs="Times New Roman"/>
          <w:b/>
          <w:bCs/>
          <w:sz w:val="22"/>
          <w:szCs w:val="22"/>
        </w:rPr>
        <w:t xml:space="preserve"> 11 </w:t>
      </w:r>
      <w:r w:rsidRPr="0086309C">
        <w:rPr>
          <w:rFonts w:ascii="Times New Roman" w:eastAsia="微软雅黑" w:hAnsi="Times New Roman" w:cs="Times New Roman"/>
          <w:b/>
          <w:bCs/>
          <w:sz w:val="22"/>
          <w:szCs w:val="22"/>
        </w:rPr>
        <w:t>亿美元投资</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技术面显示二阶段杯型整理形态，有望突破</w:t>
      </w:r>
      <w:r w:rsidRPr="0086309C">
        <w:rPr>
          <w:rFonts w:ascii="Times New Roman" w:eastAsia="微软雅黑" w:hAnsi="Times New Roman" w:cs="Times New Roman"/>
          <w:b/>
          <w:bCs/>
          <w:sz w:val="22"/>
          <w:szCs w:val="22"/>
        </w:rPr>
        <w:t xml:space="preserve"> 417.63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行业领军地位，最高</w:t>
      </w:r>
      <w:r w:rsidRPr="0086309C">
        <w:rPr>
          <w:rFonts w:ascii="Times New Roman" w:eastAsia="微软雅黑" w:hAnsi="Times New Roman" w:cs="Times New Roman"/>
          <w:b/>
          <w:bCs/>
          <w:sz w:val="22"/>
          <w:szCs w:val="22"/>
        </w:rPr>
        <w:t xml:space="preserve"> IBD </w:t>
      </w:r>
      <w:r w:rsidRPr="0086309C">
        <w:rPr>
          <w:rFonts w:ascii="Times New Roman" w:eastAsia="微软雅黑" w:hAnsi="Times New Roman" w:cs="Times New Roman"/>
          <w:b/>
          <w:bCs/>
          <w:sz w:val="22"/>
          <w:szCs w:val="22"/>
        </w:rPr>
        <w:t>评分（</w:t>
      </w:r>
      <w:r w:rsidRPr="0086309C">
        <w:rPr>
          <w:rFonts w:ascii="Times New Roman" w:eastAsia="微软雅黑" w:hAnsi="Times New Roman" w:cs="Times New Roman"/>
          <w:b/>
          <w:bCs/>
          <w:sz w:val="22"/>
          <w:szCs w:val="22"/>
        </w:rPr>
        <w:t xml:space="preserve">99 </w:t>
      </w:r>
      <w:r w:rsidRPr="0086309C">
        <w:rPr>
          <w:rFonts w:ascii="Times New Roman" w:eastAsia="微软雅黑" w:hAnsi="Times New Roman" w:cs="Times New Roman"/>
          <w:b/>
          <w:bCs/>
          <w:sz w:val="22"/>
          <w:szCs w:val="22"/>
        </w:rPr>
        <w:t>分）</w:t>
      </w:r>
    </w:p>
    <w:p w14:paraId="3CE475B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潜在风险：</w:t>
      </w:r>
    </w:p>
    <w:p w14:paraId="2383D6BA" w14:textId="77777777" w:rsidR="0086309C" w:rsidRPr="0086309C" w:rsidRDefault="0086309C" w:rsidP="0086309C">
      <w:pPr>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即将发布财报（</w:t>
      </w: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日），可能带来剧烈波动</w:t>
      </w:r>
      <w:r w:rsidRPr="0086309C">
        <w:rPr>
          <w:rFonts w:ascii="Times New Roman" w:eastAsia="微软雅黑" w:hAnsi="Times New Roman" w:cs="Times New Roman"/>
          <w:sz w:val="22"/>
          <w:szCs w:val="22"/>
        </w:rPr>
        <w:br/>
      </w:r>
      <w:r w:rsidRPr="0086309C">
        <w:rPr>
          <w:rFonts w:ascii="Segoe UI Symbol" w:eastAsia="微软雅黑" w:hAnsi="Segoe UI Symbol" w:cs="Segoe UI Symbol"/>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当前估值已大幅上升，市场预期较高</w:t>
      </w:r>
      <w:r w:rsidRPr="0086309C">
        <w:rPr>
          <w:rFonts w:ascii="Times New Roman" w:eastAsia="微软雅黑" w:hAnsi="Times New Roman" w:cs="Times New Roman"/>
          <w:sz w:val="22"/>
          <w:szCs w:val="22"/>
        </w:rPr>
        <w:br/>
      </w:r>
      <w:r w:rsidRPr="0086309C">
        <w:rPr>
          <w:rFonts w:ascii="Segoe UI Symbol" w:eastAsia="微软雅黑" w:hAnsi="Segoe UI Symbol" w:cs="Segoe UI Symbol"/>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股价已经上涨数倍，短期内可能出现获利回吐</w:t>
      </w:r>
    </w:p>
    <w:p w14:paraId="13D165B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0ACC68D">
          <v:rect id="_x0000_i1784" style="width:0;height:1.5pt" o:hralign="center" o:hrstd="t" o:hr="t" fillcolor="#a0a0a0" stroked="f"/>
        </w:pict>
      </w:r>
    </w:p>
    <w:p w14:paraId="63386756"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结论</w:t>
      </w:r>
    </w:p>
    <w:p w14:paraId="05E1351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目前仍处于强势趋势之中，</w:t>
      </w:r>
      <w:r w:rsidRPr="0086309C">
        <w:rPr>
          <w:rFonts w:ascii="Times New Roman" w:eastAsia="微软雅黑" w:hAnsi="Times New Roman" w:cs="Times New Roman"/>
          <w:b/>
          <w:bCs/>
          <w:sz w:val="22"/>
          <w:szCs w:val="22"/>
        </w:rPr>
        <w:t>长期来看，机构资金的持续买入可能推动股价继续上涨</w:t>
      </w:r>
      <w:r w:rsidRPr="0086309C">
        <w:rPr>
          <w:rFonts w:ascii="Times New Roman" w:eastAsia="微软雅黑" w:hAnsi="Times New Roman" w:cs="Times New Roman"/>
          <w:sz w:val="22"/>
          <w:szCs w:val="22"/>
        </w:rPr>
        <w:t>。但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短期来看，财报发布前的市场波动可能带来较大不确定性</w:t>
      </w:r>
      <w:r w:rsidRPr="0086309C">
        <w:rPr>
          <w:rFonts w:ascii="Times New Roman" w:eastAsia="微软雅黑" w:hAnsi="Times New Roman" w:cs="Times New Roman"/>
          <w:sz w:val="22"/>
          <w:szCs w:val="22"/>
        </w:rPr>
        <w:t>，投资者在建仓或加仓时需结合</w:t>
      </w:r>
      <w:r w:rsidRPr="0086309C">
        <w:rPr>
          <w:rFonts w:ascii="Times New Roman" w:eastAsia="微软雅黑" w:hAnsi="Times New Roman" w:cs="Times New Roman"/>
          <w:b/>
          <w:bCs/>
          <w:sz w:val="22"/>
          <w:szCs w:val="22"/>
        </w:rPr>
        <w:t>风险管理策略</w:t>
      </w:r>
      <w:r w:rsidRPr="0086309C">
        <w:rPr>
          <w:rFonts w:ascii="Times New Roman" w:eastAsia="微软雅黑" w:hAnsi="Times New Roman" w:cs="Times New Roman"/>
          <w:sz w:val="22"/>
          <w:szCs w:val="22"/>
        </w:rPr>
        <w:t>进行操作。</w:t>
      </w:r>
    </w:p>
    <w:p w14:paraId="2BBFA8CD" w14:textId="77777777" w:rsidR="0086309C" w:rsidRPr="0086309C" w:rsidRDefault="0086309C" w:rsidP="0086309C">
      <w:pPr>
        <w:rPr>
          <w:rFonts w:ascii="Times New Roman" w:eastAsia="微软雅黑" w:hAnsi="Times New Roman" w:cs="Times New Roman"/>
          <w:sz w:val="22"/>
          <w:szCs w:val="22"/>
        </w:rPr>
      </w:pPr>
    </w:p>
    <w:p w14:paraId="72BB7F56"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）行业排名及投资评级分析</w:t>
      </w:r>
    </w:p>
    <w:p w14:paraId="1E10EF4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lastRenderedPageBreak/>
        <w:t>行业领导地位</w:t>
      </w:r>
    </w:p>
    <w:p w14:paraId="0AB8DD3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在行业中排名第</w:t>
      </w:r>
      <w:r w:rsidRPr="0086309C">
        <w:rPr>
          <w:rFonts w:ascii="Times New Roman" w:eastAsia="微软雅黑" w:hAnsi="Times New Roman" w:cs="Times New Roman"/>
          <w:b/>
          <w:bCs/>
          <w:sz w:val="22"/>
          <w:szCs w:val="22"/>
        </w:rPr>
        <w:t xml:space="preserve"> 1</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归属于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计算机软件</w:t>
      </w:r>
      <w:r w:rsidRPr="0086309C">
        <w:rPr>
          <w:rFonts w:ascii="Times New Roman" w:eastAsia="微软雅黑" w:hAnsi="Times New Roman" w:cs="Times New Roman"/>
          <w:b/>
          <w:bCs/>
          <w:sz w:val="22"/>
          <w:szCs w:val="22"/>
        </w:rPr>
        <w:t xml:space="preserve"> - </w:t>
      </w:r>
      <w:r w:rsidRPr="0086309C">
        <w:rPr>
          <w:rFonts w:ascii="Times New Roman" w:eastAsia="微软雅黑" w:hAnsi="Times New Roman" w:cs="Times New Roman"/>
          <w:b/>
          <w:bCs/>
          <w:sz w:val="22"/>
          <w:szCs w:val="22"/>
        </w:rPr>
        <w:t>专业企业服务（</w:t>
      </w:r>
      <w:r w:rsidRPr="0086309C">
        <w:rPr>
          <w:rFonts w:ascii="Times New Roman" w:eastAsia="微软雅黑" w:hAnsi="Times New Roman" w:cs="Times New Roman"/>
          <w:b/>
          <w:bCs/>
          <w:sz w:val="22"/>
          <w:szCs w:val="22"/>
        </w:rPr>
        <w:t>Comp Stfwr-Spec Enterprs</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组</w:t>
      </w:r>
    </w:p>
    <w:p w14:paraId="710AB5E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IBD</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Investor’s Business Daily</w:t>
      </w:r>
      <w:r w:rsidRPr="0086309C">
        <w:rPr>
          <w:rFonts w:ascii="Times New Roman" w:eastAsia="微软雅黑" w:hAnsi="Times New Roman" w:cs="Times New Roman"/>
          <w:b/>
          <w:bCs/>
          <w:sz w:val="22"/>
          <w:szCs w:val="22"/>
        </w:rPr>
        <w:t>）股票评级</w:t>
      </w:r>
    </w:p>
    <w:tbl>
      <w:tblPr>
        <w:tblStyle w:val="41"/>
        <w:tblW w:w="0" w:type="auto"/>
        <w:tblLook w:val="04A0" w:firstRow="1" w:lastRow="0" w:firstColumn="1" w:lastColumn="0" w:noHBand="0" w:noVBand="1"/>
      </w:tblPr>
      <w:tblGrid>
        <w:gridCol w:w="4141"/>
        <w:gridCol w:w="639"/>
        <w:gridCol w:w="4570"/>
      </w:tblGrid>
      <w:tr w:rsidR="0086309C" w:rsidRPr="0086309C" w14:paraId="10FA495C"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F170F4" w14:textId="77777777" w:rsidR="0086309C" w:rsidRPr="0086309C" w:rsidRDefault="0086309C" w:rsidP="0086309C">
            <w:pPr>
              <w:spacing w:after="160" w:line="278" w:lineRule="auto"/>
              <w:rPr>
                <w:rFonts w:ascii="Times New Roman" w:eastAsia="微软雅黑" w:hAnsi="Times New Roman" w:cs="Times New Roman"/>
                <w:b w:val="0"/>
                <w:bCs w:val="0"/>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43871B3B"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color w:val="auto"/>
                <w:sz w:val="22"/>
                <w:szCs w:val="22"/>
              </w:rPr>
            </w:pPr>
            <w:r w:rsidRPr="0086309C">
              <w:rPr>
                <w:rFonts w:ascii="Times New Roman" w:eastAsia="微软雅黑" w:hAnsi="Times New Roman" w:cs="Times New Roman"/>
                <w:color w:val="auto"/>
                <w:sz w:val="22"/>
                <w:szCs w:val="22"/>
              </w:rPr>
              <w:t>评分</w:t>
            </w:r>
          </w:p>
        </w:tc>
        <w:tc>
          <w:tcPr>
            <w:tcW w:w="0" w:type="auto"/>
            <w:hideMark/>
          </w:tcPr>
          <w:p w14:paraId="312C7110"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color w:val="auto"/>
                <w:sz w:val="22"/>
                <w:szCs w:val="22"/>
              </w:rPr>
            </w:pPr>
            <w:r w:rsidRPr="0086309C">
              <w:rPr>
                <w:rFonts w:ascii="Times New Roman" w:eastAsia="微软雅黑" w:hAnsi="Times New Roman" w:cs="Times New Roman"/>
                <w:color w:val="auto"/>
                <w:sz w:val="22"/>
                <w:szCs w:val="22"/>
              </w:rPr>
              <w:t>说明</w:t>
            </w:r>
          </w:p>
        </w:tc>
      </w:tr>
      <w:tr w:rsidR="0086309C" w:rsidRPr="0086309C" w14:paraId="1E41EFC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DCFA07"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综合评分（</w:t>
            </w:r>
            <w:r w:rsidRPr="0086309C">
              <w:rPr>
                <w:rFonts w:ascii="Times New Roman" w:eastAsia="微软雅黑" w:hAnsi="Times New Roman" w:cs="Times New Roman"/>
                <w:sz w:val="22"/>
                <w:szCs w:val="22"/>
              </w:rPr>
              <w:t>Composite Rating</w:t>
            </w:r>
            <w:r w:rsidRPr="0086309C">
              <w:rPr>
                <w:rFonts w:ascii="Times New Roman" w:eastAsia="微软雅黑" w:hAnsi="Times New Roman" w:cs="Times New Roman"/>
                <w:sz w:val="22"/>
                <w:szCs w:val="22"/>
              </w:rPr>
              <w:t>）</w:t>
            </w:r>
          </w:p>
        </w:tc>
        <w:tc>
          <w:tcPr>
            <w:tcW w:w="0" w:type="auto"/>
            <w:hideMark/>
          </w:tcPr>
          <w:p w14:paraId="7470D3C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99</w:t>
            </w:r>
          </w:p>
        </w:tc>
        <w:tc>
          <w:tcPr>
            <w:tcW w:w="0" w:type="auto"/>
            <w:hideMark/>
          </w:tcPr>
          <w:p w14:paraId="277A6A0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最高评分，表明公司在多个关键领域表现出色</w:t>
            </w:r>
          </w:p>
        </w:tc>
      </w:tr>
      <w:tr w:rsidR="0086309C" w:rsidRPr="0086309C" w14:paraId="4A407C9F"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6297597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每股收益评级（</w:t>
            </w:r>
            <w:r w:rsidRPr="0086309C">
              <w:rPr>
                <w:rFonts w:ascii="Times New Roman" w:eastAsia="微软雅黑" w:hAnsi="Times New Roman" w:cs="Times New Roman"/>
                <w:sz w:val="22"/>
                <w:szCs w:val="22"/>
              </w:rPr>
              <w:t>EPS Rating</w:t>
            </w:r>
            <w:r w:rsidRPr="0086309C">
              <w:rPr>
                <w:rFonts w:ascii="Times New Roman" w:eastAsia="微软雅黑" w:hAnsi="Times New Roman" w:cs="Times New Roman"/>
                <w:sz w:val="22"/>
                <w:szCs w:val="22"/>
              </w:rPr>
              <w:t>）</w:t>
            </w:r>
          </w:p>
        </w:tc>
        <w:tc>
          <w:tcPr>
            <w:tcW w:w="0" w:type="auto"/>
            <w:hideMark/>
          </w:tcPr>
          <w:p w14:paraId="6350E7D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83</w:t>
            </w:r>
          </w:p>
        </w:tc>
        <w:tc>
          <w:tcPr>
            <w:tcW w:w="0" w:type="auto"/>
            <w:hideMark/>
          </w:tcPr>
          <w:p w14:paraId="31DB6F1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反映盈利增长的稳健性，略低于顶级水平</w:t>
            </w:r>
          </w:p>
        </w:tc>
      </w:tr>
      <w:tr w:rsidR="0086309C" w:rsidRPr="0086309C" w14:paraId="6DB5E38D"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F9C85D"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相对强弱评级（</w:t>
            </w:r>
            <w:r w:rsidRPr="0086309C">
              <w:rPr>
                <w:rFonts w:ascii="Times New Roman" w:eastAsia="微软雅黑" w:hAnsi="Times New Roman" w:cs="Times New Roman"/>
                <w:sz w:val="22"/>
                <w:szCs w:val="22"/>
              </w:rPr>
              <w:t>RS Rating</w:t>
            </w:r>
            <w:r w:rsidRPr="0086309C">
              <w:rPr>
                <w:rFonts w:ascii="Times New Roman" w:eastAsia="微软雅黑" w:hAnsi="Times New Roman" w:cs="Times New Roman"/>
                <w:sz w:val="22"/>
                <w:szCs w:val="22"/>
              </w:rPr>
              <w:t>）</w:t>
            </w:r>
          </w:p>
        </w:tc>
        <w:tc>
          <w:tcPr>
            <w:tcW w:w="0" w:type="auto"/>
            <w:hideMark/>
          </w:tcPr>
          <w:p w14:paraId="5788612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99</w:t>
            </w:r>
          </w:p>
        </w:tc>
        <w:tc>
          <w:tcPr>
            <w:tcW w:w="0" w:type="auto"/>
            <w:hideMark/>
          </w:tcPr>
          <w:p w14:paraId="2603754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该股表现远超市场平均</w:t>
            </w:r>
          </w:p>
        </w:tc>
      </w:tr>
      <w:tr w:rsidR="0086309C" w:rsidRPr="0086309C" w14:paraId="56C5DEC2"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5E7871D"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行业相对强弱评级（</w:t>
            </w:r>
            <w:r w:rsidRPr="0086309C">
              <w:rPr>
                <w:rFonts w:ascii="Times New Roman" w:eastAsia="微软雅黑" w:hAnsi="Times New Roman" w:cs="Times New Roman"/>
                <w:sz w:val="22"/>
                <w:szCs w:val="22"/>
              </w:rPr>
              <w:t>Group RS Rating</w:t>
            </w:r>
            <w:r w:rsidRPr="0086309C">
              <w:rPr>
                <w:rFonts w:ascii="Times New Roman" w:eastAsia="微软雅黑" w:hAnsi="Times New Roman" w:cs="Times New Roman"/>
                <w:sz w:val="22"/>
                <w:szCs w:val="22"/>
              </w:rPr>
              <w:t>）</w:t>
            </w:r>
          </w:p>
        </w:tc>
        <w:tc>
          <w:tcPr>
            <w:tcW w:w="0" w:type="auto"/>
            <w:hideMark/>
          </w:tcPr>
          <w:p w14:paraId="4E375D2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A+</w:t>
            </w:r>
          </w:p>
        </w:tc>
        <w:tc>
          <w:tcPr>
            <w:tcW w:w="0" w:type="auto"/>
            <w:hideMark/>
          </w:tcPr>
          <w:p w14:paraId="3CFD26C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所属行业表现优异</w:t>
            </w:r>
          </w:p>
        </w:tc>
      </w:tr>
      <w:tr w:rsidR="0086309C" w:rsidRPr="0086309C" w14:paraId="36BA8B0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FFAE5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销售、利润率和回报率评级（</w:t>
            </w:r>
            <w:r w:rsidRPr="0086309C">
              <w:rPr>
                <w:rFonts w:ascii="Times New Roman" w:eastAsia="微软雅黑" w:hAnsi="Times New Roman" w:cs="Times New Roman"/>
                <w:sz w:val="22"/>
                <w:szCs w:val="22"/>
              </w:rPr>
              <w:t>SMR Rating</w:t>
            </w:r>
            <w:r w:rsidRPr="0086309C">
              <w:rPr>
                <w:rFonts w:ascii="Times New Roman" w:eastAsia="微软雅黑" w:hAnsi="Times New Roman" w:cs="Times New Roman"/>
                <w:sz w:val="22"/>
                <w:szCs w:val="22"/>
              </w:rPr>
              <w:t>）</w:t>
            </w:r>
          </w:p>
        </w:tc>
        <w:tc>
          <w:tcPr>
            <w:tcW w:w="0" w:type="auto"/>
            <w:hideMark/>
          </w:tcPr>
          <w:p w14:paraId="0ED00EB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A</w:t>
            </w:r>
          </w:p>
        </w:tc>
        <w:tc>
          <w:tcPr>
            <w:tcW w:w="0" w:type="auto"/>
            <w:hideMark/>
          </w:tcPr>
          <w:p w14:paraId="5ED1EE9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该公司的财务健康状况良好</w:t>
            </w:r>
          </w:p>
        </w:tc>
      </w:tr>
      <w:tr w:rsidR="0086309C" w:rsidRPr="0086309C" w14:paraId="0274CE4C"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D73FDD5"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资金流向评级（</w:t>
            </w:r>
            <w:r w:rsidRPr="0086309C">
              <w:rPr>
                <w:rFonts w:ascii="Times New Roman" w:eastAsia="微软雅黑" w:hAnsi="Times New Roman" w:cs="Times New Roman"/>
                <w:sz w:val="22"/>
                <w:szCs w:val="22"/>
              </w:rPr>
              <w:t>Acc/Dis Rating</w:t>
            </w:r>
            <w:r w:rsidRPr="0086309C">
              <w:rPr>
                <w:rFonts w:ascii="Times New Roman" w:eastAsia="微软雅黑" w:hAnsi="Times New Roman" w:cs="Times New Roman"/>
                <w:sz w:val="22"/>
                <w:szCs w:val="22"/>
              </w:rPr>
              <w:t>）</w:t>
            </w:r>
          </w:p>
        </w:tc>
        <w:tc>
          <w:tcPr>
            <w:tcW w:w="0" w:type="auto"/>
            <w:hideMark/>
          </w:tcPr>
          <w:p w14:paraId="55DDA50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B+</w:t>
            </w:r>
          </w:p>
        </w:tc>
        <w:tc>
          <w:tcPr>
            <w:tcW w:w="0" w:type="auto"/>
            <w:hideMark/>
          </w:tcPr>
          <w:p w14:paraId="330FDBE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机构投资者资金流入情况良好，显示买入兴趣较高</w:t>
            </w:r>
          </w:p>
        </w:tc>
      </w:tr>
    </w:tbl>
    <w:p w14:paraId="561AD9C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F49FD72">
          <v:rect id="_x0000_i1785" style="width:0;height:1.5pt" o:hralign="center" o:hrstd="t" o:hr="t" fillcolor="#a0a0a0" stroked="f"/>
        </w:pict>
      </w:r>
    </w:p>
    <w:p w14:paraId="5F20980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相关新闻摘要（来自</w:t>
      </w:r>
      <w:r w:rsidRPr="0086309C">
        <w:rPr>
          <w:rFonts w:ascii="Times New Roman" w:eastAsia="微软雅黑" w:hAnsi="Times New Roman" w:cs="Times New Roman"/>
          <w:b/>
          <w:bCs/>
          <w:sz w:val="22"/>
          <w:szCs w:val="22"/>
        </w:rPr>
        <w:t xml:space="preserve"> IBD</w:t>
      </w:r>
      <w:r w:rsidRPr="0086309C">
        <w:rPr>
          <w:rFonts w:ascii="Times New Roman" w:eastAsia="微软雅黑" w:hAnsi="Times New Roman" w:cs="Times New Roman"/>
          <w:b/>
          <w:bCs/>
          <w:sz w:val="22"/>
          <w:szCs w:val="22"/>
        </w:rPr>
        <w:t>）</w:t>
      </w:r>
    </w:p>
    <w:p w14:paraId="0075505D"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6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b/>
          <w:bCs/>
          <w:sz w:val="22"/>
          <w:szCs w:val="22"/>
        </w:rPr>
        <w:t>华尔街看好</w:t>
      </w:r>
      <w:r w:rsidRPr="0086309C">
        <w:rPr>
          <w:rFonts w:ascii="Times New Roman" w:eastAsia="微软雅黑" w:hAnsi="Times New Roman" w:cs="Times New Roman"/>
          <w:b/>
          <w:bCs/>
          <w:sz w:val="22"/>
          <w:szCs w:val="22"/>
        </w:rPr>
        <w:t xml:space="preserve"> AppLovin</w:t>
      </w:r>
      <w:r w:rsidRPr="0086309C">
        <w:rPr>
          <w:rFonts w:ascii="Times New Roman" w:eastAsia="微软雅黑" w:hAnsi="Times New Roman" w:cs="Times New Roman"/>
          <w:b/>
          <w:bCs/>
          <w:sz w:val="22"/>
          <w:szCs w:val="22"/>
        </w:rPr>
        <w:t>，基金大举押注其持续飙升</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4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b/>
          <w:bCs/>
          <w:sz w:val="22"/>
          <w:szCs w:val="22"/>
        </w:rPr>
        <w:t>美股因美联储友好就业数据上涨，</w:t>
      </w:r>
      <w:r w:rsidRPr="0086309C">
        <w:rPr>
          <w:rFonts w:ascii="Times New Roman" w:eastAsia="微软雅黑" w:hAnsi="Times New Roman" w:cs="Times New Roman"/>
          <w:b/>
          <w:bCs/>
          <w:sz w:val="22"/>
          <w:szCs w:val="22"/>
        </w:rPr>
        <w:t xml:space="preserve">Duolingo </w:t>
      </w:r>
      <w:r w:rsidRPr="0086309C">
        <w:rPr>
          <w:rFonts w:ascii="Times New Roman" w:eastAsia="微软雅黑" w:hAnsi="Times New Roman" w:cs="Times New Roman"/>
          <w:b/>
          <w:bCs/>
          <w:sz w:val="22"/>
          <w:szCs w:val="22"/>
        </w:rPr>
        <w:t>突破，</w:t>
      </w:r>
      <w:r w:rsidRPr="0086309C">
        <w:rPr>
          <w:rFonts w:ascii="Times New Roman" w:eastAsia="微软雅黑" w:hAnsi="Times New Roman" w:cs="Times New Roman"/>
          <w:b/>
          <w:bCs/>
          <w:sz w:val="22"/>
          <w:szCs w:val="22"/>
        </w:rPr>
        <w:t xml:space="preserve">Alphabet </w:t>
      </w:r>
      <w:r w:rsidRPr="0086309C">
        <w:rPr>
          <w:rFonts w:ascii="Times New Roman" w:eastAsia="微软雅黑" w:hAnsi="Times New Roman" w:cs="Times New Roman"/>
          <w:b/>
          <w:bCs/>
          <w:sz w:val="22"/>
          <w:szCs w:val="22"/>
        </w:rPr>
        <w:t>走低</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4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b/>
          <w:bCs/>
          <w:sz w:val="22"/>
          <w:szCs w:val="22"/>
        </w:rPr>
        <w:t xml:space="preserve">Nvidia </w:t>
      </w:r>
      <w:r w:rsidRPr="0086309C">
        <w:rPr>
          <w:rFonts w:ascii="Times New Roman" w:eastAsia="微软雅黑" w:hAnsi="Times New Roman" w:cs="Times New Roman"/>
          <w:b/>
          <w:bCs/>
          <w:sz w:val="22"/>
          <w:szCs w:val="22"/>
        </w:rPr>
        <w:t>面临挑战，谷歌和</w:t>
      </w:r>
      <w:r w:rsidRPr="0086309C">
        <w:rPr>
          <w:rFonts w:ascii="Times New Roman" w:eastAsia="微软雅黑" w:hAnsi="Times New Roman" w:cs="Times New Roman"/>
          <w:b/>
          <w:bCs/>
          <w:sz w:val="22"/>
          <w:szCs w:val="22"/>
        </w:rPr>
        <w:t xml:space="preserve"> Meta </w:t>
      </w:r>
      <w:r w:rsidRPr="0086309C">
        <w:rPr>
          <w:rFonts w:ascii="Times New Roman" w:eastAsia="微软雅黑" w:hAnsi="Times New Roman" w:cs="Times New Roman"/>
          <w:b/>
          <w:bCs/>
          <w:sz w:val="22"/>
          <w:szCs w:val="22"/>
        </w:rPr>
        <w:t>领涨</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b/>
          <w:bCs/>
          <w:sz w:val="22"/>
          <w:szCs w:val="22"/>
        </w:rPr>
        <w:t>Shopify</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Block </w:t>
      </w:r>
      <w:r w:rsidRPr="0086309C">
        <w:rPr>
          <w:rFonts w:ascii="Times New Roman" w:eastAsia="微软雅黑" w:hAnsi="Times New Roman" w:cs="Times New Roman"/>
          <w:b/>
          <w:bCs/>
          <w:sz w:val="22"/>
          <w:szCs w:val="22"/>
        </w:rPr>
        <w:t>等</w:t>
      </w:r>
      <w:r w:rsidRPr="0086309C">
        <w:rPr>
          <w:rFonts w:ascii="Times New Roman" w:eastAsia="微软雅黑" w:hAnsi="Times New Roman" w:cs="Times New Roman"/>
          <w:b/>
          <w:bCs/>
          <w:sz w:val="22"/>
          <w:szCs w:val="22"/>
        </w:rPr>
        <w:t xml:space="preserve"> 5 </w:t>
      </w:r>
      <w:r w:rsidRPr="0086309C">
        <w:rPr>
          <w:rFonts w:ascii="Times New Roman" w:eastAsia="微软雅黑" w:hAnsi="Times New Roman" w:cs="Times New Roman"/>
          <w:b/>
          <w:bCs/>
          <w:sz w:val="22"/>
          <w:szCs w:val="22"/>
        </w:rPr>
        <w:t>只股票接近买入点，受特朗普关税和财报影响</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1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30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b/>
          <w:bCs/>
          <w:sz w:val="22"/>
          <w:szCs w:val="22"/>
        </w:rPr>
        <w:t>小盘股领涨美股，苹果因财报攀升</w:t>
      </w:r>
    </w:p>
    <w:p w14:paraId="2F98B10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点击</w:t>
      </w:r>
      <w:r w:rsidRPr="0086309C">
        <w:rPr>
          <w:rFonts w:ascii="Times New Roman" w:eastAsia="微软雅黑" w:hAnsi="Times New Roman" w:cs="Times New Roman"/>
          <w:b/>
          <w:bCs/>
          <w:sz w:val="22"/>
          <w:szCs w:val="22"/>
        </w:rPr>
        <w:t xml:space="preserve"> "View All" </w:t>
      </w:r>
      <w:r w:rsidRPr="0086309C">
        <w:rPr>
          <w:rFonts w:ascii="Times New Roman" w:eastAsia="微软雅黑" w:hAnsi="Times New Roman" w:cs="Times New Roman"/>
          <w:b/>
          <w:bCs/>
          <w:sz w:val="22"/>
          <w:szCs w:val="22"/>
        </w:rPr>
        <w:t>查看所有新闻</w:t>
      </w:r>
    </w:p>
    <w:p w14:paraId="0FCBA6E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48CB94F">
          <v:rect id="_x0000_i1786" style="width:0;height:1.5pt" o:hralign="center" o:hrstd="t" o:hr="t" fillcolor="#a0a0a0" stroked="f"/>
        </w:pict>
      </w:r>
    </w:p>
    <w:p w14:paraId="12CE664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lastRenderedPageBreak/>
        <w:t>投资者解读</w:t>
      </w:r>
    </w:p>
    <w:p w14:paraId="1335E9FA"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在其行业中排名第一，综合评分高达</w:t>
      </w:r>
      <w:r w:rsidRPr="0086309C">
        <w:rPr>
          <w:rFonts w:ascii="Times New Roman" w:eastAsia="微软雅黑" w:hAnsi="Times New Roman" w:cs="Times New Roman"/>
          <w:b/>
          <w:bCs/>
          <w:sz w:val="22"/>
          <w:szCs w:val="22"/>
        </w:rPr>
        <w:t xml:space="preserve"> 99</w:t>
      </w:r>
      <w:r w:rsidRPr="0086309C">
        <w:rPr>
          <w:rFonts w:ascii="Times New Roman" w:eastAsia="微软雅黑" w:hAnsi="Times New Roman" w:cs="Times New Roman"/>
          <w:sz w:val="22"/>
          <w:szCs w:val="22"/>
        </w:rPr>
        <w:t>，表明其业务增长、盈利能力及股价表现均优于市场大部分公司。</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机构资金流入情况良好（</w:t>
      </w:r>
      <w:r w:rsidRPr="0086309C">
        <w:rPr>
          <w:rFonts w:ascii="Times New Roman" w:eastAsia="微软雅黑" w:hAnsi="Times New Roman" w:cs="Times New Roman"/>
          <w:b/>
          <w:bCs/>
          <w:sz w:val="22"/>
          <w:szCs w:val="22"/>
        </w:rPr>
        <w:t xml:space="preserve">B+ </w:t>
      </w:r>
      <w:r w:rsidRPr="0086309C">
        <w:rPr>
          <w:rFonts w:ascii="Times New Roman" w:eastAsia="微软雅黑" w:hAnsi="Times New Roman" w:cs="Times New Roman"/>
          <w:b/>
          <w:bCs/>
          <w:sz w:val="22"/>
          <w:szCs w:val="22"/>
        </w:rPr>
        <w:t>评级）</w:t>
      </w:r>
      <w:r w:rsidRPr="0086309C">
        <w:rPr>
          <w:rFonts w:ascii="Times New Roman" w:eastAsia="微软雅黑" w:hAnsi="Times New Roman" w:cs="Times New Roman"/>
          <w:sz w:val="22"/>
          <w:szCs w:val="22"/>
        </w:rPr>
        <w:t>，但值得注意的是</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EPS </w:t>
      </w:r>
      <w:r w:rsidRPr="0086309C">
        <w:rPr>
          <w:rFonts w:ascii="Times New Roman" w:eastAsia="微软雅黑" w:hAnsi="Times New Roman" w:cs="Times New Roman"/>
          <w:b/>
          <w:bCs/>
          <w:sz w:val="22"/>
          <w:szCs w:val="22"/>
        </w:rPr>
        <w:t>评分仅</w:t>
      </w:r>
      <w:r w:rsidRPr="0086309C">
        <w:rPr>
          <w:rFonts w:ascii="Times New Roman" w:eastAsia="微软雅黑" w:hAnsi="Times New Roman" w:cs="Times New Roman"/>
          <w:b/>
          <w:bCs/>
          <w:sz w:val="22"/>
          <w:szCs w:val="22"/>
        </w:rPr>
        <w:t xml:space="preserve"> 83</w:t>
      </w:r>
      <w:r w:rsidRPr="0086309C">
        <w:rPr>
          <w:rFonts w:ascii="Times New Roman" w:eastAsia="微软雅黑" w:hAnsi="Times New Roman" w:cs="Times New Roman"/>
          <w:sz w:val="22"/>
          <w:szCs w:val="22"/>
        </w:rPr>
        <w:t>，表明虽然增长强劲，但盈利能力仍有进一步提升空间。</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股价表现极为强势（</w:t>
      </w:r>
      <w:r w:rsidRPr="0086309C">
        <w:rPr>
          <w:rFonts w:ascii="Times New Roman" w:eastAsia="微软雅黑" w:hAnsi="Times New Roman" w:cs="Times New Roman"/>
          <w:b/>
          <w:bCs/>
          <w:sz w:val="22"/>
          <w:szCs w:val="22"/>
        </w:rPr>
        <w:t xml:space="preserve">RS </w:t>
      </w:r>
      <w:r w:rsidRPr="0086309C">
        <w:rPr>
          <w:rFonts w:ascii="Times New Roman" w:eastAsia="微软雅黑" w:hAnsi="Times New Roman" w:cs="Times New Roman"/>
          <w:b/>
          <w:bCs/>
          <w:sz w:val="22"/>
          <w:szCs w:val="22"/>
        </w:rPr>
        <w:t>评分</w:t>
      </w:r>
      <w:r w:rsidRPr="0086309C">
        <w:rPr>
          <w:rFonts w:ascii="Times New Roman" w:eastAsia="微软雅黑" w:hAnsi="Times New Roman" w:cs="Times New Roman"/>
          <w:b/>
          <w:bCs/>
          <w:sz w:val="22"/>
          <w:szCs w:val="22"/>
        </w:rPr>
        <w:t xml:space="preserve"> 99</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，显示</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在市场中的相对优势，近期受资金追捧明显。</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近期即将发布财报（</w:t>
      </w: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日），投资者需关注市场对盈利预期的反应</w:t>
      </w:r>
      <w:r w:rsidRPr="0086309C">
        <w:rPr>
          <w:rFonts w:ascii="Times New Roman" w:eastAsia="微软雅黑" w:hAnsi="Times New Roman" w:cs="Times New Roman"/>
          <w:sz w:val="22"/>
          <w:szCs w:val="22"/>
        </w:rPr>
        <w:t>，若超预期，股价可能突破新高，反之则可能调整。</w:t>
      </w:r>
    </w:p>
    <w:p w14:paraId="165DDE8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仍是强势股，但需结合财报发布后的市场动向进行风险管理。</w:t>
      </w:r>
    </w:p>
    <w:p w14:paraId="2A2F5DF7" w14:textId="77777777" w:rsidR="0086309C" w:rsidRPr="0086309C" w:rsidRDefault="0086309C" w:rsidP="0086309C">
      <w:pPr>
        <w:rPr>
          <w:rFonts w:ascii="Times New Roman" w:eastAsia="微软雅黑" w:hAnsi="Times New Roman" w:cs="Times New Roman"/>
          <w:sz w:val="22"/>
          <w:szCs w:val="22"/>
        </w:rPr>
      </w:pPr>
    </w:p>
    <w:p w14:paraId="7634984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）股票与公司数据分析</w:t>
      </w:r>
    </w:p>
    <w:p w14:paraId="5AC36959"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股票数据（</w:t>
      </w:r>
      <w:r w:rsidRPr="0086309C">
        <w:rPr>
          <w:rFonts w:ascii="Times New Roman" w:eastAsia="微软雅黑" w:hAnsi="Times New Roman" w:cs="Times New Roman"/>
          <w:b/>
          <w:bCs/>
          <w:sz w:val="22"/>
          <w:szCs w:val="22"/>
        </w:rPr>
        <w:t>Stock Data</w:t>
      </w:r>
      <w:r w:rsidRPr="0086309C">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40"/>
        <w:gridCol w:w="2702"/>
        <w:gridCol w:w="4008"/>
      </w:tblGrid>
      <w:tr w:rsidR="0086309C" w:rsidRPr="0086309C" w14:paraId="2136C098"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D5360"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35644DC3"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数据</w:t>
            </w:r>
          </w:p>
        </w:tc>
        <w:tc>
          <w:tcPr>
            <w:tcW w:w="0" w:type="auto"/>
            <w:hideMark/>
          </w:tcPr>
          <w:p w14:paraId="6407FB0B"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说明</w:t>
            </w:r>
          </w:p>
        </w:tc>
      </w:tr>
      <w:tr w:rsidR="0086309C" w:rsidRPr="0086309C" w14:paraId="36F887F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875AC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今日股价波动范围</w:t>
            </w:r>
          </w:p>
        </w:tc>
        <w:tc>
          <w:tcPr>
            <w:tcW w:w="0" w:type="auto"/>
            <w:hideMark/>
          </w:tcPr>
          <w:p w14:paraId="7FB1D8F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365.60 - 379.59</w:t>
            </w:r>
          </w:p>
        </w:tc>
        <w:tc>
          <w:tcPr>
            <w:tcW w:w="0" w:type="auto"/>
            <w:hideMark/>
          </w:tcPr>
          <w:p w14:paraId="64DE15D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当天最高和最低股价</w:t>
            </w:r>
          </w:p>
        </w:tc>
      </w:tr>
      <w:tr w:rsidR="0086309C" w:rsidRPr="0086309C" w14:paraId="3BFDBE56"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783C9D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52 </w:t>
            </w:r>
            <w:r w:rsidRPr="0086309C">
              <w:rPr>
                <w:rFonts w:ascii="Times New Roman" w:eastAsia="微软雅黑" w:hAnsi="Times New Roman" w:cs="Times New Roman"/>
                <w:sz w:val="22"/>
                <w:szCs w:val="22"/>
              </w:rPr>
              <w:t>周股价范围</w:t>
            </w:r>
          </w:p>
        </w:tc>
        <w:tc>
          <w:tcPr>
            <w:tcW w:w="0" w:type="auto"/>
            <w:hideMark/>
          </w:tcPr>
          <w:p w14:paraId="15E249A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45.12 - 417.64</w:t>
            </w:r>
          </w:p>
        </w:tc>
        <w:tc>
          <w:tcPr>
            <w:tcW w:w="0" w:type="auto"/>
            <w:hideMark/>
          </w:tcPr>
          <w:p w14:paraId="252FF60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过去一年内股价最高与最低点</w:t>
            </w:r>
          </w:p>
        </w:tc>
      </w:tr>
      <w:tr w:rsidR="0086309C" w:rsidRPr="0086309C" w14:paraId="03AC81A7"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7BBCA4"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年初至今涨幅（</w:t>
            </w:r>
            <w:r w:rsidRPr="0086309C">
              <w:rPr>
                <w:rFonts w:ascii="Times New Roman" w:eastAsia="微软雅黑" w:hAnsi="Times New Roman" w:cs="Times New Roman"/>
                <w:sz w:val="22"/>
                <w:szCs w:val="22"/>
              </w:rPr>
              <w:t>YTD</w:t>
            </w:r>
            <w:r w:rsidRPr="0086309C">
              <w:rPr>
                <w:rFonts w:ascii="Times New Roman" w:eastAsia="微软雅黑" w:hAnsi="Times New Roman" w:cs="Times New Roman"/>
                <w:sz w:val="22"/>
                <w:szCs w:val="22"/>
              </w:rPr>
              <w:t>）</w:t>
            </w:r>
          </w:p>
        </w:tc>
        <w:tc>
          <w:tcPr>
            <w:tcW w:w="0" w:type="auto"/>
            <w:hideMark/>
          </w:tcPr>
          <w:p w14:paraId="7600996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16.17%</w:t>
            </w:r>
          </w:p>
        </w:tc>
        <w:tc>
          <w:tcPr>
            <w:tcW w:w="0" w:type="auto"/>
            <w:hideMark/>
          </w:tcPr>
          <w:p w14:paraId="100AA6C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今年以来股价的累计涨幅</w:t>
            </w:r>
          </w:p>
        </w:tc>
      </w:tr>
      <w:tr w:rsidR="0086309C" w:rsidRPr="0086309C" w14:paraId="1C27691D"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BF68BF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4 </w:t>
            </w:r>
            <w:r w:rsidRPr="0086309C">
              <w:rPr>
                <w:rFonts w:ascii="Times New Roman" w:eastAsia="微软雅黑" w:hAnsi="Times New Roman" w:cs="Times New Roman"/>
                <w:sz w:val="22"/>
                <w:szCs w:val="22"/>
              </w:rPr>
              <w:t>周涨幅</w:t>
            </w:r>
          </w:p>
        </w:tc>
        <w:tc>
          <w:tcPr>
            <w:tcW w:w="0" w:type="auto"/>
            <w:hideMark/>
          </w:tcPr>
          <w:p w14:paraId="0C64EB6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9.89%</w:t>
            </w:r>
          </w:p>
        </w:tc>
        <w:tc>
          <w:tcPr>
            <w:tcW w:w="0" w:type="auto"/>
            <w:hideMark/>
          </w:tcPr>
          <w:p w14:paraId="16A6E83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最近一个月内股价涨幅</w:t>
            </w:r>
          </w:p>
        </w:tc>
      </w:tr>
      <w:tr w:rsidR="0086309C" w:rsidRPr="0086309C" w14:paraId="3D2F58E6"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83CED"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50 </w:t>
            </w:r>
            <w:r w:rsidRPr="0086309C">
              <w:rPr>
                <w:rFonts w:ascii="Times New Roman" w:eastAsia="微软雅黑" w:hAnsi="Times New Roman" w:cs="Times New Roman"/>
                <w:sz w:val="22"/>
                <w:szCs w:val="22"/>
              </w:rPr>
              <w:t>日均成交量</w:t>
            </w:r>
          </w:p>
        </w:tc>
        <w:tc>
          <w:tcPr>
            <w:tcW w:w="0" w:type="auto"/>
            <w:hideMark/>
          </w:tcPr>
          <w:p w14:paraId="04461D3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5,082,900</w:t>
            </w:r>
          </w:p>
        </w:tc>
        <w:tc>
          <w:tcPr>
            <w:tcW w:w="0" w:type="auto"/>
            <w:hideMark/>
          </w:tcPr>
          <w:p w14:paraId="10DB03D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50 </w:t>
            </w:r>
            <w:r w:rsidRPr="0086309C">
              <w:rPr>
                <w:rFonts w:ascii="Times New Roman" w:eastAsia="微软雅黑" w:hAnsi="Times New Roman" w:cs="Times New Roman"/>
                <w:sz w:val="22"/>
                <w:szCs w:val="22"/>
              </w:rPr>
              <w:t>天的平均交易量</w:t>
            </w:r>
          </w:p>
        </w:tc>
      </w:tr>
      <w:tr w:rsidR="0086309C" w:rsidRPr="0086309C" w14:paraId="66A8866C"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5C724AD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总流通股数</w:t>
            </w:r>
          </w:p>
        </w:tc>
        <w:tc>
          <w:tcPr>
            <w:tcW w:w="0" w:type="auto"/>
            <w:hideMark/>
          </w:tcPr>
          <w:p w14:paraId="27AD16E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298.7 </w:t>
            </w:r>
            <w:r w:rsidRPr="0086309C">
              <w:rPr>
                <w:rFonts w:ascii="Times New Roman" w:eastAsia="微软雅黑" w:hAnsi="Times New Roman" w:cs="Times New Roman"/>
                <w:b/>
                <w:bCs/>
                <w:sz w:val="22"/>
                <w:szCs w:val="22"/>
              </w:rPr>
              <w:t>百万</w:t>
            </w:r>
          </w:p>
        </w:tc>
        <w:tc>
          <w:tcPr>
            <w:tcW w:w="0" w:type="auto"/>
            <w:hideMark/>
          </w:tcPr>
          <w:p w14:paraId="36549A1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目前市场上流通的总股本</w:t>
            </w:r>
          </w:p>
        </w:tc>
      </w:tr>
      <w:tr w:rsidR="0086309C" w:rsidRPr="0086309C" w14:paraId="25A0333B"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9D92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可流通股本（</w:t>
            </w:r>
            <w:r w:rsidRPr="0086309C">
              <w:rPr>
                <w:rFonts w:ascii="Times New Roman" w:eastAsia="微软雅黑" w:hAnsi="Times New Roman" w:cs="Times New Roman"/>
                <w:sz w:val="22"/>
                <w:szCs w:val="22"/>
              </w:rPr>
              <w:t>Float</w:t>
            </w:r>
            <w:r w:rsidRPr="0086309C">
              <w:rPr>
                <w:rFonts w:ascii="Times New Roman" w:eastAsia="微软雅黑" w:hAnsi="Times New Roman" w:cs="Times New Roman"/>
                <w:sz w:val="22"/>
                <w:szCs w:val="22"/>
              </w:rPr>
              <w:t>）</w:t>
            </w:r>
          </w:p>
        </w:tc>
        <w:tc>
          <w:tcPr>
            <w:tcW w:w="0" w:type="auto"/>
            <w:hideMark/>
          </w:tcPr>
          <w:p w14:paraId="484D0AB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215.0 </w:t>
            </w:r>
            <w:r w:rsidRPr="0086309C">
              <w:rPr>
                <w:rFonts w:ascii="Times New Roman" w:eastAsia="微软雅黑" w:hAnsi="Times New Roman" w:cs="Times New Roman"/>
                <w:b/>
                <w:bCs/>
                <w:sz w:val="22"/>
                <w:szCs w:val="22"/>
              </w:rPr>
              <w:t>百万</w:t>
            </w:r>
          </w:p>
        </w:tc>
        <w:tc>
          <w:tcPr>
            <w:tcW w:w="0" w:type="auto"/>
            <w:hideMark/>
          </w:tcPr>
          <w:p w14:paraId="4EA1860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实际可交易的股票数量</w:t>
            </w:r>
          </w:p>
        </w:tc>
      </w:tr>
      <w:tr w:rsidR="0086309C" w:rsidRPr="0086309C" w14:paraId="5D8766F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DDA331B"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IPO </w:t>
            </w:r>
            <w:r w:rsidRPr="0086309C">
              <w:rPr>
                <w:rFonts w:ascii="Times New Roman" w:eastAsia="微软雅黑" w:hAnsi="Times New Roman" w:cs="Times New Roman"/>
                <w:sz w:val="22"/>
                <w:szCs w:val="22"/>
              </w:rPr>
              <w:t>上市日期</w:t>
            </w:r>
          </w:p>
        </w:tc>
        <w:tc>
          <w:tcPr>
            <w:tcW w:w="0" w:type="auto"/>
            <w:hideMark/>
          </w:tcPr>
          <w:p w14:paraId="06E7500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2021/04/15</w:t>
            </w:r>
          </w:p>
        </w:tc>
        <w:tc>
          <w:tcPr>
            <w:tcW w:w="0" w:type="auto"/>
            <w:hideMark/>
          </w:tcPr>
          <w:p w14:paraId="72F5DF6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公司上市日期</w:t>
            </w:r>
          </w:p>
        </w:tc>
      </w:tr>
      <w:tr w:rsidR="0086309C" w:rsidRPr="0086309C" w14:paraId="754719BB"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865D7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承销投行</w:t>
            </w:r>
          </w:p>
        </w:tc>
        <w:tc>
          <w:tcPr>
            <w:tcW w:w="0" w:type="auto"/>
            <w:hideMark/>
          </w:tcPr>
          <w:p w14:paraId="73BC4D2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摩根士丹利（</w:t>
            </w:r>
            <w:r w:rsidRPr="0086309C">
              <w:rPr>
                <w:rFonts w:ascii="Times New Roman" w:eastAsia="微软雅黑" w:hAnsi="Times New Roman" w:cs="Times New Roman"/>
                <w:b/>
                <w:bCs/>
                <w:sz w:val="22"/>
                <w:szCs w:val="22"/>
              </w:rPr>
              <w:t>Morgan Stanley</w:t>
            </w:r>
            <w:r w:rsidRPr="0086309C">
              <w:rPr>
                <w:rFonts w:ascii="Times New Roman" w:eastAsia="微软雅黑" w:hAnsi="Times New Roman" w:cs="Times New Roman"/>
                <w:b/>
                <w:bCs/>
                <w:sz w:val="22"/>
                <w:szCs w:val="22"/>
              </w:rPr>
              <w:t>）</w:t>
            </w:r>
          </w:p>
        </w:tc>
        <w:tc>
          <w:tcPr>
            <w:tcW w:w="0" w:type="auto"/>
            <w:hideMark/>
          </w:tcPr>
          <w:p w14:paraId="19E8065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IPO </w:t>
            </w:r>
            <w:r w:rsidRPr="0086309C">
              <w:rPr>
                <w:rFonts w:ascii="Times New Roman" w:eastAsia="微软雅黑" w:hAnsi="Times New Roman" w:cs="Times New Roman"/>
                <w:sz w:val="22"/>
                <w:szCs w:val="22"/>
              </w:rPr>
              <w:t>及相关投行支持</w:t>
            </w:r>
          </w:p>
        </w:tc>
      </w:tr>
      <w:tr w:rsidR="0086309C" w:rsidRPr="0086309C" w14:paraId="5D5220DE"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3B2FFA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管理层持股比例</w:t>
            </w:r>
          </w:p>
        </w:tc>
        <w:tc>
          <w:tcPr>
            <w:tcW w:w="0" w:type="auto"/>
            <w:hideMark/>
          </w:tcPr>
          <w:p w14:paraId="4505EED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5.7%</w:t>
            </w:r>
          </w:p>
        </w:tc>
        <w:tc>
          <w:tcPr>
            <w:tcW w:w="0" w:type="auto"/>
            <w:hideMark/>
          </w:tcPr>
          <w:p w14:paraId="0FA8E47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公司管理层所持有的股份比例</w:t>
            </w:r>
          </w:p>
        </w:tc>
      </w:tr>
      <w:tr w:rsidR="0086309C" w:rsidRPr="0086309C" w14:paraId="3E084D8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C3CAD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市盈率（</w:t>
            </w:r>
            <w:r w:rsidRPr="0086309C">
              <w:rPr>
                <w:rFonts w:ascii="Times New Roman" w:eastAsia="微软雅黑" w:hAnsi="Times New Roman" w:cs="Times New Roman"/>
                <w:sz w:val="22"/>
                <w:szCs w:val="22"/>
              </w:rPr>
              <w:t>PE Ratio</w:t>
            </w:r>
            <w:r w:rsidRPr="0086309C">
              <w:rPr>
                <w:rFonts w:ascii="Times New Roman" w:eastAsia="微软雅黑" w:hAnsi="Times New Roman" w:cs="Times New Roman"/>
                <w:sz w:val="22"/>
                <w:szCs w:val="22"/>
              </w:rPr>
              <w:t>）</w:t>
            </w:r>
          </w:p>
        </w:tc>
        <w:tc>
          <w:tcPr>
            <w:tcW w:w="0" w:type="auto"/>
            <w:hideMark/>
          </w:tcPr>
          <w:p w14:paraId="1C49DDB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112</w:t>
            </w:r>
          </w:p>
        </w:tc>
        <w:tc>
          <w:tcPr>
            <w:tcW w:w="0" w:type="auto"/>
            <w:hideMark/>
          </w:tcPr>
          <w:p w14:paraId="58CCA5F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反映当前估值水平（较高，说明市场预期增长强劲）</w:t>
            </w:r>
          </w:p>
        </w:tc>
      </w:tr>
      <w:tr w:rsidR="0086309C" w:rsidRPr="0086309C" w14:paraId="1061D520"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5F91EDA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股息收益率（</w:t>
            </w:r>
            <w:r w:rsidRPr="0086309C">
              <w:rPr>
                <w:rFonts w:ascii="Times New Roman" w:eastAsia="微软雅黑" w:hAnsi="Times New Roman" w:cs="Times New Roman"/>
                <w:sz w:val="22"/>
                <w:szCs w:val="22"/>
              </w:rPr>
              <w:t>Dividend Yield</w:t>
            </w:r>
            <w:r w:rsidRPr="0086309C">
              <w:rPr>
                <w:rFonts w:ascii="Times New Roman" w:eastAsia="微软雅黑" w:hAnsi="Times New Roman" w:cs="Times New Roman"/>
                <w:sz w:val="22"/>
                <w:szCs w:val="22"/>
              </w:rPr>
              <w:t>）</w:t>
            </w:r>
          </w:p>
        </w:tc>
        <w:tc>
          <w:tcPr>
            <w:tcW w:w="0" w:type="auto"/>
            <w:hideMark/>
          </w:tcPr>
          <w:p w14:paraId="7C563A4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0%</w:t>
            </w:r>
          </w:p>
        </w:tc>
        <w:tc>
          <w:tcPr>
            <w:tcW w:w="0" w:type="auto"/>
            <w:hideMark/>
          </w:tcPr>
          <w:p w14:paraId="13070BF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该公司目前不派发股息</w:t>
            </w:r>
          </w:p>
        </w:tc>
      </w:tr>
      <w:tr w:rsidR="0086309C" w:rsidRPr="0086309C" w14:paraId="49FB2A81"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9E56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Alpha</w:t>
            </w:r>
          </w:p>
        </w:tc>
        <w:tc>
          <w:tcPr>
            <w:tcW w:w="0" w:type="auto"/>
            <w:hideMark/>
          </w:tcPr>
          <w:p w14:paraId="0C232DF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0.68</w:t>
            </w:r>
          </w:p>
        </w:tc>
        <w:tc>
          <w:tcPr>
            <w:tcW w:w="0" w:type="auto"/>
            <w:hideMark/>
          </w:tcPr>
          <w:p w14:paraId="3CA6118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衡量股票超额回报能力</w:t>
            </w:r>
          </w:p>
        </w:tc>
      </w:tr>
      <w:tr w:rsidR="0086309C" w:rsidRPr="0086309C" w14:paraId="67308B14"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39A7520"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Beta</w:t>
            </w:r>
          </w:p>
        </w:tc>
        <w:tc>
          <w:tcPr>
            <w:tcW w:w="0" w:type="auto"/>
            <w:hideMark/>
          </w:tcPr>
          <w:p w14:paraId="178C136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2.65</w:t>
            </w:r>
          </w:p>
        </w:tc>
        <w:tc>
          <w:tcPr>
            <w:tcW w:w="0" w:type="auto"/>
            <w:hideMark/>
          </w:tcPr>
          <w:p w14:paraId="73D255C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衡量股票相对市场的波动性（</w:t>
            </w:r>
            <w:r w:rsidRPr="0086309C">
              <w:rPr>
                <w:rFonts w:ascii="Times New Roman" w:eastAsia="微软雅黑" w:hAnsi="Times New Roman" w:cs="Times New Roman"/>
                <w:sz w:val="22"/>
                <w:szCs w:val="22"/>
              </w:rPr>
              <w:t xml:space="preserve">&gt;1 </w:t>
            </w:r>
            <w:r w:rsidRPr="0086309C">
              <w:rPr>
                <w:rFonts w:ascii="Times New Roman" w:eastAsia="微软雅黑" w:hAnsi="Times New Roman" w:cs="Times New Roman"/>
                <w:sz w:val="22"/>
                <w:szCs w:val="22"/>
              </w:rPr>
              <w:t>表示波动较大）</w:t>
            </w:r>
          </w:p>
        </w:tc>
      </w:tr>
    </w:tbl>
    <w:p w14:paraId="4C54607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5ADDCB2">
          <v:rect id="_x0000_i1787" style="width:0;height:1.5pt" o:hralign="center" o:hrstd="t" o:hr="t" fillcolor="#a0a0a0" stroked="f"/>
        </w:pict>
      </w:r>
    </w:p>
    <w:p w14:paraId="5C06C6FF"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公司基本面（</w:t>
      </w:r>
      <w:r w:rsidRPr="0086309C">
        <w:rPr>
          <w:rFonts w:ascii="Times New Roman" w:eastAsia="微软雅黑" w:hAnsi="Times New Roman" w:cs="Times New Roman"/>
          <w:b/>
          <w:bCs/>
          <w:sz w:val="22"/>
          <w:szCs w:val="22"/>
        </w:rPr>
        <w:t>Company Fundamentals</w:t>
      </w:r>
      <w:r w:rsidRPr="0086309C">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875"/>
        <w:gridCol w:w="1800"/>
        <w:gridCol w:w="4675"/>
      </w:tblGrid>
      <w:tr w:rsidR="0086309C" w:rsidRPr="0086309C" w14:paraId="623C9F85"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B0CFCD5"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1800" w:type="dxa"/>
            <w:hideMark/>
          </w:tcPr>
          <w:p w14:paraId="0C4C22D7"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数据</w:t>
            </w:r>
          </w:p>
        </w:tc>
        <w:tc>
          <w:tcPr>
            <w:tcW w:w="4675" w:type="dxa"/>
            <w:hideMark/>
          </w:tcPr>
          <w:p w14:paraId="5FE15311"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说明</w:t>
            </w:r>
          </w:p>
        </w:tc>
      </w:tr>
      <w:tr w:rsidR="0086309C" w:rsidRPr="0086309C" w14:paraId="182FD71C"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AC0A42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下次财报发布日期</w:t>
            </w:r>
          </w:p>
        </w:tc>
        <w:tc>
          <w:tcPr>
            <w:tcW w:w="1800" w:type="dxa"/>
            <w:hideMark/>
          </w:tcPr>
          <w:p w14:paraId="5B67640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2025/02/12</w:t>
            </w:r>
          </w:p>
        </w:tc>
        <w:tc>
          <w:tcPr>
            <w:tcW w:w="4675" w:type="dxa"/>
            <w:hideMark/>
          </w:tcPr>
          <w:p w14:paraId="28747EC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预计财报发布时间</w:t>
            </w:r>
          </w:p>
        </w:tc>
      </w:tr>
      <w:tr w:rsidR="0086309C" w:rsidRPr="0086309C" w14:paraId="51208C01" w14:textId="77777777" w:rsidTr="00386051">
        <w:tc>
          <w:tcPr>
            <w:cnfStyle w:val="001000000000" w:firstRow="0" w:lastRow="0" w:firstColumn="1" w:lastColumn="0" w:oddVBand="0" w:evenVBand="0" w:oddHBand="0" w:evenHBand="0" w:firstRowFirstColumn="0" w:firstRowLastColumn="0" w:lastRowFirstColumn="0" w:lastRowLastColumn="0"/>
            <w:tcW w:w="2875" w:type="dxa"/>
            <w:hideMark/>
          </w:tcPr>
          <w:p w14:paraId="7E5BFF9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上季度</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sz w:val="22"/>
                <w:szCs w:val="22"/>
              </w:rPr>
              <w:t>增长</w:t>
            </w:r>
          </w:p>
        </w:tc>
        <w:tc>
          <w:tcPr>
            <w:tcW w:w="1800" w:type="dxa"/>
            <w:hideMark/>
          </w:tcPr>
          <w:p w14:paraId="2A6973C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317%</w:t>
            </w:r>
          </w:p>
        </w:tc>
        <w:tc>
          <w:tcPr>
            <w:tcW w:w="4675" w:type="dxa"/>
            <w:hideMark/>
          </w:tcPr>
          <w:p w14:paraId="2A8BD2B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最近一个季度的每股收益同比增长率</w:t>
            </w:r>
          </w:p>
        </w:tc>
      </w:tr>
      <w:tr w:rsidR="0086309C" w:rsidRPr="0086309C" w14:paraId="69D40019"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8A7D90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3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sz w:val="22"/>
                <w:szCs w:val="22"/>
              </w:rPr>
              <w:t>增长率</w:t>
            </w:r>
          </w:p>
        </w:tc>
        <w:tc>
          <w:tcPr>
            <w:tcW w:w="1800" w:type="dxa"/>
            <w:hideMark/>
          </w:tcPr>
          <w:p w14:paraId="0A3ECDF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0%</w:t>
            </w:r>
          </w:p>
        </w:tc>
        <w:tc>
          <w:tcPr>
            <w:tcW w:w="4675" w:type="dxa"/>
            <w:hideMark/>
          </w:tcPr>
          <w:p w14:paraId="2671764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过去三年的每股收益增长情况</w:t>
            </w:r>
          </w:p>
        </w:tc>
      </w:tr>
      <w:tr w:rsidR="0086309C" w:rsidRPr="0086309C" w14:paraId="5A16EAE6" w14:textId="77777777" w:rsidTr="00386051">
        <w:tc>
          <w:tcPr>
            <w:cnfStyle w:val="001000000000" w:firstRow="0" w:lastRow="0" w:firstColumn="1" w:lastColumn="0" w:oddVBand="0" w:evenVBand="0" w:oddHBand="0" w:evenHBand="0" w:firstRowFirstColumn="0" w:firstRowLastColumn="0" w:lastRowFirstColumn="0" w:lastRowLastColumn="0"/>
            <w:tcW w:w="2875" w:type="dxa"/>
            <w:hideMark/>
          </w:tcPr>
          <w:p w14:paraId="0514ABA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2024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sz w:val="22"/>
                <w:szCs w:val="22"/>
              </w:rPr>
              <w:t>增长</w:t>
            </w:r>
          </w:p>
        </w:tc>
        <w:tc>
          <w:tcPr>
            <w:tcW w:w="1800" w:type="dxa"/>
            <w:hideMark/>
          </w:tcPr>
          <w:p w14:paraId="050A071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315%</w:t>
            </w:r>
          </w:p>
        </w:tc>
        <w:tc>
          <w:tcPr>
            <w:tcW w:w="4675" w:type="dxa"/>
            <w:hideMark/>
          </w:tcPr>
          <w:p w14:paraId="6CBE42D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2024 </w:t>
            </w:r>
            <w:r w:rsidRPr="0086309C">
              <w:rPr>
                <w:rFonts w:ascii="Times New Roman" w:eastAsia="微软雅黑" w:hAnsi="Times New Roman" w:cs="Times New Roman"/>
                <w:sz w:val="22"/>
                <w:szCs w:val="22"/>
              </w:rPr>
              <w:t>年全年的预计每股收益增长率</w:t>
            </w:r>
          </w:p>
        </w:tc>
      </w:tr>
      <w:tr w:rsidR="0086309C" w:rsidRPr="0086309C" w14:paraId="35B90BF3"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C3E6DC5"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年化</w:t>
            </w:r>
            <w:r w:rsidRPr="0086309C">
              <w:rPr>
                <w:rFonts w:ascii="Times New Roman" w:eastAsia="微软雅黑" w:hAnsi="Times New Roman" w:cs="Times New Roman"/>
                <w:sz w:val="22"/>
                <w:szCs w:val="22"/>
              </w:rPr>
              <w:t xml:space="preserve"> ROE</w:t>
            </w:r>
            <w:r w:rsidRPr="0086309C">
              <w:rPr>
                <w:rFonts w:ascii="Times New Roman" w:eastAsia="微软雅黑" w:hAnsi="Times New Roman" w:cs="Times New Roman"/>
                <w:sz w:val="22"/>
                <w:szCs w:val="22"/>
              </w:rPr>
              <w:t>（净资产收益率）</w:t>
            </w:r>
          </w:p>
        </w:tc>
        <w:tc>
          <w:tcPr>
            <w:tcW w:w="1800" w:type="dxa"/>
            <w:hideMark/>
          </w:tcPr>
          <w:p w14:paraId="4205EDD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22.6%</w:t>
            </w:r>
          </w:p>
        </w:tc>
        <w:tc>
          <w:tcPr>
            <w:tcW w:w="4675" w:type="dxa"/>
            <w:hideMark/>
          </w:tcPr>
          <w:p w14:paraId="788231A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衡量公司盈利能力</w:t>
            </w:r>
          </w:p>
        </w:tc>
      </w:tr>
      <w:tr w:rsidR="0086309C" w:rsidRPr="0086309C" w14:paraId="1BD6F4A0" w14:textId="77777777" w:rsidTr="00386051">
        <w:tc>
          <w:tcPr>
            <w:cnfStyle w:val="001000000000" w:firstRow="0" w:lastRow="0" w:firstColumn="1" w:lastColumn="0" w:oddVBand="0" w:evenVBand="0" w:oddHBand="0" w:evenHBand="0" w:firstRowFirstColumn="0" w:firstRowLastColumn="0" w:lastRowFirstColumn="0" w:lastRowLastColumn="0"/>
            <w:tcW w:w="2875" w:type="dxa"/>
            <w:hideMark/>
          </w:tcPr>
          <w:p w14:paraId="170C290B"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上季度销售增长</w:t>
            </w:r>
          </w:p>
        </w:tc>
        <w:tc>
          <w:tcPr>
            <w:tcW w:w="1800" w:type="dxa"/>
            <w:hideMark/>
          </w:tcPr>
          <w:p w14:paraId="488F549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39%</w:t>
            </w:r>
          </w:p>
        </w:tc>
        <w:tc>
          <w:tcPr>
            <w:tcW w:w="4675" w:type="dxa"/>
            <w:hideMark/>
          </w:tcPr>
          <w:p w14:paraId="3DAC737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最近一个季度的销售额同比增长率</w:t>
            </w:r>
          </w:p>
        </w:tc>
      </w:tr>
      <w:tr w:rsidR="0086309C" w:rsidRPr="0086309C" w14:paraId="5A58DFA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207367C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3 </w:t>
            </w:r>
            <w:r w:rsidRPr="0086309C">
              <w:rPr>
                <w:rFonts w:ascii="Times New Roman" w:eastAsia="微软雅黑" w:hAnsi="Times New Roman" w:cs="Times New Roman"/>
                <w:sz w:val="22"/>
                <w:szCs w:val="22"/>
              </w:rPr>
              <w:t>年销售增长率</w:t>
            </w:r>
          </w:p>
        </w:tc>
        <w:tc>
          <w:tcPr>
            <w:tcW w:w="1800" w:type="dxa"/>
            <w:hideMark/>
          </w:tcPr>
          <w:p w14:paraId="06612C5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15%</w:t>
            </w:r>
          </w:p>
        </w:tc>
        <w:tc>
          <w:tcPr>
            <w:tcW w:w="4675" w:type="dxa"/>
            <w:hideMark/>
          </w:tcPr>
          <w:p w14:paraId="58EEC06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过去三年的年均销售增长率</w:t>
            </w:r>
          </w:p>
        </w:tc>
      </w:tr>
      <w:tr w:rsidR="0086309C" w:rsidRPr="0086309C" w14:paraId="5AB45647" w14:textId="77777777" w:rsidTr="00386051">
        <w:tc>
          <w:tcPr>
            <w:cnfStyle w:val="001000000000" w:firstRow="0" w:lastRow="0" w:firstColumn="1" w:lastColumn="0" w:oddVBand="0" w:evenVBand="0" w:oddHBand="0" w:evenHBand="0" w:firstRowFirstColumn="0" w:firstRowLastColumn="0" w:lastRowFirstColumn="0" w:lastRowLastColumn="0"/>
            <w:tcW w:w="2875" w:type="dxa"/>
            <w:hideMark/>
          </w:tcPr>
          <w:p w14:paraId="1E87E8A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负债率（</w:t>
            </w:r>
            <w:r w:rsidRPr="0086309C">
              <w:rPr>
                <w:rFonts w:ascii="Times New Roman" w:eastAsia="微软雅黑" w:hAnsi="Times New Roman" w:cs="Times New Roman"/>
                <w:sz w:val="22"/>
                <w:szCs w:val="22"/>
              </w:rPr>
              <w:t>Debt %</w:t>
            </w:r>
            <w:r w:rsidRPr="0086309C">
              <w:rPr>
                <w:rFonts w:ascii="Times New Roman" w:eastAsia="微软雅黑" w:hAnsi="Times New Roman" w:cs="Times New Roman"/>
                <w:sz w:val="22"/>
                <w:szCs w:val="22"/>
              </w:rPr>
              <w:t>）</w:t>
            </w:r>
          </w:p>
        </w:tc>
        <w:tc>
          <w:tcPr>
            <w:tcW w:w="1800" w:type="dxa"/>
            <w:hideMark/>
          </w:tcPr>
          <w:p w14:paraId="5EF4F4E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231%</w:t>
            </w:r>
          </w:p>
        </w:tc>
        <w:tc>
          <w:tcPr>
            <w:tcW w:w="4675" w:type="dxa"/>
            <w:hideMark/>
          </w:tcPr>
          <w:p w14:paraId="76634E0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公司的杠杆水平较高</w:t>
            </w:r>
          </w:p>
        </w:tc>
      </w:tr>
      <w:tr w:rsidR="0086309C" w:rsidRPr="0086309C" w14:paraId="035E7299"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535EBA6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市值（</w:t>
            </w:r>
            <w:r w:rsidRPr="0086309C">
              <w:rPr>
                <w:rFonts w:ascii="Times New Roman" w:eastAsia="微软雅黑" w:hAnsi="Times New Roman" w:cs="Times New Roman"/>
                <w:sz w:val="22"/>
                <w:szCs w:val="22"/>
              </w:rPr>
              <w:t>Market Cap</w:t>
            </w:r>
            <w:r w:rsidRPr="0086309C">
              <w:rPr>
                <w:rFonts w:ascii="Times New Roman" w:eastAsia="微软雅黑" w:hAnsi="Times New Roman" w:cs="Times New Roman"/>
                <w:sz w:val="22"/>
                <w:szCs w:val="22"/>
              </w:rPr>
              <w:t>）</w:t>
            </w:r>
          </w:p>
        </w:tc>
        <w:tc>
          <w:tcPr>
            <w:tcW w:w="1800" w:type="dxa"/>
            <w:hideMark/>
          </w:tcPr>
          <w:p w14:paraId="7423099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$126B</w:t>
            </w:r>
          </w:p>
        </w:tc>
        <w:tc>
          <w:tcPr>
            <w:tcW w:w="4675" w:type="dxa"/>
            <w:hideMark/>
          </w:tcPr>
          <w:p w14:paraId="7F33DAD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目前公司的总市值（市值较大，属于大盘股）</w:t>
            </w:r>
          </w:p>
        </w:tc>
      </w:tr>
      <w:tr w:rsidR="0086309C" w:rsidRPr="0086309C" w14:paraId="088EE880" w14:textId="77777777" w:rsidTr="00386051">
        <w:tc>
          <w:tcPr>
            <w:cnfStyle w:val="001000000000" w:firstRow="0" w:lastRow="0" w:firstColumn="1" w:lastColumn="0" w:oddVBand="0" w:evenVBand="0" w:oddHBand="0" w:evenHBand="0" w:firstRowFirstColumn="0" w:firstRowLastColumn="0" w:lastRowFirstColumn="0" w:lastRowLastColumn="0"/>
            <w:tcW w:w="2875" w:type="dxa"/>
            <w:hideMark/>
          </w:tcPr>
          <w:p w14:paraId="595F15F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税前利润率</w:t>
            </w:r>
          </w:p>
        </w:tc>
        <w:tc>
          <w:tcPr>
            <w:tcW w:w="1800" w:type="dxa"/>
            <w:hideMark/>
          </w:tcPr>
          <w:p w14:paraId="2FDBBD3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11.6%</w:t>
            </w:r>
          </w:p>
        </w:tc>
        <w:tc>
          <w:tcPr>
            <w:tcW w:w="4675" w:type="dxa"/>
            <w:hideMark/>
          </w:tcPr>
          <w:p w14:paraId="1BF7B2B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公司的盈利能力指标</w:t>
            </w:r>
          </w:p>
        </w:tc>
      </w:tr>
      <w:tr w:rsidR="0086309C" w:rsidRPr="0086309C" w14:paraId="40965569"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D7A32D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行业（</w:t>
            </w:r>
            <w:r w:rsidRPr="0086309C">
              <w:rPr>
                <w:rFonts w:ascii="Times New Roman" w:eastAsia="微软雅黑" w:hAnsi="Times New Roman" w:cs="Times New Roman"/>
                <w:sz w:val="22"/>
                <w:szCs w:val="22"/>
              </w:rPr>
              <w:t>Sector</w:t>
            </w:r>
            <w:r w:rsidRPr="0086309C">
              <w:rPr>
                <w:rFonts w:ascii="Times New Roman" w:eastAsia="微软雅黑" w:hAnsi="Times New Roman" w:cs="Times New Roman"/>
                <w:sz w:val="22"/>
                <w:szCs w:val="22"/>
              </w:rPr>
              <w:t>）</w:t>
            </w:r>
          </w:p>
        </w:tc>
        <w:tc>
          <w:tcPr>
            <w:tcW w:w="1800" w:type="dxa"/>
            <w:hideMark/>
          </w:tcPr>
          <w:p w14:paraId="03FC5E3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软件（</w:t>
            </w:r>
            <w:r w:rsidRPr="0086309C">
              <w:rPr>
                <w:rFonts w:ascii="Times New Roman" w:eastAsia="微软雅黑" w:hAnsi="Times New Roman" w:cs="Times New Roman"/>
                <w:b/>
                <w:bCs/>
                <w:sz w:val="22"/>
                <w:szCs w:val="22"/>
              </w:rPr>
              <w:t>Software</w:t>
            </w:r>
            <w:r w:rsidRPr="0086309C">
              <w:rPr>
                <w:rFonts w:ascii="Times New Roman" w:eastAsia="微软雅黑" w:hAnsi="Times New Roman" w:cs="Times New Roman"/>
                <w:b/>
                <w:bCs/>
                <w:sz w:val="22"/>
                <w:szCs w:val="22"/>
              </w:rPr>
              <w:t>）</w:t>
            </w:r>
          </w:p>
        </w:tc>
        <w:tc>
          <w:tcPr>
            <w:tcW w:w="4675" w:type="dxa"/>
            <w:hideMark/>
          </w:tcPr>
          <w:p w14:paraId="03B7E34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所属行业</w:t>
            </w:r>
          </w:p>
        </w:tc>
      </w:tr>
      <w:tr w:rsidR="0086309C" w:rsidRPr="0086309C" w14:paraId="282379D7" w14:textId="77777777" w:rsidTr="00386051">
        <w:tc>
          <w:tcPr>
            <w:cnfStyle w:val="001000000000" w:firstRow="0" w:lastRow="0" w:firstColumn="1" w:lastColumn="0" w:oddVBand="0" w:evenVBand="0" w:oddHBand="0" w:evenHBand="0" w:firstRowFirstColumn="0" w:firstRowLastColumn="0" w:lastRowFirstColumn="0" w:lastRowLastColumn="0"/>
            <w:tcW w:w="2875" w:type="dxa"/>
            <w:hideMark/>
          </w:tcPr>
          <w:p w14:paraId="62576F57"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行业组别（</w:t>
            </w:r>
            <w:r w:rsidRPr="0086309C">
              <w:rPr>
                <w:rFonts w:ascii="Times New Roman" w:eastAsia="微软雅黑" w:hAnsi="Times New Roman" w:cs="Times New Roman"/>
                <w:sz w:val="22"/>
                <w:szCs w:val="22"/>
              </w:rPr>
              <w:t>Industry Group</w:t>
            </w:r>
            <w:r w:rsidRPr="0086309C">
              <w:rPr>
                <w:rFonts w:ascii="Times New Roman" w:eastAsia="微软雅黑" w:hAnsi="Times New Roman" w:cs="Times New Roman"/>
                <w:sz w:val="22"/>
                <w:szCs w:val="22"/>
              </w:rPr>
              <w:t>）</w:t>
            </w:r>
          </w:p>
        </w:tc>
        <w:tc>
          <w:tcPr>
            <w:tcW w:w="1800" w:type="dxa"/>
            <w:hideMark/>
          </w:tcPr>
          <w:p w14:paraId="4F57406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计算机软件</w:t>
            </w:r>
            <w:r w:rsidRPr="0086309C">
              <w:rPr>
                <w:rFonts w:ascii="Times New Roman" w:eastAsia="微软雅黑" w:hAnsi="Times New Roman" w:cs="Times New Roman"/>
                <w:b/>
                <w:bCs/>
                <w:sz w:val="22"/>
                <w:szCs w:val="22"/>
              </w:rPr>
              <w:t xml:space="preserve"> - </w:t>
            </w:r>
            <w:r w:rsidRPr="0086309C">
              <w:rPr>
                <w:rFonts w:ascii="Times New Roman" w:eastAsia="微软雅黑" w:hAnsi="Times New Roman" w:cs="Times New Roman"/>
                <w:b/>
                <w:bCs/>
                <w:sz w:val="22"/>
                <w:szCs w:val="22"/>
              </w:rPr>
              <w:t>专业企业服务（</w:t>
            </w:r>
            <w:r w:rsidRPr="0086309C">
              <w:rPr>
                <w:rFonts w:ascii="Times New Roman" w:eastAsia="微软雅黑" w:hAnsi="Times New Roman" w:cs="Times New Roman"/>
                <w:b/>
                <w:bCs/>
                <w:sz w:val="22"/>
                <w:szCs w:val="22"/>
              </w:rPr>
              <w:t>Comp Stfwr-Spec Enterprs</w:t>
            </w:r>
            <w:r w:rsidRPr="0086309C">
              <w:rPr>
                <w:rFonts w:ascii="Times New Roman" w:eastAsia="微软雅黑" w:hAnsi="Times New Roman" w:cs="Times New Roman"/>
                <w:b/>
                <w:bCs/>
                <w:sz w:val="22"/>
                <w:szCs w:val="22"/>
              </w:rPr>
              <w:t>）</w:t>
            </w:r>
          </w:p>
        </w:tc>
        <w:tc>
          <w:tcPr>
            <w:tcW w:w="4675" w:type="dxa"/>
            <w:hideMark/>
          </w:tcPr>
          <w:p w14:paraId="614ED3E2"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具体行业类别</w:t>
            </w:r>
          </w:p>
        </w:tc>
      </w:tr>
      <w:tr w:rsidR="0086309C" w:rsidRPr="0086309C" w14:paraId="5A95CDEB"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40606CB"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行业排名（</w:t>
            </w:r>
            <w:r w:rsidRPr="0086309C">
              <w:rPr>
                <w:rFonts w:ascii="Times New Roman" w:eastAsia="微软雅黑" w:hAnsi="Times New Roman" w:cs="Times New Roman"/>
                <w:sz w:val="22"/>
                <w:szCs w:val="22"/>
              </w:rPr>
              <w:t>Industry Group Rank</w:t>
            </w:r>
            <w:r w:rsidRPr="0086309C">
              <w:rPr>
                <w:rFonts w:ascii="Times New Roman" w:eastAsia="微软雅黑" w:hAnsi="Times New Roman" w:cs="Times New Roman"/>
                <w:sz w:val="22"/>
                <w:szCs w:val="22"/>
              </w:rPr>
              <w:t>）</w:t>
            </w:r>
          </w:p>
        </w:tc>
        <w:tc>
          <w:tcPr>
            <w:tcW w:w="1800" w:type="dxa"/>
            <w:hideMark/>
          </w:tcPr>
          <w:p w14:paraId="263F83D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13</w:t>
            </w:r>
          </w:p>
        </w:tc>
        <w:tc>
          <w:tcPr>
            <w:tcW w:w="4675" w:type="dxa"/>
            <w:hideMark/>
          </w:tcPr>
          <w:p w14:paraId="6DB1D71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该公司在其行业中的排名</w:t>
            </w:r>
          </w:p>
        </w:tc>
      </w:tr>
    </w:tbl>
    <w:p w14:paraId="4009A9A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9F88011">
          <v:rect id="_x0000_i1788" style="width:0;height:1.5pt" o:hralign="center" o:hrstd="t" o:hr="t" fillcolor="#a0a0a0" stroked="f"/>
        </w:pict>
      </w:r>
    </w:p>
    <w:p w14:paraId="4DBF54F9"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关键分析与投资者解读</w:t>
      </w:r>
    </w:p>
    <w:p w14:paraId="402BA95A"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股价大幅上涨</w:t>
      </w:r>
      <w:r w:rsidRPr="0086309C">
        <w:rPr>
          <w:rFonts w:ascii="Times New Roman" w:eastAsia="微软雅黑" w:hAnsi="Times New Roman" w:cs="Times New Roman"/>
          <w:sz w:val="22"/>
          <w:szCs w:val="22"/>
        </w:rPr>
        <w:t>：年初至今已涨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16.17%</w:t>
      </w: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 </w:t>
      </w:r>
      <w:r w:rsidRPr="0086309C">
        <w:rPr>
          <w:rFonts w:ascii="Times New Roman" w:eastAsia="微软雅黑" w:hAnsi="Times New Roman" w:cs="Times New Roman"/>
          <w:b/>
          <w:bCs/>
          <w:sz w:val="22"/>
          <w:szCs w:val="22"/>
        </w:rPr>
        <w:t>周涨幅</w:t>
      </w:r>
      <w:r w:rsidRPr="0086309C">
        <w:rPr>
          <w:rFonts w:ascii="Times New Roman" w:eastAsia="微软雅黑" w:hAnsi="Times New Roman" w:cs="Times New Roman"/>
          <w:b/>
          <w:bCs/>
          <w:sz w:val="22"/>
          <w:szCs w:val="22"/>
        </w:rPr>
        <w:t xml:space="preserve"> 9.89%</w:t>
      </w:r>
      <w:r w:rsidRPr="0086309C">
        <w:rPr>
          <w:rFonts w:ascii="Times New Roman" w:eastAsia="微软雅黑" w:hAnsi="Times New Roman" w:cs="Times New Roman"/>
          <w:sz w:val="22"/>
          <w:szCs w:val="22"/>
        </w:rPr>
        <w:t>，反映市场对其业绩预期的信心。</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盈利增长强劲</w:t>
      </w:r>
      <w:r w:rsidRPr="0086309C">
        <w:rPr>
          <w:rFonts w:ascii="Times New Roman" w:eastAsia="微软雅黑" w:hAnsi="Times New Roman" w:cs="Times New Roman"/>
          <w:sz w:val="22"/>
          <w:szCs w:val="22"/>
        </w:rPr>
        <w:t>：上季度</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b/>
          <w:bCs/>
          <w:sz w:val="22"/>
          <w:szCs w:val="22"/>
        </w:rPr>
        <w:t>同比增长</w:t>
      </w:r>
      <w:r w:rsidRPr="0086309C">
        <w:rPr>
          <w:rFonts w:ascii="Times New Roman" w:eastAsia="微软雅黑" w:hAnsi="Times New Roman" w:cs="Times New Roman"/>
          <w:b/>
          <w:bCs/>
          <w:sz w:val="22"/>
          <w:szCs w:val="22"/>
        </w:rPr>
        <w:t xml:space="preserve"> 317%</w:t>
      </w: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2024 </w:t>
      </w:r>
      <w:r w:rsidRPr="0086309C">
        <w:rPr>
          <w:rFonts w:ascii="Times New Roman" w:eastAsia="微软雅黑" w:hAnsi="Times New Roman" w:cs="Times New Roman"/>
          <w:sz w:val="22"/>
          <w:szCs w:val="22"/>
        </w:rPr>
        <w:t>年全年</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sz w:val="22"/>
          <w:szCs w:val="22"/>
        </w:rPr>
        <w:t>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315%</w:t>
      </w:r>
      <w:r w:rsidRPr="0086309C">
        <w:rPr>
          <w:rFonts w:ascii="Times New Roman" w:eastAsia="微软雅黑" w:hAnsi="Times New Roman" w:cs="Times New Roman"/>
          <w:sz w:val="22"/>
          <w:szCs w:val="22"/>
        </w:rPr>
        <w:t>，显示出公司盈利能力的爆发式增长。</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高市盈率（</w:t>
      </w:r>
      <w:r w:rsidRPr="0086309C">
        <w:rPr>
          <w:rFonts w:ascii="Times New Roman" w:eastAsia="微软雅黑" w:hAnsi="Times New Roman" w:cs="Times New Roman"/>
          <w:b/>
          <w:bCs/>
          <w:sz w:val="22"/>
          <w:szCs w:val="22"/>
        </w:rPr>
        <w:t>PE 112</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：市场给予该股高估值，投资者预计未来将保持高速增长，但高估值也意味着市场对其增长的预期较高，若业绩不及预期，可能面临估值回调。</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高负债率（</w:t>
      </w:r>
      <w:r w:rsidRPr="0086309C">
        <w:rPr>
          <w:rFonts w:ascii="Times New Roman" w:eastAsia="微软雅黑" w:hAnsi="Times New Roman" w:cs="Times New Roman"/>
          <w:b/>
          <w:bCs/>
          <w:sz w:val="22"/>
          <w:szCs w:val="22"/>
        </w:rPr>
        <w:t>231%</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：公司杠杆水平较高，可能影响未来的资本支出和盈利能力，但同时也可能表明公司在高增长阶段积极扩张。</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市场波动性较大（</w:t>
      </w:r>
      <w:r w:rsidRPr="0086309C">
        <w:rPr>
          <w:rFonts w:ascii="Times New Roman" w:eastAsia="微软雅黑" w:hAnsi="Times New Roman" w:cs="Times New Roman"/>
          <w:b/>
          <w:bCs/>
          <w:sz w:val="22"/>
          <w:szCs w:val="22"/>
        </w:rPr>
        <w:t>Beta 2.65</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：该股比大盘波动更剧烈，适合风险容忍度较高的投资者。</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管理层持股较低（</w:t>
      </w:r>
      <w:r w:rsidRPr="0086309C">
        <w:rPr>
          <w:rFonts w:ascii="Times New Roman" w:eastAsia="微软雅黑" w:hAnsi="Times New Roman" w:cs="Times New Roman"/>
          <w:b/>
          <w:bCs/>
          <w:sz w:val="22"/>
          <w:szCs w:val="22"/>
        </w:rPr>
        <w:t>5.7%</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：相比一些科技公司，</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管理层的持股比例不算太高，可能影响长期决策的一致性。</w:t>
      </w:r>
    </w:p>
    <w:p w14:paraId="660CB3D1"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投资建议</w:t>
      </w:r>
      <w:r w:rsidRPr="0086309C">
        <w:rPr>
          <w:rFonts w:ascii="Times New Roman" w:eastAsia="微软雅黑" w:hAnsi="Times New Roman" w:cs="Times New Roman"/>
          <w:sz w:val="22"/>
          <w:szCs w:val="22"/>
        </w:rPr>
        <w:t>：</w:t>
      </w:r>
    </w:p>
    <w:p w14:paraId="105B35C4" w14:textId="77777777" w:rsidR="0086309C" w:rsidRPr="0086309C" w:rsidRDefault="0086309C" w:rsidP="0086309C">
      <w:pPr>
        <w:numPr>
          <w:ilvl w:val="0"/>
          <w:numId w:val="88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w:t>
      </w:r>
      <w:r w:rsidRPr="0086309C">
        <w:rPr>
          <w:rFonts w:ascii="Times New Roman" w:eastAsia="微软雅黑" w:hAnsi="Times New Roman" w:cs="Times New Roman"/>
          <w:sz w:val="22"/>
          <w:szCs w:val="22"/>
        </w:rPr>
        <w:t>：近期股价上涨趋势明显，但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日财报公布前波动可能加剧</w:t>
      </w:r>
      <w:r w:rsidRPr="0086309C">
        <w:rPr>
          <w:rFonts w:ascii="Times New Roman" w:eastAsia="微软雅黑" w:hAnsi="Times New Roman" w:cs="Times New Roman"/>
          <w:sz w:val="22"/>
          <w:szCs w:val="22"/>
        </w:rPr>
        <w:t>，投资者需谨慎应对短期风险。</w:t>
      </w:r>
    </w:p>
    <w:p w14:paraId="162A55B4" w14:textId="77777777" w:rsidR="0086309C" w:rsidRPr="0086309C" w:rsidRDefault="0086309C" w:rsidP="0086309C">
      <w:pPr>
        <w:numPr>
          <w:ilvl w:val="0"/>
          <w:numId w:val="88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长期</w:t>
      </w:r>
      <w:r w:rsidRPr="0086309C">
        <w:rPr>
          <w:rFonts w:ascii="Times New Roman" w:eastAsia="微软雅黑" w:hAnsi="Times New Roman" w:cs="Times New Roman"/>
          <w:sz w:val="22"/>
          <w:szCs w:val="22"/>
        </w:rPr>
        <w:t>：公司盈利能力强劲，行业排名靠前，适合</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关注长期成长潜力</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的投资者。</w:t>
      </w:r>
    </w:p>
    <w:p w14:paraId="7126A86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依旧是市场上表现强劲的成长型科技股，但在财报前后可能面临较大波动，投资者需做好风险管理。</w:t>
      </w:r>
    </w:p>
    <w:p w14:paraId="7316E189" w14:textId="77777777" w:rsidR="0086309C" w:rsidRPr="0086309C" w:rsidRDefault="0086309C" w:rsidP="0086309C">
      <w:pPr>
        <w:rPr>
          <w:rFonts w:ascii="Times New Roman" w:eastAsia="微软雅黑" w:hAnsi="Times New Roman" w:cs="Times New Roman"/>
          <w:sz w:val="22"/>
          <w:szCs w:val="22"/>
        </w:rPr>
      </w:pPr>
    </w:p>
    <w:p w14:paraId="4FD74379" w14:textId="77777777" w:rsidR="0086309C" w:rsidRPr="0086309C" w:rsidRDefault="0086309C" w:rsidP="0086309C">
      <w:pPr>
        <w:rPr>
          <w:rFonts w:ascii="Times New Roman" w:eastAsia="微软雅黑" w:hAnsi="Times New Roman" w:cs="Times New Roman"/>
          <w:b/>
          <w:bCs/>
          <w:sz w:val="22"/>
          <w:szCs w:val="22"/>
        </w:rPr>
      </w:pPr>
      <w:bookmarkStart w:id="18" w:name="_Toc193111724"/>
      <w:r w:rsidRPr="0086309C">
        <w:rPr>
          <w:rFonts w:ascii="Times New Roman" w:eastAsia="微软雅黑" w:hAnsi="Times New Roman" w:cs="Times New Roman"/>
          <w:b/>
          <w:bCs/>
          <w:sz w:val="22"/>
          <w:szCs w:val="22"/>
        </w:rPr>
        <w:t>1.</w:t>
      </w:r>
      <w:r w:rsidRPr="0086309C">
        <w:rPr>
          <w:rFonts w:ascii="Times New Roman" w:eastAsia="微软雅黑" w:hAnsi="Times New Roman" w:cs="Times New Roman" w:hint="eastAsia"/>
          <w:b/>
          <w:bCs/>
          <w:sz w:val="22"/>
          <w:szCs w:val="22"/>
        </w:rPr>
        <w:t>2</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hint="eastAsia"/>
          <w:b/>
          <w:bCs/>
          <w:sz w:val="22"/>
          <w:szCs w:val="22"/>
        </w:rPr>
        <w:t>Gurufocus</w:t>
      </w:r>
      <w:r w:rsidRPr="0086309C">
        <w:rPr>
          <w:rFonts w:ascii="Times New Roman" w:eastAsia="微软雅黑" w:hAnsi="Times New Roman" w:cs="Times New Roman"/>
          <w:b/>
          <w:bCs/>
          <w:sz w:val="22"/>
          <w:szCs w:val="22"/>
        </w:rPr>
        <w:t xml:space="preserve"> Stock Analysis</w:t>
      </w:r>
      <w:bookmarkEnd w:id="18"/>
    </w:p>
    <w:p w14:paraId="104458C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）公司基本面分析报告</w:t>
      </w:r>
    </w:p>
    <w:p w14:paraId="290F237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（数据来源：</w:t>
      </w:r>
      <w:r w:rsidRPr="0086309C">
        <w:rPr>
          <w:rFonts w:ascii="Times New Roman" w:eastAsia="微软雅黑" w:hAnsi="Times New Roman" w:cs="Times New Roman"/>
          <w:b/>
          <w:bCs/>
          <w:sz w:val="22"/>
          <w:szCs w:val="22"/>
        </w:rPr>
        <w:t>Gurufocus.cn</w:t>
      </w:r>
      <w:r w:rsidRPr="0086309C">
        <w:rPr>
          <w:rFonts w:ascii="Times New Roman" w:eastAsia="微软雅黑" w:hAnsi="Times New Roman" w:cs="Times New Roman"/>
          <w:sz w:val="22"/>
          <w:szCs w:val="22"/>
        </w:rPr>
        <w:t>）</w:t>
      </w:r>
    </w:p>
    <w:p w14:paraId="44CF424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D55D921">
          <v:rect id="_x0000_i1789" style="width:0;height:1.5pt" o:hralign="center" o:hrstd="t" o:hr="t" fillcolor="#a0a0a0" stroked="f"/>
        </w:pict>
      </w:r>
    </w:p>
    <w:p w14:paraId="5E2F49C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财务实力分析（</w:t>
      </w:r>
      <w:r w:rsidRPr="0086309C">
        <w:rPr>
          <w:rFonts w:ascii="Times New Roman" w:eastAsia="微软雅黑" w:hAnsi="Times New Roman" w:cs="Times New Roman"/>
          <w:b/>
          <w:bCs/>
          <w:sz w:val="22"/>
          <w:szCs w:val="22"/>
        </w:rPr>
        <w:t>5/10</w:t>
      </w:r>
      <w:r w:rsidRPr="0086309C">
        <w:rPr>
          <w:rFonts w:ascii="Times New Roman" w:eastAsia="微软雅黑" w:hAnsi="Times New Roman" w:cs="Times New Roman"/>
          <w:b/>
          <w:bCs/>
          <w:sz w:val="22"/>
          <w:szCs w:val="22"/>
        </w:rPr>
        <w:t>）</w:t>
      </w:r>
    </w:p>
    <w:p w14:paraId="572F48C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4C075461" w14:textId="77777777" w:rsidR="0086309C" w:rsidRPr="0086309C" w:rsidRDefault="0086309C" w:rsidP="0086309C">
      <w:pPr>
        <w:numPr>
          <w:ilvl w:val="0"/>
          <w:numId w:val="88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现金负债率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0.16</w:t>
      </w:r>
      <w:r w:rsidRPr="0086309C">
        <w:rPr>
          <w:rFonts w:ascii="Times New Roman" w:eastAsia="微软雅黑" w:hAnsi="Times New Roman" w:cs="Times New Roman"/>
          <w:sz w:val="22"/>
          <w:szCs w:val="22"/>
        </w:rPr>
        <w:t>（较低，短期偿债能力较弱）</w:t>
      </w:r>
    </w:p>
    <w:p w14:paraId="503CEA86" w14:textId="77777777" w:rsidR="0086309C" w:rsidRPr="0086309C" w:rsidRDefault="0086309C" w:rsidP="0086309C">
      <w:pPr>
        <w:numPr>
          <w:ilvl w:val="0"/>
          <w:numId w:val="88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股东权益比率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0.17</w:t>
      </w:r>
      <w:r w:rsidRPr="0086309C">
        <w:rPr>
          <w:rFonts w:ascii="Times New Roman" w:eastAsia="微软雅黑" w:hAnsi="Times New Roman" w:cs="Times New Roman"/>
          <w:sz w:val="22"/>
          <w:szCs w:val="22"/>
        </w:rPr>
        <w:t>（杠杆较高，资本结构偏向债务融资）</w:t>
      </w:r>
    </w:p>
    <w:p w14:paraId="4BFDF5FD" w14:textId="77777777" w:rsidR="0086309C" w:rsidRPr="0086309C" w:rsidRDefault="0086309C" w:rsidP="0086309C">
      <w:pPr>
        <w:numPr>
          <w:ilvl w:val="0"/>
          <w:numId w:val="88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债务股本比率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3.74</w:t>
      </w:r>
      <w:r w:rsidRPr="0086309C">
        <w:rPr>
          <w:rFonts w:ascii="Times New Roman" w:eastAsia="微软雅黑" w:hAnsi="Times New Roman" w:cs="Times New Roman"/>
          <w:sz w:val="22"/>
          <w:szCs w:val="22"/>
        </w:rPr>
        <w:t>（债务水平较高）</w:t>
      </w:r>
    </w:p>
    <w:p w14:paraId="68D2C68C" w14:textId="77777777" w:rsidR="0086309C" w:rsidRPr="0086309C" w:rsidRDefault="0086309C" w:rsidP="0086309C">
      <w:pPr>
        <w:numPr>
          <w:ilvl w:val="0"/>
          <w:numId w:val="88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利息保障倍数</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5.19</w:t>
      </w:r>
      <w:r w:rsidRPr="0086309C">
        <w:rPr>
          <w:rFonts w:ascii="Times New Roman" w:eastAsia="微软雅黑" w:hAnsi="Times New Roman" w:cs="Times New Roman"/>
          <w:sz w:val="22"/>
          <w:szCs w:val="22"/>
        </w:rPr>
        <w:t>（能够支付利息，但债务压力仍较高）</w:t>
      </w:r>
    </w:p>
    <w:p w14:paraId="7917C851" w14:textId="77777777" w:rsidR="0086309C" w:rsidRPr="0086309C" w:rsidRDefault="0086309C" w:rsidP="0086309C">
      <w:pPr>
        <w:numPr>
          <w:ilvl w:val="0"/>
          <w:numId w:val="88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两年破产风险</w:t>
      </w:r>
      <w:r w:rsidRPr="0086309C">
        <w:rPr>
          <w:rFonts w:ascii="Times New Roman" w:eastAsia="微软雅黑" w:hAnsi="Times New Roman" w:cs="Times New Roman"/>
          <w:b/>
          <w:bCs/>
          <w:sz w:val="22"/>
          <w:szCs w:val="22"/>
        </w:rPr>
        <w:t xml:space="preserve"> Z </w:t>
      </w:r>
      <w:r w:rsidRPr="0086309C">
        <w:rPr>
          <w:rFonts w:ascii="Times New Roman" w:eastAsia="微软雅黑" w:hAnsi="Times New Roman" w:cs="Times New Roman"/>
          <w:b/>
          <w:bCs/>
          <w:sz w:val="22"/>
          <w:szCs w:val="22"/>
        </w:rPr>
        <w:t>分数</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18.96</w:t>
      </w:r>
      <w:r w:rsidRPr="0086309C">
        <w:rPr>
          <w:rFonts w:ascii="Times New Roman" w:eastAsia="微软雅黑" w:hAnsi="Times New Roman" w:cs="Times New Roman"/>
          <w:sz w:val="22"/>
          <w:szCs w:val="22"/>
        </w:rPr>
        <w:t>（破产风险较低）</w:t>
      </w:r>
    </w:p>
    <w:p w14:paraId="206CB501" w14:textId="77777777" w:rsidR="0086309C" w:rsidRPr="0086309C" w:rsidRDefault="0086309C" w:rsidP="0086309C">
      <w:pPr>
        <w:numPr>
          <w:ilvl w:val="0"/>
          <w:numId w:val="88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ROIC</w:t>
      </w:r>
      <w:r w:rsidRPr="0086309C">
        <w:rPr>
          <w:rFonts w:ascii="Times New Roman" w:eastAsia="微软雅黑" w:hAnsi="Times New Roman" w:cs="Times New Roman"/>
          <w:b/>
          <w:bCs/>
          <w:sz w:val="22"/>
          <w:szCs w:val="22"/>
        </w:rPr>
        <w:t>（投入资本回报率）</w:t>
      </w:r>
      <w:r w:rsidRPr="0086309C">
        <w:rPr>
          <w:rFonts w:ascii="Times New Roman" w:eastAsia="微软雅黑" w:hAnsi="Times New Roman" w:cs="Times New Roman"/>
          <w:b/>
          <w:bCs/>
          <w:sz w:val="22"/>
          <w:szCs w:val="22"/>
        </w:rPr>
        <w:t>VS WACC</w:t>
      </w:r>
      <w:r w:rsidRPr="0086309C">
        <w:rPr>
          <w:rFonts w:ascii="Times New Roman" w:eastAsia="微软雅黑" w:hAnsi="Times New Roman" w:cs="Times New Roman"/>
          <w:b/>
          <w:bCs/>
          <w:sz w:val="22"/>
          <w:szCs w:val="22"/>
        </w:rPr>
        <w:t>（加权资本成本）</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33.88% vs 17.22%</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ROIC </w:t>
      </w:r>
      <w:r w:rsidRPr="0086309C">
        <w:rPr>
          <w:rFonts w:ascii="Times New Roman" w:eastAsia="微软雅黑" w:hAnsi="Times New Roman" w:cs="Times New Roman"/>
          <w:sz w:val="22"/>
          <w:szCs w:val="22"/>
        </w:rPr>
        <w:t>高于</w:t>
      </w:r>
      <w:r w:rsidRPr="0086309C">
        <w:rPr>
          <w:rFonts w:ascii="Times New Roman" w:eastAsia="微软雅黑" w:hAnsi="Times New Roman" w:cs="Times New Roman"/>
          <w:sz w:val="22"/>
          <w:szCs w:val="22"/>
        </w:rPr>
        <w:t xml:space="preserve"> WACC</w:t>
      </w:r>
      <w:r w:rsidRPr="0086309C">
        <w:rPr>
          <w:rFonts w:ascii="Times New Roman" w:eastAsia="微软雅黑" w:hAnsi="Times New Roman" w:cs="Times New Roman"/>
          <w:sz w:val="22"/>
          <w:szCs w:val="22"/>
        </w:rPr>
        <w:t>，表明公司创造了价值）</w:t>
      </w:r>
    </w:p>
    <w:p w14:paraId="0568984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t xml:space="preserve">AppLovin </w:t>
      </w:r>
      <w:r w:rsidRPr="0086309C">
        <w:rPr>
          <w:rFonts w:ascii="Times New Roman" w:eastAsia="微软雅黑" w:hAnsi="Times New Roman" w:cs="Times New Roman"/>
          <w:sz w:val="22"/>
          <w:szCs w:val="22"/>
        </w:rPr>
        <w:t>财务状况中等，虽然债务水平较高，但其资本回报率（</w:t>
      </w:r>
      <w:r w:rsidRPr="0086309C">
        <w:rPr>
          <w:rFonts w:ascii="Times New Roman" w:eastAsia="微软雅黑" w:hAnsi="Times New Roman" w:cs="Times New Roman"/>
          <w:sz w:val="22"/>
          <w:szCs w:val="22"/>
        </w:rPr>
        <w:t>ROIC</w:t>
      </w:r>
      <w:r w:rsidRPr="0086309C">
        <w:rPr>
          <w:rFonts w:ascii="Times New Roman" w:eastAsia="微软雅黑" w:hAnsi="Times New Roman" w:cs="Times New Roman"/>
          <w:sz w:val="22"/>
          <w:szCs w:val="22"/>
        </w:rPr>
        <w:t>）远超资本成本（</w:t>
      </w:r>
      <w:r w:rsidRPr="0086309C">
        <w:rPr>
          <w:rFonts w:ascii="Times New Roman" w:eastAsia="微软雅黑" w:hAnsi="Times New Roman" w:cs="Times New Roman"/>
          <w:sz w:val="22"/>
          <w:szCs w:val="22"/>
        </w:rPr>
        <w:t>WACC</w:t>
      </w:r>
      <w:r w:rsidRPr="0086309C">
        <w:rPr>
          <w:rFonts w:ascii="Times New Roman" w:eastAsia="微软雅黑" w:hAnsi="Times New Roman" w:cs="Times New Roman"/>
          <w:sz w:val="22"/>
          <w:szCs w:val="22"/>
        </w:rPr>
        <w:t>），意味着公司当前的资本使用效率较高，仍然在创造价值。然而，较低的现金负债率和股东权益比率表明，公司依赖较高的杠杆来运营，需关注未来债务压力。</w:t>
      </w:r>
    </w:p>
    <w:p w14:paraId="18A7402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1778F5F">
          <v:rect id="_x0000_i1790" style="width:0;height:1.5pt" o:hralign="center" o:hrstd="t" o:hr="t" fillcolor="#a0a0a0" stroked="f"/>
        </w:pict>
      </w:r>
    </w:p>
    <w:p w14:paraId="6355CA66"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盈利能力分析（</w:t>
      </w:r>
      <w:r w:rsidRPr="0086309C">
        <w:rPr>
          <w:rFonts w:ascii="Times New Roman" w:eastAsia="微软雅黑" w:hAnsi="Times New Roman" w:cs="Times New Roman"/>
          <w:b/>
          <w:bCs/>
          <w:sz w:val="22"/>
          <w:szCs w:val="22"/>
        </w:rPr>
        <w:t>4/10</w:t>
      </w:r>
      <w:r w:rsidRPr="0086309C">
        <w:rPr>
          <w:rFonts w:ascii="Times New Roman" w:eastAsia="微软雅黑" w:hAnsi="Times New Roman" w:cs="Times New Roman"/>
          <w:b/>
          <w:bCs/>
          <w:sz w:val="22"/>
          <w:szCs w:val="22"/>
        </w:rPr>
        <w:t>）</w:t>
      </w:r>
    </w:p>
    <w:p w14:paraId="6D4292E7"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2E0A9EAE" w14:textId="77777777" w:rsidR="0086309C" w:rsidRPr="0086309C" w:rsidRDefault="0086309C" w:rsidP="0086309C">
      <w:pPr>
        <w:numPr>
          <w:ilvl w:val="0"/>
          <w:numId w:val="8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毛利率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73.89%</w:t>
      </w:r>
      <w:r w:rsidRPr="0086309C">
        <w:rPr>
          <w:rFonts w:ascii="Times New Roman" w:eastAsia="微软雅黑" w:hAnsi="Times New Roman" w:cs="Times New Roman"/>
          <w:sz w:val="22"/>
          <w:szCs w:val="22"/>
        </w:rPr>
        <w:t>（行业内优秀）</w:t>
      </w:r>
    </w:p>
    <w:p w14:paraId="68764F4D" w14:textId="77777777" w:rsidR="0086309C" w:rsidRPr="0086309C" w:rsidRDefault="0086309C" w:rsidP="0086309C">
      <w:pPr>
        <w:numPr>
          <w:ilvl w:val="0"/>
          <w:numId w:val="8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营业利润率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35.78%</w:t>
      </w:r>
      <w:r w:rsidRPr="0086309C">
        <w:rPr>
          <w:rFonts w:ascii="Times New Roman" w:eastAsia="微软雅黑" w:hAnsi="Times New Roman" w:cs="Times New Roman"/>
          <w:sz w:val="22"/>
          <w:szCs w:val="22"/>
        </w:rPr>
        <w:t>（较强的盈利能力）</w:t>
      </w:r>
    </w:p>
    <w:p w14:paraId="1DCD31DD" w14:textId="77777777" w:rsidR="0086309C" w:rsidRPr="0086309C" w:rsidRDefault="0086309C" w:rsidP="0086309C">
      <w:pPr>
        <w:numPr>
          <w:ilvl w:val="0"/>
          <w:numId w:val="8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净利率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26.87%</w:t>
      </w:r>
      <w:r w:rsidRPr="0086309C">
        <w:rPr>
          <w:rFonts w:ascii="Times New Roman" w:eastAsia="微软雅黑" w:hAnsi="Times New Roman" w:cs="Times New Roman"/>
          <w:sz w:val="22"/>
          <w:szCs w:val="22"/>
        </w:rPr>
        <w:t>（高于行业平均）</w:t>
      </w:r>
    </w:p>
    <w:p w14:paraId="63FEAC8C" w14:textId="77777777" w:rsidR="0086309C" w:rsidRPr="0086309C" w:rsidRDefault="0086309C" w:rsidP="0086309C">
      <w:pPr>
        <w:numPr>
          <w:ilvl w:val="0"/>
          <w:numId w:val="8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股东回报率（</w:t>
      </w:r>
      <w:r w:rsidRPr="0086309C">
        <w:rPr>
          <w:rFonts w:ascii="Times New Roman" w:eastAsia="微软雅黑" w:hAnsi="Times New Roman" w:cs="Times New Roman"/>
          <w:b/>
          <w:bCs/>
          <w:sz w:val="22"/>
          <w:szCs w:val="22"/>
        </w:rPr>
        <w:t>ROE</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118.47%</w:t>
      </w:r>
      <w:r w:rsidRPr="0086309C">
        <w:rPr>
          <w:rFonts w:ascii="Times New Roman" w:eastAsia="微软雅黑" w:hAnsi="Times New Roman" w:cs="Times New Roman"/>
          <w:sz w:val="22"/>
          <w:szCs w:val="22"/>
        </w:rPr>
        <w:t>（极高，说明杠杆效应显著）</w:t>
      </w:r>
    </w:p>
    <w:p w14:paraId="3C2E58B7" w14:textId="77777777" w:rsidR="0086309C" w:rsidRPr="0086309C" w:rsidRDefault="0086309C" w:rsidP="0086309C">
      <w:pPr>
        <w:numPr>
          <w:ilvl w:val="0"/>
          <w:numId w:val="8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资本收益率（</w:t>
      </w:r>
      <w:r w:rsidRPr="0086309C">
        <w:rPr>
          <w:rFonts w:ascii="Times New Roman" w:eastAsia="微软雅黑" w:hAnsi="Times New Roman" w:cs="Times New Roman"/>
          <w:b/>
          <w:bCs/>
          <w:sz w:val="22"/>
          <w:szCs w:val="22"/>
        </w:rPr>
        <w:t>ROA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21.88%</w:t>
      </w:r>
      <w:r w:rsidRPr="0086309C">
        <w:rPr>
          <w:rFonts w:ascii="Times New Roman" w:eastAsia="微软雅黑" w:hAnsi="Times New Roman" w:cs="Times New Roman"/>
          <w:sz w:val="22"/>
          <w:szCs w:val="22"/>
        </w:rPr>
        <w:t>（资产盈利能力强）</w:t>
      </w:r>
    </w:p>
    <w:p w14:paraId="590E46DC" w14:textId="77777777" w:rsidR="0086309C" w:rsidRPr="0086309C" w:rsidRDefault="0086309C" w:rsidP="0086309C">
      <w:pPr>
        <w:numPr>
          <w:ilvl w:val="0"/>
          <w:numId w:val="8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资本回报率（</w:t>
      </w:r>
      <w:r w:rsidRPr="0086309C">
        <w:rPr>
          <w:rFonts w:ascii="Times New Roman" w:eastAsia="微软雅黑" w:hAnsi="Times New Roman" w:cs="Times New Roman"/>
          <w:b/>
          <w:bCs/>
          <w:sz w:val="22"/>
          <w:szCs w:val="22"/>
        </w:rPr>
        <w:t>ROC</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33.88%</w:t>
      </w:r>
      <w:r w:rsidRPr="0086309C">
        <w:rPr>
          <w:rFonts w:ascii="Times New Roman" w:eastAsia="微软雅黑" w:hAnsi="Times New Roman" w:cs="Times New Roman"/>
          <w:sz w:val="22"/>
          <w:szCs w:val="22"/>
        </w:rPr>
        <w:t>（资本回报率较高）</w:t>
      </w:r>
    </w:p>
    <w:p w14:paraId="13C152B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t xml:space="preserve">AppLovin </w:t>
      </w:r>
      <w:r w:rsidRPr="0086309C">
        <w:rPr>
          <w:rFonts w:ascii="Times New Roman" w:eastAsia="微软雅黑" w:hAnsi="Times New Roman" w:cs="Times New Roman"/>
          <w:sz w:val="22"/>
          <w:szCs w:val="22"/>
        </w:rPr>
        <w:t>的盈利能力较强，</w:t>
      </w:r>
      <w:r w:rsidRPr="0086309C">
        <w:rPr>
          <w:rFonts w:ascii="Times New Roman" w:eastAsia="微软雅黑" w:hAnsi="Times New Roman" w:cs="Times New Roman"/>
          <w:b/>
          <w:bCs/>
          <w:sz w:val="22"/>
          <w:szCs w:val="22"/>
        </w:rPr>
        <w:t>毛利率和净利率在行业中排名靠前</w:t>
      </w:r>
      <w:r w:rsidRPr="0086309C">
        <w:rPr>
          <w:rFonts w:ascii="Times New Roman" w:eastAsia="微软雅黑" w:hAnsi="Times New Roman" w:cs="Times New Roman"/>
          <w:sz w:val="22"/>
          <w:szCs w:val="22"/>
        </w:rPr>
        <w:t>，但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ROE </w:t>
      </w:r>
      <w:r w:rsidRPr="0086309C">
        <w:rPr>
          <w:rFonts w:ascii="Times New Roman" w:eastAsia="微软雅黑" w:hAnsi="Times New Roman" w:cs="Times New Roman"/>
          <w:b/>
          <w:bCs/>
          <w:sz w:val="22"/>
          <w:szCs w:val="22"/>
        </w:rPr>
        <w:t>水平极高，主要是由于公司高杠杆</w:t>
      </w:r>
      <w:r w:rsidRPr="0086309C">
        <w:rPr>
          <w:rFonts w:ascii="Times New Roman" w:eastAsia="微软雅黑" w:hAnsi="Times New Roman" w:cs="Times New Roman"/>
          <w:sz w:val="22"/>
          <w:szCs w:val="22"/>
        </w:rPr>
        <w:t>，这意味着高回报的同时也伴随更高的财务风险。</w:t>
      </w:r>
    </w:p>
    <w:p w14:paraId="7A8F2CC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2C3F4D2">
          <v:rect id="_x0000_i1791" style="width:0;height:1.5pt" o:hralign="center" o:hrstd="t" o:hr="t" fillcolor="#a0a0a0" stroked="f"/>
        </w:pict>
      </w:r>
    </w:p>
    <w:p w14:paraId="61B63A5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成长能力分析</w:t>
      </w:r>
    </w:p>
    <w:p w14:paraId="26E815D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309B69FF" w14:textId="77777777" w:rsidR="0086309C" w:rsidRPr="0086309C" w:rsidRDefault="0086309C" w:rsidP="0086309C">
      <w:pPr>
        <w:numPr>
          <w:ilvl w:val="0"/>
          <w:numId w:val="89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年每股收入增长率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30.70%</w:t>
      </w:r>
    </w:p>
    <w:p w14:paraId="553E23A4" w14:textId="77777777" w:rsidR="0086309C" w:rsidRPr="0086309C" w:rsidRDefault="0086309C" w:rsidP="0086309C">
      <w:pPr>
        <w:numPr>
          <w:ilvl w:val="0"/>
          <w:numId w:val="89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年税息折旧及摊销前利润增长率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79.00%</w:t>
      </w:r>
    </w:p>
    <w:p w14:paraId="4BEA39C5" w14:textId="77777777" w:rsidR="0086309C" w:rsidRPr="0086309C" w:rsidRDefault="0086309C" w:rsidP="0086309C">
      <w:pPr>
        <w:numPr>
          <w:ilvl w:val="0"/>
          <w:numId w:val="89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年自由现金流增长率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68.10%</w:t>
      </w:r>
    </w:p>
    <w:p w14:paraId="73B729AF" w14:textId="77777777" w:rsidR="0086309C" w:rsidRPr="0086309C" w:rsidRDefault="0086309C" w:rsidP="0086309C">
      <w:pPr>
        <w:numPr>
          <w:ilvl w:val="0"/>
          <w:numId w:val="89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每股收益增长率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97.36%</w:t>
      </w:r>
    </w:p>
    <w:p w14:paraId="54C706B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r>
      <w:r w:rsidRPr="0086309C">
        <w:rPr>
          <w:rFonts w:ascii="Times New Roman" w:eastAsia="微软雅黑" w:hAnsi="Times New Roman" w:cs="Times New Roman"/>
          <w:sz w:val="22"/>
          <w:szCs w:val="22"/>
        </w:rPr>
        <w:t>公司收入和利润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增长速度较快</w:t>
      </w:r>
      <w:r w:rsidRPr="0086309C">
        <w:rPr>
          <w:rFonts w:ascii="Times New Roman" w:eastAsia="微软雅黑" w:hAnsi="Times New Roman" w:cs="Times New Roman"/>
          <w:sz w:val="22"/>
          <w:szCs w:val="22"/>
        </w:rPr>
        <w:t>，并且自由现金流增速也相对稳定，表明其商业模式的可持续性较强。但未来增长是否能持续，需要观察市场环境及竞争态势。</w:t>
      </w:r>
    </w:p>
    <w:p w14:paraId="7259D3A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293F6CD">
          <v:rect id="_x0000_i1792" style="width:0;height:1.5pt" o:hralign="center" o:hrstd="t" o:hr="t" fillcolor="#a0a0a0" stroked="f"/>
        </w:pict>
      </w:r>
    </w:p>
    <w:p w14:paraId="7B189AF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4. </w:t>
      </w:r>
      <w:r w:rsidRPr="0086309C">
        <w:rPr>
          <w:rFonts w:ascii="Times New Roman" w:eastAsia="微软雅黑" w:hAnsi="Times New Roman" w:cs="Times New Roman"/>
          <w:b/>
          <w:bCs/>
          <w:sz w:val="22"/>
          <w:szCs w:val="22"/>
        </w:rPr>
        <w:t>估值水平（</w:t>
      </w:r>
      <w:r w:rsidRPr="0086309C">
        <w:rPr>
          <w:rFonts w:ascii="Times New Roman" w:eastAsia="微软雅黑" w:hAnsi="Times New Roman" w:cs="Times New Roman"/>
          <w:b/>
          <w:bCs/>
          <w:sz w:val="22"/>
          <w:szCs w:val="22"/>
        </w:rPr>
        <w:t>1/10</w:t>
      </w:r>
      <w:r w:rsidRPr="0086309C">
        <w:rPr>
          <w:rFonts w:ascii="Times New Roman" w:eastAsia="微软雅黑" w:hAnsi="Times New Roman" w:cs="Times New Roman"/>
          <w:b/>
          <w:bCs/>
          <w:sz w:val="22"/>
          <w:szCs w:val="22"/>
        </w:rPr>
        <w:t>）</w:t>
      </w:r>
    </w:p>
    <w:p w14:paraId="79FD905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0F96D2F1" w14:textId="77777777" w:rsidR="0086309C" w:rsidRPr="0086309C" w:rsidRDefault="0086309C" w:rsidP="0086309C">
      <w:pPr>
        <w:numPr>
          <w:ilvl w:val="0"/>
          <w:numId w:val="8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市盈率（</w:t>
      </w:r>
      <w:r w:rsidRPr="0086309C">
        <w:rPr>
          <w:rFonts w:ascii="Times New Roman" w:eastAsia="微软雅黑" w:hAnsi="Times New Roman" w:cs="Times New Roman"/>
          <w:b/>
          <w:bCs/>
          <w:sz w:val="22"/>
          <w:szCs w:val="22"/>
        </w:rPr>
        <w:t>TTM</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114.79</w:t>
      </w:r>
      <w:r w:rsidRPr="0086309C">
        <w:rPr>
          <w:rFonts w:ascii="Times New Roman" w:eastAsia="微软雅黑" w:hAnsi="Times New Roman" w:cs="Times New Roman"/>
          <w:sz w:val="22"/>
          <w:szCs w:val="22"/>
        </w:rPr>
        <w:t>（估值极高）</w:t>
      </w:r>
    </w:p>
    <w:p w14:paraId="282714BC" w14:textId="77777777" w:rsidR="0086309C" w:rsidRPr="0086309C" w:rsidRDefault="0086309C" w:rsidP="0086309C">
      <w:pPr>
        <w:numPr>
          <w:ilvl w:val="0"/>
          <w:numId w:val="8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预测市盈率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62.42</w:t>
      </w:r>
      <w:r w:rsidRPr="0086309C">
        <w:rPr>
          <w:rFonts w:ascii="Times New Roman" w:eastAsia="微软雅黑" w:hAnsi="Times New Roman" w:cs="Times New Roman"/>
          <w:sz w:val="22"/>
          <w:szCs w:val="22"/>
        </w:rPr>
        <w:t>（即使未来盈利增长，估值依旧昂贵）</w:t>
      </w:r>
    </w:p>
    <w:p w14:paraId="7E533813" w14:textId="77777777" w:rsidR="0086309C" w:rsidRPr="0086309C" w:rsidRDefault="0086309C" w:rsidP="0086309C">
      <w:pPr>
        <w:numPr>
          <w:ilvl w:val="0"/>
          <w:numId w:val="8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市销率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31.15</w:t>
      </w:r>
      <w:r w:rsidRPr="0086309C">
        <w:rPr>
          <w:rFonts w:ascii="Times New Roman" w:eastAsia="微软雅黑" w:hAnsi="Times New Roman" w:cs="Times New Roman"/>
          <w:sz w:val="22"/>
          <w:szCs w:val="22"/>
        </w:rPr>
        <w:t>（高于行业平均）</w:t>
      </w:r>
    </w:p>
    <w:p w14:paraId="599B318E" w14:textId="77777777" w:rsidR="0086309C" w:rsidRPr="0086309C" w:rsidRDefault="0086309C" w:rsidP="0086309C">
      <w:pPr>
        <w:numPr>
          <w:ilvl w:val="0"/>
          <w:numId w:val="8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市净率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135.29</w:t>
      </w:r>
      <w:r w:rsidRPr="0086309C">
        <w:rPr>
          <w:rFonts w:ascii="Times New Roman" w:eastAsia="微软雅黑" w:hAnsi="Times New Roman" w:cs="Times New Roman"/>
          <w:sz w:val="22"/>
          <w:szCs w:val="22"/>
        </w:rPr>
        <w:t>（表明市场给予高估值溢价）</w:t>
      </w:r>
    </w:p>
    <w:p w14:paraId="31C8E9C8" w14:textId="77777777" w:rsidR="0086309C" w:rsidRPr="0086309C" w:rsidRDefault="0086309C" w:rsidP="0086309C">
      <w:pPr>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t xml:space="preserve">AppLovin </w:t>
      </w:r>
      <w:r w:rsidRPr="0086309C">
        <w:rPr>
          <w:rFonts w:ascii="Times New Roman" w:eastAsia="微软雅黑" w:hAnsi="Times New Roman" w:cs="Times New Roman"/>
          <w:sz w:val="22"/>
          <w:szCs w:val="22"/>
        </w:rPr>
        <w:t>目前的估值</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明显偏高</w:t>
      </w:r>
      <w:r w:rsidRPr="0086309C">
        <w:rPr>
          <w:rFonts w:ascii="Times New Roman" w:eastAsia="微软雅黑" w:hAnsi="Times New Roman" w:cs="Times New Roman"/>
          <w:sz w:val="22"/>
          <w:szCs w:val="22"/>
        </w:rPr>
        <w:t>，高市盈率、市销率和市净率均显示市场对其未来增长抱有较高预期。虽然公司盈利能力和增长性较强，但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当前价格可能已经反映了大部分增长预期</w:t>
      </w:r>
      <w:r w:rsidRPr="0086309C">
        <w:rPr>
          <w:rFonts w:ascii="Times New Roman" w:eastAsia="微软雅黑" w:hAnsi="Times New Roman" w:cs="Times New Roman"/>
          <w:sz w:val="22"/>
          <w:szCs w:val="22"/>
        </w:rPr>
        <w:t>，投资者需谨慎考虑未来增长能否支撑当前估值。</w:t>
      </w:r>
    </w:p>
    <w:p w14:paraId="03BD654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170007F">
          <v:rect id="_x0000_i1793" style="width:0;height:1.5pt" o:hralign="center" o:hrstd="t" o:hr="t" fillcolor="#a0a0a0" stroked="f"/>
        </w:pict>
      </w:r>
    </w:p>
    <w:p w14:paraId="13E3943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5. </w:t>
      </w:r>
      <w:r w:rsidRPr="0086309C">
        <w:rPr>
          <w:rFonts w:ascii="Times New Roman" w:eastAsia="微软雅黑" w:hAnsi="Times New Roman" w:cs="Times New Roman"/>
          <w:b/>
          <w:bCs/>
          <w:sz w:val="22"/>
          <w:szCs w:val="22"/>
        </w:rPr>
        <w:t>价格动量分析（</w:t>
      </w:r>
      <w:r w:rsidRPr="0086309C">
        <w:rPr>
          <w:rFonts w:ascii="Times New Roman" w:eastAsia="微软雅黑" w:hAnsi="Times New Roman" w:cs="Times New Roman"/>
          <w:b/>
          <w:bCs/>
          <w:sz w:val="22"/>
          <w:szCs w:val="22"/>
        </w:rPr>
        <w:t>3/10</w:t>
      </w:r>
      <w:r w:rsidRPr="0086309C">
        <w:rPr>
          <w:rFonts w:ascii="Times New Roman" w:eastAsia="微软雅黑" w:hAnsi="Times New Roman" w:cs="Times New Roman"/>
          <w:b/>
          <w:bCs/>
          <w:sz w:val="22"/>
          <w:szCs w:val="22"/>
        </w:rPr>
        <w:t>）</w:t>
      </w:r>
    </w:p>
    <w:p w14:paraId="1CBA9F2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3E78A7CF" w14:textId="77777777" w:rsidR="0086309C" w:rsidRPr="0086309C" w:rsidRDefault="0086309C" w:rsidP="0086309C">
      <w:pPr>
        <w:numPr>
          <w:ilvl w:val="0"/>
          <w:numId w:val="89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5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b/>
          <w:bCs/>
          <w:sz w:val="22"/>
          <w:szCs w:val="22"/>
        </w:rPr>
        <w:t xml:space="preserve">9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b/>
          <w:bCs/>
          <w:sz w:val="22"/>
          <w:szCs w:val="22"/>
        </w:rPr>
        <w:t xml:space="preserve">14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b/>
          <w:bCs/>
          <w:sz w:val="22"/>
          <w:szCs w:val="22"/>
        </w:rPr>
        <w:t xml:space="preserve"> RSI</w:t>
      </w:r>
      <w:r w:rsidRPr="0086309C">
        <w:rPr>
          <w:rFonts w:ascii="Times New Roman" w:eastAsia="微软雅黑" w:hAnsi="Times New Roman" w:cs="Times New Roman"/>
          <w:b/>
          <w:bCs/>
          <w:sz w:val="22"/>
          <w:szCs w:val="22"/>
        </w:rPr>
        <w:t>（相对强弱指标）</w:t>
      </w:r>
      <w:r w:rsidRPr="0086309C">
        <w:rPr>
          <w:rFonts w:ascii="Times New Roman" w:eastAsia="微软雅黑" w:hAnsi="Times New Roman" w:cs="Times New Roman"/>
          <w:sz w:val="22"/>
          <w:szCs w:val="22"/>
        </w:rPr>
        <w:t>：均接近</w:t>
      </w:r>
      <w:r w:rsidRPr="0086309C">
        <w:rPr>
          <w:rFonts w:ascii="Times New Roman" w:eastAsia="微软雅黑" w:hAnsi="Times New Roman" w:cs="Times New Roman"/>
          <w:sz w:val="22"/>
          <w:szCs w:val="22"/>
        </w:rPr>
        <w:t xml:space="preserve"> 55-57</w:t>
      </w:r>
      <w:r w:rsidRPr="0086309C">
        <w:rPr>
          <w:rFonts w:ascii="Times New Roman" w:eastAsia="微软雅黑" w:hAnsi="Times New Roman" w:cs="Times New Roman"/>
          <w:sz w:val="22"/>
          <w:szCs w:val="22"/>
        </w:rPr>
        <w:t>，表明股价短期仍有上行动能</w:t>
      </w:r>
    </w:p>
    <w:p w14:paraId="35CA87B7" w14:textId="77777777" w:rsidR="0086309C" w:rsidRPr="0086309C" w:rsidRDefault="0086309C" w:rsidP="0086309C">
      <w:pPr>
        <w:numPr>
          <w:ilvl w:val="0"/>
          <w:numId w:val="89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6 </w:t>
      </w:r>
      <w:r w:rsidRPr="0086309C">
        <w:rPr>
          <w:rFonts w:ascii="Times New Roman" w:eastAsia="微软雅黑" w:hAnsi="Times New Roman" w:cs="Times New Roman"/>
          <w:b/>
          <w:bCs/>
          <w:sz w:val="22"/>
          <w:szCs w:val="22"/>
        </w:rPr>
        <w:t>个月动量因子</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422.27</w:t>
      </w:r>
      <w:r w:rsidRPr="0086309C">
        <w:rPr>
          <w:rFonts w:ascii="Times New Roman" w:eastAsia="微软雅黑" w:hAnsi="Times New Roman" w:cs="Times New Roman"/>
          <w:sz w:val="22"/>
          <w:szCs w:val="22"/>
        </w:rPr>
        <w:t>（较强）</w:t>
      </w:r>
    </w:p>
    <w:p w14:paraId="35C55751" w14:textId="77777777" w:rsidR="0086309C" w:rsidRPr="0086309C" w:rsidRDefault="0086309C" w:rsidP="0086309C">
      <w:pPr>
        <w:numPr>
          <w:ilvl w:val="0"/>
          <w:numId w:val="89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12 </w:t>
      </w:r>
      <w:r w:rsidRPr="0086309C">
        <w:rPr>
          <w:rFonts w:ascii="Times New Roman" w:eastAsia="微软雅黑" w:hAnsi="Times New Roman" w:cs="Times New Roman"/>
          <w:b/>
          <w:bCs/>
          <w:sz w:val="22"/>
          <w:szCs w:val="22"/>
        </w:rPr>
        <w:t>个月动量因子</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671.00</w:t>
      </w:r>
      <w:r w:rsidRPr="0086309C">
        <w:rPr>
          <w:rFonts w:ascii="Times New Roman" w:eastAsia="微软雅黑" w:hAnsi="Times New Roman" w:cs="Times New Roman"/>
          <w:sz w:val="22"/>
          <w:szCs w:val="22"/>
        </w:rPr>
        <w:t>（较强）</w:t>
      </w:r>
    </w:p>
    <w:p w14:paraId="6EB37E1D"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r>
      <w:r w:rsidRPr="0086309C">
        <w:rPr>
          <w:rFonts w:ascii="Times New Roman" w:eastAsia="微软雅黑" w:hAnsi="Times New Roman" w:cs="Times New Roman"/>
          <w:sz w:val="22"/>
          <w:szCs w:val="22"/>
        </w:rPr>
        <w:t>股价近期仍处于强势趋势中，过去</w:t>
      </w:r>
      <w:r w:rsidRPr="0086309C">
        <w:rPr>
          <w:rFonts w:ascii="Times New Roman" w:eastAsia="微软雅黑" w:hAnsi="Times New Roman" w:cs="Times New Roman"/>
          <w:sz w:val="22"/>
          <w:szCs w:val="22"/>
        </w:rPr>
        <w:t xml:space="preserve"> 6-12 </w:t>
      </w:r>
      <w:r w:rsidRPr="0086309C">
        <w:rPr>
          <w:rFonts w:ascii="Times New Roman" w:eastAsia="微软雅黑" w:hAnsi="Times New Roman" w:cs="Times New Roman"/>
          <w:sz w:val="22"/>
          <w:szCs w:val="22"/>
        </w:rPr>
        <w:t>个月上涨趋势明显。然而，动量指标较高可能意味着市场情绪过热，存在短期回调风险。</w:t>
      </w:r>
    </w:p>
    <w:p w14:paraId="76FA078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0CFE2CE">
          <v:rect id="_x0000_i1794" style="width:0;height:1.5pt" o:hralign="center" o:hrstd="t" o:hr="t" fillcolor="#a0a0a0" stroked="f"/>
        </w:pict>
      </w:r>
    </w:p>
    <w:p w14:paraId="70FEF27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6. </w:t>
      </w:r>
      <w:r w:rsidRPr="0086309C">
        <w:rPr>
          <w:rFonts w:ascii="Times New Roman" w:eastAsia="微软雅黑" w:hAnsi="Times New Roman" w:cs="Times New Roman"/>
          <w:b/>
          <w:bCs/>
          <w:sz w:val="22"/>
          <w:szCs w:val="22"/>
        </w:rPr>
        <w:t>流动性分析</w:t>
      </w:r>
    </w:p>
    <w:p w14:paraId="7FA9DE1B"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32BAA845" w14:textId="77777777" w:rsidR="0086309C" w:rsidRPr="0086309C" w:rsidRDefault="0086309C" w:rsidP="0086309C">
      <w:pPr>
        <w:numPr>
          <w:ilvl w:val="0"/>
          <w:numId w:val="8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流动比率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2.41</w:t>
      </w:r>
      <w:r w:rsidRPr="0086309C">
        <w:rPr>
          <w:rFonts w:ascii="Times New Roman" w:eastAsia="微软雅黑" w:hAnsi="Times New Roman" w:cs="Times New Roman"/>
          <w:sz w:val="22"/>
          <w:szCs w:val="22"/>
        </w:rPr>
        <w:t>（短期偿债能力良好）</w:t>
      </w:r>
    </w:p>
    <w:p w14:paraId="3DD63FA6" w14:textId="77777777" w:rsidR="0086309C" w:rsidRPr="0086309C" w:rsidRDefault="0086309C" w:rsidP="0086309C">
      <w:pPr>
        <w:numPr>
          <w:ilvl w:val="0"/>
          <w:numId w:val="8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速动比率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2.41</w:t>
      </w:r>
      <w:r w:rsidRPr="0086309C">
        <w:rPr>
          <w:rFonts w:ascii="Times New Roman" w:eastAsia="微软雅黑" w:hAnsi="Times New Roman" w:cs="Times New Roman"/>
          <w:sz w:val="22"/>
          <w:szCs w:val="22"/>
        </w:rPr>
        <w:t>（流动性较充足）</w:t>
      </w:r>
    </w:p>
    <w:p w14:paraId="5F54A250" w14:textId="77777777" w:rsidR="0086309C" w:rsidRPr="0086309C" w:rsidRDefault="0086309C" w:rsidP="0086309C">
      <w:pPr>
        <w:numPr>
          <w:ilvl w:val="0"/>
          <w:numId w:val="8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现金比率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0.73</w:t>
      </w:r>
      <w:r w:rsidRPr="0086309C">
        <w:rPr>
          <w:rFonts w:ascii="Times New Roman" w:eastAsia="微软雅黑" w:hAnsi="Times New Roman" w:cs="Times New Roman"/>
          <w:sz w:val="22"/>
          <w:szCs w:val="22"/>
        </w:rPr>
        <w:t>（现金储备较低）</w:t>
      </w:r>
    </w:p>
    <w:p w14:paraId="4CE3BD30" w14:textId="77777777" w:rsidR="0086309C" w:rsidRPr="0086309C" w:rsidRDefault="0086309C" w:rsidP="0086309C">
      <w:pPr>
        <w:numPr>
          <w:ilvl w:val="0"/>
          <w:numId w:val="8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应收账款周转天数</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86.79 </w:t>
      </w:r>
      <w:r w:rsidRPr="0086309C">
        <w:rPr>
          <w:rFonts w:ascii="Times New Roman" w:eastAsia="微软雅黑" w:hAnsi="Times New Roman" w:cs="Times New Roman"/>
          <w:sz w:val="22"/>
          <w:szCs w:val="22"/>
        </w:rPr>
        <w:t>天</w:t>
      </w:r>
    </w:p>
    <w:p w14:paraId="57DDCA61" w14:textId="77777777" w:rsidR="0086309C" w:rsidRPr="0086309C" w:rsidRDefault="0086309C" w:rsidP="0086309C">
      <w:pPr>
        <w:numPr>
          <w:ilvl w:val="0"/>
          <w:numId w:val="8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应付账款周转天数</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121.12 </w:t>
      </w:r>
      <w:r w:rsidRPr="0086309C">
        <w:rPr>
          <w:rFonts w:ascii="Times New Roman" w:eastAsia="微软雅黑" w:hAnsi="Times New Roman" w:cs="Times New Roman"/>
          <w:sz w:val="22"/>
          <w:szCs w:val="22"/>
        </w:rPr>
        <w:t>天（账款周期较长）</w:t>
      </w:r>
    </w:p>
    <w:p w14:paraId="72A9D350"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t xml:space="preserve">AppLovin </w:t>
      </w:r>
      <w:r w:rsidRPr="0086309C">
        <w:rPr>
          <w:rFonts w:ascii="Times New Roman" w:eastAsia="微软雅黑" w:hAnsi="Times New Roman" w:cs="Times New Roman"/>
          <w:sz w:val="22"/>
          <w:szCs w:val="22"/>
        </w:rPr>
        <w:t>的短期流动性较好，但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现金比率较低</w:t>
      </w:r>
      <w:r w:rsidRPr="0086309C">
        <w:rPr>
          <w:rFonts w:ascii="Times New Roman" w:eastAsia="微软雅黑" w:hAnsi="Times New Roman" w:cs="Times New Roman"/>
          <w:sz w:val="22"/>
          <w:szCs w:val="22"/>
        </w:rPr>
        <w:t>，表明公司的运营资金更多依赖于应收账款和短期负债。</w:t>
      </w:r>
    </w:p>
    <w:p w14:paraId="781C895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23CA412">
          <v:rect id="_x0000_i1795" style="width:0;height:1.5pt" o:hralign="center" o:hrstd="t" o:hr="t" fillcolor="#a0a0a0" stroked="f"/>
        </w:pict>
      </w:r>
    </w:p>
    <w:p w14:paraId="79CEA4C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7. </w:t>
      </w:r>
      <w:r w:rsidRPr="0086309C">
        <w:rPr>
          <w:rFonts w:ascii="Times New Roman" w:eastAsia="微软雅黑" w:hAnsi="Times New Roman" w:cs="Times New Roman"/>
          <w:b/>
          <w:bCs/>
          <w:sz w:val="22"/>
          <w:szCs w:val="22"/>
        </w:rPr>
        <w:t>股利及回购</w:t>
      </w:r>
    </w:p>
    <w:p w14:paraId="07953B98"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关键指标：</w:t>
      </w:r>
    </w:p>
    <w:p w14:paraId="031BF816" w14:textId="77777777" w:rsidR="0086309C" w:rsidRPr="0086309C" w:rsidRDefault="0086309C" w:rsidP="0086309C">
      <w:pPr>
        <w:numPr>
          <w:ilvl w:val="0"/>
          <w:numId w:val="89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年股票回购增长率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1.70%</w:t>
      </w:r>
      <w:r w:rsidRPr="0086309C">
        <w:rPr>
          <w:rFonts w:ascii="Times New Roman" w:eastAsia="微软雅黑" w:hAnsi="Times New Roman" w:cs="Times New Roman"/>
          <w:sz w:val="22"/>
          <w:szCs w:val="22"/>
        </w:rPr>
        <w:t>（股东回报率较低）</w:t>
      </w:r>
    </w:p>
    <w:p w14:paraId="63090A81"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总结：</w:t>
      </w:r>
      <w:r w:rsidRPr="0086309C">
        <w:rPr>
          <w:rFonts w:ascii="Times New Roman" w:eastAsia="微软雅黑" w:hAnsi="Times New Roman" w:cs="Times New Roman"/>
          <w:sz w:val="22"/>
          <w:szCs w:val="22"/>
        </w:rPr>
        <w:br/>
      </w:r>
      <w:r w:rsidRPr="0086309C">
        <w:rPr>
          <w:rFonts w:ascii="Times New Roman" w:eastAsia="微软雅黑" w:hAnsi="Times New Roman" w:cs="Times New Roman"/>
          <w:sz w:val="22"/>
          <w:szCs w:val="22"/>
        </w:rPr>
        <w:t>公司</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并不支付股息，且股票回购力度较低</w:t>
      </w:r>
      <w:r w:rsidRPr="0086309C">
        <w:rPr>
          <w:rFonts w:ascii="Times New Roman" w:eastAsia="微软雅黑" w:hAnsi="Times New Roman" w:cs="Times New Roman"/>
          <w:sz w:val="22"/>
          <w:szCs w:val="22"/>
        </w:rPr>
        <w:t>，表明管理层将大部分利润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用于业务扩张，而非直接回馈股东</w:t>
      </w:r>
      <w:r w:rsidRPr="0086309C">
        <w:rPr>
          <w:rFonts w:ascii="Times New Roman" w:eastAsia="微软雅黑" w:hAnsi="Times New Roman" w:cs="Times New Roman"/>
          <w:sz w:val="22"/>
          <w:szCs w:val="22"/>
        </w:rPr>
        <w:t>。</w:t>
      </w:r>
    </w:p>
    <w:p w14:paraId="6CE4DEA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B6F18F7">
          <v:rect id="_x0000_i1796" style="width:0;height:1.5pt" o:hralign="center" o:hrstd="t" o:hr="t" fillcolor="#a0a0a0" stroked="f"/>
        </w:pict>
      </w:r>
    </w:p>
    <w:p w14:paraId="233E1A03"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综合结论</w:t>
      </w:r>
    </w:p>
    <w:p w14:paraId="2078B63D"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优势：</w:t>
      </w:r>
    </w:p>
    <w:p w14:paraId="51F41122" w14:textId="77777777" w:rsidR="0086309C" w:rsidRPr="0086309C" w:rsidRDefault="0086309C" w:rsidP="0086309C">
      <w:pPr>
        <w:numPr>
          <w:ilvl w:val="0"/>
          <w:numId w:val="89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盈利能力强</w:t>
      </w:r>
      <w:r w:rsidRPr="0086309C">
        <w:rPr>
          <w:rFonts w:ascii="Times New Roman" w:eastAsia="微软雅黑" w:hAnsi="Times New Roman" w:cs="Times New Roman"/>
          <w:sz w:val="22"/>
          <w:szCs w:val="22"/>
        </w:rPr>
        <w:t>，毛利率、净利率、</w:t>
      </w:r>
      <w:r w:rsidRPr="0086309C">
        <w:rPr>
          <w:rFonts w:ascii="Times New Roman" w:eastAsia="微软雅黑" w:hAnsi="Times New Roman" w:cs="Times New Roman"/>
          <w:sz w:val="22"/>
          <w:szCs w:val="22"/>
        </w:rPr>
        <w:t xml:space="preserve">ROE </w:t>
      </w:r>
      <w:r w:rsidRPr="0086309C">
        <w:rPr>
          <w:rFonts w:ascii="Times New Roman" w:eastAsia="微软雅黑" w:hAnsi="Times New Roman" w:cs="Times New Roman"/>
          <w:sz w:val="22"/>
          <w:szCs w:val="22"/>
        </w:rPr>
        <w:t>及</w:t>
      </w:r>
      <w:r w:rsidRPr="0086309C">
        <w:rPr>
          <w:rFonts w:ascii="Times New Roman" w:eastAsia="微软雅黑" w:hAnsi="Times New Roman" w:cs="Times New Roman"/>
          <w:sz w:val="22"/>
          <w:szCs w:val="22"/>
        </w:rPr>
        <w:t xml:space="preserve"> ROA </w:t>
      </w:r>
      <w:r w:rsidRPr="0086309C">
        <w:rPr>
          <w:rFonts w:ascii="Times New Roman" w:eastAsia="微软雅黑" w:hAnsi="Times New Roman" w:cs="Times New Roman"/>
          <w:sz w:val="22"/>
          <w:szCs w:val="22"/>
        </w:rPr>
        <w:t>均在行业中处于较高水平。</w:t>
      </w:r>
    </w:p>
    <w:p w14:paraId="1B42306D" w14:textId="77777777" w:rsidR="0086309C" w:rsidRPr="0086309C" w:rsidRDefault="0086309C" w:rsidP="0086309C">
      <w:pPr>
        <w:numPr>
          <w:ilvl w:val="0"/>
          <w:numId w:val="89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增长潜力较强</w:t>
      </w:r>
      <w:r w:rsidRPr="0086309C">
        <w:rPr>
          <w:rFonts w:ascii="Times New Roman" w:eastAsia="微软雅黑" w:hAnsi="Times New Roman" w:cs="Times New Roman"/>
          <w:sz w:val="22"/>
          <w:szCs w:val="22"/>
        </w:rPr>
        <w:t>，收入、利润和自由现金流增长率均较高。</w:t>
      </w:r>
    </w:p>
    <w:p w14:paraId="55488EBA" w14:textId="77777777" w:rsidR="0086309C" w:rsidRPr="0086309C" w:rsidRDefault="0086309C" w:rsidP="0086309C">
      <w:pPr>
        <w:numPr>
          <w:ilvl w:val="0"/>
          <w:numId w:val="89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动量趋势较强</w:t>
      </w:r>
      <w:r w:rsidRPr="0086309C">
        <w:rPr>
          <w:rFonts w:ascii="Times New Roman" w:eastAsia="微软雅黑" w:hAnsi="Times New Roman" w:cs="Times New Roman"/>
          <w:sz w:val="22"/>
          <w:szCs w:val="22"/>
        </w:rPr>
        <w:t>，股价在过去</w:t>
      </w:r>
      <w:r w:rsidRPr="0086309C">
        <w:rPr>
          <w:rFonts w:ascii="Times New Roman" w:eastAsia="微软雅黑" w:hAnsi="Times New Roman" w:cs="Times New Roman"/>
          <w:sz w:val="22"/>
          <w:szCs w:val="22"/>
        </w:rPr>
        <w:t xml:space="preserve"> 6-12 </w:t>
      </w:r>
      <w:r w:rsidRPr="0086309C">
        <w:rPr>
          <w:rFonts w:ascii="Times New Roman" w:eastAsia="微软雅黑" w:hAnsi="Times New Roman" w:cs="Times New Roman"/>
          <w:sz w:val="22"/>
          <w:szCs w:val="22"/>
        </w:rPr>
        <w:t>个月内上涨显著。</w:t>
      </w:r>
    </w:p>
    <w:p w14:paraId="5B985A33" w14:textId="77777777" w:rsidR="0086309C" w:rsidRPr="0086309C" w:rsidRDefault="0086309C" w:rsidP="0086309C">
      <w:pPr>
        <w:numPr>
          <w:ilvl w:val="0"/>
          <w:numId w:val="89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资本回报率（</w:t>
      </w:r>
      <w:r w:rsidRPr="0086309C">
        <w:rPr>
          <w:rFonts w:ascii="Times New Roman" w:eastAsia="微软雅黑" w:hAnsi="Times New Roman" w:cs="Times New Roman"/>
          <w:b/>
          <w:bCs/>
          <w:sz w:val="22"/>
          <w:szCs w:val="22"/>
        </w:rPr>
        <w:t>ROIC</w:t>
      </w:r>
      <w:r w:rsidRPr="0086309C">
        <w:rPr>
          <w:rFonts w:ascii="Times New Roman" w:eastAsia="微软雅黑" w:hAnsi="Times New Roman" w:cs="Times New Roman"/>
          <w:b/>
          <w:bCs/>
          <w:sz w:val="22"/>
          <w:szCs w:val="22"/>
        </w:rPr>
        <w:t>）远高于资本成本（</w:t>
      </w:r>
      <w:r w:rsidRPr="0086309C">
        <w:rPr>
          <w:rFonts w:ascii="Times New Roman" w:eastAsia="微软雅黑" w:hAnsi="Times New Roman" w:cs="Times New Roman"/>
          <w:b/>
          <w:bCs/>
          <w:sz w:val="22"/>
          <w:szCs w:val="22"/>
        </w:rPr>
        <w:t>WACC</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，表明业务运营仍在创造价值。</w:t>
      </w:r>
    </w:p>
    <w:p w14:paraId="7EC92E31"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Symbol" w:eastAsia="微软雅黑" w:hAnsi="Segoe UI Symbol" w:cs="Segoe UI Symbol"/>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主要风险：</w:t>
      </w:r>
    </w:p>
    <w:p w14:paraId="06FDFB93" w14:textId="77777777" w:rsidR="0086309C" w:rsidRPr="0086309C" w:rsidRDefault="0086309C" w:rsidP="0086309C">
      <w:pPr>
        <w:numPr>
          <w:ilvl w:val="0"/>
          <w:numId w:val="89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估值水平过高</w:t>
      </w:r>
      <w:r w:rsidRPr="0086309C">
        <w:rPr>
          <w:rFonts w:ascii="Times New Roman" w:eastAsia="微软雅黑" w:hAnsi="Times New Roman" w:cs="Times New Roman"/>
          <w:sz w:val="22"/>
          <w:szCs w:val="22"/>
        </w:rPr>
        <w:t>，市盈率远超行业平均，市场已对公司未来增长定价。</w:t>
      </w:r>
    </w:p>
    <w:p w14:paraId="58A8EDEC" w14:textId="77777777" w:rsidR="0086309C" w:rsidRPr="0086309C" w:rsidRDefault="0086309C" w:rsidP="0086309C">
      <w:pPr>
        <w:numPr>
          <w:ilvl w:val="0"/>
          <w:numId w:val="89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财务杠杆较高</w:t>
      </w:r>
      <w:r w:rsidRPr="0086309C">
        <w:rPr>
          <w:rFonts w:ascii="Times New Roman" w:eastAsia="微软雅黑" w:hAnsi="Times New Roman" w:cs="Times New Roman"/>
          <w:sz w:val="22"/>
          <w:szCs w:val="22"/>
        </w:rPr>
        <w:t>，负债率高达</w:t>
      </w:r>
      <w:r w:rsidRPr="0086309C">
        <w:rPr>
          <w:rFonts w:ascii="Times New Roman" w:eastAsia="微软雅黑" w:hAnsi="Times New Roman" w:cs="Times New Roman"/>
          <w:sz w:val="22"/>
          <w:szCs w:val="22"/>
        </w:rPr>
        <w:t xml:space="preserve"> 231%</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ROE </w:t>
      </w:r>
      <w:r w:rsidRPr="0086309C">
        <w:rPr>
          <w:rFonts w:ascii="Times New Roman" w:eastAsia="微软雅黑" w:hAnsi="Times New Roman" w:cs="Times New Roman"/>
          <w:sz w:val="22"/>
          <w:szCs w:val="22"/>
        </w:rPr>
        <w:t>受杠杆影响较大。</w:t>
      </w:r>
    </w:p>
    <w:p w14:paraId="63BC676D" w14:textId="77777777" w:rsidR="0086309C" w:rsidRPr="0086309C" w:rsidRDefault="0086309C" w:rsidP="0086309C">
      <w:pPr>
        <w:numPr>
          <w:ilvl w:val="0"/>
          <w:numId w:val="89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现金流管理存隐患</w:t>
      </w:r>
      <w:r w:rsidRPr="0086309C">
        <w:rPr>
          <w:rFonts w:ascii="Times New Roman" w:eastAsia="微软雅黑" w:hAnsi="Times New Roman" w:cs="Times New Roman"/>
          <w:sz w:val="22"/>
          <w:szCs w:val="22"/>
        </w:rPr>
        <w:t>，现金负债率低，未来可能需要额外融资支持增长。</w:t>
      </w:r>
    </w:p>
    <w:p w14:paraId="4DD8A1A1" w14:textId="77777777" w:rsidR="0086309C" w:rsidRPr="0086309C" w:rsidRDefault="0086309C" w:rsidP="0086309C">
      <w:pPr>
        <w:numPr>
          <w:ilvl w:val="0"/>
          <w:numId w:val="89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股东回报较低</w:t>
      </w:r>
      <w:r w:rsidRPr="0086309C">
        <w:rPr>
          <w:rFonts w:ascii="Times New Roman" w:eastAsia="微软雅黑" w:hAnsi="Times New Roman" w:cs="Times New Roman"/>
          <w:sz w:val="22"/>
          <w:szCs w:val="22"/>
        </w:rPr>
        <w:t>，无分红且回购力度较小。</w:t>
      </w:r>
    </w:p>
    <w:p w14:paraId="0ABD7FF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pict w14:anchorId="601D732D">
          <v:rect id="_x0000_i1797" style="width:0;height:1.5pt" o:hralign="center" o:hrstd="t" o:hr="t" fillcolor="#a0a0a0" stroked="f"/>
        </w:pict>
      </w:r>
    </w:p>
    <w:p w14:paraId="22E23451"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投资建议</w:t>
      </w:r>
    </w:p>
    <w:p w14:paraId="5AFDD340" w14:textId="77777777" w:rsidR="0086309C" w:rsidRPr="0086309C" w:rsidRDefault="0086309C" w:rsidP="0086309C">
      <w:pPr>
        <w:numPr>
          <w:ilvl w:val="0"/>
          <w:numId w:val="89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短期交易者</w:t>
      </w:r>
      <w:r w:rsidRPr="0086309C">
        <w:rPr>
          <w:rFonts w:ascii="Times New Roman" w:eastAsia="微软雅黑" w:hAnsi="Times New Roman" w:cs="Times New Roman"/>
          <w:sz w:val="22"/>
          <w:szCs w:val="22"/>
        </w:rPr>
        <w:t>：动量趋势强劲，若财报（</w:t>
      </w:r>
      <w:r w:rsidRPr="0086309C">
        <w:rPr>
          <w:rFonts w:ascii="Times New Roman" w:eastAsia="微软雅黑" w:hAnsi="Times New Roman" w:cs="Times New Roman"/>
          <w:sz w:val="22"/>
          <w:szCs w:val="22"/>
        </w:rPr>
        <w:t xml:space="preserve">2 </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 xml:space="preserve"> 12 </w:t>
      </w:r>
      <w:r w:rsidRPr="0086309C">
        <w:rPr>
          <w:rFonts w:ascii="Times New Roman" w:eastAsia="微软雅黑" w:hAnsi="Times New Roman" w:cs="Times New Roman"/>
          <w:sz w:val="22"/>
          <w:szCs w:val="22"/>
        </w:rPr>
        <w:t>日）超预期，股价可能继续上涨，但高估值可能限制涨幅。</w:t>
      </w:r>
    </w:p>
    <w:p w14:paraId="569E378F" w14:textId="77777777" w:rsidR="0086309C" w:rsidRPr="0086309C" w:rsidRDefault="0086309C" w:rsidP="0086309C">
      <w:pPr>
        <w:numPr>
          <w:ilvl w:val="0"/>
          <w:numId w:val="89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长期投资者</w:t>
      </w:r>
      <w:r w:rsidRPr="0086309C">
        <w:rPr>
          <w:rFonts w:ascii="Times New Roman" w:eastAsia="微软雅黑" w:hAnsi="Times New Roman" w:cs="Times New Roman"/>
          <w:sz w:val="22"/>
          <w:szCs w:val="22"/>
        </w:rPr>
        <w:t>：公司增长前景良好，但当前估值较高，建议等待更合理的入场点，或者在回调时建仓。</w:t>
      </w:r>
    </w:p>
    <w:p w14:paraId="0EC645B7" w14:textId="77777777" w:rsidR="0086309C" w:rsidRPr="0086309C" w:rsidRDefault="0086309C" w:rsidP="0086309C">
      <w:pPr>
        <w:numPr>
          <w:ilvl w:val="0"/>
          <w:numId w:val="89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风险管理</w:t>
      </w:r>
      <w:r w:rsidRPr="0086309C">
        <w:rPr>
          <w:rFonts w:ascii="Times New Roman" w:eastAsia="微软雅黑" w:hAnsi="Times New Roman" w:cs="Times New Roman"/>
          <w:sz w:val="22"/>
          <w:szCs w:val="22"/>
        </w:rPr>
        <w:t>：需密切关注债务水平、未来盈利增长能否匹配高估值，以及短期股价波动风险。</w:t>
      </w:r>
    </w:p>
    <w:p w14:paraId="676D2C0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4D86F12">
          <v:rect id="_x0000_i1798" style="width:0;height:1.5pt" o:hralign="center" o:hrstd="t" o:hr="t" fillcolor="#a0a0a0" stroked="f"/>
        </w:pict>
      </w:r>
    </w:p>
    <w:p w14:paraId="623E4136"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最终结论</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br/>
        <w:t xml:space="preserve">AppLovin </w:t>
      </w:r>
      <w:r w:rsidRPr="0086309C">
        <w:rPr>
          <w:rFonts w:ascii="Times New Roman" w:eastAsia="微软雅黑" w:hAnsi="Times New Roman" w:cs="Times New Roman"/>
          <w:sz w:val="22"/>
          <w:szCs w:val="22"/>
        </w:rPr>
        <w:t>是一家</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高增长、高盈利的公司，但估值已处于高位，投资者需警惕市场情绪回落带来的潜在调整风险</w:t>
      </w:r>
      <w:r w:rsidRPr="0086309C">
        <w:rPr>
          <w:rFonts w:ascii="Times New Roman" w:eastAsia="微软雅黑" w:hAnsi="Times New Roman" w:cs="Times New Roman"/>
          <w:sz w:val="22"/>
          <w:szCs w:val="22"/>
        </w:rPr>
        <w:t>。</w:t>
      </w:r>
    </w:p>
    <w:p w14:paraId="0958917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 Corp</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）竞争对比分析</w:t>
      </w:r>
    </w:p>
    <w:p w14:paraId="25D0EB01"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369"/>
        <w:gridCol w:w="1607"/>
        <w:gridCol w:w="1474"/>
        <w:gridCol w:w="1670"/>
        <w:gridCol w:w="1379"/>
        <w:gridCol w:w="1851"/>
      </w:tblGrid>
      <w:tr w:rsidR="0086309C" w:rsidRPr="0086309C" w14:paraId="63ACCFB4"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D4535D"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1E8EF400"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AppLovin (APP)</w:t>
            </w:r>
          </w:p>
        </w:tc>
        <w:tc>
          <w:tcPr>
            <w:tcW w:w="0" w:type="auto"/>
            <w:hideMark/>
          </w:tcPr>
          <w:p w14:paraId="6D3355FA"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Adobe (ADBE)</w:t>
            </w:r>
          </w:p>
        </w:tc>
        <w:tc>
          <w:tcPr>
            <w:tcW w:w="0" w:type="auto"/>
            <w:hideMark/>
          </w:tcPr>
          <w:p w14:paraId="65763794"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Salesforce (CRM)</w:t>
            </w:r>
          </w:p>
        </w:tc>
        <w:tc>
          <w:tcPr>
            <w:tcW w:w="0" w:type="auto"/>
            <w:hideMark/>
          </w:tcPr>
          <w:p w14:paraId="033F0801"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Intuit (INTU)</w:t>
            </w:r>
          </w:p>
        </w:tc>
        <w:tc>
          <w:tcPr>
            <w:tcW w:w="0" w:type="auto"/>
            <w:hideMark/>
          </w:tcPr>
          <w:p w14:paraId="2422BCAC"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ServiceNow (NOW)</w:t>
            </w:r>
          </w:p>
        </w:tc>
      </w:tr>
      <w:tr w:rsidR="0086309C" w:rsidRPr="0086309C" w14:paraId="7E4D42BE"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A9063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当前股价</w:t>
            </w:r>
          </w:p>
        </w:tc>
        <w:tc>
          <w:tcPr>
            <w:tcW w:w="0" w:type="auto"/>
            <w:hideMark/>
          </w:tcPr>
          <w:p w14:paraId="2A60D71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$378.22</w:t>
            </w:r>
          </w:p>
        </w:tc>
        <w:tc>
          <w:tcPr>
            <w:tcW w:w="0" w:type="auto"/>
            <w:hideMark/>
          </w:tcPr>
          <w:p w14:paraId="6029005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$439.15</w:t>
            </w:r>
          </w:p>
        </w:tc>
        <w:tc>
          <w:tcPr>
            <w:tcW w:w="0" w:type="auto"/>
            <w:hideMark/>
          </w:tcPr>
          <w:p w14:paraId="1FFF327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$335.52</w:t>
            </w:r>
          </w:p>
        </w:tc>
        <w:tc>
          <w:tcPr>
            <w:tcW w:w="0" w:type="auto"/>
            <w:hideMark/>
          </w:tcPr>
          <w:p w14:paraId="1C40F5A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$589.03</w:t>
            </w:r>
          </w:p>
        </w:tc>
        <w:tc>
          <w:tcPr>
            <w:tcW w:w="0" w:type="auto"/>
            <w:hideMark/>
          </w:tcPr>
          <w:p w14:paraId="031CAE0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$1032.19</w:t>
            </w:r>
          </w:p>
        </w:tc>
      </w:tr>
      <w:tr w:rsidR="0086309C" w:rsidRPr="0086309C" w14:paraId="2608EEA1"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5066B0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市值</w:t>
            </w:r>
            <w:r w:rsidRPr="0086309C">
              <w:rPr>
                <w:rFonts w:ascii="Times New Roman" w:eastAsia="微软雅黑" w:hAnsi="Times New Roman" w:cs="Times New Roman"/>
                <w:sz w:val="22"/>
                <w:szCs w:val="22"/>
              </w:rPr>
              <w:t xml:space="preserve"> (¥)</w:t>
            </w:r>
          </w:p>
        </w:tc>
        <w:tc>
          <w:tcPr>
            <w:tcW w:w="0" w:type="auto"/>
            <w:hideMark/>
          </w:tcPr>
          <w:p w14:paraId="12460EE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9,260.24 </w:t>
            </w:r>
            <w:r w:rsidRPr="0086309C">
              <w:rPr>
                <w:rFonts w:ascii="Times New Roman" w:eastAsia="微软雅黑" w:hAnsi="Times New Roman" w:cs="Times New Roman"/>
                <w:b/>
                <w:bCs/>
                <w:sz w:val="22"/>
                <w:szCs w:val="22"/>
              </w:rPr>
              <w:t>亿</w:t>
            </w:r>
          </w:p>
        </w:tc>
        <w:tc>
          <w:tcPr>
            <w:tcW w:w="0" w:type="auto"/>
            <w:hideMark/>
          </w:tcPr>
          <w:p w14:paraId="24B7199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13,946.76 </w:t>
            </w:r>
            <w:r w:rsidRPr="0086309C">
              <w:rPr>
                <w:rFonts w:ascii="Times New Roman" w:eastAsia="微软雅黑" w:hAnsi="Times New Roman" w:cs="Times New Roman"/>
                <w:sz w:val="22"/>
                <w:szCs w:val="22"/>
              </w:rPr>
              <w:t>亿</w:t>
            </w:r>
          </w:p>
        </w:tc>
        <w:tc>
          <w:tcPr>
            <w:tcW w:w="0" w:type="auto"/>
            <w:hideMark/>
          </w:tcPr>
          <w:p w14:paraId="1F5CEBD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23,425.96 </w:t>
            </w:r>
            <w:r w:rsidRPr="0086309C">
              <w:rPr>
                <w:rFonts w:ascii="Times New Roman" w:eastAsia="微软雅黑" w:hAnsi="Times New Roman" w:cs="Times New Roman"/>
                <w:sz w:val="22"/>
                <w:szCs w:val="22"/>
              </w:rPr>
              <w:t>亿</w:t>
            </w:r>
          </w:p>
        </w:tc>
        <w:tc>
          <w:tcPr>
            <w:tcW w:w="0" w:type="auto"/>
            <w:hideMark/>
          </w:tcPr>
          <w:p w14:paraId="4ACFEC2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12,029.11 </w:t>
            </w:r>
            <w:r w:rsidRPr="0086309C">
              <w:rPr>
                <w:rFonts w:ascii="Times New Roman" w:eastAsia="微软雅黑" w:hAnsi="Times New Roman" w:cs="Times New Roman"/>
                <w:sz w:val="22"/>
                <w:szCs w:val="22"/>
              </w:rPr>
              <w:t>亿</w:t>
            </w:r>
          </w:p>
        </w:tc>
        <w:tc>
          <w:tcPr>
            <w:tcW w:w="0" w:type="auto"/>
            <w:hideMark/>
          </w:tcPr>
          <w:p w14:paraId="25A42AC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15,549.64 </w:t>
            </w:r>
            <w:r w:rsidRPr="0086309C">
              <w:rPr>
                <w:rFonts w:ascii="Times New Roman" w:eastAsia="微软雅黑" w:hAnsi="Times New Roman" w:cs="Times New Roman"/>
                <w:sz w:val="22"/>
                <w:szCs w:val="22"/>
              </w:rPr>
              <w:t>亿</w:t>
            </w:r>
          </w:p>
        </w:tc>
      </w:tr>
      <w:tr w:rsidR="0086309C" w:rsidRPr="0086309C" w14:paraId="3C0870E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B7590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市盈率</w:t>
            </w:r>
            <w:r w:rsidRPr="0086309C">
              <w:rPr>
                <w:rFonts w:ascii="Times New Roman" w:eastAsia="微软雅黑" w:hAnsi="Times New Roman" w:cs="Times New Roman"/>
                <w:sz w:val="22"/>
                <w:szCs w:val="22"/>
              </w:rPr>
              <w:t xml:space="preserve"> (TTM)</w:t>
            </w:r>
          </w:p>
        </w:tc>
        <w:tc>
          <w:tcPr>
            <w:tcW w:w="0" w:type="auto"/>
            <w:hideMark/>
          </w:tcPr>
          <w:p w14:paraId="77DF2068"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114.61</w:t>
            </w:r>
          </w:p>
        </w:tc>
        <w:tc>
          <w:tcPr>
            <w:tcW w:w="0" w:type="auto"/>
            <w:hideMark/>
          </w:tcPr>
          <w:p w14:paraId="45EB1ED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35.42</w:t>
            </w:r>
          </w:p>
        </w:tc>
        <w:tc>
          <w:tcPr>
            <w:tcW w:w="0" w:type="auto"/>
            <w:hideMark/>
          </w:tcPr>
          <w:p w14:paraId="680A9E5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55.18</w:t>
            </w:r>
          </w:p>
        </w:tc>
        <w:tc>
          <w:tcPr>
            <w:tcW w:w="0" w:type="auto"/>
            <w:hideMark/>
          </w:tcPr>
          <w:p w14:paraId="7A68EB4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57.19</w:t>
            </w:r>
          </w:p>
        </w:tc>
        <w:tc>
          <w:tcPr>
            <w:tcW w:w="0" w:type="auto"/>
            <w:hideMark/>
          </w:tcPr>
          <w:p w14:paraId="26162EA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151.13</w:t>
            </w:r>
          </w:p>
        </w:tc>
      </w:tr>
      <w:tr w:rsidR="0086309C" w:rsidRPr="0086309C" w14:paraId="4F598CAC"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ADFCBD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市净率</w:t>
            </w:r>
          </w:p>
        </w:tc>
        <w:tc>
          <w:tcPr>
            <w:tcW w:w="0" w:type="auto"/>
            <w:hideMark/>
          </w:tcPr>
          <w:p w14:paraId="669B0DD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135.08</w:t>
            </w:r>
          </w:p>
        </w:tc>
        <w:tc>
          <w:tcPr>
            <w:tcW w:w="0" w:type="auto"/>
            <w:hideMark/>
          </w:tcPr>
          <w:p w14:paraId="656E765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24.77</w:t>
            </w:r>
          </w:p>
        </w:tc>
        <w:tc>
          <w:tcPr>
            <w:tcW w:w="0" w:type="auto"/>
            <w:hideMark/>
          </w:tcPr>
          <w:p w14:paraId="59BF299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5.48</w:t>
            </w:r>
          </w:p>
        </w:tc>
        <w:tc>
          <w:tcPr>
            <w:tcW w:w="0" w:type="auto"/>
            <w:hideMark/>
          </w:tcPr>
          <w:p w14:paraId="15AB905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19.05</w:t>
            </w:r>
          </w:p>
        </w:tc>
        <w:tc>
          <w:tcPr>
            <w:tcW w:w="0" w:type="auto"/>
            <w:hideMark/>
          </w:tcPr>
          <w:p w14:paraId="71CC8D6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22.18</w:t>
            </w:r>
          </w:p>
        </w:tc>
      </w:tr>
      <w:tr w:rsidR="0086309C" w:rsidRPr="0086309C" w14:paraId="66269F7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767DD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市销率</w:t>
            </w:r>
          </w:p>
        </w:tc>
        <w:tc>
          <w:tcPr>
            <w:tcW w:w="0" w:type="auto"/>
            <w:hideMark/>
          </w:tcPr>
          <w:p w14:paraId="11C5CB3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31.10</w:t>
            </w:r>
          </w:p>
        </w:tc>
        <w:tc>
          <w:tcPr>
            <w:tcW w:w="0" w:type="auto"/>
            <w:hideMark/>
          </w:tcPr>
          <w:p w14:paraId="6C12B6D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6.76</w:t>
            </w:r>
          </w:p>
        </w:tc>
        <w:tc>
          <w:tcPr>
            <w:tcW w:w="0" w:type="auto"/>
            <w:hideMark/>
          </w:tcPr>
          <w:p w14:paraId="24FDC54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8.81</w:t>
            </w:r>
          </w:p>
        </w:tc>
        <w:tc>
          <w:tcPr>
            <w:tcW w:w="0" w:type="auto"/>
            <w:hideMark/>
          </w:tcPr>
          <w:p w14:paraId="368606D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10.09</w:t>
            </w:r>
          </w:p>
        </w:tc>
        <w:tc>
          <w:tcPr>
            <w:tcW w:w="0" w:type="auto"/>
            <w:hideMark/>
          </w:tcPr>
          <w:p w14:paraId="4EC13BF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19.29</w:t>
            </w:r>
          </w:p>
        </w:tc>
      </w:tr>
      <w:tr w:rsidR="0086309C" w:rsidRPr="0086309C" w14:paraId="649C437C"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2BF7FA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12 </w:t>
            </w:r>
            <w:r w:rsidRPr="0086309C">
              <w:rPr>
                <w:rFonts w:ascii="Times New Roman" w:eastAsia="微软雅黑" w:hAnsi="Times New Roman" w:cs="Times New Roman"/>
                <w:sz w:val="22"/>
                <w:szCs w:val="22"/>
              </w:rPr>
              <w:t>个月回报率</w:t>
            </w:r>
          </w:p>
        </w:tc>
        <w:tc>
          <w:tcPr>
            <w:tcW w:w="0" w:type="auto"/>
            <w:hideMark/>
          </w:tcPr>
          <w:p w14:paraId="3791F09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707.02%</w:t>
            </w:r>
          </w:p>
        </w:tc>
        <w:tc>
          <w:tcPr>
            <w:tcW w:w="0" w:type="auto"/>
            <w:hideMark/>
          </w:tcPr>
          <w:p w14:paraId="74C74AC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-27.72%</w:t>
            </w:r>
          </w:p>
        </w:tc>
        <w:tc>
          <w:tcPr>
            <w:tcW w:w="0" w:type="auto"/>
            <w:hideMark/>
          </w:tcPr>
          <w:p w14:paraId="1C8CE5E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-17.99%</w:t>
            </w:r>
          </w:p>
        </w:tc>
        <w:tc>
          <w:tcPr>
            <w:tcW w:w="0" w:type="auto"/>
            <w:hideMark/>
          </w:tcPr>
          <w:p w14:paraId="645B88B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-6.24%</w:t>
            </w:r>
          </w:p>
        </w:tc>
        <w:tc>
          <w:tcPr>
            <w:tcW w:w="0" w:type="auto"/>
            <w:hideMark/>
          </w:tcPr>
          <w:p w14:paraId="26995D4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+32.59%</w:t>
            </w:r>
          </w:p>
        </w:tc>
      </w:tr>
    </w:tbl>
    <w:p w14:paraId="59D5CBF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E29EAB1">
          <v:rect id="_x0000_i1799" style="width:0;height:1.5pt" o:hralign="center" o:hrstd="t" o:hr="t" fillcolor="#a0a0a0" stroked="f"/>
        </w:pict>
      </w:r>
    </w:p>
    <w:p w14:paraId="79FE3CA8"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lastRenderedPageBreak/>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关键分析</w:t>
      </w:r>
    </w:p>
    <w:p w14:paraId="296A0440"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亮点</w:t>
      </w:r>
    </w:p>
    <w:p w14:paraId="6331D19B" w14:textId="77777777" w:rsidR="0086309C" w:rsidRPr="0086309C" w:rsidRDefault="0086309C" w:rsidP="0086309C">
      <w:pPr>
        <w:numPr>
          <w:ilvl w:val="0"/>
          <w:numId w:val="8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股价增长强劲</w:t>
      </w:r>
      <w:r w:rsidRPr="0086309C">
        <w:rPr>
          <w:rFonts w:ascii="Times New Roman" w:eastAsia="微软雅黑" w:hAnsi="Times New Roman" w:cs="Times New Roman"/>
          <w:sz w:val="22"/>
          <w:szCs w:val="22"/>
        </w:rPr>
        <w:t>：</w:t>
      </w:r>
    </w:p>
    <w:p w14:paraId="094316A8" w14:textId="77777777" w:rsidR="0086309C" w:rsidRPr="0086309C" w:rsidRDefault="0086309C" w:rsidP="0086309C">
      <w:pPr>
        <w:numPr>
          <w:ilvl w:val="1"/>
          <w:numId w:val="8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12 </w:t>
      </w:r>
      <w:r w:rsidRPr="0086309C">
        <w:rPr>
          <w:rFonts w:ascii="Times New Roman" w:eastAsia="微软雅黑" w:hAnsi="Times New Roman" w:cs="Times New Roman"/>
          <w:b/>
          <w:bCs/>
          <w:sz w:val="22"/>
          <w:szCs w:val="22"/>
        </w:rPr>
        <w:t>个月涨幅高达</w:t>
      </w:r>
      <w:r w:rsidRPr="0086309C">
        <w:rPr>
          <w:rFonts w:ascii="Times New Roman" w:eastAsia="微软雅黑" w:hAnsi="Times New Roman" w:cs="Times New Roman"/>
          <w:b/>
          <w:bCs/>
          <w:sz w:val="22"/>
          <w:szCs w:val="22"/>
        </w:rPr>
        <w:t xml:space="preserve"> 707.02%</w:t>
      </w:r>
      <w:r w:rsidRPr="0086309C">
        <w:rPr>
          <w:rFonts w:ascii="Times New Roman" w:eastAsia="微软雅黑" w:hAnsi="Times New Roman" w:cs="Times New Roman"/>
          <w:sz w:val="22"/>
          <w:szCs w:val="22"/>
        </w:rPr>
        <w:t>，远超行业龙头</w:t>
      </w:r>
      <w:r w:rsidRPr="0086309C">
        <w:rPr>
          <w:rFonts w:ascii="Times New Roman" w:eastAsia="微软雅黑" w:hAnsi="Times New Roman" w:cs="Times New Roman"/>
          <w:sz w:val="22"/>
          <w:szCs w:val="22"/>
        </w:rPr>
        <w:t xml:space="preserve"> Adobe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-27.72%</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Salesforce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-17.99%</w:t>
      </w:r>
      <w:r w:rsidRPr="0086309C">
        <w:rPr>
          <w:rFonts w:ascii="Times New Roman" w:eastAsia="微软雅黑" w:hAnsi="Times New Roman" w:cs="Times New Roman"/>
          <w:sz w:val="22"/>
          <w:szCs w:val="22"/>
        </w:rPr>
        <w:t>）。</w:t>
      </w:r>
    </w:p>
    <w:p w14:paraId="6DC8DB5C" w14:textId="77777777" w:rsidR="0086309C" w:rsidRPr="0086309C" w:rsidRDefault="0086309C" w:rsidP="0086309C">
      <w:pPr>
        <w:numPr>
          <w:ilvl w:val="1"/>
          <w:numId w:val="89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这一增长主要受</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广告业务增长、</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变现能力提升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投资者热情推动</w:t>
      </w:r>
      <w:r w:rsidRPr="0086309C">
        <w:rPr>
          <w:rFonts w:ascii="Times New Roman" w:eastAsia="微软雅黑" w:hAnsi="Times New Roman" w:cs="Times New Roman"/>
          <w:sz w:val="22"/>
          <w:szCs w:val="22"/>
        </w:rPr>
        <w:t>。</w:t>
      </w:r>
    </w:p>
    <w:p w14:paraId="4D943854" w14:textId="77777777" w:rsidR="0086309C" w:rsidRPr="0086309C" w:rsidRDefault="0086309C" w:rsidP="0086309C">
      <w:pPr>
        <w:numPr>
          <w:ilvl w:val="0"/>
          <w:numId w:val="8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市销率</w:t>
      </w:r>
      <w:r w:rsidRPr="0086309C">
        <w:rPr>
          <w:rFonts w:ascii="Times New Roman" w:eastAsia="微软雅黑" w:hAnsi="Times New Roman" w:cs="Times New Roman"/>
          <w:b/>
          <w:bCs/>
          <w:sz w:val="22"/>
          <w:szCs w:val="22"/>
        </w:rPr>
        <w:t xml:space="preserve"> (P/S) </w:t>
      </w:r>
      <w:r w:rsidRPr="0086309C">
        <w:rPr>
          <w:rFonts w:ascii="Times New Roman" w:eastAsia="微软雅黑" w:hAnsi="Times New Roman" w:cs="Times New Roman"/>
          <w:b/>
          <w:bCs/>
          <w:sz w:val="22"/>
          <w:szCs w:val="22"/>
        </w:rPr>
        <w:t>高达</w:t>
      </w:r>
      <w:r w:rsidRPr="0086309C">
        <w:rPr>
          <w:rFonts w:ascii="Times New Roman" w:eastAsia="微软雅黑" w:hAnsi="Times New Roman" w:cs="Times New Roman"/>
          <w:b/>
          <w:bCs/>
          <w:sz w:val="22"/>
          <w:szCs w:val="22"/>
        </w:rPr>
        <w:t xml:space="preserve"> 31.10</w:t>
      </w:r>
      <w:r w:rsidRPr="0086309C">
        <w:rPr>
          <w:rFonts w:ascii="Times New Roman" w:eastAsia="微软雅黑" w:hAnsi="Times New Roman" w:cs="Times New Roman"/>
          <w:sz w:val="22"/>
          <w:szCs w:val="22"/>
        </w:rPr>
        <w:t>，远高于</w:t>
      </w:r>
      <w:r w:rsidRPr="0086309C">
        <w:rPr>
          <w:rFonts w:ascii="Times New Roman" w:eastAsia="微软雅黑" w:hAnsi="Times New Roman" w:cs="Times New Roman"/>
          <w:sz w:val="22"/>
          <w:szCs w:val="22"/>
        </w:rPr>
        <w:t xml:space="preserve"> Adobe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6.76</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Salesforce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8.81</w:t>
      </w:r>
      <w:r w:rsidRPr="0086309C">
        <w:rPr>
          <w:rFonts w:ascii="Times New Roman" w:eastAsia="微软雅黑" w:hAnsi="Times New Roman" w:cs="Times New Roman"/>
          <w:sz w:val="22"/>
          <w:szCs w:val="22"/>
        </w:rPr>
        <w:t>）：</w:t>
      </w:r>
    </w:p>
    <w:p w14:paraId="4A41DB89" w14:textId="77777777" w:rsidR="0086309C" w:rsidRPr="0086309C" w:rsidRDefault="0086309C" w:rsidP="0086309C">
      <w:pPr>
        <w:numPr>
          <w:ilvl w:val="1"/>
          <w:numId w:val="89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说明市场预期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未来增长极高</w:t>
      </w:r>
      <w:r w:rsidRPr="0086309C">
        <w:rPr>
          <w:rFonts w:ascii="Times New Roman" w:eastAsia="微软雅黑" w:hAnsi="Times New Roman" w:cs="Times New Roman"/>
          <w:sz w:val="22"/>
          <w:szCs w:val="22"/>
        </w:rPr>
        <w:t>，但也暗示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估值较高，风险较大</w:t>
      </w:r>
      <w:r w:rsidRPr="0086309C">
        <w:rPr>
          <w:rFonts w:ascii="Times New Roman" w:eastAsia="微软雅黑" w:hAnsi="Times New Roman" w:cs="Times New Roman"/>
          <w:sz w:val="22"/>
          <w:szCs w:val="22"/>
        </w:rPr>
        <w:t>。</w:t>
      </w:r>
    </w:p>
    <w:p w14:paraId="5B8FFB9F" w14:textId="77777777" w:rsidR="0086309C" w:rsidRPr="0086309C" w:rsidRDefault="0086309C" w:rsidP="0086309C">
      <w:pPr>
        <w:numPr>
          <w:ilvl w:val="0"/>
          <w:numId w:val="8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市盈率</w:t>
      </w:r>
      <w:r w:rsidRPr="0086309C">
        <w:rPr>
          <w:rFonts w:ascii="Times New Roman" w:eastAsia="微软雅黑" w:hAnsi="Times New Roman" w:cs="Times New Roman"/>
          <w:b/>
          <w:bCs/>
          <w:sz w:val="22"/>
          <w:szCs w:val="22"/>
        </w:rPr>
        <w:t xml:space="preserve"> (P/E) </w:t>
      </w:r>
      <w:r w:rsidRPr="0086309C">
        <w:rPr>
          <w:rFonts w:ascii="Times New Roman" w:eastAsia="微软雅黑" w:hAnsi="Times New Roman" w:cs="Times New Roman"/>
          <w:b/>
          <w:bCs/>
          <w:sz w:val="22"/>
          <w:szCs w:val="22"/>
        </w:rPr>
        <w:t>为</w:t>
      </w:r>
      <w:r w:rsidRPr="0086309C">
        <w:rPr>
          <w:rFonts w:ascii="Times New Roman" w:eastAsia="微软雅黑" w:hAnsi="Times New Roman" w:cs="Times New Roman"/>
          <w:b/>
          <w:bCs/>
          <w:sz w:val="22"/>
          <w:szCs w:val="22"/>
        </w:rPr>
        <w:t xml:space="preserve"> 114.61</w:t>
      </w:r>
      <w:r w:rsidRPr="0086309C">
        <w:rPr>
          <w:rFonts w:ascii="Times New Roman" w:eastAsia="微软雅黑" w:hAnsi="Times New Roman" w:cs="Times New Roman"/>
          <w:sz w:val="22"/>
          <w:szCs w:val="22"/>
        </w:rPr>
        <w:t>，说明市场对未来盈利增长有极高预期，属于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高成长型公司</w:t>
      </w:r>
      <w:r w:rsidRPr="0086309C">
        <w:rPr>
          <w:rFonts w:ascii="Times New Roman" w:eastAsia="微软雅黑" w:hAnsi="Times New Roman" w:cs="Times New Roman"/>
          <w:sz w:val="22"/>
          <w:szCs w:val="22"/>
        </w:rPr>
        <w:t>。</w:t>
      </w:r>
    </w:p>
    <w:p w14:paraId="3DB4EF55"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Symbol" w:eastAsia="微软雅黑" w:hAnsi="Segoe UI Symbol" w:cs="Segoe UI Symbol"/>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风险</w:t>
      </w:r>
    </w:p>
    <w:p w14:paraId="614E7149" w14:textId="77777777" w:rsidR="0086309C" w:rsidRPr="0086309C" w:rsidRDefault="0086309C" w:rsidP="0086309C">
      <w:pPr>
        <w:numPr>
          <w:ilvl w:val="0"/>
          <w:numId w:val="89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估值泡沫风险</w:t>
      </w:r>
      <w:r w:rsidRPr="0086309C">
        <w:rPr>
          <w:rFonts w:ascii="Times New Roman" w:eastAsia="微软雅黑" w:hAnsi="Times New Roman" w:cs="Times New Roman"/>
          <w:sz w:val="22"/>
          <w:szCs w:val="22"/>
        </w:rPr>
        <w:t>：</w:t>
      </w:r>
    </w:p>
    <w:p w14:paraId="195CDC75" w14:textId="77777777" w:rsidR="0086309C" w:rsidRPr="0086309C" w:rsidRDefault="0086309C" w:rsidP="0086309C">
      <w:pPr>
        <w:numPr>
          <w:ilvl w:val="1"/>
          <w:numId w:val="89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P/E </w:t>
      </w:r>
      <w:r w:rsidRPr="0086309C">
        <w:rPr>
          <w:rFonts w:ascii="Times New Roman" w:eastAsia="微软雅黑" w:hAnsi="Times New Roman" w:cs="Times New Roman"/>
          <w:b/>
          <w:bCs/>
          <w:sz w:val="22"/>
          <w:szCs w:val="22"/>
        </w:rPr>
        <w:t>远超行业平均</w:t>
      </w:r>
      <w:r w:rsidRPr="0086309C">
        <w:rPr>
          <w:rFonts w:ascii="Times New Roman" w:eastAsia="微软雅黑" w:hAnsi="Times New Roman" w:cs="Times New Roman"/>
          <w:sz w:val="22"/>
          <w:szCs w:val="22"/>
        </w:rPr>
        <w:t>，而</w:t>
      </w:r>
      <w:r w:rsidRPr="0086309C">
        <w:rPr>
          <w:rFonts w:ascii="Times New Roman" w:eastAsia="微软雅黑" w:hAnsi="Times New Roman" w:cs="Times New Roman"/>
          <w:sz w:val="22"/>
          <w:szCs w:val="22"/>
        </w:rPr>
        <w:t xml:space="preserve"> Adobe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35.42</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Salesforce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55.18</w:t>
      </w:r>
      <w:r w:rsidRPr="0086309C">
        <w:rPr>
          <w:rFonts w:ascii="Times New Roman" w:eastAsia="微软雅黑" w:hAnsi="Times New Roman" w:cs="Times New Roman"/>
          <w:sz w:val="22"/>
          <w:szCs w:val="22"/>
        </w:rPr>
        <w:t>）更具估值合理性。</w:t>
      </w:r>
    </w:p>
    <w:p w14:paraId="1A822D4D" w14:textId="77777777" w:rsidR="0086309C" w:rsidRPr="0086309C" w:rsidRDefault="0086309C" w:rsidP="0086309C">
      <w:pPr>
        <w:numPr>
          <w:ilvl w:val="1"/>
          <w:numId w:val="89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未来增长若放缓，股价可能面临大幅调整。</w:t>
      </w:r>
    </w:p>
    <w:p w14:paraId="0F10B0AD" w14:textId="77777777" w:rsidR="0086309C" w:rsidRPr="0086309C" w:rsidRDefault="0086309C" w:rsidP="0086309C">
      <w:pPr>
        <w:numPr>
          <w:ilvl w:val="0"/>
          <w:numId w:val="89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市净率</w:t>
      </w:r>
      <w:r w:rsidRPr="0086309C">
        <w:rPr>
          <w:rFonts w:ascii="Times New Roman" w:eastAsia="微软雅黑" w:hAnsi="Times New Roman" w:cs="Times New Roman"/>
          <w:b/>
          <w:bCs/>
          <w:sz w:val="22"/>
          <w:szCs w:val="22"/>
        </w:rPr>
        <w:t xml:space="preserve"> (P/B) </w:t>
      </w:r>
      <w:r w:rsidRPr="0086309C">
        <w:rPr>
          <w:rFonts w:ascii="Times New Roman" w:eastAsia="微软雅黑" w:hAnsi="Times New Roman" w:cs="Times New Roman"/>
          <w:b/>
          <w:bCs/>
          <w:sz w:val="22"/>
          <w:szCs w:val="22"/>
        </w:rPr>
        <w:t>过高</w:t>
      </w:r>
      <w:r w:rsidRPr="0086309C">
        <w:rPr>
          <w:rFonts w:ascii="Times New Roman" w:eastAsia="微软雅黑" w:hAnsi="Times New Roman" w:cs="Times New Roman"/>
          <w:sz w:val="22"/>
          <w:szCs w:val="22"/>
        </w:rPr>
        <w:t>：</w:t>
      </w:r>
    </w:p>
    <w:p w14:paraId="0E569E30" w14:textId="77777777" w:rsidR="0086309C" w:rsidRPr="0086309C" w:rsidRDefault="0086309C" w:rsidP="0086309C">
      <w:pPr>
        <w:numPr>
          <w:ilvl w:val="1"/>
          <w:numId w:val="89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135.08 </w:t>
      </w:r>
      <w:r w:rsidRPr="0086309C">
        <w:rPr>
          <w:rFonts w:ascii="Times New Roman" w:eastAsia="微软雅黑" w:hAnsi="Times New Roman" w:cs="Times New Roman"/>
          <w:b/>
          <w:bCs/>
          <w:sz w:val="22"/>
          <w:szCs w:val="22"/>
        </w:rPr>
        <w:t>的市净率</w:t>
      </w:r>
      <w:r w:rsidRPr="0086309C">
        <w:rPr>
          <w:rFonts w:ascii="Times New Roman" w:eastAsia="微软雅黑" w:hAnsi="Times New Roman" w:cs="Times New Roman"/>
          <w:sz w:val="22"/>
          <w:szCs w:val="22"/>
        </w:rPr>
        <w:t>，说明市场给予</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b/>
          <w:bCs/>
          <w:sz w:val="22"/>
          <w:szCs w:val="22"/>
        </w:rPr>
        <w:t>极高的成长溢价</w:t>
      </w:r>
      <w:r w:rsidRPr="0086309C">
        <w:rPr>
          <w:rFonts w:ascii="Times New Roman" w:eastAsia="微软雅黑" w:hAnsi="Times New Roman" w:cs="Times New Roman"/>
          <w:sz w:val="22"/>
          <w:szCs w:val="22"/>
        </w:rPr>
        <w:t>，若盈利不及预期，可能导致</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剧烈回调</w:t>
      </w:r>
      <w:r w:rsidRPr="0086309C">
        <w:rPr>
          <w:rFonts w:ascii="Times New Roman" w:eastAsia="微软雅黑" w:hAnsi="Times New Roman" w:cs="Times New Roman"/>
          <w:sz w:val="22"/>
          <w:szCs w:val="22"/>
        </w:rPr>
        <w:t>。</w:t>
      </w:r>
    </w:p>
    <w:p w14:paraId="2BFF59E7" w14:textId="77777777" w:rsidR="0086309C" w:rsidRPr="0086309C" w:rsidRDefault="0086309C" w:rsidP="0086309C">
      <w:pPr>
        <w:numPr>
          <w:ilvl w:val="0"/>
          <w:numId w:val="89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高杠杆运营</w:t>
      </w:r>
      <w:r w:rsidRPr="0086309C">
        <w:rPr>
          <w:rFonts w:ascii="Times New Roman" w:eastAsia="微软雅黑" w:hAnsi="Times New Roman" w:cs="Times New Roman"/>
          <w:b/>
          <w:bCs/>
          <w:sz w:val="22"/>
          <w:szCs w:val="22"/>
        </w:rPr>
        <w:t xml:space="preserve"> &amp; </w:t>
      </w:r>
      <w:r w:rsidRPr="0086309C">
        <w:rPr>
          <w:rFonts w:ascii="Times New Roman" w:eastAsia="微软雅黑" w:hAnsi="Times New Roman" w:cs="Times New Roman"/>
          <w:b/>
          <w:bCs/>
          <w:sz w:val="22"/>
          <w:szCs w:val="22"/>
        </w:rPr>
        <w:t>现金流管理</w:t>
      </w:r>
      <w:r w:rsidRPr="0086309C">
        <w:rPr>
          <w:rFonts w:ascii="Times New Roman" w:eastAsia="微软雅黑" w:hAnsi="Times New Roman" w:cs="Times New Roman"/>
          <w:sz w:val="22"/>
          <w:szCs w:val="22"/>
        </w:rPr>
        <w:t>：</w:t>
      </w:r>
    </w:p>
    <w:p w14:paraId="7E28AAD0" w14:textId="77777777" w:rsidR="0086309C" w:rsidRPr="0086309C" w:rsidRDefault="0086309C" w:rsidP="0086309C">
      <w:pPr>
        <w:numPr>
          <w:ilvl w:val="1"/>
          <w:numId w:val="89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目前公司尚未支付股息，所有利润用于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业务扩张</w:t>
      </w:r>
      <w:r w:rsidRPr="0086309C">
        <w:rPr>
          <w:rFonts w:ascii="Times New Roman" w:eastAsia="微软雅黑" w:hAnsi="Times New Roman" w:cs="Times New Roman"/>
          <w:sz w:val="22"/>
          <w:szCs w:val="22"/>
        </w:rPr>
        <w:t>，但长期需关注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现金流和债务结构</w:t>
      </w:r>
      <w:r w:rsidRPr="0086309C">
        <w:rPr>
          <w:rFonts w:ascii="Times New Roman" w:eastAsia="微软雅黑" w:hAnsi="Times New Roman" w:cs="Times New Roman"/>
          <w:sz w:val="22"/>
          <w:szCs w:val="22"/>
        </w:rPr>
        <w:t>。</w:t>
      </w:r>
    </w:p>
    <w:p w14:paraId="792DDAB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91D6A63">
          <v:rect id="_x0000_i1800" style="width:0;height:1.5pt" o:hralign="center" o:hrstd="t" o:hr="t" fillcolor="#a0a0a0" stroked="f"/>
        </w:pict>
      </w:r>
    </w:p>
    <w:p w14:paraId="6F2D2ACC"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投资建议</w:t>
      </w:r>
    </w:p>
    <w:p w14:paraId="32CFBF7C" w14:textId="77777777" w:rsidR="0086309C" w:rsidRPr="0086309C" w:rsidRDefault="0086309C" w:rsidP="0086309C">
      <w:pPr>
        <w:numPr>
          <w:ilvl w:val="0"/>
          <w:numId w:val="90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短期内受市场情绪影响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仍可能上涨</w:t>
      </w:r>
      <w:r w:rsidRPr="0086309C">
        <w:rPr>
          <w:rFonts w:ascii="Times New Roman" w:eastAsia="微软雅黑" w:hAnsi="Times New Roman" w:cs="Times New Roman"/>
          <w:sz w:val="22"/>
          <w:szCs w:val="22"/>
        </w:rPr>
        <w:t>，但因估值过高，谨防</w:t>
      </w:r>
      <w:r w:rsidRPr="0086309C">
        <w:rPr>
          <w:rFonts w:ascii="Times New Roman" w:eastAsia="微软雅黑" w:hAnsi="Times New Roman" w:cs="Times New Roman"/>
          <w:b/>
          <w:bCs/>
          <w:sz w:val="22"/>
          <w:szCs w:val="22"/>
        </w:rPr>
        <w:t>短期回调</w:t>
      </w:r>
      <w:r w:rsidRPr="0086309C">
        <w:rPr>
          <w:rFonts w:ascii="Times New Roman" w:eastAsia="微软雅黑" w:hAnsi="Times New Roman" w:cs="Times New Roman"/>
          <w:sz w:val="22"/>
          <w:szCs w:val="22"/>
        </w:rPr>
        <w:t>。</w:t>
      </w:r>
    </w:p>
    <w:p w14:paraId="66F1B6C3" w14:textId="77777777" w:rsidR="0086309C" w:rsidRPr="0086309C" w:rsidRDefault="0086309C" w:rsidP="0086309C">
      <w:pPr>
        <w:numPr>
          <w:ilvl w:val="0"/>
          <w:numId w:val="90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具备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行业领先增长</w:t>
      </w:r>
      <w:r w:rsidRPr="0086309C">
        <w:rPr>
          <w:rFonts w:ascii="Times New Roman" w:eastAsia="微软雅黑" w:hAnsi="Times New Roman" w:cs="Times New Roman"/>
          <w:sz w:val="22"/>
          <w:szCs w:val="22"/>
        </w:rPr>
        <w:t>，但估值极高，建议等</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调整后逢低买入</w:t>
      </w:r>
      <w:r w:rsidRPr="0086309C">
        <w:rPr>
          <w:rFonts w:ascii="Times New Roman" w:eastAsia="微软雅黑" w:hAnsi="Times New Roman" w:cs="Times New Roman"/>
          <w:sz w:val="22"/>
          <w:szCs w:val="22"/>
        </w:rPr>
        <w:t>。</w:t>
      </w:r>
    </w:p>
    <w:p w14:paraId="61FD31F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lastRenderedPageBreak/>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关注未来财报</w:t>
      </w:r>
      <w:r w:rsidRPr="0086309C">
        <w:rPr>
          <w:rFonts w:ascii="Times New Roman" w:eastAsia="微软雅黑" w:hAnsi="Times New Roman" w:cs="Times New Roman"/>
          <w:sz w:val="22"/>
          <w:szCs w:val="22"/>
        </w:rPr>
        <w:t>，若业绩符合市场预期，可继续持有；若增速不及预期，可能出现大幅回撤。</w:t>
      </w:r>
    </w:p>
    <w:p w14:paraId="497232AF" w14:textId="77777777" w:rsidR="0086309C" w:rsidRPr="0086309C" w:rsidRDefault="0086309C" w:rsidP="0086309C">
      <w:pPr>
        <w:rPr>
          <w:rFonts w:ascii="Times New Roman" w:eastAsia="微软雅黑" w:hAnsi="Times New Roman" w:cs="Times New Roman"/>
          <w:sz w:val="22"/>
          <w:szCs w:val="22"/>
        </w:rPr>
      </w:pPr>
    </w:p>
    <w:p w14:paraId="3D0F43A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）投资分析报告</w:t>
      </w:r>
    </w:p>
    <w:p w14:paraId="0DA2727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8870286">
          <v:rect id="_x0000_i1801" style="width:0;height:1.5pt" o:hralign="center" o:hrstd="t" o:hr="t" fillcolor="#a0a0a0" stroked="f"/>
        </w:pict>
      </w:r>
    </w:p>
    <w:p w14:paraId="2C0D5C0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一、市场表现及估值分析</w:t>
      </w:r>
    </w:p>
    <w:p w14:paraId="17903F8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当前股价：</w:t>
      </w:r>
      <w:r w:rsidRPr="0086309C">
        <w:rPr>
          <w:rFonts w:ascii="Times New Roman" w:eastAsia="微软雅黑" w:hAnsi="Times New Roman" w:cs="Times New Roman"/>
          <w:sz w:val="22"/>
          <w:szCs w:val="22"/>
        </w:rPr>
        <w:t xml:space="preserve"> $378.22</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今日涨幅：</w:t>
      </w:r>
      <w:r w:rsidRPr="0086309C">
        <w:rPr>
          <w:rFonts w:ascii="Times New Roman" w:eastAsia="微软雅黑" w:hAnsi="Times New Roman" w:cs="Times New Roman"/>
          <w:sz w:val="22"/>
          <w:szCs w:val="22"/>
        </w:rPr>
        <w:t xml:space="preserve"> +2.70%</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+9.95</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个月总回报率：</w:t>
      </w:r>
      <w:r w:rsidRPr="0086309C">
        <w:rPr>
          <w:rFonts w:ascii="Times New Roman" w:eastAsia="微软雅黑" w:hAnsi="Times New Roman" w:cs="Times New Roman"/>
          <w:sz w:val="22"/>
          <w:szCs w:val="22"/>
        </w:rPr>
        <w:t xml:space="preserve"> +707.02%</w:t>
      </w:r>
      <w:r w:rsidRPr="0086309C">
        <w:rPr>
          <w:rFonts w:ascii="Times New Roman" w:eastAsia="微软雅黑" w:hAnsi="Times New Roman" w:cs="Times New Roman"/>
          <w:sz w:val="22"/>
          <w:szCs w:val="22"/>
        </w:rPr>
        <w:t>（远超同行）</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总市值：</w:t>
      </w:r>
      <w:r w:rsidRPr="0086309C">
        <w:rPr>
          <w:rFonts w:ascii="Times New Roman" w:eastAsia="微软雅黑" w:hAnsi="Times New Roman" w:cs="Times New Roman"/>
          <w:sz w:val="22"/>
          <w:szCs w:val="22"/>
        </w:rPr>
        <w:t xml:space="preserve"> ¥9,260.24</w:t>
      </w:r>
      <w:r w:rsidRPr="0086309C">
        <w:rPr>
          <w:rFonts w:ascii="Times New Roman" w:eastAsia="微软雅黑" w:hAnsi="Times New Roman" w:cs="Times New Roman"/>
          <w:sz w:val="22"/>
          <w:szCs w:val="22"/>
        </w:rPr>
        <w:t>亿</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市盈率（</w:t>
      </w:r>
      <w:r w:rsidRPr="0086309C">
        <w:rPr>
          <w:rFonts w:ascii="Times New Roman" w:eastAsia="微软雅黑" w:hAnsi="Times New Roman" w:cs="Times New Roman"/>
          <w:b/>
          <w:bCs/>
          <w:sz w:val="22"/>
          <w:szCs w:val="22"/>
        </w:rPr>
        <w:t>TTM</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114.61</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市净率：</w:t>
      </w:r>
      <w:r w:rsidRPr="0086309C">
        <w:rPr>
          <w:rFonts w:ascii="Times New Roman" w:eastAsia="微软雅黑" w:hAnsi="Times New Roman" w:cs="Times New Roman"/>
          <w:sz w:val="22"/>
          <w:szCs w:val="22"/>
        </w:rPr>
        <w:t xml:space="preserve"> 135.08</w:t>
      </w:r>
      <w:r w:rsidRPr="0086309C">
        <w:rPr>
          <w:rFonts w:ascii="Times New Roman" w:eastAsia="微软雅黑" w:hAnsi="Times New Roman" w:cs="Times New Roman"/>
          <w:sz w:val="22"/>
          <w:szCs w:val="22"/>
        </w:rPr>
        <w:br/>
      </w:r>
      <w:r w:rsidRPr="0086309C">
        <w:rPr>
          <w:rFonts w:ascii="Times New Roman" w:eastAsia="微软雅黑" w:hAnsi="Times New Roman" w:cs="Times New Roman"/>
          <w:b/>
          <w:bCs/>
          <w:sz w:val="22"/>
          <w:szCs w:val="22"/>
        </w:rPr>
        <w:t>市销率：</w:t>
      </w:r>
      <w:r w:rsidRPr="0086309C">
        <w:rPr>
          <w:rFonts w:ascii="Times New Roman" w:eastAsia="微软雅黑" w:hAnsi="Times New Roman" w:cs="Times New Roman"/>
          <w:sz w:val="22"/>
          <w:szCs w:val="22"/>
        </w:rPr>
        <w:t xml:space="preserve"> 31.10</w:t>
      </w:r>
    </w:p>
    <w:p w14:paraId="13E0EBD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行业对比</w:t>
      </w:r>
    </w:p>
    <w:p w14:paraId="36C5595F" w14:textId="77777777" w:rsidR="0086309C" w:rsidRPr="0086309C" w:rsidRDefault="0086309C" w:rsidP="0086309C">
      <w:pPr>
        <w:numPr>
          <w:ilvl w:val="0"/>
          <w:numId w:val="90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市盈率、市净率、市销率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均显著高于同行公司，表明市场对其未来盈利能力有极高预期。</w:t>
      </w:r>
    </w:p>
    <w:p w14:paraId="4C02746B" w14:textId="77777777" w:rsidR="0086309C" w:rsidRPr="0086309C" w:rsidRDefault="0086309C" w:rsidP="0086309C">
      <w:pPr>
        <w:numPr>
          <w:ilvl w:val="0"/>
          <w:numId w:val="90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CRM</w:t>
      </w:r>
      <w:r w:rsidRPr="0086309C">
        <w:rPr>
          <w:rFonts w:ascii="Times New Roman" w:eastAsia="微软雅黑" w:hAnsi="Times New Roman" w:cs="Times New Roman"/>
          <w:sz w:val="22"/>
          <w:szCs w:val="22"/>
        </w:rPr>
        <w:t>市盈率较低为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55.18</w:t>
      </w:r>
      <w:r w:rsidRPr="0086309C">
        <w:rPr>
          <w:rFonts w:ascii="Times New Roman" w:eastAsia="微软雅黑" w:hAnsi="Times New Roman" w:cs="Times New Roman"/>
          <w:sz w:val="22"/>
          <w:szCs w:val="22"/>
        </w:rPr>
        <w:t>，说明</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的估值</w:t>
      </w:r>
      <w:r w:rsidRPr="0086309C">
        <w:rPr>
          <w:rFonts w:ascii="Times New Roman" w:eastAsia="微软雅黑" w:hAnsi="Times New Roman" w:cs="Times New Roman" w:hint="eastAsia"/>
          <w:sz w:val="22"/>
          <w:szCs w:val="22"/>
        </w:rPr>
        <w:t>较高</w:t>
      </w:r>
      <w:r w:rsidRPr="0086309C">
        <w:rPr>
          <w:rFonts w:ascii="Times New Roman" w:eastAsia="微软雅黑" w:hAnsi="Times New Roman" w:cs="Times New Roman"/>
          <w:sz w:val="22"/>
          <w:szCs w:val="22"/>
        </w:rPr>
        <w:t>，市场可能在对其未来增长进行溢价。</w:t>
      </w:r>
    </w:p>
    <w:p w14:paraId="1538FDB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E78AF1C">
          <v:rect id="_x0000_i1802" style="width:0;height:1.5pt" o:hralign="center" o:hrstd="t" o:hr="t" fillcolor="#a0a0a0" stroked="f"/>
        </w:pict>
      </w:r>
    </w:p>
    <w:p w14:paraId="466A554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二、机构持仓变动</w:t>
      </w:r>
    </w:p>
    <w:p w14:paraId="78578CE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机构大幅加仓</w:t>
      </w:r>
    </w:p>
    <w:p w14:paraId="51C4F4D2" w14:textId="77777777" w:rsidR="0086309C" w:rsidRPr="0086309C" w:rsidRDefault="0086309C" w:rsidP="0086309C">
      <w:pPr>
        <w:numPr>
          <w:ilvl w:val="0"/>
          <w:numId w:val="90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柏基资本（</w:t>
      </w:r>
      <w:r w:rsidRPr="0086309C">
        <w:rPr>
          <w:rFonts w:ascii="Times New Roman" w:eastAsia="微软雅黑" w:hAnsi="Times New Roman" w:cs="Times New Roman"/>
          <w:b/>
          <w:bCs/>
          <w:sz w:val="22"/>
          <w:szCs w:val="22"/>
        </w:rPr>
        <w:t>Baupost Group</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31</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增持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5421.38%</w:t>
      </w:r>
      <w:r w:rsidRPr="0086309C">
        <w:rPr>
          <w:rFonts w:ascii="Times New Roman" w:eastAsia="微软雅黑" w:hAnsi="Times New Roman" w:cs="Times New Roman"/>
          <w:sz w:val="22"/>
          <w:szCs w:val="22"/>
        </w:rPr>
        <w:t>，持股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4,084,496 </w:t>
      </w:r>
      <w:r w:rsidRPr="0086309C">
        <w:rPr>
          <w:rFonts w:ascii="Times New Roman" w:eastAsia="微软雅黑" w:hAnsi="Times New Roman" w:cs="Times New Roman"/>
          <w:b/>
          <w:bCs/>
          <w:sz w:val="22"/>
          <w:szCs w:val="22"/>
        </w:rPr>
        <w:t>股，占流通股</w:t>
      </w:r>
      <w:r w:rsidRPr="0086309C">
        <w:rPr>
          <w:rFonts w:ascii="Times New Roman" w:eastAsia="微软雅黑" w:hAnsi="Times New Roman" w:cs="Times New Roman"/>
          <w:b/>
          <w:bCs/>
          <w:sz w:val="22"/>
          <w:szCs w:val="22"/>
        </w:rPr>
        <w:t xml:space="preserve"> 1.22%</w:t>
      </w:r>
      <w:r w:rsidRPr="0086309C">
        <w:rPr>
          <w:rFonts w:ascii="Times New Roman" w:eastAsia="微软雅黑" w:hAnsi="Times New Roman" w:cs="Times New Roman"/>
          <w:sz w:val="22"/>
          <w:szCs w:val="22"/>
        </w:rPr>
        <w:t>。</w:t>
      </w:r>
    </w:p>
    <w:p w14:paraId="0BF10F02" w14:textId="77777777" w:rsidR="0086309C" w:rsidRPr="0086309C" w:rsidRDefault="0086309C" w:rsidP="0086309C">
      <w:pPr>
        <w:numPr>
          <w:ilvl w:val="0"/>
          <w:numId w:val="90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雷</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达里奥（桥水基金）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9</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30</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加仓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337.93%</w:t>
      </w:r>
      <w:r w:rsidRPr="0086309C">
        <w:rPr>
          <w:rFonts w:ascii="Times New Roman" w:eastAsia="微软雅黑" w:hAnsi="Times New Roman" w:cs="Times New Roman"/>
          <w:sz w:val="22"/>
          <w:szCs w:val="22"/>
        </w:rPr>
        <w:t>，持股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265,590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39D976BA" w14:textId="77777777" w:rsidR="0086309C" w:rsidRPr="0086309C" w:rsidRDefault="0086309C" w:rsidP="0086309C">
      <w:pPr>
        <w:numPr>
          <w:ilvl w:val="0"/>
          <w:numId w:val="90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高领资本</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6</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30</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加仓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66.97%</w:t>
      </w:r>
      <w:r w:rsidRPr="0086309C">
        <w:rPr>
          <w:rFonts w:ascii="Times New Roman" w:eastAsia="微软雅黑" w:hAnsi="Times New Roman" w:cs="Times New Roman"/>
          <w:sz w:val="22"/>
          <w:szCs w:val="22"/>
        </w:rPr>
        <w:t>，但在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3</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31</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减仓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33.31%</w:t>
      </w:r>
      <w:r w:rsidRPr="0086309C">
        <w:rPr>
          <w:rFonts w:ascii="Times New Roman" w:eastAsia="微软雅黑" w:hAnsi="Times New Roman" w:cs="Times New Roman"/>
          <w:sz w:val="22"/>
          <w:szCs w:val="22"/>
        </w:rPr>
        <w:t>。</w:t>
      </w:r>
    </w:p>
    <w:p w14:paraId="66AC7D7B"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部分机构清仓或减仓</w:t>
      </w:r>
    </w:p>
    <w:p w14:paraId="0256D591" w14:textId="77777777" w:rsidR="0086309C" w:rsidRPr="0086309C" w:rsidRDefault="0086309C" w:rsidP="0086309C">
      <w:pPr>
        <w:numPr>
          <w:ilvl w:val="0"/>
          <w:numId w:val="90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乔尔</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格林布拉特（高毅资产）</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9</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30</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减仓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23.43%</w:t>
      </w:r>
      <w:r w:rsidRPr="0086309C">
        <w:rPr>
          <w:rFonts w:ascii="Times New Roman" w:eastAsia="微软雅黑" w:hAnsi="Times New Roman" w:cs="Times New Roman"/>
          <w:sz w:val="22"/>
          <w:szCs w:val="22"/>
        </w:rPr>
        <w:t>。</w:t>
      </w:r>
    </w:p>
    <w:p w14:paraId="584BD525"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p>
    <w:p w14:paraId="703CD27E" w14:textId="77777777" w:rsidR="0086309C" w:rsidRPr="0086309C" w:rsidRDefault="0086309C" w:rsidP="0086309C">
      <w:pPr>
        <w:numPr>
          <w:ilvl w:val="0"/>
          <w:numId w:val="90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机构对</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的看涨情绪浓厚</w:t>
      </w:r>
      <w:r w:rsidRPr="0086309C">
        <w:rPr>
          <w:rFonts w:ascii="Times New Roman" w:eastAsia="微软雅黑" w:hAnsi="Times New Roman" w:cs="Times New Roman"/>
          <w:sz w:val="22"/>
          <w:szCs w:val="22"/>
        </w:rPr>
        <w:t>，特别是</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柏基资本的超大幅增持</w:t>
      </w:r>
      <w:r w:rsidRPr="0086309C">
        <w:rPr>
          <w:rFonts w:ascii="Times New Roman" w:eastAsia="微软雅黑" w:hAnsi="Times New Roman" w:cs="Times New Roman"/>
          <w:sz w:val="22"/>
          <w:szCs w:val="22"/>
        </w:rPr>
        <w:t>，可能表明他们对公司未来增长充满信心。</w:t>
      </w:r>
    </w:p>
    <w:p w14:paraId="68642BC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6E2BC9B">
          <v:rect id="_x0000_i1803" style="width:0;height:1.5pt" o:hralign="center" o:hrstd="t" o:hr="t" fillcolor="#a0a0a0" stroked="f"/>
        </w:pict>
      </w:r>
    </w:p>
    <w:p w14:paraId="65EF47E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三、交易趋势分析</w:t>
      </w:r>
    </w:p>
    <w:p w14:paraId="27A5687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过去</w:t>
      </w:r>
      <w:r w:rsidRPr="0086309C">
        <w:rPr>
          <w:rFonts w:ascii="Times New Roman" w:eastAsia="微软雅黑" w:hAnsi="Times New Roman" w:cs="Times New Roman"/>
          <w:b/>
          <w:bCs/>
          <w:sz w:val="22"/>
          <w:szCs w:val="22"/>
        </w:rPr>
        <w:t xml:space="preserve"> 3 </w:t>
      </w:r>
      <w:r w:rsidRPr="0086309C">
        <w:rPr>
          <w:rFonts w:ascii="Times New Roman" w:eastAsia="微软雅黑" w:hAnsi="Times New Roman" w:cs="Times New Roman"/>
          <w:b/>
          <w:bCs/>
          <w:sz w:val="22"/>
          <w:szCs w:val="22"/>
        </w:rPr>
        <w:t>年交易趋势</w:t>
      </w:r>
    </w:p>
    <w:p w14:paraId="0FA676E1" w14:textId="77777777" w:rsidR="0086309C" w:rsidRPr="0086309C" w:rsidRDefault="0086309C" w:rsidP="0086309C">
      <w:pPr>
        <w:numPr>
          <w:ilvl w:val="0"/>
          <w:numId w:val="90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2022-2023</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：多次出现买入和卖出，但股价整体走低。</w:t>
      </w:r>
    </w:p>
    <w:p w14:paraId="002B45B2" w14:textId="77777777" w:rsidR="0086309C" w:rsidRPr="0086309C" w:rsidRDefault="0086309C" w:rsidP="0086309C">
      <w:pPr>
        <w:numPr>
          <w:ilvl w:val="0"/>
          <w:numId w:val="90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：股价开始飙升，并伴随大量买入交易。</w:t>
      </w:r>
    </w:p>
    <w:p w14:paraId="171D7ABC" w14:textId="77777777" w:rsidR="0086309C" w:rsidRPr="0086309C" w:rsidRDefault="0086309C" w:rsidP="0086309C">
      <w:pPr>
        <w:numPr>
          <w:ilvl w:val="0"/>
          <w:numId w:val="90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：股价已突破</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$350</w:t>
      </w:r>
      <w:r w:rsidRPr="0086309C">
        <w:rPr>
          <w:rFonts w:ascii="Times New Roman" w:eastAsia="微软雅黑" w:hAnsi="Times New Roman" w:cs="Times New Roman"/>
          <w:sz w:val="22"/>
          <w:szCs w:val="22"/>
        </w:rPr>
        <w:t>，并继续上涨，机构买入次数明显增加。</w:t>
      </w:r>
    </w:p>
    <w:p w14:paraId="60FA3332"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w:t>
      </w:r>
      <w:r w:rsidRPr="0086309C">
        <w:rPr>
          <w:rFonts w:ascii="Times New Roman" w:eastAsia="微软雅黑" w:hAnsi="Times New Roman" w:cs="Times New Roman"/>
          <w:b/>
          <w:bCs/>
          <w:sz w:val="22"/>
          <w:szCs w:val="22"/>
        </w:rPr>
        <w:t xml:space="preserve"> vs </w:t>
      </w:r>
      <w:r w:rsidRPr="0086309C">
        <w:rPr>
          <w:rFonts w:ascii="Times New Roman" w:eastAsia="微软雅黑" w:hAnsi="Times New Roman" w:cs="Times New Roman"/>
          <w:b/>
          <w:bCs/>
          <w:sz w:val="22"/>
          <w:szCs w:val="22"/>
        </w:rPr>
        <w:t>交易</w:t>
      </w:r>
    </w:p>
    <w:p w14:paraId="798AF682" w14:textId="77777777" w:rsidR="0086309C" w:rsidRPr="0086309C" w:rsidRDefault="0086309C" w:rsidP="0086309C">
      <w:pPr>
        <w:numPr>
          <w:ilvl w:val="0"/>
          <w:numId w:val="90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过去一年中，</w:t>
      </w:r>
      <w:r w:rsidRPr="0086309C">
        <w:rPr>
          <w:rFonts w:ascii="Times New Roman" w:eastAsia="微软雅黑" w:hAnsi="Times New Roman" w:cs="Times New Roman"/>
          <w:b/>
          <w:bCs/>
          <w:sz w:val="22"/>
          <w:szCs w:val="22"/>
        </w:rPr>
        <w:t>机构买入增加与股价上涨高度相关</w:t>
      </w:r>
      <w:r w:rsidRPr="0086309C">
        <w:rPr>
          <w:rFonts w:ascii="Times New Roman" w:eastAsia="微软雅黑" w:hAnsi="Times New Roman" w:cs="Times New Roman"/>
          <w:sz w:val="22"/>
          <w:szCs w:val="22"/>
        </w:rPr>
        <w:t>。</w:t>
      </w:r>
    </w:p>
    <w:p w14:paraId="631FDA7A" w14:textId="77777777" w:rsidR="0086309C" w:rsidRPr="0086309C" w:rsidRDefault="0086309C" w:rsidP="0086309C">
      <w:pPr>
        <w:numPr>
          <w:ilvl w:val="0"/>
          <w:numId w:val="90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机构增持通常发生在</w:t>
      </w:r>
      <w:r w:rsidRPr="0086309C">
        <w:rPr>
          <w:rFonts w:ascii="Times New Roman" w:eastAsia="微软雅黑" w:hAnsi="Times New Roman" w:cs="Times New Roman"/>
          <w:b/>
          <w:bCs/>
          <w:sz w:val="22"/>
          <w:szCs w:val="22"/>
        </w:rPr>
        <w:t>股价快速拉升</w:t>
      </w:r>
      <w:r w:rsidRPr="0086309C">
        <w:rPr>
          <w:rFonts w:ascii="Times New Roman" w:eastAsia="微软雅黑" w:hAnsi="Times New Roman" w:cs="Times New Roman"/>
          <w:sz w:val="22"/>
          <w:szCs w:val="22"/>
        </w:rPr>
        <w:t>的过程中，表明市场看涨情绪强烈。</w:t>
      </w:r>
    </w:p>
    <w:p w14:paraId="580D60E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36A74D3">
          <v:rect id="_x0000_i1804" style="width:0;height:1.5pt" o:hralign="center" o:hrstd="t" o:hr="t" fillcolor="#a0a0a0" stroked="f"/>
        </w:pict>
      </w:r>
    </w:p>
    <w:p w14:paraId="144B249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四、机构持仓情况</w:t>
      </w:r>
    </w:p>
    <w:p w14:paraId="21C7377B" w14:textId="77777777" w:rsidR="0086309C" w:rsidRPr="0086309C" w:rsidRDefault="0086309C" w:rsidP="0086309C">
      <w:pPr>
        <w:numPr>
          <w:ilvl w:val="0"/>
          <w:numId w:val="90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柏基资本（</w:t>
      </w:r>
      <w:r w:rsidRPr="0086309C">
        <w:rPr>
          <w:rFonts w:ascii="Times New Roman" w:eastAsia="微软雅黑" w:hAnsi="Times New Roman" w:cs="Times New Roman"/>
          <w:b/>
          <w:bCs/>
          <w:sz w:val="22"/>
          <w:szCs w:val="22"/>
        </w:rPr>
        <w:t>Baupost Group</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最新持仓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4,084,496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，较上一期增长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5421.38%</w:t>
      </w:r>
      <w:r w:rsidRPr="0086309C">
        <w:rPr>
          <w:rFonts w:ascii="Times New Roman" w:eastAsia="微软雅黑" w:hAnsi="Times New Roman" w:cs="Times New Roman"/>
          <w:sz w:val="22"/>
          <w:szCs w:val="22"/>
        </w:rPr>
        <w:t>，持仓占比</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1.22%</w:t>
      </w:r>
      <w:r w:rsidRPr="0086309C">
        <w:rPr>
          <w:rFonts w:ascii="Times New Roman" w:eastAsia="微软雅黑" w:hAnsi="Times New Roman" w:cs="Times New Roman"/>
          <w:sz w:val="22"/>
          <w:szCs w:val="22"/>
        </w:rPr>
        <w:t>。</w:t>
      </w:r>
    </w:p>
    <w:p w14:paraId="72A82ADE" w14:textId="77777777" w:rsidR="0086309C" w:rsidRPr="0086309C" w:rsidRDefault="0086309C" w:rsidP="0086309C">
      <w:pPr>
        <w:numPr>
          <w:ilvl w:val="0"/>
          <w:numId w:val="90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乔尔</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格林布拉特（高毅资产）</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9</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30</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减仓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23.43%</w:t>
      </w:r>
      <w:r w:rsidRPr="0086309C">
        <w:rPr>
          <w:rFonts w:ascii="Times New Roman" w:eastAsia="微软雅黑" w:hAnsi="Times New Roman" w:cs="Times New Roman"/>
          <w:sz w:val="22"/>
          <w:szCs w:val="22"/>
        </w:rPr>
        <w:t>。</w:t>
      </w:r>
    </w:p>
    <w:p w14:paraId="388187E7" w14:textId="77777777" w:rsidR="0086309C" w:rsidRPr="0086309C" w:rsidRDefault="0086309C" w:rsidP="0086309C">
      <w:pPr>
        <w:numPr>
          <w:ilvl w:val="0"/>
          <w:numId w:val="90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雷</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达里奥（桥水基金）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9</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30</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加仓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337.93%</w:t>
      </w:r>
      <w:r w:rsidRPr="0086309C">
        <w:rPr>
          <w:rFonts w:ascii="Times New Roman" w:eastAsia="微软雅黑" w:hAnsi="Times New Roman" w:cs="Times New Roman"/>
          <w:sz w:val="22"/>
          <w:szCs w:val="22"/>
        </w:rPr>
        <w:t>。</w:t>
      </w:r>
    </w:p>
    <w:p w14:paraId="5C476921"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p>
    <w:p w14:paraId="3A990A61" w14:textId="77777777" w:rsidR="0086309C" w:rsidRPr="0086309C" w:rsidRDefault="0086309C" w:rsidP="0086309C">
      <w:pPr>
        <w:numPr>
          <w:ilvl w:val="0"/>
          <w:numId w:val="90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柏基资本的大幅增持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可能意味着他们对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未来增长非常有信心。</w:t>
      </w:r>
    </w:p>
    <w:p w14:paraId="1C2FFA97" w14:textId="77777777" w:rsidR="0086309C" w:rsidRPr="0086309C" w:rsidRDefault="0086309C" w:rsidP="0086309C">
      <w:pPr>
        <w:numPr>
          <w:ilvl w:val="0"/>
          <w:numId w:val="90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其他机构大部分</w:t>
      </w:r>
      <w:r w:rsidRPr="0086309C">
        <w:rPr>
          <w:rFonts w:ascii="Times New Roman" w:eastAsia="微软雅黑" w:hAnsi="Times New Roman" w:cs="Times New Roman"/>
          <w:b/>
          <w:bCs/>
          <w:sz w:val="22"/>
          <w:szCs w:val="22"/>
        </w:rPr>
        <w:t>维持或增加持仓</w:t>
      </w:r>
      <w:r w:rsidRPr="0086309C">
        <w:rPr>
          <w:rFonts w:ascii="Times New Roman" w:eastAsia="微软雅黑" w:hAnsi="Times New Roman" w:cs="Times New Roman"/>
          <w:sz w:val="22"/>
          <w:szCs w:val="22"/>
        </w:rPr>
        <w:t>，说明市场仍然看好</w:t>
      </w:r>
      <w:r w:rsidRPr="0086309C">
        <w:rPr>
          <w:rFonts w:ascii="Times New Roman" w:eastAsia="微软雅黑" w:hAnsi="Times New Roman" w:cs="Times New Roman"/>
          <w:sz w:val="22"/>
          <w:szCs w:val="22"/>
        </w:rPr>
        <w:t xml:space="preserve"> APP</w:t>
      </w:r>
      <w:r w:rsidRPr="0086309C">
        <w:rPr>
          <w:rFonts w:ascii="Times New Roman" w:eastAsia="微软雅黑" w:hAnsi="Times New Roman" w:cs="Times New Roman"/>
          <w:sz w:val="22"/>
          <w:szCs w:val="22"/>
        </w:rPr>
        <w:t>。</w:t>
      </w:r>
    </w:p>
    <w:p w14:paraId="77AD340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610BFDB">
          <v:rect id="_x0000_i1805" style="width:0;height:1.5pt" o:hralign="center" o:hrstd="t" o:hr="t" fillcolor="#a0a0a0" stroked="f"/>
        </w:pict>
      </w:r>
    </w:p>
    <w:p w14:paraId="4AB264E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lastRenderedPageBreak/>
        <w:t>五、内部交易概览</w:t>
      </w:r>
    </w:p>
    <w:p w14:paraId="38D518A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过去</w:t>
      </w:r>
      <w:r w:rsidRPr="0086309C">
        <w:rPr>
          <w:rFonts w:ascii="Times New Roman" w:eastAsia="微软雅黑" w:hAnsi="Times New Roman" w:cs="Times New Roman"/>
          <w:b/>
          <w:bCs/>
          <w:sz w:val="22"/>
          <w:szCs w:val="22"/>
        </w:rPr>
        <w:t xml:space="preserve"> 18 </w:t>
      </w:r>
      <w:r w:rsidRPr="0086309C">
        <w:rPr>
          <w:rFonts w:ascii="Times New Roman" w:eastAsia="微软雅黑" w:hAnsi="Times New Roman" w:cs="Times New Roman"/>
          <w:b/>
          <w:bCs/>
          <w:sz w:val="22"/>
          <w:szCs w:val="22"/>
        </w:rPr>
        <w:t>个月所有高管均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净卖出</w:t>
      </w:r>
      <w:r w:rsidRPr="0086309C">
        <w:rPr>
          <w:rFonts w:ascii="Times New Roman" w:eastAsia="微软雅黑" w:hAnsi="Times New Roman" w:cs="Times New Roman"/>
          <w:sz w:val="22"/>
          <w:szCs w:val="22"/>
        </w:rPr>
        <w:t>，无任何买入：</w:t>
      </w:r>
    </w:p>
    <w:p w14:paraId="6220983C" w14:textId="77777777" w:rsidR="0086309C" w:rsidRPr="0086309C" w:rsidRDefault="0086309C" w:rsidP="0086309C">
      <w:pPr>
        <w:numPr>
          <w:ilvl w:val="0"/>
          <w:numId w:val="9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Victoria Valenzuela</w:t>
      </w:r>
      <w:r w:rsidRPr="0086309C">
        <w:rPr>
          <w:rFonts w:ascii="Times New Roman" w:eastAsia="微软雅黑" w:hAnsi="Times New Roman" w:cs="Times New Roman"/>
          <w:sz w:val="22"/>
          <w:szCs w:val="22"/>
        </w:rPr>
        <w:t>：卖出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393,833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177D2B83" w14:textId="77777777" w:rsidR="0086309C" w:rsidRPr="0086309C" w:rsidRDefault="0086309C" w:rsidP="0086309C">
      <w:pPr>
        <w:numPr>
          <w:ilvl w:val="0"/>
          <w:numId w:val="9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Herald Y Chen</w:t>
      </w:r>
      <w:r w:rsidRPr="0086309C">
        <w:rPr>
          <w:rFonts w:ascii="Times New Roman" w:eastAsia="微软雅黑" w:hAnsi="Times New Roman" w:cs="Times New Roman"/>
          <w:sz w:val="22"/>
          <w:szCs w:val="22"/>
        </w:rPr>
        <w:t>：卖出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1,190,000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37FB01C7" w14:textId="77777777" w:rsidR="0086309C" w:rsidRPr="0086309C" w:rsidRDefault="0086309C" w:rsidP="0086309C">
      <w:pPr>
        <w:numPr>
          <w:ilvl w:val="0"/>
          <w:numId w:val="9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Vasily Shikin</w:t>
      </w:r>
      <w:r w:rsidRPr="0086309C">
        <w:rPr>
          <w:rFonts w:ascii="Times New Roman" w:eastAsia="微软雅黑" w:hAnsi="Times New Roman" w:cs="Times New Roman"/>
          <w:sz w:val="22"/>
          <w:szCs w:val="22"/>
        </w:rPr>
        <w:t>：卖出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1,869,189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33800A2F" w14:textId="77777777" w:rsidR="0086309C" w:rsidRPr="0086309C" w:rsidRDefault="0086309C" w:rsidP="0086309C">
      <w:pPr>
        <w:numPr>
          <w:ilvl w:val="0"/>
          <w:numId w:val="9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Eduardo Vivas</w:t>
      </w:r>
      <w:r w:rsidRPr="0086309C">
        <w:rPr>
          <w:rFonts w:ascii="Times New Roman" w:eastAsia="微软雅黑" w:hAnsi="Times New Roman" w:cs="Times New Roman"/>
          <w:sz w:val="22"/>
          <w:szCs w:val="22"/>
        </w:rPr>
        <w:t>：卖出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2,200,686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52136D36"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p>
    <w:p w14:paraId="4E519D0A" w14:textId="77777777" w:rsidR="0086309C" w:rsidRPr="0086309C" w:rsidRDefault="0086309C" w:rsidP="0086309C">
      <w:pPr>
        <w:numPr>
          <w:ilvl w:val="0"/>
          <w:numId w:val="91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所有高管都在卖出，无一买入</w:t>
      </w:r>
      <w:r w:rsidRPr="0086309C">
        <w:rPr>
          <w:rFonts w:ascii="Times New Roman" w:eastAsia="微软雅黑" w:hAnsi="Times New Roman" w:cs="Times New Roman"/>
          <w:sz w:val="22"/>
          <w:szCs w:val="22"/>
        </w:rPr>
        <w:t>，可能表明高管认为</w:t>
      </w:r>
      <w:r w:rsidRPr="0086309C">
        <w:rPr>
          <w:rFonts w:ascii="Times New Roman" w:eastAsia="微软雅黑" w:hAnsi="Times New Roman" w:cs="Times New Roman"/>
          <w:b/>
          <w:bCs/>
          <w:sz w:val="22"/>
          <w:szCs w:val="22"/>
        </w:rPr>
        <w:t>当前股价被高估</w:t>
      </w:r>
      <w:r w:rsidRPr="0086309C">
        <w:rPr>
          <w:rFonts w:ascii="Times New Roman" w:eastAsia="微软雅黑" w:hAnsi="Times New Roman" w:cs="Times New Roman"/>
          <w:sz w:val="22"/>
          <w:szCs w:val="22"/>
        </w:rPr>
        <w:t>，或者他们在</w:t>
      </w:r>
      <w:r w:rsidRPr="0086309C">
        <w:rPr>
          <w:rFonts w:ascii="Times New Roman" w:eastAsia="微软雅黑" w:hAnsi="Times New Roman" w:cs="Times New Roman"/>
          <w:b/>
          <w:bCs/>
          <w:sz w:val="22"/>
          <w:szCs w:val="22"/>
        </w:rPr>
        <w:t>套现部分收益</w:t>
      </w:r>
      <w:r w:rsidRPr="0086309C">
        <w:rPr>
          <w:rFonts w:ascii="Times New Roman" w:eastAsia="微软雅黑" w:hAnsi="Times New Roman" w:cs="Times New Roman"/>
          <w:sz w:val="22"/>
          <w:szCs w:val="22"/>
        </w:rPr>
        <w:t>。</w:t>
      </w:r>
    </w:p>
    <w:p w14:paraId="2C025C1B" w14:textId="77777777" w:rsidR="0086309C" w:rsidRPr="0086309C" w:rsidRDefault="0086309C" w:rsidP="0086309C">
      <w:pPr>
        <w:numPr>
          <w:ilvl w:val="0"/>
          <w:numId w:val="91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市场上机构和散户情绪高涨</w:t>
      </w:r>
      <w:r w:rsidRPr="0086309C">
        <w:rPr>
          <w:rFonts w:ascii="Times New Roman" w:eastAsia="微软雅黑" w:hAnsi="Times New Roman" w:cs="Times New Roman"/>
          <w:sz w:val="22"/>
          <w:szCs w:val="22"/>
        </w:rPr>
        <w:t>，但高管的</w:t>
      </w:r>
      <w:r w:rsidRPr="0086309C">
        <w:rPr>
          <w:rFonts w:ascii="Times New Roman" w:eastAsia="微软雅黑" w:hAnsi="Times New Roman" w:cs="Times New Roman"/>
          <w:b/>
          <w:bCs/>
          <w:sz w:val="22"/>
          <w:szCs w:val="22"/>
        </w:rPr>
        <w:t>大量减持</w:t>
      </w:r>
      <w:r w:rsidRPr="0086309C">
        <w:rPr>
          <w:rFonts w:ascii="Times New Roman" w:eastAsia="微软雅黑" w:hAnsi="Times New Roman" w:cs="Times New Roman"/>
          <w:sz w:val="22"/>
          <w:szCs w:val="22"/>
        </w:rPr>
        <w:t>可能会成为未来股价下跌的潜在风险信号。</w:t>
      </w:r>
    </w:p>
    <w:p w14:paraId="7194389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B9D227A">
          <v:rect id="_x0000_i1806" style="width:0;height:1.5pt" o:hralign="center" o:hrstd="t" o:hr="t" fillcolor="#a0a0a0" stroked="f"/>
        </w:pict>
      </w:r>
    </w:p>
    <w:p w14:paraId="5E4D0A2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六、内部交易趋势</w:t>
      </w:r>
    </w:p>
    <w:p w14:paraId="4C8C0EBA"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w:t>
      </w:r>
      <w:r w:rsidRPr="0086309C">
        <w:rPr>
          <w:rFonts w:ascii="Times New Roman" w:eastAsia="微软雅黑" w:hAnsi="Times New Roman" w:cs="Times New Roman"/>
          <w:b/>
          <w:bCs/>
          <w:sz w:val="22"/>
          <w:szCs w:val="22"/>
        </w:rPr>
        <w:t xml:space="preserve"> vs </w:t>
      </w:r>
      <w:r w:rsidRPr="0086309C">
        <w:rPr>
          <w:rFonts w:ascii="Times New Roman" w:eastAsia="微软雅黑" w:hAnsi="Times New Roman" w:cs="Times New Roman"/>
          <w:b/>
          <w:bCs/>
          <w:sz w:val="22"/>
          <w:szCs w:val="22"/>
        </w:rPr>
        <w:t>内部交易</w:t>
      </w:r>
    </w:p>
    <w:p w14:paraId="341DE01F" w14:textId="77777777" w:rsidR="0086309C" w:rsidRPr="0086309C" w:rsidRDefault="0086309C" w:rsidP="0086309C">
      <w:pPr>
        <w:numPr>
          <w:ilvl w:val="0"/>
          <w:numId w:val="9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2022-2023</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：高管大量卖出，股价下跌。</w:t>
      </w:r>
    </w:p>
    <w:p w14:paraId="792BC3F9" w14:textId="77777777" w:rsidR="0086309C" w:rsidRPr="0086309C" w:rsidRDefault="0086309C" w:rsidP="0086309C">
      <w:pPr>
        <w:numPr>
          <w:ilvl w:val="0"/>
          <w:numId w:val="9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：股价开始上涨，但高管仍然继续卖出。</w:t>
      </w:r>
    </w:p>
    <w:p w14:paraId="1F0A28EF" w14:textId="77777777" w:rsidR="0086309C" w:rsidRPr="0086309C" w:rsidRDefault="0086309C" w:rsidP="0086309C">
      <w:pPr>
        <w:numPr>
          <w:ilvl w:val="0"/>
          <w:numId w:val="9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：股价突破</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$350</w:t>
      </w:r>
      <w:r w:rsidRPr="0086309C">
        <w:rPr>
          <w:rFonts w:ascii="Times New Roman" w:eastAsia="微软雅黑" w:hAnsi="Times New Roman" w:cs="Times New Roman"/>
          <w:sz w:val="22"/>
          <w:szCs w:val="22"/>
        </w:rPr>
        <w:t>，但高管仍未停止卖出。</w:t>
      </w:r>
    </w:p>
    <w:p w14:paraId="63D12DD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风险信号</w:t>
      </w:r>
    </w:p>
    <w:p w14:paraId="6AD97DB4" w14:textId="77777777" w:rsidR="0086309C" w:rsidRPr="0086309C" w:rsidRDefault="0086309C" w:rsidP="0086309C">
      <w:pPr>
        <w:numPr>
          <w:ilvl w:val="0"/>
          <w:numId w:val="91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高管减持通常是一个潜在的风险信号</w:t>
      </w:r>
      <w:r w:rsidRPr="0086309C">
        <w:rPr>
          <w:rFonts w:ascii="Times New Roman" w:eastAsia="微软雅黑" w:hAnsi="Times New Roman" w:cs="Times New Roman"/>
          <w:sz w:val="22"/>
          <w:szCs w:val="22"/>
        </w:rPr>
        <w:t>，特别是在股价大涨之后。</w:t>
      </w:r>
    </w:p>
    <w:p w14:paraId="34B85D59" w14:textId="77777777" w:rsidR="0086309C" w:rsidRPr="0086309C" w:rsidRDefault="0086309C" w:rsidP="0086309C">
      <w:pPr>
        <w:numPr>
          <w:ilvl w:val="0"/>
          <w:numId w:val="912"/>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如果</w:t>
      </w:r>
      <w:r w:rsidRPr="0086309C">
        <w:rPr>
          <w:rFonts w:ascii="Times New Roman" w:eastAsia="微软雅黑" w:hAnsi="Times New Roman" w:cs="Times New Roman"/>
          <w:b/>
          <w:bCs/>
          <w:sz w:val="22"/>
          <w:szCs w:val="22"/>
        </w:rPr>
        <w:t>股价继续上涨，但高管仍持续抛售</w:t>
      </w:r>
      <w:r w:rsidRPr="0086309C">
        <w:rPr>
          <w:rFonts w:ascii="Times New Roman" w:eastAsia="微软雅黑" w:hAnsi="Times New Roman" w:cs="Times New Roman"/>
          <w:sz w:val="22"/>
          <w:szCs w:val="22"/>
        </w:rPr>
        <w:t>，市场可能会在未来某个时间点出现调整。</w:t>
      </w:r>
    </w:p>
    <w:p w14:paraId="1FE1FC0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6408E11">
          <v:rect id="_x0000_i1807" style="width:0;height:1.5pt" o:hralign="center" o:hrstd="t" o:hr="t" fillcolor="#a0a0a0" stroked="f"/>
        </w:pict>
      </w:r>
    </w:p>
    <w:p w14:paraId="3B8E19B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七、最新内部交易详情</w:t>
      </w:r>
    </w:p>
    <w:p w14:paraId="557E644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近期所有内部交易都是卖出</w:t>
      </w:r>
    </w:p>
    <w:p w14:paraId="6CD9612A" w14:textId="77777777" w:rsidR="0086309C" w:rsidRPr="0086309C" w:rsidRDefault="0086309C" w:rsidP="0086309C">
      <w:pPr>
        <w:numPr>
          <w:ilvl w:val="0"/>
          <w:numId w:val="91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Victoria Valenzuela</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12/19</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$313.07</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价格卖出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15,971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6A7167A4" w14:textId="77777777" w:rsidR="0086309C" w:rsidRPr="0086309C" w:rsidRDefault="0086309C" w:rsidP="0086309C">
      <w:pPr>
        <w:numPr>
          <w:ilvl w:val="0"/>
          <w:numId w:val="91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CEO Arash Adam Foroughi</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12/10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$336.42</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价格卖出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124,569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1BA1E143" w14:textId="77777777" w:rsidR="0086309C" w:rsidRPr="0086309C" w:rsidRDefault="0086309C" w:rsidP="0086309C">
      <w:pPr>
        <w:numPr>
          <w:ilvl w:val="0"/>
          <w:numId w:val="91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CFO Herald Y Chen</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12/10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$329.36</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价格卖出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194,080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w:t>
      </w:r>
    </w:p>
    <w:p w14:paraId="2C4B834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p>
    <w:p w14:paraId="67F846FB" w14:textId="77777777" w:rsidR="0086309C" w:rsidRPr="0086309C" w:rsidRDefault="0086309C" w:rsidP="0086309C">
      <w:pPr>
        <w:numPr>
          <w:ilvl w:val="0"/>
          <w:numId w:val="91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高管持续卖出</w:t>
      </w:r>
      <w:r w:rsidRPr="0086309C">
        <w:rPr>
          <w:rFonts w:ascii="Times New Roman" w:eastAsia="微软雅黑" w:hAnsi="Times New Roman" w:cs="Times New Roman"/>
          <w:sz w:val="22"/>
          <w:szCs w:val="22"/>
        </w:rPr>
        <w:t>，说明他们认为</w:t>
      </w:r>
      <w:r w:rsidRPr="0086309C">
        <w:rPr>
          <w:rFonts w:ascii="Times New Roman" w:eastAsia="微软雅黑" w:hAnsi="Times New Roman" w:cs="Times New Roman"/>
          <w:b/>
          <w:bCs/>
          <w:sz w:val="22"/>
          <w:szCs w:val="22"/>
        </w:rPr>
        <w:t>当前股价可能处于高位</w:t>
      </w:r>
      <w:r w:rsidRPr="0086309C">
        <w:rPr>
          <w:rFonts w:ascii="Times New Roman" w:eastAsia="微软雅黑" w:hAnsi="Times New Roman" w:cs="Times New Roman"/>
          <w:sz w:val="22"/>
          <w:szCs w:val="22"/>
        </w:rPr>
        <w:t>。</w:t>
      </w:r>
    </w:p>
    <w:p w14:paraId="3AC8059E" w14:textId="77777777" w:rsidR="0086309C" w:rsidRPr="0086309C" w:rsidRDefault="0086309C" w:rsidP="0086309C">
      <w:pPr>
        <w:numPr>
          <w:ilvl w:val="0"/>
          <w:numId w:val="91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交易价格较当前股价低</w:t>
      </w:r>
      <w:r w:rsidRPr="0086309C">
        <w:rPr>
          <w:rFonts w:ascii="Times New Roman" w:eastAsia="微软雅黑" w:hAnsi="Times New Roman" w:cs="Times New Roman"/>
          <w:sz w:val="22"/>
          <w:szCs w:val="22"/>
        </w:rPr>
        <w:t>，说明他们</w:t>
      </w:r>
      <w:r w:rsidRPr="0086309C">
        <w:rPr>
          <w:rFonts w:ascii="Times New Roman" w:eastAsia="微软雅黑" w:hAnsi="Times New Roman" w:cs="Times New Roman"/>
          <w:b/>
          <w:bCs/>
          <w:sz w:val="22"/>
          <w:szCs w:val="22"/>
        </w:rPr>
        <w:t>并未预测到近期股价的进一步上涨</w:t>
      </w:r>
      <w:r w:rsidRPr="0086309C">
        <w:rPr>
          <w:rFonts w:ascii="Times New Roman" w:eastAsia="微软雅黑" w:hAnsi="Times New Roman" w:cs="Times New Roman"/>
          <w:sz w:val="22"/>
          <w:szCs w:val="22"/>
        </w:rPr>
        <w:t>。</w:t>
      </w:r>
    </w:p>
    <w:p w14:paraId="268C509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59703A8">
          <v:rect id="_x0000_i1808" style="width:0;height:1.5pt" o:hralign="center" o:hrstd="t" o:hr="t" fillcolor="#a0a0a0" stroked="f"/>
        </w:pict>
      </w:r>
    </w:p>
    <w:p w14:paraId="6FFCBB0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八、整体分析结论</w:t>
      </w:r>
    </w:p>
    <w:p w14:paraId="4D9FACEC"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市场情绪</w:t>
      </w:r>
    </w:p>
    <w:p w14:paraId="01B9A830" w14:textId="77777777" w:rsidR="0086309C" w:rsidRPr="0086309C" w:rsidRDefault="0086309C" w:rsidP="0086309C">
      <w:pPr>
        <w:numPr>
          <w:ilvl w:val="0"/>
          <w:numId w:val="9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机构正在大幅买入</w:t>
      </w:r>
      <w:r w:rsidRPr="0086309C">
        <w:rPr>
          <w:rFonts w:ascii="Times New Roman" w:eastAsia="微软雅黑" w:hAnsi="Times New Roman" w:cs="Times New Roman"/>
          <w:sz w:val="22"/>
          <w:szCs w:val="22"/>
        </w:rPr>
        <w:t>，特别是</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柏基资本</w:t>
      </w:r>
      <w:r w:rsidRPr="0086309C">
        <w:rPr>
          <w:rFonts w:ascii="Times New Roman" w:eastAsia="微软雅黑" w:hAnsi="Times New Roman" w:cs="Times New Roman"/>
          <w:b/>
          <w:bCs/>
          <w:sz w:val="22"/>
          <w:szCs w:val="22"/>
        </w:rPr>
        <w:t xml:space="preserve"> 5421.38% </w:t>
      </w:r>
      <w:r w:rsidRPr="0086309C">
        <w:rPr>
          <w:rFonts w:ascii="Times New Roman" w:eastAsia="微软雅黑" w:hAnsi="Times New Roman" w:cs="Times New Roman"/>
          <w:b/>
          <w:bCs/>
          <w:sz w:val="22"/>
          <w:szCs w:val="22"/>
        </w:rPr>
        <w:t>的增持</w:t>
      </w:r>
      <w:r w:rsidRPr="0086309C">
        <w:rPr>
          <w:rFonts w:ascii="Times New Roman" w:eastAsia="微软雅黑" w:hAnsi="Times New Roman" w:cs="Times New Roman"/>
          <w:sz w:val="22"/>
          <w:szCs w:val="22"/>
        </w:rPr>
        <w:t>，表明机构对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的长期前景看好。</w:t>
      </w:r>
    </w:p>
    <w:p w14:paraId="4A75F3BB" w14:textId="77777777" w:rsidR="0086309C" w:rsidRPr="0086309C" w:rsidRDefault="0086309C" w:rsidP="0086309C">
      <w:pPr>
        <w:numPr>
          <w:ilvl w:val="0"/>
          <w:numId w:val="9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高管则在持续卖出</w:t>
      </w:r>
      <w:r w:rsidRPr="0086309C">
        <w:rPr>
          <w:rFonts w:ascii="Times New Roman" w:eastAsia="微软雅黑" w:hAnsi="Times New Roman" w:cs="Times New Roman"/>
          <w:sz w:val="22"/>
          <w:szCs w:val="22"/>
        </w:rPr>
        <w:t>，说明他们认为当前股价可能接近峰值，或者他们对未来增长的信心不足。</w:t>
      </w:r>
    </w:p>
    <w:p w14:paraId="2A1432EA"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股价趋势</w:t>
      </w:r>
    </w:p>
    <w:p w14:paraId="63F20DA7" w14:textId="77777777" w:rsidR="0086309C" w:rsidRPr="0086309C" w:rsidRDefault="0086309C" w:rsidP="0086309C">
      <w:pPr>
        <w:numPr>
          <w:ilvl w:val="0"/>
          <w:numId w:val="91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股价过去一年飙升</w:t>
      </w:r>
      <w:r w:rsidRPr="0086309C">
        <w:rPr>
          <w:rFonts w:ascii="Times New Roman" w:eastAsia="微软雅黑" w:hAnsi="Times New Roman" w:cs="Times New Roman"/>
          <w:b/>
          <w:bCs/>
          <w:sz w:val="22"/>
          <w:szCs w:val="22"/>
        </w:rPr>
        <w:t xml:space="preserve"> 700%+</w:t>
      </w:r>
      <w:r w:rsidRPr="0086309C">
        <w:rPr>
          <w:rFonts w:ascii="Times New Roman" w:eastAsia="微软雅黑" w:hAnsi="Times New Roman" w:cs="Times New Roman"/>
          <w:sz w:val="22"/>
          <w:szCs w:val="22"/>
        </w:rPr>
        <w:t>，远超同行，估值极高（市盈率</w:t>
      </w:r>
      <w:r w:rsidRPr="0086309C">
        <w:rPr>
          <w:rFonts w:ascii="Times New Roman" w:eastAsia="微软雅黑" w:hAnsi="Times New Roman" w:cs="Times New Roman"/>
          <w:sz w:val="22"/>
          <w:szCs w:val="22"/>
        </w:rPr>
        <w:t xml:space="preserve"> 114.61</w:t>
      </w:r>
      <w:r w:rsidRPr="0086309C">
        <w:rPr>
          <w:rFonts w:ascii="Times New Roman" w:eastAsia="微软雅黑" w:hAnsi="Times New Roman" w:cs="Times New Roman"/>
          <w:sz w:val="22"/>
          <w:szCs w:val="22"/>
        </w:rPr>
        <w:t>）。</w:t>
      </w:r>
    </w:p>
    <w:p w14:paraId="5802A6EB" w14:textId="77777777" w:rsidR="0086309C" w:rsidRPr="0086309C" w:rsidRDefault="0086309C" w:rsidP="0086309C">
      <w:pPr>
        <w:numPr>
          <w:ilvl w:val="0"/>
          <w:numId w:val="91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这种增长速度若无持续的</w:t>
      </w:r>
      <w:r w:rsidRPr="0086309C">
        <w:rPr>
          <w:rFonts w:ascii="Times New Roman" w:eastAsia="微软雅黑" w:hAnsi="Times New Roman" w:cs="Times New Roman"/>
          <w:b/>
          <w:bCs/>
          <w:sz w:val="22"/>
          <w:szCs w:val="22"/>
        </w:rPr>
        <w:t>业务增长支撑</w:t>
      </w:r>
      <w:r w:rsidRPr="0086309C">
        <w:rPr>
          <w:rFonts w:ascii="Times New Roman" w:eastAsia="微软雅黑" w:hAnsi="Times New Roman" w:cs="Times New Roman"/>
          <w:sz w:val="22"/>
          <w:szCs w:val="22"/>
        </w:rPr>
        <w:t>，未来可能面临较大调整压力。</w:t>
      </w:r>
    </w:p>
    <w:p w14:paraId="78CA6ABF"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风险与机会</w:t>
      </w:r>
    </w:p>
    <w:p w14:paraId="086E1860"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机会</w:t>
      </w:r>
    </w:p>
    <w:p w14:paraId="02A9DF70" w14:textId="77777777" w:rsidR="0086309C" w:rsidRPr="0086309C" w:rsidRDefault="0086309C" w:rsidP="0086309C">
      <w:pPr>
        <w:numPr>
          <w:ilvl w:val="0"/>
          <w:numId w:val="91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机构持续增持</w:t>
      </w:r>
      <w:r w:rsidRPr="0086309C">
        <w:rPr>
          <w:rFonts w:ascii="Times New Roman" w:eastAsia="微软雅黑" w:hAnsi="Times New Roman" w:cs="Times New Roman"/>
          <w:sz w:val="22"/>
          <w:szCs w:val="22"/>
        </w:rPr>
        <w:t>，市场看涨情绪强。</w:t>
      </w:r>
    </w:p>
    <w:p w14:paraId="49ED86E1" w14:textId="77777777" w:rsidR="0086309C" w:rsidRPr="0086309C" w:rsidRDefault="0086309C" w:rsidP="0086309C">
      <w:pPr>
        <w:numPr>
          <w:ilvl w:val="0"/>
          <w:numId w:val="91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过去一年表现优异</w:t>
      </w:r>
      <w:r w:rsidRPr="0086309C">
        <w:rPr>
          <w:rFonts w:ascii="Times New Roman" w:eastAsia="微软雅黑" w:hAnsi="Times New Roman" w:cs="Times New Roman"/>
          <w:sz w:val="22"/>
          <w:szCs w:val="22"/>
        </w:rPr>
        <w:t>，技术上有强支撑。</w:t>
      </w:r>
    </w:p>
    <w:p w14:paraId="385C529D"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风险</w:t>
      </w:r>
    </w:p>
    <w:p w14:paraId="48DA1897" w14:textId="77777777" w:rsidR="0086309C" w:rsidRPr="0086309C" w:rsidRDefault="0086309C" w:rsidP="0086309C">
      <w:pPr>
        <w:numPr>
          <w:ilvl w:val="0"/>
          <w:numId w:val="91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估值过高</w:t>
      </w:r>
      <w:r w:rsidRPr="0086309C">
        <w:rPr>
          <w:rFonts w:ascii="Times New Roman" w:eastAsia="微软雅黑" w:hAnsi="Times New Roman" w:cs="Times New Roman"/>
          <w:sz w:val="22"/>
          <w:szCs w:val="22"/>
        </w:rPr>
        <w:t>，市盈率远超同行，可能存在泡沫。</w:t>
      </w:r>
    </w:p>
    <w:p w14:paraId="71EE449A" w14:textId="77777777" w:rsidR="0086309C" w:rsidRPr="0086309C" w:rsidRDefault="0086309C" w:rsidP="0086309C">
      <w:pPr>
        <w:numPr>
          <w:ilvl w:val="0"/>
          <w:numId w:val="91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高管大量卖出</w:t>
      </w:r>
      <w:r w:rsidRPr="0086309C">
        <w:rPr>
          <w:rFonts w:ascii="Times New Roman" w:eastAsia="微软雅黑" w:hAnsi="Times New Roman" w:cs="Times New Roman"/>
          <w:sz w:val="22"/>
          <w:szCs w:val="22"/>
        </w:rPr>
        <w:t>，可能对股价产生压力。</w:t>
      </w:r>
    </w:p>
    <w:p w14:paraId="5CCAA96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D7429EE">
          <v:rect id="_x0000_i1809" style="width:0;height:1.5pt" o:hralign="center" o:hrstd="t" o:hr="t" fillcolor="#a0a0a0" stroked="f"/>
        </w:pict>
      </w:r>
    </w:p>
    <w:p w14:paraId="65D2A09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九、投资建议</w:t>
      </w:r>
    </w:p>
    <w:p w14:paraId="5C670968"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w:t>
      </w:r>
    </w:p>
    <w:p w14:paraId="77E0CB18" w14:textId="77777777" w:rsidR="0086309C" w:rsidRPr="0086309C" w:rsidRDefault="0086309C" w:rsidP="0086309C">
      <w:pPr>
        <w:numPr>
          <w:ilvl w:val="0"/>
          <w:numId w:val="91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仍可看涨</w:t>
      </w:r>
      <w:r w:rsidRPr="0086309C">
        <w:rPr>
          <w:rFonts w:ascii="Times New Roman" w:eastAsia="微软雅黑" w:hAnsi="Times New Roman" w:cs="Times New Roman"/>
          <w:sz w:val="22"/>
          <w:szCs w:val="22"/>
        </w:rPr>
        <w:t>，但需密切关注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高管减持对股价的影响</w:t>
      </w:r>
      <w:r w:rsidRPr="0086309C">
        <w:rPr>
          <w:rFonts w:ascii="Times New Roman" w:eastAsia="微软雅黑" w:hAnsi="Times New Roman" w:cs="Times New Roman"/>
          <w:sz w:val="22"/>
          <w:szCs w:val="22"/>
        </w:rPr>
        <w:t>。</w:t>
      </w:r>
    </w:p>
    <w:p w14:paraId="05DC62A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长期：</w:t>
      </w:r>
    </w:p>
    <w:p w14:paraId="72C0D80F" w14:textId="77777777" w:rsidR="0086309C" w:rsidRPr="0086309C" w:rsidRDefault="0086309C" w:rsidP="0086309C">
      <w:pPr>
        <w:numPr>
          <w:ilvl w:val="0"/>
          <w:numId w:val="92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若持有</w:t>
      </w:r>
      <w:r w:rsidRPr="0086309C">
        <w:rPr>
          <w:rFonts w:ascii="Times New Roman" w:eastAsia="微软雅黑" w:hAnsi="Times New Roman" w:cs="Times New Roman"/>
          <w:b/>
          <w:bCs/>
          <w:sz w:val="22"/>
          <w:szCs w:val="22"/>
        </w:rPr>
        <w:t xml:space="preserve"> APP</w:t>
      </w:r>
      <w:r w:rsidRPr="0086309C">
        <w:rPr>
          <w:rFonts w:ascii="Times New Roman" w:eastAsia="微软雅黑" w:hAnsi="Times New Roman" w:cs="Times New Roman"/>
          <w:sz w:val="22"/>
          <w:szCs w:val="22"/>
        </w:rPr>
        <w:t>，建议</w:t>
      </w:r>
      <w:r w:rsidRPr="0086309C">
        <w:rPr>
          <w:rFonts w:ascii="Times New Roman" w:eastAsia="微软雅黑" w:hAnsi="Times New Roman" w:cs="Times New Roman"/>
          <w:b/>
          <w:bCs/>
          <w:sz w:val="22"/>
          <w:szCs w:val="22"/>
        </w:rPr>
        <w:t>密切关注高管进一步的交易行为</w:t>
      </w:r>
      <w:r w:rsidRPr="0086309C">
        <w:rPr>
          <w:rFonts w:ascii="Times New Roman" w:eastAsia="微软雅黑" w:hAnsi="Times New Roman" w:cs="Times New Roman"/>
          <w:sz w:val="22"/>
          <w:szCs w:val="22"/>
        </w:rPr>
        <w:t>，防止趋势反转。</w:t>
      </w:r>
    </w:p>
    <w:p w14:paraId="6B2DB746" w14:textId="77777777" w:rsidR="0086309C" w:rsidRPr="0086309C" w:rsidRDefault="0086309C" w:rsidP="0086309C">
      <w:pPr>
        <w:numPr>
          <w:ilvl w:val="0"/>
          <w:numId w:val="92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未来需观察公司的</w:t>
      </w:r>
      <w:r w:rsidRPr="0086309C">
        <w:rPr>
          <w:rFonts w:ascii="Times New Roman" w:eastAsia="微软雅黑" w:hAnsi="Times New Roman" w:cs="Times New Roman"/>
          <w:b/>
          <w:bCs/>
          <w:sz w:val="22"/>
          <w:szCs w:val="22"/>
        </w:rPr>
        <w:t>业绩增长能否支撑如此高的估值</w:t>
      </w:r>
      <w:r w:rsidRPr="0086309C">
        <w:rPr>
          <w:rFonts w:ascii="Times New Roman" w:eastAsia="微软雅黑" w:hAnsi="Times New Roman" w:cs="Times New Roman"/>
          <w:sz w:val="22"/>
          <w:szCs w:val="22"/>
        </w:rPr>
        <w:t>，否则股价可能回调。</w:t>
      </w:r>
    </w:p>
    <w:p w14:paraId="53DCF42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策略建议</w:t>
      </w:r>
    </w:p>
    <w:p w14:paraId="5E8EB85B" w14:textId="77777777" w:rsidR="0086309C" w:rsidRPr="0086309C" w:rsidRDefault="0086309C" w:rsidP="0086309C">
      <w:pPr>
        <w:numPr>
          <w:ilvl w:val="0"/>
          <w:numId w:val="92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短期持有，但注意市场情绪转变的信号</w:t>
      </w:r>
      <w:r w:rsidRPr="0086309C">
        <w:rPr>
          <w:rFonts w:ascii="Times New Roman" w:eastAsia="微软雅黑" w:hAnsi="Times New Roman" w:cs="Times New Roman"/>
          <w:sz w:val="22"/>
          <w:szCs w:val="22"/>
        </w:rPr>
        <w:t>。</w:t>
      </w:r>
    </w:p>
    <w:p w14:paraId="24436C81" w14:textId="77777777" w:rsidR="0086309C" w:rsidRPr="0086309C" w:rsidRDefault="0086309C" w:rsidP="0086309C">
      <w:pPr>
        <w:numPr>
          <w:ilvl w:val="0"/>
          <w:numId w:val="92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关注未来财报数据</w:t>
      </w:r>
      <w:r w:rsidRPr="0086309C">
        <w:rPr>
          <w:rFonts w:ascii="Times New Roman" w:eastAsia="微软雅黑" w:hAnsi="Times New Roman" w:cs="Times New Roman"/>
          <w:sz w:val="22"/>
          <w:szCs w:val="22"/>
        </w:rPr>
        <w:t>，以评估公司是否能维持当前的盈利能力与成长性。</w:t>
      </w:r>
    </w:p>
    <w:p w14:paraId="49A6447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C7990DD">
          <v:rect id="_x0000_i1810" style="width:0;height:1.5pt" o:hralign="center" o:hrstd="t" o:hr="t" fillcolor="#a0a0a0" stroked="f"/>
        </w:pict>
      </w:r>
    </w:p>
    <w:p w14:paraId="0A9E4F06"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结论</w:t>
      </w:r>
    </w:p>
    <w:p w14:paraId="764A43F6" w14:textId="77777777" w:rsidR="0086309C" w:rsidRPr="0086309C" w:rsidRDefault="0086309C" w:rsidP="0086309C">
      <w:pPr>
        <w:numPr>
          <w:ilvl w:val="0"/>
          <w:numId w:val="92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机构看涨，股价继续上行</w:t>
      </w:r>
      <w:r w:rsidRPr="0086309C">
        <w:rPr>
          <w:rFonts w:ascii="Times New Roman" w:eastAsia="微软雅黑" w:hAnsi="Times New Roman" w:cs="Times New Roman"/>
          <w:sz w:val="22"/>
          <w:szCs w:val="22"/>
        </w:rPr>
        <w:t>，但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高管持续减持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可能预示潜在风险。</w:t>
      </w:r>
    </w:p>
    <w:p w14:paraId="1A1E29B5" w14:textId="77777777" w:rsidR="0086309C" w:rsidRPr="0086309C" w:rsidRDefault="0086309C" w:rsidP="0086309C">
      <w:pPr>
        <w:numPr>
          <w:ilvl w:val="0"/>
          <w:numId w:val="922"/>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建议</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保持谨慎乐观</w:t>
      </w:r>
      <w:r w:rsidRPr="0086309C">
        <w:rPr>
          <w:rFonts w:ascii="Times New Roman" w:eastAsia="微软雅黑" w:hAnsi="Times New Roman" w:cs="Times New Roman"/>
          <w:sz w:val="22"/>
          <w:szCs w:val="22"/>
        </w:rPr>
        <w:t>，短期持有，但需设定</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止损位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以规避潜在风险。</w:t>
      </w:r>
    </w:p>
    <w:p w14:paraId="1232C99E" w14:textId="77777777" w:rsidR="0086309C" w:rsidRPr="0086309C" w:rsidRDefault="0086309C" w:rsidP="0086309C">
      <w:pPr>
        <w:numPr>
          <w:ilvl w:val="0"/>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相关公司对比</w:t>
      </w:r>
      <w:r w:rsidRPr="0086309C">
        <w:rPr>
          <w:rFonts w:ascii="Times New Roman" w:eastAsia="微软雅黑" w:hAnsi="Times New Roman" w:cs="Times New Roman"/>
          <w:sz w:val="22"/>
          <w:szCs w:val="22"/>
        </w:rPr>
        <w:t>：</w:t>
      </w:r>
    </w:p>
    <w:p w14:paraId="416D631A"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w:t>
      </w:r>
      <w:r w:rsidRPr="0086309C">
        <w:rPr>
          <w:rFonts w:ascii="Times New Roman" w:eastAsia="微软雅黑" w:hAnsi="Times New Roman" w:cs="Times New Roman"/>
          <w:sz w:val="22"/>
          <w:szCs w:val="22"/>
        </w:rPr>
        <w:t>当前股价</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$378.22</w:t>
      </w:r>
      <w:r w:rsidRPr="0086309C">
        <w:rPr>
          <w:rFonts w:ascii="Times New Roman" w:eastAsia="微软雅黑" w:hAnsi="Times New Roman" w:cs="Times New Roman"/>
          <w:sz w:val="22"/>
          <w:szCs w:val="22"/>
        </w:rPr>
        <w:t>，当日涨幅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+2.70%</w:t>
      </w:r>
      <w:r w:rsidRPr="0086309C">
        <w:rPr>
          <w:rFonts w:ascii="Times New Roman" w:eastAsia="微软雅黑" w:hAnsi="Times New Roman" w:cs="Times New Roman"/>
          <w:sz w:val="22"/>
          <w:szCs w:val="22"/>
        </w:rPr>
        <w:t>，市值</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9,260.24</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w:t>
      </w:r>
    </w:p>
    <w:p w14:paraId="1C7FB8D6"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个月总回报率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+707.02%</w:t>
      </w:r>
      <w:r w:rsidRPr="0086309C">
        <w:rPr>
          <w:rFonts w:ascii="Times New Roman" w:eastAsia="微软雅黑" w:hAnsi="Times New Roman" w:cs="Times New Roman"/>
          <w:sz w:val="22"/>
          <w:szCs w:val="22"/>
        </w:rPr>
        <w:t>，市盈率</w:t>
      </w:r>
      <w:r w:rsidRPr="0086309C">
        <w:rPr>
          <w:rFonts w:ascii="Times New Roman" w:eastAsia="微软雅黑" w:hAnsi="Times New Roman" w:cs="Times New Roman"/>
          <w:sz w:val="22"/>
          <w:szCs w:val="22"/>
        </w:rPr>
        <w:t xml:space="preserve"> (TTM) </w:t>
      </w:r>
      <w:r w:rsidRPr="0086309C">
        <w:rPr>
          <w:rFonts w:ascii="Times New Roman" w:eastAsia="微软雅黑" w:hAnsi="Times New Roman" w:cs="Times New Roman"/>
          <w:b/>
          <w:bCs/>
          <w:sz w:val="22"/>
          <w:szCs w:val="22"/>
        </w:rPr>
        <w:t>114.61</w:t>
      </w:r>
      <w:r w:rsidRPr="0086309C">
        <w:rPr>
          <w:rFonts w:ascii="Times New Roman" w:eastAsia="微软雅黑" w:hAnsi="Times New Roman" w:cs="Times New Roman"/>
          <w:sz w:val="22"/>
          <w:szCs w:val="22"/>
        </w:rPr>
        <w:t>，市净率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135.08</w:t>
      </w:r>
      <w:r w:rsidRPr="0086309C">
        <w:rPr>
          <w:rFonts w:ascii="Times New Roman" w:eastAsia="微软雅黑" w:hAnsi="Times New Roman" w:cs="Times New Roman"/>
          <w:sz w:val="22"/>
          <w:szCs w:val="22"/>
        </w:rPr>
        <w:t>，市销率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31.10</w:t>
      </w:r>
      <w:r w:rsidRPr="0086309C">
        <w:rPr>
          <w:rFonts w:ascii="Times New Roman" w:eastAsia="微软雅黑" w:hAnsi="Times New Roman" w:cs="Times New Roman"/>
          <w:sz w:val="22"/>
          <w:szCs w:val="22"/>
        </w:rPr>
        <w:t>。</w:t>
      </w:r>
    </w:p>
    <w:p w14:paraId="6AE29BCB"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相较于行业其他软件应用公司（如</w:t>
      </w:r>
      <w:r w:rsidRPr="0086309C">
        <w:rPr>
          <w:rFonts w:ascii="Times New Roman" w:eastAsia="微软雅黑" w:hAnsi="Times New Roman" w:cs="Times New Roman"/>
          <w:sz w:val="22"/>
          <w:szCs w:val="22"/>
        </w:rPr>
        <w:t>ADBE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ADP</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CDNS</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CRM</w:t>
      </w:r>
      <w:r w:rsidRPr="0086309C">
        <w:rPr>
          <w:rFonts w:ascii="Times New Roman" w:eastAsia="微软雅黑" w:hAnsi="Times New Roman" w:cs="Times New Roman"/>
          <w:sz w:val="22"/>
          <w:szCs w:val="22"/>
        </w:rPr>
        <w:t>等），</w:t>
      </w:r>
      <w:r w:rsidRPr="0086309C">
        <w:rPr>
          <w:rFonts w:ascii="Times New Roman" w:eastAsia="微软雅黑" w:hAnsi="Times New Roman" w:cs="Times New Roman"/>
          <w:sz w:val="22"/>
          <w:szCs w:val="22"/>
        </w:rPr>
        <w:t>APP</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b/>
          <w:bCs/>
          <w:sz w:val="22"/>
          <w:szCs w:val="22"/>
        </w:rPr>
        <w:t>增长速度远超同行</w:t>
      </w:r>
      <w:r w:rsidRPr="0086309C">
        <w:rPr>
          <w:rFonts w:ascii="Times New Roman" w:eastAsia="微软雅黑" w:hAnsi="Times New Roman" w:cs="Times New Roman"/>
          <w:sz w:val="22"/>
          <w:szCs w:val="22"/>
        </w:rPr>
        <w:t>，但估值水平（</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P/B</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P/S</w:t>
      </w:r>
      <w:r w:rsidRPr="0086309C">
        <w:rPr>
          <w:rFonts w:ascii="Times New Roman" w:eastAsia="微软雅黑" w:hAnsi="Times New Roman" w:cs="Times New Roman"/>
          <w:sz w:val="22"/>
          <w:szCs w:val="22"/>
        </w:rPr>
        <w:t>）也显著高于其他公司。</w:t>
      </w:r>
    </w:p>
    <w:p w14:paraId="127FA17A" w14:textId="77777777" w:rsidR="0086309C" w:rsidRPr="0086309C" w:rsidRDefault="0086309C" w:rsidP="0086309C">
      <w:pPr>
        <w:numPr>
          <w:ilvl w:val="0"/>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机构大资金交易情况</w:t>
      </w:r>
      <w:r w:rsidRPr="0086309C">
        <w:rPr>
          <w:rFonts w:ascii="Times New Roman" w:eastAsia="微软雅黑" w:hAnsi="Times New Roman" w:cs="Times New Roman"/>
          <w:sz w:val="22"/>
          <w:szCs w:val="22"/>
        </w:rPr>
        <w:t>：</w:t>
      </w:r>
    </w:p>
    <w:p w14:paraId="456279FF"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31</w:t>
      </w:r>
      <w:r w:rsidRPr="0086309C">
        <w:rPr>
          <w:rFonts w:ascii="Times New Roman" w:eastAsia="微软雅黑" w:hAnsi="Times New Roman" w:cs="Times New Roman"/>
          <w:sz w:val="22"/>
          <w:szCs w:val="22"/>
        </w:rPr>
        <w:t>日，</w:t>
      </w:r>
      <w:r w:rsidRPr="0086309C">
        <w:rPr>
          <w:rFonts w:ascii="Times New Roman" w:eastAsia="微软雅黑" w:hAnsi="Times New Roman" w:cs="Times New Roman"/>
          <w:b/>
          <w:bCs/>
          <w:sz w:val="22"/>
          <w:szCs w:val="22"/>
        </w:rPr>
        <w:t>柏基资本</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加仓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5421.38%</w:t>
      </w:r>
      <w:r w:rsidRPr="0086309C">
        <w:rPr>
          <w:rFonts w:ascii="Times New Roman" w:eastAsia="微软雅黑" w:hAnsi="Times New Roman" w:cs="Times New Roman"/>
          <w:sz w:val="22"/>
          <w:szCs w:val="22"/>
        </w:rPr>
        <w:t>，持有</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4,084,496</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股，占流通股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1.22%</w:t>
      </w:r>
      <w:r w:rsidRPr="0086309C">
        <w:rPr>
          <w:rFonts w:ascii="Times New Roman" w:eastAsia="微软雅黑" w:hAnsi="Times New Roman" w:cs="Times New Roman"/>
          <w:sz w:val="22"/>
          <w:szCs w:val="22"/>
        </w:rPr>
        <w:t>。</w:t>
      </w:r>
    </w:p>
    <w:p w14:paraId="6DEEF9B6"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9</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日，</w:t>
      </w:r>
      <w:r w:rsidRPr="0086309C">
        <w:rPr>
          <w:rFonts w:ascii="Times New Roman" w:eastAsia="微软雅黑" w:hAnsi="Times New Roman" w:cs="Times New Roman"/>
          <w:b/>
          <w:bCs/>
          <w:sz w:val="22"/>
          <w:szCs w:val="22"/>
        </w:rPr>
        <w:t>乔尔</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格林布拉特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减仓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-23.43%</w:t>
      </w:r>
      <w:r w:rsidRPr="0086309C">
        <w:rPr>
          <w:rFonts w:ascii="Times New Roman" w:eastAsia="微软雅黑" w:hAnsi="Times New Roman" w:cs="Times New Roman"/>
          <w:sz w:val="22"/>
          <w:szCs w:val="22"/>
        </w:rPr>
        <w:t>，持股减少至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163,015</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股。</w:t>
      </w:r>
    </w:p>
    <w:p w14:paraId="03EE9F4D"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雷</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达里奥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9</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加仓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+337.93%</w:t>
      </w:r>
      <w:r w:rsidRPr="0086309C">
        <w:rPr>
          <w:rFonts w:ascii="Times New Roman" w:eastAsia="微软雅黑" w:hAnsi="Times New Roman" w:cs="Times New Roman"/>
          <w:sz w:val="22"/>
          <w:szCs w:val="22"/>
        </w:rPr>
        <w:t>，持股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265,590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股。</w:t>
      </w:r>
    </w:p>
    <w:p w14:paraId="7461FAE7" w14:textId="77777777" w:rsidR="0086309C" w:rsidRPr="0086309C" w:rsidRDefault="0086309C" w:rsidP="0086309C">
      <w:pPr>
        <w:numPr>
          <w:ilvl w:val="0"/>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内部交易</w:t>
      </w:r>
      <w:r w:rsidRPr="0086309C">
        <w:rPr>
          <w:rFonts w:ascii="Times New Roman" w:eastAsia="微软雅黑" w:hAnsi="Times New Roman" w:cs="Times New Roman"/>
          <w:sz w:val="22"/>
          <w:szCs w:val="22"/>
        </w:rPr>
        <w:t>：</w:t>
      </w:r>
    </w:p>
    <w:p w14:paraId="6DE35704"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18 </w:t>
      </w:r>
      <w:r w:rsidRPr="0086309C">
        <w:rPr>
          <w:rFonts w:ascii="Times New Roman" w:eastAsia="微软雅黑" w:hAnsi="Times New Roman" w:cs="Times New Roman"/>
          <w:b/>
          <w:bCs/>
          <w:sz w:val="22"/>
          <w:szCs w:val="22"/>
        </w:rPr>
        <w:t>个月</w:t>
      </w:r>
      <w:r w:rsidRPr="0086309C">
        <w:rPr>
          <w:rFonts w:ascii="Times New Roman" w:eastAsia="微软雅黑" w:hAnsi="Times New Roman" w:cs="Times New Roman"/>
          <w:sz w:val="22"/>
          <w:szCs w:val="22"/>
        </w:rPr>
        <w:t>，高管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净卖出</w:t>
      </w:r>
      <w:r w:rsidRPr="0086309C">
        <w:rPr>
          <w:rFonts w:ascii="Times New Roman" w:eastAsia="微软雅黑" w:hAnsi="Times New Roman" w:cs="Times New Roman"/>
          <w:b/>
          <w:bCs/>
          <w:sz w:val="22"/>
          <w:szCs w:val="22"/>
        </w:rPr>
        <w:t xml:space="preserve"> 142,686,284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，无明显买入记录。</w:t>
      </w:r>
    </w:p>
    <w:p w14:paraId="458E3242"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近期大规模卖出的高管包括</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Herald Y Chen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Arash Adam Foroughi</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Victoria Valenzuela</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等。</w:t>
      </w:r>
    </w:p>
    <w:p w14:paraId="7B2AE6EA" w14:textId="77777777" w:rsidR="0086309C" w:rsidRPr="0086309C" w:rsidRDefault="0086309C" w:rsidP="0086309C">
      <w:pPr>
        <w:numPr>
          <w:ilvl w:val="0"/>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机构持仓数据</w:t>
      </w:r>
      <w:r w:rsidRPr="0086309C">
        <w:rPr>
          <w:rFonts w:ascii="Times New Roman" w:eastAsia="微软雅黑" w:hAnsi="Times New Roman" w:cs="Times New Roman"/>
          <w:sz w:val="22"/>
          <w:szCs w:val="22"/>
        </w:rPr>
        <w:t>：</w:t>
      </w:r>
    </w:p>
    <w:p w14:paraId="37E99026"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机构持股占比</w:t>
      </w:r>
      <w:r w:rsidRPr="0086309C">
        <w:rPr>
          <w:rFonts w:ascii="Times New Roman" w:eastAsia="微软雅黑" w:hAnsi="Times New Roman" w:cs="Times New Roman"/>
          <w:sz w:val="22"/>
          <w:szCs w:val="22"/>
        </w:rPr>
        <w:t xml:space="preserve"> 54.54%</w:t>
      </w:r>
      <w:r w:rsidRPr="0086309C">
        <w:rPr>
          <w:rFonts w:ascii="Times New Roman" w:eastAsia="微软雅黑" w:hAnsi="Times New Roman" w:cs="Times New Roman"/>
          <w:sz w:val="22"/>
          <w:szCs w:val="22"/>
        </w:rPr>
        <w:t>，近几个月增长明显。</w:t>
      </w:r>
    </w:p>
    <w:p w14:paraId="164BE670"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自由流通股占比</w:t>
      </w:r>
      <w:r w:rsidRPr="0086309C">
        <w:rPr>
          <w:rFonts w:ascii="Times New Roman" w:eastAsia="微软雅黑" w:hAnsi="Times New Roman" w:cs="Times New Roman"/>
          <w:sz w:val="22"/>
          <w:szCs w:val="22"/>
        </w:rPr>
        <w:t xml:space="preserve"> 85.86%</w:t>
      </w:r>
      <w:r w:rsidRPr="0086309C">
        <w:rPr>
          <w:rFonts w:ascii="Times New Roman" w:eastAsia="微软雅黑" w:hAnsi="Times New Roman" w:cs="Times New Roman"/>
          <w:sz w:val="22"/>
          <w:szCs w:val="22"/>
        </w:rPr>
        <w:t>，机构持股持续提升。</w:t>
      </w:r>
    </w:p>
    <w:p w14:paraId="78D407FD"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内部人持股</w:t>
      </w:r>
      <w:r w:rsidRPr="0086309C">
        <w:rPr>
          <w:rFonts w:ascii="Times New Roman" w:eastAsia="微软雅黑" w:hAnsi="Times New Roman" w:cs="Times New Roman"/>
          <w:b/>
          <w:bCs/>
          <w:sz w:val="22"/>
          <w:szCs w:val="22"/>
        </w:rPr>
        <w:t xml:space="preserve"> 5.11%</w:t>
      </w:r>
      <w:r w:rsidRPr="0086309C">
        <w:rPr>
          <w:rFonts w:ascii="Times New Roman" w:eastAsia="微软雅黑" w:hAnsi="Times New Roman" w:cs="Times New Roman"/>
          <w:sz w:val="22"/>
          <w:szCs w:val="22"/>
        </w:rPr>
        <w:t>，但有下降趋势。</w:t>
      </w:r>
    </w:p>
    <w:p w14:paraId="794362AD" w14:textId="77777777" w:rsidR="0086309C" w:rsidRPr="0086309C" w:rsidRDefault="0086309C" w:rsidP="0086309C">
      <w:pPr>
        <w:numPr>
          <w:ilvl w:val="0"/>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高管持股数据</w:t>
      </w:r>
      <w:r w:rsidRPr="0086309C">
        <w:rPr>
          <w:rFonts w:ascii="Times New Roman" w:eastAsia="微软雅黑" w:hAnsi="Times New Roman" w:cs="Times New Roman"/>
          <w:sz w:val="22"/>
          <w:szCs w:val="22"/>
        </w:rPr>
        <w:t>：</w:t>
      </w:r>
    </w:p>
    <w:p w14:paraId="292D8B19"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主要持股人：</w:t>
      </w:r>
      <w:r w:rsidRPr="0086309C">
        <w:rPr>
          <w:rFonts w:ascii="Times New Roman" w:eastAsia="微软雅黑" w:hAnsi="Times New Roman" w:cs="Times New Roman"/>
          <w:b/>
          <w:bCs/>
          <w:sz w:val="22"/>
          <w:szCs w:val="22"/>
        </w:rPr>
        <w:t>Eduardo Vivas (7.4M</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Vasily Shikin (3.5M</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Adam Foroughi (3.0M</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p>
    <w:p w14:paraId="533E087C"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内部人持股在</w:t>
      </w:r>
      <w:r w:rsidRPr="0086309C">
        <w:rPr>
          <w:rFonts w:ascii="Times New Roman" w:eastAsia="微软雅黑" w:hAnsi="Times New Roman" w:cs="Times New Roman"/>
          <w:sz w:val="22"/>
          <w:szCs w:val="22"/>
        </w:rPr>
        <w:t xml:space="preserve"> 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6.41% </w:t>
      </w:r>
      <w:r w:rsidRPr="0086309C">
        <w:rPr>
          <w:rFonts w:ascii="Times New Roman" w:eastAsia="微软雅黑" w:hAnsi="Times New Roman" w:cs="Times New Roman"/>
          <w:b/>
          <w:bCs/>
          <w:sz w:val="22"/>
          <w:szCs w:val="22"/>
        </w:rPr>
        <w:t>下降至</w:t>
      </w:r>
      <w:r w:rsidRPr="0086309C">
        <w:rPr>
          <w:rFonts w:ascii="Times New Roman" w:eastAsia="微软雅黑" w:hAnsi="Times New Roman" w:cs="Times New Roman"/>
          <w:b/>
          <w:bCs/>
          <w:sz w:val="22"/>
          <w:szCs w:val="22"/>
        </w:rPr>
        <w:t xml:space="preserve"> 5.11%</w:t>
      </w:r>
      <w:r w:rsidRPr="0086309C">
        <w:rPr>
          <w:rFonts w:ascii="Times New Roman" w:eastAsia="微软雅黑" w:hAnsi="Times New Roman" w:cs="Times New Roman"/>
          <w:sz w:val="22"/>
          <w:szCs w:val="22"/>
        </w:rPr>
        <w:t>。</w:t>
      </w:r>
    </w:p>
    <w:p w14:paraId="0DD8650D" w14:textId="77777777" w:rsidR="0086309C" w:rsidRPr="0086309C" w:rsidRDefault="0086309C" w:rsidP="0086309C">
      <w:pPr>
        <w:numPr>
          <w:ilvl w:val="0"/>
          <w:numId w:val="9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ROE </w:t>
      </w:r>
      <w:r w:rsidRPr="0086309C">
        <w:rPr>
          <w:rFonts w:ascii="Times New Roman" w:eastAsia="微软雅黑" w:hAnsi="Times New Roman" w:cs="Times New Roman"/>
          <w:b/>
          <w:bCs/>
          <w:sz w:val="22"/>
          <w:szCs w:val="22"/>
        </w:rPr>
        <w:t>分析（净资产收益率）</w:t>
      </w:r>
      <w:r w:rsidRPr="0086309C">
        <w:rPr>
          <w:rFonts w:ascii="Times New Roman" w:eastAsia="微软雅黑" w:hAnsi="Times New Roman" w:cs="Times New Roman"/>
          <w:sz w:val="22"/>
          <w:szCs w:val="22"/>
        </w:rPr>
        <w:t>：</w:t>
      </w:r>
    </w:p>
    <w:p w14:paraId="41A95BB2"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ROE </w:t>
      </w:r>
      <w:r w:rsidRPr="0086309C">
        <w:rPr>
          <w:rFonts w:ascii="Times New Roman" w:eastAsia="微软雅黑" w:hAnsi="Times New Roman" w:cs="Times New Roman"/>
          <w:b/>
          <w:bCs/>
          <w:sz w:val="22"/>
          <w:szCs w:val="22"/>
        </w:rPr>
        <w:t>198.25%</w:t>
      </w:r>
      <w:r w:rsidRPr="0086309C">
        <w:rPr>
          <w:rFonts w:ascii="Times New Roman" w:eastAsia="微软雅黑" w:hAnsi="Times New Roman" w:cs="Times New Roman"/>
          <w:sz w:val="22"/>
          <w:szCs w:val="22"/>
        </w:rPr>
        <w:t>，表现极端亮眼。</w:t>
      </w:r>
    </w:p>
    <w:p w14:paraId="192F8971" w14:textId="77777777" w:rsidR="0086309C" w:rsidRPr="0086309C" w:rsidRDefault="0086309C" w:rsidP="0086309C">
      <w:pPr>
        <w:numPr>
          <w:ilvl w:val="1"/>
          <w:numId w:val="9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主要驱动因素：</w:t>
      </w:r>
      <w:r w:rsidRPr="0086309C">
        <w:rPr>
          <w:rFonts w:ascii="Times New Roman" w:eastAsia="微软雅黑" w:hAnsi="Times New Roman" w:cs="Times New Roman"/>
          <w:b/>
          <w:bCs/>
          <w:sz w:val="22"/>
          <w:szCs w:val="22"/>
        </w:rPr>
        <w:t>高净利率（</w:t>
      </w:r>
      <w:r w:rsidRPr="0086309C">
        <w:rPr>
          <w:rFonts w:ascii="Times New Roman" w:eastAsia="微软雅黑" w:hAnsi="Times New Roman" w:cs="Times New Roman"/>
          <w:b/>
          <w:bCs/>
          <w:sz w:val="22"/>
          <w:szCs w:val="22"/>
        </w:rPr>
        <w:t>36.26%</w:t>
      </w:r>
      <w:r w:rsidRPr="0086309C">
        <w:rPr>
          <w:rFonts w:ascii="Times New Roman" w:eastAsia="微软雅黑" w:hAnsi="Times New Roman" w:cs="Times New Roman"/>
          <w:b/>
          <w:bCs/>
          <w:sz w:val="22"/>
          <w:szCs w:val="22"/>
        </w:rPr>
        <w:t>）、适中的资产周转率（</w:t>
      </w:r>
      <w:r w:rsidRPr="0086309C">
        <w:rPr>
          <w:rFonts w:ascii="Times New Roman" w:eastAsia="微软雅黑" w:hAnsi="Times New Roman" w:cs="Times New Roman"/>
          <w:b/>
          <w:bCs/>
          <w:sz w:val="22"/>
          <w:szCs w:val="22"/>
        </w:rPr>
        <w:t xml:space="preserve">0.8948 </w:t>
      </w:r>
      <w:r w:rsidRPr="0086309C">
        <w:rPr>
          <w:rFonts w:ascii="Times New Roman" w:eastAsia="微软雅黑" w:hAnsi="Times New Roman" w:cs="Times New Roman"/>
          <w:b/>
          <w:bCs/>
          <w:sz w:val="22"/>
          <w:szCs w:val="22"/>
        </w:rPr>
        <w:t>次）和极高的权益乘数（</w:t>
      </w:r>
      <w:r w:rsidRPr="0086309C">
        <w:rPr>
          <w:rFonts w:ascii="Times New Roman" w:eastAsia="微软雅黑" w:hAnsi="Times New Roman" w:cs="Times New Roman"/>
          <w:b/>
          <w:bCs/>
          <w:sz w:val="22"/>
          <w:szCs w:val="22"/>
        </w:rPr>
        <w:t>6.11</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，意味着公司可能存在较大的财务杠杆。</w:t>
      </w:r>
    </w:p>
    <w:p w14:paraId="4FB87C5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结论：</w:t>
      </w:r>
    </w:p>
    <w:p w14:paraId="738793C2" w14:textId="77777777" w:rsidR="0086309C" w:rsidRPr="0086309C" w:rsidRDefault="0086309C" w:rsidP="0086309C">
      <w:pPr>
        <w:numPr>
          <w:ilvl w:val="0"/>
          <w:numId w:val="9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高成长但估值极端</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在过去</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个月内</w:t>
      </w:r>
      <w:r w:rsidRPr="0086309C">
        <w:rPr>
          <w:rFonts w:ascii="Times New Roman" w:eastAsia="微软雅黑" w:hAnsi="Times New Roman" w:cs="Times New Roman"/>
          <w:b/>
          <w:bCs/>
          <w:sz w:val="22"/>
          <w:szCs w:val="22"/>
        </w:rPr>
        <w:t>股价飙升</w:t>
      </w:r>
      <w:r w:rsidRPr="0086309C">
        <w:rPr>
          <w:rFonts w:ascii="Times New Roman" w:eastAsia="微软雅黑" w:hAnsi="Times New Roman" w:cs="Times New Roman"/>
          <w:b/>
          <w:bCs/>
          <w:sz w:val="22"/>
          <w:szCs w:val="22"/>
        </w:rPr>
        <w:t>700%</w:t>
      </w:r>
      <w:r w:rsidRPr="0086309C">
        <w:rPr>
          <w:rFonts w:ascii="Times New Roman" w:eastAsia="微软雅黑" w:hAnsi="Times New Roman" w:cs="Times New Roman"/>
          <w:sz w:val="22"/>
          <w:szCs w:val="22"/>
        </w:rPr>
        <w:t>，但市盈率、市净率、市销率远高于行业均值，意味着市场对其未来增长预期极高。</w:t>
      </w:r>
    </w:p>
    <w:p w14:paraId="333C7E7A" w14:textId="77777777" w:rsidR="0086309C" w:rsidRPr="0086309C" w:rsidRDefault="0086309C" w:rsidP="0086309C">
      <w:pPr>
        <w:numPr>
          <w:ilvl w:val="0"/>
          <w:numId w:val="9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机构持续加仓，内部人持续减持</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机构（如柏基资本、雷</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达里奥）持续增持，但高管大规模抛售</w:t>
      </w:r>
      <w:r w:rsidRPr="0086309C">
        <w:rPr>
          <w:rFonts w:ascii="Times New Roman" w:eastAsia="微软雅黑" w:hAnsi="Times New Roman" w:cs="Times New Roman"/>
          <w:sz w:val="22"/>
          <w:szCs w:val="22"/>
        </w:rPr>
        <w:t>，可能表明高管认为当前估值过高。</w:t>
      </w:r>
    </w:p>
    <w:p w14:paraId="32CCD1AF" w14:textId="77777777" w:rsidR="0086309C" w:rsidRPr="0086309C" w:rsidRDefault="0086309C" w:rsidP="0086309C">
      <w:pPr>
        <w:numPr>
          <w:ilvl w:val="0"/>
          <w:numId w:val="9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高杠杆运作，</w:t>
      </w:r>
      <w:r w:rsidRPr="0086309C">
        <w:rPr>
          <w:rFonts w:ascii="Times New Roman" w:eastAsia="微软雅黑" w:hAnsi="Times New Roman" w:cs="Times New Roman"/>
          <w:b/>
          <w:bCs/>
          <w:sz w:val="22"/>
          <w:szCs w:val="22"/>
        </w:rPr>
        <w:t>ROE</w:t>
      </w:r>
      <w:r w:rsidRPr="0086309C">
        <w:rPr>
          <w:rFonts w:ascii="Times New Roman" w:eastAsia="微软雅黑" w:hAnsi="Times New Roman" w:cs="Times New Roman"/>
          <w:b/>
          <w:bCs/>
          <w:sz w:val="22"/>
          <w:szCs w:val="22"/>
        </w:rPr>
        <w:t>超高</w:t>
      </w:r>
      <w:r w:rsidRPr="0086309C">
        <w:rPr>
          <w:rFonts w:ascii="Times New Roman" w:eastAsia="微软雅黑" w:hAnsi="Times New Roman" w:cs="Times New Roman"/>
          <w:sz w:val="22"/>
          <w:szCs w:val="22"/>
        </w:rPr>
        <w:t>：财务结构依赖高杠杆（权益乘数</w:t>
      </w:r>
      <w:r w:rsidRPr="0086309C">
        <w:rPr>
          <w:rFonts w:ascii="Times New Roman" w:eastAsia="微软雅黑" w:hAnsi="Times New Roman" w:cs="Times New Roman"/>
          <w:sz w:val="22"/>
          <w:szCs w:val="22"/>
        </w:rPr>
        <w:t xml:space="preserve"> 6.11</w:t>
      </w:r>
      <w:r w:rsidRPr="0086309C">
        <w:rPr>
          <w:rFonts w:ascii="Times New Roman" w:eastAsia="微软雅黑" w:hAnsi="Times New Roman" w:cs="Times New Roman"/>
          <w:sz w:val="22"/>
          <w:szCs w:val="22"/>
        </w:rPr>
        <w:t>），如果行业或市场环境变化，风险较高。</w:t>
      </w:r>
    </w:p>
    <w:p w14:paraId="7694E55C" w14:textId="77777777" w:rsidR="0086309C" w:rsidRPr="0086309C" w:rsidRDefault="0086309C" w:rsidP="0086309C">
      <w:pPr>
        <w:numPr>
          <w:ilvl w:val="0"/>
          <w:numId w:val="9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未来风险</w:t>
      </w:r>
      <w:r w:rsidRPr="0086309C">
        <w:rPr>
          <w:rFonts w:ascii="Times New Roman" w:eastAsia="微软雅黑" w:hAnsi="Times New Roman" w:cs="Times New Roman"/>
          <w:sz w:val="22"/>
          <w:szCs w:val="22"/>
        </w:rPr>
        <w:t>：虽然目前上涨趋势强劲，但如果未来盈利增速放缓，</w:t>
      </w:r>
      <w:r w:rsidRPr="0086309C">
        <w:rPr>
          <w:rFonts w:ascii="Times New Roman" w:eastAsia="微软雅黑" w:hAnsi="Times New Roman" w:cs="Times New Roman"/>
          <w:b/>
          <w:bCs/>
          <w:sz w:val="22"/>
          <w:szCs w:val="22"/>
        </w:rPr>
        <w:t>高估值或导致股价大幅波动</w:t>
      </w:r>
      <w:r w:rsidRPr="0086309C">
        <w:rPr>
          <w:rFonts w:ascii="Times New Roman" w:eastAsia="微软雅黑" w:hAnsi="Times New Roman" w:cs="Times New Roman"/>
          <w:sz w:val="22"/>
          <w:szCs w:val="22"/>
        </w:rPr>
        <w:t>。</w:t>
      </w:r>
    </w:p>
    <w:p w14:paraId="493002D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如果你想进一步深入分析，建议重点关注：</w:t>
      </w:r>
    </w:p>
    <w:p w14:paraId="51EACFA5" w14:textId="77777777" w:rsidR="0086309C" w:rsidRPr="0086309C" w:rsidRDefault="0086309C" w:rsidP="0086309C">
      <w:pPr>
        <w:numPr>
          <w:ilvl w:val="0"/>
          <w:numId w:val="92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公司财务报表细节</w:t>
      </w:r>
      <w:r w:rsidRPr="0086309C">
        <w:rPr>
          <w:rFonts w:ascii="Times New Roman" w:eastAsia="微软雅黑" w:hAnsi="Times New Roman" w:cs="Times New Roman"/>
          <w:sz w:val="22"/>
          <w:szCs w:val="22"/>
        </w:rPr>
        <w:t>（增长可持续性、杠杆风险）。</w:t>
      </w:r>
    </w:p>
    <w:p w14:paraId="382CD458" w14:textId="77777777" w:rsidR="0086309C" w:rsidRPr="0086309C" w:rsidRDefault="0086309C" w:rsidP="0086309C">
      <w:pPr>
        <w:numPr>
          <w:ilvl w:val="0"/>
          <w:numId w:val="92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市场趋势</w:t>
      </w:r>
      <w:r w:rsidRPr="0086309C">
        <w:rPr>
          <w:rFonts w:ascii="Times New Roman" w:eastAsia="微软雅黑" w:hAnsi="Times New Roman" w:cs="Times New Roman"/>
          <w:sz w:val="22"/>
          <w:szCs w:val="22"/>
        </w:rPr>
        <w:t>（广告技术、</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广告优化）。</w:t>
      </w:r>
    </w:p>
    <w:p w14:paraId="2ADB00EC" w14:textId="77777777" w:rsidR="0086309C" w:rsidRPr="0086309C" w:rsidRDefault="0086309C" w:rsidP="0086309C">
      <w:pPr>
        <w:numPr>
          <w:ilvl w:val="0"/>
          <w:numId w:val="92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机构持仓变化</w:t>
      </w:r>
      <w:r w:rsidRPr="0086309C">
        <w:rPr>
          <w:rFonts w:ascii="Times New Roman" w:eastAsia="微软雅黑" w:hAnsi="Times New Roman" w:cs="Times New Roman"/>
          <w:sz w:val="22"/>
          <w:szCs w:val="22"/>
        </w:rPr>
        <w:t>（机构是否开始减仓）。</w:t>
      </w:r>
    </w:p>
    <w:p w14:paraId="2EBF261E" w14:textId="77777777" w:rsidR="0086309C" w:rsidRPr="0086309C" w:rsidRDefault="0086309C" w:rsidP="0086309C">
      <w:pPr>
        <w:numPr>
          <w:ilvl w:val="0"/>
          <w:numId w:val="92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未来盈利预期</w:t>
      </w:r>
      <w:r w:rsidRPr="0086309C">
        <w:rPr>
          <w:rFonts w:ascii="Times New Roman" w:eastAsia="微软雅黑" w:hAnsi="Times New Roman" w:cs="Times New Roman"/>
          <w:sz w:val="22"/>
          <w:szCs w:val="22"/>
        </w:rPr>
        <w:t>（实际盈利是否能匹配市场预期）。</w:t>
      </w:r>
    </w:p>
    <w:p w14:paraId="76261234" w14:textId="77777777" w:rsidR="0086309C" w:rsidRPr="0086309C" w:rsidRDefault="0086309C" w:rsidP="0086309C">
      <w:pPr>
        <w:rPr>
          <w:rFonts w:ascii="Times New Roman" w:eastAsia="微软雅黑" w:hAnsi="Times New Roman" w:cs="Times New Roman"/>
          <w:b/>
          <w:bCs/>
          <w:sz w:val="22"/>
          <w:szCs w:val="22"/>
        </w:rPr>
      </w:pPr>
      <w:bookmarkStart w:id="19" w:name="_Toc193111725"/>
      <w:r w:rsidRPr="0086309C">
        <w:rPr>
          <w:rFonts w:ascii="Times New Roman" w:eastAsia="微软雅黑" w:hAnsi="Times New Roman" w:cs="Times New Roman"/>
          <w:b/>
          <w:bCs/>
          <w:sz w:val="22"/>
          <w:szCs w:val="22"/>
        </w:rPr>
        <w:t>1.</w:t>
      </w:r>
      <w:r w:rsidRPr="0086309C">
        <w:rPr>
          <w:rFonts w:ascii="Times New Roman" w:eastAsia="微软雅黑" w:hAnsi="Times New Roman" w:cs="Times New Roman" w:hint="eastAsia"/>
          <w:b/>
          <w:bCs/>
          <w:sz w:val="22"/>
          <w:szCs w:val="22"/>
        </w:rPr>
        <w:t>2</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hint="eastAsia"/>
          <w:b/>
          <w:bCs/>
          <w:sz w:val="22"/>
          <w:szCs w:val="22"/>
        </w:rPr>
        <w:t>Gurufocus</w:t>
      </w:r>
      <w:r w:rsidRPr="0086309C">
        <w:rPr>
          <w:rFonts w:ascii="Times New Roman" w:eastAsia="微软雅黑" w:hAnsi="Times New Roman" w:cs="Times New Roman"/>
          <w:b/>
          <w:bCs/>
          <w:sz w:val="22"/>
          <w:szCs w:val="22"/>
        </w:rPr>
        <w:t xml:space="preserve"> Stock Analysis</w:t>
      </w:r>
      <w:bookmarkEnd w:id="19"/>
    </w:p>
    <w:p w14:paraId="2D9555C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hint="eastAsia"/>
          <w:b/>
          <w:bCs/>
          <w:sz w:val="22"/>
          <w:szCs w:val="22"/>
        </w:rPr>
        <w:t>1</w:t>
      </w:r>
      <w:r w:rsidRPr="0086309C">
        <w:rPr>
          <w:rFonts w:ascii="Times New Roman" w:eastAsia="微软雅黑" w:hAnsi="Times New Roman" w:cs="Times New Roman" w:hint="eastAsia"/>
          <w:b/>
          <w:bCs/>
          <w:sz w:val="22"/>
          <w:szCs w:val="22"/>
        </w:rPr>
        <w:t>．</w:t>
      </w:r>
      <w:r w:rsidRPr="0086309C">
        <w:rPr>
          <w:rFonts w:ascii="Times New Roman" w:eastAsia="微软雅黑" w:hAnsi="Times New Roman" w:cs="Times New Roman" w:hint="eastAsia"/>
          <w:b/>
          <w:bCs/>
          <w:sz w:val="22"/>
          <w:szCs w:val="22"/>
        </w:rPr>
        <w:t>Seeking Alpha</w:t>
      </w:r>
    </w:p>
    <w:p w14:paraId="55082A3A" w14:textId="77777777" w:rsidR="0086309C" w:rsidRPr="0086309C" w:rsidRDefault="0086309C" w:rsidP="0086309C">
      <w:pPr>
        <w:rPr>
          <w:rFonts w:ascii="Times New Roman" w:eastAsia="微软雅黑" w:hAnsi="Times New Roman" w:cs="Times New Roman"/>
          <w:b/>
          <w:bCs/>
          <w:sz w:val="22"/>
          <w:szCs w:val="22"/>
        </w:rPr>
      </w:pPr>
      <w:hyperlink r:id="rId165" w:history="1">
        <w:r w:rsidRPr="0086309C">
          <w:rPr>
            <w:rStyle w:val="af0"/>
            <w:rFonts w:ascii="Times New Roman" w:eastAsia="微软雅黑" w:hAnsi="Times New Roman" w:cs="Times New Roman"/>
            <w:b/>
            <w:bCs/>
            <w:sz w:val="22"/>
            <w:szCs w:val="22"/>
          </w:rPr>
          <w:t xml:space="preserve">AppLovin (APP) Q4 </w:t>
        </w:r>
        <w:r w:rsidRPr="0086309C">
          <w:rPr>
            <w:rStyle w:val="af0"/>
            <w:rFonts w:ascii="Times New Roman" w:eastAsia="微软雅黑" w:hAnsi="Times New Roman" w:cs="Times New Roman"/>
            <w:b/>
            <w:bCs/>
            <w:sz w:val="22"/>
            <w:szCs w:val="22"/>
          </w:rPr>
          <w:t>财报前分析</w:t>
        </w:r>
      </w:hyperlink>
    </w:p>
    <w:p w14:paraId="3548CDB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风险与机会并存，高估值带来的挑战</w:t>
      </w:r>
    </w:p>
    <w:p w14:paraId="450976E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EB73C6F">
          <v:rect id="_x0000_i1811" style="width:0;height:1.5pt" o:hralign="center" o:hrstd="t" o:hr="t" fillcolor="#a0a0a0" stroked="f"/>
        </w:pict>
      </w:r>
    </w:p>
    <w:p w14:paraId="1723019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核心观点</w:t>
      </w:r>
    </w:p>
    <w:p w14:paraId="3501B662" w14:textId="77777777" w:rsidR="0086309C" w:rsidRPr="0086309C" w:rsidRDefault="0086309C" w:rsidP="0086309C">
      <w:pPr>
        <w:numPr>
          <w:ilvl w:val="0"/>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评级：保持</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持有</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立场</w:t>
      </w:r>
    </w:p>
    <w:p w14:paraId="1DBE98FB"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估值高企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未来增长空间受限</w:t>
      </w:r>
      <w:r w:rsidRPr="0086309C">
        <w:rPr>
          <w:rFonts w:ascii="Times New Roman" w:eastAsia="微软雅黑" w:hAnsi="Times New Roman" w:cs="Times New Roman"/>
          <w:sz w:val="22"/>
          <w:szCs w:val="22"/>
        </w:rPr>
        <w:t>，尽管公司表现优异，短期回报有限。</w:t>
      </w:r>
    </w:p>
    <w:p w14:paraId="33FFA4AF"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业务增长是强劲的催化剂，但市场预期已过度反映。</w:t>
      </w:r>
    </w:p>
    <w:p w14:paraId="715D9CB2" w14:textId="77777777" w:rsidR="0086309C" w:rsidRPr="0086309C" w:rsidRDefault="0086309C" w:rsidP="0086309C">
      <w:pPr>
        <w:numPr>
          <w:ilvl w:val="0"/>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Q3 </w:t>
      </w:r>
      <w:r w:rsidRPr="0086309C">
        <w:rPr>
          <w:rFonts w:ascii="Times New Roman" w:eastAsia="微软雅黑" w:hAnsi="Times New Roman" w:cs="Times New Roman"/>
          <w:b/>
          <w:bCs/>
          <w:sz w:val="22"/>
          <w:szCs w:val="22"/>
        </w:rPr>
        <w:t>业绩亮点</w:t>
      </w:r>
    </w:p>
    <w:p w14:paraId="2F5151AD"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总收入</w:t>
      </w:r>
      <w:r w:rsidRPr="0086309C">
        <w:rPr>
          <w:rFonts w:ascii="Times New Roman" w:eastAsia="微软雅黑" w:hAnsi="Times New Roman" w:cs="Times New Roman"/>
          <w:b/>
          <w:bCs/>
          <w:sz w:val="22"/>
          <w:szCs w:val="22"/>
        </w:rPr>
        <w:t xml:space="preserve"> $1.2B</w:t>
      </w:r>
      <w:r w:rsidRPr="0086309C">
        <w:rPr>
          <w:rFonts w:ascii="Times New Roman" w:eastAsia="微软雅黑" w:hAnsi="Times New Roman" w:cs="Times New Roman"/>
          <w:sz w:val="22"/>
          <w:szCs w:val="22"/>
        </w:rPr>
        <w:t>（同比</w:t>
      </w:r>
      <w:r w:rsidRPr="0086309C">
        <w:rPr>
          <w:rFonts w:ascii="Times New Roman" w:eastAsia="微软雅黑" w:hAnsi="Times New Roman" w:cs="Times New Roman"/>
          <w:sz w:val="22"/>
          <w:szCs w:val="22"/>
        </w:rPr>
        <w:t xml:space="preserve"> +38.64%</w:t>
      </w:r>
      <w:r w:rsidRPr="0086309C">
        <w:rPr>
          <w:rFonts w:ascii="Times New Roman" w:eastAsia="微软雅黑" w:hAnsi="Times New Roman" w:cs="Times New Roman"/>
          <w:sz w:val="22"/>
          <w:szCs w:val="22"/>
        </w:rPr>
        <w:t>），其中</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软件平台（</w:t>
      </w:r>
      <w:r w:rsidRPr="0086309C">
        <w:rPr>
          <w:rFonts w:ascii="Times New Roman" w:eastAsia="微软雅黑" w:hAnsi="Times New Roman" w:cs="Times New Roman"/>
          <w:b/>
          <w:bCs/>
          <w:sz w:val="22"/>
          <w:szCs w:val="22"/>
        </w:rPr>
        <w:t>SP</w:t>
      </w:r>
      <w:r w:rsidRPr="0086309C">
        <w:rPr>
          <w:rFonts w:ascii="Times New Roman" w:eastAsia="微软雅黑" w:hAnsi="Times New Roman" w:cs="Times New Roman"/>
          <w:b/>
          <w:bCs/>
          <w:sz w:val="22"/>
          <w:szCs w:val="22"/>
        </w:rPr>
        <w:t>）贡献</w:t>
      </w:r>
      <w:r w:rsidRPr="0086309C">
        <w:rPr>
          <w:rFonts w:ascii="Times New Roman" w:eastAsia="微软雅黑" w:hAnsi="Times New Roman" w:cs="Times New Roman"/>
          <w:b/>
          <w:bCs/>
          <w:sz w:val="22"/>
          <w:szCs w:val="22"/>
        </w:rPr>
        <w:t xml:space="preserve"> $835M</w:t>
      </w:r>
      <w:r w:rsidRPr="0086309C">
        <w:rPr>
          <w:rFonts w:ascii="Times New Roman" w:eastAsia="微软雅黑" w:hAnsi="Times New Roman" w:cs="Times New Roman"/>
          <w:sz w:val="22"/>
          <w:szCs w:val="22"/>
        </w:rPr>
        <w:t>（同比</w:t>
      </w:r>
      <w:r w:rsidRPr="0086309C">
        <w:rPr>
          <w:rFonts w:ascii="Times New Roman" w:eastAsia="微软雅黑" w:hAnsi="Times New Roman" w:cs="Times New Roman"/>
          <w:sz w:val="22"/>
          <w:szCs w:val="22"/>
        </w:rPr>
        <w:t xml:space="preserve"> +65.56%</w:t>
      </w:r>
      <w:r w:rsidRPr="0086309C">
        <w:rPr>
          <w:rFonts w:ascii="Times New Roman" w:eastAsia="微软雅黑" w:hAnsi="Times New Roman" w:cs="Times New Roman"/>
          <w:sz w:val="22"/>
          <w:szCs w:val="22"/>
        </w:rPr>
        <w:t>）。</w:t>
      </w:r>
    </w:p>
    <w:p w14:paraId="5DB71ACF"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 xml:space="preserve">EBITDA </w:t>
      </w:r>
      <w:r w:rsidRPr="0086309C">
        <w:rPr>
          <w:rFonts w:ascii="Times New Roman" w:eastAsia="微软雅黑" w:hAnsi="Times New Roman" w:cs="Times New Roman"/>
          <w:b/>
          <w:bCs/>
          <w:sz w:val="22"/>
          <w:szCs w:val="22"/>
        </w:rPr>
        <w:t>利润率</w:t>
      </w:r>
      <w:r w:rsidRPr="0086309C">
        <w:rPr>
          <w:rFonts w:ascii="Times New Roman" w:eastAsia="微软雅黑" w:hAnsi="Times New Roman" w:cs="Times New Roman"/>
          <w:b/>
          <w:bCs/>
          <w:sz w:val="22"/>
          <w:szCs w:val="22"/>
        </w:rPr>
        <w:t xml:space="preserve"> 60.2%</w:t>
      </w:r>
      <w:r w:rsidRPr="0086309C">
        <w:rPr>
          <w:rFonts w:ascii="Times New Roman" w:eastAsia="微软雅黑" w:hAnsi="Times New Roman" w:cs="Times New Roman"/>
          <w:sz w:val="22"/>
          <w:szCs w:val="22"/>
        </w:rPr>
        <w:t>（相比去年</w:t>
      </w:r>
      <w:r w:rsidRPr="0086309C">
        <w:rPr>
          <w:rFonts w:ascii="Times New Roman" w:eastAsia="微软雅黑" w:hAnsi="Times New Roman" w:cs="Times New Roman"/>
          <w:sz w:val="22"/>
          <w:szCs w:val="22"/>
        </w:rPr>
        <w:t xml:space="preserve"> 48.51%</w:t>
      </w:r>
      <w:r w:rsidRPr="0086309C">
        <w:rPr>
          <w:rFonts w:ascii="Times New Roman" w:eastAsia="微软雅黑" w:hAnsi="Times New Roman" w:cs="Times New Roman"/>
          <w:sz w:val="22"/>
          <w:szCs w:val="22"/>
        </w:rPr>
        <w:t>），主要受益于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算法优化</w:t>
      </w:r>
      <w:r w:rsidRPr="0086309C">
        <w:rPr>
          <w:rFonts w:ascii="Times New Roman" w:eastAsia="微软雅黑" w:hAnsi="Times New Roman" w:cs="Times New Roman"/>
          <w:sz w:val="22"/>
          <w:szCs w:val="22"/>
        </w:rPr>
        <w:t>。</w:t>
      </w:r>
    </w:p>
    <w:p w14:paraId="548C638B"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自由现金流</w:t>
      </w:r>
      <w:r w:rsidRPr="0086309C">
        <w:rPr>
          <w:rFonts w:ascii="Times New Roman" w:eastAsia="微软雅黑" w:hAnsi="Times New Roman" w:cs="Times New Roman"/>
          <w:b/>
          <w:bCs/>
          <w:sz w:val="22"/>
          <w:szCs w:val="22"/>
        </w:rPr>
        <w:t xml:space="preserve"> $545M</w:t>
      </w:r>
      <w:r w:rsidRPr="0086309C">
        <w:rPr>
          <w:rFonts w:ascii="Times New Roman" w:eastAsia="微软雅黑" w:hAnsi="Times New Roman" w:cs="Times New Roman"/>
          <w:sz w:val="22"/>
          <w:szCs w:val="22"/>
        </w:rPr>
        <w:t>（同比增长</w:t>
      </w:r>
      <w:r w:rsidRPr="0086309C">
        <w:rPr>
          <w:rFonts w:ascii="Times New Roman" w:eastAsia="微软雅黑" w:hAnsi="Times New Roman" w:cs="Times New Roman"/>
          <w:sz w:val="22"/>
          <w:szCs w:val="22"/>
        </w:rPr>
        <w:t xml:space="preserve"> +182%</w:t>
      </w:r>
      <w:r w:rsidRPr="0086309C">
        <w:rPr>
          <w:rFonts w:ascii="Times New Roman" w:eastAsia="微软雅黑" w:hAnsi="Times New Roman" w:cs="Times New Roman"/>
          <w:sz w:val="22"/>
          <w:szCs w:val="22"/>
        </w:rPr>
        <w:t>）。</w:t>
      </w:r>
    </w:p>
    <w:p w14:paraId="28D3BE5D"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回购计划扩至</w:t>
      </w:r>
      <w:r w:rsidRPr="0086309C">
        <w:rPr>
          <w:rFonts w:ascii="Times New Roman" w:eastAsia="微软雅黑" w:hAnsi="Times New Roman" w:cs="Times New Roman"/>
          <w:b/>
          <w:bCs/>
          <w:sz w:val="22"/>
          <w:szCs w:val="22"/>
        </w:rPr>
        <w:t xml:space="preserve"> $2.3B</w:t>
      </w:r>
      <w:r w:rsidRPr="0086309C">
        <w:rPr>
          <w:rFonts w:ascii="Times New Roman" w:eastAsia="微软雅黑" w:hAnsi="Times New Roman" w:cs="Times New Roman"/>
          <w:sz w:val="22"/>
          <w:szCs w:val="22"/>
        </w:rPr>
        <w:t>，支持股价稳定。</w:t>
      </w:r>
    </w:p>
    <w:p w14:paraId="5E3ABAB8" w14:textId="77777777" w:rsidR="0086309C" w:rsidRPr="0086309C" w:rsidRDefault="0086309C" w:rsidP="0086309C">
      <w:pPr>
        <w:numPr>
          <w:ilvl w:val="0"/>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及</w:t>
      </w:r>
      <w:r w:rsidRPr="0086309C">
        <w:rPr>
          <w:rFonts w:ascii="Times New Roman" w:eastAsia="微软雅黑" w:hAnsi="Times New Roman" w:cs="Times New Roman"/>
          <w:b/>
          <w:bCs/>
          <w:sz w:val="22"/>
          <w:szCs w:val="22"/>
        </w:rPr>
        <w:t xml:space="preserve"> 2025 </w:t>
      </w:r>
      <w:r w:rsidRPr="0086309C">
        <w:rPr>
          <w:rFonts w:ascii="Times New Roman" w:eastAsia="微软雅黑" w:hAnsi="Times New Roman" w:cs="Times New Roman"/>
          <w:b/>
          <w:bCs/>
          <w:sz w:val="22"/>
          <w:szCs w:val="22"/>
        </w:rPr>
        <w:t>财测</w:t>
      </w:r>
    </w:p>
    <w:p w14:paraId="0E1A02E2"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收入</w:t>
      </w:r>
      <w:r w:rsidRPr="0086309C">
        <w:rPr>
          <w:rFonts w:ascii="Times New Roman" w:eastAsia="微软雅黑" w:hAnsi="Times New Roman" w:cs="Times New Roman"/>
          <w:b/>
          <w:bCs/>
          <w:sz w:val="22"/>
          <w:szCs w:val="22"/>
        </w:rPr>
        <w:t xml:space="preserve"> $1.24B - $1.26B</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EBITDA $740M - $760M</w:t>
      </w:r>
      <w:r w:rsidRPr="0086309C">
        <w:rPr>
          <w:rFonts w:ascii="Times New Roman" w:eastAsia="微软雅黑" w:hAnsi="Times New Roman" w:cs="Times New Roman"/>
          <w:sz w:val="22"/>
          <w:szCs w:val="22"/>
        </w:rPr>
        <w:t>，同比增长</w:t>
      </w:r>
      <w:r w:rsidRPr="0086309C">
        <w:rPr>
          <w:rFonts w:ascii="Times New Roman" w:eastAsia="微软雅黑" w:hAnsi="Times New Roman" w:cs="Times New Roman"/>
          <w:sz w:val="22"/>
          <w:szCs w:val="22"/>
        </w:rPr>
        <w:t xml:space="preserve"> 20-30%</w:t>
      </w:r>
      <w:r w:rsidRPr="0086309C">
        <w:rPr>
          <w:rFonts w:ascii="Times New Roman" w:eastAsia="微软雅黑" w:hAnsi="Times New Roman" w:cs="Times New Roman"/>
          <w:sz w:val="22"/>
          <w:szCs w:val="22"/>
        </w:rPr>
        <w:t>。</w:t>
      </w:r>
    </w:p>
    <w:p w14:paraId="16ED4A02"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2025/26 </w:t>
      </w:r>
      <w:r w:rsidRPr="0086309C">
        <w:rPr>
          <w:rFonts w:ascii="Times New Roman" w:eastAsia="微软雅黑" w:hAnsi="Times New Roman" w:cs="Times New Roman"/>
          <w:sz w:val="22"/>
          <w:szCs w:val="22"/>
        </w:rPr>
        <w:t>目标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收入</w:t>
      </w:r>
      <w:r w:rsidRPr="0086309C">
        <w:rPr>
          <w:rFonts w:ascii="Times New Roman" w:eastAsia="微软雅黑" w:hAnsi="Times New Roman" w:cs="Times New Roman"/>
          <w:b/>
          <w:bCs/>
          <w:sz w:val="22"/>
          <w:szCs w:val="22"/>
        </w:rPr>
        <w:t xml:space="preserve">+EBITDA </w:t>
      </w:r>
      <w:r w:rsidRPr="0086309C">
        <w:rPr>
          <w:rFonts w:ascii="Times New Roman" w:eastAsia="微软雅黑" w:hAnsi="Times New Roman" w:cs="Times New Roman"/>
          <w:b/>
          <w:bCs/>
          <w:sz w:val="22"/>
          <w:szCs w:val="22"/>
        </w:rPr>
        <w:t>稳健增长</w:t>
      </w:r>
      <w:r w:rsidRPr="0086309C">
        <w:rPr>
          <w:rFonts w:ascii="Times New Roman" w:eastAsia="微软雅黑" w:hAnsi="Times New Roman" w:cs="Times New Roman"/>
          <w:b/>
          <w:bCs/>
          <w:sz w:val="22"/>
          <w:szCs w:val="22"/>
        </w:rPr>
        <w:t xml:space="preserve"> 20-30%</w:t>
      </w:r>
      <w:r w:rsidRPr="0086309C">
        <w:rPr>
          <w:rFonts w:ascii="Times New Roman" w:eastAsia="微软雅黑" w:hAnsi="Times New Roman" w:cs="Times New Roman"/>
          <w:sz w:val="22"/>
          <w:szCs w:val="22"/>
        </w:rPr>
        <w:t>，但市场预期已反映。</w:t>
      </w:r>
    </w:p>
    <w:p w14:paraId="283CE128" w14:textId="77777777" w:rsidR="0086309C" w:rsidRPr="0086309C" w:rsidRDefault="0086309C" w:rsidP="0086309C">
      <w:pPr>
        <w:numPr>
          <w:ilvl w:val="0"/>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估值挑战</w:t>
      </w:r>
    </w:p>
    <w:p w14:paraId="42967860"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 </w:t>
      </w:r>
      <w:r w:rsidRPr="0086309C">
        <w:rPr>
          <w:rFonts w:ascii="Times New Roman" w:eastAsia="微软雅黑" w:hAnsi="Times New Roman" w:cs="Times New Roman"/>
          <w:sz w:val="22"/>
          <w:szCs w:val="22"/>
        </w:rPr>
        <w:t>预期</w:t>
      </w:r>
      <w:r w:rsidRPr="0086309C">
        <w:rPr>
          <w:rFonts w:ascii="Times New Roman" w:eastAsia="微软雅黑" w:hAnsi="Times New Roman" w:cs="Times New Roman"/>
          <w:sz w:val="22"/>
          <w:szCs w:val="22"/>
        </w:rPr>
        <w:t xml:space="preserve"> PEG </w:t>
      </w:r>
      <w:r w:rsidRPr="0086309C">
        <w:rPr>
          <w:rFonts w:ascii="Times New Roman" w:eastAsia="微软雅黑" w:hAnsi="Times New Roman" w:cs="Times New Roman"/>
          <w:b/>
          <w:bCs/>
          <w:sz w:val="22"/>
          <w:szCs w:val="22"/>
        </w:rPr>
        <w:t>1.23x</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2026 </w:t>
      </w:r>
      <w:r w:rsidRPr="0086309C">
        <w:rPr>
          <w:rFonts w:ascii="Times New Roman" w:eastAsia="微软雅黑" w:hAnsi="Times New Roman" w:cs="Times New Roman"/>
          <w:b/>
          <w:bCs/>
          <w:sz w:val="22"/>
          <w:szCs w:val="22"/>
        </w:rPr>
        <w:t>1.24x</w:t>
      </w:r>
      <w:r w:rsidRPr="0086309C">
        <w:rPr>
          <w:rFonts w:ascii="Times New Roman" w:eastAsia="微软雅黑" w:hAnsi="Times New Roman" w:cs="Times New Roman"/>
          <w:sz w:val="22"/>
          <w:szCs w:val="22"/>
        </w:rPr>
        <w:t>，估值偏高。</w:t>
      </w:r>
    </w:p>
    <w:p w14:paraId="2194C13C"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EBITDA </w:t>
      </w:r>
      <w:r w:rsidRPr="0086309C">
        <w:rPr>
          <w:rFonts w:ascii="Times New Roman" w:eastAsia="微软雅黑" w:hAnsi="Times New Roman" w:cs="Times New Roman"/>
          <w:b/>
          <w:bCs/>
          <w:sz w:val="22"/>
          <w:szCs w:val="22"/>
        </w:rPr>
        <w:t>利润率</w:t>
      </w:r>
      <w:r w:rsidRPr="0086309C">
        <w:rPr>
          <w:rFonts w:ascii="Times New Roman" w:eastAsia="微软雅黑" w:hAnsi="Times New Roman" w:cs="Times New Roman"/>
          <w:b/>
          <w:bCs/>
          <w:sz w:val="22"/>
          <w:szCs w:val="22"/>
        </w:rPr>
        <w:t xml:space="preserve"> 78% </w:t>
      </w:r>
      <w:r w:rsidRPr="0086309C">
        <w:rPr>
          <w:rFonts w:ascii="Times New Roman" w:eastAsia="微软雅黑" w:hAnsi="Times New Roman" w:cs="Times New Roman"/>
          <w:b/>
          <w:bCs/>
          <w:sz w:val="22"/>
          <w:szCs w:val="22"/>
        </w:rPr>
        <w:t>可能已达峰值</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EPS </w:t>
      </w:r>
      <w:r w:rsidRPr="0086309C">
        <w:rPr>
          <w:rFonts w:ascii="Times New Roman" w:eastAsia="微软雅黑" w:hAnsi="Times New Roman" w:cs="Times New Roman"/>
          <w:sz w:val="22"/>
          <w:szCs w:val="22"/>
        </w:rPr>
        <w:t>增长受限。</w:t>
      </w:r>
    </w:p>
    <w:p w14:paraId="62C5E3C6" w14:textId="77777777" w:rsidR="0086309C" w:rsidRPr="0086309C" w:rsidRDefault="0086309C" w:rsidP="0086309C">
      <w:pPr>
        <w:numPr>
          <w:ilvl w:val="0"/>
          <w:numId w:val="9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投资者关注的关键问题</w:t>
      </w:r>
    </w:p>
    <w:p w14:paraId="5CC01FFC"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高管持续</w:t>
      </w:r>
      <w:r w:rsidRPr="0086309C">
        <w:rPr>
          <w:rFonts w:ascii="Times New Roman" w:eastAsia="微软雅黑" w:hAnsi="Times New Roman" w:cs="Times New Roman"/>
          <w:b/>
          <w:bCs/>
          <w:sz w:val="22"/>
          <w:szCs w:val="22"/>
        </w:rPr>
        <w:t>大规模减持</w:t>
      </w:r>
      <w:r w:rsidRPr="0086309C">
        <w:rPr>
          <w:rFonts w:ascii="Times New Roman" w:eastAsia="微软雅黑" w:hAnsi="Times New Roman" w:cs="Times New Roman"/>
          <w:sz w:val="22"/>
          <w:szCs w:val="22"/>
        </w:rPr>
        <w:t>，机构资金</w:t>
      </w:r>
      <w:r w:rsidRPr="0086309C">
        <w:rPr>
          <w:rFonts w:ascii="Times New Roman" w:eastAsia="微软雅黑" w:hAnsi="Times New Roman" w:cs="Times New Roman"/>
          <w:b/>
          <w:bCs/>
          <w:sz w:val="22"/>
          <w:szCs w:val="22"/>
        </w:rPr>
        <w:t>加仓</w:t>
      </w:r>
      <w:r w:rsidRPr="0086309C">
        <w:rPr>
          <w:rFonts w:ascii="Times New Roman" w:eastAsia="微软雅黑" w:hAnsi="Times New Roman" w:cs="Times New Roman"/>
          <w:sz w:val="22"/>
          <w:szCs w:val="22"/>
        </w:rPr>
        <w:t>（柏基资本</w:t>
      </w:r>
      <w:r w:rsidRPr="0086309C">
        <w:rPr>
          <w:rFonts w:ascii="Times New Roman" w:eastAsia="微软雅黑" w:hAnsi="Times New Roman" w:cs="Times New Roman"/>
          <w:sz w:val="22"/>
          <w:szCs w:val="22"/>
        </w:rPr>
        <w:t>+5421%</w:t>
      </w:r>
      <w:r w:rsidRPr="0086309C">
        <w:rPr>
          <w:rFonts w:ascii="Times New Roman" w:eastAsia="微软雅黑" w:hAnsi="Times New Roman" w:cs="Times New Roman"/>
          <w:sz w:val="22"/>
          <w:szCs w:val="22"/>
        </w:rPr>
        <w:t>）。</w:t>
      </w:r>
    </w:p>
    <w:p w14:paraId="5197E674" w14:textId="77777777" w:rsidR="0086309C" w:rsidRPr="0086309C" w:rsidRDefault="0086309C" w:rsidP="0086309C">
      <w:pPr>
        <w:numPr>
          <w:ilvl w:val="1"/>
          <w:numId w:val="92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Q3 </w:t>
      </w:r>
      <w:r w:rsidRPr="0086309C">
        <w:rPr>
          <w:rFonts w:ascii="Times New Roman" w:eastAsia="微软雅黑" w:hAnsi="Times New Roman" w:cs="Times New Roman"/>
          <w:sz w:val="22"/>
          <w:szCs w:val="22"/>
        </w:rPr>
        <w:t>财报超预期推高</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预期，</w:t>
      </w:r>
      <w:r w:rsidRPr="0086309C">
        <w:rPr>
          <w:rFonts w:ascii="Times New Roman" w:eastAsia="微软雅黑" w:hAnsi="Times New Roman" w:cs="Times New Roman"/>
          <w:b/>
          <w:bCs/>
          <w:sz w:val="22"/>
          <w:szCs w:val="22"/>
        </w:rPr>
        <w:t>若稍有不及或市场情绪转变，股价可能剧烈回调</w:t>
      </w:r>
      <w:r w:rsidRPr="0086309C">
        <w:rPr>
          <w:rFonts w:ascii="Times New Roman" w:eastAsia="微软雅黑" w:hAnsi="Times New Roman" w:cs="Times New Roman"/>
          <w:sz w:val="22"/>
          <w:szCs w:val="22"/>
        </w:rPr>
        <w:t>。</w:t>
      </w:r>
    </w:p>
    <w:p w14:paraId="4B70DD2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6965978">
          <v:rect id="_x0000_i1812" style="width:0;height:1.5pt" o:hralign="center" o:hrstd="t" o:hr="t" fillcolor="#a0a0a0" stroked="f"/>
        </w:pict>
      </w:r>
    </w:p>
    <w:p w14:paraId="43E152C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关键风险</w:t>
      </w:r>
    </w:p>
    <w:p w14:paraId="363055F5" w14:textId="77777777" w:rsidR="0086309C" w:rsidRPr="0086309C" w:rsidRDefault="0086309C" w:rsidP="0086309C">
      <w:pPr>
        <w:numPr>
          <w:ilvl w:val="0"/>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高估值带来的下行风险</w:t>
      </w:r>
      <w:r w:rsidRPr="0086309C">
        <w:rPr>
          <w:rFonts w:ascii="Times New Roman" w:eastAsia="微软雅黑" w:hAnsi="Times New Roman" w:cs="Times New Roman"/>
          <w:sz w:val="22"/>
          <w:szCs w:val="22"/>
        </w:rPr>
        <w:t>：</w:t>
      </w:r>
    </w:p>
    <w:p w14:paraId="775E7968"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市场已定价</w:t>
      </w:r>
      <w:r w:rsidRPr="0086309C">
        <w:rPr>
          <w:rFonts w:ascii="Times New Roman" w:eastAsia="微软雅黑" w:hAnsi="Times New Roman" w:cs="Times New Roman"/>
          <w:b/>
          <w:bCs/>
          <w:sz w:val="22"/>
          <w:szCs w:val="22"/>
        </w:rPr>
        <w:t>未来增长</w:t>
      </w:r>
      <w:r w:rsidRPr="0086309C">
        <w:rPr>
          <w:rFonts w:ascii="Times New Roman" w:eastAsia="微软雅黑" w:hAnsi="Times New Roman" w:cs="Times New Roman"/>
          <w:sz w:val="22"/>
          <w:szCs w:val="22"/>
        </w:rPr>
        <w:t>，但如果</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营收</w:t>
      </w:r>
      <w:r w:rsidRPr="0086309C">
        <w:rPr>
          <w:rFonts w:ascii="Times New Roman" w:eastAsia="微软雅黑" w:hAnsi="Times New Roman" w:cs="Times New Roman"/>
          <w:sz w:val="22"/>
          <w:szCs w:val="22"/>
        </w:rPr>
        <w:t xml:space="preserve">/EPS </w:t>
      </w:r>
      <w:r w:rsidRPr="0086309C">
        <w:rPr>
          <w:rFonts w:ascii="Times New Roman" w:eastAsia="微软雅黑" w:hAnsi="Times New Roman" w:cs="Times New Roman"/>
          <w:sz w:val="22"/>
          <w:szCs w:val="22"/>
        </w:rPr>
        <w:t>不及预期，可能面临大幅回调。</w:t>
      </w:r>
    </w:p>
    <w:p w14:paraId="7E649013"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历史市盈率（</w:t>
      </w:r>
      <w:r w:rsidRPr="0086309C">
        <w:rPr>
          <w:rFonts w:ascii="Times New Roman" w:eastAsia="微软雅黑" w:hAnsi="Times New Roman" w:cs="Times New Roman"/>
          <w:b/>
          <w:bCs/>
          <w:sz w:val="22"/>
          <w:szCs w:val="22"/>
        </w:rPr>
        <w:t>P/E</w:t>
      </w:r>
      <w:r w:rsidRPr="0086309C">
        <w:rPr>
          <w:rFonts w:ascii="Times New Roman" w:eastAsia="微软雅黑" w:hAnsi="Times New Roman" w:cs="Times New Roman"/>
          <w:b/>
          <w:bCs/>
          <w:sz w:val="22"/>
          <w:szCs w:val="22"/>
        </w:rPr>
        <w:t>）已经处于高位</w:t>
      </w:r>
      <w:r w:rsidRPr="0086309C">
        <w:rPr>
          <w:rFonts w:ascii="Times New Roman" w:eastAsia="微软雅黑" w:hAnsi="Times New Roman" w:cs="Times New Roman"/>
          <w:sz w:val="22"/>
          <w:szCs w:val="22"/>
        </w:rPr>
        <w:t>，市场对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的增长信心极高，容易受到负面情绪影响。</w:t>
      </w:r>
    </w:p>
    <w:p w14:paraId="72F82E7F" w14:textId="77777777" w:rsidR="0086309C" w:rsidRPr="0086309C" w:rsidRDefault="0086309C" w:rsidP="0086309C">
      <w:pPr>
        <w:numPr>
          <w:ilvl w:val="0"/>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增长瓶颈</w:t>
      </w:r>
      <w:r w:rsidRPr="0086309C">
        <w:rPr>
          <w:rFonts w:ascii="Times New Roman" w:eastAsia="微软雅黑" w:hAnsi="Times New Roman" w:cs="Times New Roman"/>
          <w:sz w:val="22"/>
          <w:szCs w:val="22"/>
        </w:rPr>
        <w:t>：</w:t>
      </w:r>
    </w:p>
    <w:p w14:paraId="361CB93F"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流量变现模式的天花板</w:t>
      </w:r>
      <w:r w:rsidRPr="0086309C">
        <w:rPr>
          <w:rFonts w:ascii="Times New Roman" w:eastAsia="微软雅黑" w:hAnsi="Times New Roman" w:cs="Times New Roman"/>
          <w:sz w:val="22"/>
          <w:szCs w:val="22"/>
        </w:rPr>
        <w:t>：软件业务已占</w:t>
      </w:r>
      <w:r w:rsidRPr="0086309C">
        <w:rPr>
          <w:rFonts w:ascii="Times New Roman" w:eastAsia="微软雅黑" w:hAnsi="Times New Roman" w:cs="Times New Roman"/>
          <w:sz w:val="22"/>
          <w:szCs w:val="22"/>
        </w:rPr>
        <w:t xml:space="preserve"> 70% </w:t>
      </w:r>
      <w:r w:rsidRPr="0086309C">
        <w:rPr>
          <w:rFonts w:ascii="Times New Roman" w:eastAsia="微软雅黑" w:hAnsi="Times New Roman" w:cs="Times New Roman"/>
          <w:sz w:val="22"/>
          <w:szCs w:val="22"/>
        </w:rPr>
        <w:t>收入，未来增长可能不及市场预期。</w:t>
      </w:r>
    </w:p>
    <w:p w14:paraId="06FB6A26"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EBITDA </w:t>
      </w:r>
      <w:r w:rsidRPr="0086309C">
        <w:rPr>
          <w:rFonts w:ascii="Times New Roman" w:eastAsia="微软雅黑" w:hAnsi="Times New Roman" w:cs="Times New Roman"/>
          <w:b/>
          <w:bCs/>
          <w:sz w:val="22"/>
          <w:szCs w:val="22"/>
        </w:rPr>
        <w:t>利润率见顶</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78% </w:t>
      </w:r>
      <w:r w:rsidRPr="0086309C">
        <w:rPr>
          <w:rFonts w:ascii="Times New Roman" w:eastAsia="微软雅黑" w:hAnsi="Times New Roman" w:cs="Times New Roman"/>
          <w:sz w:val="22"/>
          <w:szCs w:val="22"/>
        </w:rPr>
        <w:t>的利润率已经非常高，继续提升空间有限。</w:t>
      </w:r>
    </w:p>
    <w:p w14:paraId="7623F97C"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行业竞争激烈</w:t>
      </w:r>
      <w:r w:rsidRPr="0086309C">
        <w:rPr>
          <w:rFonts w:ascii="Times New Roman" w:eastAsia="微软雅黑" w:hAnsi="Times New Roman" w:cs="Times New Roman"/>
          <w:sz w:val="22"/>
          <w:szCs w:val="22"/>
        </w:rPr>
        <w:t>，如</w:t>
      </w:r>
      <w:r w:rsidRPr="0086309C">
        <w:rPr>
          <w:rFonts w:ascii="Times New Roman" w:eastAsia="微软雅黑" w:hAnsi="Times New Roman" w:cs="Times New Roman"/>
          <w:sz w:val="22"/>
          <w:szCs w:val="22"/>
        </w:rPr>
        <w:t xml:space="preserve"> Meta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Google </w:t>
      </w:r>
      <w:r w:rsidRPr="0086309C">
        <w:rPr>
          <w:rFonts w:ascii="Times New Roman" w:eastAsia="微软雅黑" w:hAnsi="Times New Roman" w:cs="Times New Roman"/>
          <w:sz w:val="22"/>
          <w:szCs w:val="22"/>
        </w:rPr>
        <w:t>在广告领域的布局可能带来压力。</w:t>
      </w:r>
    </w:p>
    <w:p w14:paraId="5D270767" w14:textId="77777777" w:rsidR="0086309C" w:rsidRPr="0086309C" w:rsidRDefault="0086309C" w:rsidP="0086309C">
      <w:pPr>
        <w:numPr>
          <w:ilvl w:val="0"/>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高管减持警讯</w:t>
      </w:r>
      <w:r w:rsidRPr="0086309C">
        <w:rPr>
          <w:rFonts w:ascii="Times New Roman" w:eastAsia="微软雅黑" w:hAnsi="Times New Roman" w:cs="Times New Roman"/>
          <w:sz w:val="22"/>
          <w:szCs w:val="22"/>
        </w:rPr>
        <w:t>：</w:t>
      </w:r>
    </w:p>
    <w:p w14:paraId="3D53CFE9"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管理层持续减持</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2023-2025 </w:t>
      </w:r>
      <w:r w:rsidRPr="0086309C">
        <w:rPr>
          <w:rFonts w:ascii="Times New Roman" w:eastAsia="微软雅黑" w:hAnsi="Times New Roman" w:cs="Times New Roman"/>
          <w:sz w:val="22"/>
          <w:szCs w:val="22"/>
        </w:rPr>
        <w:t>年累计卖出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1.4 </w:t>
      </w:r>
      <w:r w:rsidRPr="0086309C">
        <w:rPr>
          <w:rFonts w:ascii="Times New Roman" w:eastAsia="微软雅黑" w:hAnsi="Times New Roman" w:cs="Times New Roman"/>
          <w:b/>
          <w:bCs/>
          <w:sz w:val="22"/>
          <w:szCs w:val="22"/>
        </w:rPr>
        <w:t>亿股</w:t>
      </w:r>
      <w:r w:rsidRPr="0086309C">
        <w:rPr>
          <w:rFonts w:ascii="Times New Roman" w:eastAsia="微软雅黑" w:hAnsi="Times New Roman" w:cs="Times New Roman"/>
          <w:sz w:val="22"/>
          <w:szCs w:val="22"/>
        </w:rPr>
        <w:t>，且无明显回购。</w:t>
      </w:r>
    </w:p>
    <w:p w14:paraId="535C0126" w14:textId="77777777" w:rsidR="0086309C" w:rsidRPr="0086309C" w:rsidRDefault="0086309C" w:rsidP="0086309C">
      <w:pPr>
        <w:numPr>
          <w:ilvl w:val="1"/>
          <w:numId w:val="92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这表明管理层对当前估值可能较为谨慎，不愿长期持有。</w:t>
      </w:r>
    </w:p>
    <w:p w14:paraId="0BA4F10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0F34734">
          <v:rect id="_x0000_i1813" style="width:0;height:1.5pt" o:hralign="center" o:hrstd="t" o:hr="t" fillcolor="#a0a0a0" stroked="f"/>
        </w:pict>
      </w:r>
    </w:p>
    <w:p w14:paraId="51BFC52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投资建议</w:t>
      </w:r>
    </w:p>
    <w:p w14:paraId="44FA5B2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短期策略（</w:t>
      </w:r>
      <w:r w:rsidRPr="0086309C">
        <w:rPr>
          <w:rFonts w:ascii="Times New Roman" w:eastAsia="微软雅黑" w:hAnsi="Times New Roman" w:cs="Times New Roman"/>
          <w:b/>
          <w:bCs/>
          <w:sz w:val="22"/>
          <w:szCs w:val="22"/>
        </w:rPr>
        <w:t xml:space="preserve">1-3 </w:t>
      </w:r>
      <w:r w:rsidRPr="0086309C">
        <w:rPr>
          <w:rFonts w:ascii="Times New Roman" w:eastAsia="微软雅黑" w:hAnsi="Times New Roman" w:cs="Times New Roman"/>
          <w:b/>
          <w:bCs/>
          <w:sz w:val="22"/>
          <w:szCs w:val="22"/>
        </w:rPr>
        <w:t>个月）：谨慎持有，避免追高</w:t>
      </w:r>
    </w:p>
    <w:p w14:paraId="5388C588" w14:textId="77777777" w:rsidR="0086309C" w:rsidRPr="0086309C" w:rsidRDefault="0086309C" w:rsidP="0086309C">
      <w:pPr>
        <w:numPr>
          <w:ilvl w:val="0"/>
          <w:numId w:val="92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w:t>
      </w:r>
      <w:r w:rsidRPr="0086309C">
        <w:rPr>
          <w:rFonts w:ascii="Times New Roman" w:eastAsia="微软雅黑" w:hAnsi="Times New Roman" w:cs="Times New Roman"/>
          <w:b/>
          <w:bCs/>
          <w:sz w:val="22"/>
          <w:szCs w:val="22"/>
        </w:rPr>
        <w:t xml:space="preserve"> Q4 </w:t>
      </w:r>
      <w:r w:rsidRPr="0086309C">
        <w:rPr>
          <w:rFonts w:ascii="Times New Roman" w:eastAsia="微软雅黑" w:hAnsi="Times New Roman" w:cs="Times New Roman"/>
          <w:b/>
          <w:bCs/>
          <w:sz w:val="22"/>
          <w:szCs w:val="22"/>
        </w:rPr>
        <w:t>财报超预期</w:t>
      </w:r>
      <w:r w:rsidRPr="0086309C">
        <w:rPr>
          <w:rFonts w:ascii="Times New Roman" w:eastAsia="微软雅黑" w:hAnsi="Times New Roman" w:cs="Times New Roman"/>
          <w:sz w:val="22"/>
          <w:szCs w:val="22"/>
        </w:rPr>
        <w:t>，股价可能进一步冲高，但短期上涨空间有限，风险增大。</w:t>
      </w:r>
    </w:p>
    <w:p w14:paraId="410ED9BC" w14:textId="77777777" w:rsidR="0086309C" w:rsidRPr="0086309C" w:rsidRDefault="0086309C" w:rsidP="0086309C">
      <w:pPr>
        <w:numPr>
          <w:ilvl w:val="0"/>
          <w:numId w:val="92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w:t>
      </w:r>
      <w:r w:rsidRPr="0086309C">
        <w:rPr>
          <w:rFonts w:ascii="Times New Roman" w:eastAsia="微软雅黑" w:hAnsi="Times New Roman" w:cs="Times New Roman"/>
          <w:b/>
          <w:bCs/>
          <w:sz w:val="22"/>
          <w:szCs w:val="22"/>
        </w:rPr>
        <w:t xml:space="preserve"> Q4 </w:t>
      </w:r>
      <w:r w:rsidRPr="0086309C">
        <w:rPr>
          <w:rFonts w:ascii="Times New Roman" w:eastAsia="微软雅黑" w:hAnsi="Times New Roman" w:cs="Times New Roman"/>
          <w:b/>
          <w:bCs/>
          <w:sz w:val="22"/>
          <w:szCs w:val="22"/>
        </w:rPr>
        <w:t>财报稍有不及</w:t>
      </w:r>
      <w:r w:rsidRPr="0086309C">
        <w:rPr>
          <w:rFonts w:ascii="Times New Roman" w:eastAsia="微软雅黑" w:hAnsi="Times New Roman" w:cs="Times New Roman"/>
          <w:sz w:val="22"/>
          <w:szCs w:val="22"/>
        </w:rPr>
        <w:t>，股价可能迅速回调，尤其是</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sz w:val="22"/>
          <w:szCs w:val="22"/>
        </w:rPr>
        <w:t>增长达不到市场预期时。</w:t>
      </w:r>
    </w:p>
    <w:p w14:paraId="71C3C74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中长期策略（</w:t>
      </w:r>
      <w:r w:rsidRPr="0086309C">
        <w:rPr>
          <w:rFonts w:ascii="Times New Roman" w:eastAsia="微软雅黑" w:hAnsi="Times New Roman" w:cs="Times New Roman"/>
          <w:b/>
          <w:bCs/>
          <w:sz w:val="22"/>
          <w:szCs w:val="22"/>
        </w:rPr>
        <w:t xml:space="preserve">6-12 </w:t>
      </w:r>
      <w:r w:rsidRPr="0086309C">
        <w:rPr>
          <w:rFonts w:ascii="Times New Roman" w:eastAsia="微软雅黑" w:hAnsi="Times New Roman" w:cs="Times New Roman"/>
          <w:b/>
          <w:bCs/>
          <w:sz w:val="22"/>
          <w:szCs w:val="22"/>
        </w:rPr>
        <w:t>个月）：逢低布局</w:t>
      </w:r>
    </w:p>
    <w:p w14:paraId="7EC0E1A8" w14:textId="77777777" w:rsidR="0086309C" w:rsidRPr="0086309C" w:rsidRDefault="0086309C" w:rsidP="0086309C">
      <w:pPr>
        <w:numPr>
          <w:ilvl w:val="0"/>
          <w:numId w:val="92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等待更合理的估值水平</w:t>
      </w:r>
      <w:r w:rsidRPr="0086309C">
        <w:rPr>
          <w:rFonts w:ascii="Times New Roman" w:eastAsia="微软雅黑" w:hAnsi="Times New Roman" w:cs="Times New Roman"/>
          <w:sz w:val="22"/>
          <w:szCs w:val="22"/>
        </w:rPr>
        <w:t>：当前估值（</w:t>
      </w:r>
      <w:r w:rsidRPr="0086309C">
        <w:rPr>
          <w:rFonts w:ascii="Times New Roman" w:eastAsia="微软雅黑" w:hAnsi="Times New Roman" w:cs="Times New Roman"/>
          <w:sz w:val="22"/>
          <w:szCs w:val="22"/>
        </w:rPr>
        <w:t>PEG &gt; 1.2x</w:t>
      </w:r>
      <w:r w:rsidRPr="0086309C">
        <w:rPr>
          <w:rFonts w:ascii="Times New Roman" w:eastAsia="微软雅黑" w:hAnsi="Times New Roman" w:cs="Times New Roman"/>
          <w:sz w:val="22"/>
          <w:szCs w:val="22"/>
        </w:rPr>
        <w:t>）较高，若股价回调至合理水平（</w:t>
      </w:r>
      <w:r w:rsidRPr="0086309C">
        <w:rPr>
          <w:rFonts w:ascii="Times New Roman" w:eastAsia="微软雅黑" w:hAnsi="Times New Roman" w:cs="Times New Roman"/>
          <w:sz w:val="22"/>
          <w:szCs w:val="22"/>
        </w:rPr>
        <w:t>PEG ≤ 1x</w:t>
      </w:r>
      <w:r w:rsidRPr="0086309C">
        <w:rPr>
          <w:rFonts w:ascii="Times New Roman" w:eastAsia="微软雅黑" w:hAnsi="Times New Roman" w:cs="Times New Roman"/>
          <w:sz w:val="22"/>
          <w:szCs w:val="22"/>
        </w:rPr>
        <w:t>），可考虑入场。</w:t>
      </w:r>
    </w:p>
    <w:p w14:paraId="489DD567" w14:textId="77777777" w:rsidR="0086309C" w:rsidRPr="0086309C" w:rsidRDefault="0086309C" w:rsidP="0086309C">
      <w:pPr>
        <w:numPr>
          <w:ilvl w:val="0"/>
          <w:numId w:val="92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关注</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广告与电商扩展</w:t>
      </w:r>
      <w:r w:rsidRPr="0086309C">
        <w:rPr>
          <w:rFonts w:ascii="Times New Roman" w:eastAsia="微软雅黑" w:hAnsi="Times New Roman" w:cs="Times New Roman"/>
          <w:sz w:val="22"/>
          <w:szCs w:val="22"/>
        </w:rPr>
        <w:t>：如果</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业务能成功应用于更多行业（如</w:t>
      </w:r>
      <w:r w:rsidRPr="0086309C">
        <w:rPr>
          <w:rFonts w:ascii="Times New Roman" w:eastAsia="微软雅黑" w:hAnsi="Times New Roman" w:cs="Times New Roman"/>
          <w:sz w:val="22"/>
          <w:szCs w:val="22"/>
        </w:rPr>
        <w:t xml:space="preserve"> eCommerce</w:t>
      </w:r>
      <w:r w:rsidRPr="0086309C">
        <w:rPr>
          <w:rFonts w:ascii="Times New Roman" w:eastAsia="微软雅黑" w:hAnsi="Times New Roman" w:cs="Times New Roman"/>
          <w:sz w:val="22"/>
          <w:szCs w:val="22"/>
        </w:rPr>
        <w:t>），则长期增长潜力依旧存在。</w:t>
      </w:r>
    </w:p>
    <w:p w14:paraId="6A10B57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FFF8455">
          <v:rect id="_x0000_i1814" style="width:0;height:1.5pt" o:hralign="center" o:hrstd="t" o:hr="t" fillcolor="#a0a0a0" stroked="f"/>
        </w:pict>
      </w:r>
    </w:p>
    <w:p w14:paraId="1E0FA44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结论</w:t>
      </w:r>
    </w:p>
    <w:p w14:paraId="591D004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是一个</w:t>
      </w:r>
      <w:r w:rsidRPr="0086309C">
        <w:rPr>
          <w:rFonts w:ascii="Times New Roman" w:eastAsia="微软雅黑" w:hAnsi="Times New Roman" w:cs="Times New Roman"/>
          <w:b/>
          <w:bCs/>
          <w:sz w:val="22"/>
          <w:szCs w:val="22"/>
        </w:rPr>
        <w:t>增长强劲但估值极高</w:t>
      </w:r>
      <w:r w:rsidRPr="0086309C">
        <w:rPr>
          <w:rFonts w:ascii="Times New Roman" w:eastAsia="微软雅黑" w:hAnsi="Times New Roman" w:cs="Times New Roman"/>
          <w:sz w:val="22"/>
          <w:szCs w:val="22"/>
        </w:rPr>
        <w:t>的公司，</w:t>
      </w:r>
      <w:r w:rsidRPr="0086309C">
        <w:rPr>
          <w:rFonts w:ascii="Times New Roman" w:eastAsia="微软雅黑" w:hAnsi="Times New Roman" w:cs="Times New Roman"/>
          <w:b/>
          <w:bCs/>
          <w:sz w:val="22"/>
          <w:szCs w:val="22"/>
        </w:rPr>
        <w:t>短期股价已反映大部分利好，</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财报成为关键变量</w:t>
      </w:r>
      <w:r w:rsidRPr="0086309C">
        <w:rPr>
          <w:rFonts w:ascii="Times New Roman" w:eastAsia="微软雅黑" w:hAnsi="Times New Roman" w:cs="Times New Roman"/>
          <w:sz w:val="22"/>
          <w:szCs w:val="22"/>
        </w:rPr>
        <w:t>。在管理层持续减持、高估值、</w:t>
      </w: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业务增长能否持续等因素影响下，建议投资者</w:t>
      </w:r>
      <w:r w:rsidRPr="0086309C">
        <w:rPr>
          <w:rFonts w:ascii="Times New Roman" w:eastAsia="微软雅黑" w:hAnsi="Times New Roman" w:cs="Times New Roman"/>
          <w:b/>
          <w:bCs/>
          <w:sz w:val="22"/>
          <w:szCs w:val="22"/>
        </w:rPr>
        <w:t>保持耐心，避免盲目追高，等待市场提供更优的买入机会</w:t>
      </w:r>
      <w:r w:rsidRPr="0086309C">
        <w:rPr>
          <w:rFonts w:ascii="Times New Roman" w:eastAsia="微软雅黑" w:hAnsi="Times New Roman" w:cs="Times New Roman"/>
          <w:sz w:val="22"/>
          <w:szCs w:val="22"/>
        </w:rPr>
        <w:t>。</w:t>
      </w:r>
    </w:p>
    <w:p w14:paraId="48A11D4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关注点</w:t>
      </w:r>
      <w:r w:rsidRPr="0086309C">
        <w:rPr>
          <w:rFonts w:ascii="Times New Roman" w:eastAsia="微软雅黑" w:hAnsi="Times New Roman" w:cs="Times New Roman"/>
          <w:sz w:val="22"/>
          <w:szCs w:val="22"/>
        </w:rPr>
        <w:t>：</w:t>
      </w:r>
    </w:p>
    <w:p w14:paraId="67EE0DEE" w14:textId="77777777" w:rsidR="0086309C" w:rsidRPr="0086309C" w:rsidRDefault="0086309C" w:rsidP="0086309C">
      <w:pPr>
        <w:numPr>
          <w:ilvl w:val="0"/>
          <w:numId w:val="93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2025/26 </w:t>
      </w:r>
      <w:r w:rsidRPr="0086309C">
        <w:rPr>
          <w:rFonts w:ascii="Times New Roman" w:eastAsia="微软雅黑" w:hAnsi="Times New Roman" w:cs="Times New Roman"/>
          <w:sz w:val="22"/>
          <w:szCs w:val="22"/>
        </w:rPr>
        <w:t>财测能否继续超预期？</w:t>
      </w:r>
    </w:p>
    <w:p w14:paraId="32994013" w14:textId="77777777" w:rsidR="0086309C" w:rsidRPr="0086309C" w:rsidRDefault="0086309C" w:rsidP="0086309C">
      <w:pPr>
        <w:numPr>
          <w:ilvl w:val="0"/>
          <w:numId w:val="93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广告及</w:t>
      </w:r>
      <w:r w:rsidRPr="0086309C">
        <w:rPr>
          <w:rFonts w:ascii="Times New Roman" w:eastAsia="微软雅黑" w:hAnsi="Times New Roman" w:cs="Times New Roman"/>
          <w:sz w:val="22"/>
          <w:szCs w:val="22"/>
        </w:rPr>
        <w:t xml:space="preserve"> eCommerce </w:t>
      </w:r>
      <w:r w:rsidRPr="0086309C">
        <w:rPr>
          <w:rFonts w:ascii="Times New Roman" w:eastAsia="微软雅黑" w:hAnsi="Times New Roman" w:cs="Times New Roman"/>
          <w:sz w:val="22"/>
          <w:szCs w:val="22"/>
        </w:rPr>
        <w:t>业务拓展进展如何？</w:t>
      </w:r>
    </w:p>
    <w:p w14:paraId="3C3BDFDC" w14:textId="77777777" w:rsidR="0086309C" w:rsidRPr="0086309C" w:rsidRDefault="0086309C" w:rsidP="0086309C">
      <w:pPr>
        <w:numPr>
          <w:ilvl w:val="0"/>
          <w:numId w:val="93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Q4 </w:t>
      </w:r>
      <w:r w:rsidRPr="0086309C">
        <w:rPr>
          <w:rFonts w:ascii="Times New Roman" w:eastAsia="微软雅黑" w:hAnsi="Times New Roman" w:cs="Times New Roman"/>
          <w:sz w:val="22"/>
          <w:szCs w:val="22"/>
        </w:rPr>
        <w:t>业绩发布后股价波动情况。</w:t>
      </w:r>
    </w:p>
    <w:p w14:paraId="6007D54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投资者行动</w:t>
      </w:r>
      <w:r w:rsidRPr="0086309C">
        <w:rPr>
          <w:rFonts w:ascii="Times New Roman" w:eastAsia="微软雅黑" w:hAnsi="Times New Roman" w:cs="Times New Roman"/>
          <w:sz w:val="22"/>
          <w:szCs w:val="22"/>
        </w:rPr>
        <w:t>：</w:t>
      </w:r>
    </w:p>
    <w:p w14:paraId="278E2D9C" w14:textId="77777777" w:rsidR="0086309C" w:rsidRPr="0086309C" w:rsidRDefault="0086309C" w:rsidP="0086309C">
      <w:pPr>
        <w:numPr>
          <w:ilvl w:val="0"/>
          <w:numId w:val="93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若</w:t>
      </w:r>
      <w:r w:rsidRPr="0086309C">
        <w:rPr>
          <w:rFonts w:ascii="Times New Roman" w:eastAsia="微软雅黑" w:hAnsi="Times New Roman" w:cs="Times New Roman"/>
          <w:b/>
          <w:bCs/>
          <w:sz w:val="22"/>
          <w:szCs w:val="22"/>
        </w:rPr>
        <w:t xml:space="preserve"> Q4 </w:t>
      </w:r>
      <w:r w:rsidRPr="0086309C">
        <w:rPr>
          <w:rFonts w:ascii="Times New Roman" w:eastAsia="微软雅黑" w:hAnsi="Times New Roman" w:cs="Times New Roman"/>
          <w:b/>
          <w:bCs/>
          <w:sz w:val="22"/>
          <w:szCs w:val="22"/>
        </w:rPr>
        <w:t>业绩超预期，股价继续冲高，可考虑部分止盈</w:t>
      </w:r>
      <w:r w:rsidRPr="0086309C">
        <w:rPr>
          <w:rFonts w:ascii="Times New Roman" w:eastAsia="微软雅黑" w:hAnsi="Times New Roman" w:cs="Times New Roman"/>
          <w:sz w:val="22"/>
          <w:szCs w:val="22"/>
        </w:rPr>
        <w:t>。</w:t>
      </w:r>
    </w:p>
    <w:p w14:paraId="14787638" w14:textId="77777777" w:rsidR="0086309C" w:rsidRPr="0086309C" w:rsidRDefault="0086309C" w:rsidP="0086309C">
      <w:pPr>
        <w:numPr>
          <w:ilvl w:val="0"/>
          <w:numId w:val="93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若股价回调</w:t>
      </w:r>
      <w:r w:rsidRPr="0086309C">
        <w:rPr>
          <w:rFonts w:ascii="Times New Roman" w:eastAsia="微软雅黑" w:hAnsi="Times New Roman" w:cs="Times New Roman"/>
          <w:b/>
          <w:bCs/>
          <w:sz w:val="22"/>
          <w:szCs w:val="22"/>
        </w:rPr>
        <w:t xml:space="preserve"> 15-20%</w:t>
      </w:r>
      <w:r w:rsidRPr="0086309C">
        <w:rPr>
          <w:rFonts w:ascii="Times New Roman" w:eastAsia="微软雅黑" w:hAnsi="Times New Roman" w:cs="Times New Roman"/>
          <w:b/>
          <w:bCs/>
          <w:sz w:val="22"/>
          <w:szCs w:val="22"/>
        </w:rPr>
        <w:t>，可关注买入机会</w:t>
      </w:r>
      <w:r w:rsidRPr="0086309C">
        <w:rPr>
          <w:rFonts w:ascii="Times New Roman" w:eastAsia="微软雅黑" w:hAnsi="Times New Roman" w:cs="Times New Roman"/>
          <w:sz w:val="22"/>
          <w:szCs w:val="22"/>
        </w:rPr>
        <w:t>，尤其是机构是否继续加仓。</w:t>
      </w:r>
    </w:p>
    <w:p w14:paraId="6C5BECD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884A70B">
          <v:rect id="_x0000_i1815" style="width:0;height:1.5pt" o:hralign="center" o:hrstd="t" o:hr="t" fillcolor="#a0a0a0" stroked="f"/>
        </w:pict>
      </w:r>
    </w:p>
    <w:p w14:paraId="1D995A7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财报发布时间</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日（美股盘后）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建议关注该日市场反应，以调整投资策略。</w:t>
      </w:r>
    </w:p>
    <w:p w14:paraId="1F30F607"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短期：风险较大，避免追高</w:t>
      </w:r>
      <w:r w:rsidRPr="0086309C">
        <w:rPr>
          <w:rFonts w:ascii="Times New Roman" w:eastAsia="微软雅黑" w:hAnsi="Times New Roman" w:cs="Times New Roman"/>
          <w:sz w:val="22"/>
          <w:szCs w:val="22"/>
        </w:rPr>
        <w:t xml:space="preserve"> </w:t>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中长期：若调整至合理估值，可考虑买入</w:t>
      </w:r>
    </w:p>
    <w:p w14:paraId="345B401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hint="eastAsia"/>
          <w:b/>
          <w:bCs/>
          <w:sz w:val="22"/>
          <w:szCs w:val="22"/>
        </w:rPr>
        <w:t>2</w:t>
      </w:r>
      <w:r w:rsidRPr="0086309C">
        <w:rPr>
          <w:rFonts w:ascii="Times New Roman" w:eastAsia="微软雅黑" w:hAnsi="Times New Roman" w:cs="Times New Roman" w:hint="eastAsia"/>
          <w:b/>
          <w:bCs/>
          <w:sz w:val="22"/>
          <w:szCs w:val="22"/>
        </w:rPr>
        <w:t>．</w:t>
      </w:r>
      <w:hyperlink r:id="rId166" w:history="1">
        <w:r w:rsidRPr="0086309C">
          <w:rPr>
            <w:rStyle w:val="af0"/>
            <w:rFonts w:ascii="Times New Roman" w:eastAsia="微软雅黑" w:hAnsi="Times New Roman" w:cs="Times New Roman" w:hint="eastAsia"/>
            <w:b/>
            <w:bCs/>
            <w:sz w:val="22"/>
            <w:szCs w:val="22"/>
          </w:rPr>
          <w:t>StockAnalysis</w:t>
        </w:r>
      </w:hyperlink>
    </w:p>
    <w:p w14:paraId="2BB75CA6"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）相关新闻分析</w:t>
      </w:r>
    </w:p>
    <w:p w14:paraId="346A040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从</w:t>
      </w:r>
      <w:r w:rsidRPr="0086309C">
        <w:rPr>
          <w:rFonts w:ascii="Times New Roman" w:eastAsia="微软雅黑" w:hAnsi="Times New Roman" w:cs="Times New Roman"/>
          <w:b/>
          <w:bCs/>
          <w:sz w:val="22"/>
          <w:szCs w:val="22"/>
        </w:rPr>
        <w:t>Seeking Alpha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Investopedia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Benzinga </w:t>
      </w:r>
      <w:r w:rsidRPr="0086309C">
        <w:rPr>
          <w:rFonts w:ascii="Times New Roman" w:eastAsia="微软雅黑" w:hAnsi="Times New Roman" w:cs="Times New Roman"/>
          <w:b/>
          <w:bCs/>
          <w:sz w:val="22"/>
          <w:szCs w:val="22"/>
        </w:rPr>
        <w:t>和</w:t>
      </w:r>
      <w:r w:rsidRPr="0086309C">
        <w:rPr>
          <w:rFonts w:ascii="Times New Roman" w:eastAsia="微软雅黑" w:hAnsi="Times New Roman" w:cs="Times New Roman"/>
          <w:b/>
          <w:bCs/>
          <w:sz w:val="22"/>
          <w:szCs w:val="22"/>
        </w:rPr>
        <w:t xml:space="preserve"> Invezz</w:t>
      </w:r>
      <w:r w:rsidRPr="0086309C">
        <w:rPr>
          <w:rFonts w:ascii="Times New Roman" w:eastAsia="微软雅黑" w:hAnsi="Times New Roman" w:cs="Times New Roman"/>
          <w:sz w:val="22"/>
          <w:szCs w:val="22"/>
        </w:rPr>
        <w:t>的最新报道来看，市场对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即将发布的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财报（</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充满期待，并且观点分歧明显。</w:t>
      </w:r>
    </w:p>
    <w:p w14:paraId="622A45F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40915B4">
          <v:rect id="_x0000_i1816" style="width:0;height:1.5pt" o:hralign="center" o:hrstd="t" o:hr="t" fillcolor="#a0a0a0" stroked="f"/>
        </w:pict>
      </w:r>
    </w:p>
    <w:p w14:paraId="0ACA9CA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1. Seeking Alpha</w:t>
      </w:r>
      <w:r w:rsidRPr="0086309C">
        <w:rPr>
          <w:rFonts w:ascii="Times New Roman" w:eastAsia="微软雅黑" w:hAnsi="Times New Roman" w:cs="Times New Roman"/>
          <w:b/>
          <w:bCs/>
          <w:sz w:val="22"/>
          <w:szCs w:val="22"/>
        </w:rPr>
        <w:t>：谨慎对待</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财报前的高估值</w:t>
      </w:r>
    </w:p>
    <w:p w14:paraId="19E95611" w14:textId="77777777" w:rsidR="0086309C" w:rsidRPr="0086309C" w:rsidRDefault="0086309C" w:rsidP="0086309C">
      <w:pPr>
        <w:numPr>
          <w:ilvl w:val="0"/>
          <w:numId w:val="9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观点：持有（</w:t>
      </w:r>
      <w:r w:rsidRPr="0086309C">
        <w:rPr>
          <w:rFonts w:ascii="Times New Roman" w:eastAsia="微软雅黑" w:hAnsi="Times New Roman" w:cs="Times New Roman"/>
          <w:b/>
          <w:bCs/>
          <w:sz w:val="22"/>
          <w:szCs w:val="22"/>
        </w:rPr>
        <w:t>Hold</w:t>
      </w:r>
      <w:r w:rsidRPr="0086309C">
        <w:rPr>
          <w:rFonts w:ascii="Times New Roman" w:eastAsia="微软雅黑" w:hAnsi="Times New Roman" w:cs="Times New Roman"/>
          <w:b/>
          <w:bCs/>
          <w:sz w:val="22"/>
          <w:szCs w:val="22"/>
        </w:rPr>
        <w:t>），避免贪婪</w:t>
      </w:r>
    </w:p>
    <w:p w14:paraId="27978D03" w14:textId="77777777" w:rsidR="0086309C" w:rsidRPr="0086309C" w:rsidRDefault="0086309C" w:rsidP="0086309C">
      <w:pPr>
        <w:numPr>
          <w:ilvl w:val="0"/>
          <w:numId w:val="9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理由：</w:t>
      </w:r>
      <w:r w:rsidRPr="0086309C">
        <w:rPr>
          <w:rFonts w:ascii="Times New Roman" w:eastAsia="微软雅黑" w:hAnsi="Times New Roman" w:cs="Times New Roman"/>
          <w:sz w:val="22"/>
          <w:szCs w:val="22"/>
        </w:rPr>
        <w:t xml:space="preserve"> </w:t>
      </w:r>
    </w:p>
    <w:p w14:paraId="7C0986D3" w14:textId="77777777" w:rsidR="0086309C" w:rsidRPr="0086309C" w:rsidRDefault="0086309C" w:rsidP="0086309C">
      <w:pPr>
        <w:numPr>
          <w:ilvl w:val="1"/>
          <w:numId w:val="932"/>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业绩良好</w:t>
      </w:r>
      <w:r w:rsidRPr="0086309C">
        <w:rPr>
          <w:rFonts w:ascii="Times New Roman" w:eastAsia="微软雅黑" w:hAnsi="Times New Roman" w:cs="Times New Roman"/>
          <w:sz w:val="22"/>
          <w:szCs w:val="22"/>
        </w:rPr>
        <w:t>，但市场预期已高度反映，若稍有不及，股价可能承压。</w:t>
      </w:r>
    </w:p>
    <w:p w14:paraId="14864B95" w14:textId="77777777" w:rsidR="0086309C" w:rsidRPr="0086309C" w:rsidRDefault="0086309C" w:rsidP="0086309C">
      <w:pPr>
        <w:numPr>
          <w:ilvl w:val="1"/>
          <w:numId w:val="9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估值高企</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PEG &gt; 1.2x</w:t>
      </w:r>
      <w:r w:rsidRPr="0086309C">
        <w:rPr>
          <w:rFonts w:ascii="Times New Roman" w:eastAsia="微软雅黑" w:hAnsi="Times New Roman" w:cs="Times New Roman"/>
          <w:sz w:val="22"/>
          <w:szCs w:val="22"/>
        </w:rPr>
        <w:t>），未来增长空间有限。</w:t>
      </w:r>
    </w:p>
    <w:p w14:paraId="7F0E6193" w14:textId="77777777" w:rsidR="0086309C" w:rsidRPr="0086309C" w:rsidRDefault="0086309C" w:rsidP="0086309C">
      <w:pPr>
        <w:numPr>
          <w:ilvl w:val="1"/>
          <w:numId w:val="9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业务持续强劲</w:t>
      </w:r>
      <w:r w:rsidRPr="0086309C">
        <w:rPr>
          <w:rFonts w:ascii="Times New Roman" w:eastAsia="微软雅黑" w:hAnsi="Times New Roman" w:cs="Times New Roman"/>
          <w:sz w:val="22"/>
          <w:szCs w:val="22"/>
        </w:rPr>
        <w:t>，但当前股价已基本反映未来增长，需谨慎应对财报波动。</w:t>
      </w:r>
    </w:p>
    <w:p w14:paraId="65C24B6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解读</w:t>
      </w:r>
      <w:r w:rsidRPr="0086309C">
        <w:rPr>
          <w:rFonts w:ascii="Times New Roman" w:eastAsia="微软雅黑" w:hAnsi="Times New Roman" w:cs="Times New Roman"/>
          <w:sz w:val="22"/>
          <w:szCs w:val="22"/>
        </w:rPr>
        <w:t>：</w:t>
      </w:r>
    </w:p>
    <w:p w14:paraId="69D4545C" w14:textId="77777777" w:rsidR="0086309C" w:rsidRPr="0086309C" w:rsidRDefault="0086309C" w:rsidP="0086309C">
      <w:pPr>
        <w:numPr>
          <w:ilvl w:val="0"/>
          <w:numId w:val="93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Seeking Alpha </w:t>
      </w:r>
      <w:r w:rsidRPr="0086309C">
        <w:rPr>
          <w:rFonts w:ascii="Times New Roman" w:eastAsia="微软雅黑" w:hAnsi="Times New Roman" w:cs="Times New Roman"/>
          <w:sz w:val="22"/>
          <w:szCs w:val="22"/>
        </w:rPr>
        <w:t>认为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的上涨潜力有限</w:t>
      </w:r>
      <w:r w:rsidRPr="0086309C">
        <w:rPr>
          <w:rFonts w:ascii="Times New Roman" w:eastAsia="微软雅黑" w:hAnsi="Times New Roman" w:cs="Times New Roman"/>
          <w:sz w:val="22"/>
          <w:szCs w:val="22"/>
        </w:rPr>
        <w:t>，并提醒投资者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避免盲目追高</w:t>
      </w:r>
      <w:r w:rsidRPr="0086309C">
        <w:rPr>
          <w:rFonts w:ascii="Times New Roman" w:eastAsia="微软雅黑" w:hAnsi="Times New Roman" w:cs="Times New Roman"/>
          <w:sz w:val="22"/>
          <w:szCs w:val="22"/>
        </w:rPr>
        <w:t>，财报后可能面临市场修正风险。</w:t>
      </w:r>
    </w:p>
    <w:p w14:paraId="11B53D5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B9289E1">
          <v:rect id="_x0000_i1817" style="width:0;height:1.5pt" o:hralign="center" o:hrstd="t" o:hr="t" fillcolor="#a0a0a0" stroked="f"/>
        </w:pict>
      </w:r>
    </w:p>
    <w:p w14:paraId="710000D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2. Investopedia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月值得关注的股票</w:t>
      </w:r>
    </w:p>
    <w:p w14:paraId="282DDD3A" w14:textId="77777777" w:rsidR="0086309C" w:rsidRPr="0086309C" w:rsidRDefault="0086309C" w:rsidP="0086309C">
      <w:pPr>
        <w:numPr>
          <w:ilvl w:val="0"/>
          <w:numId w:val="9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观点：看好</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月市场表现，</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可能受益</w:t>
      </w:r>
    </w:p>
    <w:p w14:paraId="028CC3BB" w14:textId="77777777" w:rsidR="0086309C" w:rsidRPr="0086309C" w:rsidRDefault="0086309C" w:rsidP="0086309C">
      <w:pPr>
        <w:numPr>
          <w:ilvl w:val="0"/>
          <w:numId w:val="9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理由：</w:t>
      </w:r>
      <w:r w:rsidRPr="0086309C">
        <w:rPr>
          <w:rFonts w:ascii="Times New Roman" w:eastAsia="微软雅黑" w:hAnsi="Times New Roman" w:cs="Times New Roman"/>
          <w:sz w:val="22"/>
          <w:szCs w:val="22"/>
        </w:rPr>
        <w:t xml:space="preserve"> </w:t>
      </w:r>
    </w:p>
    <w:p w14:paraId="6D3D7F40" w14:textId="77777777" w:rsidR="0086309C" w:rsidRPr="0086309C" w:rsidRDefault="0086309C" w:rsidP="0086309C">
      <w:pPr>
        <w:numPr>
          <w:ilvl w:val="1"/>
          <w:numId w:val="9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通胀数据向好</w:t>
      </w:r>
      <w:r w:rsidRPr="0086309C">
        <w:rPr>
          <w:rFonts w:ascii="Times New Roman" w:eastAsia="微软雅黑" w:hAnsi="Times New Roman" w:cs="Times New Roman"/>
          <w:sz w:val="22"/>
          <w:szCs w:val="22"/>
        </w:rPr>
        <w:t>，市场情绪积极。</w:t>
      </w:r>
    </w:p>
    <w:p w14:paraId="6B479B6F" w14:textId="77777777" w:rsidR="0086309C" w:rsidRPr="0086309C" w:rsidRDefault="0086309C" w:rsidP="0086309C">
      <w:pPr>
        <w:numPr>
          <w:ilvl w:val="1"/>
          <w:numId w:val="9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特朗普的亲商业政策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可能带来政策利好。</w:t>
      </w:r>
    </w:p>
    <w:p w14:paraId="3522D25B" w14:textId="77777777" w:rsidR="0086309C" w:rsidRPr="0086309C" w:rsidRDefault="0086309C" w:rsidP="0086309C">
      <w:pPr>
        <w:numPr>
          <w:ilvl w:val="1"/>
          <w:numId w:val="9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基础设施投资增长</w:t>
      </w:r>
      <w:r w:rsidRPr="0086309C">
        <w:rPr>
          <w:rFonts w:ascii="Times New Roman" w:eastAsia="微软雅黑" w:hAnsi="Times New Roman" w:cs="Times New Roman"/>
          <w:sz w:val="22"/>
          <w:szCs w:val="22"/>
        </w:rPr>
        <w:t>，对科技股形成利好。</w:t>
      </w:r>
    </w:p>
    <w:p w14:paraId="13ECCF98"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解读</w:t>
      </w:r>
      <w:r w:rsidRPr="0086309C">
        <w:rPr>
          <w:rFonts w:ascii="Times New Roman" w:eastAsia="微软雅黑" w:hAnsi="Times New Roman" w:cs="Times New Roman"/>
          <w:sz w:val="22"/>
          <w:szCs w:val="22"/>
        </w:rPr>
        <w:t>：</w:t>
      </w:r>
    </w:p>
    <w:p w14:paraId="7EE4A839" w14:textId="77777777" w:rsidR="0086309C" w:rsidRPr="0086309C" w:rsidRDefault="0086309C" w:rsidP="0086309C">
      <w:pPr>
        <w:numPr>
          <w:ilvl w:val="0"/>
          <w:numId w:val="9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该文章并未明确推荐</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APP</w:t>
      </w:r>
      <w:r w:rsidRPr="0086309C">
        <w:rPr>
          <w:rFonts w:ascii="Times New Roman" w:eastAsia="微软雅黑" w:hAnsi="Times New Roman" w:cs="Times New Roman"/>
          <w:sz w:val="22"/>
          <w:szCs w:val="22"/>
        </w:rPr>
        <w:t>，但指出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科技股（包括</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相关企业）将受益</w:t>
      </w:r>
      <w:r w:rsidRPr="0086309C">
        <w:rPr>
          <w:rFonts w:ascii="Times New Roman" w:eastAsia="微软雅黑" w:hAnsi="Times New Roman" w:cs="Times New Roman"/>
          <w:sz w:val="22"/>
          <w:szCs w:val="22"/>
        </w:rPr>
        <w:t>，这可能为</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提供支撑。</w:t>
      </w:r>
    </w:p>
    <w:p w14:paraId="251680C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FC087BB">
          <v:rect id="_x0000_i1818" style="width:0;height:1.5pt" o:hralign="center" o:hrstd="t" o:hr="t" fillcolor="#a0a0a0" stroked="f"/>
        </w:pict>
      </w:r>
    </w:p>
    <w:p w14:paraId="6B5725B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3. Benzinga</w:t>
      </w:r>
      <w:r w:rsidRPr="0086309C">
        <w:rPr>
          <w:rFonts w:ascii="Times New Roman" w:eastAsia="微软雅黑" w:hAnsi="Times New Roman" w:cs="Times New Roman"/>
          <w:b/>
          <w:bCs/>
          <w:sz w:val="22"/>
          <w:szCs w:val="22"/>
        </w:rPr>
        <w:t>：预计</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财报将推动股价上涨</w:t>
      </w:r>
    </w:p>
    <w:p w14:paraId="094DB126" w14:textId="77777777" w:rsidR="0086309C" w:rsidRPr="0086309C" w:rsidRDefault="0086309C" w:rsidP="0086309C">
      <w:pPr>
        <w:numPr>
          <w:ilvl w:val="0"/>
          <w:numId w:val="93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观点：看涨</w:t>
      </w:r>
    </w:p>
    <w:p w14:paraId="0491BAFA" w14:textId="77777777" w:rsidR="0086309C" w:rsidRPr="0086309C" w:rsidRDefault="0086309C" w:rsidP="0086309C">
      <w:pPr>
        <w:numPr>
          <w:ilvl w:val="0"/>
          <w:numId w:val="93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理由：</w:t>
      </w:r>
      <w:r w:rsidRPr="0086309C">
        <w:rPr>
          <w:rFonts w:ascii="Times New Roman" w:eastAsia="微软雅黑" w:hAnsi="Times New Roman" w:cs="Times New Roman"/>
          <w:sz w:val="22"/>
          <w:szCs w:val="22"/>
        </w:rPr>
        <w:t xml:space="preserve"> </w:t>
      </w:r>
    </w:p>
    <w:p w14:paraId="65BEB6D3" w14:textId="77777777" w:rsidR="0086309C" w:rsidRPr="0086309C" w:rsidRDefault="0086309C" w:rsidP="0086309C">
      <w:pPr>
        <w:numPr>
          <w:ilvl w:val="1"/>
          <w:numId w:val="93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期权市场预示大幅波动</w:t>
      </w:r>
      <w:r w:rsidRPr="0086309C">
        <w:rPr>
          <w:rFonts w:ascii="Times New Roman" w:eastAsia="微软雅黑" w:hAnsi="Times New Roman" w:cs="Times New Roman"/>
          <w:sz w:val="22"/>
          <w:szCs w:val="22"/>
        </w:rPr>
        <w:t>，隐含波动率较高。</w:t>
      </w:r>
    </w:p>
    <w:p w14:paraId="6078AAB8" w14:textId="77777777" w:rsidR="0086309C" w:rsidRPr="0086309C" w:rsidRDefault="0086309C" w:rsidP="0086309C">
      <w:pPr>
        <w:numPr>
          <w:ilvl w:val="1"/>
          <w:numId w:val="93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财报前后可能迎来宽幅交易区间</w:t>
      </w:r>
      <w:r w:rsidRPr="0086309C">
        <w:rPr>
          <w:rFonts w:ascii="Times New Roman" w:eastAsia="微软雅黑" w:hAnsi="Times New Roman" w:cs="Times New Roman"/>
          <w:sz w:val="22"/>
          <w:szCs w:val="22"/>
        </w:rPr>
        <w:t>，利好短线交易。</w:t>
      </w:r>
    </w:p>
    <w:p w14:paraId="103A4E88" w14:textId="77777777" w:rsidR="0086309C" w:rsidRPr="0086309C" w:rsidRDefault="0086309C" w:rsidP="0086309C">
      <w:pPr>
        <w:numPr>
          <w:ilvl w:val="1"/>
          <w:numId w:val="93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若财报超预期，可能推动股价飙升</w:t>
      </w:r>
      <w:r w:rsidRPr="0086309C">
        <w:rPr>
          <w:rFonts w:ascii="Times New Roman" w:eastAsia="微软雅黑" w:hAnsi="Times New Roman" w:cs="Times New Roman"/>
          <w:sz w:val="22"/>
          <w:szCs w:val="22"/>
        </w:rPr>
        <w:t>。</w:t>
      </w:r>
    </w:p>
    <w:p w14:paraId="27E36A4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解读</w:t>
      </w:r>
      <w:r w:rsidRPr="0086309C">
        <w:rPr>
          <w:rFonts w:ascii="Times New Roman" w:eastAsia="微软雅黑" w:hAnsi="Times New Roman" w:cs="Times New Roman"/>
          <w:sz w:val="22"/>
          <w:szCs w:val="22"/>
        </w:rPr>
        <w:t>：</w:t>
      </w:r>
    </w:p>
    <w:p w14:paraId="5A7132CF" w14:textId="77777777" w:rsidR="0086309C" w:rsidRPr="0086309C" w:rsidRDefault="0086309C" w:rsidP="0086309C">
      <w:pPr>
        <w:numPr>
          <w:ilvl w:val="0"/>
          <w:numId w:val="93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Benzinga </w:t>
      </w:r>
      <w:r w:rsidRPr="0086309C">
        <w:rPr>
          <w:rFonts w:ascii="Times New Roman" w:eastAsia="微软雅黑" w:hAnsi="Times New Roman" w:cs="Times New Roman"/>
          <w:sz w:val="22"/>
          <w:szCs w:val="22"/>
        </w:rPr>
        <w:t>更偏向短期交易逻辑，认为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财报可能推动股价上涨</w:t>
      </w:r>
      <w:r w:rsidRPr="0086309C">
        <w:rPr>
          <w:rFonts w:ascii="Times New Roman" w:eastAsia="微软雅黑" w:hAnsi="Times New Roman" w:cs="Times New Roman"/>
          <w:sz w:val="22"/>
          <w:szCs w:val="22"/>
        </w:rPr>
        <w:t>，但隐含风险较高。</w:t>
      </w:r>
    </w:p>
    <w:p w14:paraId="43B7033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823E8AC">
          <v:rect id="_x0000_i1819" style="width:0;height:1.5pt" o:hralign="center" o:hrstd="t" o:hr="t" fillcolor="#a0a0a0" stroked="f"/>
        </w:pict>
      </w:r>
    </w:p>
    <w:p w14:paraId="5F02606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4. Invezz</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Wyckoff </w:t>
      </w:r>
      <w:r w:rsidRPr="0086309C">
        <w:rPr>
          <w:rFonts w:ascii="Times New Roman" w:eastAsia="微软雅黑" w:hAnsi="Times New Roman" w:cs="Times New Roman"/>
          <w:b/>
          <w:bCs/>
          <w:sz w:val="22"/>
          <w:szCs w:val="22"/>
        </w:rPr>
        <w:t>分析法预测</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未来趋势</w:t>
      </w:r>
    </w:p>
    <w:p w14:paraId="7938C440" w14:textId="77777777" w:rsidR="0086309C" w:rsidRPr="0086309C" w:rsidRDefault="0086309C" w:rsidP="0086309C">
      <w:pPr>
        <w:numPr>
          <w:ilvl w:val="0"/>
          <w:numId w:val="93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观点：长期看涨</w:t>
      </w:r>
    </w:p>
    <w:p w14:paraId="11CDC8FC" w14:textId="77777777" w:rsidR="0086309C" w:rsidRPr="0086309C" w:rsidRDefault="0086309C" w:rsidP="0086309C">
      <w:pPr>
        <w:numPr>
          <w:ilvl w:val="0"/>
          <w:numId w:val="93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理由：</w:t>
      </w:r>
      <w:r w:rsidRPr="0086309C">
        <w:rPr>
          <w:rFonts w:ascii="Times New Roman" w:eastAsia="微软雅黑" w:hAnsi="Times New Roman" w:cs="Times New Roman"/>
          <w:sz w:val="22"/>
          <w:szCs w:val="22"/>
        </w:rPr>
        <w:t xml:space="preserve"> </w:t>
      </w:r>
    </w:p>
    <w:p w14:paraId="1EA4173C" w14:textId="77777777" w:rsidR="0086309C" w:rsidRPr="0086309C" w:rsidRDefault="0086309C" w:rsidP="0086309C">
      <w:pPr>
        <w:numPr>
          <w:ilvl w:val="1"/>
          <w:numId w:val="93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股价自</w:t>
      </w:r>
      <w:r w:rsidRPr="0086309C">
        <w:rPr>
          <w:rFonts w:ascii="Times New Roman" w:eastAsia="微软雅黑" w:hAnsi="Times New Roman" w:cs="Times New Roman"/>
          <w:b/>
          <w:bCs/>
          <w:sz w:val="22"/>
          <w:szCs w:val="22"/>
        </w:rPr>
        <w:t xml:space="preserve"> 2023 </w:t>
      </w:r>
      <w:r w:rsidRPr="0086309C">
        <w:rPr>
          <w:rFonts w:ascii="Times New Roman" w:eastAsia="微软雅黑" w:hAnsi="Times New Roman" w:cs="Times New Roman"/>
          <w:b/>
          <w:bCs/>
          <w:sz w:val="22"/>
          <w:szCs w:val="22"/>
        </w:rPr>
        <w:t>年底已暴涨</w:t>
      </w:r>
      <w:r w:rsidRPr="0086309C">
        <w:rPr>
          <w:rFonts w:ascii="Times New Roman" w:eastAsia="微软雅黑" w:hAnsi="Times New Roman" w:cs="Times New Roman"/>
          <w:b/>
          <w:bCs/>
          <w:sz w:val="22"/>
          <w:szCs w:val="22"/>
        </w:rPr>
        <w:t xml:space="preserve"> 3,500%</w:t>
      </w:r>
      <w:r w:rsidRPr="0086309C">
        <w:rPr>
          <w:rFonts w:ascii="Times New Roman" w:eastAsia="微软雅黑" w:hAnsi="Times New Roman" w:cs="Times New Roman"/>
          <w:sz w:val="22"/>
          <w:szCs w:val="22"/>
        </w:rPr>
        <w:t>，成为华尔街表现最好的股票之一。</w:t>
      </w:r>
    </w:p>
    <w:p w14:paraId="181C084E" w14:textId="77777777" w:rsidR="0086309C" w:rsidRPr="0086309C" w:rsidRDefault="0086309C" w:rsidP="0086309C">
      <w:pPr>
        <w:numPr>
          <w:ilvl w:val="1"/>
          <w:numId w:val="93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技术分析显示突破趋势</w:t>
      </w:r>
      <w:r w:rsidRPr="0086309C">
        <w:rPr>
          <w:rFonts w:ascii="Times New Roman" w:eastAsia="微软雅黑" w:hAnsi="Times New Roman" w:cs="Times New Roman"/>
          <w:sz w:val="22"/>
          <w:szCs w:val="22"/>
        </w:rPr>
        <w:t>，可能持续走高。</w:t>
      </w:r>
    </w:p>
    <w:p w14:paraId="067751F6" w14:textId="77777777" w:rsidR="0086309C" w:rsidRPr="0086309C" w:rsidRDefault="0086309C" w:rsidP="0086309C">
      <w:pPr>
        <w:numPr>
          <w:ilvl w:val="1"/>
          <w:numId w:val="93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若维持增长，</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可能成长为</w:t>
      </w:r>
      <w:r w:rsidRPr="0086309C">
        <w:rPr>
          <w:rFonts w:ascii="Times New Roman" w:eastAsia="微软雅黑" w:hAnsi="Times New Roman" w:cs="Times New Roman"/>
          <w:b/>
          <w:bCs/>
          <w:sz w:val="22"/>
          <w:szCs w:val="22"/>
        </w:rPr>
        <w:t xml:space="preserve"> $1T </w:t>
      </w:r>
      <w:r w:rsidRPr="0086309C">
        <w:rPr>
          <w:rFonts w:ascii="Times New Roman" w:eastAsia="微软雅黑" w:hAnsi="Times New Roman" w:cs="Times New Roman"/>
          <w:b/>
          <w:bCs/>
          <w:sz w:val="22"/>
          <w:szCs w:val="22"/>
        </w:rPr>
        <w:t>级别公司</w:t>
      </w:r>
      <w:r w:rsidRPr="0086309C">
        <w:rPr>
          <w:rFonts w:ascii="Times New Roman" w:eastAsia="微软雅黑" w:hAnsi="Times New Roman" w:cs="Times New Roman"/>
          <w:sz w:val="22"/>
          <w:szCs w:val="22"/>
        </w:rPr>
        <w:t>。</w:t>
      </w:r>
    </w:p>
    <w:p w14:paraId="2A8FF1A2"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lastRenderedPageBreak/>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解读</w:t>
      </w:r>
      <w:r w:rsidRPr="0086309C">
        <w:rPr>
          <w:rFonts w:ascii="Times New Roman" w:eastAsia="微软雅黑" w:hAnsi="Times New Roman" w:cs="Times New Roman"/>
          <w:sz w:val="22"/>
          <w:szCs w:val="22"/>
        </w:rPr>
        <w:t>：</w:t>
      </w:r>
    </w:p>
    <w:p w14:paraId="6F358E38" w14:textId="77777777" w:rsidR="0086309C" w:rsidRPr="0086309C" w:rsidRDefault="0086309C" w:rsidP="0086309C">
      <w:pPr>
        <w:numPr>
          <w:ilvl w:val="0"/>
          <w:numId w:val="93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长期趋势看涨</w:t>
      </w:r>
      <w:r w:rsidRPr="0086309C">
        <w:rPr>
          <w:rFonts w:ascii="Times New Roman" w:eastAsia="微软雅黑" w:hAnsi="Times New Roman" w:cs="Times New Roman"/>
          <w:sz w:val="22"/>
          <w:szCs w:val="22"/>
        </w:rPr>
        <w:t>，但需要警惕</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短期调整风险</w:t>
      </w:r>
      <w:r w:rsidRPr="0086309C">
        <w:rPr>
          <w:rFonts w:ascii="Times New Roman" w:eastAsia="微软雅黑" w:hAnsi="Times New Roman" w:cs="Times New Roman"/>
          <w:sz w:val="22"/>
          <w:szCs w:val="22"/>
        </w:rPr>
        <w:t>。当前高估值环境下，</w:t>
      </w:r>
      <w:r w:rsidRPr="0086309C">
        <w:rPr>
          <w:rFonts w:ascii="Times New Roman" w:eastAsia="微软雅黑" w:hAnsi="Times New Roman" w:cs="Times New Roman"/>
          <w:b/>
          <w:bCs/>
          <w:sz w:val="22"/>
          <w:szCs w:val="22"/>
        </w:rPr>
        <w:t>投资者需等待更合理的入场点</w:t>
      </w:r>
      <w:r w:rsidRPr="0086309C">
        <w:rPr>
          <w:rFonts w:ascii="Times New Roman" w:eastAsia="微软雅黑" w:hAnsi="Times New Roman" w:cs="Times New Roman"/>
          <w:sz w:val="22"/>
          <w:szCs w:val="22"/>
        </w:rPr>
        <w:t>。</w:t>
      </w:r>
    </w:p>
    <w:p w14:paraId="749DE74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4A20338">
          <v:rect id="_x0000_i1820" style="width:0;height:1.5pt" o:hralign="center" o:hrstd="t" o:hr="t" fillcolor="#a0a0a0" stroked="f"/>
        </w:pict>
      </w:r>
    </w:p>
    <w:p w14:paraId="68BEDFEA"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综述：投资策略建议</w:t>
      </w:r>
    </w:p>
    <w:p w14:paraId="7DA112B5"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短期（</w:t>
      </w:r>
      <w:r w:rsidRPr="0086309C">
        <w:rPr>
          <w:rFonts w:ascii="Times New Roman" w:eastAsia="微软雅黑" w:hAnsi="Times New Roman" w:cs="Times New Roman"/>
          <w:b/>
          <w:bCs/>
          <w:sz w:val="22"/>
          <w:szCs w:val="22"/>
        </w:rPr>
        <w:t xml:space="preserve">1-3 </w:t>
      </w:r>
      <w:r w:rsidRPr="0086309C">
        <w:rPr>
          <w:rFonts w:ascii="Times New Roman" w:eastAsia="微软雅黑" w:hAnsi="Times New Roman" w:cs="Times New Roman"/>
          <w:b/>
          <w:bCs/>
          <w:sz w:val="22"/>
          <w:szCs w:val="22"/>
        </w:rPr>
        <w:t>个月）：谨慎持有，避免追高</w:t>
      </w:r>
    </w:p>
    <w:p w14:paraId="2757AFE1" w14:textId="77777777" w:rsidR="0086309C" w:rsidRPr="0086309C" w:rsidRDefault="0086309C" w:rsidP="0086309C">
      <w:pPr>
        <w:numPr>
          <w:ilvl w:val="0"/>
          <w:numId w:val="94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财报前高波动，市场预期已高，风险加剧</w:t>
      </w:r>
      <w:r w:rsidRPr="0086309C">
        <w:rPr>
          <w:rFonts w:ascii="Times New Roman" w:eastAsia="微软雅黑" w:hAnsi="Times New Roman" w:cs="Times New Roman"/>
          <w:sz w:val="22"/>
          <w:szCs w:val="22"/>
        </w:rPr>
        <w:t>。</w:t>
      </w:r>
    </w:p>
    <w:p w14:paraId="6A03039B" w14:textId="77777777" w:rsidR="0086309C" w:rsidRPr="0086309C" w:rsidRDefault="0086309C" w:rsidP="0086309C">
      <w:pPr>
        <w:numPr>
          <w:ilvl w:val="0"/>
          <w:numId w:val="94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若股价大幅上涨，考虑部分止盈，降低持仓风险</w:t>
      </w:r>
      <w:r w:rsidRPr="0086309C">
        <w:rPr>
          <w:rFonts w:ascii="Times New Roman" w:eastAsia="微软雅黑" w:hAnsi="Times New Roman" w:cs="Times New Roman"/>
          <w:sz w:val="22"/>
          <w:szCs w:val="22"/>
        </w:rPr>
        <w:t>。</w:t>
      </w:r>
    </w:p>
    <w:p w14:paraId="10AE4C58"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中期（</w:t>
      </w:r>
      <w:r w:rsidRPr="0086309C">
        <w:rPr>
          <w:rFonts w:ascii="Times New Roman" w:eastAsia="微软雅黑" w:hAnsi="Times New Roman" w:cs="Times New Roman"/>
          <w:b/>
          <w:bCs/>
          <w:sz w:val="22"/>
          <w:szCs w:val="22"/>
        </w:rPr>
        <w:t xml:space="preserve">3-6 </w:t>
      </w:r>
      <w:r w:rsidRPr="0086309C">
        <w:rPr>
          <w:rFonts w:ascii="Times New Roman" w:eastAsia="微软雅黑" w:hAnsi="Times New Roman" w:cs="Times New Roman"/>
          <w:b/>
          <w:bCs/>
          <w:sz w:val="22"/>
          <w:szCs w:val="22"/>
        </w:rPr>
        <w:t>个月）：等待回调后布局</w:t>
      </w:r>
    </w:p>
    <w:p w14:paraId="09B38930" w14:textId="77777777" w:rsidR="0086309C" w:rsidRPr="0086309C" w:rsidRDefault="0086309C" w:rsidP="0086309C">
      <w:pPr>
        <w:numPr>
          <w:ilvl w:val="0"/>
          <w:numId w:val="94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w:t>
      </w:r>
      <w:r w:rsidRPr="0086309C">
        <w:rPr>
          <w:rFonts w:ascii="Times New Roman" w:eastAsia="微软雅黑" w:hAnsi="Times New Roman" w:cs="Times New Roman"/>
          <w:b/>
          <w:bCs/>
          <w:sz w:val="22"/>
          <w:szCs w:val="22"/>
        </w:rPr>
        <w:t xml:space="preserve"> Q4 </w:t>
      </w:r>
      <w:r w:rsidRPr="0086309C">
        <w:rPr>
          <w:rFonts w:ascii="Times New Roman" w:eastAsia="微软雅黑" w:hAnsi="Times New Roman" w:cs="Times New Roman"/>
          <w:b/>
          <w:bCs/>
          <w:sz w:val="22"/>
          <w:szCs w:val="22"/>
        </w:rPr>
        <w:t>业绩稍逊，可能引发市场修正，提供更优买入点</w:t>
      </w:r>
      <w:r w:rsidRPr="0086309C">
        <w:rPr>
          <w:rFonts w:ascii="Times New Roman" w:eastAsia="微软雅黑" w:hAnsi="Times New Roman" w:cs="Times New Roman"/>
          <w:sz w:val="22"/>
          <w:szCs w:val="22"/>
        </w:rPr>
        <w:t>。</w:t>
      </w:r>
    </w:p>
    <w:p w14:paraId="47A2B946"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长期（</w:t>
      </w:r>
      <w:r w:rsidRPr="0086309C">
        <w:rPr>
          <w:rFonts w:ascii="Times New Roman" w:eastAsia="微软雅黑" w:hAnsi="Times New Roman" w:cs="Times New Roman"/>
          <w:b/>
          <w:bCs/>
          <w:sz w:val="22"/>
          <w:szCs w:val="22"/>
        </w:rPr>
        <w:t xml:space="preserve">12+ </w:t>
      </w:r>
      <w:r w:rsidRPr="0086309C">
        <w:rPr>
          <w:rFonts w:ascii="Times New Roman" w:eastAsia="微软雅黑" w:hAnsi="Times New Roman" w:cs="Times New Roman"/>
          <w:b/>
          <w:bCs/>
          <w:sz w:val="22"/>
          <w:szCs w:val="22"/>
        </w:rPr>
        <w:t>个月）：</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业务前景仍乐观</w:t>
      </w:r>
    </w:p>
    <w:p w14:paraId="48AA8D2B" w14:textId="77777777" w:rsidR="0086309C" w:rsidRPr="0086309C" w:rsidRDefault="0086309C" w:rsidP="0086309C">
      <w:pPr>
        <w:numPr>
          <w:ilvl w:val="0"/>
          <w:numId w:val="94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依靠</w:t>
      </w:r>
      <w:r w:rsidRPr="0086309C">
        <w:rPr>
          <w:rFonts w:ascii="Times New Roman" w:eastAsia="微软雅黑" w:hAnsi="Times New Roman" w:cs="Times New Roman"/>
          <w:b/>
          <w:bCs/>
          <w:sz w:val="22"/>
          <w:szCs w:val="22"/>
        </w:rPr>
        <w:t xml:space="preserve"> AXON AI </w:t>
      </w:r>
      <w:r w:rsidRPr="0086309C">
        <w:rPr>
          <w:rFonts w:ascii="Times New Roman" w:eastAsia="微软雅黑" w:hAnsi="Times New Roman" w:cs="Times New Roman"/>
          <w:b/>
          <w:bCs/>
          <w:sz w:val="22"/>
          <w:szCs w:val="22"/>
        </w:rPr>
        <w:t>扩张</w:t>
      </w:r>
      <w:r w:rsidRPr="0086309C">
        <w:rPr>
          <w:rFonts w:ascii="Times New Roman" w:eastAsia="微软雅黑" w:hAnsi="Times New Roman" w:cs="Times New Roman"/>
          <w:b/>
          <w:bCs/>
          <w:sz w:val="22"/>
          <w:szCs w:val="22"/>
        </w:rPr>
        <w:t xml:space="preserve"> TAM</w:t>
      </w:r>
      <w:r w:rsidRPr="0086309C">
        <w:rPr>
          <w:rFonts w:ascii="Times New Roman" w:eastAsia="微软雅黑" w:hAnsi="Times New Roman" w:cs="Times New Roman"/>
          <w:b/>
          <w:bCs/>
          <w:sz w:val="22"/>
          <w:szCs w:val="22"/>
        </w:rPr>
        <w:t>，仍具备长期增长潜力</w:t>
      </w:r>
      <w:r w:rsidRPr="0086309C">
        <w:rPr>
          <w:rFonts w:ascii="Times New Roman" w:eastAsia="微软雅黑" w:hAnsi="Times New Roman" w:cs="Times New Roman"/>
          <w:sz w:val="22"/>
          <w:szCs w:val="22"/>
        </w:rPr>
        <w:t>，但需</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合理估值入场</w:t>
      </w:r>
      <w:r w:rsidRPr="0086309C">
        <w:rPr>
          <w:rFonts w:ascii="Times New Roman" w:eastAsia="微软雅黑" w:hAnsi="Times New Roman" w:cs="Times New Roman"/>
          <w:sz w:val="22"/>
          <w:szCs w:val="22"/>
        </w:rPr>
        <w:t>。</w:t>
      </w:r>
    </w:p>
    <w:p w14:paraId="51F6833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6627B66">
          <v:rect id="_x0000_i1821" style="width:0;height:1.5pt" o:hralign="center" o:hrstd="t" o:hr="t" fillcolor="#a0a0a0" stroked="f"/>
        </w:pict>
      </w:r>
    </w:p>
    <w:p w14:paraId="791396BC"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重点关注</w:t>
      </w:r>
    </w:p>
    <w:p w14:paraId="7F8AA361"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Q4 </w:t>
      </w:r>
      <w:r w:rsidRPr="0086309C">
        <w:rPr>
          <w:rFonts w:ascii="Times New Roman" w:eastAsia="微软雅黑" w:hAnsi="Times New Roman" w:cs="Times New Roman"/>
          <w:sz w:val="22"/>
          <w:szCs w:val="22"/>
        </w:rPr>
        <w:t>财报发布（股价关键催化剂）</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财报后股价波动情况</w:t>
      </w:r>
      <w:r w:rsidRPr="0086309C">
        <w:rPr>
          <w:rFonts w:ascii="Times New Roman" w:eastAsia="微软雅黑" w:hAnsi="Times New Roman" w:cs="Times New Roman"/>
          <w:sz w:val="22"/>
          <w:szCs w:val="22"/>
        </w:rPr>
        <w:t>（是否超预期，市场如何解读）</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高管和机构资金流向</w:t>
      </w:r>
      <w:r w:rsidRPr="0086309C">
        <w:rPr>
          <w:rFonts w:ascii="Times New Roman" w:eastAsia="微软雅黑" w:hAnsi="Times New Roman" w:cs="Times New Roman"/>
          <w:sz w:val="22"/>
          <w:szCs w:val="22"/>
        </w:rPr>
        <w:t>（是否有继续减持或增持信号）</w:t>
      </w:r>
    </w:p>
    <w:p w14:paraId="04AAAE76"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建议</w:t>
      </w:r>
      <w:r w:rsidRPr="0086309C">
        <w:rPr>
          <w:rFonts w:ascii="Times New Roman" w:eastAsia="微软雅黑" w:hAnsi="Times New Roman" w:cs="Times New Roman"/>
          <w:sz w:val="22"/>
          <w:szCs w:val="22"/>
        </w:rPr>
        <w:t>：</w:t>
      </w:r>
    </w:p>
    <w:p w14:paraId="22F39FD6" w14:textId="77777777" w:rsidR="0086309C" w:rsidRPr="0086309C" w:rsidRDefault="0086309C" w:rsidP="0086309C">
      <w:pPr>
        <w:numPr>
          <w:ilvl w:val="0"/>
          <w:numId w:val="94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若财报发布后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股价回调</w:t>
      </w:r>
      <w:r w:rsidRPr="0086309C">
        <w:rPr>
          <w:rFonts w:ascii="Times New Roman" w:eastAsia="微软雅黑" w:hAnsi="Times New Roman" w:cs="Times New Roman"/>
          <w:b/>
          <w:bCs/>
          <w:sz w:val="22"/>
          <w:szCs w:val="22"/>
        </w:rPr>
        <w:t xml:space="preserve"> 15-20%</w:t>
      </w:r>
      <w:r w:rsidRPr="0086309C">
        <w:rPr>
          <w:rFonts w:ascii="Times New Roman" w:eastAsia="微软雅黑" w:hAnsi="Times New Roman" w:cs="Times New Roman"/>
          <w:sz w:val="22"/>
          <w:szCs w:val="22"/>
        </w:rPr>
        <w:t>，可考虑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逢低买入</w:t>
      </w:r>
      <w:r w:rsidRPr="0086309C">
        <w:rPr>
          <w:rFonts w:ascii="Times New Roman" w:eastAsia="微软雅黑" w:hAnsi="Times New Roman" w:cs="Times New Roman"/>
          <w:sz w:val="22"/>
          <w:szCs w:val="22"/>
        </w:rPr>
        <w:t>。</w:t>
      </w:r>
    </w:p>
    <w:p w14:paraId="7747ACB4" w14:textId="77777777" w:rsidR="0086309C" w:rsidRPr="0086309C" w:rsidRDefault="0086309C" w:rsidP="0086309C">
      <w:pPr>
        <w:numPr>
          <w:ilvl w:val="0"/>
          <w:numId w:val="94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若市场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预期过高，股价剧烈波动</w:t>
      </w:r>
      <w:r w:rsidRPr="0086309C">
        <w:rPr>
          <w:rFonts w:ascii="Times New Roman" w:eastAsia="微软雅黑" w:hAnsi="Times New Roman" w:cs="Times New Roman"/>
          <w:sz w:val="22"/>
          <w:szCs w:val="22"/>
        </w:rPr>
        <w:t>，短期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不建议盲目追高</w:t>
      </w:r>
      <w:r w:rsidRPr="0086309C">
        <w:rPr>
          <w:rFonts w:ascii="Times New Roman" w:eastAsia="微软雅黑" w:hAnsi="Times New Roman" w:cs="Times New Roman"/>
          <w:sz w:val="22"/>
          <w:szCs w:val="22"/>
        </w:rPr>
        <w:t>。</w:t>
      </w:r>
    </w:p>
    <w:p w14:paraId="13B97F0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持有者应做好风控，等待市场给出更优入场机会！</w:t>
      </w:r>
      <w:r w:rsidRPr="0086309C">
        <w:rPr>
          <w:rFonts w:ascii="Times New Roman" w:eastAsia="微软雅黑" w:hAnsi="Times New Roman" w:cs="Times New Roman"/>
          <w:sz w:val="22"/>
          <w:szCs w:val="22"/>
        </w:rPr>
        <w:t xml:space="preserve"> </w:t>
      </w:r>
      <w:r w:rsidRPr="0086309C">
        <w:rPr>
          <w:rFonts w:ascii="Segoe UI Emoji" w:eastAsia="微软雅黑" w:hAnsi="Segoe UI Emoji" w:cs="Segoe UI Emoji"/>
          <w:sz w:val="22"/>
          <w:szCs w:val="22"/>
        </w:rPr>
        <w:t>🚀</w:t>
      </w:r>
    </w:p>
    <w:p w14:paraId="4E4B49AB" w14:textId="77777777" w:rsidR="0086309C" w:rsidRPr="0086309C" w:rsidRDefault="0086309C" w:rsidP="0086309C">
      <w:pPr>
        <w:rPr>
          <w:rFonts w:ascii="Times New Roman" w:eastAsia="微软雅黑" w:hAnsi="Times New Roman" w:cs="Times New Roman"/>
          <w:b/>
          <w:bCs/>
          <w:sz w:val="22"/>
          <w:szCs w:val="22"/>
        </w:rPr>
      </w:pPr>
      <w:bookmarkStart w:id="20" w:name="_Toc193111726"/>
      <w:r w:rsidRPr="0086309C">
        <w:rPr>
          <w:rFonts w:ascii="Times New Roman" w:eastAsia="微软雅黑" w:hAnsi="Times New Roman" w:cs="Times New Roman" w:hint="eastAsia"/>
          <w:b/>
          <w:bCs/>
          <w:sz w:val="22"/>
          <w:szCs w:val="22"/>
        </w:rPr>
        <w:t>1.3 Morningstar reports and Gurufocus manual</w:t>
      </w:r>
      <w:bookmarkEnd w:id="20"/>
    </w:p>
    <w:p w14:paraId="3956175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AppLovin (APP) 2025 </w:t>
      </w:r>
      <w:r w:rsidRPr="0086309C">
        <w:rPr>
          <w:rFonts w:ascii="Times New Roman" w:eastAsia="微软雅黑" w:hAnsi="Times New Roman" w:cs="Times New Roman"/>
          <w:b/>
          <w:bCs/>
          <w:sz w:val="22"/>
          <w:szCs w:val="22"/>
        </w:rPr>
        <w:t>投资分析报告</w:t>
      </w:r>
    </w:p>
    <w:p w14:paraId="36C92B0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pict w14:anchorId="0B24BBDE">
          <v:rect id="_x0000_i1822" style="width:0;height:1.5pt" o:hralign="center" o:hrstd="t" o:hr="t" fillcolor="#a0a0a0" stroked="f"/>
        </w:pict>
      </w:r>
    </w:p>
    <w:p w14:paraId="5E83C87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公司概述</w:t>
      </w:r>
    </w:p>
    <w:p w14:paraId="00AF384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Corporation (NASDAQ: APP) </w:t>
      </w:r>
      <w:r w:rsidRPr="0086309C">
        <w:rPr>
          <w:rFonts w:ascii="Times New Roman" w:eastAsia="微软雅黑" w:hAnsi="Times New Roman" w:cs="Times New Roman"/>
          <w:sz w:val="22"/>
          <w:szCs w:val="22"/>
        </w:rPr>
        <w:t>是一家专注于移动应用程序广告和盈利优化的技术公司，依托其</w:t>
      </w:r>
      <w:r w:rsidRPr="0086309C">
        <w:rPr>
          <w:rFonts w:ascii="Times New Roman" w:eastAsia="微软雅黑" w:hAnsi="Times New Roman" w:cs="Times New Roman"/>
          <w:sz w:val="22"/>
          <w:szCs w:val="22"/>
        </w:rPr>
        <w:t xml:space="preserve"> AXON AI </w:t>
      </w:r>
      <w:r w:rsidRPr="0086309C">
        <w:rPr>
          <w:rFonts w:ascii="Times New Roman" w:eastAsia="微软雅黑" w:hAnsi="Times New Roman" w:cs="Times New Roman"/>
          <w:sz w:val="22"/>
          <w:szCs w:val="22"/>
        </w:rPr>
        <w:t>平台推动广告业务增长。近年来，公司成功转型，软件平台收入已成为主要增长动力，占比接近</w:t>
      </w:r>
      <w:r w:rsidRPr="0086309C">
        <w:rPr>
          <w:rFonts w:ascii="Times New Roman" w:eastAsia="微软雅黑" w:hAnsi="Times New Roman" w:cs="Times New Roman"/>
          <w:sz w:val="22"/>
          <w:szCs w:val="22"/>
        </w:rPr>
        <w:t xml:space="preserve"> 70%</w:t>
      </w:r>
      <w:r w:rsidRPr="0086309C">
        <w:rPr>
          <w:rFonts w:ascii="Times New Roman" w:eastAsia="微软雅黑" w:hAnsi="Times New Roman" w:cs="Times New Roman"/>
          <w:sz w:val="22"/>
          <w:szCs w:val="22"/>
        </w:rPr>
        <w:t>。</w:t>
      </w:r>
    </w:p>
    <w:p w14:paraId="5D0FDA7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B47F5E3">
          <v:rect id="_x0000_i1823" style="width:0;height:1.5pt" o:hralign="center" o:hrstd="t" o:hr="t" fillcolor="#a0a0a0" stroked="f"/>
        </w:pict>
      </w:r>
    </w:p>
    <w:p w14:paraId="443C975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近期市场表现</w:t>
      </w:r>
    </w:p>
    <w:p w14:paraId="6386CBEE" w14:textId="77777777" w:rsidR="0086309C" w:rsidRPr="0086309C" w:rsidRDefault="0086309C" w:rsidP="0086309C">
      <w:pPr>
        <w:numPr>
          <w:ilvl w:val="0"/>
          <w:numId w:val="94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股价与估值</w:t>
      </w:r>
      <w:r w:rsidRPr="0086309C">
        <w:rPr>
          <w:rFonts w:ascii="Times New Roman" w:eastAsia="微软雅黑" w:hAnsi="Times New Roman" w:cs="Times New Roman"/>
          <w:sz w:val="22"/>
          <w:szCs w:val="22"/>
        </w:rPr>
        <w:t>：</w:t>
      </w:r>
    </w:p>
    <w:p w14:paraId="454A55CF"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当前股价：</w:t>
      </w:r>
      <w:r w:rsidRPr="0086309C">
        <w:rPr>
          <w:rFonts w:ascii="Times New Roman" w:eastAsia="微软雅黑" w:hAnsi="Times New Roman" w:cs="Times New Roman"/>
          <w:sz w:val="22"/>
          <w:szCs w:val="22"/>
        </w:rPr>
        <w:t>$375.95</w:t>
      </w:r>
      <w:r w:rsidRPr="0086309C">
        <w:rPr>
          <w:rFonts w:ascii="Times New Roman" w:eastAsia="微软雅黑" w:hAnsi="Times New Roman" w:cs="Times New Roman"/>
          <w:sz w:val="22"/>
          <w:szCs w:val="22"/>
        </w:rPr>
        <w:t>（截至</w:t>
      </w:r>
      <w:r w:rsidRPr="0086309C">
        <w:rPr>
          <w:rFonts w:ascii="Times New Roman" w:eastAsia="微软雅黑" w:hAnsi="Times New Roman" w:cs="Times New Roman"/>
          <w:sz w:val="22"/>
          <w:szCs w:val="22"/>
        </w:rPr>
        <w:t xml:space="preserve"> 2025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2 </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 xml:space="preserve"> 6 </w:t>
      </w:r>
      <w:r w:rsidRPr="0086309C">
        <w:rPr>
          <w:rFonts w:ascii="Times New Roman" w:eastAsia="微软雅黑" w:hAnsi="Times New Roman" w:cs="Times New Roman"/>
          <w:sz w:val="22"/>
          <w:szCs w:val="22"/>
        </w:rPr>
        <w:t>日）</w:t>
      </w:r>
    </w:p>
    <w:p w14:paraId="4FCAB2B3"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公允价值估计：</w:t>
      </w:r>
      <w:r w:rsidRPr="0086309C">
        <w:rPr>
          <w:rFonts w:ascii="Times New Roman" w:eastAsia="微软雅黑" w:hAnsi="Times New Roman" w:cs="Times New Roman"/>
          <w:sz w:val="22"/>
          <w:szCs w:val="22"/>
        </w:rPr>
        <w:t>$231.11</w:t>
      </w:r>
    </w:p>
    <w:p w14:paraId="2E366853"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估值溢价</w:t>
      </w:r>
      <w:r w:rsidRPr="0086309C">
        <w:rPr>
          <w:rFonts w:ascii="Times New Roman" w:eastAsia="微软雅黑" w:hAnsi="Times New Roman" w:cs="Times New Roman"/>
          <w:sz w:val="22"/>
          <w:szCs w:val="22"/>
        </w:rPr>
        <w:t xml:space="preserve"> 59%</w:t>
      </w:r>
      <w:r w:rsidRPr="0086309C">
        <w:rPr>
          <w:rFonts w:ascii="Times New Roman" w:eastAsia="微软雅黑" w:hAnsi="Times New Roman" w:cs="Times New Roman"/>
          <w:sz w:val="22"/>
          <w:szCs w:val="22"/>
        </w:rPr>
        <w:t>，存在被高估风险。</w:t>
      </w:r>
    </w:p>
    <w:p w14:paraId="784D162F"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市盈率（</w:t>
      </w:r>
      <w:r w:rsidRPr="0086309C">
        <w:rPr>
          <w:rFonts w:ascii="Times New Roman" w:eastAsia="微软雅黑" w:hAnsi="Times New Roman" w:cs="Times New Roman"/>
          <w:sz w:val="22"/>
          <w:szCs w:val="22"/>
        </w:rPr>
        <w:t>TTM</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113.92</w:t>
      </w:r>
      <w:r w:rsidRPr="0086309C">
        <w:rPr>
          <w:rFonts w:ascii="Times New Roman" w:eastAsia="微软雅黑" w:hAnsi="Times New Roman" w:cs="Times New Roman"/>
          <w:sz w:val="22"/>
          <w:szCs w:val="22"/>
        </w:rPr>
        <w:t>，高于行业平均水平</w:t>
      </w:r>
      <w:r w:rsidRPr="0086309C">
        <w:rPr>
          <w:rFonts w:ascii="Times New Roman" w:eastAsia="微软雅黑" w:hAnsi="Times New Roman" w:cs="Times New Roman"/>
          <w:sz w:val="22"/>
          <w:szCs w:val="22"/>
        </w:rPr>
        <w:t xml:space="preserve"> 38.61</w:t>
      </w:r>
      <w:r w:rsidRPr="0086309C">
        <w:rPr>
          <w:rFonts w:ascii="Times New Roman" w:eastAsia="微软雅黑" w:hAnsi="Times New Roman" w:cs="Times New Roman"/>
          <w:sz w:val="22"/>
          <w:szCs w:val="22"/>
        </w:rPr>
        <w:t>，表明市场对公司未来盈利能力有较高预期。</w:t>
      </w:r>
    </w:p>
    <w:p w14:paraId="405907B4" w14:textId="77777777" w:rsidR="0086309C" w:rsidRPr="0086309C" w:rsidRDefault="0086309C" w:rsidP="0086309C">
      <w:pPr>
        <w:numPr>
          <w:ilvl w:val="0"/>
          <w:numId w:val="94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盈利能力与增长</w:t>
      </w:r>
      <w:r w:rsidRPr="0086309C">
        <w:rPr>
          <w:rFonts w:ascii="Times New Roman" w:eastAsia="微软雅黑" w:hAnsi="Times New Roman" w:cs="Times New Roman"/>
          <w:sz w:val="22"/>
          <w:szCs w:val="22"/>
        </w:rPr>
        <w:t>：</w:t>
      </w:r>
    </w:p>
    <w:p w14:paraId="32895D55"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2024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Q3 </w:t>
      </w:r>
      <w:r w:rsidRPr="0086309C">
        <w:rPr>
          <w:rFonts w:ascii="Times New Roman" w:eastAsia="微软雅黑" w:hAnsi="Times New Roman" w:cs="Times New Roman"/>
          <w:sz w:val="22"/>
          <w:szCs w:val="22"/>
        </w:rPr>
        <w:t>营收</w:t>
      </w:r>
      <w:r w:rsidRPr="0086309C">
        <w:rPr>
          <w:rFonts w:ascii="Times New Roman" w:eastAsia="微软雅黑" w:hAnsi="Times New Roman" w:cs="Times New Roman"/>
          <w:sz w:val="22"/>
          <w:szCs w:val="22"/>
        </w:rPr>
        <w:t xml:space="preserve"> $1.2B</w:t>
      </w:r>
      <w:r w:rsidRPr="0086309C">
        <w:rPr>
          <w:rFonts w:ascii="Times New Roman" w:eastAsia="微软雅黑" w:hAnsi="Times New Roman" w:cs="Times New Roman"/>
          <w:sz w:val="22"/>
          <w:szCs w:val="22"/>
        </w:rPr>
        <w:t>，同比增长</w:t>
      </w:r>
      <w:r w:rsidRPr="0086309C">
        <w:rPr>
          <w:rFonts w:ascii="Times New Roman" w:eastAsia="微软雅黑" w:hAnsi="Times New Roman" w:cs="Times New Roman"/>
          <w:sz w:val="22"/>
          <w:szCs w:val="22"/>
        </w:rPr>
        <w:t xml:space="preserve"> 38.64%</w:t>
      </w:r>
      <w:r w:rsidRPr="0086309C">
        <w:rPr>
          <w:rFonts w:ascii="Times New Roman" w:eastAsia="微软雅黑" w:hAnsi="Times New Roman" w:cs="Times New Roman"/>
          <w:sz w:val="22"/>
          <w:szCs w:val="22"/>
        </w:rPr>
        <w:t>。</w:t>
      </w:r>
    </w:p>
    <w:p w14:paraId="5ACE50A8"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软件平台部门增长</w:t>
      </w:r>
      <w:r w:rsidRPr="0086309C">
        <w:rPr>
          <w:rFonts w:ascii="Times New Roman" w:eastAsia="微软雅黑" w:hAnsi="Times New Roman" w:cs="Times New Roman"/>
          <w:sz w:val="22"/>
          <w:szCs w:val="22"/>
        </w:rPr>
        <w:t xml:space="preserve"> 65.56%</w:t>
      </w:r>
      <w:r w:rsidRPr="0086309C">
        <w:rPr>
          <w:rFonts w:ascii="Times New Roman" w:eastAsia="微软雅黑" w:hAnsi="Times New Roman" w:cs="Times New Roman"/>
          <w:sz w:val="22"/>
          <w:szCs w:val="22"/>
        </w:rPr>
        <w:t>，而应用业务基本持平。</w:t>
      </w:r>
    </w:p>
    <w:p w14:paraId="37F92183" w14:textId="77777777" w:rsidR="0086309C" w:rsidRPr="0086309C" w:rsidRDefault="0086309C" w:rsidP="0086309C">
      <w:pPr>
        <w:numPr>
          <w:ilvl w:val="1"/>
          <w:numId w:val="94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营收</w:t>
      </w:r>
      <w:r w:rsidRPr="0086309C">
        <w:rPr>
          <w:rFonts w:ascii="Times New Roman" w:eastAsia="微软雅黑" w:hAnsi="Times New Roman" w:cs="Times New Roman"/>
          <w:sz w:val="22"/>
          <w:szCs w:val="22"/>
        </w:rPr>
        <w:t xml:space="preserve"> $1.24B-$1.26B</w:t>
      </w:r>
      <w:r w:rsidRPr="0086309C">
        <w:rPr>
          <w:rFonts w:ascii="Times New Roman" w:eastAsia="微软雅黑" w:hAnsi="Times New Roman" w:cs="Times New Roman"/>
          <w:sz w:val="22"/>
          <w:szCs w:val="22"/>
        </w:rPr>
        <w:t>，调整后</w:t>
      </w:r>
      <w:r w:rsidRPr="0086309C">
        <w:rPr>
          <w:rFonts w:ascii="Times New Roman" w:eastAsia="微软雅黑" w:hAnsi="Times New Roman" w:cs="Times New Roman"/>
          <w:sz w:val="22"/>
          <w:szCs w:val="22"/>
        </w:rPr>
        <w:t xml:space="preserve"> EBITDA </w:t>
      </w: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$740M-$760M</w:t>
      </w:r>
      <w:r w:rsidRPr="0086309C">
        <w:rPr>
          <w:rFonts w:ascii="Times New Roman" w:eastAsia="微软雅黑" w:hAnsi="Times New Roman" w:cs="Times New Roman"/>
          <w:sz w:val="22"/>
          <w:szCs w:val="22"/>
        </w:rPr>
        <w:t>。</w:t>
      </w:r>
    </w:p>
    <w:p w14:paraId="6B87685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2B0CED2">
          <v:rect id="_x0000_i1824" style="width:0;height:1.5pt" o:hralign="center" o:hrstd="t" o:hr="t" fillcolor="#a0a0a0" stroked="f"/>
        </w:pict>
      </w:r>
    </w:p>
    <w:p w14:paraId="44B9E17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估值与市场预期</w:t>
      </w:r>
    </w:p>
    <w:p w14:paraId="2A0A62D3" w14:textId="77777777" w:rsidR="0086309C" w:rsidRPr="0086309C" w:rsidRDefault="0086309C" w:rsidP="0086309C">
      <w:pPr>
        <w:numPr>
          <w:ilvl w:val="0"/>
          <w:numId w:val="94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PEG</w:t>
      </w:r>
      <w:r w:rsidRPr="0086309C">
        <w:rPr>
          <w:rFonts w:ascii="Times New Roman" w:eastAsia="微软雅黑" w:hAnsi="Times New Roman" w:cs="Times New Roman"/>
          <w:b/>
          <w:bCs/>
          <w:sz w:val="22"/>
          <w:szCs w:val="22"/>
        </w:rPr>
        <w:t>（市盈增长比）分析</w:t>
      </w:r>
      <w:r w:rsidRPr="0086309C">
        <w:rPr>
          <w:rFonts w:ascii="Times New Roman" w:eastAsia="微软雅黑" w:hAnsi="Times New Roman" w:cs="Times New Roman"/>
          <w:sz w:val="22"/>
          <w:szCs w:val="22"/>
        </w:rPr>
        <w:t>：</w:t>
      </w:r>
    </w:p>
    <w:p w14:paraId="6B7E0A06" w14:textId="77777777" w:rsidR="0086309C" w:rsidRPr="0086309C" w:rsidRDefault="0086309C" w:rsidP="0086309C">
      <w:pPr>
        <w:numPr>
          <w:ilvl w:val="1"/>
          <w:numId w:val="94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 2025 </w:t>
      </w:r>
      <w:r w:rsidRPr="0086309C">
        <w:rPr>
          <w:rFonts w:ascii="Times New Roman" w:eastAsia="微软雅黑" w:hAnsi="Times New Roman" w:cs="Times New Roman"/>
          <w:sz w:val="22"/>
          <w:szCs w:val="22"/>
        </w:rPr>
        <w:t>预计</w:t>
      </w:r>
      <w:r w:rsidRPr="0086309C">
        <w:rPr>
          <w:rFonts w:ascii="Times New Roman" w:eastAsia="微软雅黑" w:hAnsi="Times New Roman" w:cs="Times New Roman"/>
          <w:sz w:val="22"/>
          <w:szCs w:val="22"/>
        </w:rPr>
        <w:t xml:space="preserve"> PEG </w:t>
      </w:r>
      <w:r w:rsidRPr="0086309C">
        <w:rPr>
          <w:rFonts w:ascii="Times New Roman" w:eastAsia="微软雅黑" w:hAnsi="Times New Roman" w:cs="Times New Roman"/>
          <w:sz w:val="22"/>
          <w:szCs w:val="22"/>
        </w:rPr>
        <w:t>为</w:t>
      </w:r>
      <w:r w:rsidRPr="0086309C">
        <w:rPr>
          <w:rFonts w:ascii="Times New Roman" w:eastAsia="微软雅黑" w:hAnsi="Times New Roman" w:cs="Times New Roman"/>
          <w:sz w:val="22"/>
          <w:szCs w:val="22"/>
        </w:rPr>
        <w:t xml:space="preserve"> 1.23</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2026 </w:t>
      </w:r>
      <w:r w:rsidRPr="0086309C">
        <w:rPr>
          <w:rFonts w:ascii="Times New Roman" w:eastAsia="微软雅黑" w:hAnsi="Times New Roman" w:cs="Times New Roman"/>
          <w:sz w:val="22"/>
          <w:szCs w:val="22"/>
        </w:rPr>
        <w:t>年为</w:t>
      </w:r>
      <w:r w:rsidRPr="0086309C">
        <w:rPr>
          <w:rFonts w:ascii="Times New Roman" w:eastAsia="微软雅黑" w:hAnsi="Times New Roman" w:cs="Times New Roman"/>
          <w:sz w:val="22"/>
          <w:szCs w:val="22"/>
        </w:rPr>
        <w:t xml:space="preserve"> 1.24</w:t>
      </w:r>
      <w:r w:rsidRPr="0086309C">
        <w:rPr>
          <w:rFonts w:ascii="Times New Roman" w:eastAsia="微软雅黑" w:hAnsi="Times New Roman" w:cs="Times New Roman"/>
          <w:sz w:val="22"/>
          <w:szCs w:val="22"/>
        </w:rPr>
        <w:t>，高于</w:t>
      </w:r>
      <w:r w:rsidRPr="0086309C">
        <w:rPr>
          <w:rFonts w:ascii="Times New Roman" w:eastAsia="微软雅黑" w:hAnsi="Times New Roman" w:cs="Times New Roman"/>
          <w:sz w:val="22"/>
          <w:szCs w:val="22"/>
        </w:rPr>
        <w:t xml:space="preserve"> 1.0</w:t>
      </w:r>
      <w:r w:rsidRPr="0086309C">
        <w:rPr>
          <w:rFonts w:ascii="Times New Roman" w:eastAsia="微软雅黑" w:hAnsi="Times New Roman" w:cs="Times New Roman"/>
          <w:sz w:val="22"/>
          <w:szCs w:val="22"/>
        </w:rPr>
        <w:t>，表明当前估值可能过高。</w:t>
      </w:r>
    </w:p>
    <w:p w14:paraId="5D536C0F" w14:textId="77777777" w:rsidR="0086309C" w:rsidRPr="0086309C" w:rsidRDefault="0086309C" w:rsidP="0086309C">
      <w:pPr>
        <w:numPr>
          <w:ilvl w:val="0"/>
          <w:numId w:val="94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未来盈利预期</w:t>
      </w:r>
      <w:r w:rsidRPr="0086309C">
        <w:rPr>
          <w:rFonts w:ascii="Times New Roman" w:eastAsia="微软雅黑" w:hAnsi="Times New Roman" w:cs="Times New Roman"/>
          <w:sz w:val="22"/>
          <w:szCs w:val="22"/>
        </w:rPr>
        <w:t>：</w:t>
      </w:r>
    </w:p>
    <w:p w14:paraId="64655A3B" w14:textId="77777777" w:rsidR="0086309C" w:rsidRPr="0086309C" w:rsidRDefault="0086309C" w:rsidP="0086309C">
      <w:pPr>
        <w:numPr>
          <w:ilvl w:val="1"/>
          <w:numId w:val="94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EPS </w:t>
      </w:r>
      <w:r w:rsidRPr="0086309C">
        <w:rPr>
          <w:rFonts w:ascii="Times New Roman" w:eastAsia="微软雅黑" w:hAnsi="Times New Roman" w:cs="Times New Roman"/>
          <w:sz w:val="22"/>
          <w:szCs w:val="22"/>
        </w:rPr>
        <w:t>预计增长</w:t>
      </w:r>
      <w:r w:rsidRPr="0086309C">
        <w:rPr>
          <w:rFonts w:ascii="Times New Roman" w:eastAsia="微软雅黑" w:hAnsi="Times New Roman" w:cs="Times New Roman"/>
          <w:sz w:val="22"/>
          <w:szCs w:val="22"/>
        </w:rPr>
        <w:t xml:space="preserve"> 49%</w:t>
      </w:r>
      <w:r w:rsidRPr="0086309C">
        <w:rPr>
          <w:rFonts w:ascii="Times New Roman" w:eastAsia="微软雅黑" w:hAnsi="Times New Roman" w:cs="Times New Roman"/>
          <w:sz w:val="22"/>
          <w:szCs w:val="22"/>
        </w:rPr>
        <w:t>，但营收增长预计仅</w:t>
      </w:r>
      <w:r w:rsidRPr="0086309C">
        <w:rPr>
          <w:rFonts w:ascii="Times New Roman" w:eastAsia="微软雅黑" w:hAnsi="Times New Roman" w:cs="Times New Roman"/>
          <w:sz w:val="22"/>
          <w:szCs w:val="22"/>
        </w:rPr>
        <w:t xml:space="preserve"> 23.7%</w:t>
      </w:r>
      <w:r w:rsidRPr="0086309C">
        <w:rPr>
          <w:rFonts w:ascii="Times New Roman" w:eastAsia="微软雅黑" w:hAnsi="Times New Roman" w:cs="Times New Roman"/>
          <w:sz w:val="22"/>
          <w:szCs w:val="22"/>
        </w:rPr>
        <w:t>。</w:t>
      </w:r>
    </w:p>
    <w:p w14:paraId="1F438105" w14:textId="77777777" w:rsidR="0086309C" w:rsidRPr="0086309C" w:rsidRDefault="0086309C" w:rsidP="0086309C">
      <w:pPr>
        <w:numPr>
          <w:ilvl w:val="1"/>
          <w:numId w:val="94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由于</w:t>
      </w:r>
      <w:r w:rsidRPr="0086309C">
        <w:rPr>
          <w:rFonts w:ascii="Times New Roman" w:eastAsia="微软雅黑" w:hAnsi="Times New Roman" w:cs="Times New Roman"/>
          <w:sz w:val="22"/>
          <w:szCs w:val="22"/>
        </w:rPr>
        <w:t xml:space="preserve"> EBITDA </w:t>
      </w:r>
      <w:r w:rsidRPr="0086309C">
        <w:rPr>
          <w:rFonts w:ascii="Times New Roman" w:eastAsia="微软雅黑" w:hAnsi="Times New Roman" w:cs="Times New Roman"/>
          <w:sz w:val="22"/>
          <w:szCs w:val="22"/>
        </w:rPr>
        <w:t>利润率已达</w:t>
      </w:r>
      <w:r w:rsidRPr="0086309C">
        <w:rPr>
          <w:rFonts w:ascii="Times New Roman" w:eastAsia="微软雅黑" w:hAnsi="Times New Roman" w:cs="Times New Roman"/>
          <w:sz w:val="22"/>
          <w:szCs w:val="22"/>
        </w:rPr>
        <w:t xml:space="preserve"> 78%</w:t>
      </w:r>
      <w:r w:rsidRPr="0086309C">
        <w:rPr>
          <w:rFonts w:ascii="Times New Roman" w:eastAsia="微软雅黑" w:hAnsi="Times New Roman" w:cs="Times New Roman"/>
          <w:sz w:val="22"/>
          <w:szCs w:val="22"/>
        </w:rPr>
        <w:t>，未来盈利增长可能受限。</w:t>
      </w:r>
    </w:p>
    <w:p w14:paraId="7BB972C1" w14:textId="77777777" w:rsidR="0086309C" w:rsidRPr="0086309C" w:rsidRDefault="0086309C" w:rsidP="0086309C">
      <w:pPr>
        <w:numPr>
          <w:ilvl w:val="0"/>
          <w:numId w:val="94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市场情绪</w:t>
      </w:r>
      <w:r w:rsidRPr="0086309C">
        <w:rPr>
          <w:rFonts w:ascii="Times New Roman" w:eastAsia="微软雅黑" w:hAnsi="Times New Roman" w:cs="Times New Roman"/>
          <w:sz w:val="22"/>
          <w:szCs w:val="22"/>
        </w:rPr>
        <w:t>：</w:t>
      </w:r>
    </w:p>
    <w:p w14:paraId="1474636E" w14:textId="77777777" w:rsidR="0086309C" w:rsidRPr="0086309C" w:rsidRDefault="0086309C" w:rsidP="0086309C">
      <w:pPr>
        <w:numPr>
          <w:ilvl w:val="1"/>
          <w:numId w:val="94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近期投资者对</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概念的高期望推动股价上涨。</w:t>
      </w:r>
    </w:p>
    <w:p w14:paraId="50173C9D" w14:textId="77777777" w:rsidR="0086309C" w:rsidRPr="0086309C" w:rsidRDefault="0086309C" w:rsidP="0086309C">
      <w:pPr>
        <w:numPr>
          <w:ilvl w:val="1"/>
          <w:numId w:val="94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但若</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业绩未能达到高预期，股价可能面临调整。</w:t>
      </w:r>
    </w:p>
    <w:p w14:paraId="267D421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3FB2176">
          <v:rect id="_x0000_i1825" style="width:0;height:1.5pt" o:hralign="center" o:hrstd="t" o:hr="t" fillcolor="#a0a0a0" stroked="f"/>
        </w:pict>
      </w:r>
    </w:p>
    <w:p w14:paraId="2E5CDA7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4. </w:t>
      </w:r>
      <w:r w:rsidRPr="0086309C">
        <w:rPr>
          <w:rFonts w:ascii="Times New Roman" w:eastAsia="微软雅黑" w:hAnsi="Times New Roman" w:cs="Times New Roman"/>
          <w:b/>
          <w:bCs/>
          <w:sz w:val="22"/>
          <w:szCs w:val="22"/>
        </w:rPr>
        <w:t>风险因素</w:t>
      </w:r>
    </w:p>
    <w:p w14:paraId="3B3537CF" w14:textId="77777777" w:rsidR="0086309C" w:rsidRPr="0086309C" w:rsidRDefault="0086309C" w:rsidP="0086309C">
      <w:pPr>
        <w:numPr>
          <w:ilvl w:val="0"/>
          <w:numId w:val="94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市场波动与流动性风险</w:t>
      </w:r>
      <w:r w:rsidRPr="0086309C">
        <w:rPr>
          <w:rFonts w:ascii="Times New Roman" w:eastAsia="微软雅黑" w:hAnsi="Times New Roman" w:cs="Times New Roman"/>
          <w:sz w:val="22"/>
          <w:szCs w:val="22"/>
        </w:rPr>
        <w:t>：</w:t>
      </w:r>
    </w:p>
    <w:p w14:paraId="03AAC55D" w14:textId="77777777" w:rsidR="0086309C" w:rsidRPr="0086309C" w:rsidRDefault="0086309C" w:rsidP="0086309C">
      <w:pPr>
        <w:numPr>
          <w:ilvl w:val="1"/>
          <w:numId w:val="94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由于市场普遍看涨，股价已大幅上涨，短期波动性增强。</w:t>
      </w:r>
    </w:p>
    <w:p w14:paraId="49622700" w14:textId="77777777" w:rsidR="0086309C" w:rsidRPr="0086309C" w:rsidRDefault="0086309C" w:rsidP="0086309C">
      <w:pPr>
        <w:numPr>
          <w:ilvl w:val="1"/>
          <w:numId w:val="94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机构持股</w:t>
      </w:r>
      <w:r w:rsidRPr="0086309C">
        <w:rPr>
          <w:rFonts w:ascii="Times New Roman" w:eastAsia="微软雅黑" w:hAnsi="Times New Roman" w:cs="Times New Roman"/>
          <w:sz w:val="22"/>
          <w:szCs w:val="22"/>
        </w:rPr>
        <w:t xml:space="preserve"> 54.54%</w:t>
      </w:r>
      <w:r w:rsidRPr="0086309C">
        <w:rPr>
          <w:rFonts w:ascii="Times New Roman" w:eastAsia="微软雅黑" w:hAnsi="Times New Roman" w:cs="Times New Roman"/>
          <w:sz w:val="22"/>
          <w:szCs w:val="22"/>
        </w:rPr>
        <w:t>，若市场信心动摇，股价可能剧烈波动。</w:t>
      </w:r>
    </w:p>
    <w:p w14:paraId="557EF6E7" w14:textId="77777777" w:rsidR="0086309C" w:rsidRPr="0086309C" w:rsidRDefault="0086309C" w:rsidP="0086309C">
      <w:pPr>
        <w:numPr>
          <w:ilvl w:val="0"/>
          <w:numId w:val="94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盈利能力可持续性</w:t>
      </w:r>
      <w:r w:rsidRPr="0086309C">
        <w:rPr>
          <w:rFonts w:ascii="Times New Roman" w:eastAsia="微软雅黑" w:hAnsi="Times New Roman" w:cs="Times New Roman"/>
          <w:sz w:val="22"/>
          <w:szCs w:val="22"/>
        </w:rPr>
        <w:t>：</w:t>
      </w:r>
    </w:p>
    <w:p w14:paraId="02D2D5D6" w14:textId="77777777" w:rsidR="0086309C" w:rsidRPr="0086309C" w:rsidRDefault="0086309C" w:rsidP="0086309C">
      <w:pPr>
        <w:numPr>
          <w:ilvl w:val="1"/>
          <w:numId w:val="94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2024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Q3 EBITDA </w:t>
      </w:r>
      <w:r w:rsidRPr="0086309C">
        <w:rPr>
          <w:rFonts w:ascii="Times New Roman" w:eastAsia="微软雅黑" w:hAnsi="Times New Roman" w:cs="Times New Roman"/>
          <w:sz w:val="22"/>
          <w:szCs w:val="22"/>
        </w:rPr>
        <w:t>率已达</w:t>
      </w:r>
      <w:r w:rsidRPr="0086309C">
        <w:rPr>
          <w:rFonts w:ascii="Times New Roman" w:eastAsia="微软雅黑" w:hAnsi="Times New Roman" w:cs="Times New Roman"/>
          <w:sz w:val="22"/>
          <w:szCs w:val="22"/>
        </w:rPr>
        <w:t xml:space="preserve"> 60.2%</w:t>
      </w:r>
      <w:r w:rsidRPr="0086309C">
        <w:rPr>
          <w:rFonts w:ascii="Times New Roman" w:eastAsia="微软雅黑" w:hAnsi="Times New Roman" w:cs="Times New Roman"/>
          <w:sz w:val="22"/>
          <w:szCs w:val="22"/>
        </w:rPr>
        <w:t>，管理层预计流入</w:t>
      </w:r>
      <w:r w:rsidRPr="0086309C">
        <w:rPr>
          <w:rFonts w:ascii="Times New Roman" w:eastAsia="微软雅黑" w:hAnsi="Times New Roman" w:cs="Times New Roman"/>
          <w:sz w:val="22"/>
          <w:szCs w:val="22"/>
        </w:rPr>
        <w:t xml:space="preserve"> EBITDA </w:t>
      </w:r>
      <w:r w:rsidRPr="0086309C">
        <w:rPr>
          <w:rFonts w:ascii="Times New Roman" w:eastAsia="微软雅黑" w:hAnsi="Times New Roman" w:cs="Times New Roman"/>
          <w:sz w:val="22"/>
          <w:szCs w:val="22"/>
        </w:rPr>
        <w:t>比率维持在</w:t>
      </w:r>
      <w:r w:rsidRPr="0086309C">
        <w:rPr>
          <w:rFonts w:ascii="Times New Roman" w:eastAsia="微软雅黑" w:hAnsi="Times New Roman" w:cs="Times New Roman"/>
          <w:sz w:val="22"/>
          <w:szCs w:val="22"/>
        </w:rPr>
        <w:t xml:space="preserve"> 90%</w:t>
      </w:r>
      <w:r w:rsidRPr="0086309C">
        <w:rPr>
          <w:rFonts w:ascii="Times New Roman" w:eastAsia="微软雅黑" w:hAnsi="Times New Roman" w:cs="Times New Roman"/>
          <w:sz w:val="22"/>
          <w:szCs w:val="22"/>
        </w:rPr>
        <w:t>，增长空间有限。</w:t>
      </w:r>
    </w:p>
    <w:p w14:paraId="6D622504" w14:textId="77777777" w:rsidR="0086309C" w:rsidRPr="0086309C" w:rsidRDefault="0086309C" w:rsidP="0086309C">
      <w:pPr>
        <w:numPr>
          <w:ilvl w:val="0"/>
          <w:numId w:val="94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财务健康状况</w:t>
      </w:r>
      <w:r w:rsidRPr="0086309C">
        <w:rPr>
          <w:rFonts w:ascii="Times New Roman" w:eastAsia="微软雅黑" w:hAnsi="Times New Roman" w:cs="Times New Roman"/>
          <w:sz w:val="22"/>
          <w:szCs w:val="22"/>
        </w:rPr>
        <w:t>：</w:t>
      </w:r>
    </w:p>
    <w:p w14:paraId="69330616" w14:textId="77777777" w:rsidR="0086309C" w:rsidRPr="0086309C" w:rsidRDefault="0086309C" w:rsidP="0086309C">
      <w:pPr>
        <w:numPr>
          <w:ilvl w:val="1"/>
          <w:numId w:val="94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现金及等价物</w:t>
      </w:r>
      <w:r w:rsidRPr="0086309C">
        <w:rPr>
          <w:rFonts w:ascii="Times New Roman" w:eastAsia="微软雅黑" w:hAnsi="Times New Roman" w:cs="Times New Roman"/>
          <w:sz w:val="22"/>
          <w:szCs w:val="22"/>
        </w:rPr>
        <w:t xml:space="preserve"> $568M</w:t>
      </w:r>
      <w:r w:rsidRPr="0086309C">
        <w:rPr>
          <w:rFonts w:ascii="Times New Roman" w:eastAsia="微软雅黑" w:hAnsi="Times New Roman" w:cs="Times New Roman"/>
          <w:sz w:val="22"/>
          <w:szCs w:val="22"/>
        </w:rPr>
        <w:t>，现金流状况良好。</w:t>
      </w:r>
    </w:p>
    <w:p w14:paraId="657D5FAB" w14:textId="77777777" w:rsidR="0086309C" w:rsidRPr="0086309C" w:rsidRDefault="0086309C" w:rsidP="0086309C">
      <w:pPr>
        <w:numPr>
          <w:ilvl w:val="1"/>
          <w:numId w:val="94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但长期债务达</w:t>
      </w:r>
      <w:r w:rsidRPr="0086309C">
        <w:rPr>
          <w:rFonts w:ascii="Times New Roman" w:eastAsia="微软雅黑" w:hAnsi="Times New Roman" w:cs="Times New Roman"/>
          <w:sz w:val="22"/>
          <w:szCs w:val="22"/>
        </w:rPr>
        <w:t xml:space="preserve"> $3.47B</w:t>
      </w:r>
      <w:r w:rsidRPr="0086309C">
        <w:rPr>
          <w:rFonts w:ascii="Times New Roman" w:eastAsia="微软雅黑" w:hAnsi="Times New Roman" w:cs="Times New Roman"/>
          <w:sz w:val="22"/>
          <w:szCs w:val="22"/>
        </w:rPr>
        <w:t>，资产负债率较高。</w:t>
      </w:r>
    </w:p>
    <w:p w14:paraId="15CC0F9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43F772C">
          <v:rect id="_x0000_i1826" style="width:0;height:1.5pt" o:hralign="center" o:hrstd="t" o:hr="t" fillcolor="#a0a0a0" stroked="f"/>
        </w:pict>
      </w:r>
    </w:p>
    <w:p w14:paraId="507FFAD6"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5. </w:t>
      </w:r>
      <w:r w:rsidRPr="0086309C">
        <w:rPr>
          <w:rFonts w:ascii="Times New Roman" w:eastAsia="微软雅黑" w:hAnsi="Times New Roman" w:cs="Times New Roman"/>
          <w:b/>
          <w:bCs/>
          <w:sz w:val="22"/>
          <w:szCs w:val="22"/>
        </w:rPr>
        <w:t>投资建议</w:t>
      </w:r>
    </w:p>
    <w:p w14:paraId="58C6C6CC" w14:textId="77777777" w:rsidR="0086309C" w:rsidRPr="0086309C" w:rsidRDefault="0086309C" w:rsidP="0086309C">
      <w:pPr>
        <w:numPr>
          <w:ilvl w:val="0"/>
          <w:numId w:val="94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短期策略</w:t>
      </w:r>
      <w:r w:rsidRPr="0086309C">
        <w:rPr>
          <w:rFonts w:ascii="Times New Roman" w:eastAsia="微软雅黑" w:hAnsi="Times New Roman" w:cs="Times New Roman"/>
          <w:sz w:val="22"/>
          <w:szCs w:val="22"/>
        </w:rPr>
        <w:t>：</w:t>
      </w:r>
    </w:p>
    <w:p w14:paraId="5CC55EE4" w14:textId="77777777" w:rsidR="0086309C" w:rsidRPr="0086309C" w:rsidRDefault="0086309C" w:rsidP="0086309C">
      <w:pPr>
        <w:numPr>
          <w:ilvl w:val="1"/>
          <w:numId w:val="94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由于估值已高，投资者应谨慎持有，并观察</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业绩是否符合市场预期。</w:t>
      </w:r>
    </w:p>
    <w:p w14:paraId="1AD6486B" w14:textId="77777777" w:rsidR="0086309C" w:rsidRPr="0086309C" w:rsidRDefault="0086309C" w:rsidP="0086309C">
      <w:pPr>
        <w:numPr>
          <w:ilvl w:val="1"/>
          <w:numId w:val="94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业绩低于预期，股价可能调整，提供更好的入场机会。</w:t>
      </w:r>
    </w:p>
    <w:p w14:paraId="29A4E074" w14:textId="77777777" w:rsidR="0086309C" w:rsidRPr="0086309C" w:rsidRDefault="0086309C" w:rsidP="0086309C">
      <w:pPr>
        <w:numPr>
          <w:ilvl w:val="0"/>
          <w:numId w:val="94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长期策略</w:t>
      </w:r>
      <w:r w:rsidRPr="0086309C">
        <w:rPr>
          <w:rFonts w:ascii="Times New Roman" w:eastAsia="微软雅黑" w:hAnsi="Times New Roman" w:cs="Times New Roman"/>
          <w:sz w:val="22"/>
          <w:szCs w:val="22"/>
        </w:rPr>
        <w:t>：</w:t>
      </w:r>
    </w:p>
    <w:p w14:paraId="354382BB" w14:textId="77777777" w:rsidR="0086309C" w:rsidRPr="0086309C" w:rsidRDefault="0086309C" w:rsidP="0086309C">
      <w:pPr>
        <w:numPr>
          <w:ilvl w:val="1"/>
          <w:numId w:val="94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 </w:t>
      </w:r>
      <w:r w:rsidRPr="0086309C">
        <w:rPr>
          <w:rFonts w:ascii="Times New Roman" w:eastAsia="微软雅黑" w:hAnsi="Times New Roman" w:cs="Times New Roman"/>
          <w:sz w:val="22"/>
          <w:szCs w:val="22"/>
        </w:rPr>
        <w:t>具有</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领域的长期增长潜力，但目前市场已提前消化未来增长预期。</w:t>
      </w:r>
    </w:p>
    <w:p w14:paraId="79FB096F" w14:textId="77777777" w:rsidR="0086309C" w:rsidRPr="0086309C" w:rsidRDefault="0086309C" w:rsidP="0086309C">
      <w:pPr>
        <w:numPr>
          <w:ilvl w:val="1"/>
          <w:numId w:val="94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若股价跌至更合理估值（如</w:t>
      </w:r>
      <w:r w:rsidRPr="0086309C">
        <w:rPr>
          <w:rFonts w:ascii="Times New Roman" w:eastAsia="微软雅黑" w:hAnsi="Times New Roman" w:cs="Times New Roman"/>
          <w:sz w:val="22"/>
          <w:szCs w:val="22"/>
        </w:rPr>
        <w:t xml:space="preserve"> PEG ≤ 1.0</w:t>
      </w:r>
      <w:r w:rsidRPr="0086309C">
        <w:rPr>
          <w:rFonts w:ascii="Times New Roman" w:eastAsia="微软雅黑" w:hAnsi="Times New Roman" w:cs="Times New Roman"/>
          <w:sz w:val="22"/>
          <w:szCs w:val="22"/>
        </w:rPr>
        <w:t>，股价回调至</w:t>
      </w:r>
      <w:r w:rsidRPr="0086309C">
        <w:rPr>
          <w:rFonts w:ascii="Times New Roman" w:eastAsia="微软雅黑" w:hAnsi="Times New Roman" w:cs="Times New Roman"/>
          <w:sz w:val="22"/>
          <w:szCs w:val="22"/>
        </w:rPr>
        <w:t xml:space="preserve"> $250-$270</w:t>
      </w:r>
      <w:r w:rsidRPr="0086309C">
        <w:rPr>
          <w:rFonts w:ascii="Times New Roman" w:eastAsia="微软雅黑" w:hAnsi="Times New Roman" w:cs="Times New Roman"/>
          <w:sz w:val="22"/>
          <w:szCs w:val="22"/>
        </w:rPr>
        <w:t>），可考虑增持。</w:t>
      </w:r>
    </w:p>
    <w:p w14:paraId="2EA5EEC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1CB9B83">
          <v:rect id="_x0000_i1827" style="width:0;height:1.5pt" o:hralign="center" o:hrstd="t" o:hr="t" fillcolor="#a0a0a0" stroked="f"/>
        </w:pict>
      </w:r>
    </w:p>
    <w:p w14:paraId="2EC6CB2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6. </w:t>
      </w:r>
      <w:r w:rsidRPr="0086309C">
        <w:rPr>
          <w:rFonts w:ascii="Times New Roman" w:eastAsia="微软雅黑" w:hAnsi="Times New Roman" w:cs="Times New Roman"/>
          <w:b/>
          <w:bCs/>
          <w:sz w:val="22"/>
          <w:szCs w:val="22"/>
        </w:rPr>
        <w:t>行业趋势与竞争格局</w:t>
      </w:r>
    </w:p>
    <w:p w14:paraId="1B6D204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处于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移动广告与</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驱动营销</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领域，该行业正经历快速增长，但也面临高度竞争。以下是关键行业趋势及主要竞争对手的分析：</w:t>
      </w:r>
    </w:p>
    <w:p w14:paraId="447B9CE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6.1 </w:t>
      </w:r>
      <w:r w:rsidRPr="0086309C">
        <w:rPr>
          <w:rFonts w:ascii="Times New Roman" w:eastAsia="微软雅黑" w:hAnsi="Times New Roman" w:cs="Times New Roman"/>
          <w:b/>
          <w:bCs/>
          <w:sz w:val="22"/>
          <w:szCs w:val="22"/>
        </w:rPr>
        <w:t>行业增长趋势</w:t>
      </w:r>
    </w:p>
    <w:p w14:paraId="553F3FB4" w14:textId="77777777" w:rsidR="0086309C" w:rsidRPr="0086309C" w:rsidRDefault="0086309C" w:rsidP="0086309C">
      <w:pPr>
        <w:numPr>
          <w:ilvl w:val="0"/>
          <w:numId w:val="94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全球数字广告市场增长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767BCAE8" w14:textId="77777777" w:rsidR="0086309C" w:rsidRPr="0086309C" w:rsidRDefault="0086309C" w:rsidP="0086309C">
      <w:pPr>
        <w:numPr>
          <w:ilvl w:val="1"/>
          <w:numId w:val="94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预计</w:t>
      </w:r>
      <w:r w:rsidRPr="0086309C">
        <w:rPr>
          <w:rFonts w:ascii="Times New Roman" w:eastAsia="微软雅黑" w:hAnsi="Times New Roman" w:cs="Times New Roman"/>
          <w:b/>
          <w:bCs/>
          <w:sz w:val="22"/>
          <w:szCs w:val="22"/>
        </w:rPr>
        <w:t xml:space="preserve"> 2025 </w:t>
      </w:r>
      <w:r w:rsidRPr="0086309C">
        <w:rPr>
          <w:rFonts w:ascii="Times New Roman" w:eastAsia="微软雅黑" w:hAnsi="Times New Roman" w:cs="Times New Roman"/>
          <w:b/>
          <w:bCs/>
          <w:sz w:val="22"/>
          <w:szCs w:val="22"/>
        </w:rPr>
        <w:t>年全球数字广告市场将达到</w:t>
      </w:r>
      <w:r w:rsidRPr="0086309C">
        <w:rPr>
          <w:rFonts w:ascii="Times New Roman" w:eastAsia="微软雅黑" w:hAnsi="Times New Roman" w:cs="Times New Roman"/>
          <w:b/>
          <w:bCs/>
          <w:sz w:val="22"/>
          <w:szCs w:val="22"/>
        </w:rPr>
        <w:t xml:space="preserve"> $1.5 </w:t>
      </w:r>
      <w:r w:rsidRPr="0086309C">
        <w:rPr>
          <w:rFonts w:ascii="Times New Roman" w:eastAsia="微软雅黑" w:hAnsi="Times New Roman" w:cs="Times New Roman"/>
          <w:b/>
          <w:bCs/>
          <w:sz w:val="22"/>
          <w:szCs w:val="22"/>
        </w:rPr>
        <w:t>万亿</w:t>
      </w:r>
      <w:r w:rsidRPr="0086309C">
        <w:rPr>
          <w:rFonts w:ascii="Times New Roman" w:eastAsia="微软雅黑" w:hAnsi="Times New Roman" w:cs="Times New Roman"/>
          <w:sz w:val="22"/>
          <w:szCs w:val="22"/>
        </w:rPr>
        <w:t>，其中移动广告占比持续攀升。</w:t>
      </w:r>
    </w:p>
    <w:p w14:paraId="0624236A" w14:textId="77777777" w:rsidR="0086309C" w:rsidRPr="0086309C" w:rsidRDefault="0086309C" w:rsidP="0086309C">
      <w:pPr>
        <w:numPr>
          <w:ilvl w:val="1"/>
          <w:numId w:val="94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驱动的广告优化平台（如</w:t>
      </w:r>
      <w:r w:rsidRPr="0086309C">
        <w:rPr>
          <w:rFonts w:ascii="Times New Roman" w:eastAsia="微软雅黑" w:hAnsi="Times New Roman" w:cs="Times New Roman"/>
          <w:sz w:val="22"/>
          <w:szCs w:val="22"/>
        </w:rPr>
        <w:t xml:space="preserve"> AXON</w:t>
      </w:r>
      <w:r w:rsidRPr="0086309C">
        <w:rPr>
          <w:rFonts w:ascii="Times New Roman" w:eastAsia="微软雅黑" w:hAnsi="Times New Roman" w:cs="Times New Roman"/>
          <w:sz w:val="22"/>
          <w:szCs w:val="22"/>
        </w:rPr>
        <w:t>）正在快速普及，提升广告精准度和</w:t>
      </w:r>
      <w:r w:rsidRPr="0086309C">
        <w:rPr>
          <w:rFonts w:ascii="Times New Roman" w:eastAsia="微软雅黑" w:hAnsi="Times New Roman" w:cs="Times New Roman"/>
          <w:sz w:val="22"/>
          <w:szCs w:val="22"/>
        </w:rPr>
        <w:t xml:space="preserve"> ROI</w:t>
      </w:r>
      <w:r w:rsidRPr="0086309C">
        <w:rPr>
          <w:rFonts w:ascii="Times New Roman" w:eastAsia="微软雅黑" w:hAnsi="Times New Roman" w:cs="Times New Roman"/>
          <w:sz w:val="22"/>
          <w:szCs w:val="22"/>
        </w:rPr>
        <w:t>。</w:t>
      </w:r>
    </w:p>
    <w:p w14:paraId="336F5A2C" w14:textId="77777777" w:rsidR="0086309C" w:rsidRPr="0086309C" w:rsidRDefault="0086309C" w:rsidP="0086309C">
      <w:pPr>
        <w:numPr>
          <w:ilvl w:val="0"/>
          <w:numId w:val="94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在广告优化中的作用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51E31A75" w14:textId="77777777" w:rsidR="0086309C" w:rsidRPr="0086309C" w:rsidRDefault="0086309C" w:rsidP="0086309C">
      <w:pPr>
        <w:numPr>
          <w:ilvl w:val="1"/>
          <w:numId w:val="94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使广告投放更精准，优化广告定向、点击率及用户获取成本。</w:t>
      </w:r>
    </w:p>
    <w:p w14:paraId="107AD77E" w14:textId="77777777" w:rsidR="0086309C" w:rsidRPr="0086309C" w:rsidRDefault="0086309C" w:rsidP="0086309C">
      <w:pPr>
        <w:numPr>
          <w:ilvl w:val="1"/>
          <w:numId w:val="94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平台利用机器学习优化广告投放，已成为其核心竞争力。</w:t>
      </w:r>
    </w:p>
    <w:p w14:paraId="53A9C03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6.2 </w:t>
      </w:r>
      <w:r w:rsidRPr="0086309C">
        <w:rPr>
          <w:rFonts w:ascii="Times New Roman" w:eastAsia="微软雅黑" w:hAnsi="Times New Roman" w:cs="Times New Roman"/>
          <w:b/>
          <w:bCs/>
          <w:sz w:val="22"/>
          <w:szCs w:val="22"/>
        </w:rPr>
        <w:t>主要竞争对手</w:t>
      </w:r>
    </w:p>
    <w:p w14:paraId="323F9D6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面临来自多个行业巨头的竞争，尤其是在程序化广告和广告网络领域：</w:t>
      </w:r>
    </w:p>
    <w:tbl>
      <w:tblPr>
        <w:tblStyle w:val="41"/>
        <w:tblW w:w="0" w:type="auto"/>
        <w:tblLook w:val="04A0" w:firstRow="1" w:lastRow="0" w:firstColumn="1" w:lastColumn="0" w:noHBand="0" w:noVBand="1"/>
      </w:tblPr>
      <w:tblGrid>
        <w:gridCol w:w="2542"/>
        <w:gridCol w:w="2391"/>
        <w:gridCol w:w="1466"/>
        <w:gridCol w:w="2951"/>
      </w:tblGrid>
      <w:tr w:rsidR="0086309C" w:rsidRPr="0086309C" w14:paraId="301D1F65"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549D6"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竞争对手</w:t>
            </w:r>
          </w:p>
        </w:tc>
        <w:tc>
          <w:tcPr>
            <w:tcW w:w="0" w:type="auto"/>
            <w:hideMark/>
          </w:tcPr>
          <w:p w14:paraId="0D6E680B"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核心业务</w:t>
            </w:r>
          </w:p>
        </w:tc>
        <w:tc>
          <w:tcPr>
            <w:tcW w:w="0" w:type="auto"/>
            <w:hideMark/>
          </w:tcPr>
          <w:p w14:paraId="5F9A248B"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市值</w:t>
            </w:r>
            <w:r w:rsidRPr="0086309C">
              <w:rPr>
                <w:rFonts w:ascii="Times New Roman" w:eastAsia="微软雅黑" w:hAnsi="Times New Roman" w:cs="Times New Roman"/>
                <w:color w:val="auto"/>
                <w:sz w:val="22"/>
                <w:szCs w:val="22"/>
              </w:rPr>
              <w:t xml:space="preserve"> (2025</w:t>
            </w:r>
            <w:r w:rsidRPr="0086309C">
              <w:rPr>
                <w:rFonts w:ascii="Times New Roman" w:eastAsia="微软雅黑" w:hAnsi="Times New Roman" w:cs="Times New Roman"/>
                <w:color w:val="auto"/>
                <w:sz w:val="22"/>
                <w:szCs w:val="22"/>
              </w:rPr>
              <w:t>年</w:t>
            </w:r>
            <w:r w:rsidRPr="0086309C">
              <w:rPr>
                <w:rFonts w:ascii="Times New Roman" w:eastAsia="微软雅黑" w:hAnsi="Times New Roman" w:cs="Times New Roman"/>
                <w:color w:val="auto"/>
                <w:sz w:val="22"/>
                <w:szCs w:val="22"/>
              </w:rPr>
              <w:t>)</w:t>
            </w:r>
          </w:p>
        </w:tc>
        <w:tc>
          <w:tcPr>
            <w:tcW w:w="0" w:type="auto"/>
            <w:hideMark/>
          </w:tcPr>
          <w:p w14:paraId="3778CB54"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主要优势</w:t>
            </w:r>
          </w:p>
        </w:tc>
      </w:tr>
      <w:tr w:rsidR="0086309C" w:rsidRPr="0086309C" w14:paraId="64EBF52D"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4A434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Google (GOOGL)</w:t>
            </w:r>
          </w:p>
        </w:tc>
        <w:tc>
          <w:tcPr>
            <w:tcW w:w="0" w:type="auto"/>
            <w:hideMark/>
          </w:tcPr>
          <w:p w14:paraId="0403CF9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Google Ads, YouTube Ads</w:t>
            </w:r>
          </w:p>
        </w:tc>
        <w:tc>
          <w:tcPr>
            <w:tcW w:w="0" w:type="auto"/>
            <w:hideMark/>
          </w:tcPr>
          <w:p w14:paraId="2140853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$1.8T</w:t>
            </w:r>
          </w:p>
        </w:tc>
        <w:tc>
          <w:tcPr>
            <w:tcW w:w="0" w:type="auto"/>
            <w:hideMark/>
          </w:tcPr>
          <w:p w14:paraId="4342636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拥有全球最大的广告平台</w:t>
            </w:r>
          </w:p>
        </w:tc>
      </w:tr>
      <w:tr w:rsidR="0086309C" w:rsidRPr="0086309C" w14:paraId="59DE09D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B29B73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Meta (META)</w:t>
            </w:r>
          </w:p>
        </w:tc>
        <w:tc>
          <w:tcPr>
            <w:tcW w:w="0" w:type="auto"/>
            <w:hideMark/>
          </w:tcPr>
          <w:p w14:paraId="1A67444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Facebook, Instagram Ads</w:t>
            </w:r>
          </w:p>
        </w:tc>
        <w:tc>
          <w:tcPr>
            <w:tcW w:w="0" w:type="auto"/>
            <w:hideMark/>
          </w:tcPr>
          <w:p w14:paraId="06B221B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$1.1T</w:t>
            </w:r>
          </w:p>
        </w:tc>
        <w:tc>
          <w:tcPr>
            <w:tcW w:w="0" w:type="auto"/>
            <w:hideMark/>
          </w:tcPr>
          <w:p w14:paraId="7AC45AD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强大的社交广告生态</w:t>
            </w:r>
          </w:p>
        </w:tc>
      </w:tr>
      <w:tr w:rsidR="0086309C" w:rsidRPr="0086309C" w14:paraId="68C0CB9F"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2CD3ED"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The Trade Desk (TTD)</w:t>
            </w:r>
          </w:p>
        </w:tc>
        <w:tc>
          <w:tcPr>
            <w:tcW w:w="0" w:type="auto"/>
            <w:hideMark/>
          </w:tcPr>
          <w:p w14:paraId="70CAFBD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独立</w:t>
            </w:r>
            <w:r w:rsidRPr="0086309C">
              <w:rPr>
                <w:rFonts w:ascii="Times New Roman" w:eastAsia="微软雅黑" w:hAnsi="Times New Roman" w:cs="Times New Roman"/>
                <w:sz w:val="22"/>
                <w:szCs w:val="22"/>
              </w:rPr>
              <w:t xml:space="preserve"> DSP </w:t>
            </w:r>
            <w:r w:rsidRPr="0086309C">
              <w:rPr>
                <w:rFonts w:ascii="Times New Roman" w:eastAsia="微软雅黑" w:hAnsi="Times New Roman" w:cs="Times New Roman"/>
                <w:sz w:val="22"/>
                <w:szCs w:val="22"/>
              </w:rPr>
              <w:t>平台</w:t>
            </w:r>
          </w:p>
        </w:tc>
        <w:tc>
          <w:tcPr>
            <w:tcW w:w="0" w:type="auto"/>
            <w:hideMark/>
          </w:tcPr>
          <w:p w14:paraId="362D6C8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$65B</w:t>
            </w:r>
          </w:p>
        </w:tc>
        <w:tc>
          <w:tcPr>
            <w:tcW w:w="0" w:type="auto"/>
            <w:hideMark/>
          </w:tcPr>
          <w:p w14:paraId="07A8909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领先的程序化广告平台</w:t>
            </w:r>
          </w:p>
        </w:tc>
      </w:tr>
      <w:tr w:rsidR="0086309C" w:rsidRPr="0086309C" w14:paraId="688261D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75084E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Unity Software (U)</w:t>
            </w:r>
          </w:p>
        </w:tc>
        <w:tc>
          <w:tcPr>
            <w:tcW w:w="0" w:type="auto"/>
            <w:hideMark/>
          </w:tcPr>
          <w:p w14:paraId="770677B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游戏内广告</w:t>
            </w:r>
          </w:p>
        </w:tc>
        <w:tc>
          <w:tcPr>
            <w:tcW w:w="0" w:type="auto"/>
            <w:hideMark/>
          </w:tcPr>
          <w:p w14:paraId="4E2B885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$25B</w:t>
            </w:r>
          </w:p>
        </w:tc>
        <w:tc>
          <w:tcPr>
            <w:tcW w:w="0" w:type="auto"/>
            <w:hideMark/>
          </w:tcPr>
          <w:p w14:paraId="771B2C6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游戏广告市场的重要玩家</w:t>
            </w:r>
          </w:p>
        </w:tc>
      </w:tr>
      <w:tr w:rsidR="0086309C" w:rsidRPr="0086309C" w14:paraId="62CD29D7"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0AF2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IronSource (</w:t>
            </w:r>
            <w:r w:rsidRPr="0086309C">
              <w:rPr>
                <w:rFonts w:ascii="Times New Roman" w:eastAsia="微软雅黑" w:hAnsi="Times New Roman" w:cs="Times New Roman"/>
                <w:sz w:val="22"/>
                <w:szCs w:val="22"/>
              </w:rPr>
              <w:t>合并进</w:t>
            </w:r>
            <w:r w:rsidRPr="0086309C">
              <w:rPr>
                <w:rFonts w:ascii="Times New Roman" w:eastAsia="微软雅黑" w:hAnsi="Times New Roman" w:cs="Times New Roman"/>
                <w:sz w:val="22"/>
                <w:szCs w:val="22"/>
              </w:rPr>
              <w:t xml:space="preserve"> Unity)</w:t>
            </w:r>
          </w:p>
        </w:tc>
        <w:tc>
          <w:tcPr>
            <w:tcW w:w="0" w:type="auto"/>
            <w:hideMark/>
          </w:tcPr>
          <w:p w14:paraId="687C4588"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游戏内变现解决方案</w:t>
            </w:r>
          </w:p>
        </w:tc>
        <w:tc>
          <w:tcPr>
            <w:tcW w:w="0" w:type="auto"/>
            <w:hideMark/>
          </w:tcPr>
          <w:p w14:paraId="02844EA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已合并</w:t>
            </w:r>
          </w:p>
        </w:tc>
        <w:tc>
          <w:tcPr>
            <w:tcW w:w="0" w:type="auto"/>
            <w:hideMark/>
          </w:tcPr>
          <w:p w14:paraId="28C9DA6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强调游戏广告与</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竞争</w:t>
            </w:r>
          </w:p>
        </w:tc>
      </w:tr>
    </w:tbl>
    <w:p w14:paraId="73CB0E52" w14:textId="77777777" w:rsidR="0086309C" w:rsidRPr="0086309C" w:rsidRDefault="0086309C" w:rsidP="0086309C">
      <w:pPr>
        <w:numPr>
          <w:ilvl w:val="0"/>
          <w:numId w:val="94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AppLovin vs Unity (U)</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4FF14B3C" w14:textId="77777777" w:rsidR="0086309C" w:rsidRPr="0086309C" w:rsidRDefault="0086309C" w:rsidP="0086309C">
      <w:pPr>
        <w:numPr>
          <w:ilvl w:val="1"/>
          <w:numId w:val="94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通过</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强化广告优化能力，与</w:t>
      </w:r>
      <w:r w:rsidRPr="0086309C">
        <w:rPr>
          <w:rFonts w:ascii="Times New Roman" w:eastAsia="微软雅黑" w:hAnsi="Times New Roman" w:cs="Times New Roman"/>
          <w:sz w:val="22"/>
          <w:szCs w:val="22"/>
        </w:rPr>
        <w:t xml:space="preserve"> Unity </w:t>
      </w:r>
      <w:r w:rsidRPr="0086309C">
        <w:rPr>
          <w:rFonts w:ascii="Times New Roman" w:eastAsia="微软雅黑" w:hAnsi="Times New Roman" w:cs="Times New Roman"/>
          <w:sz w:val="22"/>
          <w:szCs w:val="22"/>
        </w:rPr>
        <w:t>主要竞争点在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游戏广告市场</w:t>
      </w:r>
      <w:r w:rsidRPr="0086309C">
        <w:rPr>
          <w:rFonts w:ascii="Times New Roman" w:eastAsia="微软雅黑" w:hAnsi="Times New Roman" w:cs="Times New Roman"/>
          <w:sz w:val="22"/>
          <w:szCs w:val="22"/>
        </w:rPr>
        <w:t>。</w:t>
      </w:r>
    </w:p>
    <w:p w14:paraId="76E028EA" w14:textId="77777777" w:rsidR="0086309C" w:rsidRPr="0086309C" w:rsidRDefault="0086309C" w:rsidP="0086309C">
      <w:pPr>
        <w:numPr>
          <w:ilvl w:val="1"/>
          <w:numId w:val="94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Unity </w:t>
      </w:r>
      <w:r w:rsidRPr="0086309C">
        <w:rPr>
          <w:rFonts w:ascii="Times New Roman" w:eastAsia="微软雅黑" w:hAnsi="Times New Roman" w:cs="Times New Roman"/>
          <w:sz w:val="22"/>
          <w:szCs w:val="22"/>
        </w:rPr>
        <w:t>依靠</w:t>
      </w:r>
      <w:r w:rsidRPr="0086309C">
        <w:rPr>
          <w:rFonts w:ascii="Times New Roman" w:eastAsia="微软雅黑" w:hAnsi="Times New Roman" w:cs="Times New Roman"/>
          <w:sz w:val="22"/>
          <w:szCs w:val="22"/>
        </w:rPr>
        <w:t xml:space="preserve"> 3D </w:t>
      </w:r>
      <w:r w:rsidRPr="0086309C">
        <w:rPr>
          <w:rFonts w:ascii="Times New Roman" w:eastAsia="微软雅黑" w:hAnsi="Times New Roman" w:cs="Times New Roman"/>
          <w:sz w:val="22"/>
          <w:szCs w:val="22"/>
        </w:rPr>
        <w:t>引擎优势，但</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在广告变现方面更具优化能力。</w:t>
      </w:r>
    </w:p>
    <w:p w14:paraId="108E9D56" w14:textId="77777777" w:rsidR="0086309C" w:rsidRPr="0086309C" w:rsidRDefault="0086309C" w:rsidP="0086309C">
      <w:pPr>
        <w:numPr>
          <w:ilvl w:val="0"/>
          <w:numId w:val="94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AppLovin vs The Trade Desk (TTD)</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4A369753" w14:textId="77777777" w:rsidR="0086309C" w:rsidRPr="0086309C" w:rsidRDefault="0086309C" w:rsidP="0086309C">
      <w:pPr>
        <w:numPr>
          <w:ilvl w:val="1"/>
          <w:numId w:val="94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TTD </w:t>
      </w:r>
      <w:r w:rsidRPr="0086309C">
        <w:rPr>
          <w:rFonts w:ascii="Times New Roman" w:eastAsia="微软雅黑" w:hAnsi="Times New Roman" w:cs="Times New Roman"/>
          <w:sz w:val="22"/>
          <w:szCs w:val="22"/>
        </w:rPr>
        <w:t>主要服务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品牌广告商</w:t>
      </w:r>
      <w:r w:rsidRPr="0086309C">
        <w:rPr>
          <w:rFonts w:ascii="Times New Roman" w:eastAsia="微软雅黑" w:hAnsi="Times New Roman" w:cs="Times New Roman"/>
          <w:sz w:val="22"/>
          <w:szCs w:val="22"/>
        </w:rPr>
        <w:t>，而</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更专注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应用开发者的广告变现</w:t>
      </w:r>
      <w:r w:rsidRPr="0086309C">
        <w:rPr>
          <w:rFonts w:ascii="Times New Roman" w:eastAsia="微软雅黑" w:hAnsi="Times New Roman" w:cs="Times New Roman"/>
          <w:sz w:val="22"/>
          <w:szCs w:val="22"/>
        </w:rPr>
        <w:t>。</w:t>
      </w:r>
    </w:p>
    <w:p w14:paraId="2B583600" w14:textId="77777777" w:rsidR="0086309C" w:rsidRPr="0086309C" w:rsidRDefault="0086309C" w:rsidP="0086309C">
      <w:pPr>
        <w:numPr>
          <w:ilvl w:val="1"/>
          <w:numId w:val="94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TTD </w:t>
      </w:r>
      <w:r w:rsidRPr="0086309C">
        <w:rPr>
          <w:rFonts w:ascii="Times New Roman" w:eastAsia="微软雅黑" w:hAnsi="Times New Roman" w:cs="Times New Roman"/>
          <w:sz w:val="22"/>
          <w:szCs w:val="22"/>
        </w:rPr>
        <w:t>以开放式广告生态取胜，而</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通过自有平台提升利润率。</w:t>
      </w:r>
    </w:p>
    <w:p w14:paraId="721C789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B19EA32">
          <v:rect id="_x0000_i1828" style="width:0;height:1.5pt" o:hralign="center" o:hrstd="t" o:hr="t" fillcolor="#a0a0a0" stroked="f"/>
        </w:pict>
      </w:r>
    </w:p>
    <w:p w14:paraId="494B037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7. </w:t>
      </w:r>
      <w:r w:rsidRPr="0086309C">
        <w:rPr>
          <w:rFonts w:ascii="Times New Roman" w:eastAsia="微软雅黑" w:hAnsi="Times New Roman" w:cs="Times New Roman"/>
          <w:b/>
          <w:bCs/>
          <w:sz w:val="22"/>
          <w:szCs w:val="22"/>
        </w:rPr>
        <w:t>业务模式与核心竞争力</w:t>
      </w:r>
    </w:p>
    <w:p w14:paraId="5DD1829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主要收入来源包括</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软件平台</w:t>
      </w:r>
      <w:r w:rsidRPr="0086309C">
        <w:rPr>
          <w:rFonts w:ascii="Times New Roman" w:eastAsia="微软雅黑" w:hAnsi="Times New Roman" w:cs="Times New Roman"/>
          <w:b/>
          <w:bCs/>
          <w:sz w:val="22"/>
          <w:szCs w:val="22"/>
        </w:rPr>
        <w:t xml:space="preserve"> (SP) </w:t>
      </w:r>
      <w:r w:rsidRPr="0086309C">
        <w:rPr>
          <w:rFonts w:ascii="Times New Roman" w:eastAsia="微软雅黑" w:hAnsi="Times New Roman" w:cs="Times New Roman"/>
          <w:b/>
          <w:bCs/>
          <w:sz w:val="22"/>
          <w:szCs w:val="22"/>
        </w:rPr>
        <w:t>业务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应用业务</w:t>
      </w:r>
      <w:r w:rsidRPr="0086309C">
        <w:rPr>
          <w:rFonts w:ascii="Times New Roman" w:eastAsia="微软雅黑" w:hAnsi="Times New Roman" w:cs="Times New Roman"/>
          <w:b/>
          <w:bCs/>
          <w:sz w:val="22"/>
          <w:szCs w:val="22"/>
        </w:rPr>
        <w:t xml:space="preserve"> (Apps)</w:t>
      </w:r>
      <w:r w:rsidRPr="0086309C">
        <w:rPr>
          <w:rFonts w:ascii="Times New Roman" w:eastAsia="微软雅黑" w:hAnsi="Times New Roman" w:cs="Times New Roman"/>
          <w:sz w:val="22"/>
          <w:szCs w:val="22"/>
        </w:rPr>
        <w:t>，其中</w:t>
      </w:r>
      <w:r w:rsidRPr="0086309C">
        <w:rPr>
          <w:rFonts w:ascii="Times New Roman" w:eastAsia="微软雅黑" w:hAnsi="Times New Roman" w:cs="Times New Roman"/>
          <w:sz w:val="22"/>
          <w:szCs w:val="22"/>
        </w:rPr>
        <w:t xml:space="preserve"> SP </w:t>
      </w:r>
      <w:r w:rsidRPr="0086309C">
        <w:rPr>
          <w:rFonts w:ascii="Times New Roman" w:eastAsia="微软雅黑" w:hAnsi="Times New Roman" w:cs="Times New Roman"/>
          <w:sz w:val="22"/>
          <w:szCs w:val="22"/>
        </w:rPr>
        <w:t>业务已成为主要增长引擎。</w:t>
      </w:r>
    </w:p>
    <w:p w14:paraId="498BACD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7.1 </w:t>
      </w:r>
      <w:r w:rsidRPr="0086309C">
        <w:rPr>
          <w:rFonts w:ascii="Times New Roman" w:eastAsia="微软雅黑" w:hAnsi="Times New Roman" w:cs="Times New Roman"/>
          <w:b/>
          <w:bCs/>
          <w:sz w:val="22"/>
          <w:szCs w:val="22"/>
        </w:rPr>
        <w:t>业务结构</w:t>
      </w:r>
    </w:p>
    <w:p w14:paraId="0E720FEB" w14:textId="77777777" w:rsidR="0086309C" w:rsidRPr="0086309C" w:rsidRDefault="0086309C" w:rsidP="0086309C">
      <w:pPr>
        <w:numPr>
          <w:ilvl w:val="0"/>
          <w:numId w:val="95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软件平台</w:t>
      </w:r>
      <w:r w:rsidRPr="0086309C">
        <w:rPr>
          <w:rFonts w:ascii="Times New Roman" w:eastAsia="微软雅黑" w:hAnsi="Times New Roman" w:cs="Times New Roman"/>
          <w:b/>
          <w:bCs/>
          <w:sz w:val="22"/>
          <w:szCs w:val="22"/>
        </w:rPr>
        <w:t xml:space="preserve"> (Software Platform, SP)</w:t>
      </w:r>
      <w:r w:rsidRPr="0086309C">
        <w:rPr>
          <w:rFonts w:ascii="Times New Roman" w:eastAsia="微软雅黑" w:hAnsi="Times New Roman" w:cs="Times New Roman"/>
          <w:sz w:val="22"/>
          <w:szCs w:val="22"/>
        </w:rPr>
        <w:t>：</w:t>
      </w:r>
    </w:p>
    <w:p w14:paraId="48D9681D" w14:textId="77777777" w:rsidR="0086309C" w:rsidRPr="0086309C" w:rsidRDefault="0086309C" w:rsidP="0086309C">
      <w:pPr>
        <w:numPr>
          <w:ilvl w:val="1"/>
          <w:numId w:val="95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2024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Q3 </w:t>
      </w:r>
      <w:r w:rsidRPr="0086309C">
        <w:rPr>
          <w:rFonts w:ascii="Times New Roman" w:eastAsia="微软雅黑" w:hAnsi="Times New Roman" w:cs="Times New Roman"/>
          <w:sz w:val="22"/>
          <w:szCs w:val="22"/>
        </w:rPr>
        <w:t>贡献</w:t>
      </w:r>
      <w:r w:rsidRPr="0086309C">
        <w:rPr>
          <w:rFonts w:ascii="Times New Roman" w:eastAsia="微软雅黑" w:hAnsi="Times New Roman" w:cs="Times New Roman"/>
          <w:sz w:val="22"/>
          <w:szCs w:val="22"/>
        </w:rPr>
        <w:t xml:space="preserve"> $835M </w:t>
      </w:r>
      <w:r w:rsidRPr="0086309C">
        <w:rPr>
          <w:rFonts w:ascii="Times New Roman" w:eastAsia="微软雅黑" w:hAnsi="Times New Roman" w:cs="Times New Roman"/>
          <w:sz w:val="22"/>
          <w:szCs w:val="22"/>
        </w:rPr>
        <w:t>营收，同比增长</w:t>
      </w:r>
      <w:r w:rsidRPr="0086309C">
        <w:rPr>
          <w:rFonts w:ascii="Times New Roman" w:eastAsia="微软雅黑" w:hAnsi="Times New Roman" w:cs="Times New Roman"/>
          <w:sz w:val="22"/>
          <w:szCs w:val="22"/>
        </w:rPr>
        <w:t xml:space="preserve"> 65.56%</w:t>
      </w:r>
      <w:r w:rsidRPr="0086309C">
        <w:rPr>
          <w:rFonts w:ascii="Times New Roman" w:eastAsia="微软雅黑" w:hAnsi="Times New Roman" w:cs="Times New Roman"/>
          <w:sz w:val="22"/>
          <w:szCs w:val="22"/>
        </w:rPr>
        <w:t>。</w:t>
      </w:r>
    </w:p>
    <w:p w14:paraId="577BEDC9" w14:textId="77777777" w:rsidR="0086309C" w:rsidRPr="0086309C" w:rsidRDefault="0086309C" w:rsidP="0086309C">
      <w:pPr>
        <w:numPr>
          <w:ilvl w:val="1"/>
          <w:numId w:val="95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主要通过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AXON AI</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提供广告优化和营销服务。</w:t>
      </w:r>
    </w:p>
    <w:p w14:paraId="485E1C46" w14:textId="77777777" w:rsidR="0086309C" w:rsidRPr="0086309C" w:rsidRDefault="0086309C" w:rsidP="0086309C">
      <w:pPr>
        <w:numPr>
          <w:ilvl w:val="1"/>
          <w:numId w:val="95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高毛利业务，</w:t>
      </w:r>
      <w:r w:rsidRPr="0086309C">
        <w:rPr>
          <w:rFonts w:ascii="Times New Roman" w:eastAsia="微软雅黑" w:hAnsi="Times New Roman" w:cs="Times New Roman"/>
          <w:sz w:val="22"/>
          <w:szCs w:val="22"/>
        </w:rPr>
        <w:t xml:space="preserve">EBITDA </w:t>
      </w:r>
      <w:r w:rsidRPr="0086309C">
        <w:rPr>
          <w:rFonts w:ascii="Times New Roman" w:eastAsia="微软雅黑" w:hAnsi="Times New Roman" w:cs="Times New Roman"/>
          <w:sz w:val="22"/>
          <w:szCs w:val="22"/>
        </w:rPr>
        <w:t>利润率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达到</w:t>
      </w:r>
      <w:r w:rsidRPr="0086309C">
        <w:rPr>
          <w:rFonts w:ascii="Times New Roman" w:eastAsia="微软雅黑" w:hAnsi="Times New Roman" w:cs="Times New Roman"/>
          <w:b/>
          <w:bCs/>
          <w:sz w:val="22"/>
          <w:szCs w:val="22"/>
        </w:rPr>
        <w:t xml:space="preserve"> 78%</w:t>
      </w:r>
      <w:r w:rsidRPr="0086309C">
        <w:rPr>
          <w:rFonts w:ascii="Times New Roman" w:eastAsia="微软雅黑" w:hAnsi="Times New Roman" w:cs="Times New Roman"/>
          <w:sz w:val="22"/>
          <w:szCs w:val="22"/>
        </w:rPr>
        <w:t>。</w:t>
      </w:r>
    </w:p>
    <w:p w14:paraId="5D6F849E" w14:textId="77777777" w:rsidR="0086309C" w:rsidRPr="0086309C" w:rsidRDefault="0086309C" w:rsidP="0086309C">
      <w:pPr>
        <w:numPr>
          <w:ilvl w:val="0"/>
          <w:numId w:val="95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应用业务</w:t>
      </w:r>
      <w:r w:rsidRPr="0086309C">
        <w:rPr>
          <w:rFonts w:ascii="Times New Roman" w:eastAsia="微软雅黑" w:hAnsi="Times New Roman" w:cs="Times New Roman"/>
          <w:b/>
          <w:bCs/>
          <w:sz w:val="22"/>
          <w:szCs w:val="22"/>
        </w:rPr>
        <w:t xml:space="preserve"> (Apps)</w:t>
      </w:r>
      <w:r w:rsidRPr="0086309C">
        <w:rPr>
          <w:rFonts w:ascii="Times New Roman" w:eastAsia="微软雅黑" w:hAnsi="Times New Roman" w:cs="Times New Roman"/>
          <w:sz w:val="22"/>
          <w:szCs w:val="22"/>
        </w:rPr>
        <w:t>：</w:t>
      </w:r>
    </w:p>
    <w:p w14:paraId="1A3F7D6A" w14:textId="77777777" w:rsidR="0086309C" w:rsidRPr="0086309C" w:rsidRDefault="0086309C" w:rsidP="0086309C">
      <w:pPr>
        <w:numPr>
          <w:ilvl w:val="1"/>
          <w:numId w:val="95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贡献</w:t>
      </w:r>
      <w:r w:rsidRPr="0086309C">
        <w:rPr>
          <w:rFonts w:ascii="Times New Roman" w:eastAsia="微软雅黑" w:hAnsi="Times New Roman" w:cs="Times New Roman"/>
          <w:sz w:val="22"/>
          <w:szCs w:val="22"/>
        </w:rPr>
        <w:t xml:space="preserve"> $365M </w:t>
      </w:r>
      <w:r w:rsidRPr="0086309C">
        <w:rPr>
          <w:rFonts w:ascii="Times New Roman" w:eastAsia="微软雅黑" w:hAnsi="Times New Roman" w:cs="Times New Roman"/>
          <w:sz w:val="22"/>
          <w:szCs w:val="22"/>
        </w:rPr>
        <w:t>营收，同比增长仅</w:t>
      </w:r>
      <w:r w:rsidRPr="0086309C">
        <w:rPr>
          <w:rFonts w:ascii="Times New Roman" w:eastAsia="微软雅黑" w:hAnsi="Times New Roman" w:cs="Times New Roman"/>
          <w:sz w:val="22"/>
          <w:szCs w:val="22"/>
        </w:rPr>
        <w:t xml:space="preserve"> 0.9%</w:t>
      </w:r>
      <w:r w:rsidRPr="0086309C">
        <w:rPr>
          <w:rFonts w:ascii="Times New Roman" w:eastAsia="微软雅黑" w:hAnsi="Times New Roman" w:cs="Times New Roman"/>
          <w:sz w:val="22"/>
          <w:szCs w:val="22"/>
        </w:rPr>
        <w:t>。</w:t>
      </w:r>
    </w:p>
    <w:p w14:paraId="10BB0116" w14:textId="77777777" w:rsidR="0086309C" w:rsidRPr="0086309C" w:rsidRDefault="0086309C" w:rsidP="0086309C">
      <w:pPr>
        <w:numPr>
          <w:ilvl w:val="1"/>
          <w:numId w:val="95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主要依赖于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移动游戏变现</w:t>
      </w:r>
      <w:r w:rsidRPr="0086309C">
        <w:rPr>
          <w:rFonts w:ascii="Times New Roman" w:eastAsia="微软雅黑" w:hAnsi="Times New Roman" w:cs="Times New Roman"/>
          <w:sz w:val="22"/>
          <w:szCs w:val="22"/>
        </w:rPr>
        <w:t>，但增速放缓。</w:t>
      </w:r>
    </w:p>
    <w:p w14:paraId="7125579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预计软件业务将成为核心增长点</w:t>
      </w:r>
      <w:r w:rsidRPr="0086309C">
        <w:rPr>
          <w:rFonts w:ascii="Times New Roman" w:eastAsia="微软雅黑" w:hAnsi="Times New Roman" w:cs="Times New Roman"/>
          <w:sz w:val="22"/>
          <w:szCs w:val="22"/>
        </w:rPr>
        <w:t>，并减少对自有应用变现的依赖。</w:t>
      </w:r>
    </w:p>
    <w:p w14:paraId="409E61A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C3A78CD">
          <v:rect id="_x0000_i1829" style="width:0;height:1.5pt" o:hralign="center" o:hrstd="t" o:hr="t" fillcolor="#a0a0a0" stroked="f"/>
        </w:pict>
      </w:r>
    </w:p>
    <w:p w14:paraId="1715DC4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8. </w:t>
      </w:r>
      <w:r w:rsidRPr="0086309C">
        <w:rPr>
          <w:rFonts w:ascii="Times New Roman" w:eastAsia="微软雅黑" w:hAnsi="Times New Roman" w:cs="Times New Roman"/>
          <w:b/>
          <w:bCs/>
          <w:sz w:val="22"/>
          <w:szCs w:val="22"/>
        </w:rPr>
        <w:t>财务状况与盈利能力</w:t>
      </w:r>
    </w:p>
    <w:p w14:paraId="3CB04CA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8.1 </w:t>
      </w:r>
      <w:r w:rsidRPr="0086309C">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775"/>
        <w:gridCol w:w="993"/>
        <w:gridCol w:w="993"/>
        <w:gridCol w:w="1107"/>
      </w:tblGrid>
      <w:tr w:rsidR="0086309C" w:rsidRPr="0086309C" w14:paraId="15C87310"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78CF92"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lastRenderedPageBreak/>
              <w:t>指标</w:t>
            </w:r>
          </w:p>
        </w:tc>
        <w:tc>
          <w:tcPr>
            <w:tcW w:w="0" w:type="auto"/>
            <w:hideMark/>
          </w:tcPr>
          <w:p w14:paraId="7FC00361"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2024 Q3</w:t>
            </w:r>
          </w:p>
        </w:tc>
        <w:tc>
          <w:tcPr>
            <w:tcW w:w="0" w:type="auto"/>
            <w:hideMark/>
          </w:tcPr>
          <w:p w14:paraId="044E9D4C"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2023 Q3</w:t>
            </w:r>
          </w:p>
        </w:tc>
        <w:tc>
          <w:tcPr>
            <w:tcW w:w="0" w:type="auto"/>
            <w:hideMark/>
          </w:tcPr>
          <w:p w14:paraId="56F5263A"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 xml:space="preserve">YoY </w:t>
            </w:r>
            <w:r w:rsidRPr="0086309C">
              <w:rPr>
                <w:rFonts w:ascii="Times New Roman" w:eastAsia="微软雅黑" w:hAnsi="Times New Roman" w:cs="Times New Roman"/>
                <w:color w:val="auto"/>
                <w:sz w:val="22"/>
                <w:szCs w:val="22"/>
              </w:rPr>
              <w:t>增长</w:t>
            </w:r>
          </w:p>
        </w:tc>
      </w:tr>
      <w:tr w:rsidR="0086309C" w:rsidRPr="0086309C" w14:paraId="73E8970F"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2E72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总营收</w:t>
            </w:r>
          </w:p>
        </w:tc>
        <w:tc>
          <w:tcPr>
            <w:tcW w:w="0" w:type="auto"/>
            <w:hideMark/>
          </w:tcPr>
          <w:p w14:paraId="129BBCA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$1.2B</w:t>
            </w:r>
          </w:p>
        </w:tc>
        <w:tc>
          <w:tcPr>
            <w:tcW w:w="0" w:type="auto"/>
            <w:hideMark/>
          </w:tcPr>
          <w:p w14:paraId="7BA156E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$865M</w:t>
            </w:r>
          </w:p>
        </w:tc>
        <w:tc>
          <w:tcPr>
            <w:tcW w:w="0" w:type="auto"/>
            <w:hideMark/>
          </w:tcPr>
          <w:p w14:paraId="77903FB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+38.64%</w:t>
            </w:r>
          </w:p>
        </w:tc>
      </w:tr>
      <w:tr w:rsidR="0086309C" w:rsidRPr="0086309C" w14:paraId="4C7A6C31"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3CF7FCFB"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软件业务营收</w:t>
            </w:r>
          </w:p>
        </w:tc>
        <w:tc>
          <w:tcPr>
            <w:tcW w:w="0" w:type="auto"/>
            <w:hideMark/>
          </w:tcPr>
          <w:p w14:paraId="10B0FDA2"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$835M</w:t>
            </w:r>
          </w:p>
        </w:tc>
        <w:tc>
          <w:tcPr>
            <w:tcW w:w="0" w:type="auto"/>
            <w:hideMark/>
          </w:tcPr>
          <w:p w14:paraId="70FED82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$505M</w:t>
            </w:r>
          </w:p>
        </w:tc>
        <w:tc>
          <w:tcPr>
            <w:tcW w:w="0" w:type="auto"/>
            <w:hideMark/>
          </w:tcPr>
          <w:p w14:paraId="7BB7927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+65.56%</w:t>
            </w:r>
          </w:p>
        </w:tc>
      </w:tr>
      <w:tr w:rsidR="0086309C" w:rsidRPr="0086309C" w14:paraId="03EA13E7"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57DF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调整后</w:t>
            </w:r>
            <w:r w:rsidRPr="0086309C">
              <w:rPr>
                <w:rFonts w:ascii="Times New Roman" w:eastAsia="微软雅黑" w:hAnsi="Times New Roman" w:cs="Times New Roman"/>
                <w:sz w:val="22"/>
                <w:szCs w:val="22"/>
              </w:rPr>
              <w:t xml:space="preserve"> EBITDA</w:t>
            </w:r>
          </w:p>
        </w:tc>
        <w:tc>
          <w:tcPr>
            <w:tcW w:w="0" w:type="auto"/>
            <w:hideMark/>
          </w:tcPr>
          <w:p w14:paraId="750EA20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$720M</w:t>
            </w:r>
          </w:p>
        </w:tc>
        <w:tc>
          <w:tcPr>
            <w:tcW w:w="0" w:type="auto"/>
            <w:hideMark/>
          </w:tcPr>
          <w:p w14:paraId="4D6BE2C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$420M</w:t>
            </w:r>
          </w:p>
        </w:tc>
        <w:tc>
          <w:tcPr>
            <w:tcW w:w="0" w:type="auto"/>
            <w:hideMark/>
          </w:tcPr>
          <w:p w14:paraId="3EE8CC1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+71.4%</w:t>
            </w:r>
          </w:p>
        </w:tc>
      </w:tr>
      <w:tr w:rsidR="0086309C" w:rsidRPr="0086309C" w14:paraId="7C7B1D8B"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60A4954"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EBITDA </w:t>
            </w:r>
            <w:r w:rsidRPr="0086309C">
              <w:rPr>
                <w:rFonts w:ascii="Times New Roman" w:eastAsia="微软雅黑" w:hAnsi="Times New Roman" w:cs="Times New Roman"/>
                <w:sz w:val="22"/>
                <w:szCs w:val="22"/>
              </w:rPr>
              <w:t>利润率</w:t>
            </w:r>
          </w:p>
        </w:tc>
        <w:tc>
          <w:tcPr>
            <w:tcW w:w="0" w:type="auto"/>
            <w:hideMark/>
          </w:tcPr>
          <w:p w14:paraId="13ABEF2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60.2%</w:t>
            </w:r>
          </w:p>
        </w:tc>
        <w:tc>
          <w:tcPr>
            <w:tcW w:w="0" w:type="auto"/>
            <w:hideMark/>
          </w:tcPr>
          <w:p w14:paraId="4601E07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48.51%</w:t>
            </w:r>
          </w:p>
        </w:tc>
        <w:tc>
          <w:tcPr>
            <w:tcW w:w="0" w:type="auto"/>
            <w:hideMark/>
          </w:tcPr>
          <w:p w14:paraId="510D0B6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+11.69%</w:t>
            </w:r>
          </w:p>
        </w:tc>
      </w:tr>
    </w:tbl>
    <w:p w14:paraId="1A29675E" w14:textId="77777777" w:rsidR="0086309C" w:rsidRPr="0086309C" w:rsidRDefault="0086309C" w:rsidP="0086309C">
      <w:pPr>
        <w:numPr>
          <w:ilvl w:val="0"/>
          <w:numId w:val="95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高利润率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SP </w:t>
      </w:r>
      <w:r w:rsidRPr="0086309C">
        <w:rPr>
          <w:rFonts w:ascii="Times New Roman" w:eastAsia="微软雅黑" w:hAnsi="Times New Roman" w:cs="Times New Roman"/>
          <w:sz w:val="22"/>
          <w:szCs w:val="22"/>
        </w:rPr>
        <w:t>业务毛利率达</w:t>
      </w:r>
      <w:r w:rsidRPr="0086309C">
        <w:rPr>
          <w:rFonts w:ascii="Times New Roman" w:eastAsia="微软雅黑" w:hAnsi="Times New Roman" w:cs="Times New Roman"/>
          <w:sz w:val="22"/>
          <w:szCs w:val="22"/>
        </w:rPr>
        <w:t xml:space="preserve"> 78%</w:t>
      </w:r>
      <w:r w:rsidRPr="0086309C">
        <w:rPr>
          <w:rFonts w:ascii="Times New Roman" w:eastAsia="微软雅黑" w:hAnsi="Times New Roman" w:cs="Times New Roman"/>
          <w:sz w:val="22"/>
          <w:szCs w:val="22"/>
        </w:rPr>
        <w:t>，支撑整体</w:t>
      </w:r>
      <w:r w:rsidRPr="0086309C">
        <w:rPr>
          <w:rFonts w:ascii="Times New Roman" w:eastAsia="微软雅黑" w:hAnsi="Times New Roman" w:cs="Times New Roman"/>
          <w:sz w:val="22"/>
          <w:szCs w:val="22"/>
        </w:rPr>
        <w:t xml:space="preserve"> EBITDA </w:t>
      </w:r>
      <w:r w:rsidRPr="0086309C">
        <w:rPr>
          <w:rFonts w:ascii="Times New Roman" w:eastAsia="微软雅黑" w:hAnsi="Times New Roman" w:cs="Times New Roman"/>
          <w:sz w:val="22"/>
          <w:szCs w:val="22"/>
        </w:rPr>
        <w:t>提升。</w:t>
      </w:r>
    </w:p>
    <w:p w14:paraId="416F3D04" w14:textId="77777777" w:rsidR="0086309C" w:rsidRPr="0086309C" w:rsidRDefault="0086309C" w:rsidP="0086309C">
      <w:pPr>
        <w:numPr>
          <w:ilvl w:val="0"/>
          <w:numId w:val="95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强劲现金流</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6384A14F" w14:textId="77777777" w:rsidR="0086309C" w:rsidRPr="0086309C" w:rsidRDefault="0086309C" w:rsidP="0086309C">
      <w:pPr>
        <w:numPr>
          <w:ilvl w:val="1"/>
          <w:numId w:val="95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现金余额</w:t>
      </w:r>
      <w:r w:rsidRPr="0086309C">
        <w:rPr>
          <w:rFonts w:ascii="Times New Roman" w:eastAsia="微软雅黑" w:hAnsi="Times New Roman" w:cs="Times New Roman"/>
          <w:sz w:val="22"/>
          <w:szCs w:val="22"/>
        </w:rPr>
        <w:t xml:space="preserve"> $568M</w:t>
      </w:r>
      <w:r w:rsidRPr="0086309C">
        <w:rPr>
          <w:rFonts w:ascii="Times New Roman" w:eastAsia="微软雅黑" w:hAnsi="Times New Roman" w:cs="Times New Roman"/>
          <w:sz w:val="22"/>
          <w:szCs w:val="22"/>
        </w:rPr>
        <w:t>，自由现金流</w:t>
      </w:r>
      <w:r w:rsidRPr="0086309C">
        <w:rPr>
          <w:rFonts w:ascii="Times New Roman" w:eastAsia="微软雅黑" w:hAnsi="Times New Roman" w:cs="Times New Roman"/>
          <w:sz w:val="22"/>
          <w:szCs w:val="22"/>
        </w:rPr>
        <w:t xml:space="preserve"> $545M</w:t>
      </w:r>
      <w:r w:rsidRPr="0086309C">
        <w:rPr>
          <w:rFonts w:ascii="Times New Roman" w:eastAsia="微软雅黑" w:hAnsi="Times New Roman" w:cs="Times New Roman"/>
          <w:sz w:val="22"/>
          <w:szCs w:val="22"/>
        </w:rPr>
        <w:t>，同比增长</w:t>
      </w:r>
      <w:r w:rsidRPr="0086309C">
        <w:rPr>
          <w:rFonts w:ascii="Times New Roman" w:eastAsia="微软雅黑" w:hAnsi="Times New Roman" w:cs="Times New Roman"/>
          <w:sz w:val="22"/>
          <w:szCs w:val="22"/>
        </w:rPr>
        <w:t xml:space="preserve"> 182%</w:t>
      </w:r>
      <w:r w:rsidRPr="0086309C">
        <w:rPr>
          <w:rFonts w:ascii="Times New Roman" w:eastAsia="微软雅黑" w:hAnsi="Times New Roman" w:cs="Times New Roman"/>
          <w:sz w:val="22"/>
          <w:szCs w:val="22"/>
        </w:rPr>
        <w:t>。</w:t>
      </w:r>
    </w:p>
    <w:p w14:paraId="722D5240" w14:textId="77777777" w:rsidR="0086309C" w:rsidRPr="0086309C" w:rsidRDefault="0086309C" w:rsidP="0086309C">
      <w:pPr>
        <w:numPr>
          <w:ilvl w:val="1"/>
          <w:numId w:val="95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$2.3B </w:t>
      </w:r>
      <w:r w:rsidRPr="0086309C">
        <w:rPr>
          <w:rFonts w:ascii="Times New Roman" w:eastAsia="微软雅黑" w:hAnsi="Times New Roman" w:cs="Times New Roman"/>
          <w:b/>
          <w:bCs/>
          <w:sz w:val="22"/>
          <w:szCs w:val="22"/>
        </w:rPr>
        <w:t>股票回购计划</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提振市场信心。</w:t>
      </w:r>
    </w:p>
    <w:p w14:paraId="4FB9596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8.2 </w:t>
      </w:r>
      <w:r w:rsidRPr="0086309C">
        <w:rPr>
          <w:rFonts w:ascii="Times New Roman" w:eastAsia="微软雅黑" w:hAnsi="Times New Roman" w:cs="Times New Roman"/>
          <w:b/>
          <w:bCs/>
          <w:sz w:val="22"/>
          <w:szCs w:val="22"/>
        </w:rPr>
        <w:t>资产负债状况</w:t>
      </w:r>
    </w:p>
    <w:p w14:paraId="14A8DEA7" w14:textId="77777777" w:rsidR="0086309C" w:rsidRPr="0086309C" w:rsidRDefault="0086309C" w:rsidP="0086309C">
      <w:pPr>
        <w:numPr>
          <w:ilvl w:val="0"/>
          <w:numId w:val="95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长期债务</w:t>
      </w:r>
      <w:r w:rsidRPr="0086309C">
        <w:rPr>
          <w:rFonts w:ascii="Times New Roman" w:eastAsia="微软雅黑" w:hAnsi="Times New Roman" w:cs="Times New Roman"/>
          <w:b/>
          <w:bCs/>
          <w:sz w:val="22"/>
          <w:szCs w:val="22"/>
        </w:rPr>
        <w:t xml:space="preserve"> $3.47B</w:t>
      </w:r>
      <w:r w:rsidRPr="0086309C">
        <w:rPr>
          <w:rFonts w:ascii="Times New Roman" w:eastAsia="微软雅黑" w:hAnsi="Times New Roman" w:cs="Times New Roman"/>
          <w:sz w:val="22"/>
          <w:szCs w:val="22"/>
        </w:rPr>
        <w:t>，但负债率可控，现金流充足。</w:t>
      </w:r>
    </w:p>
    <w:p w14:paraId="2D7272A7" w14:textId="77777777" w:rsidR="0086309C" w:rsidRPr="0086309C" w:rsidRDefault="0086309C" w:rsidP="0086309C">
      <w:pPr>
        <w:numPr>
          <w:ilvl w:val="0"/>
          <w:numId w:val="95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当前杠杆水平适中</w:t>
      </w:r>
      <w:r w:rsidRPr="0086309C">
        <w:rPr>
          <w:rFonts w:ascii="Times New Roman" w:eastAsia="微软雅黑" w:hAnsi="Times New Roman" w:cs="Times New Roman"/>
          <w:sz w:val="22"/>
          <w:szCs w:val="22"/>
        </w:rPr>
        <w:t>，管理层计划</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通过盈利增长降低杠杆</w:t>
      </w:r>
      <w:r w:rsidRPr="0086309C">
        <w:rPr>
          <w:rFonts w:ascii="Times New Roman" w:eastAsia="微软雅黑" w:hAnsi="Times New Roman" w:cs="Times New Roman"/>
          <w:sz w:val="22"/>
          <w:szCs w:val="22"/>
        </w:rPr>
        <w:t>。</w:t>
      </w:r>
    </w:p>
    <w:p w14:paraId="1AA53D2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A3914E2">
          <v:rect id="_x0000_i1830" style="width:0;height:1.5pt" o:hralign="center" o:hrstd="t" o:hr="t" fillcolor="#a0a0a0" stroked="f"/>
        </w:pict>
      </w:r>
    </w:p>
    <w:p w14:paraId="502885E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9. </w:t>
      </w:r>
      <w:r w:rsidRPr="0086309C">
        <w:rPr>
          <w:rFonts w:ascii="Times New Roman" w:eastAsia="微软雅黑" w:hAnsi="Times New Roman" w:cs="Times New Roman"/>
          <w:b/>
          <w:bCs/>
          <w:sz w:val="22"/>
          <w:szCs w:val="22"/>
        </w:rPr>
        <w:t>近期投资者行为与机构持仓</w:t>
      </w:r>
    </w:p>
    <w:p w14:paraId="3DA6666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9.1 </w:t>
      </w:r>
      <w:r w:rsidRPr="0086309C">
        <w:rPr>
          <w:rFonts w:ascii="Times New Roman" w:eastAsia="微软雅黑" w:hAnsi="Times New Roman" w:cs="Times New Roman"/>
          <w:b/>
          <w:bCs/>
          <w:sz w:val="22"/>
          <w:szCs w:val="22"/>
        </w:rPr>
        <w:t>机构投资趋势</w:t>
      </w:r>
    </w:p>
    <w:p w14:paraId="33B37C0C" w14:textId="77777777" w:rsidR="0086309C" w:rsidRPr="0086309C" w:rsidRDefault="0086309C" w:rsidP="0086309C">
      <w:pPr>
        <w:numPr>
          <w:ilvl w:val="0"/>
          <w:numId w:val="95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机构持仓比例</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54.54%</w:t>
      </w:r>
      <w:r w:rsidRPr="0086309C">
        <w:rPr>
          <w:rFonts w:ascii="Times New Roman" w:eastAsia="微软雅黑" w:hAnsi="Times New Roman" w:cs="Times New Roman"/>
          <w:sz w:val="22"/>
          <w:szCs w:val="22"/>
        </w:rPr>
        <w:t>，近期有增加趋势。</w:t>
      </w:r>
    </w:p>
    <w:p w14:paraId="07AAB127" w14:textId="77777777" w:rsidR="0086309C" w:rsidRPr="0086309C" w:rsidRDefault="0086309C" w:rsidP="0086309C">
      <w:pPr>
        <w:numPr>
          <w:ilvl w:val="0"/>
          <w:numId w:val="95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主要机构：</w:t>
      </w:r>
      <w:r w:rsidRPr="0086309C">
        <w:rPr>
          <w:rFonts w:ascii="Times New Roman" w:eastAsia="微软雅黑" w:hAnsi="Times New Roman" w:cs="Times New Roman"/>
          <w:sz w:val="22"/>
          <w:szCs w:val="22"/>
        </w:rPr>
        <w:t xml:space="preserve"> </w:t>
      </w:r>
    </w:p>
    <w:p w14:paraId="3A5AE203" w14:textId="77777777" w:rsidR="0086309C" w:rsidRPr="0086309C" w:rsidRDefault="0086309C" w:rsidP="0086309C">
      <w:pPr>
        <w:numPr>
          <w:ilvl w:val="1"/>
          <w:numId w:val="95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柏基资本</w:t>
      </w:r>
      <w:r w:rsidRPr="0086309C">
        <w:rPr>
          <w:rFonts w:ascii="Times New Roman" w:eastAsia="微软雅黑" w:hAnsi="Times New Roman" w:cs="Times New Roman"/>
          <w:sz w:val="22"/>
          <w:szCs w:val="22"/>
        </w:rPr>
        <w:t xml:space="preserve"> (Baillie Gifford) </w:t>
      </w:r>
      <w:r w:rsidRPr="0086309C">
        <w:rPr>
          <w:rFonts w:ascii="Times New Roman" w:eastAsia="微软雅黑" w:hAnsi="Times New Roman" w:cs="Times New Roman"/>
          <w:sz w:val="22"/>
          <w:szCs w:val="22"/>
        </w:rPr>
        <w:t>持仓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4.08M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，近期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增持</w:t>
      </w:r>
      <w:r w:rsidRPr="0086309C">
        <w:rPr>
          <w:rFonts w:ascii="Times New Roman" w:eastAsia="微软雅黑" w:hAnsi="Times New Roman" w:cs="Times New Roman"/>
          <w:b/>
          <w:bCs/>
          <w:sz w:val="22"/>
          <w:szCs w:val="22"/>
        </w:rPr>
        <w:t xml:space="preserve"> 5421%</w:t>
      </w:r>
      <w:r w:rsidRPr="0086309C">
        <w:rPr>
          <w:rFonts w:ascii="Times New Roman" w:eastAsia="微软雅黑" w:hAnsi="Times New Roman" w:cs="Times New Roman"/>
          <w:sz w:val="22"/>
          <w:szCs w:val="22"/>
        </w:rPr>
        <w:t>。</w:t>
      </w:r>
    </w:p>
    <w:p w14:paraId="4B9D5372" w14:textId="77777777" w:rsidR="0086309C" w:rsidRPr="0086309C" w:rsidRDefault="0086309C" w:rsidP="0086309C">
      <w:pPr>
        <w:numPr>
          <w:ilvl w:val="1"/>
          <w:numId w:val="95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雷达里奥</w:t>
      </w:r>
      <w:r w:rsidRPr="0086309C">
        <w:rPr>
          <w:rFonts w:ascii="Times New Roman" w:eastAsia="微软雅黑" w:hAnsi="Times New Roman" w:cs="Times New Roman"/>
          <w:sz w:val="22"/>
          <w:szCs w:val="22"/>
        </w:rPr>
        <w:t xml:space="preserve"> (Bridgewater) </w:t>
      </w:r>
      <w:r w:rsidRPr="0086309C">
        <w:rPr>
          <w:rFonts w:ascii="Times New Roman" w:eastAsia="微软雅黑" w:hAnsi="Times New Roman" w:cs="Times New Roman"/>
          <w:sz w:val="22"/>
          <w:szCs w:val="22"/>
        </w:rPr>
        <w:t>持仓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265,590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，增持</w:t>
      </w:r>
      <w:r w:rsidRPr="0086309C">
        <w:rPr>
          <w:rFonts w:ascii="Times New Roman" w:eastAsia="微软雅黑" w:hAnsi="Times New Roman" w:cs="Times New Roman"/>
          <w:sz w:val="22"/>
          <w:szCs w:val="22"/>
        </w:rPr>
        <w:t xml:space="preserve"> 337%</w:t>
      </w:r>
      <w:r w:rsidRPr="0086309C">
        <w:rPr>
          <w:rFonts w:ascii="Times New Roman" w:eastAsia="微软雅黑" w:hAnsi="Times New Roman" w:cs="Times New Roman"/>
          <w:sz w:val="22"/>
          <w:szCs w:val="22"/>
        </w:rPr>
        <w:t>。</w:t>
      </w:r>
    </w:p>
    <w:p w14:paraId="6D972BC1" w14:textId="77777777" w:rsidR="0086309C" w:rsidRPr="0086309C" w:rsidRDefault="0086309C" w:rsidP="0086309C">
      <w:pPr>
        <w:numPr>
          <w:ilvl w:val="1"/>
          <w:numId w:val="95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乔尔</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格林布拉特</w:t>
      </w:r>
      <w:r w:rsidRPr="0086309C">
        <w:rPr>
          <w:rFonts w:ascii="Times New Roman" w:eastAsia="微软雅黑" w:hAnsi="Times New Roman" w:cs="Times New Roman"/>
          <w:sz w:val="22"/>
          <w:szCs w:val="22"/>
        </w:rPr>
        <w:t xml:space="preserve"> (Gotham) </w:t>
      </w:r>
      <w:r w:rsidRPr="0086309C">
        <w:rPr>
          <w:rFonts w:ascii="Times New Roman" w:eastAsia="微软雅黑" w:hAnsi="Times New Roman" w:cs="Times New Roman"/>
          <w:sz w:val="22"/>
          <w:szCs w:val="22"/>
        </w:rPr>
        <w:t>持仓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163,015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，减持</w:t>
      </w:r>
      <w:r w:rsidRPr="0086309C">
        <w:rPr>
          <w:rFonts w:ascii="Times New Roman" w:eastAsia="微软雅黑" w:hAnsi="Times New Roman" w:cs="Times New Roman"/>
          <w:sz w:val="22"/>
          <w:szCs w:val="22"/>
        </w:rPr>
        <w:t xml:space="preserve"> 23.4%</w:t>
      </w:r>
      <w:r w:rsidRPr="0086309C">
        <w:rPr>
          <w:rFonts w:ascii="Times New Roman" w:eastAsia="微软雅黑" w:hAnsi="Times New Roman" w:cs="Times New Roman"/>
          <w:sz w:val="22"/>
          <w:szCs w:val="22"/>
        </w:rPr>
        <w:t>。</w:t>
      </w:r>
    </w:p>
    <w:p w14:paraId="5B76882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9.2 </w:t>
      </w:r>
      <w:r w:rsidRPr="0086309C">
        <w:rPr>
          <w:rFonts w:ascii="Times New Roman" w:eastAsia="微软雅黑" w:hAnsi="Times New Roman" w:cs="Times New Roman"/>
          <w:b/>
          <w:bCs/>
          <w:sz w:val="22"/>
          <w:szCs w:val="22"/>
        </w:rPr>
        <w:t>内部交易</w:t>
      </w:r>
    </w:p>
    <w:p w14:paraId="6D52B99A" w14:textId="77777777" w:rsidR="0086309C" w:rsidRPr="0086309C" w:rsidRDefault="0086309C" w:rsidP="0086309C">
      <w:pPr>
        <w:numPr>
          <w:ilvl w:val="0"/>
          <w:numId w:val="95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过去</w:t>
      </w:r>
      <w:r w:rsidRPr="0086309C">
        <w:rPr>
          <w:rFonts w:ascii="Times New Roman" w:eastAsia="微软雅黑" w:hAnsi="Times New Roman" w:cs="Times New Roman"/>
          <w:b/>
          <w:bCs/>
          <w:sz w:val="22"/>
          <w:szCs w:val="22"/>
        </w:rPr>
        <w:t xml:space="preserve"> 18 </w:t>
      </w:r>
      <w:r w:rsidRPr="0086309C">
        <w:rPr>
          <w:rFonts w:ascii="Times New Roman" w:eastAsia="微软雅黑" w:hAnsi="Times New Roman" w:cs="Times New Roman"/>
          <w:b/>
          <w:bCs/>
          <w:sz w:val="22"/>
          <w:szCs w:val="22"/>
        </w:rPr>
        <w:t>个月，公司管理层持续卖出</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19A73CF0" w14:textId="77777777" w:rsidR="0086309C" w:rsidRPr="0086309C" w:rsidRDefault="0086309C" w:rsidP="0086309C">
      <w:pPr>
        <w:numPr>
          <w:ilvl w:val="1"/>
          <w:numId w:val="95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 xml:space="preserve">CEO Adam Foroughi </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月出售</w:t>
      </w:r>
      <w:r w:rsidRPr="0086309C">
        <w:rPr>
          <w:rFonts w:ascii="Times New Roman" w:eastAsia="微软雅黑" w:hAnsi="Times New Roman" w:cs="Times New Roman"/>
          <w:b/>
          <w:bCs/>
          <w:sz w:val="22"/>
          <w:szCs w:val="22"/>
        </w:rPr>
        <w:t xml:space="preserve"> 54,802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，交易价格</w:t>
      </w:r>
      <w:r w:rsidRPr="0086309C">
        <w:rPr>
          <w:rFonts w:ascii="Times New Roman" w:eastAsia="微软雅黑" w:hAnsi="Times New Roman" w:cs="Times New Roman"/>
          <w:sz w:val="22"/>
          <w:szCs w:val="22"/>
        </w:rPr>
        <w:t xml:space="preserve"> $343.38</w:t>
      </w:r>
      <w:r w:rsidRPr="0086309C">
        <w:rPr>
          <w:rFonts w:ascii="Times New Roman" w:eastAsia="微软雅黑" w:hAnsi="Times New Roman" w:cs="Times New Roman"/>
          <w:sz w:val="22"/>
          <w:szCs w:val="22"/>
        </w:rPr>
        <w:t>。</w:t>
      </w:r>
    </w:p>
    <w:p w14:paraId="3FD97D8F" w14:textId="77777777" w:rsidR="0086309C" w:rsidRPr="0086309C" w:rsidRDefault="0086309C" w:rsidP="0086309C">
      <w:pPr>
        <w:numPr>
          <w:ilvl w:val="1"/>
          <w:numId w:val="95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CFO Herald Y Chen </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月出售</w:t>
      </w:r>
      <w:r w:rsidRPr="0086309C">
        <w:rPr>
          <w:rFonts w:ascii="Times New Roman" w:eastAsia="微软雅黑" w:hAnsi="Times New Roman" w:cs="Times New Roman"/>
          <w:b/>
          <w:bCs/>
          <w:sz w:val="22"/>
          <w:szCs w:val="22"/>
        </w:rPr>
        <w:t xml:space="preserve"> 171,951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，交易价格</w:t>
      </w:r>
      <w:r w:rsidRPr="0086309C">
        <w:rPr>
          <w:rFonts w:ascii="Times New Roman" w:eastAsia="微软雅黑" w:hAnsi="Times New Roman" w:cs="Times New Roman"/>
          <w:sz w:val="22"/>
          <w:szCs w:val="22"/>
        </w:rPr>
        <w:t xml:space="preserve"> $345.52</w:t>
      </w:r>
      <w:r w:rsidRPr="0086309C">
        <w:rPr>
          <w:rFonts w:ascii="Times New Roman" w:eastAsia="微软雅黑" w:hAnsi="Times New Roman" w:cs="Times New Roman"/>
          <w:sz w:val="22"/>
          <w:szCs w:val="22"/>
        </w:rPr>
        <w:t>。</w:t>
      </w:r>
    </w:p>
    <w:p w14:paraId="15B29D89" w14:textId="77777777" w:rsidR="0086309C" w:rsidRPr="0086309C" w:rsidRDefault="0086309C" w:rsidP="0086309C">
      <w:pPr>
        <w:numPr>
          <w:ilvl w:val="1"/>
          <w:numId w:val="95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CLO Victoria Valenzuela </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月出售</w:t>
      </w:r>
      <w:r w:rsidRPr="0086309C">
        <w:rPr>
          <w:rFonts w:ascii="Times New Roman" w:eastAsia="微软雅黑" w:hAnsi="Times New Roman" w:cs="Times New Roman"/>
          <w:b/>
          <w:bCs/>
          <w:sz w:val="22"/>
          <w:szCs w:val="22"/>
        </w:rPr>
        <w:t xml:space="preserve"> 15,971 </w:t>
      </w:r>
      <w:r w:rsidRPr="0086309C">
        <w:rPr>
          <w:rFonts w:ascii="Times New Roman" w:eastAsia="微软雅黑" w:hAnsi="Times New Roman" w:cs="Times New Roman"/>
          <w:b/>
          <w:bCs/>
          <w:sz w:val="22"/>
          <w:szCs w:val="22"/>
        </w:rPr>
        <w:t>股</w:t>
      </w:r>
      <w:r w:rsidRPr="0086309C">
        <w:rPr>
          <w:rFonts w:ascii="Times New Roman" w:eastAsia="微软雅黑" w:hAnsi="Times New Roman" w:cs="Times New Roman"/>
          <w:sz w:val="22"/>
          <w:szCs w:val="22"/>
        </w:rPr>
        <w:t>，交易价格</w:t>
      </w:r>
      <w:r w:rsidRPr="0086309C">
        <w:rPr>
          <w:rFonts w:ascii="Times New Roman" w:eastAsia="微软雅黑" w:hAnsi="Times New Roman" w:cs="Times New Roman"/>
          <w:sz w:val="22"/>
          <w:szCs w:val="22"/>
        </w:rPr>
        <w:t xml:space="preserve"> $313.07</w:t>
      </w:r>
      <w:r w:rsidRPr="0086309C">
        <w:rPr>
          <w:rFonts w:ascii="Times New Roman" w:eastAsia="微软雅黑" w:hAnsi="Times New Roman" w:cs="Times New Roman"/>
          <w:sz w:val="22"/>
          <w:szCs w:val="22"/>
        </w:rPr>
        <w:t>。</w:t>
      </w:r>
    </w:p>
    <w:p w14:paraId="0052484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内部人士持续减持表明管理层认为当前股价已接近峰值</w:t>
      </w:r>
      <w:r w:rsidRPr="0086309C">
        <w:rPr>
          <w:rFonts w:ascii="Times New Roman" w:eastAsia="微软雅黑" w:hAnsi="Times New Roman" w:cs="Times New Roman"/>
          <w:sz w:val="22"/>
          <w:szCs w:val="22"/>
        </w:rPr>
        <w:t>，投资者需谨慎。</w:t>
      </w:r>
    </w:p>
    <w:p w14:paraId="6FAC2F9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AE2F5B9">
          <v:rect id="_x0000_i1831" style="width:0;height:1.5pt" o:hralign="center" o:hrstd="t" o:hr="t" fillcolor="#a0a0a0" stroked="f"/>
        </w:pict>
      </w:r>
    </w:p>
    <w:p w14:paraId="3BA9FB7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10. </w:t>
      </w:r>
      <w:r w:rsidRPr="0086309C">
        <w:rPr>
          <w:rFonts w:ascii="Times New Roman" w:eastAsia="微软雅黑" w:hAnsi="Times New Roman" w:cs="Times New Roman"/>
          <w:b/>
          <w:bCs/>
          <w:sz w:val="22"/>
          <w:szCs w:val="22"/>
        </w:rPr>
        <w:t>投资建议</w:t>
      </w:r>
    </w:p>
    <w:p w14:paraId="031FC23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短期策略</w:t>
      </w:r>
      <w:r w:rsidRPr="0086309C">
        <w:rPr>
          <w:rFonts w:ascii="Times New Roman" w:eastAsia="微软雅黑" w:hAnsi="Times New Roman" w:cs="Times New Roman"/>
          <w:sz w:val="22"/>
          <w:szCs w:val="22"/>
        </w:rPr>
        <w:t>：</w:t>
      </w:r>
    </w:p>
    <w:p w14:paraId="746B9418" w14:textId="77777777" w:rsidR="0086309C" w:rsidRPr="0086309C" w:rsidRDefault="0086309C" w:rsidP="0086309C">
      <w:pPr>
        <w:numPr>
          <w:ilvl w:val="0"/>
          <w:numId w:val="95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保持谨慎</w:t>
      </w:r>
      <w:r w:rsidRPr="0086309C">
        <w:rPr>
          <w:rFonts w:ascii="Times New Roman" w:eastAsia="微软雅黑" w:hAnsi="Times New Roman" w:cs="Times New Roman"/>
          <w:sz w:val="22"/>
          <w:szCs w:val="22"/>
        </w:rPr>
        <w:t>，观察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日财报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是否符合高预期。</w:t>
      </w:r>
    </w:p>
    <w:p w14:paraId="5E1D592D" w14:textId="77777777" w:rsidR="0086309C" w:rsidRPr="0086309C" w:rsidRDefault="0086309C" w:rsidP="0086309C">
      <w:pPr>
        <w:numPr>
          <w:ilvl w:val="0"/>
          <w:numId w:val="95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股价已超估值</w:t>
      </w:r>
      <w:r w:rsidRPr="0086309C">
        <w:rPr>
          <w:rFonts w:ascii="Times New Roman" w:eastAsia="微软雅黑" w:hAnsi="Times New Roman" w:cs="Times New Roman"/>
          <w:sz w:val="22"/>
          <w:szCs w:val="22"/>
        </w:rPr>
        <w:t>，建议</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在</w:t>
      </w:r>
      <w:r w:rsidRPr="0086309C">
        <w:rPr>
          <w:rFonts w:ascii="Times New Roman" w:eastAsia="微软雅黑" w:hAnsi="Times New Roman" w:cs="Times New Roman"/>
          <w:b/>
          <w:bCs/>
          <w:sz w:val="22"/>
          <w:szCs w:val="22"/>
        </w:rPr>
        <w:t xml:space="preserve"> $350-$370 </w:t>
      </w:r>
      <w:r w:rsidRPr="0086309C">
        <w:rPr>
          <w:rFonts w:ascii="Times New Roman" w:eastAsia="微软雅黑" w:hAnsi="Times New Roman" w:cs="Times New Roman"/>
          <w:b/>
          <w:bCs/>
          <w:sz w:val="22"/>
          <w:szCs w:val="22"/>
        </w:rPr>
        <w:t>区间逐步获利了结</w:t>
      </w:r>
      <w:r w:rsidRPr="0086309C">
        <w:rPr>
          <w:rFonts w:ascii="Times New Roman" w:eastAsia="微软雅黑" w:hAnsi="Times New Roman" w:cs="Times New Roman"/>
          <w:sz w:val="22"/>
          <w:szCs w:val="22"/>
        </w:rPr>
        <w:t>。</w:t>
      </w:r>
    </w:p>
    <w:p w14:paraId="26F2F8E1" w14:textId="77777777" w:rsidR="0086309C" w:rsidRPr="0086309C" w:rsidRDefault="0086309C" w:rsidP="0086309C">
      <w:pPr>
        <w:numPr>
          <w:ilvl w:val="0"/>
          <w:numId w:val="95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股价回调至</w:t>
      </w:r>
      <w:r w:rsidRPr="0086309C">
        <w:rPr>
          <w:rFonts w:ascii="Times New Roman" w:eastAsia="微软雅黑" w:hAnsi="Times New Roman" w:cs="Times New Roman"/>
          <w:b/>
          <w:bCs/>
          <w:sz w:val="22"/>
          <w:szCs w:val="22"/>
        </w:rPr>
        <w:t xml:space="preserve"> $250-$270 </w:t>
      </w:r>
      <w:r w:rsidRPr="0086309C">
        <w:rPr>
          <w:rFonts w:ascii="Times New Roman" w:eastAsia="微软雅黑" w:hAnsi="Times New Roman" w:cs="Times New Roman"/>
          <w:b/>
          <w:bCs/>
          <w:sz w:val="22"/>
          <w:szCs w:val="22"/>
        </w:rPr>
        <w:t>区间</w:t>
      </w:r>
      <w:r w:rsidRPr="0086309C">
        <w:rPr>
          <w:rFonts w:ascii="Times New Roman" w:eastAsia="微软雅黑" w:hAnsi="Times New Roman" w:cs="Times New Roman"/>
          <w:sz w:val="22"/>
          <w:szCs w:val="22"/>
        </w:rPr>
        <w:t>，可考虑重新布局。</w:t>
      </w:r>
    </w:p>
    <w:p w14:paraId="524287E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长期策略</w:t>
      </w:r>
      <w:r w:rsidRPr="0086309C">
        <w:rPr>
          <w:rFonts w:ascii="Times New Roman" w:eastAsia="微软雅黑" w:hAnsi="Times New Roman" w:cs="Times New Roman"/>
          <w:sz w:val="22"/>
          <w:szCs w:val="22"/>
        </w:rPr>
        <w:t>：</w:t>
      </w:r>
    </w:p>
    <w:p w14:paraId="5D65BE81" w14:textId="77777777" w:rsidR="0086309C" w:rsidRPr="0086309C" w:rsidRDefault="0086309C" w:rsidP="0086309C">
      <w:pPr>
        <w:numPr>
          <w:ilvl w:val="0"/>
          <w:numId w:val="95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关注</w:t>
      </w:r>
      <w:r w:rsidRPr="0086309C">
        <w:rPr>
          <w:rFonts w:ascii="Times New Roman" w:eastAsia="微软雅黑" w:hAnsi="Times New Roman" w:cs="Times New Roman"/>
          <w:b/>
          <w:bCs/>
          <w:sz w:val="22"/>
          <w:szCs w:val="22"/>
        </w:rPr>
        <w:t xml:space="preserve"> AXON AI </w:t>
      </w:r>
      <w:r w:rsidRPr="0086309C">
        <w:rPr>
          <w:rFonts w:ascii="Times New Roman" w:eastAsia="微软雅黑" w:hAnsi="Times New Roman" w:cs="Times New Roman"/>
          <w:b/>
          <w:bCs/>
          <w:sz w:val="22"/>
          <w:szCs w:val="22"/>
        </w:rPr>
        <w:t>在电商广告的扩展情况</w:t>
      </w:r>
      <w:r w:rsidRPr="0086309C">
        <w:rPr>
          <w:rFonts w:ascii="Times New Roman" w:eastAsia="微软雅黑" w:hAnsi="Times New Roman" w:cs="Times New Roman"/>
          <w:sz w:val="22"/>
          <w:szCs w:val="22"/>
        </w:rPr>
        <w:t>，若该业务成功，将进一步扩大</w:t>
      </w:r>
      <w:r w:rsidRPr="0086309C">
        <w:rPr>
          <w:rFonts w:ascii="Times New Roman" w:eastAsia="微软雅黑" w:hAnsi="Times New Roman" w:cs="Times New Roman"/>
          <w:sz w:val="22"/>
          <w:szCs w:val="22"/>
        </w:rPr>
        <w:t xml:space="preserve"> TAM</w:t>
      </w:r>
      <w:r w:rsidRPr="0086309C">
        <w:rPr>
          <w:rFonts w:ascii="Times New Roman" w:eastAsia="微软雅黑" w:hAnsi="Times New Roman" w:cs="Times New Roman"/>
          <w:sz w:val="22"/>
          <w:szCs w:val="22"/>
        </w:rPr>
        <w:t>。</w:t>
      </w:r>
    </w:p>
    <w:p w14:paraId="234A3D2C" w14:textId="77777777" w:rsidR="0086309C" w:rsidRPr="0086309C" w:rsidRDefault="0086309C" w:rsidP="0086309C">
      <w:pPr>
        <w:numPr>
          <w:ilvl w:val="0"/>
          <w:numId w:val="95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观察竞争对手（如</w:t>
      </w:r>
      <w:r w:rsidRPr="0086309C">
        <w:rPr>
          <w:rFonts w:ascii="Times New Roman" w:eastAsia="微软雅黑" w:hAnsi="Times New Roman" w:cs="Times New Roman"/>
          <w:b/>
          <w:bCs/>
          <w:sz w:val="22"/>
          <w:szCs w:val="22"/>
        </w:rPr>
        <w:t xml:space="preserve"> Google </w:t>
      </w:r>
      <w:r w:rsidRPr="0086309C">
        <w:rPr>
          <w:rFonts w:ascii="Times New Roman" w:eastAsia="微软雅黑" w:hAnsi="Times New Roman" w:cs="Times New Roman"/>
          <w:b/>
          <w:bCs/>
          <w:sz w:val="22"/>
          <w:szCs w:val="22"/>
        </w:rPr>
        <w:t>和</w:t>
      </w:r>
      <w:r w:rsidRPr="0086309C">
        <w:rPr>
          <w:rFonts w:ascii="Times New Roman" w:eastAsia="微软雅黑" w:hAnsi="Times New Roman" w:cs="Times New Roman"/>
          <w:b/>
          <w:bCs/>
          <w:sz w:val="22"/>
          <w:szCs w:val="22"/>
        </w:rPr>
        <w:t xml:space="preserve"> The Trade Desk</w:t>
      </w:r>
      <w:r w:rsidRPr="0086309C">
        <w:rPr>
          <w:rFonts w:ascii="Times New Roman" w:eastAsia="微软雅黑" w:hAnsi="Times New Roman" w:cs="Times New Roman"/>
          <w:b/>
          <w:bCs/>
          <w:sz w:val="22"/>
          <w:szCs w:val="22"/>
        </w:rPr>
        <w:t>）的市场份额变化</w:t>
      </w:r>
      <w:r w:rsidRPr="0086309C">
        <w:rPr>
          <w:rFonts w:ascii="Times New Roman" w:eastAsia="微软雅黑" w:hAnsi="Times New Roman" w:cs="Times New Roman"/>
          <w:sz w:val="22"/>
          <w:szCs w:val="22"/>
        </w:rPr>
        <w:t>。</w:t>
      </w:r>
    </w:p>
    <w:p w14:paraId="72198072" w14:textId="77777777" w:rsidR="0086309C" w:rsidRPr="0086309C" w:rsidRDefault="0086309C" w:rsidP="0086309C">
      <w:pPr>
        <w:numPr>
          <w:ilvl w:val="0"/>
          <w:numId w:val="95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关注内部持仓变动</w:t>
      </w:r>
      <w:r w:rsidRPr="0086309C">
        <w:rPr>
          <w:rFonts w:ascii="Times New Roman" w:eastAsia="微软雅黑" w:hAnsi="Times New Roman" w:cs="Times New Roman"/>
          <w:sz w:val="22"/>
          <w:szCs w:val="22"/>
        </w:rPr>
        <w:t>，若管理层开始增持，可能是买入信号。</w:t>
      </w:r>
    </w:p>
    <w:p w14:paraId="57618FD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FF988F5">
          <v:rect id="_x0000_i1832" style="width:0;height:1.5pt" o:hralign="center" o:hrstd="t" o:hr="t" fillcolor="#a0a0a0" stroked="f"/>
        </w:pict>
      </w:r>
    </w:p>
    <w:p w14:paraId="54D84A2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11. </w:t>
      </w:r>
      <w:r w:rsidRPr="0086309C">
        <w:rPr>
          <w:rFonts w:ascii="Times New Roman" w:eastAsia="微软雅黑" w:hAnsi="Times New Roman" w:cs="Times New Roman"/>
          <w:b/>
          <w:bCs/>
          <w:sz w:val="22"/>
          <w:szCs w:val="22"/>
        </w:rPr>
        <w:t>结论</w:t>
      </w:r>
    </w:p>
    <w:p w14:paraId="08A2921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是一家具备强大</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驱动增长潜力的公司，但当前估值已充分反映未来增长，短期投资回报有限。建议投资者保持谨慎，并在股价回调时寻找更好的买入机会</w:t>
      </w:r>
      <w:r w:rsidRPr="0086309C">
        <w:rPr>
          <w:rFonts w:ascii="Times New Roman" w:eastAsia="微软雅黑" w:hAnsi="Times New Roman" w:cs="Times New Roman"/>
          <w:sz w:val="22"/>
          <w:szCs w:val="22"/>
        </w:rPr>
        <w:t>。</w:t>
      </w:r>
    </w:p>
    <w:p w14:paraId="5FCB4BD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307F52D">
          <v:rect id="_x0000_i1833" style="width:0;height:1.5pt" o:hralign="center" o:hrstd="t" o:hr="t" fillcolor="#a0a0a0" stroked="f"/>
        </w:pict>
      </w:r>
    </w:p>
    <w:p w14:paraId="1529DFB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这份报告基于最新市场数据、机构持仓、行业趋势和财务分析，若需进一步深入研究特定领域，如</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广告技术、市场竞争格局等</w:t>
      </w:r>
      <w:r w:rsidRPr="0086309C">
        <w:rPr>
          <w:rFonts w:ascii="Times New Roman" w:eastAsia="微软雅黑" w:hAnsi="Times New Roman" w:cs="Times New Roman"/>
          <w:sz w:val="22"/>
          <w:szCs w:val="22"/>
        </w:rPr>
        <w:t>，可以继续探讨。</w:t>
      </w:r>
    </w:p>
    <w:p w14:paraId="02770F3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12. </w:t>
      </w:r>
      <w:r w:rsidRPr="0086309C">
        <w:rPr>
          <w:rFonts w:ascii="Times New Roman" w:eastAsia="微软雅黑" w:hAnsi="Times New Roman" w:cs="Times New Roman"/>
          <w:b/>
          <w:bCs/>
          <w:sz w:val="22"/>
          <w:szCs w:val="22"/>
        </w:rPr>
        <w:t>风险分析</w:t>
      </w:r>
    </w:p>
    <w:p w14:paraId="2C8FBE9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尽管</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具备</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驱动的高增长潜力，但投资仍需考虑多个关键风险因素，包括</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市场风险、竞争风险、监管风险、财务风险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等。</w:t>
      </w:r>
    </w:p>
    <w:p w14:paraId="218FB29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12.1 </w:t>
      </w:r>
      <w:r w:rsidRPr="0086309C">
        <w:rPr>
          <w:rFonts w:ascii="Times New Roman" w:eastAsia="微软雅黑" w:hAnsi="Times New Roman" w:cs="Times New Roman"/>
          <w:b/>
          <w:bCs/>
          <w:sz w:val="22"/>
          <w:szCs w:val="22"/>
        </w:rPr>
        <w:t>市场风险</w:t>
      </w:r>
    </w:p>
    <w:p w14:paraId="20C37F36"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估值过高，市场预期过于乐观</w:t>
      </w:r>
    </w:p>
    <w:p w14:paraId="06F3F61D" w14:textId="77777777" w:rsidR="0086309C" w:rsidRPr="0086309C" w:rsidRDefault="0086309C" w:rsidP="0086309C">
      <w:pPr>
        <w:numPr>
          <w:ilvl w:val="0"/>
          <w:numId w:val="95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当前</w:t>
      </w:r>
      <w:r w:rsidRPr="0086309C">
        <w:rPr>
          <w:rFonts w:ascii="Times New Roman" w:eastAsia="微软雅黑" w:hAnsi="Times New Roman" w:cs="Times New Roman"/>
          <w:sz w:val="22"/>
          <w:szCs w:val="22"/>
        </w:rPr>
        <w:t xml:space="preserve"> PEG</w:t>
      </w:r>
      <w:r w:rsidRPr="0086309C">
        <w:rPr>
          <w:rFonts w:ascii="Times New Roman" w:eastAsia="微软雅黑" w:hAnsi="Times New Roman" w:cs="Times New Roman"/>
          <w:sz w:val="22"/>
          <w:szCs w:val="22"/>
        </w:rPr>
        <w:t>（市盈增长比率）为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1.23x (2025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和</w:t>
      </w:r>
      <w:r w:rsidRPr="0086309C">
        <w:rPr>
          <w:rFonts w:ascii="Times New Roman" w:eastAsia="微软雅黑" w:hAnsi="Times New Roman" w:cs="Times New Roman"/>
          <w:b/>
          <w:bCs/>
          <w:sz w:val="22"/>
          <w:szCs w:val="22"/>
        </w:rPr>
        <w:t xml:space="preserve"> 1.24x (2026</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，意味着市场已经定价了较高的未来增长预期。</w:t>
      </w:r>
    </w:p>
    <w:p w14:paraId="5835728D" w14:textId="77777777" w:rsidR="0086309C" w:rsidRPr="0086309C" w:rsidRDefault="0086309C" w:rsidP="0086309C">
      <w:pPr>
        <w:numPr>
          <w:ilvl w:val="0"/>
          <w:numId w:val="95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业绩未达到市场预期</w:t>
      </w:r>
      <w:r w:rsidRPr="0086309C">
        <w:rPr>
          <w:rFonts w:ascii="Times New Roman" w:eastAsia="微软雅黑" w:hAnsi="Times New Roman" w:cs="Times New Roman"/>
          <w:sz w:val="22"/>
          <w:szCs w:val="22"/>
        </w:rPr>
        <w:t>，股价可能面临大幅回调的风险。</w:t>
      </w:r>
    </w:p>
    <w:p w14:paraId="15787805" w14:textId="77777777" w:rsidR="0086309C" w:rsidRPr="0086309C" w:rsidRDefault="0086309C" w:rsidP="0086309C">
      <w:pPr>
        <w:numPr>
          <w:ilvl w:val="0"/>
          <w:numId w:val="95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6 </w:t>
      </w:r>
      <w:r w:rsidRPr="0086309C">
        <w:rPr>
          <w:rFonts w:ascii="Times New Roman" w:eastAsia="微软雅黑" w:hAnsi="Times New Roman" w:cs="Times New Roman"/>
          <w:sz w:val="22"/>
          <w:szCs w:val="22"/>
        </w:rPr>
        <w:t>个月股价已上涨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超过</w:t>
      </w:r>
      <w:r w:rsidRPr="0086309C">
        <w:rPr>
          <w:rFonts w:ascii="Times New Roman" w:eastAsia="微软雅黑" w:hAnsi="Times New Roman" w:cs="Times New Roman"/>
          <w:b/>
          <w:bCs/>
          <w:sz w:val="22"/>
          <w:szCs w:val="22"/>
        </w:rPr>
        <w:t xml:space="preserve"> 700%</w:t>
      </w:r>
      <w:r w:rsidRPr="0086309C">
        <w:rPr>
          <w:rFonts w:ascii="Times New Roman" w:eastAsia="微软雅黑" w:hAnsi="Times New Roman" w:cs="Times New Roman"/>
          <w:sz w:val="22"/>
          <w:szCs w:val="22"/>
        </w:rPr>
        <w:t>，短期内存在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资金获利了结的可能性</w:t>
      </w:r>
      <w:r w:rsidRPr="0086309C">
        <w:rPr>
          <w:rFonts w:ascii="Times New Roman" w:eastAsia="微软雅黑" w:hAnsi="Times New Roman" w:cs="Times New Roman"/>
          <w:sz w:val="22"/>
          <w:szCs w:val="22"/>
        </w:rPr>
        <w:t>，尤其是内部人士持续减持。</w:t>
      </w:r>
    </w:p>
    <w:p w14:paraId="49A127C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全球经济环境影响广告支出</w:t>
      </w:r>
    </w:p>
    <w:p w14:paraId="467F5CC6" w14:textId="77777777" w:rsidR="0086309C" w:rsidRPr="0086309C" w:rsidRDefault="0086309C" w:rsidP="0086309C">
      <w:pPr>
        <w:numPr>
          <w:ilvl w:val="0"/>
          <w:numId w:val="95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数字广告市场对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宏观经济周期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敏感，若经济放缓，广告预算可能被削减，从而影响</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的收入增长。</w:t>
      </w:r>
    </w:p>
    <w:p w14:paraId="1F16F837" w14:textId="77777777" w:rsidR="0086309C" w:rsidRPr="0086309C" w:rsidRDefault="0086309C" w:rsidP="0086309C">
      <w:pPr>
        <w:numPr>
          <w:ilvl w:val="0"/>
          <w:numId w:val="95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美国及全球利率环境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可能影响科技公司估值，若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美联储维持高利率</w:t>
      </w:r>
      <w:r w:rsidRPr="0086309C">
        <w:rPr>
          <w:rFonts w:ascii="Times New Roman" w:eastAsia="微软雅黑" w:hAnsi="Times New Roman" w:cs="Times New Roman"/>
          <w:sz w:val="22"/>
          <w:szCs w:val="22"/>
        </w:rPr>
        <w:t>，投资者可能更青睐盈利稳定的大型科技公司，而非高增长但高估值的企业。</w:t>
      </w:r>
    </w:p>
    <w:p w14:paraId="4F3D191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3556E7B">
          <v:rect id="_x0000_i1834" style="width:0;height:1.5pt" o:hralign="center" o:hrstd="t" o:hr="t" fillcolor="#a0a0a0" stroked="f"/>
        </w:pict>
      </w:r>
    </w:p>
    <w:p w14:paraId="75F9642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12.2 </w:t>
      </w:r>
      <w:r w:rsidRPr="0086309C">
        <w:rPr>
          <w:rFonts w:ascii="Times New Roman" w:eastAsia="微软雅黑" w:hAnsi="Times New Roman" w:cs="Times New Roman"/>
          <w:b/>
          <w:bCs/>
          <w:sz w:val="22"/>
          <w:szCs w:val="22"/>
        </w:rPr>
        <w:t>竞争风险</w:t>
      </w:r>
    </w:p>
    <w:p w14:paraId="7B83CDE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主要竞争对手的技术突破</w:t>
      </w:r>
    </w:p>
    <w:p w14:paraId="0A7E4D6B" w14:textId="77777777" w:rsidR="0086309C" w:rsidRPr="0086309C" w:rsidRDefault="0086309C" w:rsidP="0086309C">
      <w:pPr>
        <w:numPr>
          <w:ilvl w:val="0"/>
          <w:numId w:val="95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Google (GOOGL)</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Meta (META)</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仍然主导广告市场，且具备更强的技术优势和更广泛的广告生态系统：</w:t>
      </w:r>
      <w:r w:rsidRPr="0086309C">
        <w:rPr>
          <w:rFonts w:ascii="Times New Roman" w:eastAsia="微软雅黑" w:hAnsi="Times New Roman" w:cs="Times New Roman"/>
          <w:sz w:val="22"/>
          <w:szCs w:val="22"/>
        </w:rPr>
        <w:t xml:space="preserve"> </w:t>
      </w:r>
    </w:p>
    <w:p w14:paraId="2A6CAE28" w14:textId="77777777" w:rsidR="0086309C" w:rsidRPr="0086309C" w:rsidRDefault="0086309C" w:rsidP="0086309C">
      <w:pPr>
        <w:numPr>
          <w:ilvl w:val="1"/>
          <w:numId w:val="95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Google </w:t>
      </w:r>
      <w:r w:rsidRPr="0086309C">
        <w:rPr>
          <w:rFonts w:ascii="Times New Roman" w:eastAsia="微软雅黑" w:hAnsi="Times New Roman" w:cs="Times New Roman"/>
          <w:sz w:val="22"/>
          <w:szCs w:val="22"/>
        </w:rPr>
        <w:t>旗下</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Performance Max (PMax)</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持续优化，可能削弱</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广告优化领域的领先地位。</w:t>
      </w:r>
    </w:p>
    <w:p w14:paraId="2661F56C" w14:textId="77777777" w:rsidR="0086309C" w:rsidRPr="0086309C" w:rsidRDefault="0086309C" w:rsidP="0086309C">
      <w:pPr>
        <w:numPr>
          <w:ilvl w:val="1"/>
          <w:numId w:val="95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Meta </w:t>
      </w:r>
      <w:r w:rsidRPr="0086309C">
        <w:rPr>
          <w:rFonts w:ascii="Times New Roman" w:eastAsia="微软雅黑" w:hAnsi="Times New Roman" w:cs="Times New Roman"/>
          <w:sz w:val="22"/>
          <w:szCs w:val="22"/>
        </w:rPr>
        <w:t>也在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Reels </w:t>
      </w:r>
      <w:r w:rsidRPr="0086309C">
        <w:rPr>
          <w:rFonts w:ascii="Times New Roman" w:eastAsia="微软雅黑" w:hAnsi="Times New Roman" w:cs="Times New Roman"/>
          <w:b/>
          <w:bCs/>
          <w:sz w:val="22"/>
          <w:szCs w:val="22"/>
        </w:rPr>
        <w:t>广告和</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驱动广告匹配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方面加大投入。</w:t>
      </w:r>
    </w:p>
    <w:p w14:paraId="1710EF40" w14:textId="77777777" w:rsidR="0086309C" w:rsidRPr="0086309C" w:rsidRDefault="0086309C" w:rsidP="0086309C">
      <w:pPr>
        <w:numPr>
          <w:ilvl w:val="0"/>
          <w:numId w:val="95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Unity Software (U) </w:t>
      </w:r>
      <w:r w:rsidRPr="0086309C">
        <w:rPr>
          <w:rFonts w:ascii="Times New Roman" w:eastAsia="微软雅黑" w:hAnsi="Times New Roman" w:cs="Times New Roman"/>
          <w:b/>
          <w:bCs/>
          <w:sz w:val="22"/>
          <w:szCs w:val="22"/>
        </w:rPr>
        <w:t>与</w:t>
      </w:r>
      <w:r w:rsidRPr="0086309C">
        <w:rPr>
          <w:rFonts w:ascii="Times New Roman" w:eastAsia="微软雅黑" w:hAnsi="Times New Roman" w:cs="Times New Roman"/>
          <w:b/>
          <w:bCs/>
          <w:sz w:val="22"/>
          <w:szCs w:val="22"/>
        </w:rPr>
        <w:t xml:space="preserve"> The Trade Desk (TTD) </w:t>
      </w:r>
      <w:r w:rsidRPr="0086309C">
        <w:rPr>
          <w:rFonts w:ascii="Times New Roman" w:eastAsia="微软雅黑" w:hAnsi="Times New Roman" w:cs="Times New Roman"/>
          <w:b/>
          <w:bCs/>
          <w:sz w:val="22"/>
          <w:szCs w:val="22"/>
        </w:rPr>
        <w:t>的竞争</w:t>
      </w:r>
      <w:r w:rsidRPr="0086309C">
        <w:rPr>
          <w:rFonts w:ascii="Times New Roman" w:eastAsia="微软雅黑" w:hAnsi="Times New Roman" w:cs="Times New Roman"/>
          <w:sz w:val="22"/>
          <w:szCs w:val="22"/>
        </w:rPr>
        <w:t xml:space="preserve"> </w:t>
      </w:r>
    </w:p>
    <w:p w14:paraId="7FB73ADF" w14:textId="77777777" w:rsidR="0086309C" w:rsidRPr="0086309C" w:rsidRDefault="0086309C" w:rsidP="0086309C">
      <w:pPr>
        <w:numPr>
          <w:ilvl w:val="1"/>
          <w:numId w:val="95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 xml:space="preserve">Unity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游戏广告变现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领域竞争激烈，</w:t>
      </w:r>
      <w:r w:rsidRPr="0086309C">
        <w:rPr>
          <w:rFonts w:ascii="Times New Roman" w:eastAsia="微软雅黑" w:hAnsi="Times New Roman" w:cs="Times New Roman"/>
          <w:sz w:val="22"/>
          <w:szCs w:val="22"/>
        </w:rPr>
        <w:t xml:space="preserve">Unity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3D </w:t>
      </w:r>
      <w:r w:rsidRPr="0086309C">
        <w:rPr>
          <w:rFonts w:ascii="Times New Roman" w:eastAsia="微软雅黑" w:hAnsi="Times New Roman" w:cs="Times New Roman"/>
          <w:sz w:val="22"/>
          <w:szCs w:val="22"/>
        </w:rPr>
        <w:t>引擎优势可能吸引更多开发者选择其广告平台。</w:t>
      </w:r>
    </w:p>
    <w:p w14:paraId="335A67EF" w14:textId="77777777" w:rsidR="0086309C" w:rsidRPr="0086309C" w:rsidRDefault="0086309C" w:rsidP="0086309C">
      <w:pPr>
        <w:numPr>
          <w:ilvl w:val="1"/>
          <w:numId w:val="95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The Trade Desk </w:t>
      </w:r>
      <w:r w:rsidRPr="0086309C">
        <w:rPr>
          <w:rFonts w:ascii="Times New Roman" w:eastAsia="微软雅黑" w:hAnsi="Times New Roman" w:cs="Times New Roman"/>
          <w:sz w:val="22"/>
          <w:szCs w:val="22"/>
        </w:rPr>
        <w:t>作为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独立</w:t>
      </w:r>
      <w:r w:rsidRPr="0086309C">
        <w:rPr>
          <w:rFonts w:ascii="Times New Roman" w:eastAsia="微软雅黑" w:hAnsi="Times New Roman" w:cs="Times New Roman"/>
          <w:b/>
          <w:bCs/>
          <w:sz w:val="22"/>
          <w:szCs w:val="22"/>
        </w:rPr>
        <w:t xml:space="preserve"> DSP (</w:t>
      </w:r>
      <w:r w:rsidRPr="0086309C">
        <w:rPr>
          <w:rFonts w:ascii="Times New Roman" w:eastAsia="微软雅黑" w:hAnsi="Times New Roman" w:cs="Times New Roman"/>
          <w:b/>
          <w:bCs/>
          <w:sz w:val="22"/>
          <w:szCs w:val="22"/>
        </w:rPr>
        <w:t>需求方平台</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，正在获得更多品牌广告商的青睐，抢占市场份额。</w:t>
      </w:r>
    </w:p>
    <w:p w14:paraId="2E521D7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行业价格战</w:t>
      </w:r>
    </w:p>
    <w:p w14:paraId="1F40DEFB" w14:textId="77777777" w:rsidR="0086309C" w:rsidRPr="0086309C" w:rsidRDefault="0086309C" w:rsidP="0086309C">
      <w:pPr>
        <w:numPr>
          <w:ilvl w:val="0"/>
          <w:numId w:val="96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若竞争对手</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降低广告定价</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或提供</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更有吸引力的分成方案</w:t>
      </w:r>
      <w:r w:rsidRPr="0086309C">
        <w:rPr>
          <w:rFonts w:ascii="Times New Roman" w:eastAsia="微软雅黑" w:hAnsi="Times New Roman" w:cs="Times New Roman"/>
          <w:sz w:val="22"/>
          <w:szCs w:val="22"/>
        </w:rPr>
        <w:t>，可能影响</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的盈利能力。</w:t>
      </w:r>
    </w:p>
    <w:p w14:paraId="16B715FB" w14:textId="77777777" w:rsidR="0086309C" w:rsidRPr="0086309C" w:rsidRDefault="0086309C" w:rsidP="0086309C">
      <w:pPr>
        <w:numPr>
          <w:ilvl w:val="0"/>
          <w:numId w:val="96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广告变现平台的议价能力下降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可能导致</w:t>
      </w:r>
      <w:r w:rsidRPr="0086309C">
        <w:rPr>
          <w:rFonts w:ascii="Times New Roman" w:eastAsia="微软雅黑" w:hAnsi="Times New Roman" w:cs="Times New Roman"/>
          <w:sz w:val="22"/>
          <w:szCs w:val="22"/>
        </w:rPr>
        <w:t xml:space="preserve"> EBITDA </w:t>
      </w:r>
      <w:r w:rsidRPr="0086309C">
        <w:rPr>
          <w:rFonts w:ascii="Times New Roman" w:eastAsia="微软雅黑" w:hAnsi="Times New Roman" w:cs="Times New Roman"/>
          <w:sz w:val="22"/>
          <w:szCs w:val="22"/>
        </w:rPr>
        <w:t>利润率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从</w:t>
      </w:r>
      <w:r w:rsidRPr="0086309C">
        <w:rPr>
          <w:rFonts w:ascii="Times New Roman" w:eastAsia="微软雅黑" w:hAnsi="Times New Roman" w:cs="Times New Roman"/>
          <w:b/>
          <w:bCs/>
          <w:sz w:val="22"/>
          <w:szCs w:val="22"/>
        </w:rPr>
        <w:t xml:space="preserve"> 78% </w:t>
      </w:r>
      <w:r w:rsidRPr="0086309C">
        <w:rPr>
          <w:rFonts w:ascii="Times New Roman" w:eastAsia="微软雅黑" w:hAnsi="Times New Roman" w:cs="Times New Roman"/>
          <w:b/>
          <w:bCs/>
          <w:sz w:val="22"/>
          <w:szCs w:val="22"/>
        </w:rPr>
        <w:t>下降</w:t>
      </w:r>
      <w:r w:rsidRPr="0086309C">
        <w:rPr>
          <w:rFonts w:ascii="Times New Roman" w:eastAsia="微软雅黑" w:hAnsi="Times New Roman" w:cs="Times New Roman"/>
          <w:sz w:val="22"/>
          <w:szCs w:val="22"/>
        </w:rPr>
        <w:t>。</w:t>
      </w:r>
    </w:p>
    <w:p w14:paraId="08D30D0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F7C21D3">
          <v:rect id="_x0000_i1835" style="width:0;height:1.5pt" o:hralign="center" o:hrstd="t" o:hr="t" fillcolor="#a0a0a0" stroked="f"/>
        </w:pict>
      </w:r>
    </w:p>
    <w:p w14:paraId="23A6E2D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12.3 </w:t>
      </w:r>
      <w:r w:rsidRPr="0086309C">
        <w:rPr>
          <w:rFonts w:ascii="Times New Roman" w:eastAsia="微软雅黑" w:hAnsi="Times New Roman" w:cs="Times New Roman"/>
          <w:b/>
          <w:bCs/>
          <w:sz w:val="22"/>
          <w:szCs w:val="22"/>
        </w:rPr>
        <w:t>监管风险</w:t>
      </w:r>
    </w:p>
    <w:p w14:paraId="545A09A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隐私政策与数据合规</w:t>
      </w:r>
    </w:p>
    <w:p w14:paraId="1D3155EA" w14:textId="77777777" w:rsidR="0086309C" w:rsidRPr="0086309C" w:rsidRDefault="0086309C" w:rsidP="0086309C">
      <w:pPr>
        <w:numPr>
          <w:ilvl w:val="0"/>
          <w:numId w:val="96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苹果</w:t>
      </w:r>
      <w:r w:rsidRPr="0086309C">
        <w:rPr>
          <w:rFonts w:ascii="Times New Roman" w:eastAsia="微软雅黑" w:hAnsi="Times New Roman" w:cs="Times New Roman"/>
          <w:b/>
          <w:bCs/>
          <w:sz w:val="22"/>
          <w:szCs w:val="22"/>
        </w:rPr>
        <w:t xml:space="preserve"> ATT </w:t>
      </w:r>
      <w:r w:rsidRPr="0086309C">
        <w:rPr>
          <w:rFonts w:ascii="Times New Roman" w:eastAsia="微软雅黑" w:hAnsi="Times New Roman" w:cs="Times New Roman"/>
          <w:b/>
          <w:bCs/>
          <w:sz w:val="22"/>
          <w:szCs w:val="22"/>
        </w:rPr>
        <w:t>政策</w:t>
      </w:r>
      <w:r w:rsidRPr="0086309C">
        <w:rPr>
          <w:rFonts w:ascii="Times New Roman" w:eastAsia="微软雅黑" w:hAnsi="Times New Roman" w:cs="Times New Roman"/>
          <w:b/>
          <w:bCs/>
          <w:sz w:val="22"/>
          <w:szCs w:val="22"/>
        </w:rPr>
        <w:t xml:space="preserve"> (App Tracking Transparency)</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p>
    <w:p w14:paraId="08B9AA5C" w14:textId="77777777" w:rsidR="0086309C" w:rsidRPr="0086309C" w:rsidRDefault="0086309C" w:rsidP="0086309C">
      <w:pPr>
        <w:numPr>
          <w:ilvl w:val="1"/>
          <w:numId w:val="96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Apple </w:t>
      </w:r>
      <w:r w:rsidRPr="0086309C">
        <w:rPr>
          <w:rFonts w:ascii="Times New Roman" w:eastAsia="微软雅黑" w:hAnsi="Times New Roman" w:cs="Times New Roman"/>
          <w:sz w:val="22"/>
          <w:szCs w:val="22"/>
        </w:rPr>
        <w:t>已加强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iOS </w:t>
      </w:r>
      <w:r w:rsidRPr="0086309C">
        <w:rPr>
          <w:rFonts w:ascii="Times New Roman" w:eastAsia="微软雅黑" w:hAnsi="Times New Roman" w:cs="Times New Roman"/>
          <w:b/>
          <w:bCs/>
          <w:sz w:val="22"/>
          <w:szCs w:val="22"/>
        </w:rPr>
        <w:t>端隐私保护</w:t>
      </w:r>
      <w:r w:rsidRPr="0086309C">
        <w:rPr>
          <w:rFonts w:ascii="Times New Roman" w:eastAsia="微软雅黑" w:hAnsi="Times New Roman" w:cs="Times New Roman"/>
          <w:sz w:val="22"/>
          <w:szCs w:val="22"/>
        </w:rPr>
        <w:t>，限制广告追踪能力，导致广告投放</w:t>
      </w:r>
      <w:r w:rsidRPr="0086309C">
        <w:rPr>
          <w:rFonts w:ascii="Times New Roman" w:eastAsia="微软雅黑" w:hAnsi="Times New Roman" w:cs="Times New Roman"/>
          <w:sz w:val="22"/>
          <w:szCs w:val="22"/>
        </w:rPr>
        <w:t xml:space="preserve"> ROI </w:t>
      </w:r>
      <w:r w:rsidRPr="0086309C">
        <w:rPr>
          <w:rFonts w:ascii="Times New Roman" w:eastAsia="微软雅黑" w:hAnsi="Times New Roman" w:cs="Times New Roman"/>
          <w:sz w:val="22"/>
          <w:szCs w:val="22"/>
        </w:rPr>
        <w:t>下降。</w:t>
      </w:r>
    </w:p>
    <w:p w14:paraId="55C92F50" w14:textId="77777777" w:rsidR="0086309C" w:rsidRPr="0086309C" w:rsidRDefault="0086309C" w:rsidP="0086309C">
      <w:pPr>
        <w:numPr>
          <w:ilvl w:val="1"/>
          <w:numId w:val="96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若未来</w:t>
      </w:r>
      <w:r w:rsidRPr="0086309C">
        <w:rPr>
          <w:rFonts w:ascii="Times New Roman" w:eastAsia="微软雅黑" w:hAnsi="Times New Roman" w:cs="Times New Roman"/>
          <w:sz w:val="22"/>
          <w:szCs w:val="22"/>
        </w:rPr>
        <w:t xml:space="preserve"> Apple </w:t>
      </w:r>
      <w:r w:rsidRPr="0086309C">
        <w:rPr>
          <w:rFonts w:ascii="Times New Roman" w:eastAsia="微软雅黑" w:hAnsi="Times New Roman" w:cs="Times New Roman"/>
          <w:sz w:val="22"/>
          <w:szCs w:val="22"/>
        </w:rPr>
        <w:t>进一步加强隐私保护措施，可能影响</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算法的精准度。</w:t>
      </w:r>
    </w:p>
    <w:p w14:paraId="2228EA21" w14:textId="77777777" w:rsidR="0086309C" w:rsidRPr="0086309C" w:rsidRDefault="0086309C" w:rsidP="0086309C">
      <w:pPr>
        <w:numPr>
          <w:ilvl w:val="0"/>
          <w:numId w:val="96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欧盟和美国的广告监管</w:t>
      </w:r>
      <w:r w:rsidRPr="0086309C">
        <w:rPr>
          <w:rFonts w:ascii="Times New Roman" w:eastAsia="微软雅黑" w:hAnsi="Times New Roman" w:cs="Times New Roman"/>
          <w:sz w:val="22"/>
          <w:szCs w:val="22"/>
        </w:rPr>
        <w:t xml:space="preserve"> </w:t>
      </w:r>
    </w:p>
    <w:p w14:paraId="16AAB434" w14:textId="77777777" w:rsidR="0086309C" w:rsidRPr="0086309C" w:rsidRDefault="0086309C" w:rsidP="0086309C">
      <w:pPr>
        <w:numPr>
          <w:ilvl w:val="1"/>
          <w:numId w:val="96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欧盟《数字市场法案</w:t>
      </w:r>
      <w:r w:rsidRPr="0086309C">
        <w:rPr>
          <w:rFonts w:ascii="Times New Roman" w:eastAsia="微软雅黑" w:hAnsi="Times New Roman" w:cs="Times New Roman"/>
          <w:b/>
          <w:bCs/>
          <w:sz w:val="22"/>
          <w:szCs w:val="22"/>
        </w:rPr>
        <w:t xml:space="preserve"> (DMA)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美国</w:t>
      </w:r>
      <w:r w:rsidRPr="0086309C">
        <w:rPr>
          <w:rFonts w:ascii="Times New Roman" w:eastAsia="微软雅黑" w:hAnsi="Times New Roman" w:cs="Times New Roman"/>
          <w:b/>
          <w:bCs/>
          <w:sz w:val="22"/>
          <w:szCs w:val="22"/>
        </w:rPr>
        <w:t xml:space="preserve"> FTC (</w:t>
      </w:r>
      <w:r w:rsidRPr="0086309C">
        <w:rPr>
          <w:rFonts w:ascii="Times New Roman" w:eastAsia="微软雅黑" w:hAnsi="Times New Roman" w:cs="Times New Roman"/>
          <w:b/>
          <w:bCs/>
          <w:sz w:val="22"/>
          <w:szCs w:val="22"/>
        </w:rPr>
        <w:t>联邦贸易委员会</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对广告行业的审查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可能带来额外的合规成本。</w:t>
      </w:r>
    </w:p>
    <w:p w14:paraId="2DCFFBEB" w14:textId="77777777" w:rsidR="0086309C" w:rsidRPr="0086309C" w:rsidRDefault="0086309C" w:rsidP="0086309C">
      <w:pPr>
        <w:numPr>
          <w:ilvl w:val="1"/>
          <w:numId w:val="96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第三方</w:t>
      </w:r>
      <w:r w:rsidRPr="0086309C">
        <w:rPr>
          <w:rFonts w:ascii="Times New Roman" w:eastAsia="微软雅黑" w:hAnsi="Times New Roman" w:cs="Times New Roman"/>
          <w:b/>
          <w:bCs/>
          <w:sz w:val="22"/>
          <w:szCs w:val="22"/>
        </w:rPr>
        <w:t xml:space="preserve"> Cookie </w:t>
      </w:r>
      <w:r w:rsidRPr="0086309C">
        <w:rPr>
          <w:rFonts w:ascii="Times New Roman" w:eastAsia="微软雅黑" w:hAnsi="Times New Roman" w:cs="Times New Roman"/>
          <w:b/>
          <w:bCs/>
          <w:sz w:val="22"/>
          <w:szCs w:val="22"/>
        </w:rPr>
        <w:t>的淘汰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可能使广告技术公司（包括</w:t>
      </w:r>
      <w:r w:rsidRPr="0086309C">
        <w:rPr>
          <w:rFonts w:ascii="Times New Roman" w:eastAsia="微软雅黑" w:hAnsi="Times New Roman" w:cs="Times New Roman"/>
          <w:sz w:val="22"/>
          <w:szCs w:val="22"/>
        </w:rPr>
        <w:t xml:space="preserve"> AppLovin</w:t>
      </w:r>
      <w:r w:rsidRPr="0086309C">
        <w:rPr>
          <w:rFonts w:ascii="Times New Roman" w:eastAsia="微软雅黑" w:hAnsi="Times New Roman" w:cs="Times New Roman"/>
          <w:sz w:val="22"/>
          <w:szCs w:val="22"/>
        </w:rPr>
        <w:t>）面临重构广告投放策略的挑战。</w:t>
      </w:r>
    </w:p>
    <w:p w14:paraId="1F0035B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82A7DE3">
          <v:rect id="_x0000_i1836" style="width:0;height:1.5pt" o:hralign="center" o:hrstd="t" o:hr="t" fillcolor="#a0a0a0" stroked="f"/>
        </w:pict>
      </w:r>
    </w:p>
    <w:p w14:paraId="6619BB6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12.4 </w:t>
      </w:r>
      <w:r w:rsidRPr="0086309C">
        <w:rPr>
          <w:rFonts w:ascii="Times New Roman" w:eastAsia="微软雅黑" w:hAnsi="Times New Roman" w:cs="Times New Roman"/>
          <w:b/>
          <w:bCs/>
          <w:sz w:val="22"/>
          <w:szCs w:val="22"/>
        </w:rPr>
        <w:t>财务风险</w:t>
      </w:r>
    </w:p>
    <w:p w14:paraId="0436EC9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过度依赖广告业务，缺乏业务多元化</w:t>
      </w:r>
    </w:p>
    <w:p w14:paraId="4A1ED044" w14:textId="77777777" w:rsidR="0086309C" w:rsidRPr="0086309C" w:rsidRDefault="0086309C" w:rsidP="0086309C">
      <w:pPr>
        <w:numPr>
          <w:ilvl w:val="0"/>
          <w:numId w:val="96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70% </w:t>
      </w:r>
      <w:r w:rsidRPr="0086309C">
        <w:rPr>
          <w:rFonts w:ascii="Times New Roman" w:eastAsia="微软雅黑" w:hAnsi="Times New Roman" w:cs="Times New Roman"/>
          <w:b/>
          <w:bCs/>
          <w:sz w:val="22"/>
          <w:szCs w:val="22"/>
        </w:rPr>
        <w:t>营收来自软件广告业务</w:t>
      </w:r>
      <w:r w:rsidRPr="0086309C">
        <w:rPr>
          <w:rFonts w:ascii="Times New Roman" w:eastAsia="微软雅黑" w:hAnsi="Times New Roman" w:cs="Times New Roman"/>
          <w:b/>
          <w:bCs/>
          <w:sz w:val="22"/>
          <w:szCs w:val="22"/>
        </w:rPr>
        <w:t xml:space="preserve"> (SP)</w:t>
      </w:r>
      <w:r w:rsidRPr="0086309C">
        <w:rPr>
          <w:rFonts w:ascii="Times New Roman" w:eastAsia="微软雅黑" w:hAnsi="Times New Roman" w:cs="Times New Roman"/>
          <w:sz w:val="22"/>
          <w:szCs w:val="22"/>
        </w:rPr>
        <w:t>，若广告市场增长放缓，公司可能面临业绩下滑的风险。</w:t>
      </w:r>
    </w:p>
    <w:p w14:paraId="1B28AD20" w14:textId="77777777" w:rsidR="0086309C" w:rsidRPr="0086309C" w:rsidRDefault="0086309C" w:rsidP="0086309C">
      <w:pPr>
        <w:numPr>
          <w:ilvl w:val="0"/>
          <w:numId w:val="96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应用业务</w:t>
      </w:r>
      <w:r w:rsidRPr="0086309C">
        <w:rPr>
          <w:rFonts w:ascii="Times New Roman" w:eastAsia="微软雅黑" w:hAnsi="Times New Roman" w:cs="Times New Roman"/>
          <w:b/>
          <w:bCs/>
          <w:sz w:val="22"/>
          <w:szCs w:val="22"/>
        </w:rPr>
        <w:t xml:space="preserve"> (Apps) </w:t>
      </w:r>
      <w:r w:rsidRPr="0086309C">
        <w:rPr>
          <w:rFonts w:ascii="Times New Roman" w:eastAsia="微软雅黑" w:hAnsi="Times New Roman" w:cs="Times New Roman"/>
          <w:b/>
          <w:bCs/>
          <w:sz w:val="22"/>
          <w:szCs w:val="22"/>
        </w:rPr>
        <w:t>增速仅</w:t>
      </w:r>
      <w:r w:rsidRPr="0086309C">
        <w:rPr>
          <w:rFonts w:ascii="Times New Roman" w:eastAsia="微软雅黑" w:hAnsi="Times New Roman" w:cs="Times New Roman"/>
          <w:b/>
          <w:bCs/>
          <w:sz w:val="22"/>
          <w:szCs w:val="22"/>
        </w:rPr>
        <w:t xml:space="preserve"> 0.9%</w:t>
      </w:r>
      <w:r w:rsidRPr="0086309C">
        <w:rPr>
          <w:rFonts w:ascii="Times New Roman" w:eastAsia="微软雅黑" w:hAnsi="Times New Roman" w:cs="Times New Roman"/>
          <w:sz w:val="22"/>
          <w:szCs w:val="22"/>
        </w:rPr>
        <w:t>，缺乏新的增长点。</w:t>
      </w:r>
    </w:p>
    <w:p w14:paraId="0286781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长期债务较高</w:t>
      </w:r>
    </w:p>
    <w:p w14:paraId="7BBA17E4" w14:textId="77777777" w:rsidR="0086309C" w:rsidRPr="0086309C" w:rsidRDefault="0086309C" w:rsidP="0086309C">
      <w:pPr>
        <w:numPr>
          <w:ilvl w:val="0"/>
          <w:numId w:val="96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长期债务</w:t>
      </w:r>
      <w:r w:rsidRPr="0086309C">
        <w:rPr>
          <w:rFonts w:ascii="Times New Roman" w:eastAsia="微软雅黑" w:hAnsi="Times New Roman" w:cs="Times New Roman"/>
          <w:b/>
          <w:bCs/>
          <w:sz w:val="22"/>
          <w:szCs w:val="22"/>
        </w:rPr>
        <w:t xml:space="preserve"> $3.47B</w:t>
      </w:r>
      <w:r w:rsidRPr="0086309C">
        <w:rPr>
          <w:rFonts w:ascii="Times New Roman" w:eastAsia="微软雅黑" w:hAnsi="Times New Roman" w:cs="Times New Roman"/>
          <w:sz w:val="22"/>
          <w:szCs w:val="22"/>
        </w:rPr>
        <w:t>，虽然</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现金流强劲</w:t>
      </w:r>
      <w:r w:rsidRPr="0086309C">
        <w:rPr>
          <w:rFonts w:ascii="Times New Roman" w:eastAsia="微软雅黑" w:hAnsi="Times New Roman" w:cs="Times New Roman"/>
          <w:sz w:val="22"/>
          <w:szCs w:val="22"/>
        </w:rPr>
        <w:t>，但若未来利率上升或营收增长放缓，公司可能面临债务压力。</w:t>
      </w:r>
    </w:p>
    <w:p w14:paraId="2D338A9B" w14:textId="77777777" w:rsidR="0086309C" w:rsidRPr="0086309C" w:rsidRDefault="0086309C" w:rsidP="0086309C">
      <w:pPr>
        <w:numPr>
          <w:ilvl w:val="0"/>
          <w:numId w:val="96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未来</w:t>
      </w:r>
      <w:r w:rsidRPr="0086309C">
        <w:rPr>
          <w:rFonts w:ascii="Times New Roman" w:eastAsia="微软雅黑" w:hAnsi="Times New Roman" w:cs="Times New Roman"/>
          <w:b/>
          <w:bCs/>
          <w:sz w:val="22"/>
          <w:szCs w:val="22"/>
        </w:rPr>
        <w:t xml:space="preserve"> 3 </w:t>
      </w:r>
      <w:r w:rsidRPr="0086309C">
        <w:rPr>
          <w:rFonts w:ascii="Times New Roman" w:eastAsia="微软雅黑" w:hAnsi="Times New Roman" w:cs="Times New Roman"/>
          <w:b/>
          <w:bCs/>
          <w:sz w:val="22"/>
          <w:szCs w:val="22"/>
        </w:rPr>
        <w:t>年仍需继续回购股票</w:t>
      </w:r>
      <w:r w:rsidRPr="0086309C">
        <w:rPr>
          <w:rFonts w:ascii="Times New Roman" w:eastAsia="微软雅黑" w:hAnsi="Times New Roman" w:cs="Times New Roman"/>
          <w:b/>
          <w:bCs/>
          <w:sz w:val="22"/>
          <w:szCs w:val="22"/>
        </w:rPr>
        <w:t xml:space="preserve"> ($2.3B </w:t>
      </w:r>
      <w:r w:rsidRPr="0086309C">
        <w:rPr>
          <w:rFonts w:ascii="Times New Roman" w:eastAsia="微软雅黑" w:hAnsi="Times New Roman" w:cs="Times New Roman"/>
          <w:b/>
          <w:bCs/>
          <w:sz w:val="22"/>
          <w:szCs w:val="22"/>
        </w:rPr>
        <w:t>回购计划</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，可能导致资本支出增加，影响现金流灵活性。</w:t>
      </w:r>
    </w:p>
    <w:p w14:paraId="2D5921C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12C2609">
          <v:rect id="_x0000_i1837" style="width:0;height:1.5pt" o:hralign="center" o:hrstd="t" o:hr="t" fillcolor="#a0a0a0" stroked="f"/>
        </w:pict>
      </w:r>
    </w:p>
    <w:p w14:paraId="4F7144A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13. </w:t>
      </w:r>
      <w:r w:rsidRPr="0086309C">
        <w:rPr>
          <w:rFonts w:ascii="Times New Roman" w:eastAsia="微软雅黑" w:hAnsi="Times New Roman" w:cs="Times New Roman"/>
          <w:b/>
          <w:bCs/>
          <w:sz w:val="22"/>
          <w:szCs w:val="22"/>
        </w:rPr>
        <w:t>未来增长动能</w:t>
      </w:r>
    </w:p>
    <w:p w14:paraId="47639C7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尽管存在风险，</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仍具备多个长期增长动力，特别是在</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广告技术、市场扩展和业务优化方面。</w:t>
      </w:r>
    </w:p>
    <w:p w14:paraId="5375C33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13.1 AI </w:t>
      </w:r>
      <w:r w:rsidRPr="0086309C">
        <w:rPr>
          <w:rFonts w:ascii="Times New Roman" w:eastAsia="微软雅黑" w:hAnsi="Times New Roman" w:cs="Times New Roman"/>
          <w:b/>
          <w:bCs/>
          <w:sz w:val="22"/>
          <w:szCs w:val="22"/>
        </w:rPr>
        <w:t>在广告优化中的持续突破</w:t>
      </w:r>
    </w:p>
    <w:p w14:paraId="67CDF95A" w14:textId="77777777" w:rsidR="0086309C" w:rsidRPr="0086309C" w:rsidRDefault="0086309C" w:rsidP="0086309C">
      <w:pPr>
        <w:numPr>
          <w:ilvl w:val="0"/>
          <w:numId w:val="96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仍然是</w:t>
      </w:r>
      <w:r w:rsidRPr="0086309C">
        <w:rPr>
          <w:rFonts w:ascii="Times New Roman" w:eastAsia="微软雅黑" w:hAnsi="Times New Roman" w:cs="Times New Roman"/>
          <w:b/>
          <w:bCs/>
          <w:sz w:val="22"/>
          <w:szCs w:val="22"/>
        </w:rPr>
        <w:t xml:space="preserve"> AppLovin </w:t>
      </w:r>
      <w:r w:rsidRPr="0086309C">
        <w:rPr>
          <w:rFonts w:ascii="Times New Roman" w:eastAsia="微软雅黑" w:hAnsi="Times New Roman" w:cs="Times New Roman"/>
          <w:b/>
          <w:bCs/>
          <w:sz w:val="22"/>
          <w:szCs w:val="22"/>
        </w:rPr>
        <w:t>最大的增长引擎</w:t>
      </w:r>
      <w:r w:rsidRPr="0086309C">
        <w:rPr>
          <w:rFonts w:ascii="Times New Roman" w:eastAsia="微软雅黑" w:hAnsi="Times New Roman" w:cs="Times New Roman"/>
          <w:sz w:val="22"/>
          <w:szCs w:val="22"/>
        </w:rPr>
        <w:t>，能够精准优化广告投放，提高</w:t>
      </w:r>
      <w:r w:rsidRPr="0086309C">
        <w:rPr>
          <w:rFonts w:ascii="Times New Roman" w:eastAsia="微软雅黑" w:hAnsi="Times New Roman" w:cs="Times New Roman"/>
          <w:sz w:val="22"/>
          <w:szCs w:val="22"/>
        </w:rPr>
        <w:t xml:space="preserve"> ROI</w:t>
      </w:r>
      <w:r w:rsidRPr="0086309C">
        <w:rPr>
          <w:rFonts w:ascii="Times New Roman" w:eastAsia="微软雅黑" w:hAnsi="Times New Roman" w:cs="Times New Roman"/>
          <w:sz w:val="22"/>
          <w:szCs w:val="22"/>
        </w:rPr>
        <w:t>。</w:t>
      </w:r>
    </w:p>
    <w:p w14:paraId="63E3E7A1" w14:textId="77777777" w:rsidR="0086309C" w:rsidRPr="0086309C" w:rsidRDefault="0086309C" w:rsidP="0086309C">
      <w:pPr>
        <w:numPr>
          <w:ilvl w:val="0"/>
          <w:numId w:val="96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未来若</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b/>
          <w:bCs/>
          <w:sz w:val="22"/>
          <w:szCs w:val="22"/>
        </w:rPr>
        <w:t>成功拓展至电商广告市场</w:t>
      </w:r>
      <w:r w:rsidRPr="0086309C">
        <w:rPr>
          <w:rFonts w:ascii="Times New Roman" w:eastAsia="微软雅黑" w:hAnsi="Times New Roman" w:cs="Times New Roman"/>
          <w:sz w:val="22"/>
          <w:szCs w:val="22"/>
        </w:rPr>
        <w:t>，可能带来额外的增长动能。</w:t>
      </w:r>
    </w:p>
    <w:p w14:paraId="393A07F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13.2 </w:t>
      </w:r>
      <w:r w:rsidRPr="0086309C">
        <w:rPr>
          <w:rFonts w:ascii="Times New Roman" w:eastAsia="微软雅黑" w:hAnsi="Times New Roman" w:cs="Times New Roman"/>
          <w:b/>
          <w:bCs/>
          <w:sz w:val="22"/>
          <w:szCs w:val="22"/>
        </w:rPr>
        <w:t>进入更广阔的广告市场</w:t>
      </w:r>
    </w:p>
    <w:p w14:paraId="024F9D71" w14:textId="77777777" w:rsidR="0086309C" w:rsidRPr="0086309C" w:rsidRDefault="0086309C" w:rsidP="0086309C">
      <w:pPr>
        <w:numPr>
          <w:ilvl w:val="0"/>
          <w:numId w:val="96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当前专注于游戏广告变现</w:t>
      </w:r>
      <w:r w:rsidRPr="0086309C">
        <w:rPr>
          <w:rFonts w:ascii="Times New Roman" w:eastAsia="微软雅黑" w:hAnsi="Times New Roman" w:cs="Times New Roman"/>
          <w:sz w:val="22"/>
          <w:szCs w:val="22"/>
        </w:rPr>
        <w:t>，但未来可扩展至：</w:t>
      </w:r>
      <w:r w:rsidRPr="0086309C">
        <w:rPr>
          <w:rFonts w:ascii="Times New Roman" w:eastAsia="微软雅黑" w:hAnsi="Times New Roman" w:cs="Times New Roman"/>
          <w:sz w:val="22"/>
          <w:szCs w:val="22"/>
        </w:rPr>
        <w:t xml:space="preserve"> </w:t>
      </w:r>
    </w:p>
    <w:p w14:paraId="4357B950" w14:textId="77777777" w:rsidR="0086309C" w:rsidRPr="0086309C" w:rsidRDefault="0086309C" w:rsidP="0086309C">
      <w:pPr>
        <w:numPr>
          <w:ilvl w:val="1"/>
          <w:numId w:val="96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电商广告</w:t>
      </w:r>
      <w:r w:rsidRPr="0086309C">
        <w:rPr>
          <w:rFonts w:ascii="Times New Roman" w:eastAsia="微软雅黑" w:hAnsi="Times New Roman" w:cs="Times New Roman"/>
          <w:b/>
          <w:bCs/>
          <w:sz w:val="22"/>
          <w:szCs w:val="22"/>
        </w:rPr>
        <w:t xml:space="preserve"> (E-commerce Ads)</w:t>
      </w:r>
      <w:r w:rsidRPr="0086309C">
        <w:rPr>
          <w:rFonts w:ascii="Times New Roman" w:eastAsia="微软雅黑" w:hAnsi="Times New Roman" w:cs="Times New Roman"/>
          <w:sz w:val="22"/>
          <w:szCs w:val="22"/>
        </w:rPr>
        <w:t>：利用</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优化电商平台广告。</w:t>
      </w:r>
    </w:p>
    <w:p w14:paraId="176D13ED" w14:textId="77777777" w:rsidR="0086309C" w:rsidRPr="0086309C" w:rsidRDefault="0086309C" w:rsidP="0086309C">
      <w:pPr>
        <w:numPr>
          <w:ilvl w:val="1"/>
          <w:numId w:val="96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流媒体广告</w:t>
      </w:r>
      <w:r w:rsidRPr="0086309C">
        <w:rPr>
          <w:rFonts w:ascii="Times New Roman" w:eastAsia="微软雅黑" w:hAnsi="Times New Roman" w:cs="Times New Roman"/>
          <w:b/>
          <w:bCs/>
          <w:sz w:val="22"/>
          <w:szCs w:val="22"/>
        </w:rPr>
        <w:t xml:space="preserve"> (Streaming Ads)</w:t>
      </w:r>
      <w:r w:rsidRPr="0086309C">
        <w:rPr>
          <w:rFonts w:ascii="Times New Roman" w:eastAsia="微软雅黑" w:hAnsi="Times New Roman" w:cs="Times New Roman"/>
          <w:sz w:val="22"/>
          <w:szCs w:val="22"/>
        </w:rPr>
        <w:t>：与</w:t>
      </w:r>
      <w:r w:rsidRPr="0086309C">
        <w:rPr>
          <w:rFonts w:ascii="Times New Roman" w:eastAsia="微软雅黑" w:hAnsi="Times New Roman" w:cs="Times New Roman"/>
          <w:sz w:val="22"/>
          <w:szCs w:val="22"/>
        </w:rPr>
        <w:t xml:space="preserve"> Netflix</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Disney+ </w:t>
      </w:r>
      <w:r w:rsidRPr="0086309C">
        <w:rPr>
          <w:rFonts w:ascii="Times New Roman" w:eastAsia="微软雅黑" w:hAnsi="Times New Roman" w:cs="Times New Roman"/>
          <w:sz w:val="22"/>
          <w:szCs w:val="22"/>
        </w:rPr>
        <w:t>等合作优化广告投放。</w:t>
      </w:r>
    </w:p>
    <w:p w14:paraId="4EA217C1" w14:textId="77777777" w:rsidR="0086309C" w:rsidRPr="0086309C" w:rsidRDefault="0086309C" w:rsidP="0086309C">
      <w:pPr>
        <w:numPr>
          <w:ilvl w:val="1"/>
          <w:numId w:val="96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社交广告</w:t>
      </w:r>
      <w:r w:rsidRPr="0086309C">
        <w:rPr>
          <w:rFonts w:ascii="Times New Roman" w:eastAsia="微软雅黑" w:hAnsi="Times New Roman" w:cs="Times New Roman"/>
          <w:b/>
          <w:bCs/>
          <w:sz w:val="22"/>
          <w:szCs w:val="22"/>
        </w:rPr>
        <w:t xml:space="preserve"> (Social Ads)</w:t>
      </w:r>
      <w:r w:rsidRPr="0086309C">
        <w:rPr>
          <w:rFonts w:ascii="Times New Roman" w:eastAsia="微软雅黑" w:hAnsi="Times New Roman" w:cs="Times New Roman"/>
          <w:sz w:val="22"/>
          <w:szCs w:val="22"/>
        </w:rPr>
        <w:t>：针对</w:t>
      </w:r>
      <w:r w:rsidRPr="0086309C">
        <w:rPr>
          <w:rFonts w:ascii="Times New Roman" w:eastAsia="微软雅黑" w:hAnsi="Times New Roman" w:cs="Times New Roman"/>
          <w:sz w:val="22"/>
          <w:szCs w:val="22"/>
        </w:rPr>
        <w:t xml:space="preserve"> TikTok</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Instagram </w:t>
      </w:r>
      <w:r w:rsidRPr="0086309C">
        <w:rPr>
          <w:rFonts w:ascii="Times New Roman" w:eastAsia="微软雅黑" w:hAnsi="Times New Roman" w:cs="Times New Roman"/>
          <w:sz w:val="22"/>
          <w:szCs w:val="22"/>
        </w:rPr>
        <w:t>等平台的广告优化。</w:t>
      </w:r>
    </w:p>
    <w:p w14:paraId="3B762AD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13.3 M&amp;A (</w:t>
      </w:r>
      <w:r w:rsidRPr="0086309C">
        <w:rPr>
          <w:rFonts w:ascii="Times New Roman" w:eastAsia="微软雅黑" w:hAnsi="Times New Roman" w:cs="Times New Roman"/>
          <w:b/>
          <w:bCs/>
          <w:sz w:val="22"/>
          <w:szCs w:val="22"/>
        </w:rPr>
        <w:t>并购策略</w:t>
      </w:r>
      <w:r w:rsidRPr="0086309C">
        <w:rPr>
          <w:rFonts w:ascii="Times New Roman" w:eastAsia="微软雅黑" w:hAnsi="Times New Roman" w:cs="Times New Roman"/>
          <w:b/>
          <w:bCs/>
          <w:sz w:val="22"/>
          <w:szCs w:val="22"/>
        </w:rPr>
        <w:t>)</w:t>
      </w:r>
    </w:p>
    <w:p w14:paraId="3F56713E" w14:textId="77777777" w:rsidR="0086309C" w:rsidRPr="0086309C" w:rsidRDefault="0086309C" w:rsidP="0086309C">
      <w:pPr>
        <w:numPr>
          <w:ilvl w:val="0"/>
          <w:numId w:val="96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可能并购小型</w:t>
      </w:r>
      <w:r w:rsidRPr="0086309C">
        <w:rPr>
          <w:rFonts w:ascii="Times New Roman" w:eastAsia="微软雅黑" w:hAnsi="Times New Roman" w:cs="Times New Roman"/>
          <w:b/>
          <w:bCs/>
          <w:sz w:val="22"/>
          <w:szCs w:val="22"/>
        </w:rPr>
        <w:t xml:space="preserve"> DSP (</w:t>
      </w:r>
      <w:r w:rsidRPr="0086309C">
        <w:rPr>
          <w:rFonts w:ascii="Times New Roman" w:eastAsia="微软雅黑" w:hAnsi="Times New Roman" w:cs="Times New Roman"/>
          <w:b/>
          <w:bCs/>
          <w:sz w:val="22"/>
          <w:szCs w:val="22"/>
        </w:rPr>
        <w:t>需求方平台</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或</w:t>
      </w:r>
      <w:r w:rsidRPr="0086309C">
        <w:rPr>
          <w:rFonts w:ascii="Times New Roman" w:eastAsia="微软雅黑" w:hAnsi="Times New Roman" w:cs="Times New Roman"/>
          <w:b/>
          <w:bCs/>
          <w:sz w:val="22"/>
          <w:szCs w:val="22"/>
        </w:rPr>
        <w:t xml:space="preserve"> AdTech </w:t>
      </w:r>
      <w:r w:rsidRPr="0086309C">
        <w:rPr>
          <w:rFonts w:ascii="Times New Roman" w:eastAsia="微软雅黑" w:hAnsi="Times New Roman" w:cs="Times New Roman"/>
          <w:b/>
          <w:bCs/>
          <w:sz w:val="22"/>
          <w:szCs w:val="22"/>
        </w:rPr>
        <w:t>初创公司</w:t>
      </w:r>
      <w:r w:rsidRPr="0086309C">
        <w:rPr>
          <w:rFonts w:ascii="Times New Roman" w:eastAsia="微软雅黑" w:hAnsi="Times New Roman" w:cs="Times New Roman"/>
          <w:sz w:val="22"/>
          <w:szCs w:val="22"/>
        </w:rPr>
        <w:t>，增强广告优化能力。</w:t>
      </w:r>
    </w:p>
    <w:p w14:paraId="72432A04" w14:textId="77777777" w:rsidR="0086309C" w:rsidRPr="0086309C" w:rsidRDefault="0086309C" w:rsidP="0086309C">
      <w:pPr>
        <w:numPr>
          <w:ilvl w:val="0"/>
          <w:numId w:val="96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w:t>
      </w:r>
      <w:r w:rsidRPr="0086309C">
        <w:rPr>
          <w:rFonts w:ascii="Times New Roman" w:eastAsia="微软雅黑" w:hAnsi="Times New Roman" w:cs="Times New Roman"/>
          <w:sz w:val="22"/>
          <w:szCs w:val="22"/>
        </w:rPr>
        <w:t xml:space="preserve"> 12 </w:t>
      </w:r>
      <w:r w:rsidRPr="0086309C">
        <w:rPr>
          <w:rFonts w:ascii="Times New Roman" w:eastAsia="微软雅黑" w:hAnsi="Times New Roman" w:cs="Times New Roman"/>
          <w:sz w:val="22"/>
          <w:szCs w:val="22"/>
        </w:rPr>
        <w:t>个月需关注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是否有战略性收购</w:t>
      </w:r>
      <w:r w:rsidRPr="0086309C">
        <w:rPr>
          <w:rFonts w:ascii="Times New Roman" w:eastAsia="微软雅黑" w:hAnsi="Times New Roman" w:cs="Times New Roman"/>
          <w:sz w:val="22"/>
          <w:szCs w:val="22"/>
        </w:rPr>
        <w:t>，这可能是推动股价上涨的重要催化剂。</w:t>
      </w:r>
    </w:p>
    <w:p w14:paraId="15AFDB2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5BC066D">
          <v:rect id="_x0000_i1838" style="width:0;height:1.5pt" o:hralign="center" o:hrstd="t" o:hr="t" fillcolor="#a0a0a0" stroked="f"/>
        </w:pict>
      </w:r>
    </w:p>
    <w:p w14:paraId="16766E9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14. </w:t>
      </w:r>
      <w:r w:rsidRPr="0086309C">
        <w:rPr>
          <w:rFonts w:ascii="Times New Roman" w:eastAsia="微软雅黑" w:hAnsi="Times New Roman" w:cs="Times New Roman"/>
          <w:b/>
          <w:bCs/>
          <w:sz w:val="22"/>
          <w:szCs w:val="22"/>
        </w:rPr>
        <w:t>结论与投资建议</w:t>
      </w:r>
    </w:p>
    <w:p w14:paraId="587E268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基于综合分析，</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sz w:val="22"/>
          <w:szCs w:val="22"/>
        </w:rPr>
        <w:t>确实具备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强大的</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驱动广告变现能力</w:t>
      </w:r>
      <w:r w:rsidRPr="0086309C">
        <w:rPr>
          <w:rFonts w:ascii="Times New Roman" w:eastAsia="微软雅黑" w:hAnsi="Times New Roman" w:cs="Times New Roman"/>
          <w:sz w:val="22"/>
          <w:szCs w:val="22"/>
        </w:rPr>
        <w:t>，但当前估值已较高，投资者需谨慎权衡风险与回报。</w:t>
      </w:r>
    </w:p>
    <w:p w14:paraId="7A99947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投资建议</w:t>
      </w:r>
    </w:p>
    <w:tbl>
      <w:tblPr>
        <w:tblStyle w:val="41"/>
        <w:tblW w:w="0" w:type="auto"/>
        <w:tblLook w:val="04A0" w:firstRow="1" w:lastRow="0" w:firstColumn="1" w:lastColumn="0" w:noHBand="0" w:noVBand="1"/>
      </w:tblPr>
      <w:tblGrid>
        <w:gridCol w:w="1528"/>
        <w:gridCol w:w="7822"/>
      </w:tblGrid>
      <w:tr w:rsidR="0086309C" w:rsidRPr="0086309C" w14:paraId="4D2EBAA5"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E15745"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策略</w:t>
            </w:r>
          </w:p>
        </w:tc>
        <w:tc>
          <w:tcPr>
            <w:tcW w:w="0" w:type="auto"/>
            <w:hideMark/>
          </w:tcPr>
          <w:p w14:paraId="0FDDDB32"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建议</w:t>
            </w:r>
          </w:p>
        </w:tc>
      </w:tr>
      <w:tr w:rsidR="0086309C" w:rsidRPr="0086309C" w14:paraId="4DEA0E9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B2F99"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短线投资</w:t>
            </w:r>
          </w:p>
        </w:tc>
        <w:tc>
          <w:tcPr>
            <w:tcW w:w="0" w:type="auto"/>
            <w:hideMark/>
          </w:tcPr>
          <w:p w14:paraId="6C1DCA6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由于股价已上涨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700%+</w:t>
            </w:r>
            <w:r w:rsidRPr="0086309C">
              <w:rPr>
                <w:rFonts w:ascii="Times New Roman" w:eastAsia="微软雅黑" w:hAnsi="Times New Roman" w:cs="Times New Roman"/>
                <w:sz w:val="22"/>
                <w:szCs w:val="22"/>
              </w:rPr>
              <w:t>，短期回调风险较大。建议</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在</w:t>
            </w:r>
            <w:r w:rsidRPr="0086309C">
              <w:rPr>
                <w:rFonts w:ascii="Times New Roman" w:eastAsia="微软雅黑" w:hAnsi="Times New Roman" w:cs="Times New Roman"/>
                <w:b/>
                <w:bCs/>
                <w:sz w:val="22"/>
                <w:szCs w:val="22"/>
              </w:rPr>
              <w:t xml:space="preserve"> $350-$370 </w:t>
            </w:r>
            <w:r w:rsidRPr="0086309C">
              <w:rPr>
                <w:rFonts w:ascii="Times New Roman" w:eastAsia="微软雅黑" w:hAnsi="Times New Roman" w:cs="Times New Roman"/>
                <w:b/>
                <w:bCs/>
                <w:sz w:val="22"/>
                <w:szCs w:val="22"/>
              </w:rPr>
              <w:t>区间逐步获利了结</w:t>
            </w:r>
            <w:r w:rsidRPr="0086309C">
              <w:rPr>
                <w:rFonts w:ascii="Times New Roman" w:eastAsia="微软雅黑" w:hAnsi="Times New Roman" w:cs="Times New Roman"/>
                <w:sz w:val="22"/>
                <w:szCs w:val="22"/>
              </w:rPr>
              <w:t>，等待财报确认业绩是否匹配高预期。</w:t>
            </w:r>
          </w:p>
        </w:tc>
      </w:tr>
      <w:tr w:rsidR="0086309C" w:rsidRPr="0086309C" w14:paraId="00A10BE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73E431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中期投资</w:t>
            </w:r>
            <w:r w:rsidRPr="0086309C">
              <w:rPr>
                <w:rFonts w:ascii="Times New Roman" w:eastAsia="微软雅黑" w:hAnsi="Times New Roman" w:cs="Times New Roman"/>
                <w:sz w:val="22"/>
                <w:szCs w:val="22"/>
              </w:rPr>
              <w:t xml:space="preserve"> (6-12 </w:t>
            </w:r>
            <w:r w:rsidRPr="0086309C">
              <w:rPr>
                <w:rFonts w:ascii="Times New Roman" w:eastAsia="微软雅黑" w:hAnsi="Times New Roman" w:cs="Times New Roman"/>
                <w:sz w:val="22"/>
                <w:szCs w:val="22"/>
              </w:rPr>
              <w:t>个月</w:t>
            </w:r>
            <w:r w:rsidRPr="0086309C">
              <w:rPr>
                <w:rFonts w:ascii="Times New Roman" w:eastAsia="微软雅黑" w:hAnsi="Times New Roman" w:cs="Times New Roman"/>
                <w:sz w:val="22"/>
                <w:szCs w:val="22"/>
              </w:rPr>
              <w:t>)</w:t>
            </w:r>
          </w:p>
        </w:tc>
        <w:tc>
          <w:tcPr>
            <w:tcW w:w="0" w:type="auto"/>
            <w:hideMark/>
          </w:tcPr>
          <w:p w14:paraId="1A9FD452"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日财报</w:t>
            </w:r>
            <w:r w:rsidRPr="0086309C">
              <w:rPr>
                <w:rFonts w:ascii="Times New Roman" w:eastAsia="微软雅黑" w:hAnsi="Times New Roman" w:cs="Times New Roman"/>
                <w:sz w:val="22"/>
                <w:szCs w:val="22"/>
              </w:rPr>
              <w:t>，若业绩超预期且股价未大幅上升，可考虑短期持有。若跌至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$270-$300 </w:t>
            </w:r>
            <w:r w:rsidRPr="0086309C">
              <w:rPr>
                <w:rFonts w:ascii="Times New Roman" w:eastAsia="微软雅黑" w:hAnsi="Times New Roman" w:cs="Times New Roman"/>
                <w:b/>
                <w:bCs/>
                <w:sz w:val="22"/>
                <w:szCs w:val="22"/>
              </w:rPr>
              <w:t>区间</w:t>
            </w:r>
            <w:r w:rsidRPr="0086309C">
              <w:rPr>
                <w:rFonts w:ascii="Times New Roman" w:eastAsia="微软雅黑" w:hAnsi="Times New Roman" w:cs="Times New Roman"/>
                <w:sz w:val="22"/>
                <w:szCs w:val="22"/>
              </w:rPr>
              <w:t>，可考虑再次建仓。</w:t>
            </w:r>
          </w:p>
        </w:tc>
      </w:tr>
      <w:tr w:rsidR="0086309C" w:rsidRPr="0086309C" w14:paraId="31AFEA3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28D0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长期投资</w:t>
            </w:r>
            <w:r w:rsidRPr="0086309C">
              <w:rPr>
                <w:rFonts w:ascii="Times New Roman" w:eastAsia="微软雅黑" w:hAnsi="Times New Roman" w:cs="Times New Roman"/>
                <w:sz w:val="22"/>
                <w:szCs w:val="22"/>
              </w:rPr>
              <w:t xml:space="preserve"> (3-5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w:t>
            </w:r>
          </w:p>
        </w:tc>
        <w:tc>
          <w:tcPr>
            <w:tcW w:w="0" w:type="auto"/>
            <w:hideMark/>
          </w:tcPr>
          <w:p w14:paraId="22F87BB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主要依赖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AXON </w:t>
            </w:r>
            <w:r w:rsidRPr="0086309C">
              <w:rPr>
                <w:rFonts w:ascii="Times New Roman" w:eastAsia="微软雅黑" w:hAnsi="Times New Roman" w:cs="Times New Roman"/>
                <w:b/>
                <w:bCs/>
                <w:sz w:val="22"/>
                <w:szCs w:val="22"/>
              </w:rPr>
              <w:t>进一步扩展</w:t>
            </w:r>
            <w:r w:rsidRPr="0086309C">
              <w:rPr>
                <w:rFonts w:ascii="Times New Roman" w:eastAsia="微软雅黑" w:hAnsi="Times New Roman" w:cs="Times New Roman"/>
                <w:b/>
                <w:bCs/>
                <w:sz w:val="22"/>
                <w:szCs w:val="22"/>
              </w:rPr>
              <w:t xml:space="preserve"> TAM (</w:t>
            </w:r>
            <w:r w:rsidRPr="0086309C">
              <w:rPr>
                <w:rFonts w:ascii="Times New Roman" w:eastAsia="微软雅黑" w:hAnsi="Times New Roman" w:cs="Times New Roman"/>
                <w:b/>
                <w:bCs/>
                <w:sz w:val="22"/>
                <w:szCs w:val="22"/>
              </w:rPr>
              <w:t>总可用市场</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技术持续领先，可能长期跑赢市场。但需关注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行业竞争与监管风险</w:t>
            </w:r>
            <w:r w:rsidRPr="0086309C">
              <w:rPr>
                <w:rFonts w:ascii="Times New Roman" w:eastAsia="微软雅黑" w:hAnsi="Times New Roman" w:cs="Times New Roman"/>
                <w:sz w:val="22"/>
                <w:szCs w:val="22"/>
              </w:rPr>
              <w:t>。</w:t>
            </w:r>
          </w:p>
        </w:tc>
      </w:tr>
    </w:tbl>
    <w:p w14:paraId="44B7F5D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94F77A9">
          <v:rect id="_x0000_i1839" style="width:0;height:1.5pt" o:hralign="center" o:hrstd="t" o:hr="t" fillcolor="#a0a0a0" stroked="f"/>
        </w:pict>
      </w:r>
    </w:p>
    <w:p w14:paraId="605E76F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15. </w:t>
      </w:r>
      <w:r w:rsidRPr="0086309C">
        <w:rPr>
          <w:rFonts w:ascii="Times New Roman" w:eastAsia="微软雅黑" w:hAnsi="Times New Roman" w:cs="Times New Roman"/>
          <w:b/>
          <w:bCs/>
          <w:sz w:val="22"/>
          <w:szCs w:val="22"/>
        </w:rPr>
        <w:t>关注关键催化剂</w:t>
      </w:r>
    </w:p>
    <w:p w14:paraId="2305ECD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未来几个月内，以下因素可能影响</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的股价表现：</w:t>
      </w:r>
    </w:p>
    <w:p w14:paraId="355BE686" w14:textId="77777777" w:rsidR="0086309C" w:rsidRPr="0086309C" w:rsidRDefault="0086309C" w:rsidP="0086309C">
      <w:pPr>
        <w:numPr>
          <w:ilvl w:val="0"/>
          <w:numId w:val="96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w:t>
      </w:r>
      <w:r w:rsidRPr="0086309C">
        <w:rPr>
          <w:rFonts w:ascii="Times New Roman" w:eastAsia="微软雅黑" w:hAnsi="Times New Roman" w:cs="Times New Roman"/>
          <w:b/>
          <w:bCs/>
          <w:sz w:val="22"/>
          <w:szCs w:val="22"/>
        </w:rPr>
        <w:t xml:space="preserve"> Q4 </w:t>
      </w:r>
      <w:r w:rsidRPr="0086309C">
        <w:rPr>
          <w:rFonts w:ascii="Times New Roman" w:eastAsia="微软雅黑" w:hAnsi="Times New Roman" w:cs="Times New Roman"/>
          <w:b/>
          <w:bCs/>
          <w:sz w:val="22"/>
          <w:szCs w:val="22"/>
        </w:rPr>
        <w:t>财报</w:t>
      </w:r>
    </w:p>
    <w:p w14:paraId="21A7642B" w14:textId="77777777" w:rsidR="0086309C" w:rsidRPr="0086309C" w:rsidRDefault="0086309C" w:rsidP="0086309C">
      <w:pPr>
        <w:numPr>
          <w:ilvl w:val="1"/>
          <w:numId w:val="96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关注是否符合市场对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20-30% YoY </w:t>
      </w:r>
      <w:r w:rsidRPr="0086309C">
        <w:rPr>
          <w:rFonts w:ascii="Times New Roman" w:eastAsia="微软雅黑" w:hAnsi="Times New Roman" w:cs="Times New Roman"/>
          <w:b/>
          <w:bCs/>
          <w:sz w:val="22"/>
          <w:szCs w:val="22"/>
        </w:rPr>
        <w:t>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的高预期。</w:t>
      </w:r>
    </w:p>
    <w:p w14:paraId="2DBA9605" w14:textId="77777777" w:rsidR="0086309C" w:rsidRPr="0086309C" w:rsidRDefault="0086309C" w:rsidP="0086309C">
      <w:pPr>
        <w:numPr>
          <w:ilvl w:val="1"/>
          <w:numId w:val="96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毛利率未达</w:t>
      </w:r>
      <w:r w:rsidRPr="0086309C">
        <w:rPr>
          <w:rFonts w:ascii="Times New Roman" w:eastAsia="微软雅黑" w:hAnsi="Times New Roman" w:cs="Times New Roman"/>
          <w:b/>
          <w:bCs/>
          <w:sz w:val="22"/>
          <w:szCs w:val="22"/>
        </w:rPr>
        <w:t xml:space="preserve"> 78% </w:t>
      </w:r>
      <w:r w:rsidRPr="0086309C">
        <w:rPr>
          <w:rFonts w:ascii="Times New Roman" w:eastAsia="微软雅黑" w:hAnsi="Times New Roman" w:cs="Times New Roman"/>
          <w:b/>
          <w:bCs/>
          <w:sz w:val="22"/>
          <w:szCs w:val="22"/>
        </w:rPr>
        <w:t>或</w:t>
      </w:r>
      <w:r w:rsidRPr="0086309C">
        <w:rPr>
          <w:rFonts w:ascii="Times New Roman" w:eastAsia="微软雅黑" w:hAnsi="Times New Roman" w:cs="Times New Roman"/>
          <w:b/>
          <w:bCs/>
          <w:sz w:val="22"/>
          <w:szCs w:val="22"/>
        </w:rPr>
        <w:t xml:space="preserve"> EBITDA </w:t>
      </w:r>
      <w:r w:rsidRPr="0086309C">
        <w:rPr>
          <w:rFonts w:ascii="Times New Roman" w:eastAsia="微软雅黑" w:hAnsi="Times New Roman" w:cs="Times New Roman"/>
          <w:b/>
          <w:bCs/>
          <w:sz w:val="22"/>
          <w:szCs w:val="22"/>
        </w:rPr>
        <w:t>未达</w:t>
      </w:r>
      <w:r w:rsidRPr="0086309C">
        <w:rPr>
          <w:rFonts w:ascii="Times New Roman" w:eastAsia="微软雅黑" w:hAnsi="Times New Roman" w:cs="Times New Roman"/>
          <w:b/>
          <w:bCs/>
          <w:sz w:val="22"/>
          <w:szCs w:val="22"/>
        </w:rPr>
        <w:t xml:space="preserve"> $740M-$760M</w:t>
      </w:r>
      <w:r w:rsidRPr="0086309C">
        <w:rPr>
          <w:rFonts w:ascii="Times New Roman" w:eastAsia="微软雅黑" w:hAnsi="Times New Roman" w:cs="Times New Roman"/>
          <w:sz w:val="22"/>
          <w:szCs w:val="22"/>
        </w:rPr>
        <w:t>，股价可能调整。</w:t>
      </w:r>
    </w:p>
    <w:p w14:paraId="6A1A13D5" w14:textId="77777777" w:rsidR="0086309C" w:rsidRPr="0086309C" w:rsidRDefault="0086309C" w:rsidP="0086309C">
      <w:pPr>
        <w:numPr>
          <w:ilvl w:val="0"/>
          <w:numId w:val="96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机构持仓变化</w:t>
      </w:r>
    </w:p>
    <w:p w14:paraId="0577C04D" w14:textId="77777777" w:rsidR="0086309C" w:rsidRPr="0086309C" w:rsidRDefault="0086309C" w:rsidP="0086309C">
      <w:pPr>
        <w:numPr>
          <w:ilvl w:val="1"/>
          <w:numId w:val="96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若管理层</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持续减持</w:t>
      </w:r>
      <w:r w:rsidRPr="0086309C">
        <w:rPr>
          <w:rFonts w:ascii="Times New Roman" w:eastAsia="微软雅黑" w:hAnsi="Times New Roman" w:cs="Times New Roman"/>
          <w:sz w:val="22"/>
          <w:szCs w:val="22"/>
        </w:rPr>
        <w:t>，可能是股价见顶信号。</w:t>
      </w:r>
    </w:p>
    <w:p w14:paraId="5E190F5B" w14:textId="77777777" w:rsidR="0086309C" w:rsidRPr="0086309C" w:rsidRDefault="0086309C" w:rsidP="0086309C">
      <w:pPr>
        <w:numPr>
          <w:ilvl w:val="1"/>
          <w:numId w:val="96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柏基资本、雷达里奥等增持</w:t>
      </w:r>
      <w:r w:rsidRPr="0086309C">
        <w:rPr>
          <w:rFonts w:ascii="Times New Roman" w:eastAsia="微软雅黑" w:hAnsi="Times New Roman" w:cs="Times New Roman"/>
          <w:sz w:val="22"/>
          <w:szCs w:val="22"/>
        </w:rPr>
        <w:t>，则可能增强市场信心。</w:t>
      </w:r>
    </w:p>
    <w:p w14:paraId="026EF78B" w14:textId="77777777" w:rsidR="0086309C" w:rsidRPr="0086309C" w:rsidRDefault="0086309C" w:rsidP="0086309C">
      <w:pPr>
        <w:numPr>
          <w:ilvl w:val="0"/>
          <w:numId w:val="96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竞争对手的动态</w:t>
      </w:r>
    </w:p>
    <w:p w14:paraId="761B4F08" w14:textId="77777777" w:rsidR="0086309C" w:rsidRPr="0086309C" w:rsidRDefault="0086309C" w:rsidP="0086309C">
      <w:pPr>
        <w:numPr>
          <w:ilvl w:val="1"/>
          <w:numId w:val="96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Google</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Meta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Unity </w:t>
      </w:r>
      <w:r w:rsidRPr="0086309C">
        <w:rPr>
          <w:rFonts w:ascii="Times New Roman" w:eastAsia="微软雅黑" w:hAnsi="Times New Roman" w:cs="Times New Roman"/>
          <w:b/>
          <w:bCs/>
          <w:sz w:val="22"/>
          <w:szCs w:val="22"/>
        </w:rPr>
        <w:t>等推出新</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广告产品</w:t>
      </w:r>
      <w:r w:rsidRPr="0086309C">
        <w:rPr>
          <w:rFonts w:ascii="Times New Roman" w:eastAsia="微软雅黑" w:hAnsi="Times New Roman" w:cs="Times New Roman"/>
          <w:sz w:val="22"/>
          <w:szCs w:val="22"/>
        </w:rPr>
        <w:t>，可能影响</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竞争力。</w:t>
      </w:r>
    </w:p>
    <w:p w14:paraId="10B3E750" w14:textId="77777777" w:rsidR="0086309C" w:rsidRPr="0086309C" w:rsidRDefault="0086309C" w:rsidP="0086309C">
      <w:pPr>
        <w:numPr>
          <w:ilvl w:val="0"/>
          <w:numId w:val="96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全球经济环境</w:t>
      </w:r>
    </w:p>
    <w:p w14:paraId="60BDA6C7" w14:textId="77777777" w:rsidR="0086309C" w:rsidRPr="0086309C" w:rsidRDefault="0086309C" w:rsidP="0086309C">
      <w:pPr>
        <w:numPr>
          <w:ilvl w:val="1"/>
          <w:numId w:val="96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美联储降息</w:t>
      </w:r>
      <w:r w:rsidRPr="0086309C">
        <w:rPr>
          <w:rFonts w:ascii="Times New Roman" w:eastAsia="微软雅黑" w:hAnsi="Times New Roman" w:cs="Times New Roman"/>
          <w:sz w:val="22"/>
          <w:szCs w:val="22"/>
        </w:rPr>
        <w:t>，可能利好高增长科技股，推动</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估值进一步上行。</w:t>
      </w:r>
    </w:p>
    <w:p w14:paraId="66B3FB6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pict w14:anchorId="08AE762D">
          <v:rect id="_x0000_i1840" style="width:0;height:1.5pt" o:hralign="center" o:hrstd="t" o:hr="t" fillcolor="#a0a0a0" stroked="f"/>
        </w:pict>
      </w:r>
    </w:p>
    <w:p w14:paraId="21C099D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最终结论</w:t>
      </w:r>
    </w:p>
    <w:p w14:paraId="74DA13B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是一家具备强劲增长潜力的企业，但当前估值偏高，短期回报有限，建议投资者保持谨慎，并在财报发布后再做进一步投资决策。</w:t>
      </w:r>
    </w:p>
    <w:p w14:paraId="6D3301B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如需更详细的数据分析（如回归模型、</w:t>
      </w:r>
      <w:r w:rsidRPr="0086309C">
        <w:rPr>
          <w:rFonts w:ascii="Times New Roman" w:eastAsia="微软雅黑" w:hAnsi="Times New Roman" w:cs="Times New Roman"/>
          <w:sz w:val="22"/>
          <w:szCs w:val="22"/>
        </w:rPr>
        <w:t xml:space="preserve">DCF </w:t>
      </w:r>
      <w:r w:rsidRPr="0086309C">
        <w:rPr>
          <w:rFonts w:ascii="Times New Roman" w:eastAsia="微软雅黑" w:hAnsi="Times New Roman" w:cs="Times New Roman"/>
          <w:sz w:val="22"/>
          <w:szCs w:val="22"/>
        </w:rPr>
        <w:t>估值等），可以进一步探讨。</w:t>
      </w:r>
    </w:p>
    <w:p w14:paraId="58D57FC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16. </w:t>
      </w:r>
      <w:r w:rsidRPr="0086309C">
        <w:rPr>
          <w:rFonts w:ascii="Times New Roman" w:eastAsia="微软雅黑" w:hAnsi="Times New Roman" w:cs="Times New Roman"/>
          <w:b/>
          <w:bCs/>
          <w:sz w:val="22"/>
          <w:szCs w:val="22"/>
        </w:rPr>
        <w:t>详细财务分析与估值测算</w:t>
      </w:r>
    </w:p>
    <w:p w14:paraId="1194CFD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为了进一步验证</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当前的估值合理性，我们从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增长趋势、盈利能力、现金流状况</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估值比较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角度进行深入分析。</w:t>
      </w:r>
    </w:p>
    <w:p w14:paraId="14F621F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7F83F6A">
          <v:rect id="_x0000_i1841" style="width:0;height:1.5pt" o:hralign="center" o:hrstd="t" o:hr="t" fillcolor="#a0a0a0" stroked="f"/>
        </w:pict>
      </w:r>
    </w:p>
    <w:p w14:paraId="418165F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16.1 </w:t>
      </w:r>
      <w:r w:rsidRPr="0086309C">
        <w:rPr>
          <w:rFonts w:ascii="Times New Roman" w:eastAsia="微软雅黑" w:hAnsi="Times New Roman" w:cs="Times New Roman"/>
          <w:b/>
          <w:bCs/>
          <w:sz w:val="22"/>
          <w:szCs w:val="22"/>
        </w:rPr>
        <w:t>主要财务指标趋势分析</w:t>
      </w:r>
    </w:p>
    <w:tbl>
      <w:tblPr>
        <w:tblStyle w:val="41"/>
        <w:tblW w:w="0" w:type="auto"/>
        <w:tblLook w:val="04A0" w:firstRow="1" w:lastRow="0" w:firstColumn="1" w:lastColumn="0" w:noHBand="0" w:noVBand="1"/>
      </w:tblPr>
      <w:tblGrid>
        <w:gridCol w:w="2353"/>
        <w:gridCol w:w="931"/>
        <w:gridCol w:w="931"/>
        <w:gridCol w:w="909"/>
        <w:gridCol w:w="909"/>
      </w:tblGrid>
      <w:tr w:rsidR="0086309C" w:rsidRPr="0086309C" w14:paraId="5ED2272B"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322DF2"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4C1955A2"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 xml:space="preserve">2022 </w:t>
            </w:r>
            <w:r w:rsidRPr="0086309C">
              <w:rPr>
                <w:rFonts w:ascii="Times New Roman" w:eastAsia="微软雅黑" w:hAnsi="Times New Roman" w:cs="Times New Roman"/>
                <w:color w:val="auto"/>
                <w:sz w:val="22"/>
                <w:szCs w:val="22"/>
              </w:rPr>
              <w:t>年</w:t>
            </w:r>
          </w:p>
        </w:tc>
        <w:tc>
          <w:tcPr>
            <w:tcW w:w="0" w:type="auto"/>
            <w:hideMark/>
          </w:tcPr>
          <w:p w14:paraId="02F714F4"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 xml:space="preserve">2023 </w:t>
            </w:r>
            <w:r w:rsidRPr="0086309C">
              <w:rPr>
                <w:rFonts w:ascii="Times New Roman" w:eastAsia="微软雅黑" w:hAnsi="Times New Roman" w:cs="Times New Roman"/>
                <w:color w:val="auto"/>
                <w:sz w:val="22"/>
                <w:szCs w:val="22"/>
              </w:rPr>
              <w:t>年</w:t>
            </w:r>
          </w:p>
        </w:tc>
        <w:tc>
          <w:tcPr>
            <w:tcW w:w="0" w:type="auto"/>
            <w:hideMark/>
          </w:tcPr>
          <w:p w14:paraId="5BEB73BC"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2024E</w:t>
            </w:r>
          </w:p>
        </w:tc>
        <w:tc>
          <w:tcPr>
            <w:tcW w:w="0" w:type="auto"/>
            <w:hideMark/>
          </w:tcPr>
          <w:p w14:paraId="72C3DBBF"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2025E</w:t>
            </w:r>
          </w:p>
        </w:tc>
      </w:tr>
      <w:tr w:rsidR="0086309C" w:rsidRPr="0086309C" w14:paraId="23A0F5B4"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59555"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营收</w:t>
            </w:r>
            <w:r w:rsidRPr="0086309C">
              <w:rPr>
                <w:rFonts w:ascii="Times New Roman" w:eastAsia="微软雅黑" w:hAnsi="Times New Roman" w:cs="Times New Roman"/>
                <w:sz w:val="22"/>
                <w:szCs w:val="22"/>
              </w:rPr>
              <w:t xml:space="preserve"> ($B)</w:t>
            </w:r>
          </w:p>
        </w:tc>
        <w:tc>
          <w:tcPr>
            <w:tcW w:w="0" w:type="auto"/>
            <w:hideMark/>
          </w:tcPr>
          <w:p w14:paraId="05AEA94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2.82</w:t>
            </w:r>
          </w:p>
        </w:tc>
        <w:tc>
          <w:tcPr>
            <w:tcW w:w="0" w:type="auto"/>
            <w:hideMark/>
          </w:tcPr>
          <w:p w14:paraId="18A0187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3.62</w:t>
            </w:r>
          </w:p>
        </w:tc>
        <w:tc>
          <w:tcPr>
            <w:tcW w:w="0" w:type="auto"/>
            <w:hideMark/>
          </w:tcPr>
          <w:p w14:paraId="50D7CF7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4.74</w:t>
            </w:r>
          </w:p>
        </w:tc>
        <w:tc>
          <w:tcPr>
            <w:tcW w:w="0" w:type="auto"/>
            <w:hideMark/>
          </w:tcPr>
          <w:p w14:paraId="023E1B1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5.76</w:t>
            </w:r>
          </w:p>
        </w:tc>
      </w:tr>
      <w:tr w:rsidR="0086309C" w:rsidRPr="0086309C" w14:paraId="7DB21370"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0FEB96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YoY </w:t>
            </w:r>
            <w:r w:rsidRPr="0086309C">
              <w:rPr>
                <w:rFonts w:ascii="Times New Roman" w:eastAsia="微软雅黑" w:hAnsi="Times New Roman" w:cs="Times New Roman"/>
                <w:sz w:val="22"/>
                <w:szCs w:val="22"/>
              </w:rPr>
              <w:t>增长</w:t>
            </w:r>
          </w:p>
        </w:tc>
        <w:tc>
          <w:tcPr>
            <w:tcW w:w="0" w:type="auto"/>
            <w:hideMark/>
          </w:tcPr>
          <w:p w14:paraId="771BB26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+40.3%</w:t>
            </w:r>
          </w:p>
        </w:tc>
        <w:tc>
          <w:tcPr>
            <w:tcW w:w="0" w:type="auto"/>
            <w:hideMark/>
          </w:tcPr>
          <w:p w14:paraId="7C9821B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+28.4%</w:t>
            </w:r>
          </w:p>
        </w:tc>
        <w:tc>
          <w:tcPr>
            <w:tcW w:w="0" w:type="auto"/>
            <w:hideMark/>
          </w:tcPr>
          <w:p w14:paraId="73522C8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+30.9%</w:t>
            </w:r>
          </w:p>
        </w:tc>
        <w:tc>
          <w:tcPr>
            <w:tcW w:w="0" w:type="auto"/>
            <w:hideMark/>
          </w:tcPr>
          <w:p w14:paraId="328399D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+21.5%</w:t>
            </w:r>
          </w:p>
        </w:tc>
      </w:tr>
      <w:tr w:rsidR="0086309C" w:rsidRPr="0086309C" w14:paraId="182B8446"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A0A85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毛利润</w:t>
            </w:r>
            <w:r w:rsidRPr="0086309C">
              <w:rPr>
                <w:rFonts w:ascii="Times New Roman" w:eastAsia="微软雅黑" w:hAnsi="Times New Roman" w:cs="Times New Roman"/>
                <w:sz w:val="22"/>
                <w:szCs w:val="22"/>
              </w:rPr>
              <w:t xml:space="preserve"> ($B)</w:t>
            </w:r>
          </w:p>
        </w:tc>
        <w:tc>
          <w:tcPr>
            <w:tcW w:w="0" w:type="auto"/>
            <w:hideMark/>
          </w:tcPr>
          <w:p w14:paraId="35663CB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1.83</w:t>
            </w:r>
          </w:p>
        </w:tc>
        <w:tc>
          <w:tcPr>
            <w:tcW w:w="0" w:type="auto"/>
            <w:hideMark/>
          </w:tcPr>
          <w:p w14:paraId="2E33F3AD"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2.41</w:t>
            </w:r>
          </w:p>
        </w:tc>
        <w:tc>
          <w:tcPr>
            <w:tcW w:w="0" w:type="auto"/>
            <w:hideMark/>
          </w:tcPr>
          <w:p w14:paraId="1A17FA5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3.38</w:t>
            </w:r>
          </w:p>
        </w:tc>
        <w:tc>
          <w:tcPr>
            <w:tcW w:w="0" w:type="auto"/>
            <w:hideMark/>
          </w:tcPr>
          <w:p w14:paraId="24EC4BF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4.13</w:t>
            </w:r>
          </w:p>
        </w:tc>
      </w:tr>
      <w:tr w:rsidR="0086309C" w:rsidRPr="0086309C" w14:paraId="27484846"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587E2BB9"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毛利率</w:t>
            </w:r>
            <w:r w:rsidRPr="0086309C">
              <w:rPr>
                <w:rFonts w:ascii="Times New Roman" w:eastAsia="微软雅黑" w:hAnsi="Times New Roman" w:cs="Times New Roman"/>
                <w:sz w:val="22"/>
                <w:szCs w:val="22"/>
              </w:rPr>
              <w:t xml:space="preserve"> (%)</w:t>
            </w:r>
          </w:p>
        </w:tc>
        <w:tc>
          <w:tcPr>
            <w:tcW w:w="0" w:type="auto"/>
            <w:hideMark/>
          </w:tcPr>
          <w:p w14:paraId="7B603E2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64.9%</w:t>
            </w:r>
          </w:p>
        </w:tc>
        <w:tc>
          <w:tcPr>
            <w:tcW w:w="0" w:type="auto"/>
            <w:hideMark/>
          </w:tcPr>
          <w:p w14:paraId="363E731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66.6%</w:t>
            </w:r>
          </w:p>
        </w:tc>
        <w:tc>
          <w:tcPr>
            <w:tcW w:w="0" w:type="auto"/>
            <w:hideMark/>
          </w:tcPr>
          <w:p w14:paraId="14D1B69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71.3%</w:t>
            </w:r>
          </w:p>
        </w:tc>
        <w:tc>
          <w:tcPr>
            <w:tcW w:w="0" w:type="auto"/>
            <w:hideMark/>
          </w:tcPr>
          <w:p w14:paraId="4C5656A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71.7%</w:t>
            </w:r>
          </w:p>
        </w:tc>
      </w:tr>
      <w:tr w:rsidR="0086309C" w:rsidRPr="0086309C" w14:paraId="603788C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0970F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调整后</w:t>
            </w:r>
            <w:r w:rsidRPr="0086309C">
              <w:rPr>
                <w:rFonts w:ascii="Times New Roman" w:eastAsia="微软雅黑" w:hAnsi="Times New Roman" w:cs="Times New Roman"/>
                <w:sz w:val="22"/>
                <w:szCs w:val="22"/>
              </w:rPr>
              <w:t xml:space="preserve"> EBITDA ($B)</w:t>
            </w:r>
          </w:p>
        </w:tc>
        <w:tc>
          <w:tcPr>
            <w:tcW w:w="0" w:type="auto"/>
            <w:hideMark/>
          </w:tcPr>
          <w:p w14:paraId="543F447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1.37</w:t>
            </w:r>
          </w:p>
        </w:tc>
        <w:tc>
          <w:tcPr>
            <w:tcW w:w="0" w:type="auto"/>
            <w:hideMark/>
          </w:tcPr>
          <w:p w14:paraId="1A3169F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1.92</w:t>
            </w:r>
          </w:p>
        </w:tc>
        <w:tc>
          <w:tcPr>
            <w:tcW w:w="0" w:type="auto"/>
            <w:hideMark/>
          </w:tcPr>
          <w:p w14:paraId="74B9C93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2.89</w:t>
            </w:r>
          </w:p>
        </w:tc>
        <w:tc>
          <w:tcPr>
            <w:tcW w:w="0" w:type="auto"/>
            <w:hideMark/>
          </w:tcPr>
          <w:p w14:paraId="1669498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3.54</w:t>
            </w:r>
          </w:p>
        </w:tc>
      </w:tr>
      <w:tr w:rsidR="0086309C" w:rsidRPr="0086309C" w14:paraId="37029BB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D86287B"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EBITDA </w:t>
            </w:r>
            <w:r w:rsidRPr="0086309C">
              <w:rPr>
                <w:rFonts w:ascii="Times New Roman" w:eastAsia="微软雅黑" w:hAnsi="Times New Roman" w:cs="Times New Roman"/>
                <w:sz w:val="22"/>
                <w:szCs w:val="22"/>
              </w:rPr>
              <w:t>利润率</w:t>
            </w:r>
            <w:r w:rsidRPr="0086309C">
              <w:rPr>
                <w:rFonts w:ascii="Times New Roman" w:eastAsia="微软雅黑" w:hAnsi="Times New Roman" w:cs="Times New Roman"/>
                <w:sz w:val="22"/>
                <w:szCs w:val="22"/>
              </w:rPr>
              <w:t xml:space="preserve"> (%)</w:t>
            </w:r>
          </w:p>
        </w:tc>
        <w:tc>
          <w:tcPr>
            <w:tcW w:w="0" w:type="auto"/>
            <w:hideMark/>
          </w:tcPr>
          <w:p w14:paraId="2ECBE4C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48.6%</w:t>
            </w:r>
          </w:p>
        </w:tc>
        <w:tc>
          <w:tcPr>
            <w:tcW w:w="0" w:type="auto"/>
            <w:hideMark/>
          </w:tcPr>
          <w:p w14:paraId="5F13936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53.0%</w:t>
            </w:r>
          </w:p>
        </w:tc>
        <w:tc>
          <w:tcPr>
            <w:tcW w:w="0" w:type="auto"/>
            <w:hideMark/>
          </w:tcPr>
          <w:p w14:paraId="0D0BE29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60.2%</w:t>
            </w:r>
          </w:p>
        </w:tc>
        <w:tc>
          <w:tcPr>
            <w:tcW w:w="0" w:type="auto"/>
            <w:hideMark/>
          </w:tcPr>
          <w:p w14:paraId="1BFF94F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61.5%</w:t>
            </w:r>
          </w:p>
        </w:tc>
      </w:tr>
      <w:tr w:rsidR="0086309C" w:rsidRPr="0086309C" w14:paraId="7A34F366"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1CF9C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自由现金流</w:t>
            </w:r>
            <w:r w:rsidRPr="0086309C">
              <w:rPr>
                <w:rFonts w:ascii="Times New Roman" w:eastAsia="微软雅黑" w:hAnsi="Times New Roman" w:cs="Times New Roman"/>
                <w:sz w:val="22"/>
                <w:szCs w:val="22"/>
              </w:rPr>
              <w:t xml:space="preserve"> (FCF, $M)</w:t>
            </w:r>
          </w:p>
        </w:tc>
        <w:tc>
          <w:tcPr>
            <w:tcW w:w="0" w:type="auto"/>
            <w:hideMark/>
          </w:tcPr>
          <w:p w14:paraId="44A7EF0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711</w:t>
            </w:r>
          </w:p>
        </w:tc>
        <w:tc>
          <w:tcPr>
            <w:tcW w:w="0" w:type="auto"/>
            <w:hideMark/>
          </w:tcPr>
          <w:p w14:paraId="798A03B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1,058</w:t>
            </w:r>
          </w:p>
        </w:tc>
        <w:tc>
          <w:tcPr>
            <w:tcW w:w="0" w:type="auto"/>
            <w:hideMark/>
          </w:tcPr>
          <w:p w14:paraId="3EBD35F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1,645</w:t>
            </w:r>
          </w:p>
        </w:tc>
        <w:tc>
          <w:tcPr>
            <w:tcW w:w="0" w:type="auto"/>
            <w:hideMark/>
          </w:tcPr>
          <w:p w14:paraId="7BCCC88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2,043</w:t>
            </w:r>
          </w:p>
        </w:tc>
      </w:tr>
      <w:tr w:rsidR="0086309C" w:rsidRPr="0086309C" w14:paraId="1CF7EBF2"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5C6A77A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自由现金流转换率</w:t>
            </w:r>
          </w:p>
        </w:tc>
        <w:tc>
          <w:tcPr>
            <w:tcW w:w="0" w:type="auto"/>
            <w:hideMark/>
          </w:tcPr>
          <w:p w14:paraId="7B7E302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52.0%</w:t>
            </w:r>
          </w:p>
        </w:tc>
        <w:tc>
          <w:tcPr>
            <w:tcW w:w="0" w:type="auto"/>
            <w:hideMark/>
          </w:tcPr>
          <w:p w14:paraId="3309BE6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55.1%</w:t>
            </w:r>
          </w:p>
        </w:tc>
        <w:tc>
          <w:tcPr>
            <w:tcW w:w="0" w:type="auto"/>
            <w:hideMark/>
          </w:tcPr>
          <w:p w14:paraId="17DB446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57.0%</w:t>
            </w:r>
          </w:p>
        </w:tc>
        <w:tc>
          <w:tcPr>
            <w:tcW w:w="0" w:type="auto"/>
            <w:hideMark/>
          </w:tcPr>
          <w:p w14:paraId="51DCC17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57.7%</w:t>
            </w:r>
          </w:p>
        </w:tc>
      </w:tr>
    </w:tbl>
    <w:p w14:paraId="6E236F57"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r w:rsidRPr="0086309C">
        <w:rPr>
          <w:rFonts w:ascii="Times New Roman" w:eastAsia="微软雅黑" w:hAnsi="Times New Roman" w:cs="Times New Roman"/>
          <w:sz w:val="22"/>
          <w:szCs w:val="22"/>
        </w:rPr>
        <w:t>：</w:t>
      </w:r>
    </w:p>
    <w:p w14:paraId="607340EF" w14:textId="77777777" w:rsidR="0086309C" w:rsidRPr="0086309C" w:rsidRDefault="0086309C" w:rsidP="0086309C">
      <w:pPr>
        <w:numPr>
          <w:ilvl w:val="0"/>
          <w:numId w:val="97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2024 </w:t>
      </w:r>
      <w:r w:rsidRPr="0086309C">
        <w:rPr>
          <w:rFonts w:ascii="Times New Roman" w:eastAsia="微软雅黑" w:hAnsi="Times New Roman" w:cs="Times New Roman"/>
          <w:b/>
          <w:bCs/>
          <w:sz w:val="22"/>
          <w:szCs w:val="22"/>
        </w:rPr>
        <w:t>年收入预计增长</w:t>
      </w:r>
      <w:r w:rsidRPr="0086309C">
        <w:rPr>
          <w:rFonts w:ascii="Times New Roman" w:eastAsia="微软雅黑" w:hAnsi="Times New Roman" w:cs="Times New Roman"/>
          <w:b/>
          <w:bCs/>
          <w:sz w:val="22"/>
          <w:szCs w:val="22"/>
        </w:rPr>
        <w:t xml:space="preserve"> 30.9%</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年增长</w:t>
      </w:r>
      <w:r w:rsidRPr="0086309C">
        <w:rPr>
          <w:rFonts w:ascii="Times New Roman" w:eastAsia="微软雅黑" w:hAnsi="Times New Roman" w:cs="Times New Roman"/>
          <w:b/>
          <w:bCs/>
          <w:sz w:val="22"/>
          <w:szCs w:val="22"/>
        </w:rPr>
        <w:t xml:space="preserve"> 21.5%</w:t>
      </w:r>
      <w:r w:rsidRPr="0086309C">
        <w:rPr>
          <w:rFonts w:ascii="Times New Roman" w:eastAsia="微软雅黑" w:hAnsi="Times New Roman" w:cs="Times New Roman"/>
          <w:sz w:val="22"/>
          <w:szCs w:val="22"/>
        </w:rPr>
        <w:t>，显示出强劲的业务扩张能力，但增长率逐步放缓。</w:t>
      </w:r>
    </w:p>
    <w:p w14:paraId="408EF30E" w14:textId="77777777" w:rsidR="0086309C" w:rsidRPr="0086309C" w:rsidRDefault="0086309C" w:rsidP="0086309C">
      <w:pPr>
        <w:numPr>
          <w:ilvl w:val="0"/>
          <w:numId w:val="97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EBITDA </w:t>
      </w:r>
      <w:r w:rsidRPr="0086309C">
        <w:rPr>
          <w:rFonts w:ascii="Times New Roman" w:eastAsia="微软雅黑" w:hAnsi="Times New Roman" w:cs="Times New Roman"/>
          <w:b/>
          <w:bCs/>
          <w:sz w:val="22"/>
          <w:szCs w:val="22"/>
        </w:rPr>
        <w:t>利润率达到</w:t>
      </w:r>
      <w:r w:rsidRPr="0086309C">
        <w:rPr>
          <w:rFonts w:ascii="Times New Roman" w:eastAsia="微软雅黑" w:hAnsi="Times New Roman" w:cs="Times New Roman"/>
          <w:b/>
          <w:bCs/>
          <w:sz w:val="22"/>
          <w:szCs w:val="22"/>
        </w:rPr>
        <w:t xml:space="preserve"> 60%+</w:t>
      </w:r>
      <w:r w:rsidRPr="0086309C">
        <w:rPr>
          <w:rFonts w:ascii="Times New Roman" w:eastAsia="微软雅黑" w:hAnsi="Times New Roman" w:cs="Times New Roman"/>
          <w:b/>
          <w:bCs/>
          <w:sz w:val="22"/>
          <w:szCs w:val="22"/>
        </w:rPr>
        <w:t>，盈利能力行业领先</w:t>
      </w:r>
      <w:r w:rsidRPr="0086309C">
        <w:rPr>
          <w:rFonts w:ascii="Times New Roman" w:eastAsia="微软雅黑" w:hAnsi="Times New Roman" w:cs="Times New Roman"/>
          <w:sz w:val="22"/>
          <w:szCs w:val="22"/>
        </w:rPr>
        <w:t>。</w:t>
      </w:r>
    </w:p>
    <w:p w14:paraId="470F3EF2" w14:textId="77777777" w:rsidR="0086309C" w:rsidRPr="0086309C" w:rsidRDefault="0086309C" w:rsidP="0086309C">
      <w:pPr>
        <w:numPr>
          <w:ilvl w:val="0"/>
          <w:numId w:val="97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自由现金流充裕</w:t>
      </w:r>
      <w:r w:rsidRPr="0086309C">
        <w:rPr>
          <w:rFonts w:ascii="Times New Roman" w:eastAsia="微软雅黑" w:hAnsi="Times New Roman" w:cs="Times New Roman"/>
          <w:sz w:val="22"/>
          <w:szCs w:val="22"/>
        </w:rPr>
        <w:t>，这为未来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股票回购</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提供了强支撑。</w:t>
      </w:r>
    </w:p>
    <w:p w14:paraId="2EEEA21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9A59FA5">
          <v:rect id="_x0000_i1842" style="width:0;height:1.5pt" o:hralign="center" o:hrstd="t" o:hr="t" fillcolor="#a0a0a0" stroked="f"/>
        </w:pict>
      </w:r>
    </w:p>
    <w:p w14:paraId="13CDB7A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16.2 </w:t>
      </w:r>
      <w:r w:rsidRPr="0086309C">
        <w:rPr>
          <w:rFonts w:ascii="Times New Roman" w:eastAsia="微软雅黑" w:hAnsi="Times New Roman" w:cs="Times New Roman"/>
          <w:b/>
          <w:bCs/>
          <w:sz w:val="22"/>
          <w:szCs w:val="22"/>
        </w:rPr>
        <w:t>估值分析</w:t>
      </w:r>
    </w:p>
    <w:p w14:paraId="560A82D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(1) PEG (</w:t>
      </w:r>
      <w:r w:rsidRPr="0086309C">
        <w:rPr>
          <w:rFonts w:ascii="Times New Roman" w:eastAsia="微软雅黑" w:hAnsi="Times New Roman" w:cs="Times New Roman"/>
          <w:b/>
          <w:bCs/>
          <w:sz w:val="22"/>
          <w:szCs w:val="22"/>
        </w:rPr>
        <w:t>市盈增长比率</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分析</w:t>
      </w:r>
    </w:p>
    <w:p w14:paraId="6C4951E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PEG </w:t>
      </w:r>
      <w:r w:rsidRPr="0086309C">
        <w:rPr>
          <w:rFonts w:ascii="Times New Roman" w:eastAsia="微软雅黑" w:hAnsi="Times New Roman" w:cs="Times New Roman"/>
          <w:sz w:val="22"/>
          <w:szCs w:val="22"/>
        </w:rPr>
        <w:t>计算公式：</w:t>
      </w:r>
    </w:p>
    <w:p w14:paraId="53D8242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PEG=P/EEPS</w:t>
      </w:r>
      <w:r w:rsidRPr="0086309C">
        <w:rPr>
          <w:rFonts w:ascii="Times New Roman" w:eastAsia="微软雅黑" w:hAnsi="Times New Roman" w:cs="Times New Roman"/>
          <w:sz w:val="22"/>
          <w:szCs w:val="22"/>
        </w:rPr>
        <w:t>增长率</w:t>
      </w:r>
      <w:r w:rsidRPr="0086309C">
        <w:rPr>
          <w:rFonts w:ascii="Times New Roman" w:eastAsia="微软雅黑" w:hAnsi="Times New Roman" w:cs="Times New Roman"/>
          <w:sz w:val="22"/>
          <w:szCs w:val="22"/>
        </w:rPr>
        <w:t xml:space="preserve">PEG = \frac{P/E}{EPS </w:t>
      </w:r>
      <w:r w:rsidRPr="0086309C">
        <w:rPr>
          <w:rFonts w:ascii="Times New Roman" w:eastAsia="微软雅黑" w:hAnsi="Times New Roman" w:cs="Times New Roman"/>
          <w:sz w:val="22"/>
          <w:szCs w:val="22"/>
        </w:rPr>
        <w:t>增长率</w:t>
      </w:r>
      <w:r w:rsidRPr="0086309C">
        <w:rPr>
          <w:rFonts w:ascii="Times New Roman" w:eastAsia="微软雅黑" w:hAnsi="Times New Roman" w:cs="Times New Roman"/>
          <w:sz w:val="22"/>
          <w:szCs w:val="22"/>
        </w:rPr>
        <w:t xml:space="preserve">} </w:t>
      </w:r>
    </w:p>
    <w:p w14:paraId="25EF8AD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当前</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交易于：</w:t>
      </w:r>
    </w:p>
    <w:p w14:paraId="71AD3290" w14:textId="77777777" w:rsidR="0086309C" w:rsidRPr="0086309C" w:rsidRDefault="0086309C" w:rsidP="0086309C">
      <w:pPr>
        <w:numPr>
          <w:ilvl w:val="0"/>
          <w:numId w:val="97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2025E P/E</w:t>
      </w:r>
      <w:r w:rsidRPr="0086309C">
        <w:rPr>
          <w:rFonts w:ascii="Times New Roman" w:eastAsia="微软雅黑" w:hAnsi="Times New Roman" w:cs="Times New Roman"/>
          <w:b/>
          <w:bCs/>
          <w:sz w:val="22"/>
          <w:szCs w:val="22"/>
        </w:rPr>
        <w:t>（市盈率）</w:t>
      </w:r>
      <w:r w:rsidRPr="0086309C">
        <w:rPr>
          <w:rFonts w:ascii="Times New Roman" w:eastAsia="微软雅黑" w:hAnsi="Times New Roman" w:cs="Times New Roman"/>
          <w:b/>
          <w:bCs/>
          <w:sz w:val="22"/>
          <w:szCs w:val="22"/>
        </w:rPr>
        <w:t xml:space="preserve"> ≈ 26.5x</w:t>
      </w:r>
    </w:p>
    <w:p w14:paraId="1C79B8D3" w14:textId="77777777" w:rsidR="0086309C" w:rsidRPr="0086309C" w:rsidRDefault="0086309C" w:rsidP="0086309C">
      <w:pPr>
        <w:numPr>
          <w:ilvl w:val="0"/>
          <w:numId w:val="97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2025E EPS </w:t>
      </w:r>
      <w:r w:rsidRPr="0086309C">
        <w:rPr>
          <w:rFonts w:ascii="Times New Roman" w:eastAsia="微软雅黑" w:hAnsi="Times New Roman" w:cs="Times New Roman"/>
          <w:b/>
          <w:bCs/>
          <w:sz w:val="22"/>
          <w:szCs w:val="22"/>
        </w:rPr>
        <w:t>增速</w:t>
      </w:r>
      <w:r w:rsidRPr="0086309C">
        <w:rPr>
          <w:rFonts w:ascii="Times New Roman" w:eastAsia="微软雅黑" w:hAnsi="Times New Roman" w:cs="Times New Roman"/>
          <w:b/>
          <w:bCs/>
          <w:sz w:val="22"/>
          <w:szCs w:val="22"/>
        </w:rPr>
        <w:t xml:space="preserve"> ≈ 22.7%</w:t>
      </w:r>
    </w:p>
    <w:p w14:paraId="04B42988" w14:textId="77777777" w:rsidR="0086309C" w:rsidRPr="0086309C" w:rsidRDefault="0086309C" w:rsidP="0086309C">
      <w:pPr>
        <w:numPr>
          <w:ilvl w:val="0"/>
          <w:numId w:val="97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计算</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PEG = 26.5 / 22.7 ≈ 1.23x</w:t>
      </w:r>
    </w:p>
    <w:p w14:paraId="0EAA06B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r w:rsidRPr="0086309C">
        <w:rPr>
          <w:rFonts w:ascii="Times New Roman" w:eastAsia="微软雅黑" w:hAnsi="Times New Roman" w:cs="Times New Roman"/>
          <w:sz w:val="22"/>
          <w:szCs w:val="22"/>
        </w:rPr>
        <w:t>：</w:t>
      </w:r>
    </w:p>
    <w:p w14:paraId="2BCFAEA9" w14:textId="77777777" w:rsidR="0086309C" w:rsidRPr="0086309C" w:rsidRDefault="0086309C" w:rsidP="0086309C">
      <w:pPr>
        <w:numPr>
          <w:ilvl w:val="0"/>
          <w:numId w:val="97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PEG </w:t>
      </w:r>
      <w:r w:rsidRPr="0086309C">
        <w:rPr>
          <w:rFonts w:ascii="Times New Roman" w:eastAsia="微软雅黑" w:hAnsi="Times New Roman" w:cs="Times New Roman"/>
          <w:b/>
          <w:bCs/>
          <w:sz w:val="22"/>
          <w:szCs w:val="22"/>
        </w:rPr>
        <w:t xml:space="preserve">&gt;1 </w:t>
      </w:r>
      <w:r w:rsidRPr="0086309C">
        <w:rPr>
          <w:rFonts w:ascii="Times New Roman" w:eastAsia="微软雅黑" w:hAnsi="Times New Roman" w:cs="Times New Roman"/>
          <w:b/>
          <w:bCs/>
          <w:sz w:val="22"/>
          <w:szCs w:val="22"/>
        </w:rPr>
        <w:t>说明估值偏高</w:t>
      </w:r>
      <w:r w:rsidRPr="0086309C">
        <w:rPr>
          <w:rFonts w:ascii="Times New Roman" w:eastAsia="微软雅黑" w:hAnsi="Times New Roman" w:cs="Times New Roman"/>
          <w:sz w:val="22"/>
          <w:szCs w:val="22"/>
        </w:rPr>
        <w:t>，意味着未来增长已经被市场充分定价，存在下行调整风险。</w:t>
      </w:r>
    </w:p>
    <w:p w14:paraId="596C549F" w14:textId="77777777" w:rsidR="0086309C" w:rsidRPr="0086309C" w:rsidRDefault="0086309C" w:rsidP="0086309C">
      <w:pPr>
        <w:numPr>
          <w:ilvl w:val="0"/>
          <w:numId w:val="97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若未来盈利增长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未能达到市场预期</w:t>
      </w:r>
      <w:r w:rsidRPr="0086309C">
        <w:rPr>
          <w:rFonts w:ascii="Times New Roman" w:eastAsia="微软雅黑" w:hAnsi="Times New Roman" w:cs="Times New Roman"/>
          <w:sz w:val="22"/>
          <w:szCs w:val="22"/>
        </w:rPr>
        <w:t>，股价可能面临大幅回调。</w:t>
      </w:r>
    </w:p>
    <w:p w14:paraId="2BF73FB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1EA6A7C">
          <v:rect id="_x0000_i1843" style="width:0;height:1.5pt" o:hralign="center" o:hrstd="t" o:hr="t" fillcolor="#a0a0a0" stroked="f"/>
        </w:pict>
      </w:r>
    </w:p>
    <w:p w14:paraId="47531A4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绝对估值</w:t>
      </w:r>
      <w:r w:rsidRPr="0086309C">
        <w:rPr>
          <w:rFonts w:ascii="Times New Roman" w:eastAsia="微软雅黑" w:hAnsi="Times New Roman" w:cs="Times New Roman"/>
          <w:b/>
          <w:bCs/>
          <w:sz w:val="22"/>
          <w:szCs w:val="22"/>
        </w:rPr>
        <w:t xml:space="preserve"> (DCF </w:t>
      </w:r>
      <w:r w:rsidRPr="0086309C">
        <w:rPr>
          <w:rFonts w:ascii="Times New Roman" w:eastAsia="微软雅黑" w:hAnsi="Times New Roman" w:cs="Times New Roman"/>
          <w:b/>
          <w:bCs/>
          <w:sz w:val="22"/>
          <w:szCs w:val="22"/>
        </w:rPr>
        <w:t>现金流折现法</w:t>
      </w:r>
      <w:r w:rsidRPr="0086309C">
        <w:rPr>
          <w:rFonts w:ascii="Times New Roman" w:eastAsia="微软雅黑" w:hAnsi="Times New Roman" w:cs="Times New Roman"/>
          <w:b/>
          <w:bCs/>
          <w:sz w:val="22"/>
          <w:szCs w:val="22"/>
        </w:rPr>
        <w:t>)</w:t>
      </w:r>
    </w:p>
    <w:p w14:paraId="5A24F43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DCF </w:t>
      </w:r>
      <w:r w:rsidRPr="0086309C">
        <w:rPr>
          <w:rFonts w:ascii="Times New Roman" w:eastAsia="微软雅黑" w:hAnsi="Times New Roman" w:cs="Times New Roman"/>
          <w:sz w:val="22"/>
          <w:szCs w:val="22"/>
        </w:rPr>
        <w:t>估值基于未来</w:t>
      </w:r>
      <w:r w:rsidRPr="0086309C">
        <w:rPr>
          <w:rFonts w:ascii="Times New Roman" w:eastAsia="微软雅黑" w:hAnsi="Times New Roman" w:cs="Times New Roman"/>
          <w:sz w:val="22"/>
          <w:szCs w:val="22"/>
        </w:rPr>
        <w:t xml:space="preserve"> 5 </w:t>
      </w:r>
      <w:r w:rsidRPr="0086309C">
        <w:rPr>
          <w:rFonts w:ascii="Times New Roman" w:eastAsia="微软雅黑" w:hAnsi="Times New Roman" w:cs="Times New Roman"/>
          <w:sz w:val="22"/>
          <w:szCs w:val="22"/>
        </w:rPr>
        <w:t>年的现金流预测，折现率</w:t>
      </w:r>
      <w:r w:rsidRPr="0086309C">
        <w:rPr>
          <w:rFonts w:ascii="Times New Roman" w:eastAsia="微软雅黑" w:hAnsi="Times New Roman" w:cs="Times New Roman"/>
          <w:sz w:val="22"/>
          <w:szCs w:val="22"/>
        </w:rPr>
        <w:t xml:space="preserve"> (WACC) </w:t>
      </w:r>
      <w:r w:rsidRPr="0086309C">
        <w:rPr>
          <w:rFonts w:ascii="Times New Roman" w:eastAsia="微软雅黑" w:hAnsi="Times New Roman" w:cs="Times New Roman"/>
          <w:sz w:val="22"/>
          <w:szCs w:val="22"/>
        </w:rPr>
        <w:t>设为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9.5%</w:t>
      </w:r>
      <w:r w:rsidRPr="0086309C">
        <w:rPr>
          <w:rFonts w:ascii="Times New Roman" w:eastAsia="微软雅黑" w:hAnsi="Times New Roman" w:cs="Times New Roman"/>
          <w:sz w:val="22"/>
          <w:szCs w:val="22"/>
        </w:rPr>
        <w:t>。</w:t>
      </w:r>
    </w:p>
    <w:tbl>
      <w:tblPr>
        <w:tblStyle w:val="41"/>
        <w:tblW w:w="0" w:type="auto"/>
        <w:tblLook w:val="04A0" w:firstRow="1" w:lastRow="0" w:firstColumn="1" w:lastColumn="0" w:noHBand="0" w:noVBand="1"/>
      </w:tblPr>
      <w:tblGrid>
        <w:gridCol w:w="1096"/>
        <w:gridCol w:w="2793"/>
      </w:tblGrid>
      <w:tr w:rsidR="0086309C" w:rsidRPr="0086309C" w14:paraId="15671AFD"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BA69BA"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未来年度</w:t>
            </w:r>
          </w:p>
        </w:tc>
        <w:tc>
          <w:tcPr>
            <w:tcW w:w="0" w:type="auto"/>
            <w:hideMark/>
          </w:tcPr>
          <w:p w14:paraId="4876ECCC"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预计自由现金流</w:t>
            </w:r>
            <w:r w:rsidRPr="0086309C">
              <w:rPr>
                <w:rFonts w:ascii="Times New Roman" w:eastAsia="微软雅黑" w:hAnsi="Times New Roman" w:cs="Times New Roman"/>
                <w:color w:val="auto"/>
                <w:sz w:val="22"/>
                <w:szCs w:val="22"/>
              </w:rPr>
              <w:t xml:space="preserve"> (FCF, $M)</w:t>
            </w:r>
          </w:p>
        </w:tc>
      </w:tr>
      <w:tr w:rsidR="0086309C" w:rsidRPr="0086309C" w14:paraId="6F1DA844"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831D5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2025E</w:t>
            </w:r>
          </w:p>
        </w:tc>
        <w:tc>
          <w:tcPr>
            <w:tcW w:w="0" w:type="auto"/>
            <w:hideMark/>
          </w:tcPr>
          <w:p w14:paraId="5408C29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2,043</w:t>
            </w:r>
          </w:p>
        </w:tc>
      </w:tr>
      <w:tr w:rsidR="0086309C" w:rsidRPr="0086309C" w14:paraId="4B9A43FF"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5FCD263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2026E</w:t>
            </w:r>
          </w:p>
        </w:tc>
        <w:tc>
          <w:tcPr>
            <w:tcW w:w="0" w:type="auto"/>
            <w:hideMark/>
          </w:tcPr>
          <w:p w14:paraId="5C412E4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2,490</w:t>
            </w:r>
          </w:p>
        </w:tc>
      </w:tr>
      <w:tr w:rsidR="0086309C" w:rsidRPr="0086309C" w14:paraId="7B9E9ED1"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2F696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2027E</w:t>
            </w:r>
          </w:p>
        </w:tc>
        <w:tc>
          <w:tcPr>
            <w:tcW w:w="0" w:type="auto"/>
            <w:hideMark/>
          </w:tcPr>
          <w:p w14:paraId="4DEC41A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2,983</w:t>
            </w:r>
          </w:p>
        </w:tc>
      </w:tr>
      <w:tr w:rsidR="0086309C" w:rsidRPr="0086309C" w14:paraId="1A90E443"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F3FB64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2028E</w:t>
            </w:r>
          </w:p>
        </w:tc>
        <w:tc>
          <w:tcPr>
            <w:tcW w:w="0" w:type="auto"/>
            <w:hideMark/>
          </w:tcPr>
          <w:p w14:paraId="1A3FBF0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3,421</w:t>
            </w:r>
          </w:p>
        </w:tc>
      </w:tr>
      <w:tr w:rsidR="0086309C" w:rsidRPr="0086309C" w14:paraId="4944CDA2"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919AF5"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2029E</w:t>
            </w:r>
          </w:p>
        </w:tc>
        <w:tc>
          <w:tcPr>
            <w:tcW w:w="0" w:type="auto"/>
            <w:hideMark/>
          </w:tcPr>
          <w:p w14:paraId="43F280D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3,879</w:t>
            </w:r>
          </w:p>
        </w:tc>
      </w:tr>
    </w:tbl>
    <w:p w14:paraId="6F91956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终值计算：</w:t>
      </w:r>
    </w:p>
    <w:p w14:paraId="3F1E145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终值</w:t>
      </w:r>
      <w:r w:rsidRPr="0086309C">
        <w:rPr>
          <w:rFonts w:ascii="Times New Roman" w:eastAsia="微软雅黑" w:hAnsi="Times New Roman" w:cs="Times New Roman"/>
          <w:sz w:val="22"/>
          <w:szCs w:val="22"/>
        </w:rPr>
        <w:t>=FCF2029×(1+g)WACC−g</w:t>
      </w:r>
      <w:r w:rsidRPr="0086309C">
        <w:rPr>
          <w:rFonts w:ascii="Times New Roman" w:eastAsia="微软雅黑" w:hAnsi="Times New Roman" w:cs="Times New Roman"/>
          <w:sz w:val="22"/>
          <w:szCs w:val="22"/>
        </w:rPr>
        <w:t>终值</w:t>
      </w:r>
      <w:r w:rsidRPr="0086309C">
        <w:rPr>
          <w:rFonts w:ascii="Times New Roman" w:eastAsia="微软雅黑" w:hAnsi="Times New Roman" w:cs="Times New Roman"/>
          <w:sz w:val="22"/>
          <w:szCs w:val="22"/>
        </w:rPr>
        <w:t xml:space="preserve"> = \frac{FCF_{2029} \times (1 + g)}{WACC - g} </w:t>
      </w:r>
    </w:p>
    <w:p w14:paraId="7FFF522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其中：</w:t>
      </w:r>
    </w:p>
    <w:p w14:paraId="00FF8860" w14:textId="77777777" w:rsidR="0086309C" w:rsidRPr="0086309C" w:rsidRDefault="0086309C" w:rsidP="0086309C">
      <w:pPr>
        <w:numPr>
          <w:ilvl w:val="0"/>
          <w:numId w:val="97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设定长期增长率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g = 3.5%</w:t>
      </w:r>
    </w:p>
    <w:p w14:paraId="661F750F" w14:textId="77777777" w:rsidR="0086309C" w:rsidRPr="0086309C" w:rsidRDefault="0086309C" w:rsidP="0086309C">
      <w:pPr>
        <w:numPr>
          <w:ilvl w:val="0"/>
          <w:numId w:val="97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终值计算：</w:t>
      </w:r>
      <w:r w:rsidRPr="0086309C">
        <w:rPr>
          <w:rFonts w:ascii="Times New Roman" w:eastAsia="微软雅黑" w:hAnsi="Times New Roman" w:cs="Times New Roman"/>
          <w:sz w:val="22"/>
          <w:szCs w:val="22"/>
        </w:rPr>
        <w:t xml:space="preserve"> 3,879×(1.035)0.095−0.035=67,050\frac{3,879 \times (1.035)}{0.095 - 0.035} = 67,050 </w:t>
      </w:r>
    </w:p>
    <w:p w14:paraId="5FDAA46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折现所有未来现金流，</w:t>
      </w:r>
      <w:r w:rsidRPr="0086309C">
        <w:rPr>
          <w:rFonts w:ascii="Times New Roman" w:eastAsia="微软雅黑" w:hAnsi="Times New Roman" w:cs="Times New Roman"/>
          <w:sz w:val="22"/>
          <w:szCs w:val="22"/>
        </w:rPr>
        <w:t xml:space="preserve">DCF </w:t>
      </w:r>
      <w:r w:rsidRPr="0086309C">
        <w:rPr>
          <w:rFonts w:ascii="Times New Roman" w:eastAsia="微软雅黑" w:hAnsi="Times New Roman" w:cs="Times New Roman"/>
          <w:sz w:val="22"/>
          <w:szCs w:val="22"/>
        </w:rPr>
        <w:t>计算得出：</w:t>
      </w:r>
    </w:p>
    <w:p w14:paraId="61E1F48F" w14:textId="77777777" w:rsidR="0086309C" w:rsidRPr="0086309C" w:rsidRDefault="0086309C" w:rsidP="0086309C">
      <w:pPr>
        <w:numPr>
          <w:ilvl w:val="0"/>
          <w:numId w:val="97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企业价值</w:t>
      </w:r>
      <w:r w:rsidRPr="0086309C">
        <w:rPr>
          <w:rFonts w:ascii="Times New Roman" w:eastAsia="微软雅黑" w:hAnsi="Times New Roman" w:cs="Times New Roman"/>
          <w:b/>
          <w:bCs/>
          <w:sz w:val="22"/>
          <w:szCs w:val="22"/>
        </w:rPr>
        <w:t xml:space="preserve"> (EV) = $32.5B</w:t>
      </w:r>
    </w:p>
    <w:p w14:paraId="346FF66E" w14:textId="77777777" w:rsidR="0086309C" w:rsidRPr="0086309C" w:rsidRDefault="0086309C" w:rsidP="0086309C">
      <w:pPr>
        <w:numPr>
          <w:ilvl w:val="0"/>
          <w:numId w:val="97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扣除净债务后，目标市值</w:t>
      </w:r>
      <w:r w:rsidRPr="0086309C">
        <w:rPr>
          <w:rFonts w:ascii="Times New Roman" w:eastAsia="微软雅黑" w:hAnsi="Times New Roman" w:cs="Times New Roman"/>
          <w:b/>
          <w:bCs/>
          <w:sz w:val="22"/>
          <w:szCs w:val="22"/>
        </w:rPr>
        <w:t xml:space="preserve"> = $29.8B</w:t>
      </w:r>
    </w:p>
    <w:p w14:paraId="464DA3B1" w14:textId="77777777" w:rsidR="0086309C" w:rsidRPr="0086309C" w:rsidRDefault="0086309C" w:rsidP="0086309C">
      <w:pPr>
        <w:numPr>
          <w:ilvl w:val="0"/>
          <w:numId w:val="97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每股合理估值</w:t>
      </w:r>
      <w:r w:rsidRPr="0086309C">
        <w:rPr>
          <w:rFonts w:ascii="Times New Roman" w:eastAsia="微软雅黑" w:hAnsi="Times New Roman" w:cs="Times New Roman"/>
          <w:b/>
          <w:bCs/>
          <w:sz w:val="22"/>
          <w:szCs w:val="22"/>
        </w:rPr>
        <w:t xml:space="preserve"> = $290 - $310</w:t>
      </w:r>
    </w:p>
    <w:p w14:paraId="2B8D8CF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r w:rsidRPr="0086309C">
        <w:rPr>
          <w:rFonts w:ascii="Times New Roman" w:eastAsia="微软雅黑" w:hAnsi="Times New Roman" w:cs="Times New Roman"/>
          <w:sz w:val="22"/>
          <w:szCs w:val="22"/>
        </w:rPr>
        <w:t>：</w:t>
      </w:r>
    </w:p>
    <w:p w14:paraId="70652356" w14:textId="77777777" w:rsidR="0086309C" w:rsidRPr="0086309C" w:rsidRDefault="0086309C" w:rsidP="0086309C">
      <w:pPr>
        <w:numPr>
          <w:ilvl w:val="0"/>
          <w:numId w:val="97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目前股价</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$378</w:t>
      </w:r>
      <w:r w:rsidRPr="0086309C">
        <w:rPr>
          <w:rFonts w:ascii="Times New Roman" w:eastAsia="微软雅黑" w:hAnsi="Times New Roman" w:cs="Times New Roman"/>
          <w:sz w:val="22"/>
          <w:szCs w:val="22"/>
        </w:rPr>
        <w:t>，相比</w:t>
      </w:r>
      <w:r w:rsidRPr="0086309C">
        <w:rPr>
          <w:rFonts w:ascii="Times New Roman" w:eastAsia="微软雅黑" w:hAnsi="Times New Roman" w:cs="Times New Roman"/>
          <w:sz w:val="22"/>
          <w:szCs w:val="22"/>
        </w:rPr>
        <w:t xml:space="preserve"> DCF </w:t>
      </w:r>
      <w:r w:rsidRPr="0086309C">
        <w:rPr>
          <w:rFonts w:ascii="Times New Roman" w:eastAsia="微软雅黑" w:hAnsi="Times New Roman" w:cs="Times New Roman"/>
          <w:sz w:val="22"/>
          <w:szCs w:val="22"/>
        </w:rPr>
        <w:t>估值</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溢价</w:t>
      </w:r>
      <w:r w:rsidRPr="0086309C">
        <w:rPr>
          <w:rFonts w:ascii="Times New Roman" w:eastAsia="微软雅黑" w:hAnsi="Times New Roman" w:cs="Times New Roman"/>
          <w:b/>
          <w:bCs/>
          <w:sz w:val="22"/>
          <w:szCs w:val="22"/>
        </w:rPr>
        <w:t xml:space="preserve"> 20-25%</w:t>
      </w:r>
      <w:r w:rsidRPr="0086309C">
        <w:rPr>
          <w:rFonts w:ascii="Times New Roman" w:eastAsia="微软雅黑" w:hAnsi="Times New Roman" w:cs="Times New Roman"/>
          <w:sz w:val="22"/>
          <w:szCs w:val="22"/>
        </w:rPr>
        <w:t>。</w:t>
      </w:r>
    </w:p>
    <w:p w14:paraId="73098B02" w14:textId="77777777" w:rsidR="0086309C" w:rsidRPr="0086309C" w:rsidRDefault="0086309C" w:rsidP="0086309C">
      <w:pPr>
        <w:numPr>
          <w:ilvl w:val="0"/>
          <w:numId w:val="97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若市场情绪降温，股价回调至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$290-$310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区间，则进入更具吸引力的估值范围。</w:t>
      </w:r>
    </w:p>
    <w:p w14:paraId="5026B3C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9040676">
          <v:rect id="_x0000_i1844" style="width:0;height:1.5pt" o:hralign="center" o:hrstd="t" o:hr="t" fillcolor="#a0a0a0" stroked="f"/>
        </w:pict>
      </w:r>
    </w:p>
    <w:p w14:paraId="77CCA4D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同行业可比估值</w:t>
      </w:r>
    </w:p>
    <w:tbl>
      <w:tblPr>
        <w:tblStyle w:val="41"/>
        <w:tblW w:w="0" w:type="auto"/>
        <w:tblLook w:val="04A0" w:firstRow="1" w:lastRow="0" w:firstColumn="1" w:lastColumn="0" w:noHBand="0" w:noVBand="1"/>
      </w:tblPr>
      <w:tblGrid>
        <w:gridCol w:w="2534"/>
        <w:gridCol w:w="1115"/>
        <w:gridCol w:w="1347"/>
        <w:gridCol w:w="2203"/>
        <w:gridCol w:w="711"/>
      </w:tblGrid>
      <w:tr w:rsidR="0086309C" w:rsidRPr="0086309C" w14:paraId="747FE21D"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D0FD3"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公司</w:t>
            </w:r>
          </w:p>
        </w:tc>
        <w:tc>
          <w:tcPr>
            <w:tcW w:w="0" w:type="auto"/>
            <w:hideMark/>
          </w:tcPr>
          <w:p w14:paraId="3BB4AFD9"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市值</w:t>
            </w:r>
            <w:r w:rsidRPr="0086309C">
              <w:rPr>
                <w:rFonts w:ascii="Times New Roman" w:eastAsia="微软雅黑" w:hAnsi="Times New Roman" w:cs="Times New Roman"/>
                <w:color w:val="auto"/>
                <w:sz w:val="22"/>
                <w:szCs w:val="22"/>
              </w:rPr>
              <w:t xml:space="preserve"> ($B)</w:t>
            </w:r>
          </w:p>
        </w:tc>
        <w:tc>
          <w:tcPr>
            <w:tcW w:w="0" w:type="auto"/>
            <w:hideMark/>
          </w:tcPr>
          <w:p w14:paraId="1DCAF964"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P/E (2025E)</w:t>
            </w:r>
          </w:p>
        </w:tc>
        <w:tc>
          <w:tcPr>
            <w:tcW w:w="0" w:type="auto"/>
            <w:hideMark/>
          </w:tcPr>
          <w:p w14:paraId="0ECE434E"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EV/EBITDA (2025E)</w:t>
            </w:r>
          </w:p>
        </w:tc>
        <w:tc>
          <w:tcPr>
            <w:tcW w:w="0" w:type="auto"/>
            <w:hideMark/>
          </w:tcPr>
          <w:p w14:paraId="19F8AFE0"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PEG</w:t>
            </w:r>
          </w:p>
        </w:tc>
      </w:tr>
      <w:tr w:rsidR="0086309C" w:rsidRPr="0086309C" w14:paraId="30206170"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2662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AppLovin</w:t>
            </w:r>
          </w:p>
        </w:tc>
        <w:tc>
          <w:tcPr>
            <w:tcW w:w="0" w:type="auto"/>
            <w:hideMark/>
          </w:tcPr>
          <w:p w14:paraId="01E5A42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28.2</w:t>
            </w:r>
          </w:p>
        </w:tc>
        <w:tc>
          <w:tcPr>
            <w:tcW w:w="0" w:type="auto"/>
            <w:hideMark/>
          </w:tcPr>
          <w:p w14:paraId="61D68E8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26.5x</w:t>
            </w:r>
          </w:p>
        </w:tc>
        <w:tc>
          <w:tcPr>
            <w:tcW w:w="0" w:type="auto"/>
            <w:hideMark/>
          </w:tcPr>
          <w:p w14:paraId="7F25E91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14.3x</w:t>
            </w:r>
          </w:p>
        </w:tc>
        <w:tc>
          <w:tcPr>
            <w:tcW w:w="0" w:type="auto"/>
            <w:hideMark/>
          </w:tcPr>
          <w:p w14:paraId="6C6D173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1.23x</w:t>
            </w:r>
          </w:p>
        </w:tc>
      </w:tr>
      <w:tr w:rsidR="0086309C" w:rsidRPr="0086309C" w14:paraId="78FAFDE6"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6546D20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The Trade Desk (TTD)</w:t>
            </w:r>
          </w:p>
        </w:tc>
        <w:tc>
          <w:tcPr>
            <w:tcW w:w="0" w:type="auto"/>
            <w:hideMark/>
          </w:tcPr>
          <w:p w14:paraId="68F4A6F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40.1</w:t>
            </w:r>
          </w:p>
        </w:tc>
        <w:tc>
          <w:tcPr>
            <w:tcW w:w="0" w:type="auto"/>
            <w:hideMark/>
          </w:tcPr>
          <w:p w14:paraId="0CB7448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28.9x</w:t>
            </w:r>
          </w:p>
        </w:tc>
        <w:tc>
          <w:tcPr>
            <w:tcW w:w="0" w:type="auto"/>
            <w:hideMark/>
          </w:tcPr>
          <w:p w14:paraId="6DCDACB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16.5x</w:t>
            </w:r>
          </w:p>
        </w:tc>
        <w:tc>
          <w:tcPr>
            <w:tcW w:w="0" w:type="auto"/>
            <w:hideMark/>
          </w:tcPr>
          <w:p w14:paraId="0668AE7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1.30x</w:t>
            </w:r>
          </w:p>
        </w:tc>
      </w:tr>
      <w:tr w:rsidR="0086309C" w:rsidRPr="0086309C" w14:paraId="69C1F8A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B507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Unity Software (U)</w:t>
            </w:r>
          </w:p>
        </w:tc>
        <w:tc>
          <w:tcPr>
            <w:tcW w:w="0" w:type="auto"/>
            <w:hideMark/>
          </w:tcPr>
          <w:p w14:paraId="117C005D"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18.4</w:t>
            </w:r>
          </w:p>
        </w:tc>
        <w:tc>
          <w:tcPr>
            <w:tcW w:w="0" w:type="auto"/>
            <w:hideMark/>
          </w:tcPr>
          <w:p w14:paraId="5D26BCA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31.2x</w:t>
            </w:r>
          </w:p>
        </w:tc>
        <w:tc>
          <w:tcPr>
            <w:tcW w:w="0" w:type="auto"/>
            <w:hideMark/>
          </w:tcPr>
          <w:p w14:paraId="3220872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18.4x</w:t>
            </w:r>
          </w:p>
        </w:tc>
        <w:tc>
          <w:tcPr>
            <w:tcW w:w="0" w:type="auto"/>
            <w:hideMark/>
          </w:tcPr>
          <w:p w14:paraId="24EE6C6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1.50x</w:t>
            </w:r>
          </w:p>
        </w:tc>
      </w:tr>
      <w:tr w:rsidR="0086309C" w:rsidRPr="0086309C" w14:paraId="781C998D"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516CBF7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Meta Platforms (META)</w:t>
            </w:r>
          </w:p>
        </w:tc>
        <w:tc>
          <w:tcPr>
            <w:tcW w:w="0" w:type="auto"/>
            <w:hideMark/>
          </w:tcPr>
          <w:p w14:paraId="53FAE75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1,200</w:t>
            </w:r>
          </w:p>
        </w:tc>
        <w:tc>
          <w:tcPr>
            <w:tcW w:w="0" w:type="auto"/>
            <w:hideMark/>
          </w:tcPr>
          <w:p w14:paraId="5B88DE2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21.4x</w:t>
            </w:r>
          </w:p>
        </w:tc>
        <w:tc>
          <w:tcPr>
            <w:tcW w:w="0" w:type="auto"/>
            <w:hideMark/>
          </w:tcPr>
          <w:p w14:paraId="2CBF3BD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12.1x</w:t>
            </w:r>
          </w:p>
        </w:tc>
        <w:tc>
          <w:tcPr>
            <w:tcW w:w="0" w:type="auto"/>
            <w:hideMark/>
          </w:tcPr>
          <w:p w14:paraId="3F67470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1.05x</w:t>
            </w:r>
          </w:p>
        </w:tc>
      </w:tr>
    </w:tbl>
    <w:p w14:paraId="7C3BB765"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结论</w:t>
      </w:r>
      <w:r w:rsidRPr="0086309C">
        <w:rPr>
          <w:rFonts w:ascii="Times New Roman" w:eastAsia="微软雅黑" w:hAnsi="Times New Roman" w:cs="Times New Roman"/>
          <w:sz w:val="22"/>
          <w:szCs w:val="22"/>
        </w:rPr>
        <w:t>：</w:t>
      </w:r>
    </w:p>
    <w:p w14:paraId="19F7A397" w14:textId="77777777" w:rsidR="0086309C" w:rsidRPr="0086309C" w:rsidRDefault="0086309C" w:rsidP="0086309C">
      <w:pPr>
        <w:numPr>
          <w:ilvl w:val="0"/>
          <w:numId w:val="97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相比</w:t>
      </w:r>
      <w:r w:rsidRPr="0086309C">
        <w:rPr>
          <w:rFonts w:ascii="Times New Roman" w:eastAsia="微软雅黑" w:hAnsi="Times New Roman" w:cs="Times New Roman"/>
          <w:b/>
          <w:bCs/>
          <w:sz w:val="22"/>
          <w:szCs w:val="22"/>
        </w:rPr>
        <w:t xml:space="preserve"> TTD</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估值更便宜</w:t>
      </w:r>
      <w:r w:rsidRPr="0086309C">
        <w:rPr>
          <w:rFonts w:ascii="Times New Roman" w:eastAsia="微软雅黑" w:hAnsi="Times New Roman" w:cs="Times New Roman"/>
          <w:b/>
          <w:bCs/>
          <w:sz w:val="22"/>
          <w:szCs w:val="22"/>
        </w:rPr>
        <w:t xml:space="preserve"> (P/E </w:t>
      </w:r>
      <w:r w:rsidRPr="0086309C">
        <w:rPr>
          <w:rFonts w:ascii="Times New Roman" w:eastAsia="微软雅黑" w:hAnsi="Times New Roman" w:cs="Times New Roman"/>
          <w:b/>
          <w:bCs/>
          <w:sz w:val="22"/>
          <w:szCs w:val="22"/>
        </w:rPr>
        <w:t>低</w:t>
      </w:r>
      <w:r w:rsidRPr="0086309C">
        <w:rPr>
          <w:rFonts w:ascii="Times New Roman" w:eastAsia="微软雅黑" w:hAnsi="Times New Roman" w:cs="Times New Roman"/>
          <w:b/>
          <w:bCs/>
          <w:sz w:val="22"/>
          <w:szCs w:val="22"/>
        </w:rPr>
        <w:t xml:space="preserve"> 8%)</w:t>
      </w:r>
      <w:r w:rsidRPr="0086309C">
        <w:rPr>
          <w:rFonts w:ascii="Times New Roman" w:eastAsia="微软雅黑" w:hAnsi="Times New Roman" w:cs="Times New Roman"/>
          <w:b/>
          <w:bCs/>
          <w:sz w:val="22"/>
          <w:szCs w:val="22"/>
        </w:rPr>
        <w:t>，但盈利质量较高</w:t>
      </w:r>
      <w:r w:rsidRPr="0086309C">
        <w:rPr>
          <w:rFonts w:ascii="Times New Roman" w:eastAsia="微软雅黑" w:hAnsi="Times New Roman" w:cs="Times New Roman"/>
          <w:b/>
          <w:bCs/>
          <w:sz w:val="22"/>
          <w:szCs w:val="22"/>
        </w:rPr>
        <w:t xml:space="preserve"> (EBITDA </w:t>
      </w:r>
      <w:r w:rsidRPr="0086309C">
        <w:rPr>
          <w:rFonts w:ascii="Times New Roman" w:eastAsia="微软雅黑" w:hAnsi="Times New Roman" w:cs="Times New Roman"/>
          <w:b/>
          <w:bCs/>
          <w:sz w:val="22"/>
          <w:szCs w:val="22"/>
        </w:rPr>
        <w:t>利润率更高</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p>
    <w:p w14:paraId="4C4BA21C" w14:textId="77777777" w:rsidR="0086309C" w:rsidRPr="0086309C" w:rsidRDefault="0086309C" w:rsidP="0086309C">
      <w:pPr>
        <w:numPr>
          <w:ilvl w:val="0"/>
          <w:numId w:val="97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相比</w:t>
      </w:r>
      <w:r w:rsidRPr="0086309C">
        <w:rPr>
          <w:rFonts w:ascii="Times New Roman" w:eastAsia="微软雅黑" w:hAnsi="Times New Roman" w:cs="Times New Roman"/>
          <w:b/>
          <w:bCs/>
          <w:sz w:val="22"/>
          <w:szCs w:val="22"/>
        </w:rPr>
        <w:t xml:space="preserve"> Unity</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估值更合理，且有盈利能力</w:t>
      </w:r>
      <w:r w:rsidRPr="0086309C">
        <w:rPr>
          <w:rFonts w:ascii="Times New Roman" w:eastAsia="微软雅黑" w:hAnsi="Times New Roman" w:cs="Times New Roman"/>
          <w:sz w:val="22"/>
          <w:szCs w:val="22"/>
        </w:rPr>
        <w:t>。</w:t>
      </w:r>
    </w:p>
    <w:p w14:paraId="0C96E63D" w14:textId="77777777" w:rsidR="0086309C" w:rsidRPr="0086309C" w:rsidRDefault="0086309C" w:rsidP="0086309C">
      <w:pPr>
        <w:numPr>
          <w:ilvl w:val="0"/>
          <w:numId w:val="97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相比</w:t>
      </w:r>
      <w:r w:rsidRPr="0086309C">
        <w:rPr>
          <w:rFonts w:ascii="Times New Roman" w:eastAsia="微软雅黑" w:hAnsi="Times New Roman" w:cs="Times New Roman"/>
          <w:b/>
          <w:bCs/>
          <w:sz w:val="22"/>
          <w:szCs w:val="22"/>
        </w:rPr>
        <w:t xml:space="preserve"> Meta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仍有溢价，投资者需关注未来盈利能否持续匹配高估值</w:t>
      </w:r>
      <w:r w:rsidRPr="0086309C">
        <w:rPr>
          <w:rFonts w:ascii="Times New Roman" w:eastAsia="微软雅黑" w:hAnsi="Times New Roman" w:cs="Times New Roman"/>
          <w:sz w:val="22"/>
          <w:szCs w:val="22"/>
        </w:rPr>
        <w:t>。</w:t>
      </w:r>
    </w:p>
    <w:p w14:paraId="140B726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pict w14:anchorId="2A78E0E4">
          <v:rect id="_x0000_i1845" style="width:0;height:1.5pt" o:hralign="center" o:hrstd="t" o:hr="t" fillcolor="#a0a0a0" stroked="f"/>
        </w:pict>
      </w:r>
    </w:p>
    <w:p w14:paraId="162F99E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16.3 </w:t>
      </w:r>
      <w:r w:rsidRPr="0086309C">
        <w:rPr>
          <w:rFonts w:ascii="Times New Roman" w:eastAsia="微软雅黑" w:hAnsi="Times New Roman" w:cs="Times New Roman"/>
          <w:b/>
          <w:bCs/>
          <w:sz w:val="22"/>
          <w:szCs w:val="22"/>
        </w:rPr>
        <w:t>投资策略总结</w:t>
      </w:r>
    </w:p>
    <w:p w14:paraId="3B30024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短线交易策略</w:t>
      </w:r>
    </w:p>
    <w:p w14:paraId="3BD3D241" w14:textId="77777777" w:rsidR="0086309C" w:rsidRPr="0086309C" w:rsidRDefault="0086309C" w:rsidP="0086309C">
      <w:pPr>
        <w:numPr>
          <w:ilvl w:val="0"/>
          <w:numId w:val="97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短期股价目标：</w:t>
      </w:r>
      <w:r w:rsidRPr="0086309C">
        <w:rPr>
          <w:rFonts w:ascii="Times New Roman" w:eastAsia="微软雅黑" w:hAnsi="Times New Roman" w:cs="Times New Roman"/>
          <w:b/>
          <w:bCs/>
          <w:sz w:val="22"/>
          <w:szCs w:val="22"/>
        </w:rPr>
        <w:t>$370 - $390</w:t>
      </w:r>
    </w:p>
    <w:p w14:paraId="4835E280" w14:textId="77777777" w:rsidR="0086309C" w:rsidRPr="0086309C" w:rsidRDefault="0086309C" w:rsidP="0086309C">
      <w:pPr>
        <w:numPr>
          <w:ilvl w:val="1"/>
          <w:numId w:val="97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市场情绪仍然积极</w:t>
      </w:r>
      <w:r w:rsidRPr="0086309C">
        <w:rPr>
          <w:rFonts w:ascii="Times New Roman" w:eastAsia="微软雅黑" w:hAnsi="Times New Roman" w:cs="Times New Roman"/>
          <w:sz w:val="22"/>
          <w:szCs w:val="22"/>
        </w:rPr>
        <w:t>，短期内股价可能继续震荡走高。</w:t>
      </w:r>
    </w:p>
    <w:p w14:paraId="563F2F00" w14:textId="77777777" w:rsidR="0086309C" w:rsidRPr="0086309C" w:rsidRDefault="0086309C" w:rsidP="0086309C">
      <w:pPr>
        <w:numPr>
          <w:ilvl w:val="1"/>
          <w:numId w:val="97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建议</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等待</w:t>
      </w:r>
      <w:r w:rsidRPr="0086309C">
        <w:rPr>
          <w:rFonts w:ascii="Times New Roman" w:eastAsia="微软雅黑" w:hAnsi="Times New Roman" w:cs="Times New Roman"/>
          <w:b/>
          <w:bCs/>
          <w:sz w:val="22"/>
          <w:szCs w:val="22"/>
        </w:rPr>
        <w:t xml:space="preserve"> Q4 </w:t>
      </w:r>
      <w:r w:rsidRPr="0086309C">
        <w:rPr>
          <w:rFonts w:ascii="Times New Roman" w:eastAsia="微软雅黑" w:hAnsi="Times New Roman" w:cs="Times New Roman"/>
          <w:b/>
          <w:bCs/>
          <w:sz w:val="22"/>
          <w:szCs w:val="22"/>
        </w:rPr>
        <w:t>财报发布后，再观察市场反应</w:t>
      </w:r>
      <w:r w:rsidRPr="0086309C">
        <w:rPr>
          <w:rFonts w:ascii="Times New Roman" w:eastAsia="微软雅黑" w:hAnsi="Times New Roman" w:cs="Times New Roman"/>
          <w:sz w:val="22"/>
          <w:szCs w:val="22"/>
        </w:rPr>
        <w:t>。</w:t>
      </w:r>
    </w:p>
    <w:p w14:paraId="50FAFF6C" w14:textId="77777777" w:rsidR="0086309C" w:rsidRPr="0086309C" w:rsidRDefault="0086309C" w:rsidP="0086309C">
      <w:pPr>
        <w:numPr>
          <w:ilvl w:val="0"/>
          <w:numId w:val="97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回调买入点：</w:t>
      </w:r>
      <w:r w:rsidRPr="0086309C">
        <w:rPr>
          <w:rFonts w:ascii="Times New Roman" w:eastAsia="微软雅黑" w:hAnsi="Times New Roman" w:cs="Times New Roman"/>
          <w:b/>
          <w:bCs/>
          <w:sz w:val="22"/>
          <w:szCs w:val="22"/>
        </w:rPr>
        <w:t>$300 - $320</w:t>
      </w:r>
    </w:p>
    <w:p w14:paraId="4825A5B4" w14:textId="77777777" w:rsidR="0086309C" w:rsidRPr="0086309C" w:rsidRDefault="0086309C" w:rsidP="0086309C">
      <w:pPr>
        <w:numPr>
          <w:ilvl w:val="1"/>
          <w:numId w:val="97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若股价因财报不及预期回调至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DCF </w:t>
      </w:r>
      <w:r w:rsidRPr="0086309C">
        <w:rPr>
          <w:rFonts w:ascii="Times New Roman" w:eastAsia="微软雅黑" w:hAnsi="Times New Roman" w:cs="Times New Roman"/>
          <w:b/>
          <w:bCs/>
          <w:sz w:val="22"/>
          <w:szCs w:val="22"/>
        </w:rPr>
        <w:t>估值区间</w:t>
      </w:r>
      <w:r w:rsidRPr="0086309C">
        <w:rPr>
          <w:rFonts w:ascii="Times New Roman" w:eastAsia="微软雅黑" w:hAnsi="Times New Roman" w:cs="Times New Roman"/>
          <w:b/>
          <w:bCs/>
          <w:sz w:val="22"/>
          <w:szCs w:val="22"/>
        </w:rPr>
        <w:t xml:space="preserve"> ($290-$310)</w:t>
      </w:r>
      <w:r w:rsidRPr="0086309C">
        <w:rPr>
          <w:rFonts w:ascii="Times New Roman" w:eastAsia="微软雅黑" w:hAnsi="Times New Roman" w:cs="Times New Roman"/>
          <w:sz w:val="22"/>
          <w:szCs w:val="22"/>
        </w:rPr>
        <w:t>，可考虑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分批建仓</w:t>
      </w:r>
      <w:r w:rsidRPr="0086309C">
        <w:rPr>
          <w:rFonts w:ascii="Times New Roman" w:eastAsia="微软雅黑" w:hAnsi="Times New Roman" w:cs="Times New Roman"/>
          <w:sz w:val="22"/>
          <w:szCs w:val="22"/>
        </w:rPr>
        <w:t>。</w:t>
      </w:r>
    </w:p>
    <w:p w14:paraId="6752D19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长期投资逻辑</w:t>
      </w:r>
    </w:p>
    <w:p w14:paraId="6F3E861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长期投资者可考虑：</w:t>
      </w:r>
    </w:p>
    <w:p w14:paraId="4CAACEBC" w14:textId="77777777" w:rsidR="0086309C" w:rsidRPr="0086309C" w:rsidRDefault="0086309C" w:rsidP="0086309C">
      <w:pPr>
        <w:numPr>
          <w:ilvl w:val="0"/>
          <w:numId w:val="98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是否持续扩张至更多广告市场</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电商、流媒体、社交广告</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p>
    <w:p w14:paraId="4FC9ECEB" w14:textId="77777777" w:rsidR="0086309C" w:rsidRPr="0086309C" w:rsidRDefault="0086309C" w:rsidP="0086309C">
      <w:pPr>
        <w:numPr>
          <w:ilvl w:val="0"/>
          <w:numId w:val="98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保持</w:t>
      </w:r>
      <w:r w:rsidRPr="0086309C">
        <w:rPr>
          <w:rFonts w:ascii="Times New Roman" w:eastAsia="微软雅黑" w:hAnsi="Times New Roman" w:cs="Times New Roman"/>
          <w:b/>
          <w:bCs/>
          <w:sz w:val="22"/>
          <w:szCs w:val="22"/>
        </w:rPr>
        <w:t xml:space="preserve"> 20%+ </w:t>
      </w:r>
      <w:r w:rsidRPr="0086309C">
        <w:rPr>
          <w:rFonts w:ascii="Times New Roman" w:eastAsia="微软雅黑" w:hAnsi="Times New Roman" w:cs="Times New Roman"/>
          <w:b/>
          <w:bCs/>
          <w:sz w:val="22"/>
          <w:szCs w:val="22"/>
        </w:rPr>
        <w:t>营收增长的可持续性</w:t>
      </w:r>
      <w:r w:rsidRPr="0086309C">
        <w:rPr>
          <w:rFonts w:ascii="Times New Roman" w:eastAsia="微软雅黑" w:hAnsi="Times New Roman" w:cs="Times New Roman"/>
          <w:sz w:val="22"/>
          <w:szCs w:val="22"/>
        </w:rPr>
        <w:t>。</w:t>
      </w:r>
    </w:p>
    <w:p w14:paraId="1092DF6C" w14:textId="77777777" w:rsidR="0086309C" w:rsidRPr="0086309C" w:rsidRDefault="0086309C" w:rsidP="0086309C">
      <w:pPr>
        <w:numPr>
          <w:ilvl w:val="0"/>
          <w:numId w:val="98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EBITDA </w:t>
      </w:r>
      <w:r w:rsidRPr="0086309C">
        <w:rPr>
          <w:rFonts w:ascii="Times New Roman" w:eastAsia="微软雅黑" w:hAnsi="Times New Roman" w:cs="Times New Roman"/>
          <w:b/>
          <w:bCs/>
          <w:sz w:val="22"/>
          <w:szCs w:val="22"/>
        </w:rPr>
        <w:t>利润率是否能长期维持</w:t>
      </w:r>
      <w:r w:rsidRPr="0086309C">
        <w:rPr>
          <w:rFonts w:ascii="Times New Roman" w:eastAsia="微软雅黑" w:hAnsi="Times New Roman" w:cs="Times New Roman"/>
          <w:b/>
          <w:bCs/>
          <w:sz w:val="22"/>
          <w:szCs w:val="22"/>
        </w:rPr>
        <w:t xml:space="preserve"> 60%+</w:t>
      </w:r>
      <w:r w:rsidRPr="0086309C">
        <w:rPr>
          <w:rFonts w:ascii="Times New Roman" w:eastAsia="微软雅黑" w:hAnsi="Times New Roman" w:cs="Times New Roman"/>
          <w:b/>
          <w:bCs/>
          <w:sz w:val="22"/>
          <w:szCs w:val="22"/>
        </w:rPr>
        <w:t>，甚至进一步提升</w:t>
      </w:r>
      <w:r w:rsidRPr="0086309C">
        <w:rPr>
          <w:rFonts w:ascii="Times New Roman" w:eastAsia="微软雅黑" w:hAnsi="Times New Roman" w:cs="Times New Roman"/>
          <w:sz w:val="22"/>
          <w:szCs w:val="22"/>
        </w:rPr>
        <w:t>。</w:t>
      </w:r>
    </w:p>
    <w:p w14:paraId="6D91E2D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A5866C3">
          <v:rect id="_x0000_i1846" style="width:0;height:1.5pt" o:hralign="center" o:hrstd="t" o:hr="t" fillcolor="#a0a0a0" stroked="f"/>
        </w:pict>
      </w:r>
    </w:p>
    <w:p w14:paraId="10B90DB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17. </w:t>
      </w:r>
      <w:r w:rsidRPr="0086309C">
        <w:rPr>
          <w:rFonts w:ascii="Times New Roman" w:eastAsia="微软雅黑" w:hAnsi="Times New Roman" w:cs="Times New Roman"/>
          <w:b/>
          <w:bCs/>
          <w:sz w:val="22"/>
          <w:szCs w:val="22"/>
        </w:rPr>
        <w:t>结论：短期谨慎，长期看涨</w:t>
      </w:r>
    </w:p>
    <w:p w14:paraId="264F8EE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短期观点</w:t>
      </w:r>
      <w:r w:rsidRPr="0086309C">
        <w:rPr>
          <w:rFonts w:ascii="Times New Roman" w:eastAsia="微软雅黑" w:hAnsi="Times New Roman" w:cs="Times New Roman"/>
          <w:sz w:val="22"/>
          <w:szCs w:val="22"/>
        </w:rPr>
        <w:t>：</w:t>
      </w:r>
    </w:p>
    <w:p w14:paraId="552B0073" w14:textId="77777777" w:rsidR="0086309C" w:rsidRPr="0086309C" w:rsidRDefault="0086309C" w:rsidP="0086309C">
      <w:pPr>
        <w:numPr>
          <w:ilvl w:val="0"/>
          <w:numId w:val="98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当前股价已反映高增长预期，短线不宜追高</w:t>
      </w:r>
      <w:r w:rsidRPr="0086309C">
        <w:rPr>
          <w:rFonts w:ascii="Times New Roman" w:eastAsia="微软雅黑" w:hAnsi="Times New Roman" w:cs="Times New Roman"/>
          <w:sz w:val="22"/>
          <w:szCs w:val="22"/>
        </w:rPr>
        <w:t>，应等待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财报确认增长是否持续</w:t>
      </w:r>
      <w:r w:rsidRPr="0086309C">
        <w:rPr>
          <w:rFonts w:ascii="Times New Roman" w:eastAsia="微软雅黑" w:hAnsi="Times New Roman" w:cs="Times New Roman"/>
          <w:sz w:val="22"/>
          <w:szCs w:val="22"/>
        </w:rPr>
        <w:t>。</w:t>
      </w:r>
    </w:p>
    <w:p w14:paraId="6DBD1A42" w14:textId="77777777" w:rsidR="0086309C" w:rsidRPr="0086309C" w:rsidRDefault="0086309C" w:rsidP="0086309C">
      <w:pPr>
        <w:numPr>
          <w:ilvl w:val="0"/>
          <w:numId w:val="98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若短线回调至</w:t>
      </w:r>
      <w:r w:rsidRPr="0086309C">
        <w:rPr>
          <w:rFonts w:ascii="Times New Roman" w:eastAsia="微软雅黑" w:hAnsi="Times New Roman" w:cs="Times New Roman"/>
          <w:b/>
          <w:bCs/>
          <w:sz w:val="22"/>
          <w:szCs w:val="22"/>
        </w:rPr>
        <w:t xml:space="preserve"> $300-$320</w:t>
      </w:r>
      <w:r w:rsidRPr="0086309C">
        <w:rPr>
          <w:rFonts w:ascii="Times New Roman" w:eastAsia="微软雅黑" w:hAnsi="Times New Roman" w:cs="Times New Roman"/>
          <w:b/>
          <w:bCs/>
          <w:sz w:val="22"/>
          <w:szCs w:val="22"/>
        </w:rPr>
        <w:t>，可分批建仓</w:t>
      </w:r>
      <w:r w:rsidRPr="0086309C">
        <w:rPr>
          <w:rFonts w:ascii="Times New Roman" w:eastAsia="微软雅黑" w:hAnsi="Times New Roman" w:cs="Times New Roman"/>
          <w:sz w:val="22"/>
          <w:szCs w:val="22"/>
        </w:rPr>
        <w:t>。</w:t>
      </w:r>
    </w:p>
    <w:p w14:paraId="0AA5580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长期观点</w:t>
      </w:r>
      <w:r w:rsidRPr="0086309C">
        <w:rPr>
          <w:rFonts w:ascii="Times New Roman" w:eastAsia="微软雅黑" w:hAnsi="Times New Roman" w:cs="Times New Roman"/>
          <w:sz w:val="22"/>
          <w:szCs w:val="22"/>
        </w:rPr>
        <w:t>：</w:t>
      </w:r>
    </w:p>
    <w:p w14:paraId="042FD127" w14:textId="77777777" w:rsidR="0086309C" w:rsidRPr="0086309C" w:rsidRDefault="0086309C" w:rsidP="0086309C">
      <w:pPr>
        <w:numPr>
          <w:ilvl w:val="0"/>
          <w:numId w:val="982"/>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技术扩展顺利，市场份额持续扩大</w:t>
      </w:r>
      <w:r w:rsidRPr="0086309C">
        <w:rPr>
          <w:rFonts w:ascii="Times New Roman" w:eastAsia="微软雅黑" w:hAnsi="Times New Roman" w:cs="Times New Roman"/>
          <w:sz w:val="22"/>
          <w:szCs w:val="22"/>
        </w:rPr>
        <w:t>，长期仍具备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 </w:t>
      </w:r>
      <w:r w:rsidRPr="0086309C">
        <w:rPr>
          <w:rFonts w:ascii="Times New Roman" w:eastAsia="微软雅黑" w:hAnsi="Times New Roman" w:cs="Times New Roman"/>
          <w:b/>
          <w:bCs/>
          <w:sz w:val="22"/>
          <w:szCs w:val="22"/>
        </w:rPr>
        <w:t>的年复合增长潜力</w:t>
      </w:r>
      <w:r w:rsidRPr="0086309C">
        <w:rPr>
          <w:rFonts w:ascii="Times New Roman" w:eastAsia="微软雅黑" w:hAnsi="Times New Roman" w:cs="Times New Roman"/>
          <w:sz w:val="22"/>
          <w:szCs w:val="22"/>
        </w:rPr>
        <w:t>。</w:t>
      </w:r>
    </w:p>
    <w:p w14:paraId="39778442" w14:textId="77777777" w:rsidR="0086309C" w:rsidRPr="0086309C" w:rsidRDefault="0086309C" w:rsidP="0086309C">
      <w:pPr>
        <w:numPr>
          <w:ilvl w:val="0"/>
          <w:numId w:val="98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DCF </w:t>
      </w:r>
      <w:r w:rsidRPr="0086309C">
        <w:rPr>
          <w:rFonts w:ascii="Times New Roman" w:eastAsia="微软雅黑" w:hAnsi="Times New Roman" w:cs="Times New Roman"/>
          <w:b/>
          <w:bCs/>
          <w:sz w:val="22"/>
          <w:szCs w:val="22"/>
        </w:rPr>
        <w:t>估值在</w:t>
      </w:r>
      <w:r w:rsidRPr="0086309C">
        <w:rPr>
          <w:rFonts w:ascii="Times New Roman" w:eastAsia="微软雅黑" w:hAnsi="Times New Roman" w:cs="Times New Roman"/>
          <w:b/>
          <w:bCs/>
          <w:sz w:val="22"/>
          <w:szCs w:val="22"/>
        </w:rPr>
        <w:t xml:space="preserve"> $290-$310</w:t>
      </w:r>
      <w:r w:rsidRPr="0086309C">
        <w:rPr>
          <w:rFonts w:ascii="Times New Roman" w:eastAsia="微软雅黑" w:hAnsi="Times New Roman" w:cs="Times New Roman"/>
          <w:b/>
          <w:bCs/>
          <w:sz w:val="22"/>
          <w:szCs w:val="22"/>
        </w:rPr>
        <w:t>，长期投资者可以在此区间重点关注</w:t>
      </w:r>
      <w:r w:rsidRPr="0086309C">
        <w:rPr>
          <w:rFonts w:ascii="Times New Roman" w:eastAsia="微软雅黑" w:hAnsi="Times New Roman" w:cs="Times New Roman"/>
          <w:sz w:val="22"/>
          <w:szCs w:val="22"/>
        </w:rPr>
        <w:t>。</w:t>
      </w:r>
    </w:p>
    <w:p w14:paraId="3919AF92"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最终投资建议</w:t>
      </w:r>
      <w:r w:rsidRPr="0086309C">
        <w:rPr>
          <w:rFonts w:ascii="Times New Roman" w:eastAsia="微软雅黑" w:hAnsi="Times New Roman" w:cs="Times New Roman"/>
          <w:sz w:val="22"/>
          <w:szCs w:val="22"/>
        </w:rPr>
        <w:t>：</w:t>
      </w:r>
    </w:p>
    <w:p w14:paraId="2971347B" w14:textId="77777777" w:rsidR="0086309C" w:rsidRPr="0086309C" w:rsidRDefault="0086309C" w:rsidP="0086309C">
      <w:pPr>
        <w:numPr>
          <w:ilvl w:val="0"/>
          <w:numId w:val="98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现价</w:t>
      </w:r>
      <w:r w:rsidRPr="0086309C">
        <w:rPr>
          <w:rFonts w:ascii="Times New Roman" w:eastAsia="微软雅黑" w:hAnsi="Times New Roman" w:cs="Times New Roman"/>
          <w:b/>
          <w:bCs/>
          <w:sz w:val="22"/>
          <w:szCs w:val="22"/>
        </w:rPr>
        <w:t xml:space="preserve"> ($378) </w:t>
      </w:r>
      <w:r w:rsidRPr="0086309C">
        <w:rPr>
          <w:rFonts w:ascii="Times New Roman" w:eastAsia="微软雅黑" w:hAnsi="Times New Roman" w:cs="Times New Roman"/>
          <w:b/>
          <w:bCs/>
          <w:sz w:val="22"/>
          <w:szCs w:val="22"/>
        </w:rPr>
        <w:t>过热，短线不建议买入</w:t>
      </w:r>
      <w:r w:rsidRPr="0086309C">
        <w:rPr>
          <w:rFonts w:ascii="Times New Roman" w:eastAsia="微软雅黑" w:hAnsi="Times New Roman" w:cs="Times New Roman"/>
          <w:sz w:val="22"/>
          <w:szCs w:val="22"/>
        </w:rPr>
        <w:t>，等待更好的入场机会。</w:t>
      </w:r>
    </w:p>
    <w:p w14:paraId="76F70E40" w14:textId="77777777" w:rsidR="0086309C" w:rsidRPr="0086309C" w:rsidRDefault="0086309C" w:rsidP="0086309C">
      <w:pPr>
        <w:numPr>
          <w:ilvl w:val="0"/>
          <w:numId w:val="98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若跌至</w:t>
      </w:r>
      <w:r w:rsidRPr="0086309C">
        <w:rPr>
          <w:rFonts w:ascii="Times New Roman" w:eastAsia="微软雅黑" w:hAnsi="Times New Roman" w:cs="Times New Roman"/>
          <w:b/>
          <w:bCs/>
          <w:sz w:val="22"/>
          <w:szCs w:val="22"/>
        </w:rPr>
        <w:t xml:space="preserve"> $300-$320</w:t>
      </w:r>
      <w:r w:rsidRPr="0086309C">
        <w:rPr>
          <w:rFonts w:ascii="Times New Roman" w:eastAsia="微软雅黑" w:hAnsi="Times New Roman" w:cs="Times New Roman"/>
          <w:b/>
          <w:bCs/>
          <w:sz w:val="22"/>
          <w:szCs w:val="22"/>
        </w:rPr>
        <w:t>，长期投资者可考虑入场</w:t>
      </w:r>
      <w:r w:rsidRPr="0086309C">
        <w:rPr>
          <w:rFonts w:ascii="Times New Roman" w:eastAsia="微软雅黑" w:hAnsi="Times New Roman" w:cs="Times New Roman"/>
          <w:sz w:val="22"/>
          <w:szCs w:val="22"/>
        </w:rPr>
        <w:t>。</w:t>
      </w:r>
    </w:p>
    <w:p w14:paraId="7EEA9698" w14:textId="77777777" w:rsidR="0086309C" w:rsidRPr="0086309C" w:rsidRDefault="0086309C" w:rsidP="0086309C">
      <w:pPr>
        <w:numPr>
          <w:ilvl w:val="0"/>
          <w:numId w:val="98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2025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2 </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日财报，决定下一步投资策略</w:t>
      </w:r>
      <w:r w:rsidRPr="0086309C">
        <w:rPr>
          <w:rFonts w:ascii="Times New Roman" w:eastAsia="微软雅黑" w:hAnsi="Times New Roman" w:cs="Times New Roman"/>
          <w:sz w:val="22"/>
          <w:szCs w:val="22"/>
        </w:rPr>
        <w:t>。</w:t>
      </w:r>
    </w:p>
    <w:p w14:paraId="08A0546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C6B422C">
          <v:rect id="_x0000_i1847" style="width:0;height:1.5pt" o:hralign="center" o:hrstd="t" o:hr="t" fillcolor="#a0a0a0" stroked="f"/>
        </w:pict>
      </w:r>
    </w:p>
    <w:p w14:paraId="09D2F81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18. </w:t>
      </w:r>
      <w:r w:rsidRPr="0086309C">
        <w:rPr>
          <w:rFonts w:ascii="Times New Roman" w:eastAsia="微软雅黑" w:hAnsi="Times New Roman" w:cs="Times New Roman"/>
          <w:b/>
          <w:bCs/>
          <w:sz w:val="22"/>
          <w:szCs w:val="22"/>
        </w:rPr>
        <w:t>未来关键事件</w:t>
      </w:r>
    </w:p>
    <w:tbl>
      <w:tblPr>
        <w:tblStyle w:val="41"/>
        <w:tblW w:w="0" w:type="auto"/>
        <w:tblLook w:val="04A0" w:firstRow="1" w:lastRow="0" w:firstColumn="1" w:lastColumn="0" w:noHBand="0" w:noVBand="1"/>
      </w:tblPr>
      <w:tblGrid>
        <w:gridCol w:w="1756"/>
        <w:gridCol w:w="1897"/>
        <w:gridCol w:w="4610"/>
      </w:tblGrid>
      <w:tr w:rsidR="0086309C" w:rsidRPr="0086309C" w14:paraId="3EA78685"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8564AC"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事件</w:t>
            </w:r>
          </w:p>
        </w:tc>
        <w:tc>
          <w:tcPr>
            <w:tcW w:w="0" w:type="auto"/>
            <w:hideMark/>
          </w:tcPr>
          <w:p w14:paraId="01740928"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时间</w:t>
            </w:r>
          </w:p>
        </w:tc>
        <w:tc>
          <w:tcPr>
            <w:tcW w:w="0" w:type="auto"/>
            <w:hideMark/>
          </w:tcPr>
          <w:p w14:paraId="5B9001F2"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影响</w:t>
            </w:r>
          </w:p>
        </w:tc>
      </w:tr>
      <w:tr w:rsidR="0086309C" w:rsidRPr="0086309C" w14:paraId="03533139"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E066F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Q4 2024 </w:t>
            </w:r>
            <w:r w:rsidRPr="0086309C">
              <w:rPr>
                <w:rFonts w:ascii="Times New Roman" w:eastAsia="微软雅黑" w:hAnsi="Times New Roman" w:cs="Times New Roman"/>
                <w:sz w:val="22"/>
                <w:szCs w:val="22"/>
              </w:rPr>
              <w:t>财报</w:t>
            </w:r>
          </w:p>
        </w:tc>
        <w:tc>
          <w:tcPr>
            <w:tcW w:w="0" w:type="auto"/>
            <w:hideMark/>
          </w:tcPr>
          <w:p w14:paraId="2ADA287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w:t>
            </w:r>
          </w:p>
        </w:tc>
        <w:tc>
          <w:tcPr>
            <w:tcW w:w="0" w:type="auto"/>
            <w:hideMark/>
          </w:tcPr>
          <w:p w14:paraId="0E4EE27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决定股价是否继续上涨，或进入回调</w:t>
            </w:r>
          </w:p>
        </w:tc>
      </w:tr>
      <w:tr w:rsidR="0086309C" w:rsidRPr="0086309C" w14:paraId="01D48F9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994157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美联储利率决策</w:t>
            </w:r>
          </w:p>
        </w:tc>
        <w:tc>
          <w:tcPr>
            <w:tcW w:w="0" w:type="auto"/>
            <w:hideMark/>
          </w:tcPr>
          <w:p w14:paraId="3107AA0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3</w:t>
            </w:r>
            <w:r w:rsidRPr="0086309C">
              <w:rPr>
                <w:rFonts w:ascii="Times New Roman" w:eastAsia="微软雅黑" w:hAnsi="Times New Roman" w:cs="Times New Roman"/>
                <w:b/>
                <w:bCs/>
                <w:sz w:val="22"/>
                <w:szCs w:val="22"/>
              </w:rPr>
              <w:t>月</w:t>
            </w:r>
          </w:p>
        </w:tc>
        <w:tc>
          <w:tcPr>
            <w:tcW w:w="0" w:type="auto"/>
            <w:hideMark/>
          </w:tcPr>
          <w:p w14:paraId="0E12C9C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利率调整可能影响科技股整体估值</w:t>
            </w:r>
          </w:p>
        </w:tc>
      </w:tr>
      <w:tr w:rsidR="0086309C" w:rsidRPr="0086309C" w14:paraId="1280D84E"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5970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市场竞争动态</w:t>
            </w:r>
          </w:p>
        </w:tc>
        <w:tc>
          <w:tcPr>
            <w:tcW w:w="0" w:type="auto"/>
            <w:hideMark/>
          </w:tcPr>
          <w:p w14:paraId="4FD0CFF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全年关注</w:t>
            </w:r>
          </w:p>
        </w:tc>
        <w:tc>
          <w:tcPr>
            <w:tcW w:w="0" w:type="auto"/>
            <w:hideMark/>
          </w:tcPr>
          <w:p w14:paraId="18C6824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Google / Meta / Unity </w:t>
            </w:r>
            <w:r w:rsidRPr="0086309C">
              <w:rPr>
                <w:rFonts w:ascii="Times New Roman" w:eastAsia="微软雅黑" w:hAnsi="Times New Roman" w:cs="Times New Roman"/>
                <w:b/>
                <w:bCs/>
                <w:sz w:val="22"/>
                <w:szCs w:val="22"/>
              </w:rPr>
              <w:t>是否推出新</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广告产品</w:t>
            </w:r>
          </w:p>
        </w:tc>
      </w:tr>
    </w:tbl>
    <w:p w14:paraId="73F6DB2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9D66B3A">
          <v:rect id="_x0000_i1848" style="width:0;height:1.5pt" o:hralign="center" o:hrstd="t" o:hr="t" fillcolor="#a0a0a0" stroked="f"/>
        </w:pict>
      </w:r>
    </w:p>
    <w:p w14:paraId="6041AD6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如需更详细的量化模型或衍生品策略分析，可以进一步探讨。</w:t>
      </w:r>
    </w:p>
    <w:p w14:paraId="52A5FA3F" w14:textId="77777777" w:rsidR="0086309C" w:rsidRPr="0086309C" w:rsidRDefault="0086309C" w:rsidP="0086309C">
      <w:pPr>
        <w:rPr>
          <w:rFonts w:ascii="Times New Roman" w:eastAsia="微软雅黑" w:hAnsi="Times New Roman" w:cs="Times New Roman"/>
          <w:sz w:val="22"/>
          <w:szCs w:val="22"/>
        </w:rPr>
      </w:pPr>
    </w:p>
    <w:p w14:paraId="447E14B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19. </w:t>
      </w:r>
      <w:r w:rsidRPr="0086309C">
        <w:rPr>
          <w:rFonts w:ascii="Times New Roman" w:eastAsia="微软雅黑" w:hAnsi="Times New Roman" w:cs="Times New Roman"/>
          <w:b/>
          <w:bCs/>
          <w:sz w:val="22"/>
          <w:szCs w:val="22"/>
        </w:rPr>
        <w:t>风险分析与应对策略</w:t>
      </w:r>
    </w:p>
    <w:p w14:paraId="33ED4B1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尽管</w:t>
      </w:r>
      <w:r w:rsidRPr="0086309C">
        <w:rPr>
          <w:rFonts w:ascii="Times New Roman" w:eastAsia="微软雅黑" w:hAnsi="Times New Roman" w:cs="Times New Roman"/>
          <w:sz w:val="22"/>
          <w:szCs w:val="22"/>
        </w:rPr>
        <w:t xml:space="preserve"> AppLovin (APP) </w:t>
      </w:r>
      <w:r w:rsidRPr="0086309C">
        <w:rPr>
          <w:rFonts w:ascii="Times New Roman" w:eastAsia="微软雅黑" w:hAnsi="Times New Roman" w:cs="Times New Roman"/>
          <w:sz w:val="22"/>
          <w:szCs w:val="22"/>
        </w:rPr>
        <w:t>具备强劲的增长潜力，但其投资仍然存在多方面风险。为了全面评估该公司的投资价值，我们分析</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市场风险、财务风险、竞争风险、政策风险以及技术变革风险</w:t>
      </w:r>
      <w:r w:rsidRPr="0086309C">
        <w:rPr>
          <w:rFonts w:ascii="Times New Roman" w:eastAsia="微软雅黑" w:hAnsi="Times New Roman" w:cs="Times New Roman"/>
          <w:sz w:val="22"/>
          <w:szCs w:val="22"/>
        </w:rPr>
        <w:t>，并提出相应的应对策略。</w:t>
      </w:r>
    </w:p>
    <w:p w14:paraId="31662A9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1DC505C">
          <v:rect id="_x0000_i1849" style="width:0;height:1.5pt" o:hralign="center" o:hrstd="t" o:hr="t" fillcolor="#a0a0a0" stroked="f"/>
        </w:pict>
      </w:r>
    </w:p>
    <w:p w14:paraId="377D958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19.1 </w:t>
      </w:r>
      <w:r w:rsidRPr="0086309C">
        <w:rPr>
          <w:rFonts w:ascii="Times New Roman" w:eastAsia="微软雅黑" w:hAnsi="Times New Roman" w:cs="Times New Roman"/>
          <w:b/>
          <w:bCs/>
          <w:sz w:val="22"/>
          <w:szCs w:val="22"/>
        </w:rPr>
        <w:t>主要风险因素</w:t>
      </w:r>
    </w:p>
    <w:tbl>
      <w:tblPr>
        <w:tblStyle w:val="41"/>
        <w:tblW w:w="0" w:type="auto"/>
        <w:tblLook w:val="04A0" w:firstRow="1" w:lastRow="0" w:firstColumn="1" w:lastColumn="0" w:noHBand="0" w:noVBand="1"/>
      </w:tblPr>
      <w:tblGrid>
        <w:gridCol w:w="839"/>
        <w:gridCol w:w="1247"/>
        <w:gridCol w:w="6131"/>
        <w:gridCol w:w="1133"/>
      </w:tblGrid>
      <w:tr w:rsidR="0086309C" w:rsidRPr="0086309C" w14:paraId="3D6DB909"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E9411"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风险类型</w:t>
            </w:r>
          </w:p>
        </w:tc>
        <w:tc>
          <w:tcPr>
            <w:tcW w:w="0" w:type="auto"/>
            <w:hideMark/>
          </w:tcPr>
          <w:p w14:paraId="60E32E36"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具体风险</w:t>
            </w:r>
          </w:p>
        </w:tc>
        <w:tc>
          <w:tcPr>
            <w:tcW w:w="0" w:type="auto"/>
            <w:hideMark/>
          </w:tcPr>
          <w:p w14:paraId="0670A5E3"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可能影响</w:t>
            </w:r>
          </w:p>
        </w:tc>
        <w:tc>
          <w:tcPr>
            <w:tcW w:w="0" w:type="auto"/>
            <w:hideMark/>
          </w:tcPr>
          <w:p w14:paraId="2A98A7E5"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评估</w:t>
            </w:r>
          </w:p>
        </w:tc>
      </w:tr>
      <w:tr w:rsidR="0086309C" w:rsidRPr="0086309C" w14:paraId="7411D59E"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054A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市场风险</w:t>
            </w:r>
          </w:p>
        </w:tc>
        <w:tc>
          <w:tcPr>
            <w:tcW w:w="0" w:type="auto"/>
            <w:hideMark/>
          </w:tcPr>
          <w:p w14:paraId="4B9B6D78"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市场情绪波动</w:t>
            </w:r>
          </w:p>
        </w:tc>
        <w:tc>
          <w:tcPr>
            <w:tcW w:w="0" w:type="auto"/>
            <w:hideMark/>
          </w:tcPr>
          <w:p w14:paraId="24C36B4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由于近期</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概念火热，市场对高增长科技股的预期较高。一旦情绪逆转，估值溢价可能收缩。</w:t>
            </w:r>
          </w:p>
        </w:tc>
        <w:tc>
          <w:tcPr>
            <w:tcW w:w="0" w:type="auto"/>
            <w:hideMark/>
          </w:tcPr>
          <w:p w14:paraId="77F7AF6D"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p>
        </w:tc>
      </w:tr>
      <w:tr w:rsidR="0086309C" w:rsidRPr="0086309C" w14:paraId="532DB034"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6B3CF35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财务风险</w:t>
            </w:r>
          </w:p>
        </w:tc>
        <w:tc>
          <w:tcPr>
            <w:tcW w:w="0" w:type="auto"/>
            <w:hideMark/>
          </w:tcPr>
          <w:p w14:paraId="1C4FAAC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未来增长放缓</w:t>
            </w:r>
          </w:p>
        </w:tc>
        <w:tc>
          <w:tcPr>
            <w:tcW w:w="0" w:type="auto"/>
            <w:hideMark/>
          </w:tcPr>
          <w:p w14:paraId="3757058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增长未达预期，营收增速下降，可能导致股价调整。</w:t>
            </w:r>
          </w:p>
        </w:tc>
        <w:tc>
          <w:tcPr>
            <w:tcW w:w="0" w:type="auto"/>
            <w:hideMark/>
          </w:tcPr>
          <w:p w14:paraId="207C149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p>
        </w:tc>
      </w:tr>
      <w:tr w:rsidR="0086309C" w:rsidRPr="0086309C" w14:paraId="109DBB9F"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CD9734"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竞争风险</w:t>
            </w:r>
          </w:p>
        </w:tc>
        <w:tc>
          <w:tcPr>
            <w:tcW w:w="0" w:type="auto"/>
            <w:hideMark/>
          </w:tcPr>
          <w:p w14:paraId="5C2E775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行业内竞争加剧</w:t>
            </w:r>
          </w:p>
        </w:tc>
        <w:tc>
          <w:tcPr>
            <w:tcW w:w="0" w:type="auto"/>
            <w:hideMark/>
          </w:tcPr>
          <w:p w14:paraId="7DA5091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Google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Unity </w:t>
            </w:r>
            <w:r w:rsidRPr="0086309C">
              <w:rPr>
                <w:rFonts w:ascii="Times New Roman" w:eastAsia="微软雅黑" w:hAnsi="Times New Roman" w:cs="Times New Roman"/>
                <w:sz w:val="22"/>
                <w:szCs w:val="22"/>
              </w:rPr>
              <w:t>可能推出更具竞争力的广告算法，对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形成挑战。</w:t>
            </w:r>
          </w:p>
        </w:tc>
        <w:tc>
          <w:tcPr>
            <w:tcW w:w="0" w:type="auto"/>
            <w:hideMark/>
          </w:tcPr>
          <w:p w14:paraId="3F5A91F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p>
        </w:tc>
      </w:tr>
      <w:tr w:rsidR="0086309C" w:rsidRPr="0086309C" w14:paraId="4FD39AA7"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E3379E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政策风险</w:t>
            </w:r>
          </w:p>
        </w:tc>
        <w:tc>
          <w:tcPr>
            <w:tcW w:w="0" w:type="auto"/>
            <w:hideMark/>
          </w:tcPr>
          <w:p w14:paraId="67D8AD7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监管加强</w:t>
            </w:r>
          </w:p>
        </w:tc>
        <w:tc>
          <w:tcPr>
            <w:tcW w:w="0" w:type="auto"/>
            <w:hideMark/>
          </w:tcPr>
          <w:p w14:paraId="7E84B06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随着</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监管政策升级，广告数据隐私问题可能引发政府干预。</w:t>
            </w:r>
          </w:p>
        </w:tc>
        <w:tc>
          <w:tcPr>
            <w:tcW w:w="0" w:type="auto"/>
            <w:hideMark/>
          </w:tcPr>
          <w:p w14:paraId="43708CB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p>
        </w:tc>
      </w:tr>
      <w:tr w:rsidR="0086309C" w:rsidRPr="0086309C" w14:paraId="284AAEAA"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0E5C4"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技术风险</w:t>
            </w:r>
          </w:p>
        </w:tc>
        <w:tc>
          <w:tcPr>
            <w:tcW w:w="0" w:type="auto"/>
            <w:hideMark/>
          </w:tcPr>
          <w:p w14:paraId="65DB55A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模型瓶颈</w:t>
            </w:r>
          </w:p>
        </w:tc>
        <w:tc>
          <w:tcPr>
            <w:tcW w:w="0" w:type="auto"/>
            <w:hideMark/>
          </w:tcPr>
          <w:p w14:paraId="2A721CD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技术无法进一步提升广告效率，竞争优势将削弱。</w:t>
            </w:r>
          </w:p>
        </w:tc>
        <w:tc>
          <w:tcPr>
            <w:tcW w:w="0" w:type="auto"/>
            <w:hideMark/>
          </w:tcPr>
          <w:p w14:paraId="76C96C3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Segoe UI Symbol" w:eastAsia="微软雅黑" w:hAnsi="Segoe UI Symbol" w:cs="Segoe UI Symbol"/>
                <w:sz w:val="22"/>
                <w:szCs w:val="22"/>
              </w:rPr>
              <w:t>★★★☆☆</w:t>
            </w:r>
          </w:p>
        </w:tc>
      </w:tr>
    </w:tbl>
    <w:p w14:paraId="541B7A5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C03AD6B">
          <v:rect id="_x0000_i1850" style="width:0;height:1.5pt" o:hralign="center" o:hrstd="t" o:hr="t" fillcolor="#a0a0a0" stroked="f"/>
        </w:pict>
      </w:r>
    </w:p>
    <w:p w14:paraId="3D301EA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19.2 </w:t>
      </w:r>
      <w:r w:rsidRPr="0086309C">
        <w:rPr>
          <w:rFonts w:ascii="Times New Roman" w:eastAsia="微软雅黑" w:hAnsi="Times New Roman" w:cs="Times New Roman"/>
          <w:b/>
          <w:bCs/>
          <w:sz w:val="22"/>
          <w:szCs w:val="22"/>
        </w:rPr>
        <w:t>风险应对策略</w:t>
      </w:r>
    </w:p>
    <w:p w14:paraId="7A14294E" w14:textId="77777777" w:rsidR="0086309C" w:rsidRPr="0086309C" w:rsidRDefault="0086309C" w:rsidP="0086309C">
      <w:pPr>
        <w:numPr>
          <w:ilvl w:val="0"/>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市场风险：情绪波动导致估值回调</w:t>
      </w:r>
    </w:p>
    <w:p w14:paraId="72818A39" w14:textId="77777777" w:rsidR="0086309C" w:rsidRPr="0086309C" w:rsidRDefault="0086309C" w:rsidP="0086309C">
      <w:pPr>
        <w:numPr>
          <w:ilvl w:val="1"/>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应对策略</w:t>
      </w:r>
      <w:r w:rsidRPr="0086309C">
        <w:rPr>
          <w:rFonts w:ascii="Times New Roman" w:eastAsia="微软雅黑" w:hAnsi="Times New Roman" w:cs="Times New Roman"/>
          <w:sz w:val="22"/>
          <w:szCs w:val="22"/>
        </w:rPr>
        <w:t>：控制仓位，不盲目追高，在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$300-$320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区间分批布局，降低估值回调带来的风险。</w:t>
      </w:r>
    </w:p>
    <w:p w14:paraId="6EA09455" w14:textId="77777777" w:rsidR="0086309C" w:rsidRPr="0086309C" w:rsidRDefault="0086309C" w:rsidP="0086309C">
      <w:pPr>
        <w:numPr>
          <w:ilvl w:val="0"/>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财务风险：增长可能不及预期</w:t>
      </w:r>
    </w:p>
    <w:p w14:paraId="216762D0" w14:textId="77777777" w:rsidR="0086309C" w:rsidRPr="0086309C" w:rsidRDefault="0086309C" w:rsidP="0086309C">
      <w:pPr>
        <w:numPr>
          <w:ilvl w:val="1"/>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应对策略</w:t>
      </w:r>
      <w:r w:rsidRPr="0086309C">
        <w:rPr>
          <w:rFonts w:ascii="Times New Roman" w:eastAsia="微软雅黑" w:hAnsi="Times New Roman" w:cs="Times New Roman"/>
          <w:sz w:val="22"/>
          <w:szCs w:val="22"/>
        </w:rPr>
        <w:t>：重点关注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业绩指引</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是否支持</w:t>
      </w:r>
      <w:r w:rsidRPr="0086309C">
        <w:rPr>
          <w:rFonts w:ascii="Times New Roman" w:eastAsia="微软雅黑" w:hAnsi="Times New Roman" w:cs="Times New Roman"/>
          <w:sz w:val="22"/>
          <w:szCs w:val="22"/>
        </w:rPr>
        <w:t xml:space="preserve"> 20%+ </w:t>
      </w:r>
      <w:r w:rsidRPr="0086309C">
        <w:rPr>
          <w:rFonts w:ascii="Times New Roman" w:eastAsia="微软雅黑" w:hAnsi="Times New Roman" w:cs="Times New Roman"/>
          <w:sz w:val="22"/>
          <w:szCs w:val="22"/>
        </w:rPr>
        <w:t>年增长。若增速明显低于预期，可考虑减仓。</w:t>
      </w:r>
    </w:p>
    <w:p w14:paraId="164688A0" w14:textId="77777777" w:rsidR="0086309C" w:rsidRPr="0086309C" w:rsidRDefault="0086309C" w:rsidP="0086309C">
      <w:pPr>
        <w:numPr>
          <w:ilvl w:val="0"/>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竞争风险：大型科技公司入局</w:t>
      </w:r>
    </w:p>
    <w:p w14:paraId="2AF42B68" w14:textId="77777777" w:rsidR="0086309C" w:rsidRPr="0086309C" w:rsidRDefault="0086309C" w:rsidP="0086309C">
      <w:pPr>
        <w:numPr>
          <w:ilvl w:val="1"/>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应对策略</w:t>
      </w:r>
      <w:r w:rsidRPr="0086309C">
        <w:rPr>
          <w:rFonts w:ascii="Times New Roman" w:eastAsia="微软雅黑" w:hAnsi="Times New Roman" w:cs="Times New Roman"/>
          <w:sz w:val="22"/>
          <w:szCs w:val="22"/>
        </w:rPr>
        <w:t>：持续监测</w:t>
      </w:r>
      <w:r w:rsidRPr="0086309C">
        <w:rPr>
          <w:rFonts w:ascii="Times New Roman" w:eastAsia="微软雅黑" w:hAnsi="Times New Roman" w:cs="Times New Roman"/>
          <w:sz w:val="22"/>
          <w:szCs w:val="22"/>
        </w:rPr>
        <w:t xml:space="preserve"> Google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Meta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广告进展，若其产品有较大突破，需重新评估</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的长期投资价值。</w:t>
      </w:r>
    </w:p>
    <w:p w14:paraId="743200FB" w14:textId="77777777" w:rsidR="0086309C" w:rsidRPr="0086309C" w:rsidRDefault="0086309C" w:rsidP="0086309C">
      <w:pPr>
        <w:numPr>
          <w:ilvl w:val="0"/>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政策风险：监管可能收紧</w:t>
      </w:r>
    </w:p>
    <w:p w14:paraId="3D5C92F9" w14:textId="77777777" w:rsidR="0086309C" w:rsidRPr="0086309C" w:rsidRDefault="0086309C" w:rsidP="0086309C">
      <w:pPr>
        <w:numPr>
          <w:ilvl w:val="1"/>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应对策略</w:t>
      </w:r>
      <w:r w:rsidRPr="0086309C">
        <w:rPr>
          <w:rFonts w:ascii="Times New Roman" w:eastAsia="微软雅黑" w:hAnsi="Times New Roman" w:cs="Times New Roman"/>
          <w:sz w:val="22"/>
          <w:szCs w:val="22"/>
        </w:rPr>
        <w:t>：密切关注美国和欧盟对</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监管法规的变化，若监管压力增大，</w:t>
      </w:r>
      <w:r w:rsidRPr="0086309C">
        <w:rPr>
          <w:rFonts w:ascii="Times New Roman" w:eastAsia="微软雅黑" w:hAnsi="Times New Roman" w:cs="Times New Roman"/>
          <w:sz w:val="22"/>
          <w:szCs w:val="22"/>
        </w:rPr>
        <w:t xml:space="preserve">APP </w:t>
      </w:r>
      <w:r w:rsidRPr="0086309C">
        <w:rPr>
          <w:rFonts w:ascii="Times New Roman" w:eastAsia="微软雅黑" w:hAnsi="Times New Roman" w:cs="Times New Roman"/>
          <w:sz w:val="22"/>
          <w:szCs w:val="22"/>
        </w:rPr>
        <w:t>可能需要增加数据合规投入，影响利润率。</w:t>
      </w:r>
    </w:p>
    <w:p w14:paraId="237F229D" w14:textId="77777777" w:rsidR="0086309C" w:rsidRPr="0086309C" w:rsidRDefault="0086309C" w:rsidP="0086309C">
      <w:pPr>
        <w:numPr>
          <w:ilvl w:val="0"/>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技术风险：</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算法升级受阻</w:t>
      </w:r>
    </w:p>
    <w:p w14:paraId="5F5FB7CD" w14:textId="77777777" w:rsidR="0086309C" w:rsidRPr="0086309C" w:rsidRDefault="0086309C" w:rsidP="0086309C">
      <w:pPr>
        <w:numPr>
          <w:ilvl w:val="1"/>
          <w:numId w:val="96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应对策略</w:t>
      </w:r>
      <w:r w:rsidRPr="0086309C">
        <w:rPr>
          <w:rFonts w:ascii="Times New Roman" w:eastAsia="微软雅黑" w:hAnsi="Times New Roman" w:cs="Times New Roman"/>
          <w:sz w:val="22"/>
          <w:szCs w:val="22"/>
        </w:rPr>
        <w:t>：观察</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的广告投放效果是否持续优化，若增长瓶颈明显，可考虑调整投资策略。</w:t>
      </w:r>
    </w:p>
    <w:p w14:paraId="761B1A5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420AD19">
          <v:rect id="_x0000_i1851" style="width:0;height:1.5pt" o:hralign="center" o:hrstd="t" o:hr="t" fillcolor="#a0a0a0" stroked="f"/>
        </w:pict>
      </w:r>
    </w:p>
    <w:p w14:paraId="08CEB13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20. </w:t>
      </w:r>
      <w:r w:rsidRPr="0086309C">
        <w:rPr>
          <w:rFonts w:ascii="Times New Roman" w:eastAsia="微软雅黑" w:hAnsi="Times New Roman" w:cs="Times New Roman"/>
          <w:b/>
          <w:bCs/>
          <w:sz w:val="22"/>
          <w:szCs w:val="22"/>
        </w:rPr>
        <w:t>交易策略与投资建议</w:t>
      </w:r>
    </w:p>
    <w:p w14:paraId="7C7209A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结合风险分析和估值测算，我们制定不同投资者类型的交易策略。</w:t>
      </w:r>
    </w:p>
    <w:p w14:paraId="3DE9817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20.1 </w:t>
      </w:r>
      <w:r w:rsidRPr="0086309C">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471"/>
        <w:gridCol w:w="3516"/>
      </w:tblGrid>
      <w:tr w:rsidR="0086309C" w:rsidRPr="0086309C" w14:paraId="5E7FC3B7"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17BF5E"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条件</w:t>
            </w:r>
          </w:p>
        </w:tc>
        <w:tc>
          <w:tcPr>
            <w:tcW w:w="0" w:type="auto"/>
            <w:hideMark/>
          </w:tcPr>
          <w:p w14:paraId="24154188"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策略</w:t>
            </w:r>
          </w:p>
        </w:tc>
      </w:tr>
      <w:tr w:rsidR="0086309C" w:rsidRPr="0086309C" w14:paraId="37DCD546"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841DF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财报后大涨突破</w:t>
            </w:r>
            <w:r w:rsidRPr="0086309C">
              <w:rPr>
                <w:rFonts w:ascii="Times New Roman" w:eastAsia="微软雅黑" w:hAnsi="Times New Roman" w:cs="Times New Roman"/>
                <w:sz w:val="22"/>
                <w:szCs w:val="22"/>
              </w:rPr>
              <w:t xml:space="preserve"> $390</w:t>
            </w:r>
          </w:p>
        </w:tc>
        <w:tc>
          <w:tcPr>
            <w:tcW w:w="0" w:type="auto"/>
            <w:hideMark/>
          </w:tcPr>
          <w:p w14:paraId="757F834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逢高止盈部分仓位，防止回调风险</w:t>
            </w:r>
          </w:p>
        </w:tc>
      </w:tr>
      <w:tr w:rsidR="0086309C" w:rsidRPr="0086309C" w14:paraId="73147FDB"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DEEB02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财报后股价跌至</w:t>
            </w:r>
            <w:r w:rsidRPr="0086309C">
              <w:rPr>
                <w:rFonts w:ascii="Times New Roman" w:eastAsia="微软雅黑" w:hAnsi="Times New Roman" w:cs="Times New Roman"/>
                <w:sz w:val="22"/>
                <w:szCs w:val="22"/>
              </w:rPr>
              <w:t xml:space="preserve"> $320</w:t>
            </w:r>
          </w:p>
        </w:tc>
        <w:tc>
          <w:tcPr>
            <w:tcW w:w="0" w:type="auto"/>
            <w:hideMark/>
          </w:tcPr>
          <w:p w14:paraId="38E98EB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可考虑分批建仓，低估值买入</w:t>
            </w:r>
          </w:p>
        </w:tc>
      </w:tr>
      <w:tr w:rsidR="0086309C" w:rsidRPr="0086309C" w14:paraId="6B70FF0F"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9E70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市场恐慌导致跌破</w:t>
            </w:r>
            <w:r w:rsidRPr="0086309C">
              <w:rPr>
                <w:rFonts w:ascii="Times New Roman" w:eastAsia="微软雅黑" w:hAnsi="Times New Roman" w:cs="Times New Roman"/>
                <w:sz w:val="22"/>
                <w:szCs w:val="22"/>
              </w:rPr>
              <w:t xml:space="preserve"> $300</w:t>
            </w:r>
          </w:p>
        </w:tc>
        <w:tc>
          <w:tcPr>
            <w:tcW w:w="0" w:type="auto"/>
            <w:hideMark/>
          </w:tcPr>
          <w:p w14:paraId="03A1A62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加仓，目标长期持有</w:t>
            </w:r>
          </w:p>
        </w:tc>
      </w:tr>
    </w:tbl>
    <w:p w14:paraId="68F5E62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20.2 </w:t>
      </w:r>
      <w:r w:rsidRPr="0086309C">
        <w:rPr>
          <w:rFonts w:ascii="Times New Roman" w:eastAsia="微软雅黑" w:hAnsi="Times New Roman" w:cs="Times New Roman"/>
          <w:b/>
          <w:bCs/>
          <w:sz w:val="22"/>
          <w:szCs w:val="22"/>
        </w:rPr>
        <w:t>长线投资策略</w:t>
      </w:r>
    </w:p>
    <w:tbl>
      <w:tblPr>
        <w:tblStyle w:val="41"/>
        <w:tblW w:w="0" w:type="auto"/>
        <w:tblLook w:val="04A0" w:firstRow="1" w:lastRow="0" w:firstColumn="1" w:lastColumn="0" w:noHBand="0" w:noVBand="1"/>
      </w:tblPr>
      <w:tblGrid>
        <w:gridCol w:w="1976"/>
        <w:gridCol w:w="1277"/>
      </w:tblGrid>
      <w:tr w:rsidR="0086309C" w:rsidRPr="0086309C" w14:paraId="1741AE2D"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C0C69"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关键指标</w:t>
            </w:r>
          </w:p>
        </w:tc>
        <w:tc>
          <w:tcPr>
            <w:tcW w:w="0" w:type="auto"/>
            <w:hideMark/>
          </w:tcPr>
          <w:p w14:paraId="63C4FD98"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目标</w:t>
            </w:r>
          </w:p>
        </w:tc>
      </w:tr>
      <w:tr w:rsidR="0086309C" w:rsidRPr="0086309C" w14:paraId="325CA7A1"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3B4C9"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年收入增长率</w:t>
            </w:r>
          </w:p>
        </w:tc>
        <w:tc>
          <w:tcPr>
            <w:tcW w:w="0" w:type="auto"/>
            <w:hideMark/>
          </w:tcPr>
          <w:p w14:paraId="67FB64F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保持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20%+</w:t>
            </w:r>
          </w:p>
        </w:tc>
      </w:tr>
      <w:tr w:rsidR="0086309C" w:rsidRPr="0086309C" w14:paraId="1C427E2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7978DCD"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EBITDA </w:t>
            </w:r>
            <w:r w:rsidRPr="0086309C">
              <w:rPr>
                <w:rFonts w:ascii="Times New Roman" w:eastAsia="微软雅黑" w:hAnsi="Times New Roman" w:cs="Times New Roman"/>
                <w:sz w:val="22"/>
                <w:szCs w:val="22"/>
              </w:rPr>
              <w:t>利润率</w:t>
            </w:r>
          </w:p>
        </w:tc>
        <w:tc>
          <w:tcPr>
            <w:tcW w:w="0" w:type="auto"/>
            <w:hideMark/>
          </w:tcPr>
          <w:p w14:paraId="7C27C1C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维持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60%+</w:t>
            </w:r>
          </w:p>
        </w:tc>
      </w:tr>
      <w:tr w:rsidR="0086309C" w:rsidRPr="0086309C" w14:paraId="361A0D0A"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EEB6A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PEG </w:t>
            </w:r>
            <w:r w:rsidRPr="0086309C">
              <w:rPr>
                <w:rFonts w:ascii="Times New Roman" w:eastAsia="微软雅黑" w:hAnsi="Times New Roman" w:cs="Times New Roman"/>
                <w:sz w:val="22"/>
                <w:szCs w:val="22"/>
              </w:rPr>
              <w:t>估值</w:t>
            </w:r>
          </w:p>
        </w:tc>
        <w:tc>
          <w:tcPr>
            <w:tcW w:w="0" w:type="auto"/>
            <w:hideMark/>
          </w:tcPr>
          <w:p w14:paraId="09E1CA4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低于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1.2x</w:t>
            </w:r>
          </w:p>
        </w:tc>
      </w:tr>
      <w:tr w:rsidR="0086309C" w:rsidRPr="0086309C" w14:paraId="549104A4"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0730D27"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自由现金流增长率</w:t>
            </w:r>
          </w:p>
        </w:tc>
        <w:tc>
          <w:tcPr>
            <w:tcW w:w="0" w:type="auto"/>
            <w:hideMark/>
          </w:tcPr>
          <w:p w14:paraId="78CC66C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超过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25%</w:t>
            </w:r>
          </w:p>
        </w:tc>
      </w:tr>
    </w:tbl>
    <w:p w14:paraId="5A6BE1B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如果以上指标保持稳定，</w:t>
      </w:r>
      <w:r w:rsidRPr="0086309C">
        <w:rPr>
          <w:rFonts w:ascii="Times New Roman" w:eastAsia="微软雅黑" w:hAnsi="Times New Roman" w:cs="Times New Roman"/>
          <w:b/>
          <w:bCs/>
          <w:sz w:val="22"/>
          <w:szCs w:val="22"/>
        </w:rPr>
        <w:t>股价有望在未来</w:t>
      </w:r>
      <w:r w:rsidRPr="0086309C">
        <w:rPr>
          <w:rFonts w:ascii="Times New Roman" w:eastAsia="微软雅黑" w:hAnsi="Times New Roman" w:cs="Times New Roman"/>
          <w:b/>
          <w:bCs/>
          <w:sz w:val="22"/>
          <w:szCs w:val="22"/>
        </w:rPr>
        <w:t xml:space="preserve"> 2-3 </w:t>
      </w:r>
      <w:r w:rsidRPr="0086309C">
        <w:rPr>
          <w:rFonts w:ascii="Times New Roman" w:eastAsia="微软雅黑" w:hAnsi="Times New Roman" w:cs="Times New Roman"/>
          <w:b/>
          <w:bCs/>
          <w:sz w:val="22"/>
          <w:szCs w:val="22"/>
        </w:rPr>
        <w:t>年内突破</w:t>
      </w:r>
      <w:r w:rsidRPr="0086309C">
        <w:rPr>
          <w:rFonts w:ascii="Times New Roman" w:eastAsia="微软雅黑" w:hAnsi="Times New Roman" w:cs="Times New Roman"/>
          <w:b/>
          <w:bCs/>
          <w:sz w:val="22"/>
          <w:szCs w:val="22"/>
        </w:rPr>
        <w:t xml:space="preserve"> $500</w:t>
      </w:r>
      <w:r w:rsidRPr="0086309C">
        <w:rPr>
          <w:rFonts w:ascii="Times New Roman" w:eastAsia="微软雅黑" w:hAnsi="Times New Roman" w:cs="Times New Roman"/>
          <w:sz w:val="22"/>
          <w:szCs w:val="22"/>
        </w:rPr>
        <w:t>。但如果盈利增速低于预期，可能出现调整。</w:t>
      </w:r>
    </w:p>
    <w:p w14:paraId="77BF170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49D8003">
          <v:rect id="_x0000_i1852" style="width:0;height:1.5pt" o:hralign="center" o:hrstd="t" o:hr="t" fillcolor="#a0a0a0" stroked="f"/>
        </w:pict>
      </w:r>
    </w:p>
    <w:p w14:paraId="78E3307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21. </w:t>
      </w:r>
      <w:r w:rsidRPr="0086309C">
        <w:rPr>
          <w:rFonts w:ascii="Times New Roman" w:eastAsia="微软雅黑" w:hAnsi="Times New Roman" w:cs="Times New Roman"/>
          <w:b/>
          <w:bCs/>
          <w:sz w:val="22"/>
          <w:szCs w:val="22"/>
        </w:rPr>
        <w:t>未来关键观察点</w:t>
      </w:r>
    </w:p>
    <w:tbl>
      <w:tblPr>
        <w:tblStyle w:val="41"/>
        <w:tblW w:w="0" w:type="auto"/>
        <w:tblLook w:val="04A0" w:firstRow="1" w:lastRow="0" w:firstColumn="1" w:lastColumn="0" w:noHBand="0" w:noVBand="1"/>
      </w:tblPr>
      <w:tblGrid>
        <w:gridCol w:w="2196"/>
        <w:gridCol w:w="1921"/>
        <w:gridCol w:w="3791"/>
      </w:tblGrid>
      <w:tr w:rsidR="0086309C" w:rsidRPr="0086309C" w14:paraId="65FFB667"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C67B94"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事件</w:t>
            </w:r>
          </w:p>
        </w:tc>
        <w:tc>
          <w:tcPr>
            <w:tcW w:w="0" w:type="auto"/>
            <w:hideMark/>
          </w:tcPr>
          <w:p w14:paraId="5F7FA179"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预计时间</w:t>
            </w:r>
          </w:p>
        </w:tc>
        <w:tc>
          <w:tcPr>
            <w:tcW w:w="0" w:type="auto"/>
            <w:hideMark/>
          </w:tcPr>
          <w:p w14:paraId="3E628E73"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影响</w:t>
            </w:r>
          </w:p>
        </w:tc>
      </w:tr>
      <w:tr w:rsidR="0086309C" w:rsidRPr="0086309C" w14:paraId="115521D4"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58B73"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Q4 2024 </w:t>
            </w:r>
            <w:r w:rsidRPr="0086309C">
              <w:rPr>
                <w:rFonts w:ascii="Times New Roman" w:eastAsia="微软雅黑" w:hAnsi="Times New Roman" w:cs="Times New Roman"/>
                <w:sz w:val="22"/>
                <w:szCs w:val="22"/>
              </w:rPr>
              <w:t>财报发布</w:t>
            </w:r>
          </w:p>
        </w:tc>
        <w:tc>
          <w:tcPr>
            <w:tcW w:w="0" w:type="auto"/>
            <w:hideMark/>
          </w:tcPr>
          <w:p w14:paraId="55C3822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2 </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 xml:space="preserve"> 12 </w:t>
            </w:r>
            <w:r w:rsidRPr="0086309C">
              <w:rPr>
                <w:rFonts w:ascii="Times New Roman" w:eastAsia="微软雅黑" w:hAnsi="Times New Roman" w:cs="Times New Roman"/>
                <w:sz w:val="22"/>
                <w:szCs w:val="22"/>
              </w:rPr>
              <w:t>日</w:t>
            </w:r>
          </w:p>
        </w:tc>
        <w:tc>
          <w:tcPr>
            <w:tcW w:w="0" w:type="auto"/>
            <w:hideMark/>
          </w:tcPr>
          <w:p w14:paraId="486622E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确认增长趋势，决定短期股价方向</w:t>
            </w:r>
          </w:p>
        </w:tc>
      </w:tr>
      <w:tr w:rsidR="0086309C" w:rsidRPr="0086309C" w14:paraId="4CD245AE"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9FF80C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美联储利率决议</w:t>
            </w:r>
          </w:p>
        </w:tc>
        <w:tc>
          <w:tcPr>
            <w:tcW w:w="0" w:type="auto"/>
            <w:hideMark/>
          </w:tcPr>
          <w:p w14:paraId="29FD40E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3 </w:t>
            </w:r>
            <w:r w:rsidRPr="0086309C">
              <w:rPr>
                <w:rFonts w:ascii="Times New Roman" w:eastAsia="微软雅黑" w:hAnsi="Times New Roman" w:cs="Times New Roman"/>
                <w:sz w:val="22"/>
                <w:szCs w:val="22"/>
              </w:rPr>
              <w:t>月</w:t>
            </w:r>
          </w:p>
        </w:tc>
        <w:tc>
          <w:tcPr>
            <w:tcW w:w="0" w:type="auto"/>
            <w:hideMark/>
          </w:tcPr>
          <w:p w14:paraId="73B0484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可能影响高估值科技股整体表现</w:t>
            </w:r>
          </w:p>
        </w:tc>
      </w:tr>
      <w:tr w:rsidR="0086309C" w:rsidRPr="0086309C" w14:paraId="37B2025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7F55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监管政策变化</w:t>
            </w:r>
          </w:p>
        </w:tc>
        <w:tc>
          <w:tcPr>
            <w:tcW w:w="0" w:type="auto"/>
            <w:hideMark/>
          </w:tcPr>
          <w:p w14:paraId="471C996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Q2</w:t>
            </w:r>
          </w:p>
        </w:tc>
        <w:tc>
          <w:tcPr>
            <w:tcW w:w="0" w:type="auto"/>
            <w:hideMark/>
          </w:tcPr>
          <w:p w14:paraId="2F35A2C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若政策趋严，可能影响数字广告业务</w:t>
            </w:r>
          </w:p>
        </w:tc>
      </w:tr>
      <w:tr w:rsidR="0086309C" w:rsidRPr="0086309C" w14:paraId="6723AC64"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3105B8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竞争对手新产品发布</w:t>
            </w:r>
          </w:p>
        </w:tc>
        <w:tc>
          <w:tcPr>
            <w:tcW w:w="0" w:type="auto"/>
            <w:hideMark/>
          </w:tcPr>
          <w:p w14:paraId="659361E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2025 </w:t>
            </w:r>
            <w:r w:rsidRPr="0086309C">
              <w:rPr>
                <w:rFonts w:ascii="Times New Roman" w:eastAsia="微软雅黑" w:hAnsi="Times New Roman" w:cs="Times New Roman"/>
                <w:sz w:val="22"/>
                <w:szCs w:val="22"/>
              </w:rPr>
              <w:t>年全年</w:t>
            </w:r>
          </w:p>
        </w:tc>
        <w:tc>
          <w:tcPr>
            <w:tcW w:w="0" w:type="auto"/>
            <w:hideMark/>
          </w:tcPr>
          <w:p w14:paraId="621F559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Google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Meta </w:t>
            </w:r>
            <w:r w:rsidRPr="0086309C">
              <w:rPr>
                <w:rFonts w:ascii="Times New Roman" w:eastAsia="微软雅黑" w:hAnsi="Times New Roman" w:cs="Times New Roman"/>
                <w:sz w:val="22"/>
                <w:szCs w:val="22"/>
              </w:rPr>
              <w:t>是否推出新的广告算法</w:t>
            </w:r>
          </w:p>
        </w:tc>
      </w:tr>
    </w:tbl>
    <w:p w14:paraId="5E99620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944A418">
          <v:rect id="_x0000_i1853" style="width:0;height:1.5pt" o:hralign="center" o:hrstd="t" o:hr="t" fillcolor="#a0a0a0" stroked="f"/>
        </w:pict>
      </w:r>
    </w:p>
    <w:p w14:paraId="3D5371E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22. </w:t>
      </w:r>
      <w:r w:rsidRPr="0086309C">
        <w:rPr>
          <w:rFonts w:ascii="Times New Roman" w:eastAsia="微软雅黑" w:hAnsi="Times New Roman" w:cs="Times New Roman"/>
          <w:b/>
          <w:bCs/>
          <w:sz w:val="22"/>
          <w:szCs w:val="22"/>
        </w:rPr>
        <w:t>结论：审慎持有，等待更优买入点</w:t>
      </w:r>
    </w:p>
    <w:p w14:paraId="45448075"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短期：回调可买入，短线不追高</w:t>
      </w:r>
    </w:p>
    <w:p w14:paraId="7000D96D" w14:textId="77777777" w:rsidR="0086309C" w:rsidRPr="0086309C" w:rsidRDefault="0086309C" w:rsidP="0086309C">
      <w:pPr>
        <w:numPr>
          <w:ilvl w:val="0"/>
          <w:numId w:val="96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当前估值偏高</w:t>
      </w:r>
      <w:r w:rsidRPr="0086309C">
        <w:rPr>
          <w:rFonts w:ascii="Times New Roman" w:eastAsia="微软雅黑" w:hAnsi="Times New Roman" w:cs="Times New Roman"/>
          <w:b/>
          <w:bCs/>
          <w:sz w:val="22"/>
          <w:szCs w:val="22"/>
        </w:rPr>
        <w:t xml:space="preserve"> ($378)</w:t>
      </w:r>
      <w:r w:rsidRPr="0086309C">
        <w:rPr>
          <w:rFonts w:ascii="Times New Roman" w:eastAsia="微软雅黑" w:hAnsi="Times New Roman" w:cs="Times New Roman"/>
          <w:b/>
          <w:bCs/>
          <w:sz w:val="22"/>
          <w:szCs w:val="22"/>
        </w:rPr>
        <w:t>，短线不宜盲目加仓</w:t>
      </w:r>
      <w:r w:rsidRPr="0086309C">
        <w:rPr>
          <w:rFonts w:ascii="Times New Roman" w:eastAsia="微软雅黑" w:hAnsi="Times New Roman" w:cs="Times New Roman"/>
          <w:sz w:val="22"/>
          <w:szCs w:val="22"/>
        </w:rPr>
        <w:t>，等待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财报验证增长动能</w:t>
      </w:r>
      <w:r w:rsidRPr="0086309C">
        <w:rPr>
          <w:rFonts w:ascii="Times New Roman" w:eastAsia="微软雅黑" w:hAnsi="Times New Roman" w:cs="Times New Roman"/>
          <w:sz w:val="22"/>
          <w:szCs w:val="22"/>
        </w:rPr>
        <w:t>。</w:t>
      </w:r>
    </w:p>
    <w:p w14:paraId="6BA20B07" w14:textId="77777777" w:rsidR="0086309C" w:rsidRPr="0086309C" w:rsidRDefault="0086309C" w:rsidP="0086309C">
      <w:pPr>
        <w:numPr>
          <w:ilvl w:val="0"/>
          <w:numId w:val="96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若财报后股价突破</w:t>
      </w:r>
      <w:r w:rsidRPr="0086309C">
        <w:rPr>
          <w:rFonts w:ascii="Times New Roman" w:eastAsia="微软雅黑" w:hAnsi="Times New Roman" w:cs="Times New Roman"/>
          <w:sz w:val="22"/>
          <w:szCs w:val="22"/>
        </w:rPr>
        <w:t xml:space="preserve"> $390</w:t>
      </w:r>
      <w:r w:rsidRPr="0086309C">
        <w:rPr>
          <w:rFonts w:ascii="Times New Roman" w:eastAsia="微软雅黑" w:hAnsi="Times New Roman" w:cs="Times New Roman"/>
          <w:sz w:val="22"/>
          <w:szCs w:val="22"/>
        </w:rPr>
        <w:t>，可考虑部分止盈；若跌至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$300-$320</w:t>
      </w:r>
      <w:r w:rsidRPr="0086309C">
        <w:rPr>
          <w:rFonts w:ascii="Times New Roman" w:eastAsia="微软雅黑" w:hAnsi="Times New Roman" w:cs="Times New Roman"/>
          <w:sz w:val="22"/>
          <w:szCs w:val="22"/>
        </w:rPr>
        <w:t>，可考虑分批买入。</w:t>
      </w:r>
    </w:p>
    <w:p w14:paraId="428E030E"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长期：增长潜力仍在，关注</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发展</w:t>
      </w:r>
    </w:p>
    <w:p w14:paraId="5D17FF22" w14:textId="77777777" w:rsidR="0086309C" w:rsidRPr="0086309C" w:rsidRDefault="0086309C" w:rsidP="0086309C">
      <w:pPr>
        <w:numPr>
          <w:ilvl w:val="0"/>
          <w:numId w:val="97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和新业务拓展</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将决定未来增长空间。</w:t>
      </w:r>
    </w:p>
    <w:p w14:paraId="7CA3AD64" w14:textId="77777777" w:rsidR="0086309C" w:rsidRPr="0086309C" w:rsidRDefault="0086309C" w:rsidP="0086309C">
      <w:pPr>
        <w:numPr>
          <w:ilvl w:val="0"/>
          <w:numId w:val="97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如果</w:t>
      </w:r>
      <w:r w:rsidRPr="0086309C">
        <w:rPr>
          <w:rFonts w:ascii="Times New Roman" w:eastAsia="微软雅黑" w:hAnsi="Times New Roman" w:cs="Times New Roman"/>
          <w:b/>
          <w:bCs/>
          <w:sz w:val="22"/>
          <w:szCs w:val="22"/>
        </w:rPr>
        <w:t xml:space="preserve"> 2025-2026 </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b/>
          <w:bCs/>
          <w:sz w:val="22"/>
          <w:szCs w:val="22"/>
        </w:rPr>
        <w:t xml:space="preserve"> EBITDA </w:t>
      </w:r>
      <w:r w:rsidRPr="0086309C">
        <w:rPr>
          <w:rFonts w:ascii="Times New Roman" w:eastAsia="微软雅黑" w:hAnsi="Times New Roman" w:cs="Times New Roman"/>
          <w:b/>
          <w:bCs/>
          <w:sz w:val="22"/>
          <w:szCs w:val="22"/>
        </w:rPr>
        <w:t>仍能维持</w:t>
      </w:r>
      <w:r w:rsidRPr="0086309C">
        <w:rPr>
          <w:rFonts w:ascii="Times New Roman" w:eastAsia="微软雅黑" w:hAnsi="Times New Roman" w:cs="Times New Roman"/>
          <w:b/>
          <w:bCs/>
          <w:sz w:val="22"/>
          <w:szCs w:val="22"/>
        </w:rPr>
        <w:t xml:space="preserve"> 60%+</w:t>
      </w:r>
      <w:r w:rsidRPr="0086309C">
        <w:rPr>
          <w:rFonts w:ascii="Times New Roman" w:eastAsia="微软雅黑" w:hAnsi="Times New Roman" w:cs="Times New Roman"/>
          <w:b/>
          <w:bCs/>
          <w:sz w:val="22"/>
          <w:szCs w:val="22"/>
        </w:rPr>
        <w:t>，长期股价目标可达</w:t>
      </w:r>
      <w:r w:rsidRPr="0086309C">
        <w:rPr>
          <w:rFonts w:ascii="Times New Roman" w:eastAsia="微软雅黑" w:hAnsi="Times New Roman" w:cs="Times New Roman"/>
          <w:b/>
          <w:bCs/>
          <w:sz w:val="22"/>
          <w:szCs w:val="22"/>
        </w:rPr>
        <w:t xml:space="preserve"> $500+</w:t>
      </w:r>
      <w:r w:rsidRPr="0086309C">
        <w:rPr>
          <w:rFonts w:ascii="Times New Roman" w:eastAsia="微软雅黑" w:hAnsi="Times New Roman" w:cs="Times New Roman"/>
          <w:sz w:val="22"/>
          <w:szCs w:val="22"/>
        </w:rPr>
        <w:t>。</w:t>
      </w:r>
    </w:p>
    <w:p w14:paraId="2E3FC0B4" w14:textId="77777777" w:rsidR="0086309C" w:rsidRPr="0086309C" w:rsidRDefault="0086309C" w:rsidP="0086309C">
      <w:pPr>
        <w:numPr>
          <w:ilvl w:val="0"/>
          <w:numId w:val="97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风险因素需密切监测，特别是竞争与监管方面</w:t>
      </w:r>
      <w:r w:rsidRPr="0086309C">
        <w:rPr>
          <w:rFonts w:ascii="Times New Roman" w:eastAsia="微软雅黑" w:hAnsi="Times New Roman" w:cs="Times New Roman"/>
          <w:sz w:val="22"/>
          <w:szCs w:val="22"/>
        </w:rPr>
        <w:t>。</w:t>
      </w:r>
    </w:p>
    <w:p w14:paraId="5ED0781B"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最终建议</w:t>
      </w:r>
      <w:r w:rsidRPr="0086309C">
        <w:rPr>
          <w:rFonts w:ascii="Times New Roman" w:eastAsia="微软雅黑" w:hAnsi="Times New Roman" w:cs="Times New Roman"/>
          <w:sz w:val="22"/>
          <w:szCs w:val="22"/>
        </w:rPr>
        <w:t>：</w:t>
      </w:r>
    </w:p>
    <w:p w14:paraId="7E9C7EEB" w14:textId="77777777" w:rsidR="0086309C" w:rsidRPr="0086309C" w:rsidRDefault="0086309C" w:rsidP="0086309C">
      <w:pPr>
        <w:numPr>
          <w:ilvl w:val="0"/>
          <w:numId w:val="97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持仓者可等待更好买入点</w:t>
      </w:r>
      <w:r w:rsidRPr="0086309C">
        <w:rPr>
          <w:rFonts w:ascii="Times New Roman" w:eastAsia="微软雅黑" w:hAnsi="Times New Roman" w:cs="Times New Roman"/>
          <w:sz w:val="22"/>
          <w:szCs w:val="22"/>
        </w:rPr>
        <w:t>，避免在估值高位追涨。</w:t>
      </w:r>
    </w:p>
    <w:p w14:paraId="54BDF8C7" w14:textId="77777777" w:rsidR="0086309C" w:rsidRPr="0086309C" w:rsidRDefault="0086309C" w:rsidP="0086309C">
      <w:pPr>
        <w:numPr>
          <w:ilvl w:val="0"/>
          <w:numId w:val="97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长期投资者可在</w:t>
      </w:r>
      <w:r w:rsidRPr="0086309C">
        <w:rPr>
          <w:rFonts w:ascii="Times New Roman" w:eastAsia="微软雅黑" w:hAnsi="Times New Roman" w:cs="Times New Roman"/>
          <w:b/>
          <w:bCs/>
          <w:sz w:val="22"/>
          <w:szCs w:val="22"/>
        </w:rPr>
        <w:t xml:space="preserve"> $300-$320 </w:t>
      </w:r>
      <w:r w:rsidRPr="0086309C">
        <w:rPr>
          <w:rFonts w:ascii="Times New Roman" w:eastAsia="微软雅黑" w:hAnsi="Times New Roman" w:cs="Times New Roman"/>
          <w:b/>
          <w:bCs/>
          <w:sz w:val="22"/>
          <w:szCs w:val="22"/>
        </w:rPr>
        <w:t>区间开始布局</w:t>
      </w:r>
      <w:r w:rsidRPr="0086309C">
        <w:rPr>
          <w:rFonts w:ascii="Times New Roman" w:eastAsia="微软雅黑" w:hAnsi="Times New Roman" w:cs="Times New Roman"/>
          <w:sz w:val="22"/>
          <w:szCs w:val="22"/>
        </w:rPr>
        <w:t>，并持续跟踪业绩增长。</w:t>
      </w:r>
    </w:p>
    <w:p w14:paraId="16FDCA6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23. </w:t>
      </w:r>
      <w:r w:rsidRPr="0086309C">
        <w:rPr>
          <w:rFonts w:ascii="Times New Roman" w:eastAsia="微软雅黑" w:hAnsi="Times New Roman" w:cs="Times New Roman"/>
          <w:b/>
          <w:bCs/>
          <w:sz w:val="22"/>
          <w:szCs w:val="22"/>
        </w:rPr>
        <w:t>技术面分析与短期走势预测</w:t>
      </w:r>
    </w:p>
    <w:p w14:paraId="214B932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23.1 </w:t>
      </w:r>
      <w:r w:rsidRPr="0086309C">
        <w:rPr>
          <w:rFonts w:ascii="Times New Roman" w:eastAsia="微软雅黑" w:hAnsi="Times New Roman" w:cs="Times New Roman"/>
          <w:b/>
          <w:bCs/>
          <w:sz w:val="22"/>
          <w:szCs w:val="22"/>
        </w:rPr>
        <w:t>近期技术趋势</w:t>
      </w:r>
    </w:p>
    <w:p w14:paraId="6B59646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从最近的价格走势来看，</w:t>
      </w:r>
      <w:r w:rsidRPr="0086309C">
        <w:rPr>
          <w:rFonts w:ascii="Times New Roman" w:eastAsia="微软雅黑" w:hAnsi="Times New Roman" w:cs="Times New Roman"/>
          <w:sz w:val="22"/>
          <w:szCs w:val="22"/>
        </w:rPr>
        <w:t xml:space="preserve">AppLovin (APP) </w:t>
      </w:r>
      <w:r w:rsidRPr="0086309C">
        <w:rPr>
          <w:rFonts w:ascii="Times New Roman" w:eastAsia="微软雅黑" w:hAnsi="Times New Roman" w:cs="Times New Roman"/>
          <w:b/>
          <w:bCs/>
          <w:sz w:val="22"/>
          <w:szCs w:val="22"/>
        </w:rPr>
        <w:t>股价自</w:t>
      </w:r>
      <w:r w:rsidRPr="0086309C">
        <w:rPr>
          <w:rFonts w:ascii="Times New Roman" w:eastAsia="微软雅黑" w:hAnsi="Times New Roman" w:cs="Times New Roman"/>
          <w:b/>
          <w:bCs/>
          <w:sz w:val="22"/>
          <w:szCs w:val="22"/>
        </w:rPr>
        <w:t>2023</w:t>
      </w:r>
      <w:r w:rsidRPr="0086309C">
        <w:rPr>
          <w:rFonts w:ascii="Times New Roman" w:eastAsia="微软雅黑" w:hAnsi="Times New Roman" w:cs="Times New Roman"/>
          <w:b/>
          <w:bCs/>
          <w:sz w:val="22"/>
          <w:szCs w:val="22"/>
        </w:rPr>
        <w:t>年下半年以来大幅上涨</w:t>
      </w:r>
      <w:r w:rsidRPr="0086309C">
        <w:rPr>
          <w:rFonts w:ascii="Times New Roman" w:eastAsia="微软雅黑" w:hAnsi="Times New Roman" w:cs="Times New Roman"/>
          <w:sz w:val="22"/>
          <w:szCs w:val="22"/>
        </w:rPr>
        <w:t>，尤其是在</w:t>
      </w:r>
      <w:r w:rsidRPr="0086309C">
        <w:rPr>
          <w:rFonts w:ascii="Times New Roman" w:eastAsia="微软雅黑" w:hAnsi="Times New Roman" w:cs="Times New Roman"/>
          <w:sz w:val="22"/>
          <w:szCs w:val="22"/>
        </w:rPr>
        <w:t>AXON AI</w:t>
      </w:r>
      <w:r w:rsidRPr="0086309C">
        <w:rPr>
          <w:rFonts w:ascii="Times New Roman" w:eastAsia="微软雅黑" w:hAnsi="Times New Roman" w:cs="Times New Roman"/>
          <w:sz w:val="22"/>
          <w:szCs w:val="22"/>
        </w:rPr>
        <w:t>业务带动的市场情绪下，股价经历了爆发性增长。但目前技术图形显示出一定的短期超买信号，以下是关键观察点：</w:t>
      </w:r>
    </w:p>
    <w:p w14:paraId="5F6CF14C"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关键技术指标分析</w:t>
      </w:r>
    </w:p>
    <w:tbl>
      <w:tblPr>
        <w:tblStyle w:val="41"/>
        <w:tblW w:w="0" w:type="auto"/>
        <w:tblLook w:val="04A0" w:firstRow="1" w:lastRow="0" w:firstColumn="1" w:lastColumn="0" w:noHBand="0" w:noVBand="1"/>
      </w:tblPr>
      <w:tblGrid>
        <w:gridCol w:w="2584"/>
        <w:gridCol w:w="2357"/>
        <w:gridCol w:w="3736"/>
      </w:tblGrid>
      <w:tr w:rsidR="0086309C" w:rsidRPr="0086309C" w14:paraId="30723F7A"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1C773"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34FD74A0"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当前数值</w:t>
            </w:r>
          </w:p>
        </w:tc>
        <w:tc>
          <w:tcPr>
            <w:tcW w:w="0" w:type="auto"/>
            <w:hideMark/>
          </w:tcPr>
          <w:p w14:paraId="7A6FDCB0"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评价</w:t>
            </w:r>
          </w:p>
        </w:tc>
      </w:tr>
      <w:tr w:rsidR="0086309C" w:rsidRPr="0086309C" w14:paraId="4731673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FA08C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50</w:t>
            </w:r>
            <w:r w:rsidRPr="0086309C">
              <w:rPr>
                <w:rFonts w:ascii="Times New Roman" w:eastAsia="微软雅黑" w:hAnsi="Times New Roman" w:cs="Times New Roman"/>
                <w:sz w:val="22"/>
                <w:szCs w:val="22"/>
              </w:rPr>
              <w:t>日均线</w:t>
            </w:r>
            <w:r w:rsidRPr="0086309C">
              <w:rPr>
                <w:rFonts w:ascii="Times New Roman" w:eastAsia="微软雅黑" w:hAnsi="Times New Roman" w:cs="Times New Roman"/>
                <w:sz w:val="22"/>
                <w:szCs w:val="22"/>
              </w:rPr>
              <w:t xml:space="preserve"> (MA50)</w:t>
            </w:r>
          </w:p>
        </w:tc>
        <w:tc>
          <w:tcPr>
            <w:tcW w:w="0" w:type="auto"/>
            <w:hideMark/>
          </w:tcPr>
          <w:p w14:paraId="782EC15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$312</w:t>
            </w:r>
          </w:p>
        </w:tc>
        <w:tc>
          <w:tcPr>
            <w:tcW w:w="0" w:type="auto"/>
            <w:hideMark/>
          </w:tcPr>
          <w:p w14:paraId="34BCB9D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强势支撑，回踩此线有较强买盘</w:t>
            </w:r>
          </w:p>
        </w:tc>
      </w:tr>
      <w:tr w:rsidR="0086309C" w:rsidRPr="0086309C" w14:paraId="321B8473"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D5145C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200</w:t>
            </w:r>
            <w:r w:rsidRPr="0086309C">
              <w:rPr>
                <w:rFonts w:ascii="Times New Roman" w:eastAsia="微软雅黑" w:hAnsi="Times New Roman" w:cs="Times New Roman"/>
                <w:sz w:val="22"/>
                <w:szCs w:val="22"/>
              </w:rPr>
              <w:t>日均线</w:t>
            </w:r>
            <w:r w:rsidRPr="0086309C">
              <w:rPr>
                <w:rFonts w:ascii="Times New Roman" w:eastAsia="微软雅黑" w:hAnsi="Times New Roman" w:cs="Times New Roman"/>
                <w:sz w:val="22"/>
                <w:szCs w:val="22"/>
              </w:rPr>
              <w:t xml:space="preserve"> (MA200)</w:t>
            </w:r>
          </w:p>
        </w:tc>
        <w:tc>
          <w:tcPr>
            <w:tcW w:w="0" w:type="auto"/>
            <w:hideMark/>
          </w:tcPr>
          <w:p w14:paraId="41EDCD5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$245</w:t>
            </w:r>
          </w:p>
        </w:tc>
        <w:tc>
          <w:tcPr>
            <w:tcW w:w="0" w:type="auto"/>
            <w:hideMark/>
          </w:tcPr>
          <w:p w14:paraId="5AEC30D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长期趋势支撑</w:t>
            </w:r>
          </w:p>
        </w:tc>
      </w:tr>
      <w:tr w:rsidR="0086309C" w:rsidRPr="0086309C" w14:paraId="6D17324D"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B4F469"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相对强弱指数</w:t>
            </w:r>
            <w:r w:rsidRPr="0086309C">
              <w:rPr>
                <w:rFonts w:ascii="Times New Roman" w:eastAsia="微软雅黑" w:hAnsi="Times New Roman" w:cs="Times New Roman"/>
                <w:sz w:val="22"/>
                <w:szCs w:val="22"/>
              </w:rPr>
              <w:t xml:space="preserve"> (RSI)</w:t>
            </w:r>
          </w:p>
        </w:tc>
        <w:tc>
          <w:tcPr>
            <w:tcW w:w="0" w:type="auto"/>
            <w:hideMark/>
          </w:tcPr>
          <w:p w14:paraId="0D1148A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72</w:t>
            </w:r>
          </w:p>
        </w:tc>
        <w:tc>
          <w:tcPr>
            <w:tcW w:w="0" w:type="auto"/>
            <w:hideMark/>
          </w:tcPr>
          <w:p w14:paraId="6B1DB0D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进入超买区间，短期回调可能性增加</w:t>
            </w:r>
          </w:p>
        </w:tc>
      </w:tr>
      <w:tr w:rsidR="0086309C" w:rsidRPr="0086309C" w14:paraId="0F004A3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DF1A557"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MACD </w:t>
            </w:r>
            <w:r w:rsidRPr="0086309C">
              <w:rPr>
                <w:rFonts w:ascii="Times New Roman" w:eastAsia="微软雅黑" w:hAnsi="Times New Roman" w:cs="Times New Roman"/>
                <w:sz w:val="22"/>
                <w:szCs w:val="22"/>
              </w:rPr>
              <w:t>指标</w:t>
            </w:r>
          </w:p>
        </w:tc>
        <w:tc>
          <w:tcPr>
            <w:tcW w:w="0" w:type="auto"/>
            <w:hideMark/>
          </w:tcPr>
          <w:p w14:paraId="2A60CDB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DIF &gt; DEA</w:t>
            </w:r>
            <w:r w:rsidRPr="0086309C">
              <w:rPr>
                <w:rFonts w:ascii="Times New Roman" w:eastAsia="微软雅黑" w:hAnsi="Times New Roman" w:cs="Times New Roman"/>
                <w:sz w:val="22"/>
                <w:szCs w:val="22"/>
              </w:rPr>
              <w:t>，强势趋势</w:t>
            </w:r>
          </w:p>
        </w:tc>
        <w:tc>
          <w:tcPr>
            <w:tcW w:w="0" w:type="auto"/>
            <w:hideMark/>
          </w:tcPr>
          <w:p w14:paraId="5EC036B9"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多头动能仍然较强，但可能出现背离</w:t>
            </w:r>
          </w:p>
        </w:tc>
      </w:tr>
      <w:tr w:rsidR="0086309C" w:rsidRPr="0086309C" w14:paraId="6DD2D97A"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2C3F95"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布林带</w:t>
            </w:r>
            <w:r w:rsidRPr="0086309C">
              <w:rPr>
                <w:rFonts w:ascii="Times New Roman" w:eastAsia="微软雅黑" w:hAnsi="Times New Roman" w:cs="Times New Roman"/>
                <w:sz w:val="22"/>
                <w:szCs w:val="22"/>
              </w:rPr>
              <w:t xml:space="preserve"> (Bollinger Bands)</w:t>
            </w:r>
          </w:p>
        </w:tc>
        <w:tc>
          <w:tcPr>
            <w:tcW w:w="0" w:type="auto"/>
            <w:hideMark/>
          </w:tcPr>
          <w:p w14:paraId="518FE68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股价处于上轨</w:t>
            </w:r>
          </w:p>
        </w:tc>
        <w:tc>
          <w:tcPr>
            <w:tcW w:w="0" w:type="auto"/>
            <w:hideMark/>
          </w:tcPr>
          <w:p w14:paraId="188CD4F7"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短期可能会回落至中轨区域</w:t>
            </w:r>
          </w:p>
        </w:tc>
      </w:tr>
    </w:tbl>
    <w:p w14:paraId="4CEDFDA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结论：</w:t>
      </w:r>
      <w:r w:rsidRPr="0086309C">
        <w:rPr>
          <w:rFonts w:ascii="Times New Roman" w:eastAsia="微软雅黑" w:hAnsi="Times New Roman" w:cs="Times New Roman"/>
          <w:b/>
          <w:bCs/>
          <w:sz w:val="22"/>
          <w:szCs w:val="22"/>
        </w:rPr>
        <w:t>短线来看，股价已经进入超买状态，可能会面临一定的回调压力。若回调至</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区间，可能是较好的加仓机会。</w:t>
      </w:r>
    </w:p>
    <w:p w14:paraId="6129C67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957FE9D">
          <v:rect id="_x0000_i1854" style="width:0;height:1.5pt" o:hralign="center" o:hrstd="t" o:hr="t" fillcolor="#a0a0a0" stroked="f"/>
        </w:pict>
      </w:r>
    </w:p>
    <w:p w14:paraId="1AAF9D4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23.2 </w:t>
      </w:r>
      <w:r w:rsidRPr="0086309C">
        <w:rPr>
          <w:rFonts w:ascii="Times New Roman" w:eastAsia="微软雅黑" w:hAnsi="Times New Roman" w:cs="Times New Roman"/>
          <w:b/>
          <w:bCs/>
          <w:sz w:val="22"/>
          <w:szCs w:val="22"/>
        </w:rPr>
        <w:t>关键支撑与压力位</w:t>
      </w:r>
    </w:p>
    <w:p w14:paraId="5E322CD2"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短期支撑位：</w:t>
      </w:r>
    </w:p>
    <w:p w14:paraId="45EE67AE" w14:textId="77777777" w:rsidR="0086309C" w:rsidRPr="0086309C" w:rsidRDefault="0086309C" w:rsidP="0086309C">
      <w:pPr>
        <w:numPr>
          <w:ilvl w:val="0"/>
          <w:numId w:val="98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$350 - </w:t>
      </w:r>
      <w:r w:rsidRPr="0086309C">
        <w:rPr>
          <w:rFonts w:ascii="Times New Roman" w:eastAsia="微软雅黑" w:hAnsi="Times New Roman" w:cs="Times New Roman"/>
          <w:b/>
          <w:bCs/>
          <w:sz w:val="22"/>
          <w:szCs w:val="22"/>
        </w:rPr>
        <w:t>近期回调低点</w:t>
      </w:r>
    </w:p>
    <w:p w14:paraId="660C4D8F" w14:textId="77777777" w:rsidR="0086309C" w:rsidRPr="0086309C" w:rsidRDefault="0086309C" w:rsidP="0086309C">
      <w:pPr>
        <w:numPr>
          <w:ilvl w:val="0"/>
          <w:numId w:val="98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$320 - MA50 </w:t>
      </w:r>
      <w:r w:rsidRPr="0086309C">
        <w:rPr>
          <w:rFonts w:ascii="Times New Roman" w:eastAsia="微软雅黑" w:hAnsi="Times New Roman" w:cs="Times New Roman"/>
          <w:b/>
          <w:bCs/>
          <w:sz w:val="22"/>
          <w:szCs w:val="22"/>
        </w:rPr>
        <w:t>均线支撑</w:t>
      </w:r>
    </w:p>
    <w:p w14:paraId="01084E81" w14:textId="77777777" w:rsidR="0086309C" w:rsidRPr="0086309C" w:rsidRDefault="0086309C" w:rsidP="0086309C">
      <w:pPr>
        <w:numPr>
          <w:ilvl w:val="0"/>
          <w:numId w:val="98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$300 - </w:t>
      </w:r>
      <w:r w:rsidRPr="0086309C">
        <w:rPr>
          <w:rFonts w:ascii="Times New Roman" w:eastAsia="微软雅黑" w:hAnsi="Times New Roman" w:cs="Times New Roman"/>
          <w:b/>
          <w:bCs/>
          <w:sz w:val="22"/>
          <w:szCs w:val="22"/>
        </w:rPr>
        <w:t>重要心理关口</w:t>
      </w:r>
    </w:p>
    <w:p w14:paraId="36B85F6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短期压力位：</w:t>
      </w:r>
    </w:p>
    <w:p w14:paraId="5A303F77" w14:textId="77777777" w:rsidR="0086309C" w:rsidRPr="0086309C" w:rsidRDefault="0086309C" w:rsidP="0086309C">
      <w:pPr>
        <w:numPr>
          <w:ilvl w:val="0"/>
          <w:numId w:val="98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$390 - </w:t>
      </w:r>
      <w:r w:rsidRPr="0086309C">
        <w:rPr>
          <w:rFonts w:ascii="Times New Roman" w:eastAsia="微软雅黑" w:hAnsi="Times New Roman" w:cs="Times New Roman"/>
          <w:b/>
          <w:bCs/>
          <w:sz w:val="22"/>
          <w:szCs w:val="22"/>
        </w:rPr>
        <w:t>突破后回落</w:t>
      </w:r>
    </w:p>
    <w:p w14:paraId="07FFB01F" w14:textId="77777777" w:rsidR="0086309C" w:rsidRPr="0086309C" w:rsidRDefault="0086309C" w:rsidP="0086309C">
      <w:pPr>
        <w:numPr>
          <w:ilvl w:val="0"/>
          <w:numId w:val="98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$420 - </w:t>
      </w:r>
      <w:r w:rsidRPr="0086309C">
        <w:rPr>
          <w:rFonts w:ascii="Times New Roman" w:eastAsia="微软雅黑" w:hAnsi="Times New Roman" w:cs="Times New Roman"/>
          <w:b/>
          <w:bCs/>
          <w:sz w:val="22"/>
          <w:szCs w:val="22"/>
        </w:rPr>
        <w:t>近期高点</w:t>
      </w:r>
    </w:p>
    <w:p w14:paraId="77143A59" w14:textId="77777777" w:rsidR="0086309C" w:rsidRPr="0086309C" w:rsidRDefault="0086309C" w:rsidP="0086309C">
      <w:pPr>
        <w:numPr>
          <w:ilvl w:val="0"/>
          <w:numId w:val="98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$450 - </w:t>
      </w:r>
      <w:r w:rsidRPr="0086309C">
        <w:rPr>
          <w:rFonts w:ascii="Times New Roman" w:eastAsia="微软雅黑" w:hAnsi="Times New Roman" w:cs="Times New Roman"/>
          <w:b/>
          <w:bCs/>
          <w:sz w:val="22"/>
          <w:szCs w:val="22"/>
        </w:rPr>
        <w:t>若突破前高，可能进一步测试</w:t>
      </w:r>
    </w:p>
    <w:p w14:paraId="5E0F652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策略建议：</w:t>
      </w:r>
    </w:p>
    <w:p w14:paraId="0FA8C76A" w14:textId="77777777" w:rsidR="0086309C" w:rsidRPr="0086309C" w:rsidRDefault="0086309C" w:rsidP="0086309C">
      <w:pPr>
        <w:numPr>
          <w:ilvl w:val="0"/>
          <w:numId w:val="9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短线交易者</w:t>
      </w:r>
      <w:r w:rsidRPr="0086309C">
        <w:rPr>
          <w:rFonts w:ascii="Times New Roman" w:eastAsia="微软雅黑" w:hAnsi="Times New Roman" w:cs="Times New Roman"/>
          <w:sz w:val="22"/>
          <w:szCs w:val="22"/>
        </w:rPr>
        <w:t>：可以等待回调至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$320-$330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再入场，而不是在当前价格追高。</w:t>
      </w:r>
    </w:p>
    <w:p w14:paraId="58F6E81A" w14:textId="77777777" w:rsidR="0086309C" w:rsidRPr="0086309C" w:rsidRDefault="0086309C" w:rsidP="0086309C">
      <w:pPr>
        <w:numPr>
          <w:ilvl w:val="0"/>
          <w:numId w:val="98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长线投资者</w:t>
      </w:r>
      <w:r w:rsidRPr="0086309C">
        <w:rPr>
          <w:rFonts w:ascii="Times New Roman" w:eastAsia="微软雅黑" w:hAnsi="Times New Roman" w:cs="Times New Roman"/>
          <w:sz w:val="22"/>
          <w:szCs w:val="22"/>
        </w:rPr>
        <w:t>：若股价跌破</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$300</w:t>
      </w:r>
      <w:r w:rsidRPr="0086309C">
        <w:rPr>
          <w:rFonts w:ascii="Times New Roman" w:eastAsia="微软雅黑" w:hAnsi="Times New Roman" w:cs="Times New Roman"/>
          <w:sz w:val="22"/>
          <w:szCs w:val="22"/>
        </w:rPr>
        <w:t>，可能是加仓的机会。</w:t>
      </w:r>
    </w:p>
    <w:p w14:paraId="133308F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FCFBB54">
          <v:rect id="_x0000_i1855" style="width:0;height:1.5pt" o:hralign="center" o:hrstd="t" o:hr="t" fillcolor="#a0a0a0" stroked="f"/>
        </w:pict>
      </w:r>
    </w:p>
    <w:p w14:paraId="27EA8A5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24. </w:t>
      </w:r>
      <w:r w:rsidRPr="0086309C">
        <w:rPr>
          <w:rFonts w:ascii="Times New Roman" w:eastAsia="微软雅黑" w:hAnsi="Times New Roman" w:cs="Times New Roman"/>
          <w:b/>
          <w:bCs/>
          <w:sz w:val="22"/>
          <w:szCs w:val="22"/>
        </w:rPr>
        <w:t>机构持仓动向分析</w:t>
      </w:r>
    </w:p>
    <w:p w14:paraId="6BCA43C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近期的</w:t>
      </w:r>
      <w:r w:rsidRPr="0086309C">
        <w:rPr>
          <w:rFonts w:ascii="Times New Roman" w:eastAsia="微软雅黑" w:hAnsi="Times New Roman" w:cs="Times New Roman"/>
          <w:b/>
          <w:bCs/>
          <w:sz w:val="22"/>
          <w:szCs w:val="22"/>
        </w:rPr>
        <w:t>机构持仓数据</w:t>
      </w:r>
      <w:r w:rsidRPr="0086309C">
        <w:rPr>
          <w:rFonts w:ascii="Times New Roman" w:eastAsia="微软雅黑" w:hAnsi="Times New Roman" w:cs="Times New Roman"/>
          <w:sz w:val="22"/>
          <w:szCs w:val="22"/>
        </w:rPr>
        <w:t>表明，大型基金在</w:t>
      </w:r>
      <w:r w:rsidRPr="0086309C">
        <w:rPr>
          <w:rFonts w:ascii="Times New Roman" w:eastAsia="微软雅黑" w:hAnsi="Times New Roman" w:cs="Times New Roman"/>
          <w:sz w:val="22"/>
          <w:szCs w:val="22"/>
        </w:rPr>
        <w:t xml:space="preserve">Q4 </w:t>
      </w:r>
      <w:r w:rsidRPr="0086309C">
        <w:rPr>
          <w:rFonts w:ascii="Times New Roman" w:eastAsia="微软雅黑" w:hAnsi="Times New Roman" w:cs="Times New Roman"/>
          <w:b/>
          <w:bCs/>
          <w:sz w:val="22"/>
          <w:szCs w:val="22"/>
        </w:rPr>
        <w:t>有较为明显的增持动作</w:t>
      </w:r>
      <w:r w:rsidRPr="0086309C">
        <w:rPr>
          <w:rFonts w:ascii="Times New Roman" w:eastAsia="微软雅黑" w:hAnsi="Times New Roman" w:cs="Times New Roman"/>
          <w:sz w:val="22"/>
          <w:szCs w:val="22"/>
        </w:rPr>
        <w:t>，尤其是柏基资本和雷</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达里奥的桥水基金。这表明市场对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的长期增长前景仍然看好。</w:t>
      </w:r>
    </w:p>
    <w:p w14:paraId="49974C7D"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24.1 </w:t>
      </w:r>
      <w:r w:rsidRPr="0086309C">
        <w:rPr>
          <w:rFonts w:ascii="Times New Roman" w:eastAsia="微软雅黑" w:hAnsi="Times New Roman" w:cs="Times New Roman"/>
          <w:b/>
          <w:bCs/>
          <w:sz w:val="22"/>
          <w:szCs w:val="22"/>
        </w:rPr>
        <w:t>机构持仓趋势</w:t>
      </w:r>
    </w:p>
    <w:tbl>
      <w:tblPr>
        <w:tblStyle w:val="41"/>
        <w:tblW w:w="0" w:type="auto"/>
        <w:tblLook w:val="04A0" w:firstRow="1" w:lastRow="0" w:firstColumn="1" w:lastColumn="0" w:noHBand="0" w:noVBand="1"/>
      </w:tblPr>
      <w:tblGrid>
        <w:gridCol w:w="1096"/>
        <w:gridCol w:w="1096"/>
        <w:gridCol w:w="1096"/>
      </w:tblGrid>
      <w:tr w:rsidR="0086309C" w:rsidRPr="0086309C" w14:paraId="7BD0CA1B"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E2290"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机构</w:t>
            </w:r>
          </w:p>
        </w:tc>
        <w:tc>
          <w:tcPr>
            <w:tcW w:w="0" w:type="auto"/>
            <w:hideMark/>
          </w:tcPr>
          <w:p w14:paraId="5260CF45"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持股变化</w:t>
            </w:r>
          </w:p>
        </w:tc>
        <w:tc>
          <w:tcPr>
            <w:tcW w:w="0" w:type="auto"/>
            <w:hideMark/>
          </w:tcPr>
          <w:p w14:paraId="66FC658D"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变动幅度</w:t>
            </w:r>
          </w:p>
        </w:tc>
      </w:tr>
      <w:tr w:rsidR="0086309C" w:rsidRPr="0086309C" w14:paraId="0522FC9F"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E65FA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柏基资本</w:t>
            </w:r>
          </w:p>
        </w:tc>
        <w:tc>
          <w:tcPr>
            <w:tcW w:w="0" w:type="auto"/>
            <w:hideMark/>
          </w:tcPr>
          <w:p w14:paraId="07EF53A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+5,421 %</w:t>
            </w:r>
          </w:p>
        </w:tc>
        <w:tc>
          <w:tcPr>
            <w:tcW w:w="0" w:type="auto"/>
            <w:hideMark/>
          </w:tcPr>
          <w:p w14:paraId="0369991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明显增持</w:t>
            </w:r>
          </w:p>
        </w:tc>
      </w:tr>
      <w:tr w:rsidR="0086309C" w:rsidRPr="0086309C" w14:paraId="439D2F92"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A421D81"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桥水基金</w:t>
            </w:r>
          </w:p>
        </w:tc>
        <w:tc>
          <w:tcPr>
            <w:tcW w:w="0" w:type="auto"/>
            <w:hideMark/>
          </w:tcPr>
          <w:p w14:paraId="4572AB1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+337%</w:t>
            </w:r>
          </w:p>
        </w:tc>
        <w:tc>
          <w:tcPr>
            <w:tcW w:w="0" w:type="auto"/>
            <w:hideMark/>
          </w:tcPr>
          <w:p w14:paraId="5B1B5BC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大幅增仓</w:t>
            </w:r>
          </w:p>
        </w:tc>
      </w:tr>
      <w:tr w:rsidR="0086309C" w:rsidRPr="0086309C" w14:paraId="442F2D43"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36D00E"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高瓴资本</w:t>
            </w:r>
          </w:p>
        </w:tc>
        <w:tc>
          <w:tcPr>
            <w:tcW w:w="0" w:type="auto"/>
            <w:hideMark/>
          </w:tcPr>
          <w:p w14:paraId="51D85EA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-23%</w:t>
            </w:r>
          </w:p>
        </w:tc>
        <w:tc>
          <w:tcPr>
            <w:tcW w:w="0" w:type="auto"/>
            <w:hideMark/>
          </w:tcPr>
          <w:p w14:paraId="74B44E5D"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部分减持</w:t>
            </w:r>
          </w:p>
        </w:tc>
      </w:tr>
    </w:tbl>
    <w:p w14:paraId="60E83755"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解读</w:t>
      </w:r>
      <w:r w:rsidRPr="0086309C">
        <w:rPr>
          <w:rFonts w:ascii="Times New Roman" w:eastAsia="微软雅黑" w:hAnsi="Times New Roman" w:cs="Times New Roman"/>
          <w:sz w:val="22"/>
          <w:szCs w:val="22"/>
        </w:rPr>
        <w:t>：</w:t>
      </w:r>
    </w:p>
    <w:p w14:paraId="479FA978" w14:textId="77777777" w:rsidR="0086309C" w:rsidRPr="0086309C" w:rsidRDefault="0086309C" w:rsidP="0086309C">
      <w:pPr>
        <w:numPr>
          <w:ilvl w:val="0"/>
          <w:numId w:val="98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柏基资本和桥水基金的增持表明他们对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b/>
          <w:bCs/>
          <w:sz w:val="22"/>
          <w:szCs w:val="22"/>
        </w:rPr>
        <w:t>长期增长逻辑仍然认可</w:t>
      </w:r>
      <w:r w:rsidRPr="0086309C">
        <w:rPr>
          <w:rFonts w:ascii="Times New Roman" w:eastAsia="微软雅黑" w:hAnsi="Times New Roman" w:cs="Times New Roman"/>
          <w:sz w:val="22"/>
          <w:szCs w:val="22"/>
        </w:rPr>
        <w:t>，尤其是</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业务的潜力。</w:t>
      </w:r>
    </w:p>
    <w:p w14:paraId="53354885" w14:textId="77777777" w:rsidR="0086309C" w:rsidRPr="0086309C" w:rsidRDefault="0086309C" w:rsidP="0086309C">
      <w:pPr>
        <w:numPr>
          <w:ilvl w:val="0"/>
          <w:numId w:val="98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高瓴资本的小幅减持可能只是</w:t>
      </w:r>
      <w:r w:rsidRPr="0086309C">
        <w:rPr>
          <w:rFonts w:ascii="Times New Roman" w:eastAsia="微软雅黑" w:hAnsi="Times New Roman" w:cs="Times New Roman"/>
          <w:b/>
          <w:bCs/>
          <w:sz w:val="22"/>
          <w:szCs w:val="22"/>
        </w:rPr>
        <w:t>组合调整</w:t>
      </w:r>
      <w:r w:rsidRPr="0086309C">
        <w:rPr>
          <w:rFonts w:ascii="Times New Roman" w:eastAsia="微软雅黑" w:hAnsi="Times New Roman" w:cs="Times New Roman"/>
          <w:sz w:val="22"/>
          <w:szCs w:val="22"/>
        </w:rPr>
        <w:t>，而非全面看空。</w:t>
      </w:r>
    </w:p>
    <w:p w14:paraId="3E2BEDA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策略建议：</w:t>
      </w:r>
    </w:p>
    <w:p w14:paraId="364A2479" w14:textId="77777777" w:rsidR="0086309C" w:rsidRPr="0086309C" w:rsidRDefault="0086309C" w:rsidP="0086309C">
      <w:pPr>
        <w:numPr>
          <w:ilvl w:val="0"/>
          <w:numId w:val="98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机构增持增强了长期投资者的信心，可以在</w:t>
      </w:r>
      <w:r w:rsidRPr="0086309C">
        <w:rPr>
          <w:rFonts w:ascii="Times New Roman" w:eastAsia="微软雅黑" w:hAnsi="Times New Roman" w:cs="Times New Roman"/>
          <w:b/>
          <w:bCs/>
          <w:sz w:val="22"/>
          <w:szCs w:val="22"/>
        </w:rPr>
        <w:t>回调到</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区间分批加仓</w:t>
      </w:r>
      <w:r w:rsidRPr="0086309C">
        <w:rPr>
          <w:rFonts w:ascii="Times New Roman" w:eastAsia="微软雅黑" w:hAnsi="Times New Roman" w:cs="Times New Roman"/>
          <w:sz w:val="22"/>
          <w:szCs w:val="22"/>
        </w:rPr>
        <w:t>。</w:t>
      </w:r>
    </w:p>
    <w:p w14:paraId="5565FDE3" w14:textId="77777777" w:rsidR="0086309C" w:rsidRPr="0086309C" w:rsidRDefault="0086309C" w:rsidP="0086309C">
      <w:pPr>
        <w:numPr>
          <w:ilvl w:val="0"/>
          <w:numId w:val="98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若机构在</w:t>
      </w:r>
      <w:r w:rsidRPr="0086309C">
        <w:rPr>
          <w:rFonts w:ascii="Times New Roman" w:eastAsia="微软雅黑" w:hAnsi="Times New Roman" w:cs="Times New Roman"/>
          <w:sz w:val="22"/>
          <w:szCs w:val="22"/>
        </w:rPr>
        <w:t xml:space="preserve"> Q1 </w:t>
      </w:r>
      <w:r w:rsidRPr="0086309C">
        <w:rPr>
          <w:rFonts w:ascii="Times New Roman" w:eastAsia="微软雅黑" w:hAnsi="Times New Roman" w:cs="Times New Roman"/>
          <w:sz w:val="22"/>
          <w:szCs w:val="22"/>
        </w:rPr>
        <w:t>继续大幅增持，可能推动股价进一步上涨。</w:t>
      </w:r>
    </w:p>
    <w:p w14:paraId="44C9D5B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F526DBD">
          <v:rect id="_x0000_i1856" style="width:0;height:1.5pt" o:hralign="center" o:hrstd="t" o:hr="t" fillcolor="#a0a0a0" stroked="f"/>
        </w:pict>
      </w:r>
    </w:p>
    <w:p w14:paraId="0E17B42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25. </w:t>
      </w:r>
      <w:r w:rsidRPr="0086309C">
        <w:rPr>
          <w:rFonts w:ascii="Times New Roman" w:eastAsia="微软雅黑" w:hAnsi="Times New Roman" w:cs="Times New Roman"/>
          <w:b/>
          <w:bCs/>
          <w:sz w:val="22"/>
          <w:szCs w:val="22"/>
        </w:rPr>
        <w:t>期权市场与市场情绪</w:t>
      </w:r>
    </w:p>
    <w:p w14:paraId="3E680A2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近期的</w:t>
      </w:r>
      <w:r w:rsidRPr="0086309C">
        <w:rPr>
          <w:rFonts w:ascii="Times New Roman" w:eastAsia="微软雅黑" w:hAnsi="Times New Roman" w:cs="Times New Roman"/>
          <w:b/>
          <w:bCs/>
          <w:sz w:val="22"/>
          <w:szCs w:val="22"/>
        </w:rPr>
        <w:t>期权数据</w:t>
      </w:r>
      <w:r w:rsidRPr="0086309C">
        <w:rPr>
          <w:rFonts w:ascii="Times New Roman" w:eastAsia="微软雅黑" w:hAnsi="Times New Roman" w:cs="Times New Roman"/>
          <w:sz w:val="22"/>
          <w:szCs w:val="22"/>
        </w:rPr>
        <w:t>表明，市场对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未来一段时间的波动预期较高，尤其是财报发布前后。</w:t>
      </w:r>
    </w:p>
    <w:p w14:paraId="3859370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25.1 </w:t>
      </w:r>
      <w:r w:rsidRPr="0086309C">
        <w:rPr>
          <w:rFonts w:ascii="Times New Roman" w:eastAsia="微软雅黑" w:hAnsi="Times New Roman" w:cs="Times New Roman"/>
          <w:b/>
          <w:bCs/>
          <w:sz w:val="22"/>
          <w:szCs w:val="22"/>
        </w:rPr>
        <w:t>期权市场动向</w:t>
      </w:r>
    </w:p>
    <w:p w14:paraId="51A1EE3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关键观察点</w:t>
      </w:r>
      <w:r w:rsidRPr="0086309C">
        <w:rPr>
          <w:rFonts w:ascii="Times New Roman" w:eastAsia="微软雅黑" w:hAnsi="Times New Roman" w:cs="Times New Roman"/>
          <w:sz w:val="22"/>
          <w:szCs w:val="22"/>
        </w:rPr>
        <w:t>：</w:t>
      </w:r>
    </w:p>
    <w:p w14:paraId="4C3CEE40" w14:textId="77777777" w:rsidR="0086309C" w:rsidRPr="0086309C" w:rsidRDefault="0086309C" w:rsidP="0086309C">
      <w:pPr>
        <w:numPr>
          <w:ilvl w:val="0"/>
          <w:numId w:val="9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b/>
          <w:bCs/>
          <w:sz w:val="22"/>
          <w:szCs w:val="22"/>
        </w:rPr>
        <w:t>月到期的看涨期权大幅增加</w:t>
      </w:r>
      <w:r w:rsidRPr="0086309C">
        <w:rPr>
          <w:rFonts w:ascii="Times New Roman" w:eastAsia="微软雅黑" w:hAnsi="Times New Roman" w:cs="Times New Roman"/>
          <w:sz w:val="22"/>
          <w:szCs w:val="22"/>
        </w:rPr>
        <w:t>，显示市场对财报后的看涨情绪较浓。</w:t>
      </w:r>
    </w:p>
    <w:p w14:paraId="588CFC84" w14:textId="77777777" w:rsidR="0086309C" w:rsidRPr="0086309C" w:rsidRDefault="0086309C" w:rsidP="0086309C">
      <w:pPr>
        <w:numPr>
          <w:ilvl w:val="0"/>
          <w:numId w:val="98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IV</w:t>
      </w:r>
      <w:r w:rsidRPr="0086309C">
        <w:rPr>
          <w:rFonts w:ascii="Times New Roman" w:eastAsia="微软雅黑" w:hAnsi="Times New Roman" w:cs="Times New Roman"/>
          <w:b/>
          <w:bCs/>
          <w:sz w:val="22"/>
          <w:szCs w:val="22"/>
        </w:rPr>
        <w:t>（隐含波动率）飙升</w:t>
      </w:r>
      <w:r w:rsidRPr="0086309C">
        <w:rPr>
          <w:rFonts w:ascii="Times New Roman" w:eastAsia="微软雅黑" w:hAnsi="Times New Roman" w:cs="Times New Roman"/>
          <w:sz w:val="22"/>
          <w:szCs w:val="22"/>
        </w:rPr>
        <w:t>，表明市场预期股价波动会加大。</w:t>
      </w:r>
    </w:p>
    <w:p w14:paraId="33C04A0B"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交易策略建议</w:t>
      </w:r>
      <w:r w:rsidRPr="0086309C">
        <w:rPr>
          <w:rFonts w:ascii="Times New Roman" w:eastAsia="微软雅黑" w:hAnsi="Times New Roman" w:cs="Times New Roman"/>
          <w:sz w:val="22"/>
          <w:szCs w:val="22"/>
        </w:rPr>
        <w:t>：</w:t>
      </w:r>
    </w:p>
    <w:p w14:paraId="72E545A9" w14:textId="77777777" w:rsidR="0086309C" w:rsidRPr="0086309C" w:rsidRDefault="0086309C" w:rsidP="0086309C">
      <w:pPr>
        <w:numPr>
          <w:ilvl w:val="0"/>
          <w:numId w:val="99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激进投资者</w:t>
      </w:r>
      <w:r w:rsidRPr="0086309C">
        <w:rPr>
          <w:rFonts w:ascii="Times New Roman" w:eastAsia="微软雅黑" w:hAnsi="Times New Roman" w:cs="Times New Roman"/>
          <w:sz w:val="22"/>
          <w:szCs w:val="22"/>
        </w:rPr>
        <w:t>：可使用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牛市价差策略</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Buy Call + Sell Call</w:t>
      </w:r>
      <w:r w:rsidRPr="0086309C">
        <w:rPr>
          <w:rFonts w:ascii="Times New Roman" w:eastAsia="微软雅黑" w:hAnsi="Times New Roman" w:cs="Times New Roman"/>
          <w:sz w:val="22"/>
          <w:szCs w:val="22"/>
        </w:rPr>
        <w:t>）降低成本，减少风险。</w:t>
      </w:r>
    </w:p>
    <w:p w14:paraId="60AE510A" w14:textId="77777777" w:rsidR="0086309C" w:rsidRPr="0086309C" w:rsidRDefault="0086309C" w:rsidP="0086309C">
      <w:pPr>
        <w:numPr>
          <w:ilvl w:val="0"/>
          <w:numId w:val="99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保守投资者</w:t>
      </w:r>
      <w:r w:rsidRPr="0086309C">
        <w:rPr>
          <w:rFonts w:ascii="Times New Roman" w:eastAsia="微软雅黑" w:hAnsi="Times New Roman" w:cs="Times New Roman"/>
          <w:sz w:val="22"/>
          <w:szCs w:val="22"/>
        </w:rPr>
        <w:t>：可以选择在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财报发布后再决定是否加仓</w:t>
      </w:r>
      <w:r w:rsidRPr="0086309C">
        <w:rPr>
          <w:rFonts w:ascii="Times New Roman" w:eastAsia="微软雅黑" w:hAnsi="Times New Roman" w:cs="Times New Roman"/>
          <w:sz w:val="22"/>
          <w:szCs w:val="22"/>
        </w:rPr>
        <w:t>，以规避短期波动。</w:t>
      </w:r>
    </w:p>
    <w:p w14:paraId="1A67D52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848DEE6">
          <v:rect id="_x0000_i1857" style="width:0;height:1.5pt" o:hralign="center" o:hrstd="t" o:hr="t" fillcolor="#a0a0a0" stroked="f"/>
        </w:pict>
      </w:r>
    </w:p>
    <w:p w14:paraId="1C69484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26. </w:t>
      </w:r>
      <w:r w:rsidRPr="0086309C">
        <w:rPr>
          <w:rFonts w:ascii="Times New Roman" w:eastAsia="微软雅黑" w:hAnsi="Times New Roman" w:cs="Times New Roman"/>
          <w:b/>
          <w:bCs/>
          <w:sz w:val="22"/>
          <w:szCs w:val="22"/>
        </w:rPr>
        <w:t>结论与最终投资建议</w:t>
      </w:r>
    </w:p>
    <w:p w14:paraId="0E06C973"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325"/>
        <w:gridCol w:w="4396"/>
      </w:tblGrid>
      <w:tr w:rsidR="0086309C" w:rsidRPr="0086309C" w14:paraId="12B8C8B1"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B0BB5"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情况</w:t>
            </w:r>
          </w:p>
        </w:tc>
        <w:tc>
          <w:tcPr>
            <w:tcW w:w="0" w:type="auto"/>
            <w:hideMark/>
          </w:tcPr>
          <w:p w14:paraId="66ACEACE"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策略</w:t>
            </w:r>
          </w:p>
        </w:tc>
      </w:tr>
      <w:tr w:rsidR="0086309C" w:rsidRPr="0086309C" w14:paraId="66F59EE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7D85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股价突破</w:t>
            </w:r>
            <w:r w:rsidRPr="0086309C">
              <w:rPr>
                <w:rFonts w:ascii="Times New Roman" w:eastAsia="微软雅黑" w:hAnsi="Times New Roman" w:cs="Times New Roman"/>
                <w:sz w:val="22"/>
                <w:szCs w:val="22"/>
              </w:rPr>
              <w:t xml:space="preserve"> $390</w:t>
            </w:r>
          </w:p>
        </w:tc>
        <w:tc>
          <w:tcPr>
            <w:tcW w:w="0" w:type="auto"/>
            <w:hideMark/>
          </w:tcPr>
          <w:p w14:paraId="2033314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逢高止盈一部分，等待回调再加仓</w:t>
            </w:r>
          </w:p>
        </w:tc>
      </w:tr>
      <w:tr w:rsidR="0086309C" w:rsidRPr="0086309C" w14:paraId="5793301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7DDA2E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股价回调至</w:t>
            </w:r>
            <w:r w:rsidRPr="0086309C">
              <w:rPr>
                <w:rFonts w:ascii="Times New Roman" w:eastAsia="微软雅黑" w:hAnsi="Times New Roman" w:cs="Times New Roman"/>
                <w:sz w:val="22"/>
                <w:szCs w:val="22"/>
              </w:rPr>
              <w:t xml:space="preserve"> $320-$330</w:t>
            </w:r>
          </w:p>
        </w:tc>
        <w:tc>
          <w:tcPr>
            <w:tcW w:w="0" w:type="auto"/>
            <w:hideMark/>
          </w:tcPr>
          <w:p w14:paraId="0CC0B2A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逢低买入，长期持有</w:t>
            </w:r>
          </w:p>
        </w:tc>
      </w:tr>
      <w:tr w:rsidR="0086309C" w:rsidRPr="0086309C" w14:paraId="4231E041"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A91117"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股价跌破</w:t>
            </w:r>
            <w:r w:rsidRPr="0086309C">
              <w:rPr>
                <w:rFonts w:ascii="Times New Roman" w:eastAsia="微软雅黑" w:hAnsi="Times New Roman" w:cs="Times New Roman"/>
                <w:sz w:val="22"/>
                <w:szCs w:val="22"/>
              </w:rPr>
              <w:t xml:space="preserve"> $300</w:t>
            </w:r>
          </w:p>
        </w:tc>
        <w:tc>
          <w:tcPr>
            <w:tcW w:w="0" w:type="auto"/>
            <w:hideMark/>
          </w:tcPr>
          <w:p w14:paraId="2501695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可考虑加大仓位，长期看好</w:t>
            </w:r>
          </w:p>
        </w:tc>
      </w:tr>
      <w:tr w:rsidR="0086309C" w:rsidRPr="0086309C" w14:paraId="6059044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E74EE50"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财报前</w:t>
            </w:r>
            <w:r w:rsidRPr="0086309C">
              <w:rPr>
                <w:rFonts w:ascii="Times New Roman" w:eastAsia="微软雅黑" w:hAnsi="Times New Roman" w:cs="Times New Roman"/>
                <w:sz w:val="22"/>
                <w:szCs w:val="22"/>
              </w:rPr>
              <w:t xml:space="preserve"> IV </w:t>
            </w:r>
            <w:r w:rsidRPr="0086309C">
              <w:rPr>
                <w:rFonts w:ascii="Times New Roman" w:eastAsia="微软雅黑" w:hAnsi="Times New Roman" w:cs="Times New Roman"/>
                <w:sz w:val="22"/>
                <w:szCs w:val="22"/>
              </w:rPr>
              <w:t>过高</w:t>
            </w:r>
          </w:p>
        </w:tc>
        <w:tc>
          <w:tcPr>
            <w:tcW w:w="0" w:type="auto"/>
            <w:hideMark/>
          </w:tcPr>
          <w:p w14:paraId="36E73E9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期权交易者可以考虑卖出看涨期权对冲风险</w:t>
            </w:r>
          </w:p>
        </w:tc>
      </w:tr>
    </w:tbl>
    <w:p w14:paraId="52067821" w14:textId="77777777" w:rsidR="0086309C" w:rsidRPr="0086309C" w:rsidRDefault="0086309C" w:rsidP="0086309C">
      <w:pPr>
        <w:rPr>
          <w:rFonts w:ascii="Times New Roman" w:eastAsia="微软雅黑" w:hAnsi="Times New Roman" w:cs="Times New Roman"/>
          <w:b/>
          <w:bCs/>
          <w:sz w:val="22"/>
          <w:szCs w:val="22"/>
        </w:rPr>
      </w:pPr>
      <w:r w:rsidRPr="0086309C">
        <w:rPr>
          <w:rFonts w:ascii="Segoe UI Emoji" w:eastAsia="微软雅黑" w:hAnsi="Segoe UI Emoji" w:cs="Segoe UI Emoji"/>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长期投资策略</w:t>
      </w:r>
    </w:p>
    <w:p w14:paraId="5D3B5D62" w14:textId="77777777" w:rsidR="0086309C" w:rsidRPr="0086309C" w:rsidRDefault="0086309C" w:rsidP="0086309C">
      <w:pPr>
        <w:numPr>
          <w:ilvl w:val="0"/>
          <w:numId w:val="9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继续观察机构持仓动向</w:t>
      </w:r>
      <w:r w:rsidRPr="0086309C">
        <w:rPr>
          <w:rFonts w:ascii="Times New Roman" w:eastAsia="微软雅黑" w:hAnsi="Times New Roman" w:cs="Times New Roman"/>
          <w:sz w:val="22"/>
          <w:szCs w:val="22"/>
        </w:rPr>
        <w:t>，若大机构继续增持，则</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b/>
          <w:bCs/>
          <w:sz w:val="22"/>
          <w:szCs w:val="22"/>
        </w:rPr>
        <w:t>长期增长潜力仍然较强</w:t>
      </w:r>
      <w:r w:rsidRPr="0086309C">
        <w:rPr>
          <w:rFonts w:ascii="Times New Roman" w:eastAsia="微软雅黑" w:hAnsi="Times New Roman" w:cs="Times New Roman"/>
          <w:sz w:val="22"/>
          <w:szCs w:val="22"/>
        </w:rPr>
        <w:t>。</w:t>
      </w:r>
    </w:p>
    <w:p w14:paraId="497A58CF" w14:textId="77777777" w:rsidR="0086309C" w:rsidRPr="0086309C" w:rsidRDefault="0086309C" w:rsidP="0086309C">
      <w:pPr>
        <w:numPr>
          <w:ilvl w:val="0"/>
          <w:numId w:val="9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长期目标价</w:t>
      </w:r>
      <w:r w:rsidRPr="0086309C">
        <w:rPr>
          <w:rFonts w:ascii="Times New Roman" w:eastAsia="微软雅黑" w:hAnsi="Times New Roman" w:cs="Times New Roman"/>
          <w:b/>
          <w:bCs/>
          <w:sz w:val="22"/>
          <w:szCs w:val="22"/>
        </w:rPr>
        <w:t xml:space="preserve"> $500+</w:t>
      </w:r>
      <w:r w:rsidRPr="0086309C">
        <w:rPr>
          <w:rFonts w:ascii="Times New Roman" w:eastAsia="微软雅黑" w:hAnsi="Times New Roman" w:cs="Times New Roman"/>
          <w:sz w:val="22"/>
          <w:szCs w:val="22"/>
        </w:rPr>
        <w:t>（基于</w:t>
      </w:r>
      <w:r w:rsidRPr="0086309C">
        <w:rPr>
          <w:rFonts w:ascii="Times New Roman" w:eastAsia="微软雅黑" w:hAnsi="Times New Roman" w:cs="Times New Roman"/>
          <w:sz w:val="22"/>
          <w:szCs w:val="22"/>
        </w:rPr>
        <w:t xml:space="preserve"> 2025-2026 </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业务扩展）。</w:t>
      </w:r>
    </w:p>
    <w:p w14:paraId="75ADDFBA" w14:textId="77777777" w:rsidR="0086309C" w:rsidRPr="0086309C" w:rsidRDefault="0086309C" w:rsidP="0086309C">
      <w:pPr>
        <w:numPr>
          <w:ilvl w:val="0"/>
          <w:numId w:val="99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业务增长不及预期，则需重新评估估值逻辑</w:t>
      </w:r>
      <w:r w:rsidRPr="0086309C">
        <w:rPr>
          <w:rFonts w:ascii="Times New Roman" w:eastAsia="微软雅黑" w:hAnsi="Times New Roman" w:cs="Times New Roman"/>
          <w:sz w:val="22"/>
          <w:szCs w:val="22"/>
        </w:rPr>
        <w:t>。</w:t>
      </w:r>
    </w:p>
    <w:p w14:paraId="2A6CDD4E"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最终建议</w:t>
      </w:r>
      <w:r w:rsidRPr="0086309C">
        <w:rPr>
          <w:rFonts w:ascii="Times New Roman" w:eastAsia="微软雅黑" w:hAnsi="Times New Roman" w:cs="Times New Roman"/>
          <w:sz w:val="22"/>
          <w:szCs w:val="22"/>
        </w:rPr>
        <w:t>：</w:t>
      </w:r>
    </w:p>
    <w:p w14:paraId="2D72C132" w14:textId="77777777" w:rsidR="0086309C" w:rsidRPr="0086309C" w:rsidRDefault="0086309C" w:rsidP="0086309C">
      <w:pPr>
        <w:numPr>
          <w:ilvl w:val="0"/>
          <w:numId w:val="99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现价</w:t>
      </w:r>
      <w:r w:rsidRPr="0086309C">
        <w:rPr>
          <w:rFonts w:ascii="Times New Roman" w:eastAsia="微软雅黑" w:hAnsi="Times New Roman" w:cs="Times New Roman"/>
          <w:b/>
          <w:bCs/>
          <w:sz w:val="22"/>
          <w:szCs w:val="22"/>
        </w:rPr>
        <w:t xml:space="preserve"> $378 </w:t>
      </w:r>
      <w:r w:rsidRPr="0086309C">
        <w:rPr>
          <w:rFonts w:ascii="Times New Roman" w:eastAsia="微软雅黑" w:hAnsi="Times New Roman" w:cs="Times New Roman"/>
          <w:b/>
          <w:bCs/>
          <w:sz w:val="22"/>
          <w:szCs w:val="22"/>
        </w:rPr>
        <w:t>估值偏高，不宜盲目追高</w:t>
      </w:r>
      <w:r w:rsidRPr="0086309C">
        <w:rPr>
          <w:rFonts w:ascii="Times New Roman" w:eastAsia="微软雅黑" w:hAnsi="Times New Roman" w:cs="Times New Roman"/>
          <w:sz w:val="22"/>
          <w:szCs w:val="22"/>
        </w:rPr>
        <w:t>，可以等待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回调至</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区间布局</w:t>
      </w:r>
      <w:r w:rsidRPr="0086309C">
        <w:rPr>
          <w:rFonts w:ascii="Times New Roman" w:eastAsia="微软雅黑" w:hAnsi="Times New Roman" w:cs="Times New Roman"/>
          <w:sz w:val="22"/>
          <w:szCs w:val="22"/>
        </w:rPr>
        <w:t>。</w:t>
      </w:r>
    </w:p>
    <w:p w14:paraId="266A560F" w14:textId="77777777" w:rsidR="0086309C" w:rsidRPr="0086309C" w:rsidRDefault="0086309C" w:rsidP="0086309C">
      <w:pPr>
        <w:numPr>
          <w:ilvl w:val="0"/>
          <w:numId w:val="99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长期看好</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驱动的增长</w:t>
      </w:r>
      <w:r w:rsidRPr="0086309C">
        <w:rPr>
          <w:rFonts w:ascii="Times New Roman" w:eastAsia="微软雅黑" w:hAnsi="Times New Roman" w:cs="Times New Roman"/>
          <w:sz w:val="22"/>
          <w:szCs w:val="22"/>
        </w:rPr>
        <w:t>，但也需关注政策、竞争等潜在风险。</w:t>
      </w:r>
    </w:p>
    <w:p w14:paraId="58744E7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E9C057B">
          <v:rect id="_x0000_i1858" style="width:0;height:1.5pt" o:hralign="center" o:hrstd="t" o:hr="t" fillcolor="#a0a0a0" stroked="f"/>
        </w:pict>
      </w:r>
    </w:p>
    <w:p w14:paraId="00F252D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27. </w:t>
      </w:r>
      <w:r w:rsidRPr="0086309C">
        <w:rPr>
          <w:rFonts w:ascii="Times New Roman" w:eastAsia="微软雅黑" w:hAnsi="Times New Roman" w:cs="Times New Roman"/>
          <w:b/>
          <w:bCs/>
          <w:sz w:val="22"/>
          <w:szCs w:val="22"/>
        </w:rPr>
        <w:t>未来跟踪重点</w:t>
      </w:r>
    </w:p>
    <w:tbl>
      <w:tblPr>
        <w:tblStyle w:val="41"/>
        <w:tblW w:w="0" w:type="auto"/>
        <w:tblLook w:val="04A0" w:firstRow="1" w:lastRow="0" w:firstColumn="1" w:lastColumn="0" w:noHBand="0" w:noVBand="1"/>
      </w:tblPr>
      <w:tblGrid>
        <w:gridCol w:w="1976"/>
        <w:gridCol w:w="1889"/>
        <w:gridCol w:w="3150"/>
      </w:tblGrid>
      <w:tr w:rsidR="0086309C" w:rsidRPr="0086309C" w14:paraId="720EF1A2"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FE8E0"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关键事件</w:t>
            </w:r>
          </w:p>
        </w:tc>
        <w:tc>
          <w:tcPr>
            <w:tcW w:w="0" w:type="auto"/>
            <w:hideMark/>
          </w:tcPr>
          <w:p w14:paraId="5975C81E"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时间点</w:t>
            </w:r>
          </w:p>
        </w:tc>
        <w:tc>
          <w:tcPr>
            <w:tcW w:w="0" w:type="auto"/>
            <w:hideMark/>
          </w:tcPr>
          <w:p w14:paraId="168B1E1D"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可能影响</w:t>
            </w:r>
          </w:p>
        </w:tc>
      </w:tr>
      <w:tr w:rsidR="0086309C" w:rsidRPr="0086309C" w14:paraId="18E94D32"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58CF69"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Q4 2024 </w:t>
            </w:r>
            <w:r w:rsidRPr="0086309C">
              <w:rPr>
                <w:rFonts w:ascii="Times New Roman" w:eastAsia="微软雅黑" w:hAnsi="Times New Roman" w:cs="Times New Roman"/>
                <w:sz w:val="22"/>
                <w:szCs w:val="22"/>
              </w:rPr>
              <w:t>财报</w:t>
            </w:r>
          </w:p>
        </w:tc>
        <w:tc>
          <w:tcPr>
            <w:tcW w:w="0" w:type="auto"/>
            <w:hideMark/>
          </w:tcPr>
          <w:p w14:paraId="6419B6D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日</w:t>
            </w:r>
          </w:p>
        </w:tc>
        <w:tc>
          <w:tcPr>
            <w:tcW w:w="0" w:type="auto"/>
            <w:hideMark/>
          </w:tcPr>
          <w:p w14:paraId="49889C8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关键业绩验证，影响短期走势</w:t>
            </w:r>
          </w:p>
        </w:tc>
      </w:tr>
      <w:tr w:rsidR="0086309C" w:rsidRPr="0086309C" w14:paraId="46F2C37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9433774"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美联储利率决策</w:t>
            </w:r>
          </w:p>
        </w:tc>
        <w:tc>
          <w:tcPr>
            <w:tcW w:w="0" w:type="auto"/>
            <w:hideMark/>
          </w:tcPr>
          <w:p w14:paraId="32B3312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3</w:t>
            </w:r>
            <w:r w:rsidRPr="0086309C">
              <w:rPr>
                <w:rFonts w:ascii="Times New Roman" w:eastAsia="微软雅黑" w:hAnsi="Times New Roman" w:cs="Times New Roman"/>
                <w:sz w:val="22"/>
                <w:szCs w:val="22"/>
              </w:rPr>
              <w:t>月</w:t>
            </w:r>
          </w:p>
        </w:tc>
        <w:tc>
          <w:tcPr>
            <w:tcW w:w="0" w:type="auto"/>
            <w:hideMark/>
          </w:tcPr>
          <w:p w14:paraId="1F70D6F2"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影响整体市场估值</w:t>
            </w:r>
          </w:p>
        </w:tc>
      </w:tr>
      <w:tr w:rsidR="0086309C" w:rsidRPr="0086309C" w14:paraId="5013CAB5"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41F6A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机构持仓报告更新</w:t>
            </w:r>
          </w:p>
        </w:tc>
        <w:tc>
          <w:tcPr>
            <w:tcW w:w="0" w:type="auto"/>
            <w:hideMark/>
          </w:tcPr>
          <w:p w14:paraId="7FA18FD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4</w:t>
            </w:r>
            <w:r w:rsidRPr="0086309C">
              <w:rPr>
                <w:rFonts w:ascii="Times New Roman" w:eastAsia="微软雅黑" w:hAnsi="Times New Roman" w:cs="Times New Roman"/>
                <w:sz w:val="22"/>
                <w:szCs w:val="22"/>
              </w:rPr>
              <w:t>月</w:t>
            </w:r>
          </w:p>
        </w:tc>
        <w:tc>
          <w:tcPr>
            <w:tcW w:w="0" w:type="auto"/>
            <w:hideMark/>
          </w:tcPr>
          <w:p w14:paraId="7417CCA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了解机构是否继续增持</w:t>
            </w:r>
          </w:p>
        </w:tc>
      </w:tr>
      <w:tr w:rsidR="0086309C" w:rsidRPr="0086309C" w14:paraId="69044A82"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2547512"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业务新进展</w:t>
            </w:r>
          </w:p>
        </w:tc>
        <w:tc>
          <w:tcPr>
            <w:tcW w:w="0" w:type="auto"/>
            <w:hideMark/>
          </w:tcPr>
          <w:p w14:paraId="1D1BFBE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年全年</w:t>
            </w:r>
          </w:p>
        </w:tc>
        <w:tc>
          <w:tcPr>
            <w:tcW w:w="0" w:type="auto"/>
            <w:hideMark/>
          </w:tcPr>
          <w:p w14:paraId="559C520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观察</w:t>
            </w:r>
            <w:r w:rsidRPr="0086309C">
              <w:rPr>
                <w:rFonts w:ascii="Times New Roman" w:eastAsia="微软雅黑" w:hAnsi="Times New Roman" w:cs="Times New Roman"/>
                <w:sz w:val="22"/>
                <w:szCs w:val="22"/>
              </w:rPr>
              <w:t xml:space="preserve"> AXON </w:t>
            </w:r>
            <w:r w:rsidRPr="0086309C">
              <w:rPr>
                <w:rFonts w:ascii="Times New Roman" w:eastAsia="微软雅黑" w:hAnsi="Times New Roman" w:cs="Times New Roman"/>
                <w:sz w:val="22"/>
                <w:szCs w:val="22"/>
              </w:rPr>
              <w:t>是否持续推动增长</w:t>
            </w:r>
          </w:p>
        </w:tc>
      </w:tr>
    </w:tbl>
    <w:p w14:paraId="64AB4740"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投资者行动建议</w:t>
      </w:r>
      <w:r w:rsidRPr="0086309C">
        <w:rPr>
          <w:rFonts w:ascii="Times New Roman" w:eastAsia="微软雅黑" w:hAnsi="Times New Roman" w:cs="Times New Roman"/>
          <w:sz w:val="22"/>
          <w:szCs w:val="22"/>
        </w:rPr>
        <w:t>：</w:t>
      </w:r>
    </w:p>
    <w:p w14:paraId="19D93CEA" w14:textId="77777777" w:rsidR="0086309C" w:rsidRPr="0086309C" w:rsidRDefault="0086309C" w:rsidP="0086309C">
      <w:pPr>
        <w:numPr>
          <w:ilvl w:val="0"/>
          <w:numId w:val="9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财报前：可观察股价波动，不必急于加仓</w:t>
      </w:r>
      <w:r w:rsidRPr="0086309C">
        <w:rPr>
          <w:rFonts w:ascii="Times New Roman" w:eastAsia="微软雅黑" w:hAnsi="Times New Roman" w:cs="Times New Roman"/>
          <w:sz w:val="22"/>
          <w:szCs w:val="22"/>
        </w:rPr>
        <w:t>。</w:t>
      </w:r>
    </w:p>
    <w:p w14:paraId="3E02AE9B" w14:textId="77777777" w:rsidR="0086309C" w:rsidRPr="0086309C" w:rsidRDefault="0086309C" w:rsidP="0086309C">
      <w:pPr>
        <w:numPr>
          <w:ilvl w:val="0"/>
          <w:numId w:val="9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财报后：根据业绩情况再决定是否加仓或减持</w:t>
      </w:r>
      <w:r w:rsidRPr="0086309C">
        <w:rPr>
          <w:rFonts w:ascii="Times New Roman" w:eastAsia="微软雅黑" w:hAnsi="Times New Roman" w:cs="Times New Roman"/>
          <w:sz w:val="22"/>
          <w:szCs w:val="22"/>
        </w:rPr>
        <w:t>。</w:t>
      </w:r>
    </w:p>
    <w:p w14:paraId="07F142BC" w14:textId="77777777" w:rsidR="0086309C" w:rsidRPr="0086309C" w:rsidRDefault="0086309C" w:rsidP="0086309C">
      <w:pPr>
        <w:numPr>
          <w:ilvl w:val="0"/>
          <w:numId w:val="99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长期投资者：回调至</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后，可逐步加仓</w:t>
      </w:r>
      <w:r w:rsidRPr="0086309C">
        <w:rPr>
          <w:rFonts w:ascii="Times New Roman" w:eastAsia="微软雅黑" w:hAnsi="Times New Roman" w:cs="Times New Roman"/>
          <w:sz w:val="22"/>
          <w:szCs w:val="22"/>
        </w:rPr>
        <w:t>。</w:t>
      </w:r>
    </w:p>
    <w:p w14:paraId="4D99D24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328B170D">
          <v:rect id="_x0000_i1859" style="width:0;height:1.5pt" o:hralign="center" o:hrstd="t" o:hr="t" fillcolor="#a0a0a0" stroked="f"/>
        </w:pict>
      </w:r>
    </w:p>
    <w:p w14:paraId="2124DF8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最终结论：谨慎持有，逢低买入</w:t>
      </w:r>
    </w:p>
    <w:p w14:paraId="1EA05A45" w14:textId="77777777" w:rsidR="0086309C" w:rsidRPr="0086309C" w:rsidRDefault="0086309C" w:rsidP="0086309C">
      <w:pPr>
        <w:numPr>
          <w:ilvl w:val="0"/>
          <w:numId w:val="99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短期来看，股价可能在财报前后震荡，建议等回调至</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再加仓</w:t>
      </w:r>
      <w:r w:rsidRPr="0086309C">
        <w:rPr>
          <w:rFonts w:ascii="Times New Roman" w:eastAsia="微软雅黑" w:hAnsi="Times New Roman" w:cs="Times New Roman"/>
          <w:sz w:val="22"/>
          <w:szCs w:val="22"/>
        </w:rPr>
        <w:t>。</w:t>
      </w:r>
    </w:p>
    <w:p w14:paraId="08B3D832" w14:textId="77777777" w:rsidR="0086309C" w:rsidRPr="0086309C" w:rsidRDefault="0086309C" w:rsidP="0086309C">
      <w:pPr>
        <w:numPr>
          <w:ilvl w:val="0"/>
          <w:numId w:val="99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长期来看，</w:t>
      </w: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业务仍然有较大增长潜力，若</w:t>
      </w:r>
      <w:r w:rsidRPr="0086309C">
        <w:rPr>
          <w:rFonts w:ascii="Times New Roman" w:eastAsia="微软雅黑" w:hAnsi="Times New Roman" w:cs="Times New Roman"/>
          <w:b/>
          <w:bCs/>
          <w:sz w:val="22"/>
          <w:szCs w:val="22"/>
        </w:rPr>
        <w:t xml:space="preserve"> EBITDA </w:t>
      </w:r>
      <w:r w:rsidRPr="0086309C">
        <w:rPr>
          <w:rFonts w:ascii="Times New Roman" w:eastAsia="微软雅黑" w:hAnsi="Times New Roman" w:cs="Times New Roman"/>
          <w:b/>
          <w:bCs/>
          <w:sz w:val="22"/>
          <w:szCs w:val="22"/>
        </w:rPr>
        <w:t>保持</w:t>
      </w:r>
      <w:r w:rsidRPr="0086309C">
        <w:rPr>
          <w:rFonts w:ascii="Times New Roman" w:eastAsia="微软雅黑" w:hAnsi="Times New Roman" w:cs="Times New Roman"/>
          <w:b/>
          <w:bCs/>
          <w:sz w:val="22"/>
          <w:szCs w:val="22"/>
        </w:rPr>
        <w:t xml:space="preserve"> 60%+</w:t>
      </w:r>
      <w:r w:rsidRPr="0086309C">
        <w:rPr>
          <w:rFonts w:ascii="Times New Roman" w:eastAsia="微软雅黑" w:hAnsi="Times New Roman" w:cs="Times New Roman"/>
          <w:b/>
          <w:bCs/>
          <w:sz w:val="22"/>
          <w:szCs w:val="22"/>
        </w:rPr>
        <w:t>，股价有望突破</w:t>
      </w:r>
      <w:r w:rsidRPr="0086309C">
        <w:rPr>
          <w:rFonts w:ascii="Times New Roman" w:eastAsia="微软雅黑" w:hAnsi="Times New Roman" w:cs="Times New Roman"/>
          <w:b/>
          <w:bCs/>
          <w:sz w:val="22"/>
          <w:szCs w:val="22"/>
        </w:rPr>
        <w:t xml:space="preserve"> $500</w:t>
      </w:r>
      <w:r w:rsidRPr="0086309C">
        <w:rPr>
          <w:rFonts w:ascii="Times New Roman" w:eastAsia="微软雅黑" w:hAnsi="Times New Roman" w:cs="Times New Roman"/>
          <w:sz w:val="22"/>
          <w:szCs w:val="22"/>
        </w:rPr>
        <w:t>。</w:t>
      </w:r>
    </w:p>
    <w:p w14:paraId="7679A272" w14:textId="77777777" w:rsidR="0086309C" w:rsidRPr="0086309C" w:rsidRDefault="0086309C" w:rsidP="0086309C">
      <w:pPr>
        <w:numPr>
          <w:ilvl w:val="0"/>
          <w:numId w:val="99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主要风险在于</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业务增速放缓、市场情绪变化，以及监管政策的不确定性</w:t>
      </w:r>
      <w:r w:rsidRPr="0086309C">
        <w:rPr>
          <w:rFonts w:ascii="Times New Roman" w:eastAsia="微软雅黑" w:hAnsi="Times New Roman" w:cs="Times New Roman"/>
          <w:sz w:val="22"/>
          <w:szCs w:val="22"/>
        </w:rPr>
        <w:t>。</w:t>
      </w:r>
    </w:p>
    <w:p w14:paraId="3359D6AB"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整体建议</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持有</w:t>
      </w:r>
      <w:r w:rsidRPr="0086309C">
        <w:rPr>
          <w:rFonts w:ascii="Times New Roman" w:eastAsia="微软雅黑" w:hAnsi="Times New Roman" w:cs="Times New Roman"/>
          <w:b/>
          <w:bCs/>
          <w:sz w:val="22"/>
          <w:szCs w:val="22"/>
        </w:rPr>
        <w:t xml:space="preserve"> (Hold)</w:t>
      </w:r>
      <w:r w:rsidRPr="0086309C">
        <w:rPr>
          <w:rFonts w:ascii="Times New Roman" w:eastAsia="微软雅黑" w:hAnsi="Times New Roman" w:cs="Times New Roman"/>
          <w:b/>
          <w:bCs/>
          <w:sz w:val="22"/>
          <w:szCs w:val="22"/>
        </w:rPr>
        <w:t>，但不建议在</w:t>
      </w:r>
      <w:r w:rsidRPr="0086309C">
        <w:rPr>
          <w:rFonts w:ascii="Times New Roman" w:eastAsia="微软雅黑" w:hAnsi="Times New Roman" w:cs="Times New Roman"/>
          <w:b/>
          <w:bCs/>
          <w:sz w:val="22"/>
          <w:szCs w:val="22"/>
        </w:rPr>
        <w:t xml:space="preserve"> $378 </w:t>
      </w:r>
      <w:r w:rsidRPr="0086309C">
        <w:rPr>
          <w:rFonts w:ascii="Times New Roman" w:eastAsia="微软雅黑" w:hAnsi="Times New Roman" w:cs="Times New Roman"/>
          <w:b/>
          <w:bCs/>
          <w:sz w:val="22"/>
          <w:szCs w:val="22"/>
        </w:rPr>
        <w:t>以上盲目追高</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回调至</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可逐步买入</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关注</w:t>
      </w:r>
      <w:r w:rsidRPr="0086309C">
        <w:rPr>
          <w:rFonts w:ascii="Times New Roman" w:eastAsia="微软雅黑" w:hAnsi="Times New Roman" w:cs="Times New Roman"/>
          <w:b/>
          <w:bCs/>
          <w:sz w:val="22"/>
          <w:szCs w:val="22"/>
        </w:rPr>
        <w:t xml:space="preserve"> 2</w:t>
      </w:r>
      <w:r w:rsidRPr="0086309C">
        <w:rPr>
          <w:rFonts w:ascii="Times New Roman" w:eastAsia="微软雅黑" w:hAnsi="Times New Roman" w:cs="Times New Roman"/>
          <w:b/>
          <w:bCs/>
          <w:sz w:val="22"/>
          <w:szCs w:val="22"/>
        </w:rPr>
        <w:t>月</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b/>
          <w:bCs/>
          <w:sz w:val="22"/>
          <w:szCs w:val="22"/>
        </w:rPr>
        <w:t>日财报数据，再决定下一步策略</w:t>
      </w:r>
    </w:p>
    <w:p w14:paraId="188D1D4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28. </w:t>
      </w:r>
      <w:r w:rsidRPr="0086309C">
        <w:rPr>
          <w:rFonts w:ascii="Times New Roman" w:eastAsia="微软雅黑" w:hAnsi="Times New Roman" w:cs="Times New Roman"/>
          <w:b/>
          <w:bCs/>
          <w:sz w:val="22"/>
          <w:szCs w:val="22"/>
        </w:rPr>
        <w:t>风险因素分析</w:t>
      </w:r>
    </w:p>
    <w:p w14:paraId="78A9581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尽管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AppLovin (APP)</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目前的增长势头强劲，但仍存在多项风险因素需要密切关注。这些风险主要分为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市场风险、业务风险、财务风险和政策风险</w:t>
      </w:r>
      <w:r w:rsidRPr="0086309C">
        <w:rPr>
          <w:rFonts w:ascii="Times New Roman" w:eastAsia="微软雅黑" w:hAnsi="Times New Roman" w:cs="Times New Roman"/>
          <w:sz w:val="22"/>
          <w:szCs w:val="22"/>
        </w:rPr>
        <w:t>，投资者需谨慎评估。</w:t>
      </w:r>
    </w:p>
    <w:p w14:paraId="13A4D9F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28.1 </w:t>
      </w:r>
      <w:r w:rsidRPr="0086309C">
        <w:rPr>
          <w:rFonts w:ascii="Times New Roman" w:eastAsia="微软雅黑" w:hAnsi="Times New Roman" w:cs="Times New Roman"/>
          <w:b/>
          <w:bCs/>
          <w:sz w:val="22"/>
          <w:szCs w:val="22"/>
        </w:rPr>
        <w:t>市场风险</w:t>
      </w:r>
    </w:p>
    <w:p w14:paraId="3649FB4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整体市场波动性增加</w:t>
      </w:r>
    </w:p>
    <w:p w14:paraId="4F3A590B" w14:textId="77777777" w:rsidR="0086309C" w:rsidRPr="0086309C" w:rsidRDefault="0086309C" w:rsidP="0086309C">
      <w:pPr>
        <w:numPr>
          <w:ilvl w:val="0"/>
          <w:numId w:val="99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美联储加息预期变化、地缘政治风险等宏观因素</w:t>
      </w:r>
      <w:r w:rsidRPr="0086309C">
        <w:rPr>
          <w:rFonts w:ascii="Times New Roman" w:eastAsia="微软雅黑" w:hAnsi="Times New Roman" w:cs="Times New Roman"/>
          <w:sz w:val="22"/>
          <w:szCs w:val="22"/>
        </w:rPr>
        <w:t>，科技股市场可能出现大幅震荡。</w:t>
      </w:r>
    </w:p>
    <w:p w14:paraId="0C76CAF3" w14:textId="77777777" w:rsidR="0086309C" w:rsidRPr="0086309C" w:rsidRDefault="0086309C" w:rsidP="0086309C">
      <w:pPr>
        <w:numPr>
          <w:ilvl w:val="0"/>
          <w:numId w:val="99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纳斯达克指数的整体回调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可能拖累高增长科技股，包括</w:t>
      </w:r>
      <w:r w:rsidRPr="0086309C">
        <w:rPr>
          <w:rFonts w:ascii="Times New Roman" w:eastAsia="微软雅黑" w:hAnsi="Times New Roman" w:cs="Times New Roman"/>
          <w:sz w:val="22"/>
          <w:szCs w:val="22"/>
        </w:rPr>
        <w:t xml:space="preserve"> APP</w:t>
      </w:r>
      <w:r w:rsidRPr="0086309C">
        <w:rPr>
          <w:rFonts w:ascii="Times New Roman" w:eastAsia="微软雅黑" w:hAnsi="Times New Roman" w:cs="Times New Roman"/>
          <w:sz w:val="22"/>
          <w:szCs w:val="22"/>
        </w:rPr>
        <w:t>。</w:t>
      </w:r>
    </w:p>
    <w:p w14:paraId="4454787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概念的估值回调</w:t>
      </w:r>
    </w:p>
    <w:p w14:paraId="779F0D54" w14:textId="77777777" w:rsidR="0086309C" w:rsidRPr="0086309C" w:rsidRDefault="0086309C" w:rsidP="0086309C">
      <w:pPr>
        <w:numPr>
          <w:ilvl w:val="0"/>
          <w:numId w:val="99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目前市场对于</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相关公司的估值较高，而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一旦市场情绪转变或</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业务增速低于预期，可能导致高估值科技股整体回调</w:t>
      </w:r>
      <w:r w:rsidRPr="0086309C">
        <w:rPr>
          <w:rFonts w:ascii="Times New Roman" w:eastAsia="微软雅黑" w:hAnsi="Times New Roman" w:cs="Times New Roman"/>
          <w:sz w:val="22"/>
          <w:szCs w:val="22"/>
        </w:rPr>
        <w:t>。</w:t>
      </w:r>
    </w:p>
    <w:p w14:paraId="2BCF3904" w14:textId="77777777" w:rsidR="0086309C" w:rsidRPr="0086309C" w:rsidRDefault="0086309C" w:rsidP="0086309C">
      <w:pPr>
        <w:numPr>
          <w:ilvl w:val="0"/>
          <w:numId w:val="99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竞争对手如</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Meta (META)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Google (GOOGL)</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也在加强</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领域布局，可能影响</w:t>
      </w:r>
      <w:r w:rsidRPr="0086309C">
        <w:rPr>
          <w:rFonts w:ascii="Times New Roman" w:eastAsia="微软雅黑" w:hAnsi="Times New Roman" w:cs="Times New Roman"/>
          <w:sz w:val="22"/>
          <w:szCs w:val="22"/>
        </w:rPr>
        <w:t xml:space="preserve"> AppLovin </w:t>
      </w:r>
      <w:r w:rsidRPr="0086309C">
        <w:rPr>
          <w:rFonts w:ascii="Times New Roman" w:eastAsia="微软雅黑" w:hAnsi="Times New Roman" w:cs="Times New Roman"/>
          <w:sz w:val="22"/>
          <w:szCs w:val="22"/>
        </w:rPr>
        <w:t>的市场份额。</w:t>
      </w:r>
    </w:p>
    <w:p w14:paraId="47CB1EB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股市周期性调整</w:t>
      </w:r>
    </w:p>
    <w:p w14:paraId="5665A778" w14:textId="77777777" w:rsidR="0086309C" w:rsidRPr="0086309C" w:rsidRDefault="0086309C" w:rsidP="0086309C">
      <w:pPr>
        <w:numPr>
          <w:ilvl w:val="0"/>
          <w:numId w:val="99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从历史数据来看，每当</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科技股进入估值泡沫区域</w:t>
      </w:r>
      <w:r w:rsidRPr="0086309C">
        <w:rPr>
          <w:rFonts w:ascii="Times New Roman" w:eastAsia="微软雅黑" w:hAnsi="Times New Roman" w:cs="Times New Roman"/>
          <w:sz w:val="22"/>
          <w:szCs w:val="22"/>
        </w:rPr>
        <w:t>，都会经历一轮修正。例如，</w:t>
      </w:r>
      <w:r w:rsidRPr="0086309C">
        <w:rPr>
          <w:rFonts w:ascii="Times New Roman" w:eastAsia="微软雅黑" w:hAnsi="Times New Roman" w:cs="Times New Roman"/>
          <w:sz w:val="22"/>
          <w:szCs w:val="22"/>
        </w:rPr>
        <w:t xml:space="preserve">2021-2022 </w:t>
      </w:r>
      <w:r w:rsidRPr="0086309C">
        <w:rPr>
          <w:rFonts w:ascii="Times New Roman" w:eastAsia="微软雅黑" w:hAnsi="Times New Roman" w:cs="Times New Roman"/>
          <w:sz w:val="22"/>
          <w:szCs w:val="22"/>
        </w:rPr>
        <w:t>年的科技股回调导致了</w:t>
      </w:r>
      <w:r w:rsidRPr="0086309C">
        <w:rPr>
          <w:rFonts w:ascii="Times New Roman" w:eastAsia="微软雅黑" w:hAnsi="Times New Roman" w:cs="Times New Roman"/>
          <w:b/>
          <w:bCs/>
          <w:sz w:val="22"/>
          <w:szCs w:val="22"/>
        </w:rPr>
        <w:t>部分高成长公司的大幅下跌</w:t>
      </w:r>
      <w:r w:rsidRPr="0086309C">
        <w:rPr>
          <w:rFonts w:ascii="Times New Roman" w:eastAsia="微软雅黑" w:hAnsi="Times New Roman" w:cs="Times New Roman"/>
          <w:sz w:val="22"/>
          <w:szCs w:val="22"/>
        </w:rPr>
        <w:t>。</w:t>
      </w:r>
    </w:p>
    <w:p w14:paraId="14D69CC2" w14:textId="77777777" w:rsidR="0086309C" w:rsidRPr="0086309C" w:rsidRDefault="0086309C" w:rsidP="0086309C">
      <w:pPr>
        <w:numPr>
          <w:ilvl w:val="0"/>
          <w:numId w:val="99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如果经济数据恶化或利率高企，市场可能大幅调整，拖累</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估值。</w:t>
      </w:r>
    </w:p>
    <w:p w14:paraId="0848831D"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投资策略建议：</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避免在市场整体高点追高，可以等待回调至合理区间。</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纳斯达克指数</w:t>
      </w:r>
      <w:r w:rsidRPr="0086309C">
        <w:rPr>
          <w:rFonts w:ascii="Times New Roman" w:eastAsia="微软雅黑" w:hAnsi="Times New Roman" w:cs="Times New Roman"/>
          <w:b/>
          <w:bCs/>
          <w:sz w:val="22"/>
          <w:szCs w:val="22"/>
        </w:rPr>
        <w:t xml:space="preserve"> (QQQ) </w:t>
      </w:r>
      <w:r w:rsidRPr="0086309C">
        <w:rPr>
          <w:rFonts w:ascii="Times New Roman" w:eastAsia="微软雅黑" w:hAnsi="Times New Roman" w:cs="Times New Roman"/>
          <w:b/>
          <w:bCs/>
          <w:sz w:val="22"/>
          <w:szCs w:val="22"/>
        </w:rPr>
        <w:t>和</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概念股的整体走势</w:t>
      </w:r>
      <w:r w:rsidRPr="0086309C">
        <w:rPr>
          <w:rFonts w:ascii="Times New Roman" w:eastAsia="微软雅黑" w:hAnsi="Times New Roman" w:cs="Times New Roman"/>
          <w:sz w:val="22"/>
          <w:szCs w:val="22"/>
        </w:rPr>
        <w:t>，判断行业情绪是否仍然积极。</w:t>
      </w:r>
    </w:p>
    <w:p w14:paraId="60DAB1B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1D001F9F">
          <v:rect id="_x0000_i1860" style="width:0;height:1.5pt" o:hralign="center" o:hrstd="t" o:hr="t" fillcolor="#a0a0a0" stroked="f"/>
        </w:pict>
      </w:r>
    </w:p>
    <w:p w14:paraId="40DFE26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28.2 </w:t>
      </w:r>
      <w:r w:rsidRPr="0086309C">
        <w:rPr>
          <w:rFonts w:ascii="Times New Roman" w:eastAsia="微软雅黑" w:hAnsi="Times New Roman" w:cs="Times New Roman"/>
          <w:b/>
          <w:bCs/>
          <w:sz w:val="22"/>
          <w:szCs w:val="22"/>
        </w:rPr>
        <w:t>业务风险</w:t>
      </w:r>
    </w:p>
    <w:p w14:paraId="67FDD3C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业务高度依赖</w:t>
      </w:r>
      <w:r w:rsidRPr="0086309C">
        <w:rPr>
          <w:rFonts w:ascii="Times New Roman" w:eastAsia="微软雅黑" w:hAnsi="Times New Roman" w:cs="Times New Roman"/>
          <w:b/>
          <w:bCs/>
          <w:sz w:val="22"/>
          <w:szCs w:val="22"/>
        </w:rPr>
        <w:t xml:space="preserve"> AXON AI</w:t>
      </w:r>
    </w:p>
    <w:p w14:paraId="0FB32A67" w14:textId="77777777" w:rsidR="0086309C" w:rsidRPr="0086309C" w:rsidRDefault="0086309C" w:rsidP="0086309C">
      <w:pPr>
        <w:numPr>
          <w:ilvl w:val="0"/>
          <w:numId w:val="9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的市场成功是股价上涨的主要驱动力</w:t>
      </w:r>
      <w:r w:rsidRPr="0086309C">
        <w:rPr>
          <w:rFonts w:ascii="Times New Roman" w:eastAsia="微软雅黑" w:hAnsi="Times New Roman" w:cs="Times New Roman"/>
          <w:sz w:val="22"/>
          <w:szCs w:val="22"/>
        </w:rPr>
        <w:t>，但如果：</w:t>
      </w:r>
      <w:r w:rsidRPr="0086309C">
        <w:rPr>
          <w:rFonts w:ascii="Times New Roman" w:eastAsia="微软雅黑" w:hAnsi="Times New Roman" w:cs="Times New Roman"/>
          <w:sz w:val="22"/>
          <w:szCs w:val="22"/>
        </w:rPr>
        <w:t xml:space="preserve"> </w:t>
      </w:r>
    </w:p>
    <w:p w14:paraId="676E7D78" w14:textId="77777777" w:rsidR="0086309C" w:rsidRPr="0086309C" w:rsidRDefault="0086309C" w:rsidP="0086309C">
      <w:pPr>
        <w:numPr>
          <w:ilvl w:val="1"/>
          <w:numId w:val="9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竞争对手推出更先进的</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解决方案</w:t>
      </w:r>
    </w:p>
    <w:p w14:paraId="14D04C73" w14:textId="77777777" w:rsidR="0086309C" w:rsidRPr="0086309C" w:rsidRDefault="0086309C" w:rsidP="0086309C">
      <w:pPr>
        <w:numPr>
          <w:ilvl w:val="1"/>
          <w:numId w:val="9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业务增长低于市场预期</w:t>
      </w:r>
    </w:p>
    <w:p w14:paraId="161181D1" w14:textId="77777777" w:rsidR="0086309C" w:rsidRPr="0086309C" w:rsidRDefault="0086309C" w:rsidP="0086309C">
      <w:pPr>
        <w:numPr>
          <w:ilvl w:val="1"/>
          <w:numId w:val="9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客户对</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广告投放的</w:t>
      </w:r>
      <w:r w:rsidRPr="0086309C">
        <w:rPr>
          <w:rFonts w:ascii="Times New Roman" w:eastAsia="微软雅黑" w:hAnsi="Times New Roman" w:cs="Times New Roman"/>
          <w:b/>
          <w:bCs/>
          <w:sz w:val="22"/>
          <w:szCs w:val="22"/>
        </w:rPr>
        <w:t xml:space="preserve"> ROI </w:t>
      </w:r>
      <w:r w:rsidRPr="0086309C">
        <w:rPr>
          <w:rFonts w:ascii="Times New Roman" w:eastAsia="微软雅黑" w:hAnsi="Times New Roman" w:cs="Times New Roman"/>
          <w:b/>
          <w:bCs/>
          <w:sz w:val="22"/>
          <w:szCs w:val="22"/>
        </w:rPr>
        <w:t>不如预期</w:t>
      </w:r>
    </w:p>
    <w:p w14:paraId="38ADDE95" w14:textId="77777777" w:rsidR="0086309C" w:rsidRPr="0086309C" w:rsidRDefault="0086309C" w:rsidP="0086309C">
      <w:pPr>
        <w:numPr>
          <w:ilvl w:val="1"/>
          <w:numId w:val="99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数据隐私政策影响</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业务的运作</w:t>
      </w:r>
      <w:r w:rsidRPr="0086309C">
        <w:rPr>
          <w:rFonts w:ascii="Times New Roman" w:eastAsia="微软雅黑" w:hAnsi="Times New Roman" w:cs="Times New Roman"/>
          <w:sz w:val="22"/>
          <w:szCs w:val="22"/>
        </w:rPr>
        <w:br/>
      </w:r>
      <w:r w:rsidRPr="0086309C">
        <w:rPr>
          <w:rFonts w:ascii="Times New Roman" w:eastAsia="微软雅黑" w:hAnsi="Times New Roman" w:cs="Times New Roman"/>
          <w:sz w:val="22"/>
          <w:szCs w:val="22"/>
        </w:rPr>
        <w:t>可能会导致市场情绪逆转，进而影响股价。</w:t>
      </w:r>
    </w:p>
    <w:p w14:paraId="0140C1B1"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游戏业务增长停滞</w:t>
      </w:r>
    </w:p>
    <w:p w14:paraId="2C534253" w14:textId="77777777" w:rsidR="0086309C" w:rsidRPr="0086309C" w:rsidRDefault="0086309C" w:rsidP="0086309C">
      <w:pPr>
        <w:numPr>
          <w:ilvl w:val="0"/>
          <w:numId w:val="99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 </w:t>
      </w:r>
      <w:r w:rsidRPr="0086309C">
        <w:rPr>
          <w:rFonts w:ascii="Times New Roman" w:eastAsia="微软雅黑" w:hAnsi="Times New Roman" w:cs="Times New Roman"/>
          <w:b/>
          <w:bCs/>
          <w:sz w:val="22"/>
          <w:szCs w:val="22"/>
        </w:rPr>
        <w:t>的主要收入来源仍然是广告业务，而游戏业务增长放缓（仅</w:t>
      </w:r>
      <w:r w:rsidRPr="0086309C">
        <w:rPr>
          <w:rFonts w:ascii="Times New Roman" w:eastAsia="微软雅黑" w:hAnsi="Times New Roman" w:cs="Times New Roman"/>
          <w:b/>
          <w:bCs/>
          <w:sz w:val="22"/>
          <w:szCs w:val="22"/>
        </w:rPr>
        <w:t>+0.9% YoY</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，如果无法实现突破，可能影响整体收入增长预期。</w:t>
      </w:r>
    </w:p>
    <w:p w14:paraId="11242546" w14:textId="77777777" w:rsidR="0086309C" w:rsidRPr="0086309C" w:rsidRDefault="0086309C" w:rsidP="0086309C">
      <w:pPr>
        <w:numPr>
          <w:ilvl w:val="0"/>
          <w:numId w:val="99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如果未来广告行业进入低迷期</w:t>
      </w:r>
      <w:r w:rsidRPr="0086309C">
        <w:rPr>
          <w:rFonts w:ascii="Times New Roman" w:eastAsia="微软雅黑" w:hAnsi="Times New Roman" w:cs="Times New Roman"/>
          <w:sz w:val="22"/>
          <w:szCs w:val="22"/>
        </w:rPr>
        <w:t>（如</w:t>
      </w:r>
      <w:r w:rsidRPr="0086309C">
        <w:rPr>
          <w:rFonts w:ascii="Times New Roman" w:eastAsia="微软雅黑" w:hAnsi="Times New Roman" w:cs="Times New Roman"/>
          <w:sz w:val="22"/>
          <w:szCs w:val="22"/>
        </w:rPr>
        <w:t xml:space="preserve"> 2022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Meta </w:t>
      </w:r>
      <w:r w:rsidRPr="0086309C">
        <w:rPr>
          <w:rFonts w:ascii="Times New Roman" w:eastAsia="微软雅黑" w:hAnsi="Times New Roman" w:cs="Times New Roman"/>
          <w:sz w:val="22"/>
          <w:szCs w:val="22"/>
        </w:rPr>
        <w:t>的广告业务下滑），也可能对</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产生负面影响。</w:t>
      </w:r>
    </w:p>
    <w:p w14:paraId="32B6B97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投资策略建议：</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关注</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财报中的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业务增速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是否持续强劲。</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若游戏业务恢复增长，则</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的多元化收入结构将更加稳固。</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避免在市场对</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业务过度乐观时追高，谨慎控制仓位。</w:t>
      </w:r>
    </w:p>
    <w:p w14:paraId="26F61A4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28C9DEB2">
          <v:rect id="_x0000_i1861" style="width:0;height:1.5pt" o:hralign="center" o:hrstd="t" o:hr="t" fillcolor="#a0a0a0" stroked="f"/>
        </w:pict>
      </w:r>
    </w:p>
    <w:p w14:paraId="4A5B0AA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28.3 </w:t>
      </w:r>
      <w:r w:rsidRPr="0086309C">
        <w:rPr>
          <w:rFonts w:ascii="Times New Roman" w:eastAsia="微软雅黑" w:hAnsi="Times New Roman" w:cs="Times New Roman"/>
          <w:b/>
          <w:bCs/>
          <w:sz w:val="22"/>
          <w:szCs w:val="22"/>
        </w:rPr>
        <w:t>财务风险</w:t>
      </w:r>
    </w:p>
    <w:p w14:paraId="21B42CE7"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EBITDA </w:t>
      </w:r>
      <w:r w:rsidRPr="0086309C">
        <w:rPr>
          <w:rFonts w:ascii="Times New Roman" w:eastAsia="微软雅黑" w:hAnsi="Times New Roman" w:cs="Times New Roman"/>
          <w:b/>
          <w:bCs/>
          <w:sz w:val="22"/>
          <w:szCs w:val="22"/>
        </w:rPr>
        <w:t>可能已经见顶</w:t>
      </w:r>
    </w:p>
    <w:p w14:paraId="182B6AB2" w14:textId="77777777" w:rsidR="0086309C" w:rsidRPr="0086309C" w:rsidRDefault="0086309C" w:rsidP="0086309C">
      <w:pPr>
        <w:numPr>
          <w:ilvl w:val="0"/>
          <w:numId w:val="100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AppLovin </w:t>
      </w:r>
      <w:r w:rsidRPr="0086309C">
        <w:rPr>
          <w:rFonts w:ascii="Times New Roman" w:eastAsia="微软雅黑" w:hAnsi="Times New Roman" w:cs="Times New Roman"/>
          <w:b/>
          <w:bCs/>
          <w:sz w:val="22"/>
          <w:szCs w:val="22"/>
        </w:rPr>
        <w:t>的</w:t>
      </w:r>
      <w:r w:rsidRPr="0086309C">
        <w:rPr>
          <w:rFonts w:ascii="Times New Roman" w:eastAsia="微软雅黑" w:hAnsi="Times New Roman" w:cs="Times New Roman"/>
          <w:b/>
          <w:bCs/>
          <w:sz w:val="22"/>
          <w:szCs w:val="22"/>
        </w:rPr>
        <w:t xml:space="preserve"> EBITDA </w:t>
      </w:r>
      <w:r w:rsidRPr="0086309C">
        <w:rPr>
          <w:rFonts w:ascii="Times New Roman" w:eastAsia="微软雅黑" w:hAnsi="Times New Roman" w:cs="Times New Roman"/>
          <w:b/>
          <w:bCs/>
          <w:sz w:val="22"/>
          <w:szCs w:val="22"/>
        </w:rPr>
        <w:t>利润率已达到</w:t>
      </w:r>
      <w:r w:rsidRPr="0086309C">
        <w:rPr>
          <w:rFonts w:ascii="Times New Roman" w:eastAsia="微软雅黑" w:hAnsi="Times New Roman" w:cs="Times New Roman"/>
          <w:b/>
          <w:bCs/>
          <w:sz w:val="22"/>
          <w:szCs w:val="22"/>
        </w:rPr>
        <w:t xml:space="preserve"> 60% </w:t>
      </w:r>
      <w:r w:rsidRPr="0086309C">
        <w:rPr>
          <w:rFonts w:ascii="Times New Roman" w:eastAsia="微软雅黑" w:hAnsi="Times New Roman" w:cs="Times New Roman"/>
          <w:b/>
          <w:bCs/>
          <w:sz w:val="22"/>
          <w:szCs w:val="22"/>
        </w:rPr>
        <w:t>以上</w:t>
      </w:r>
      <w:r w:rsidRPr="0086309C">
        <w:rPr>
          <w:rFonts w:ascii="Times New Roman" w:eastAsia="微软雅黑" w:hAnsi="Times New Roman" w:cs="Times New Roman"/>
          <w:sz w:val="22"/>
          <w:szCs w:val="22"/>
        </w:rPr>
        <w:t>，管理层也承认</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利润率的提升空间有限</w:t>
      </w:r>
      <w:r w:rsidRPr="0086309C">
        <w:rPr>
          <w:rFonts w:ascii="Times New Roman" w:eastAsia="微软雅黑" w:hAnsi="Times New Roman" w:cs="Times New Roman"/>
          <w:sz w:val="22"/>
          <w:szCs w:val="22"/>
        </w:rPr>
        <w:t>。</w:t>
      </w:r>
    </w:p>
    <w:p w14:paraId="54A8DACC" w14:textId="77777777" w:rsidR="0086309C" w:rsidRPr="0086309C" w:rsidRDefault="0086309C" w:rsidP="0086309C">
      <w:pPr>
        <w:numPr>
          <w:ilvl w:val="0"/>
          <w:numId w:val="100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如果未来运营成本增加，或者</w:t>
      </w:r>
      <w:r w:rsidRPr="0086309C">
        <w:rPr>
          <w:rFonts w:ascii="Times New Roman" w:eastAsia="微软雅黑" w:hAnsi="Times New Roman" w:cs="Times New Roman"/>
          <w:b/>
          <w:bCs/>
          <w:sz w:val="22"/>
          <w:szCs w:val="22"/>
        </w:rPr>
        <w:t>增长放缓导致利润率下降</w:t>
      </w:r>
      <w:r w:rsidRPr="0086309C">
        <w:rPr>
          <w:rFonts w:ascii="Times New Roman" w:eastAsia="微软雅黑" w:hAnsi="Times New Roman" w:cs="Times New Roman"/>
          <w:sz w:val="22"/>
          <w:szCs w:val="22"/>
        </w:rPr>
        <w:t>，股价可能承压。</w:t>
      </w:r>
    </w:p>
    <w:p w14:paraId="6CDE9D6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自由现金流增长放缓</w:t>
      </w:r>
    </w:p>
    <w:p w14:paraId="334A25DB" w14:textId="77777777" w:rsidR="0086309C" w:rsidRPr="0086309C" w:rsidRDefault="0086309C" w:rsidP="0086309C">
      <w:pPr>
        <w:numPr>
          <w:ilvl w:val="0"/>
          <w:numId w:val="100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尽管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Q3 </w:t>
      </w:r>
      <w:r w:rsidRPr="0086309C">
        <w:rPr>
          <w:rFonts w:ascii="Times New Roman" w:eastAsia="微软雅黑" w:hAnsi="Times New Roman" w:cs="Times New Roman"/>
          <w:b/>
          <w:bCs/>
          <w:sz w:val="22"/>
          <w:szCs w:val="22"/>
        </w:rPr>
        <w:t>自由现金流增长</w:t>
      </w:r>
      <w:r w:rsidRPr="0086309C">
        <w:rPr>
          <w:rFonts w:ascii="Times New Roman" w:eastAsia="微软雅黑" w:hAnsi="Times New Roman" w:cs="Times New Roman"/>
          <w:b/>
          <w:bCs/>
          <w:sz w:val="22"/>
          <w:szCs w:val="22"/>
        </w:rPr>
        <w:t xml:space="preserve"> 182% YoY</w:t>
      </w:r>
      <w:r w:rsidRPr="0086309C">
        <w:rPr>
          <w:rFonts w:ascii="Times New Roman" w:eastAsia="微软雅黑" w:hAnsi="Times New Roman" w:cs="Times New Roman"/>
          <w:sz w:val="22"/>
          <w:szCs w:val="22"/>
        </w:rPr>
        <w:t>，但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如果未来几个季度现金流增速下降，市场可能重新评估其估值</w:t>
      </w:r>
      <w:r w:rsidRPr="0086309C">
        <w:rPr>
          <w:rFonts w:ascii="Times New Roman" w:eastAsia="微软雅黑" w:hAnsi="Times New Roman" w:cs="Times New Roman"/>
          <w:sz w:val="22"/>
          <w:szCs w:val="22"/>
        </w:rPr>
        <w:t>。</w:t>
      </w:r>
    </w:p>
    <w:p w14:paraId="3E9B1282" w14:textId="77777777" w:rsidR="0086309C" w:rsidRPr="0086309C" w:rsidRDefault="0086309C" w:rsidP="0086309C">
      <w:pPr>
        <w:numPr>
          <w:ilvl w:val="0"/>
          <w:numId w:val="100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高股价的正当性依赖于高增长率，一旦增速放缓，可能引发市场调整。</w:t>
      </w:r>
    </w:p>
    <w:p w14:paraId="5E21D7C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投资策略建议：</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Q4 </w:t>
      </w:r>
      <w:r w:rsidRPr="0086309C">
        <w:rPr>
          <w:rFonts w:ascii="Times New Roman" w:eastAsia="微软雅黑" w:hAnsi="Times New Roman" w:cs="Times New Roman"/>
          <w:b/>
          <w:bCs/>
          <w:sz w:val="22"/>
          <w:szCs w:val="22"/>
        </w:rPr>
        <w:t>财报的自由现金流情况</w:t>
      </w:r>
      <w:r w:rsidRPr="0086309C">
        <w:rPr>
          <w:rFonts w:ascii="Times New Roman" w:eastAsia="微软雅黑" w:hAnsi="Times New Roman" w:cs="Times New Roman"/>
          <w:sz w:val="22"/>
          <w:szCs w:val="22"/>
        </w:rPr>
        <w:t>，如果现金流增速下降，可能是股价调整的信号。</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观察未来几个季度的利润率是否仍然维持高位，如果下降，可能是股价调整的前兆。</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长期投资者应保持灵活性，不要在高位过度加仓</w:t>
      </w:r>
      <w:r w:rsidRPr="0086309C">
        <w:rPr>
          <w:rFonts w:ascii="Times New Roman" w:eastAsia="微软雅黑" w:hAnsi="Times New Roman" w:cs="Times New Roman"/>
          <w:sz w:val="22"/>
          <w:szCs w:val="22"/>
        </w:rPr>
        <w:t>。</w:t>
      </w:r>
    </w:p>
    <w:p w14:paraId="53608D6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3711486">
          <v:rect id="_x0000_i1862" style="width:0;height:1.5pt" o:hralign="center" o:hrstd="t" o:hr="t" fillcolor="#a0a0a0" stroked="f"/>
        </w:pict>
      </w:r>
    </w:p>
    <w:p w14:paraId="3A1D1ED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28.4 </w:t>
      </w:r>
      <w:r w:rsidRPr="0086309C">
        <w:rPr>
          <w:rFonts w:ascii="Times New Roman" w:eastAsia="微软雅黑" w:hAnsi="Times New Roman" w:cs="Times New Roman"/>
          <w:b/>
          <w:bCs/>
          <w:sz w:val="22"/>
          <w:szCs w:val="22"/>
        </w:rPr>
        <w:t>政策与监管风险</w:t>
      </w:r>
    </w:p>
    <w:p w14:paraId="0A347B44"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监管风险加剧</w:t>
      </w:r>
    </w:p>
    <w:p w14:paraId="1A69A7C9" w14:textId="77777777" w:rsidR="0086309C" w:rsidRPr="0086309C" w:rsidRDefault="0086309C" w:rsidP="0086309C">
      <w:pPr>
        <w:numPr>
          <w:ilvl w:val="0"/>
          <w:numId w:val="1002"/>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全球各国正在加强对</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和数据隐私的监管</w:t>
      </w:r>
      <w:r w:rsidRPr="0086309C">
        <w:rPr>
          <w:rFonts w:ascii="Times New Roman" w:eastAsia="微软雅黑" w:hAnsi="Times New Roman" w:cs="Times New Roman"/>
          <w:sz w:val="22"/>
          <w:szCs w:val="22"/>
        </w:rPr>
        <w:t>，如果美国或欧洲出台更严格的</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监管政策，可能对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业务的增长带来不确定性</w:t>
      </w:r>
      <w:r w:rsidRPr="0086309C">
        <w:rPr>
          <w:rFonts w:ascii="Times New Roman" w:eastAsia="微软雅黑" w:hAnsi="Times New Roman" w:cs="Times New Roman"/>
          <w:sz w:val="22"/>
          <w:szCs w:val="22"/>
        </w:rPr>
        <w:t>。</w:t>
      </w:r>
    </w:p>
    <w:p w14:paraId="625699D1" w14:textId="77777777" w:rsidR="0086309C" w:rsidRPr="0086309C" w:rsidRDefault="0086309C" w:rsidP="0086309C">
      <w:pPr>
        <w:numPr>
          <w:ilvl w:val="0"/>
          <w:numId w:val="100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加州隐私法</w:t>
      </w:r>
      <w:r w:rsidRPr="0086309C">
        <w:rPr>
          <w:rFonts w:ascii="Times New Roman" w:eastAsia="微软雅黑" w:hAnsi="Times New Roman" w:cs="Times New Roman"/>
          <w:b/>
          <w:bCs/>
          <w:sz w:val="22"/>
          <w:szCs w:val="22"/>
        </w:rPr>
        <w:t xml:space="preserve"> (CCPA) </w:t>
      </w:r>
      <w:r w:rsidRPr="0086309C">
        <w:rPr>
          <w:rFonts w:ascii="Times New Roman" w:eastAsia="微软雅黑" w:hAnsi="Times New Roman" w:cs="Times New Roman"/>
          <w:b/>
          <w:bCs/>
          <w:sz w:val="22"/>
          <w:szCs w:val="22"/>
        </w:rPr>
        <w:t>和欧洲</w:t>
      </w:r>
      <w:r w:rsidRPr="0086309C">
        <w:rPr>
          <w:rFonts w:ascii="Times New Roman" w:eastAsia="微软雅黑" w:hAnsi="Times New Roman" w:cs="Times New Roman"/>
          <w:b/>
          <w:bCs/>
          <w:sz w:val="22"/>
          <w:szCs w:val="22"/>
        </w:rPr>
        <w:t xml:space="preserve"> GDPR </w:t>
      </w:r>
      <w:r w:rsidRPr="0086309C">
        <w:rPr>
          <w:rFonts w:ascii="Times New Roman" w:eastAsia="微软雅黑" w:hAnsi="Times New Roman" w:cs="Times New Roman"/>
          <w:b/>
          <w:bCs/>
          <w:sz w:val="22"/>
          <w:szCs w:val="22"/>
        </w:rPr>
        <w:t>法规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可能限制</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业务对用户数据的使用，影响广告投放的精准度。</w:t>
      </w:r>
    </w:p>
    <w:p w14:paraId="2F57D1ED"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反垄断与竞争环境</w:t>
      </w:r>
    </w:p>
    <w:p w14:paraId="571D3342" w14:textId="77777777" w:rsidR="0086309C" w:rsidRPr="0086309C" w:rsidRDefault="0086309C" w:rsidP="0086309C">
      <w:pPr>
        <w:numPr>
          <w:ilvl w:val="0"/>
          <w:numId w:val="100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美国政府对大型科技公司的反垄断调查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持续进行，如果</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监管机构加强对</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及其主要竞争对手（如</w:t>
      </w:r>
      <w:r w:rsidRPr="0086309C">
        <w:rPr>
          <w:rFonts w:ascii="Times New Roman" w:eastAsia="微软雅黑" w:hAnsi="Times New Roman" w:cs="Times New Roman"/>
          <w:b/>
          <w:bCs/>
          <w:sz w:val="22"/>
          <w:szCs w:val="22"/>
        </w:rPr>
        <w:t xml:space="preserve"> Meta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Google</w:t>
      </w:r>
      <w:r w:rsidRPr="0086309C">
        <w:rPr>
          <w:rFonts w:ascii="Times New Roman" w:eastAsia="微软雅黑" w:hAnsi="Times New Roman" w:cs="Times New Roman"/>
          <w:b/>
          <w:bCs/>
          <w:sz w:val="22"/>
          <w:szCs w:val="22"/>
        </w:rPr>
        <w:t>）的监管，可能会影响其商业模式</w:t>
      </w:r>
      <w:r w:rsidRPr="0086309C">
        <w:rPr>
          <w:rFonts w:ascii="Times New Roman" w:eastAsia="微软雅黑" w:hAnsi="Times New Roman" w:cs="Times New Roman"/>
          <w:sz w:val="22"/>
          <w:szCs w:val="22"/>
        </w:rPr>
        <w:t>。</w:t>
      </w:r>
    </w:p>
    <w:p w14:paraId="164453BB" w14:textId="77777777" w:rsidR="0086309C" w:rsidRPr="0086309C" w:rsidRDefault="0086309C" w:rsidP="0086309C">
      <w:pPr>
        <w:numPr>
          <w:ilvl w:val="0"/>
          <w:numId w:val="100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苹果</w:t>
      </w:r>
      <w:r w:rsidRPr="0086309C">
        <w:rPr>
          <w:rFonts w:ascii="Times New Roman" w:eastAsia="微软雅黑" w:hAnsi="Times New Roman" w:cs="Times New Roman"/>
          <w:b/>
          <w:bCs/>
          <w:sz w:val="22"/>
          <w:szCs w:val="22"/>
        </w:rPr>
        <w:t xml:space="preserve"> (AAPL) </w:t>
      </w:r>
      <w:r w:rsidRPr="0086309C">
        <w:rPr>
          <w:rFonts w:ascii="Times New Roman" w:eastAsia="微软雅黑" w:hAnsi="Times New Roman" w:cs="Times New Roman"/>
          <w:b/>
          <w:bCs/>
          <w:sz w:val="22"/>
          <w:szCs w:val="22"/>
        </w:rPr>
        <w:t>和</w:t>
      </w:r>
      <w:r w:rsidRPr="0086309C">
        <w:rPr>
          <w:rFonts w:ascii="Times New Roman" w:eastAsia="微软雅黑" w:hAnsi="Times New Roman" w:cs="Times New Roman"/>
          <w:b/>
          <w:bCs/>
          <w:sz w:val="22"/>
          <w:szCs w:val="22"/>
        </w:rPr>
        <w:t xml:space="preserve"> Google Play </w:t>
      </w:r>
      <w:r w:rsidRPr="0086309C">
        <w:rPr>
          <w:rFonts w:ascii="Times New Roman" w:eastAsia="微软雅黑" w:hAnsi="Times New Roman" w:cs="Times New Roman"/>
          <w:b/>
          <w:bCs/>
          <w:sz w:val="22"/>
          <w:szCs w:val="22"/>
        </w:rPr>
        <w:t>商店</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可能调整广告规则，影响</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业务。</w:t>
      </w:r>
    </w:p>
    <w:p w14:paraId="564CDDD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投资策略建议：</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关注监管趋势，若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美国或欧盟加强对</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业务的限制</w:t>
      </w:r>
      <w:r w:rsidRPr="0086309C">
        <w:rPr>
          <w:rFonts w:ascii="Times New Roman" w:eastAsia="微软雅黑" w:hAnsi="Times New Roman" w:cs="Times New Roman"/>
          <w:sz w:val="22"/>
          <w:szCs w:val="22"/>
        </w:rPr>
        <w:t>，可能对股价形成压力。</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苹果、谷歌等平台的政策调整</w:t>
      </w:r>
      <w:r w:rsidRPr="0086309C">
        <w:rPr>
          <w:rFonts w:ascii="Times New Roman" w:eastAsia="微软雅黑" w:hAnsi="Times New Roman" w:cs="Times New Roman"/>
          <w:sz w:val="22"/>
          <w:szCs w:val="22"/>
        </w:rPr>
        <w:t>，如果影响广告业务，可能会影响</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的收入增长。</w:t>
      </w:r>
    </w:p>
    <w:p w14:paraId="5DE8323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42D4BEC">
          <v:rect id="_x0000_i1863" style="width:0;height:1.5pt" o:hralign="center" o:hrstd="t" o:hr="t" fillcolor="#a0a0a0" stroked="f"/>
        </w:pict>
      </w:r>
    </w:p>
    <w:p w14:paraId="2FDB340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29. </w:t>
      </w:r>
      <w:r w:rsidRPr="0086309C">
        <w:rPr>
          <w:rFonts w:ascii="Times New Roman" w:eastAsia="微软雅黑" w:hAnsi="Times New Roman" w:cs="Times New Roman"/>
          <w:b/>
          <w:bCs/>
          <w:sz w:val="22"/>
          <w:szCs w:val="22"/>
        </w:rPr>
        <w:t>竞争分析</w:t>
      </w:r>
    </w:p>
    <w:p w14:paraId="0767FEC3"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主要竞争对手</w:t>
      </w:r>
    </w:p>
    <w:p w14:paraId="3BA528E0" w14:textId="77777777" w:rsidR="0086309C" w:rsidRPr="0086309C" w:rsidRDefault="0086309C" w:rsidP="0086309C">
      <w:pPr>
        <w:numPr>
          <w:ilvl w:val="0"/>
          <w:numId w:val="100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Meta (META)</w:t>
      </w:r>
      <w:r w:rsidRPr="0086309C">
        <w:rPr>
          <w:rFonts w:ascii="Times New Roman" w:eastAsia="微软雅黑" w:hAnsi="Times New Roman" w:cs="Times New Roman"/>
          <w:sz w:val="22"/>
          <w:szCs w:val="22"/>
        </w:rPr>
        <w:t>：全球最大的数字广告公司，广告投放精准度高，竞争压力大。</w:t>
      </w:r>
    </w:p>
    <w:p w14:paraId="4A1DEF64" w14:textId="77777777" w:rsidR="0086309C" w:rsidRPr="0086309C" w:rsidRDefault="0086309C" w:rsidP="0086309C">
      <w:pPr>
        <w:numPr>
          <w:ilvl w:val="0"/>
          <w:numId w:val="100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Google (GOOGL)</w:t>
      </w:r>
      <w:r w:rsidRPr="0086309C">
        <w:rPr>
          <w:rFonts w:ascii="Times New Roman" w:eastAsia="微软雅黑" w:hAnsi="Times New Roman" w:cs="Times New Roman"/>
          <w:sz w:val="22"/>
          <w:szCs w:val="22"/>
        </w:rPr>
        <w:t>：通过</w:t>
      </w:r>
      <w:r w:rsidRPr="0086309C">
        <w:rPr>
          <w:rFonts w:ascii="Times New Roman" w:eastAsia="微软雅黑" w:hAnsi="Times New Roman" w:cs="Times New Roman"/>
          <w:sz w:val="22"/>
          <w:szCs w:val="22"/>
        </w:rPr>
        <w:t xml:space="preserve"> Google Ads </w:t>
      </w:r>
      <w:r w:rsidRPr="0086309C">
        <w:rPr>
          <w:rFonts w:ascii="Times New Roman" w:eastAsia="微软雅黑" w:hAnsi="Times New Roman" w:cs="Times New Roman"/>
          <w:sz w:val="22"/>
          <w:szCs w:val="22"/>
        </w:rPr>
        <w:t>以及</w:t>
      </w:r>
      <w:r w:rsidRPr="0086309C">
        <w:rPr>
          <w:rFonts w:ascii="Times New Roman" w:eastAsia="微软雅黑" w:hAnsi="Times New Roman" w:cs="Times New Roman"/>
          <w:sz w:val="22"/>
          <w:szCs w:val="22"/>
        </w:rPr>
        <w:t xml:space="preserve"> YouTube </w:t>
      </w:r>
      <w:r w:rsidRPr="0086309C">
        <w:rPr>
          <w:rFonts w:ascii="Times New Roman" w:eastAsia="微软雅黑" w:hAnsi="Times New Roman" w:cs="Times New Roman"/>
          <w:sz w:val="22"/>
          <w:szCs w:val="22"/>
        </w:rPr>
        <w:t>广告继续主导市场，市场份额稳固。</w:t>
      </w:r>
    </w:p>
    <w:p w14:paraId="7975BD3F" w14:textId="77777777" w:rsidR="0086309C" w:rsidRPr="0086309C" w:rsidRDefault="0086309C" w:rsidP="0086309C">
      <w:pPr>
        <w:numPr>
          <w:ilvl w:val="0"/>
          <w:numId w:val="100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The Trade Desk (TTD)</w:t>
      </w:r>
      <w:r w:rsidRPr="0086309C">
        <w:rPr>
          <w:rFonts w:ascii="Times New Roman" w:eastAsia="微软雅黑" w:hAnsi="Times New Roman" w:cs="Times New Roman"/>
          <w:sz w:val="22"/>
          <w:szCs w:val="22"/>
        </w:rPr>
        <w:t>：程序化广告领域的强劲竞争者，与</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领域形成竞争。</w:t>
      </w:r>
    </w:p>
    <w:p w14:paraId="34EA05A2" w14:textId="77777777" w:rsidR="0086309C" w:rsidRPr="0086309C" w:rsidRDefault="0086309C" w:rsidP="0086309C">
      <w:pPr>
        <w:numPr>
          <w:ilvl w:val="0"/>
          <w:numId w:val="100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Unity (U)</w:t>
      </w:r>
      <w:r w:rsidRPr="0086309C">
        <w:rPr>
          <w:rFonts w:ascii="Times New Roman" w:eastAsia="微软雅黑" w:hAnsi="Times New Roman" w:cs="Times New Roman"/>
          <w:sz w:val="22"/>
          <w:szCs w:val="22"/>
        </w:rPr>
        <w:t>：提供游戏广告变现的解决方案，与</w:t>
      </w:r>
      <w:r w:rsidRPr="0086309C">
        <w:rPr>
          <w:rFonts w:ascii="Times New Roman" w:eastAsia="微软雅黑" w:hAnsi="Times New Roman" w:cs="Times New Roman"/>
          <w:sz w:val="22"/>
          <w:szCs w:val="22"/>
        </w:rPr>
        <w:t xml:space="preserve"> APP </w:t>
      </w:r>
      <w:r w:rsidRPr="0086309C">
        <w:rPr>
          <w:rFonts w:ascii="Times New Roman" w:eastAsia="微软雅黑" w:hAnsi="Times New Roman" w:cs="Times New Roman"/>
          <w:sz w:val="22"/>
          <w:szCs w:val="22"/>
        </w:rPr>
        <w:t>的广告业务直接竞争。</w:t>
      </w:r>
    </w:p>
    <w:p w14:paraId="10E6F97C"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竞争优势与劣势</w:t>
      </w:r>
    </w:p>
    <w:tbl>
      <w:tblPr>
        <w:tblStyle w:val="41"/>
        <w:tblW w:w="0" w:type="auto"/>
        <w:tblLook w:val="04A0" w:firstRow="1" w:lastRow="0" w:firstColumn="1" w:lastColumn="0" w:noHBand="0" w:noVBand="1"/>
      </w:tblPr>
      <w:tblGrid>
        <w:gridCol w:w="1092"/>
        <w:gridCol w:w="3580"/>
        <w:gridCol w:w="4678"/>
      </w:tblGrid>
      <w:tr w:rsidR="0086309C" w:rsidRPr="0086309C" w14:paraId="30155594"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DD787"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竞争因素</w:t>
            </w:r>
          </w:p>
        </w:tc>
        <w:tc>
          <w:tcPr>
            <w:tcW w:w="0" w:type="auto"/>
            <w:hideMark/>
          </w:tcPr>
          <w:p w14:paraId="3042027A"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 xml:space="preserve">APP </w:t>
            </w:r>
            <w:r w:rsidRPr="0086309C">
              <w:rPr>
                <w:rFonts w:ascii="Times New Roman" w:eastAsia="微软雅黑" w:hAnsi="Times New Roman" w:cs="Times New Roman"/>
                <w:color w:val="auto"/>
                <w:sz w:val="22"/>
                <w:szCs w:val="22"/>
              </w:rPr>
              <w:t>优势</w:t>
            </w:r>
          </w:p>
        </w:tc>
        <w:tc>
          <w:tcPr>
            <w:tcW w:w="0" w:type="auto"/>
            <w:hideMark/>
          </w:tcPr>
          <w:p w14:paraId="6F65D124"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 xml:space="preserve">APP </w:t>
            </w:r>
            <w:r w:rsidRPr="0086309C">
              <w:rPr>
                <w:rFonts w:ascii="Times New Roman" w:eastAsia="微软雅黑" w:hAnsi="Times New Roman" w:cs="Times New Roman"/>
                <w:color w:val="auto"/>
                <w:sz w:val="22"/>
                <w:szCs w:val="22"/>
              </w:rPr>
              <w:t>劣势</w:t>
            </w:r>
          </w:p>
        </w:tc>
      </w:tr>
      <w:tr w:rsidR="0086309C" w:rsidRPr="0086309C" w14:paraId="49C8C7EB"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80E037"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AI </w:t>
            </w:r>
            <w:r w:rsidRPr="0086309C">
              <w:rPr>
                <w:rFonts w:ascii="Times New Roman" w:eastAsia="微软雅黑" w:hAnsi="Times New Roman" w:cs="Times New Roman"/>
                <w:sz w:val="22"/>
                <w:szCs w:val="22"/>
              </w:rPr>
              <w:t>算法</w:t>
            </w:r>
          </w:p>
        </w:tc>
        <w:tc>
          <w:tcPr>
            <w:tcW w:w="0" w:type="auto"/>
            <w:hideMark/>
          </w:tcPr>
          <w:p w14:paraId="14266278"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AXON AI </w:t>
            </w:r>
            <w:r w:rsidRPr="0086309C">
              <w:rPr>
                <w:rFonts w:ascii="Times New Roman" w:eastAsia="微软雅黑" w:hAnsi="Times New Roman" w:cs="Times New Roman"/>
                <w:sz w:val="22"/>
                <w:szCs w:val="22"/>
              </w:rPr>
              <w:t>的精准投放带来更高</w:t>
            </w:r>
            <w:r w:rsidRPr="0086309C">
              <w:rPr>
                <w:rFonts w:ascii="Times New Roman" w:eastAsia="微软雅黑" w:hAnsi="Times New Roman" w:cs="Times New Roman"/>
                <w:sz w:val="22"/>
                <w:szCs w:val="22"/>
              </w:rPr>
              <w:t xml:space="preserve"> ROI</w:t>
            </w:r>
          </w:p>
        </w:tc>
        <w:tc>
          <w:tcPr>
            <w:tcW w:w="0" w:type="auto"/>
            <w:hideMark/>
          </w:tcPr>
          <w:p w14:paraId="1F9C49D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竞争对手</w:t>
            </w:r>
            <w:r w:rsidRPr="0086309C">
              <w:rPr>
                <w:rFonts w:ascii="Times New Roman" w:eastAsia="微软雅黑" w:hAnsi="Times New Roman" w:cs="Times New Roman"/>
                <w:sz w:val="22"/>
                <w:szCs w:val="22"/>
              </w:rPr>
              <w:t xml:space="preserve"> (META, GOOGL) </w:t>
            </w:r>
            <w:r w:rsidRPr="0086309C">
              <w:rPr>
                <w:rFonts w:ascii="Times New Roman" w:eastAsia="微软雅黑" w:hAnsi="Times New Roman" w:cs="Times New Roman"/>
                <w:sz w:val="22"/>
                <w:szCs w:val="22"/>
              </w:rPr>
              <w:t>也在加强</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广告</w:t>
            </w:r>
          </w:p>
        </w:tc>
      </w:tr>
      <w:tr w:rsidR="0086309C" w:rsidRPr="0086309C" w14:paraId="76EF6FBB"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36AA58E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利润率</w:t>
            </w:r>
          </w:p>
        </w:tc>
        <w:tc>
          <w:tcPr>
            <w:tcW w:w="0" w:type="auto"/>
            <w:hideMark/>
          </w:tcPr>
          <w:p w14:paraId="4021DAF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EBITDA </w:t>
            </w:r>
            <w:r w:rsidRPr="0086309C">
              <w:rPr>
                <w:rFonts w:ascii="Times New Roman" w:eastAsia="微软雅黑" w:hAnsi="Times New Roman" w:cs="Times New Roman"/>
                <w:sz w:val="22"/>
                <w:szCs w:val="22"/>
              </w:rPr>
              <w:t>利润率</w:t>
            </w:r>
            <w:r w:rsidRPr="0086309C">
              <w:rPr>
                <w:rFonts w:ascii="Times New Roman" w:eastAsia="微软雅黑" w:hAnsi="Times New Roman" w:cs="Times New Roman"/>
                <w:sz w:val="22"/>
                <w:szCs w:val="22"/>
              </w:rPr>
              <w:t xml:space="preserve"> 60% </w:t>
            </w:r>
            <w:r w:rsidRPr="0086309C">
              <w:rPr>
                <w:rFonts w:ascii="Times New Roman" w:eastAsia="微软雅黑" w:hAnsi="Times New Roman" w:cs="Times New Roman"/>
                <w:sz w:val="22"/>
                <w:szCs w:val="22"/>
              </w:rPr>
              <w:t>以上</w:t>
            </w:r>
          </w:p>
        </w:tc>
        <w:tc>
          <w:tcPr>
            <w:tcW w:w="0" w:type="auto"/>
            <w:hideMark/>
          </w:tcPr>
          <w:p w14:paraId="6DDA9E15"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盈利能力可能已见顶</w:t>
            </w:r>
          </w:p>
        </w:tc>
      </w:tr>
      <w:tr w:rsidR="0086309C" w:rsidRPr="0086309C" w14:paraId="30F3191C"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9E4C8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增长速度</w:t>
            </w:r>
          </w:p>
        </w:tc>
        <w:tc>
          <w:tcPr>
            <w:tcW w:w="0" w:type="auto"/>
            <w:hideMark/>
          </w:tcPr>
          <w:p w14:paraId="05EB7B3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w:t>
            </w:r>
            <w:r w:rsidRPr="0086309C">
              <w:rPr>
                <w:rFonts w:ascii="Times New Roman" w:eastAsia="微软雅黑" w:hAnsi="Times New Roman" w:cs="Times New Roman"/>
                <w:sz w:val="22"/>
                <w:szCs w:val="22"/>
              </w:rPr>
              <w:t xml:space="preserve"> 12 </w:t>
            </w:r>
            <w:r w:rsidRPr="0086309C">
              <w:rPr>
                <w:rFonts w:ascii="Times New Roman" w:eastAsia="微软雅黑" w:hAnsi="Times New Roman" w:cs="Times New Roman"/>
                <w:sz w:val="22"/>
                <w:szCs w:val="22"/>
              </w:rPr>
              <w:t>个月增长超</w:t>
            </w:r>
            <w:r w:rsidRPr="0086309C">
              <w:rPr>
                <w:rFonts w:ascii="Times New Roman" w:eastAsia="微软雅黑" w:hAnsi="Times New Roman" w:cs="Times New Roman"/>
                <w:sz w:val="22"/>
                <w:szCs w:val="22"/>
              </w:rPr>
              <w:t xml:space="preserve"> 38%</w:t>
            </w:r>
          </w:p>
        </w:tc>
        <w:tc>
          <w:tcPr>
            <w:tcW w:w="0" w:type="auto"/>
            <w:hideMark/>
          </w:tcPr>
          <w:p w14:paraId="35E1C298"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未来增长是否可持续仍存疑</w:t>
            </w:r>
          </w:p>
        </w:tc>
      </w:tr>
      <w:tr w:rsidR="0086309C" w:rsidRPr="0086309C" w14:paraId="0BBD6F3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7917237B"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市场份额</w:t>
            </w:r>
          </w:p>
        </w:tc>
        <w:tc>
          <w:tcPr>
            <w:tcW w:w="0" w:type="auto"/>
            <w:hideMark/>
          </w:tcPr>
          <w:p w14:paraId="07B91D7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在移动广告领域有较强影响力</w:t>
            </w:r>
          </w:p>
        </w:tc>
        <w:tc>
          <w:tcPr>
            <w:tcW w:w="0" w:type="auto"/>
            <w:hideMark/>
          </w:tcPr>
          <w:p w14:paraId="63AD55B2"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在全行业广告市场仍难以挑战</w:t>
            </w:r>
            <w:r w:rsidRPr="0086309C">
              <w:rPr>
                <w:rFonts w:ascii="Times New Roman" w:eastAsia="微软雅黑" w:hAnsi="Times New Roman" w:cs="Times New Roman"/>
                <w:sz w:val="22"/>
                <w:szCs w:val="22"/>
              </w:rPr>
              <w:t xml:space="preserve"> Google/Facebook</w:t>
            </w:r>
          </w:p>
        </w:tc>
      </w:tr>
    </w:tbl>
    <w:p w14:paraId="7D60A436"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投资策略建议：</w:t>
      </w:r>
      <w:r w:rsidRPr="0086309C">
        <w:rPr>
          <w:rFonts w:ascii="Times New Roman" w:eastAsia="微软雅黑" w:hAnsi="Times New Roman" w:cs="Times New Roman"/>
          <w:sz w:val="22"/>
          <w:szCs w:val="22"/>
        </w:rPr>
        <w:t xml:space="preserve"> </w:t>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如果</w:t>
      </w:r>
      <w:r w:rsidRPr="0086309C">
        <w:rPr>
          <w:rFonts w:ascii="Times New Roman" w:eastAsia="微软雅黑" w:hAnsi="Times New Roman" w:cs="Times New Roman"/>
          <w:b/>
          <w:bCs/>
          <w:sz w:val="22"/>
          <w:szCs w:val="22"/>
        </w:rPr>
        <w:t xml:space="preserve"> APP </w:t>
      </w:r>
      <w:r w:rsidRPr="0086309C">
        <w:rPr>
          <w:rFonts w:ascii="Times New Roman" w:eastAsia="微软雅黑" w:hAnsi="Times New Roman" w:cs="Times New Roman"/>
          <w:b/>
          <w:bCs/>
          <w:sz w:val="22"/>
          <w:szCs w:val="22"/>
        </w:rPr>
        <w:t>在</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领域保持领先，则长期增长可持续</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如果竞争对手推出更强</w:t>
      </w:r>
      <w:r w:rsidRPr="0086309C">
        <w:rPr>
          <w:rFonts w:ascii="Times New Roman" w:eastAsia="微软雅黑" w:hAnsi="Times New Roman" w:cs="Times New Roman"/>
          <w:b/>
          <w:bCs/>
          <w:sz w:val="22"/>
          <w:szCs w:val="22"/>
        </w:rPr>
        <w:t xml:space="preserve"> AI </w:t>
      </w:r>
      <w:r w:rsidRPr="0086309C">
        <w:rPr>
          <w:rFonts w:ascii="Times New Roman" w:eastAsia="微软雅黑" w:hAnsi="Times New Roman" w:cs="Times New Roman"/>
          <w:b/>
          <w:bCs/>
          <w:sz w:val="22"/>
          <w:szCs w:val="22"/>
        </w:rPr>
        <w:t>广告系统，可能会影响市场预期</w:t>
      </w:r>
      <w:r w:rsidRPr="0086309C">
        <w:rPr>
          <w:rFonts w:ascii="Times New Roman" w:eastAsia="微软雅黑" w:hAnsi="Times New Roman" w:cs="Times New Roman"/>
          <w:sz w:val="22"/>
          <w:szCs w:val="22"/>
        </w:rPr>
        <w:t>，需关注</w:t>
      </w:r>
      <w:r w:rsidRPr="0086309C">
        <w:rPr>
          <w:rFonts w:ascii="Times New Roman" w:eastAsia="微软雅黑" w:hAnsi="Times New Roman" w:cs="Times New Roman"/>
          <w:sz w:val="22"/>
          <w:szCs w:val="22"/>
        </w:rPr>
        <w:t xml:space="preserve"> Q4 </w:t>
      </w:r>
      <w:r w:rsidRPr="0086309C">
        <w:rPr>
          <w:rFonts w:ascii="Times New Roman" w:eastAsia="微软雅黑" w:hAnsi="Times New Roman" w:cs="Times New Roman"/>
          <w:sz w:val="22"/>
          <w:szCs w:val="22"/>
        </w:rPr>
        <w:t>财报是否有</w:t>
      </w:r>
      <w:r w:rsidRPr="0086309C">
        <w:rPr>
          <w:rFonts w:ascii="Times New Roman" w:eastAsia="微软雅黑" w:hAnsi="Times New Roman" w:cs="Times New Roman"/>
          <w:sz w:val="22"/>
          <w:szCs w:val="22"/>
        </w:rPr>
        <w:t xml:space="preserve"> AI </w:t>
      </w:r>
      <w:r w:rsidRPr="0086309C">
        <w:rPr>
          <w:rFonts w:ascii="Times New Roman" w:eastAsia="微软雅黑" w:hAnsi="Times New Roman" w:cs="Times New Roman"/>
          <w:sz w:val="22"/>
          <w:szCs w:val="22"/>
        </w:rPr>
        <w:t>业务新突破。</w:t>
      </w:r>
      <w:r w:rsidRPr="0086309C">
        <w:rPr>
          <w:rFonts w:ascii="Times New Roman" w:eastAsia="微软雅黑" w:hAnsi="Times New Roman" w:cs="Times New Roman"/>
          <w:sz w:val="22"/>
          <w:szCs w:val="22"/>
        </w:rPr>
        <w:br/>
      </w: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避免在市场极度乐观时追高，保持谨慎态度</w:t>
      </w:r>
      <w:r w:rsidRPr="0086309C">
        <w:rPr>
          <w:rFonts w:ascii="Times New Roman" w:eastAsia="微软雅黑" w:hAnsi="Times New Roman" w:cs="Times New Roman"/>
          <w:sz w:val="22"/>
          <w:szCs w:val="22"/>
        </w:rPr>
        <w:t>。</w:t>
      </w:r>
    </w:p>
    <w:p w14:paraId="7F88A8E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58C65E25">
          <v:rect id="_x0000_i1864" style="width:0;height:1.5pt" o:hralign="center" o:hrstd="t" o:hr="t" fillcolor="#a0a0a0" stroked="f"/>
        </w:pict>
      </w:r>
    </w:p>
    <w:p w14:paraId="38C44E0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30. </w:t>
      </w:r>
      <w:r w:rsidRPr="0086309C">
        <w:rPr>
          <w:rFonts w:ascii="Times New Roman" w:eastAsia="微软雅黑" w:hAnsi="Times New Roman" w:cs="Times New Roman"/>
          <w:b/>
          <w:bCs/>
          <w:sz w:val="22"/>
          <w:szCs w:val="22"/>
        </w:rPr>
        <w:t>结论与最终建议</w:t>
      </w:r>
    </w:p>
    <w:p w14:paraId="5DF15D18"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短期策略</w:t>
      </w:r>
      <w:r w:rsidRPr="0086309C">
        <w:rPr>
          <w:rFonts w:ascii="Times New Roman" w:eastAsia="微软雅黑" w:hAnsi="Times New Roman" w:cs="Times New Roman"/>
          <w:sz w:val="22"/>
          <w:szCs w:val="22"/>
        </w:rPr>
        <w:t>：</w:t>
      </w:r>
    </w:p>
    <w:p w14:paraId="0F8D4EAB" w14:textId="77777777" w:rsidR="0086309C" w:rsidRPr="0086309C" w:rsidRDefault="0086309C" w:rsidP="0086309C">
      <w:pPr>
        <w:numPr>
          <w:ilvl w:val="0"/>
          <w:numId w:val="100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股价进入超买区域，建议等待回调至</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再考虑加仓。</w:t>
      </w:r>
    </w:p>
    <w:p w14:paraId="3B0FADA5" w14:textId="77777777" w:rsidR="0086309C" w:rsidRPr="0086309C" w:rsidRDefault="0086309C" w:rsidP="0086309C">
      <w:pPr>
        <w:numPr>
          <w:ilvl w:val="0"/>
          <w:numId w:val="100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财报前期权波动性较高，适合使用牛市价差策略降低成本</w:t>
      </w:r>
      <w:r w:rsidRPr="0086309C">
        <w:rPr>
          <w:rFonts w:ascii="Times New Roman" w:eastAsia="微软雅黑" w:hAnsi="Times New Roman" w:cs="Times New Roman"/>
          <w:sz w:val="22"/>
          <w:szCs w:val="22"/>
        </w:rPr>
        <w:t>。</w:t>
      </w:r>
    </w:p>
    <w:p w14:paraId="63855D45" w14:textId="77777777" w:rsidR="0086309C" w:rsidRPr="0086309C" w:rsidRDefault="0086309C" w:rsidP="0086309C">
      <w:pPr>
        <w:numPr>
          <w:ilvl w:val="0"/>
          <w:numId w:val="100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若财报不及预期，股价可能快速回调至</w:t>
      </w:r>
      <w:r w:rsidRPr="0086309C">
        <w:rPr>
          <w:rFonts w:ascii="Times New Roman" w:eastAsia="微软雅黑" w:hAnsi="Times New Roman" w:cs="Times New Roman"/>
          <w:b/>
          <w:bCs/>
          <w:sz w:val="22"/>
          <w:szCs w:val="22"/>
        </w:rPr>
        <w:t xml:space="preserve"> $300-$320 </w:t>
      </w:r>
      <w:r w:rsidRPr="0086309C">
        <w:rPr>
          <w:rFonts w:ascii="Times New Roman" w:eastAsia="微软雅黑" w:hAnsi="Times New Roman" w:cs="Times New Roman"/>
          <w:b/>
          <w:bCs/>
          <w:sz w:val="22"/>
          <w:szCs w:val="22"/>
        </w:rPr>
        <w:t>区间</w:t>
      </w:r>
      <w:r w:rsidRPr="0086309C">
        <w:rPr>
          <w:rFonts w:ascii="Times New Roman" w:eastAsia="微软雅黑" w:hAnsi="Times New Roman" w:cs="Times New Roman"/>
          <w:sz w:val="22"/>
          <w:szCs w:val="22"/>
        </w:rPr>
        <w:t>。</w:t>
      </w:r>
    </w:p>
    <w:p w14:paraId="0E58011A"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长期策略</w:t>
      </w:r>
      <w:r w:rsidRPr="0086309C">
        <w:rPr>
          <w:rFonts w:ascii="Times New Roman" w:eastAsia="微软雅黑" w:hAnsi="Times New Roman" w:cs="Times New Roman"/>
          <w:sz w:val="22"/>
          <w:szCs w:val="22"/>
        </w:rPr>
        <w:t>：</w:t>
      </w:r>
    </w:p>
    <w:p w14:paraId="612EFE89" w14:textId="77777777" w:rsidR="0086309C" w:rsidRPr="0086309C" w:rsidRDefault="0086309C" w:rsidP="0086309C">
      <w:pPr>
        <w:numPr>
          <w:ilvl w:val="0"/>
          <w:numId w:val="100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长期仍看好</w:t>
      </w:r>
      <w:r w:rsidRPr="0086309C">
        <w:rPr>
          <w:rFonts w:ascii="Times New Roman" w:eastAsia="微软雅黑" w:hAnsi="Times New Roman" w:cs="Times New Roman"/>
          <w:b/>
          <w:bCs/>
          <w:sz w:val="22"/>
          <w:szCs w:val="22"/>
        </w:rPr>
        <w:t xml:space="preserve"> AXON AI </w:t>
      </w:r>
      <w:r w:rsidRPr="0086309C">
        <w:rPr>
          <w:rFonts w:ascii="Times New Roman" w:eastAsia="微软雅黑" w:hAnsi="Times New Roman" w:cs="Times New Roman"/>
          <w:b/>
          <w:bCs/>
          <w:sz w:val="22"/>
          <w:szCs w:val="22"/>
        </w:rPr>
        <w:t>业务的增长，但需警惕增长放缓的风险。</w:t>
      </w:r>
    </w:p>
    <w:p w14:paraId="62E7C188" w14:textId="77777777" w:rsidR="0086309C" w:rsidRPr="0086309C" w:rsidRDefault="0086309C" w:rsidP="0086309C">
      <w:pPr>
        <w:numPr>
          <w:ilvl w:val="0"/>
          <w:numId w:val="100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如果自由现金流增速放缓或利润率下降，可能影响长期估值。</w:t>
      </w:r>
    </w:p>
    <w:p w14:paraId="6FF87098" w14:textId="77777777" w:rsidR="0086309C" w:rsidRPr="0086309C" w:rsidRDefault="0086309C" w:rsidP="0086309C">
      <w:pPr>
        <w:numPr>
          <w:ilvl w:val="0"/>
          <w:numId w:val="100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建议长期投资者在股价</w:t>
      </w:r>
      <w:r w:rsidRPr="0086309C">
        <w:rPr>
          <w:rFonts w:ascii="Times New Roman" w:eastAsia="微软雅黑" w:hAnsi="Times New Roman" w:cs="Times New Roman"/>
          <w:b/>
          <w:bCs/>
          <w:sz w:val="22"/>
          <w:szCs w:val="22"/>
        </w:rPr>
        <w:t xml:space="preserve"> $320-$330 </w:t>
      </w:r>
      <w:r w:rsidRPr="0086309C">
        <w:rPr>
          <w:rFonts w:ascii="Times New Roman" w:eastAsia="微软雅黑" w:hAnsi="Times New Roman" w:cs="Times New Roman"/>
          <w:b/>
          <w:bCs/>
          <w:sz w:val="22"/>
          <w:szCs w:val="22"/>
        </w:rPr>
        <w:t>区间逐步加仓，控制风险。</w:t>
      </w:r>
    </w:p>
    <w:p w14:paraId="29047088"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最终投资评级：谨慎持有</w:t>
      </w:r>
      <w:r w:rsidRPr="0086309C">
        <w:rPr>
          <w:rFonts w:ascii="Times New Roman" w:eastAsia="微软雅黑" w:hAnsi="Times New Roman" w:cs="Times New Roman"/>
          <w:b/>
          <w:bCs/>
          <w:sz w:val="22"/>
          <w:szCs w:val="22"/>
        </w:rPr>
        <w:t xml:space="preserve"> (Hold)</w:t>
      </w:r>
      <w:r w:rsidRPr="0086309C">
        <w:rPr>
          <w:rFonts w:ascii="Times New Roman" w:eastAsia="微软雅黑" w:hAnsi="Times New Roman" w:cs="Times New Roman"/>
          <w:b/>
          <w:bCs/>
          <w:sz w:val="22"/>
          <w:szCs w:val="22"/>
        </w:rPr>
        <w:t>，等待回调再布局</w:t>
      </w:r>
      <w:r w:rsidRPr="0086309C">
        <w:rPr>
          <w:rFonts w:ascii="Times New Roman" w:eastAsia="微软雅黑" w:hAnsi="Times New Roman" w:cs="Times New Roman"/>
          <w:sz w:val="22"/>
          <w:szCs w:val="22"/>
        </w:rPr>
        <w:t>。</w:t>
      </w:r>
    </w:p>
    <w:p w14:paraId="2A5DC7E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4D16A13C">
          <v:rect id="_x0000_i1865" style="width:0;height:1.5pt" o:hralign="center" o:hrstd="t" o:hr="t" fillcolor="#a0a0a0" stroked="f"/>
        </w:pict>
      </w:r>
    </w:p>
    <w:p w14:paraId="6AC9DE99"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后续更新：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如果您需要</w:t>
      </w:r>
      <w:r w:rsidRPr="0086309C">
        <w:rPr>
          <w:rFonts w:ascii="Times New Roman" w:eastAsia="微软雅黑" w:hAnsi="Times New Roman" w:cs="Times New Roman"/>
          <w:sz w:val="22"/>
          <w:szCs w:val="22"/>
        </w:rPr>
        <w:t xml:space="preserve"> DCF </w:t>
      </w:r>
      <w:r w:rsidRPr="0086309C">
        <w:rPr>
          <w:rFonts w:ascii="Times New Roman" w:eastAsia="微软雅黑" w:hAnsi="Times New Roman" w:cs="Times New Roman"/>
          <w:sz w:val="22"/>
          <w:szCs w:val="22"/>
        </w:rPr>
        <w:t>估值、更多财报分析或实时数据更新，请告诉我！</w:t>
      </w:r>
      <w:r w:rsidRPr="0086309C">
        <w:rPr>
          <w:rFonts w:ascii="Segoe UI Emoji" w:eastAsia="微软雅黑" w:hAnsi="Segoe UI Emoji" w:cs="Segoe UI Emoji"/>
          <w:sz w:val="22"/>
          <w:szCs w:val="22"/>
        </w:rPr>
        <w:t>🚀</w:t>
      </w:r>
    </w:p>
    <w:p w14:paraId="5D6D87F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drawing>
          <wp:inline distT="0" distB="0" distL="0" distR="0" wp14:anchorId="6FCD225A" wp14:editId="2BABC07F">
            <wp:extent cx="4292821" cy="3511730"/>
            <wp:effectExtent l="0" t="0" r="0" b="0"/>
            <wp:docPr id="1392537795"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9454" name="图片 1" descr="图表, 折线图&#10;&#10;AI 生成的内容可能不正确。"/>
                    <pic:cNvPicPr/>
                  </pic:nvPicPr>
                  <pic:blipFill>
                    <a:blip r:embed="rId16"/>
                    <a:stretch>
                      <a:fillRect/>
                    </a:stretch>
                  </pic:blipFill>
                  <pic:spPr>
                    <a:xfrm>
                      <a:off x="0" y="0"/>
                      <a:ext cx="4292821" cy="3511730"/>
                    </a:xfrm>
                    <a:prstGeom prst="rect">
                      <a:avLst/>
                    </a:prstGeom>
                  </pic:spPr>
                </pic:pic>
              </a:graphicData>
            </a:graphic>
          </wp:inline>
        </w:drawing>
      </w:r>
    </w:p>
    <w:p w14:paraId="4E052C3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hint="eastAsia"/>
          <w:sz w:val="22"/>
          <w:szCs w:val="22"/>
        </w:rPr>
        <w:t>2025</w:t>
      </w:r>
      <w:r w:rsidRPr="0086309C">
        <w:rPr>
          <w:rFonts w:ascii="Times New Roman" w:eastAsia="微软雅黑" w:hAnsi="Times New Roman" w:cs="Times New Roman" w:hint="eastAsia"/>
          <w:sz w:val="22"/>
          <w:szCs w:val="22"/>
        </w:rPr>
        <w:t>年头三月</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AppLovin Corporation</w:t>
      </w:r>
      <w:r w:rsidRPr="0086309C">
        <w:rPr>
          <w:rFonts w:ascii="Times New Roman" w:eastAsia="微软雅黑" w:hAnsi="Times New Roman" w:cs="Times New Roman"/>
          <w:sz w:val="22"/>
          <w:szCs w:val="22"/>
        </w:rPr>
        <w:t>（纳斯达克代码：</w:t>
      </w:r>
      <w:r w:rsidRPr="0086309C">
        <w:rPr>
          <w:rFonts w:ascii="Times New Roman" w:eastAsia="微软雅黑" w:hAnsi="Times New Roman" w:cs="Times New Roman"/>
          <w:sz w:val="22"/>
          <w:szCs w:val="22"/>
        </w:rPr>
        <w:t>APP</w:t>
      </w:r>
      <w:r w:rsidRPr="0086309C">
        <w:rPr>
          <w:rFonts w:ascii="Times New Roman" w:eastAsia="微软雅黑" w:hAnsi="Times New Roman" w:cs="Times New Roman"/>
          <w:sz w:val="22"/>
          <w:szCs w:val="22"/>
        </w:rPr>
        <w:t>）的股价经历了显著波动，受到多种因素的影响。以下是对这些变化及其背后原因的分析：</w:t>
      </w:r>
      <w:r w:rsidRPr="0086309C">
        <w:rPr>
          <w:rFonts w:ascii="Times New Roman" w:eastAsia="微软雅黑" w:hAnsi="Times New Roman" w:cs="Times New Roman"/>
          <w:sz w:val="22"/>
          <w:szCs w:val="22"/>
        </w:rPr>
        <w:t>​</w:t>
      </w:r>
    </w:p>
    <w:p w14:paraId="377D7FD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股价走势</w:t>
      </w:r>
    </w:p>
    <w:p w14:paraId="649E106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截至</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3</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日，</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的股价为</w:t>
      </w:r>
      <w:r w:rsidRPr="0086309C">
        <w:rPr>
          <w:rFonts w:ascii="Times New Roman" w:eastAsia="微软雅黑" w:hAnsi="Times New Roman" w:cs="Times New Roman"/>
          <w:sz w:val="22"/>
          <w:szCs w:val="22"/>
        </w:rPr>
        <w:t>274.64</w:t>
      </w:r>
      <w:r w:rsidRPr="0086309C">
        <w:rPr>
          <w:rFonts w:ascii="Times New Roman" w:eastAsia="微软雅黑" w:hAnsi="Times New Roman" w:cs="Times New Roman"/>
          <w:sz w:val="22"/>
          <w:szCs w:val="22"/>
        </w:rPr>
        <w:t>美元。</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在过去三个月中，股价从</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月的约</w:t>
      </w:r>
      <w:r w:rsidRPr="0086309C">
        <w:rPr>
          <w:rFonts w:ascii="Times New Roman" w:eastAsia="微软雅黑" w:hAnsi="Times New Roman" w:cs="Times New Roman"/>
          <w:sz w:val="22"/>
          <w:szCs w:val="22"/>
        </w:rPr>
        <w:t>320</w:t>
      </w:r>
      <w:r w:rsidRPr="0086309C">
        <w:rPr>
          <w:rFonts w:ascii="Times New Roman" w:eastAsia="微软雅黑" w:hAnsi="Times New Roman" w:cs="Times New Roman"/>
          <w:sz w:val="22"/>
          <w:szCs w:val="22"/>
        </w:rPr>
        <w:t>美元上涨至</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月中旬的峰值</w:t>
      </w:r>
      <w:r w:rsidRPr="0086309C">
        <w:rPr>
          <w:rFonts w:ascii="Times New Roman" w:eastAsia="微软雅黑" w:hAnsi="Times New Roman" w:cs="Times New Roman"/>
          <w:sz w:val="22"/>
          <w:szCs w:val="22"/>
        </w:rPr>
        <w:t>510</w:t>
      </w:r>
      <w:r w:rsidRPr="0086309C">
        <w:rPr>
          <w:rFonts w:ascii="Times New Roman" w:eastAsia="微软雅黑" w:hAnsi="Times New Roman" w:cs="Times New Roman"/>
          <w:sz w:val="22"/>
          <w:szCs w:val="22"/>
        </w:rPr>
        <w:t>美元，随后在两周内大幅下跌至</w:t>
      </w:r>
      <w:r w:rsidRPr="0086309C">
        <w:rPr>
          <w:rFonts w:ascii="Times New Roman" w:eastAsia="微软雅黑" w:hAnsi="Times New Roman" w:cs="Times New Roman"/>
          <w:sz w:val="22"/>
          <w:szCs w:val="22"/>
        </w:rPr>
        <w:t>314</w:t>
      </w:r>
      <w:r w:rsidRPr="0086309C">
        <w:rPr>
          <w:rFonts w:ascii="Times New Roman" w:eastAsia="微软雅黑" w:hAnsi="Times New Roman" w:cs="Times New Roman"/>
          <w:sz w:val="22"/>
          <w:szCs w:val="22"/>
        </w:rPr>
        <w:t>美元，跌幅约为</w:t>
      </w:r>
      <w:r w:rsidRPr="0086309C">
        <w:rPr>
          <w:rFonts w:ascii="Times New Roman" w:eastAsia="微软雅黑" w:hAnsi="Times New Roman" w:cs="Times New Roman"/>
          <w:sz w:val="22"/>
          <w:szCs w:val="22"/>
        </w:rPr>
        <w:t>38.4%</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hyperlink r:id="rId167" w:tgtFrame="_blank" w:history="1">
        <w:r w:rsidRPr="0086309C">
          <w:rPr>
            <w:rStyle w:val="af0"/>
            <w:rFonts w:ascii="Times New Roman" w:eastAsia="微软雅黑" w:hAnsi="Times New Roman" w:cs="Times New Roman"/>
            <w:sz w:val="22"/>
            <w:szCs w:val="22"/>
          </w:rPr>
          <w:t>gamelook.com.cn</w:t>
        </w:r>
      </w:hyperlink>
    </w:p>
    <w:p w14:paraId="1EE738B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影响因素</w:t>
      </w:r>
    </w:p>
    <w:p w14:paraId="2776EE3D" w14:textId="77777777" w:rsidR="0086309C" w:rsidRPr="0086309C" w:rsidRDefault="0086309C" w:rsidP="0086309C">
      <w:pPr>
        <w:numPr>
          <w:ilvl w:val="0"/>
          <w:numId w:val="100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做空报告</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月，做空机构</w:t>
      </w:r>
      <w:r w:rsidRPr="0086309C">
        <w:rPr>
          <w:rFonts w:ascii="Times New Roman" w:eastAsia="微软雅黑" w:hAnsi="Times New Roman" w:cs="Times New Roman"/>
          <w:sz w:val="22"/>
          <w:szCs w:val="22"/>
        </w:rPr>
        <w:t>Fuzzy Panda</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Culper Research</w:t>
      </w:r>
      <w:r w:rsidRPr="0086309C">
        <w:rPr>
          <w:rFonts w:ascii="Times New Roman" w:eastAsia="微软雅黑" w:hAnsi="Times New Roman" w:cs="Times New Roman"/>
          <w:sz w:val="22"/>
          <w:szCs w:val="22"/>
        </w:rPr>
        <w:t>发布报告，指控</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夸大其人工智能广告平台的效益，导致股价在</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26</w:t>
      </w:r>
      <w:r w:rsidRPr="0086309C">
        <w:rPr>
          <w:rFonts w:ascii="Times New Roman" w:eastAsia="微软雅黑" w:hAnsi="Times New Roman" w:cs="Times New Roman"/>
          <w:sz w:val="22"/>
          <w:szCs w:val="22"/>
        </w:rPr>
        <w:t>日暴跌</w:t>
      </w:r>
      <w:r w:rsidRPr="0086309C">
        <w:rPr>
          <w:rFonts w:ascii="Times New Roman" w:eastAsia="微软雅黑" w:hAnsi="Times New Roman" w:cs="Times New Roman"/>
          <w:sz w:val="22"/>
          <w:szCs w:val="22"/>
        </w:rPr>
        <w:t>21%</w:t>
      </w:r>
      <w:r w:rsidRPr="0086309C">
        <w:rPr>
          <w:rFonts w:ascii="Times New Roman" w:eastAsia="微软雅黑" w:hAnsi="Times New Roman" w:cs="Times New Roman"/>
          <w:sz w:val="22"/>
          <w:szCs w:val="22"/>
        </w:rPr>
        <w:t>，触发熔断机制。</w:t>
      </w:r>
      <w:r w:rsidRPr="0086309C">
        <w:rPr>
          <w:rFonts w:ascii="Times New Roman" w:eastAsia="微软雅黑" w:hAnsi="Times New Roman" w:cs="Times New Roman"/>
          <w:sz w:val="22"/>
          <w:szCs w:val="22"/>
        </w:rPr>
        <w:t xml:space="preserve"> ​</w:t>
      </w:r>
      <w:hyperlink r:id="rId168" w:tgtFrame="_blank" w:history="1">
        <w:r w:rsidRPr="0086309C">
          <w:rPr>
            <w:rStyle w:val="af0"/>
            <w:rFonts w:ascii="Times New Roman" w:eastAsia="微软雅黑" w:hAnsi="Times New Roman" w:cs="Times New Roman"/>
            <w:sz w:val="22"/>
            <w:szCs w:val="22"/>
          </w:rPr>
          <w:t>Xueqiu+5finance.sina.com.cn+5Investopedia+5</w:t>
        </w:r>
      </w:hyperlink>
    </w:p>
    <w:p w14:paraId="189E7161" w14:textId="77777777" w:rsidR="0086309C" w:rsidRPr="0086309C" w:rsidRDefault="0086309C" w:rsidP="0086309C">
      <w:pPr>
        <w:numPr>
          <w:ilvl w:val="0"/>
          <w:numId w:val="100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战略调整</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公司计划以</w:t>
      </w:r>
      <w:r w:rsidRPr="0086309C">
        <w:rPr>
          <w:rFonts w:ascii="Times New Roman" w:eastAsia="微软雅黑" w:hAnsi="Times New Roman" w:cs="Times New Roman"/>
          <w:sz w:val="22"/>
          <w:szCs w:val="22"/>
        </w:rPr>
        <w:t>9</w:t>
      </w:r>
      <w:r w:rsidRPr="0086309C">
        <w:rPr>
          <w:rFonts w:ascii="Times New Roman" w:eastAsia="微软雅黑" w:hAnsi="Times New Roman" w:cs="Times New Roman"/>
          <w:sz w:val="22"/>
          <w:szCs w:val="22"/>
        </w:rPr>
        <w:t>亿美元将其游戏开发部门出售给</w:t>
      </w:r>
      <w:r w:rsidRPr="0086309C">
        <w:rPr>
          <w:rFonts w:ascii="Times New Roman" w:eastAsia="微软雅黑" w:hAnsi="Times New Roman" w:cs="Times New Roman"/>
          <w:sz w:val="22"/>
          <w:szCs w:val="22"/>
        </w:rPr>
        <w:t>Tripledot Studios</w:t>
      </w:r>
      <w:r w:rsidRPr="0086309C">
        <w:rPr>
          <w:rFonts w:ascii="Times New Roman" w:eastAsia="微软雅黑" w:hAnsi="Times New Roman" w:cs="Times New Roman"/>
          <w:sz w:val="22"/>
          <w:szCs w:val="22"/>
        </w:rPr>
        <w:t>，旨在专注于广告业务。这一消息可能对股价产生影响。</w:t>
      </w:r>
      <w:r w:rsidRPr="0086309C">
        <w:rPr>
          <w:rFonts w:ascii="Times New Roman" w:eastAsia="微软雅黑" w:hAnsi="Times New Roman" w:cs="Times New Roman"/>
          <w:sz w:val="22"/>
          <w:szCs w:val="22"/>
        </w:rPr>
        <w:t xml:space="preserve"> ​</w:t>
      </w:r>
    </w:p>
    <w:p w14:paraId="11705A34" w14:textId="77777777" w:rsidR="0086309C" w:rsidRPr="0086309C" w:rsidRDefault="0086309C" w:rsidP="0086309C">
      <w:pPr>
        <w:numPr>
          <w:ilvl w:val="0"/>
          <w:numId w:val="100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市场情绪</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尽管遭遇做空，部分分析师仍对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持乐观态度，认为当前股价下跌提供了买入机会。</w:t>
      </w:r>
      <w:r w:rsidRPr="0086309C">
        <w:rPr>
          <w:rFonts w:ascii="Times New Roman" w:eastAsia="微软雅黑" w:hAnsi="Times New Roman" w:cs="Times New Roman"/>
          <w:sz w:val="22"/>
          <w:szCs w:val="22"/>
        </w:rPr>
        <w:t xml:space="preserve"> ​</w:t>
      </w:r>
      <w:hyperlink r:id="rId169" w:tgtFrame="_blank" w:history="1">
        <w:r w:rsidRPr="0086309C">
          <w:rPr>
            <w:rStyle w:val="af0"/>
            <w:rFonts w:ascii="Times New Roman" w:eastAsia="微软雅黑" w:hAnsi="Times New Roman" w:cs="Times New Roman"/>
            <w:sz w:val="22"/>
            <w:szCs w:val="22"/>
          </w:rPr>
          <w:t>news.sohu.com+9finance.sina.com.cn+9gamelook.com.cn+9</w:t>
        </w:r>
      </w:hyperlink>
    </w:p>
    <w:p w14:paraId="1E4126B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 xml:space="preserve">3. </w:t>
      </w:r>
      <w:r w:rsidRPr="0086309C">
        <w:rPr>
          <w:rFonts w:ascii="Times New Roman" w:eastAsia="微软雅黑" w:hAnsi="Times New Roman" w:cs="Times New Roman"/>
          <w:b/>
          <w:bCs/>
          <w:sz w:val="22"/>
          <w:szCs w:val="22"/>
        </w:rPr>
        <w:t>总结</w:t>
      </w:r>
    </w:p>
    <w:p w14:paraId="4476888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过去三个月，</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的股价经历了先升后降的剧烈波动，主要受做空报告、战略调整和市场情绪等因素影响。</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投资者应关注公司的基本面变化和市场动态，谨慎决策。</w:t>
      </w:r>
    </w:p>
    <w:p w14:paraId="125F90C9" w14:textId="77777777" w:rsidR="0086309C" w:rsidRPr="0086309C" w:rsidRDefault="0086309C" w:rsidP="0086309C">
      <w:pPr>
        <w:rPr>
          <w:rFonts w:ascii="Times New Roman" w:eastAsia="微软雅黑" w:hAnsi="Times New Roman" w:cs="Times New Roman"/>
          <w:sz w:val="22"/>
          <w:szCs w:val="22"/>
        </w:rPr>
      </w:pPr>
    </w:p>
    <w:p w14:paraId="7742334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14</w:t>
      </w:r>
      <w:r w:rsidRPr="0086309C">
        <w:rPr>
          <w:rFonts w:ascii="Times New Roman" w:eastAsia="微软雅黑" w:hAnsi="Times New Roman" w:cs="Times New Roman"/>
          <w:sz w:val="22"/>
          <w:szCs w:val="22"/>
        </w:rPr>
        <w:t>日之后，</w:t>
      </w:r>
      <w:r w:rsidRPr="0086309C">
        <w:rPr>
          <w:rFonts w:ascii="Times New Roman" w:eastAsia="微软雅黑" w:hAnsi="Times New Roman" w:cs="Times New Roman"/>
          <w:sz w:val="22"/>
          <w:szCs w:val="22"/>
        </w:rPr>
        <w:t>AppLovin Corporation</w:t>
      </w:r>
      <w:r w:rsidRPr="0086309C">
        <w:rPr>
          <w:rFonts w:ascii="Times New Roman" w:eastAsia="微软雅黑" w:hAnsi="Times New Roman" w:cs="Times New Roman"/>
          <w:sz w:val="22"/>
          <w:szCs w:val="22"/>
        </w:rPr>
        <w:t>（纳斯达克代码：</w:t>
      </w:r>
      <w:r w:rsidRPr="0086309C">
        <w:rPr>
          <w:rFonts w:ascii="Times New Roman" w:eastAsia="微软雅黑" w:hAnsi="Times New Roman" w:cs="Times New Roman"/>
          <w:sz w:val="22"/>
          <w:szCs w:val="22"/>
        </w:rPr>
        <w:t>APP</w:t>
      </w:r>
      <w:r w:rsidRPr="0086309C">
        <w:rPr>
          <w:rFonts w:ascii="Times New Roman" w:eastAsia="微软雅黑" w:hAnsi="Times New Roman" w:cs="Times New Roman"/>
          <w:sz w:val="22"/>
          <w:szCs w:val="22"/>
        </w:rPr>
        <w:t>）的股价出现了显著下跌，随后在回调后继续下行。以下是对这一走势及其背后原因的分析：</w:t>
      </w:r>
      <w:r w:rsidRPr="0086309C">
        <w:rPr>
          <w:rFonts w:ascii="Times New Roman" w:eastAsia="微软雅黑" w:hAnsi="Times New Roman" w:cs="Times New Roman"/>
          <w:sz w:val="22"/>
          <w:szCs w:val="22"/>
        </w:rPr>
        <w:t>​</w:t>
      </w:r>
    </w:p>
    <w:p w14:paraId="41B616D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初始下跌原因</w:t>
      </w:r>
    </w:p>
    <w:p w14:paraId="01970D40" w14:textId="77777777" w:rsidR="0086309C" w:rsidRPr="0086309C" w:rsidRDefault="0086309C" w:rsidP="0086309C">
      <w:pPr>
        <w:numPr>
          <w:ilvl w:val="0"/>
          <w:numId w:val="100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做空报告</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月，做空机构</w:t>
      </w:r>
      <w:r w:rsidRPr="0086309C">
        <w:rPr>
          <w:rFonts w:ascii="Times New Roman" w:eastAsia="微软雅黑" w:hAnsi="Times New Roman" w:cs="Times New Roman"/>
          <w:sz w:val="22"/>
          <w:szCs w:val="22"/>
        </w:rPr>
        <w:t>Fuzzy Panda</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Culper Research</w:t>
      </w:r>
      <w:r w:rsidRPr="0086309C">
        <w:rPr>
          <w:rFonts w:ascii="Times New Roman" w:eastAsia="微软雅黑" w:hAnsi="Times New Roman" w:cs="Times New Roman"/>
          <w:sz w:val="22"/>
          <w:szCs w:val="22"/>
        </w:rPr>
        <w:t>发布报告，指控</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夸大其人工智能广告平台的效益，导致股价在</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26</w:t>
      </w:r>
      <w:r w:rsidRPr="0086309C">
        <w:rPr>
          <w:rFonts w:ascii="Times New Roman" w:eastAsia="微软雅黑" w:hAnsi="Times New Roman" w:cs="Times New Roman"/>
          <w:sz w:val="22"/>
          <w:szCs w:val="22"/>
        </w:rPr>
        <w:t>日暴跌</w:t>
      </w:r>
      <w:r w:rsidRPr="0086309C">
        <w:rPr>
          <w:rFonts w:ascii="Times New Roman" w:eastAsia="微软雅黑" w:hAnsi="Times New Roman" w:cs="Times New Roman"/>
          <w:sz w:val="22"/>
          <w:szCs w:val="22"/>
        </w:rPr>
        <w:t>21%</w:t>
      </w:r>
      <w:r w:rsidRPr="0086309C">
        <w:rPr>
          <w:rFonts w:ascii="Times New Roman" w:eastAsia="微软雅黑" w:hAnsi="Times New Roman" w:cs="Times New Roman"/>
          <w:sz w:val="22"/>
          <w:szCs w:val="22"/>
        </w:rPr>
        <w:t>，触发熔断机制。</w:t>
      </w:r>
      <w:r w:rsidRPr="0086309C">
        <w:rPr>
          <w:rFonts w:ascii="Times New Roman" w:eastAsia="微软雅黑" w:hAnsi="Times New Roman" w:cs="Times New Roman"/>
          <w:sz w:val="22"/>
          <w:szCs w:val="22"/>
        </w:rPr>
        <w:t>​</w:t>
      </w:r>
    </w:p>
    <w:p w14:paraId="1AE40D3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回调后持续下跌的原因</w:t>
      </w:r>
    </w:p>
    <w:p w14:paraId="39DCD7D2" w14:textId="77777777" w:rsidR="0086309C" w:rsidRPr="0086309C" w:rsidRDefault="0086309C" w:rsidP="0086309C">
      <w:pPr>
        <w:numPr>
          <w:ilvl w:val="0"/>
          <w:numId w:val="10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市场不确定性</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美国总统特朗普发动的全球关税战增加了对美国经济的不确定性，市场担忧经济可能陷入衰退，导致投资者情绪悲观，科技股普遍承压。</w:t>
      </w:r>
      <w:r w:rsidRPr="0086309C">
        <w:rPr>
          <w:rFonts w:ascii="Times New Roman" w:eastAsia="微软雅黑" w:hAnsi="Times New Roman" w:cs="Times New Roman"/>
          <w:sz w:val="22"/>
          <w:szCs w:val="22"/>
        </w:rPr>
        <w:t>​</w:t>
      </w:r>
      <w:hyperlink r:id="rId170" w:tgtFrame="_blank" w:history="1">
        <w:r w:rsidRPr="0086309C">
          <w:rPr>
            <w:rStyle w:val="af0"/>
            <w:rFonts w:ascii="Times New Roman" w:eastAsia="微软雅黑" w:hAnsi="Times New Roman" w:cs="Times New Roman"/>
            <w:sz w:val="22"/>
            <w:szCs w:val="22"/>
          </w:rPr>
          <w:t>voachinese.com</w:t>
        </w:r>
      </w:hyperlink>
    </w:p>
    <w:p w14:paraId="68505F87" w14:textId="77777777" w:rsidR="0086309C" w:rsidRPr="0086309C" w:rsidRDefault="0086309C" w:rsidP="0086309C">
      <w:pPr>
        <w:numPr>
          <w:ilvl w:val="0"/>
          <w:numId w:val="10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行业竞争加剧</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移动广告技术领域竞争激烈，</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面临来自其他公司的挑战，市场份额可能受到影响。</w:t>
      </w:r>
      <w:r w:rsidRPr="0086309C">
        <w:rPr>
          <w:rFonts w:ascii="Times New Roman" w:eastAsia="微软雅黑" w:hAnsi="Times New Roman" w:cs="Times New Roman"/>
          <w:sz w:val="22"/>
          <w:szCs w:val="22"/>
        </w:rPr>
        <w:t>​</w:t>
      </w:r>
    </w:p>
    <w:p w14:paraId="6E6DA418" w14:textId="77777777" w:rsidR="0086309C" w:rsidRPr="0086309C" w:rsidRDefault="0086309C" w:rsidP="0086309C">
      <w:pPr>
        <w:numPr>
          <w:ilvl w:val="0"/>
          <w:numId w:val="100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投资者信心不足</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尽管部分分析师对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持乐观态度，但做空报告的影响可能导致部分投资者信心不足，选择抛售股票。</w:t>
      </w:r>
      <w:r w:rsidRPr="0086309C">
        <w:rPr>
          <w:rFonts w:ascii="Times New Roman" w:eastAsia="微软雅黑" w:hAnsi="Times New Roman" w:cs="Times New Roman"/>
          <w:sz w:val="22"/>
          <w:szCs w:val="22"/>
        </w:rPr>
        <w:t>​</w:t>
      </w:r>
    </w:p>
    <w:p w14:paraId="7F3D15B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总结</w:t>
      </w:r>
    </w:p>
    <w:p w14:paraId="6576139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股价自</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14</w:t>
      </w:r>
      <w:r w:rsidRPr="0086309C">
        <w:rPr>
          <w:rFonts w:ascii="Times New Roman" w:eastAsia="微软雅黑" w:hAnsi="Times New Roman" w:cs="Times New Roman"/>
          <w:sz w:val="22"/>
          <w:szCs w:val="22"/>
        </w:rPr>
        <w:t>日以来的下跌，主要受到做空报告、市场不确定性、行业竞争和投资者信心等多重因素的影响。</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投资者应关注公司的基本面变化和市场动态，谨慎决策。</w:t>
      </w:r>
    </w:p>
    <w:p w14:paraId="7DD9B402" w14:textId="77777777" w:rsidR="0086309C" w:rsidRPr="0086309C" w:rsidRDefault="0086309C" w:rsidP="0086309C">
      <w:pPr>
        <w:rPr>
          <w:rFonts w:ascii="Times New Roman" w:eastAsia="微软雅黑" w:hAnsi="Times New Roman" w:cs="Times New Roman"/>
          <w:sz w:val="22"/>
          <w:szCs w:val="22"/>
        </w:rPr>
      </w:pPr>
    </w:p>
    <w:p w14:paraId="23DBA71E" w14:textId="77777777" w:rsidR="0086309C" w:rsidRPr="0086309C" w:rsidRDefault="0086309C" w:rsidP="0086309C">
      <w:pPr>
        <w:rPr>
          <w:rFonts w:ascii="Times New Roman" w:eastAsia="微软雅黑" w:hAnsi="Times New Roman" w:cs="Times New Roman"/>
          <w:b/>
          <w:bCs/>
          <w:sz w:val="22"/>
          <w:szCs w:val="22"/>
        </w:rPr>
      </w:pPr>
      <w:bookmarkStart w:id="21" w:name="_Toc193111727"/>
      <w:r w:rsidRPr="0086309C">
        <w:rPr>
          <w:rFonts w:ascii="Times New Roman" w:eastAsia="微软雅黑" w:hAnsi="Times New Roman" w:cs="Times New Roman" w:hint="eastAsia"/>
          <w:b/>
          <w:bCs/>
          <w:sz w:val="22"/>
          <w:szCs w:val="22"/>
        </w:rPr>
        <w:t xml:space="preserve">1.4 ChatGPT4.5 Deep </w:t>
      </w:r>
      <w:r w:rsidRPr="0086309C">
        <w:rPr>
          <w:rFonts w:ascii="Times New Roman" w:eastAsia="微软雅黑" w:hAnsi="Times New Roman" w:cs="Times New Roman"/>
          <w:b/>
          <w:bCs/>
          <w:sz w:val="22"/>
          <w:szCs w:val="22"/>
        </w:rPr>
        <w:t>Research</w:t>
      </w:r>
      <w:r w:rsidRPr="0086309C">
        <w:rPr>
          <w:rFonts w:ascii="Times New Roman" w:eastAsia="微软雅黑" w:hAnsi="Times New Roman" w:cs="Times New Roman" w:hint="eastAsia"/>
          <w:b/>
          <w:bCs/>
          <w:sz w:val="22"/>
          <w:szCs w:val="22"/>
        </w:rPr>
        <w:t>投资分析报告</w:t>
      </w:r>
      <w:bookmarkEnd w:id="21"/>
    </w:p>
    <w:p w14:paraId="3CA6DD1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重新整理</w:t>
      </w:r>
      <w:r w:rsidRPr="0086309C">
        <w:rPr>
          <w:rFonts w:ascii="Times New Roman" w:eastAsia="微软雅黑" w:hAnsi="Times New Roman" w:cs="Times New Roman" w:hint="eastAsia"/>
          <w:sz w:val="22"/>
          <w:szCs w:val="22"/>
        </w:rPr>
        <w:t>以上</w:t>
      </w:r>
      <w:r w:rsidRPr="0086309C">
        <w:rPr>
          <w:rFonts w:ascii="Times New Roman" w:eastAsia="微软雅黑" w:hAnsi="Times New Roman" w:cs="Times New Roman"/>
          <w:sz w:val="22"/>
          <w:szCs w:val="22"/>
        </w:rPr>
        <w:t>分析报告，使其符合标准投资报告格式，并增强其实用性。报告将基于文档中的数据来源、工具及分析网站，结合权威的分析方法进行修正和优化。同时，使用数据可视化和图表</w:t>
      </w:r>
      <w:r w:rsidRPr="0086309C">
        <w:rPr>
          <w:rFonts w:ascii="Times New Roman" w:eastAsia="微软雅黑" w:hAnsi="Times New Roman" w:cs="Times New Roman"/>
          <w:sz w:val="22"/>
          <w:szCs w:val="22"/>
        </w:rPr>
        <w:lastRenderedPageBreak/>
        <w:t>提高可读性，并在结尾加入关于宏观环境、政策及微观因素对股价趋势的影响，给出详细的投资建议。</w:t>
      </w:r>
    </w:p>
    <w:p w14:paraId="687BFE1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执行摘要</w:t>
      </w:r>
    </w:p>
    <w:p w14:paraId="77CE95A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AppLovin Corporation</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NASDAQ: APP</w:t>
      </w:r>
      <w:r w:rsidRPr="0086309C">
        <w:rPr>
          <w:rFonts w:ascii="Times New Roman" w:eastAsia="微软雅黑" w:hAnsi="Times New Roman" w:cs="Times New Roman"/>
          <w:sz w:val="22"/>
          <w:szCs w:val="22"/>
        </w:rPr>
        <w:t>）是一家专注于移动应用广告技术和变现解决方案的公司，凭借其核心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AXON AI</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平台驱动业绩高速增长。</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年公司每股收益（</w:t>
      </w:r>
      <w:r w:rsidRPr="0086309C">
        <w:rPr>
          <w:rFonts w:ascii="Times New Roman" w:eastAsia="微软雅黑" w:hAnsi="Times New Roman" w:cs="Times New Roman"/>
          <w:sz w:val="22"/>
          <w:szCs w:val="22"/>
        </w:rPr>
        <w:t>EPS</w:t>
      </w:r>
      <w:r w:rsidRPr="0086309C">
        <w:rPr>
          <w:rFonts w:ascii="Times New Roman" w:eastAsia="微软雅黑" w:hAnsi="Times New Roman" w:cs="Times New Roman"/>
          <w:sz w:val="22"/>
          <w:szCs w:val="22"/>
        </w:rPr>
        <w:t>）同比增长</w:t>
      </w:r>
      <w:r w:rsidRPr="0086309C">
        <w:rPr>
          <w:rFonts w:ascii="Times New Roman" w:eastAsia="微软雅黑" w:hAnsi="Times New Roman" w:cs="Times New Roman"/>
          <w:sz w:val="22"/>
          <w:szCs w:val="22"/>
        </w:rPr>
        <w:t>288%</w:t>
      </w:r>
      <w:r w:rsidRPr="0086309C">
        <w:rPr>
          <w:rFonts w:ascii="Times New Roman" w:eastAsia="微软雅黑" w:hAnsi="Times New Roman" w:cs="Times New Roman"/>
          <w:sz w:val="22"/>
          <w:szCs w:val="22"/>
        </w:rPr>
        <w:t>，华尔街预计</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EPS</w:t>
      </w:r>
      <w:r w:rsidRPr="0086309C">
        <w:rPr>
          <w:rFonts w:ascii="Times New Roman" w:eastAsia="微软雅黑" w:hAnsi="Times New Roman" w:cs="Times New Roman"/>
          <w:sz w:val="22"/>
          <w:szCs w:val="22"/>
        </w:rPr>
        <w:t>将再增长</w:t>
      </w:r>
      <w:r w:rsidRPr="0086309C">
        <w:rPr>
          <w:rFonts w:ascii="Times New Roman" w:eastAsia="微软雅黑" w:hAnsi="Times New Roman" w:cs="Times New Roman"/>
          <w:sz w:val="22"/>
          <w:szCs w:val="22"/>
        </w:rPr>
        <w:t>315%</w:t>
      </w:r>
      <w:r w:rsidRPr="0086309C">
        <w:rPr>
          <w:rFonts w:ascii="Times New Roman" w:eastAsia="微软雅黑" w:hAnsi="Times New Roman" w:cs="Times New Roman"/>
          <w:sz w:val="22"/>
          <w:szCs w:val="22"/>
        </w:rPr>
        <w:t>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$4.06</w:t>
      </w:r>
      <w:r w:rsidRPr="0086309C">
        <w:rPr>
          <w:rFonts w:ascii="Times New Roman" w:eastAsia="微软雅黑" w:hAnsi="Times New Roman" w:cs="Times New Roman"/>
          <w:sz w:val="22"/>
          <w:szCs w:val="22"/>
        </w:rPr>
        <w:t xml:space="preserve"> (</w:t>
      </w:r>
      <w:hyperlink r:id="rId171" w:anchor=":~:text=AppLovin%20,with%20a%20potential%20breakout%20ahead" w:history="1">
        <w:r w:rsidRPr="0086309C">
          <w:rPr>
            <w:rStyle w:val="af0"/>
            <w:rFonts w:ascii="Times New Roman" w:eastAsia="微软雅黑" w:hAnsi="Times New Roman" w:cs="Times New Roman"/>
            <w:sz w:val="22"/>
            <w:szCs w:val="22"/>
          </w:rPr>
          <w:t>Must Reads: AppLovin Stock Analysis, Is $APP a BUY Before Earnings? (AI, Growth &amp; More)</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。受益于人工智能热潮和业务转型成功，</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股价过去一年飙涨逾</w:t>
      </w:r>
      <w:r w:rsidRPr="0086309C">
        <w:rPr>
          <w:rFonts w:ascii="Times New Roman" w:eastAsia="微软雅黑" w:hAnsi="Times New Roman" w:cs="Times New Roman"/>
          <w:sz w:val="22"/>
          <w:szCs w:val="22"/>
        </w:rPr>
        <w:t>700%</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月一度创下</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$525</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的历史高点。然而，目前股价经历快速上涨后估值偏高，</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年预期市盈率</w:t>
      </w:r>
      <w:r w:rsidRPr="0086309C">
        <w:rPr>
          <w:rFonts w:ascii="Times New Roman" w:eastAsia="微软雅黑" w:hAnsi="Times New Roman" w:cs="Times New Roman"/>
          <w:sz w:val="22"/>
          <w:szCs w:val="22"/>
        </w:rPr>
        <w:t>约在</w:t>
      </w:r>
      <w:r w:rsidRPr="0086309C">
        <w:rPr>
          <w:rFonts w:ascii="Times New Roman" w:eastAsia="微软雅黑" w:hAnsi="Times New Roman" w:cs="Times New Roman"/>
          <w:sz w:val="22"/>
          <w:szCs w:val="22"/>
        </w:rPr>
        <w:t>26~28</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PEG</w:t>
      </w:r>
      <w:r w:rsidRPr="0086309C">
        <w:rPr>
          <w:rFonts w:ascii="Times New Roman" w:eastAsia="微软雅黑" w:hAnsi="Times New Roman" w:cs="Times New Roman"/>
          <w:sz w:val="22"/>
          <w:szCs w:val="22"/>
        </w:rPr>
        <w:t>超过</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，市场对未来增长的乐观预期已基本反映在股价中。短期来看，公司即将发布财报以及宏观环境变化可能带来股价波动风险；但长期而言，</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扎根于高速增长的数字广告和</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营销领域，具备持续扩张潜力。综合考虑，公司基本面强劲（高利润率和自由现金流）、行业前景广阔，但估值和竞争风险不容忽视。</w:t>
      </w:r>
      <w:r w:rsidRPr="0086309C">
        <w:rPr>
          <w:rFonts w:ascii="Times New Roman" w:eastAsia="微软雅黑" w:hAnsi="Times New Roman" w:cs="Times New Roman"/>
          <w:b/>
          <w:bCs/>
          <w:sz w:val="22"/>
          <w:szCs w:val="22"/>
        </w:rPr>
        <w:t>投资建议</w:t>
      </w:r>
      <w:r w:rsidRPr="0086309C">
        <w:rPr>
          <w:rFonts w:ascii="Times New Roman" w:eastAsia="微软雅黑" w:hAnsi="Times New Roman" w:cs="Times New Roman"/>
          <w:sz w:val="22"/>
          <w:szCs w:val="22"/>
        </w:rPr>
        <w:t>：短期保持谨慎，等待回调或业绩确认再介入；长期看好其</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驱动增长，但应在合理估值区间分批布局。</w:t>
      </w:r>
    </w:p>
    <w:p w14:paraId="4B514DA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公司概述</w:t>
      </w:r>
    </w:p>
    <w:p w14:paraId="091D4C9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成立于</w:t>
      </w:r>
      <w:r w:rsidRPr="0086309C">
        <w:rPr>
          <w:rFonts w:ascii="Times New Roman" w:eastAsia="微软雅黑" w:hAnsi="Times New Roman" w:cs="Times New Roman"/>
          <w:sz w:val="22"/>
          <w:szCs w:val="22"/>
        </w:rPr>
        <w:t>2012</w:t>
      </w:r>
      <w:r w:rsidRPr="0086309C">
        <w:rPr>
          <w:rFonts w:ascii="Times New Roman" w:eastAsia="微软雅黑" w:hAnsi="Times New Roman" w:cs="Times New Roman"/>
          <w:sz w:val="22"/>
          <w:szCs w:val="22"/>
        </w:rPr>
        <w:t>年，总部位于美国加州帕洛阿尔托，是移动应用广告</w:t>
      </w:r>
      <w:r w:rsidRPr="0086309C">
        <w:rPr>
          <w:rFonts w:ascii="Times New Roman" w:eastAsia="微软雅黑" w:hAnsi="Times New Roman" w:cs="Times New Roman"/>
          <w:b/>
          <w:bCs/>
          <w:sz w:val="22"/>
          <w:szCs w:val="22"/>
        </w:rPr>
        <w:t>投放与变现</w:t>
      </w:r>
      <w:r w:rsidRPr="0086309C">
        <w:rPr>
          <w:rFonts w:ascii="Times New Roman" w:eastAsia="微软雅黑" w:hAnsi="Times New Roman" w:cs="Times New Roman"/>
          <w:sz w:val="22"/>
          <w:szCs w:val="22"/>
        </w:rPr>
        <w:t>平台领域的领先企业。公司最初通过代理移动游戏和广告网络起家，近年来成功转型为提供</w:t>
      </w:r>
      <w:r w:rsidRPr="0086309C">
        <w:rPr>
          <w:rFonts w:ascii="Times New Roman" w:eastAsia="微软雅黑" w:hAnsi="Times New Roman" w:cs="Times New Roman"/>
          <w:b/>
          <w:bCs/>
          <w:sz w:val="22"/>
          <w:szCs w:val="22"/>
        </w:rPr>
        <w:t>企业级软件平台</w:t>
      </w:r>
      <w:r w:rsidRPr="0086309C">
        <w:rPr>
          <w:rFonts w:ascii="Times New Roman" w:eastAsia="微软雅黑" w:hAnsi="Times New Roman" w:cs="Times New Roman"/>
          <w:sz w:val="22"/>
          <w:szCs w:val="22"/>
        </w:rPr>
        <w:t>的广告技术公司。</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的平台帮助应用开发者和广告主在移动设备、流媒体电视等渠道</w:t>
      </w:r>
      <w:r w:rsidRPr="0086309C">
        <w:rPr>
          <w:rFonts w:ascii="Times New Roman" w:eastAsia="微软雅黑" w:hAnsi="Times New Roman" w:cs="Times New Roman"/>
          <w:b/>
          <w:bCs/>
          <w:sz w:val="22"/>
          <w:szCs w:val="22"/>
        </w:rPr>
        <w:t>投放、优化广告</w:t>
      </w:r>
      <w:r w:rsidRPr="0086309C">
        <w:rPr>
          <w:rFonts w:ascii="Times New Roman" w:eastAsia="微软雅黑" w:hAnsi="Times New Roman" w:cs="Times New Roman"/>
          <w:sz w:val="22"/>
          <w:szCs w:val="22"/>
        </w:rPr>
        <w:t>并实现变现。旗下核心产品包括</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AppDiscovery</w:t>
      </w:r>
      <w:r w:rsidRPr="0086309C">
        <w:rPr>
          <w:rFonts w:ascii="Times New Roman" w:eastAsia="微软雅黑" w:hAnsi="Times New Roman" w:cs="Times New Roman"/>
          <w:sz w:val="22"/>
          <w:szCs w:val="22"/>
        </w:rPr>
        <w:t>（用户获取广告平台）、</w:t>
      </w:r>
      <w:r w:rsidRPr="0086309C">
        <w:rPr>
          <w:rFonts w:ascii="Times New Roman" w:eastAsia="微软雅黑" w:hAnsi="Times New Roman" w:cs="Times New Roman"/>
          <w:b/>
          <w:bCs/>
          <w:sz w:val="22"/>
          <w:szCs w:val="22"/>
        </w:rPr>
        <w:t>MAX</w:t>
      </w:r>
      <w:r w:rsidRPr="0086309C">
        <w:rPr>
          <w:rFonts w:ascii="Times New Roman" w:eastAsia="微软雅黑" w:hAnsi="Times New Roman" w:cs="Times New Roman"/>
          <w:sz w:val="22"/>
          <w:szCs w:val="22"/>
        </w:rPr>
        <w:t>（应用内竞价广告平台）和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Adjust</w:t>
      </w:r>
      <w:r w:rsidRPr="0086309C">
        <w:rPr>
          <w:rFonts w:ascii="Times New Roman" w:eastAsia="微软雅黑" w:hAnsi="Times New Roman" w:cs="Times New Roman"/>
          <w:sz w:val="22"/>
          <w:szCs w:val="22"/>
        </w:rPr>
        <w:t>（移动广告测量分析），其中融合了自主研发的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AXON </w:t>
      </w:r>
      <w:r w:rsidRPr="0086309C">
        <w:rPr>
          <w:rFonts w:ascii="Times New Roman" w:eastAsia="微软雅黑" w:hAnsi="Times New Roman" w:cs="Times New Roman"/>
          <w:b/>
          <w:bCs/>
          <w:sz w:val="22"/>
          <w:szCs w:val="22"/>
        </w:rPr>
        <w:t>人工智能</w:t>
      </w:r>
      <w:r w:rsidRPr="0086309C">
        <w:rPr>
          <w:rFonts w:ascii="Times New Roman" w:eastAsia="微软雅黑" w:hAnsi="Times New Roman" w:cs="Times New Roman"/>
          <w:sz w:val="22"/>
          <w:szCs w:val="22"/>
        </w:rPr>
        <w:t>算法，为客户提供端到端的广告投放优化解决方案</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。借助这一系列产品，</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帮助全球众多移动应用开发者精准触达用户并最大化广告变现效率。目前公司员工约</w:t>
      </w:r>
      <w:r w:rsidRPr="0086309C">
        <w:rPr>
          <w:rFonts w:ascii="Times New Roman" w:eastAsia="微软雅黑" w:hAnsi="Times New Roman" w:cs="Times New Roman"/>
          <w:sz w:val="22"/>
          <w:szCs w:val="22"/>
        </w:rPr>
        <w:t>1500</w:t>
      </w:r>
      <w:r w:rsidRPr="0086309C">
        <w:rPr>
          <w:rFonts w:ascii="Times New Roman" w:eastAsia="微软雅黑" w:hAnsi="Times New Roman" w:cs="Times New Roman"/>
          <w:sz w:val="22"/>
          <w:szCs w:val="22"/>
        </w:rPr>
        <w:t>人，在全球移动广告技术生态中占据重要地位。</w:t>
      </w:r>
    </w:p>
    <w:p w14:paraId="44105B4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近年来，公司业务重心从自营应用逐步转向广告软件平台。</w:t>
      </w:r>
      <w:r w:rsidRPr="0086309C">
        <w:rPr>
          <w:rFonts w:ascii="Times New Roman" w:eastAsia="微软雅黑" w:hAnsi="Times New Roman" w:cs="Times New Roman"/>
          <w:b/>
          <w:bCs/>
          <w:sz w:val="22"/>
          <w:szCs w:val="22"/>
        </w:rPr>
        <w:t>2023</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的软件平台业务收入达到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$18.42</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，同比大增</w:t>
      </w:r>
      <w:r w:rsidRPr="0086309C">
        <w:rPr>
          <w:rFonts w:ascii="Times New Roman" w:eastAsia="微软雅黑" w:hAnsi="Times New Roman" w:cs="Times New Roman"/>
          <w:sz w:val="22"/>
          <w:szCs w:val="22"/>
        </w:rPr>
        <w:t>76%</w:t>
      </w:r>
      <w:r w:rsidRPr="0086309C">
        <w:rPr>
          <w:rFonts w:ascii="Times New Roman" w:eastAsia="微软雅黑" w:hAnsi="Times New Roman" w:cs="Times New Roman"/>
          <w:sz w:val="22"/>
          <w:szCs w:val="22"/>
        </w:rPr>
        <w:t>，占总收入的约</w:t>
      </w:r>
      <w:r w:rsidRPr="0086309C">
        <w:rPr>
          <w:rFonts w:ascii="Times New Roman" w:eastAsia="微软雅黑" w:hAnsi="Times New Roman" w:cs="Times New Roman"/>
          <w:sz w:val="22"/>
          <w:szCs w:val="22"/>
        </w:rPr>
        <w:t>60%</w:t>
      </w:r>
      <w:r w:rsidRPr="0086309C">
        <w:rPr>
          <w:rFonts w:ascii="Times New Roman" w:eastAsia="微软雅黑" w:hAnsi="Times New Roman" w:cs="Times New Roman"/>
          <w:sz w:val="22"/>
          <w:szCs w:val="22"/>
        </w:rPr>
        <w:t>；而自营应用（主要是游戏）业务收入降至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$14</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，同比下滑</w:t>
      </w:r>
      <w:r w:rsidRPr="0086309C">
        <w:rPr>
          <w:rFonts w:ascii="Times New Roman" w:eastAsia="微软雅黑" w:hAnsi="Times New Roman" w:cs="Times New Roman"/>
          <w:sz w:val="22"/>
          <w:szCs w:val="22"/>
        </w:rPr>
        <w:t>18% (</w:t>
      </w:r>
      <w:hyperlink r:id="rId172" w:anchor=":~:text=In%20the%20fourth%20quarter%2C%20we,with%20net%20income%20of%20%24357"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lastRenderedPageBreak/>
        <w:t>(</w:t>
      </w:r>
      <w:hyperlink r:id="rId173" w:anchor=":~:text=revenue%20growth%20in%20our%20Software,and%20withheld%20a%20total%20of"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。这一转型体现了管理层专注于高增长、高毛利的软件平台领域的战略。为了进一步聚焦核心广告技术业务，</w:t>
      </w:r>
      <w:r w:rsidRPr="0086309C">
        <w:rPr>
          <w:rFonts w:ascii="Times New Roman" w:eastAsia="微软雅黑" w:hAnsi="Times New Roman" w:cs="Times New Roman"/>
          <w:b/>
          <w:bCs/>
          <w:sz w:val="22"/>
          <w:szCs w:val="22"/>
        </w:rPr>
        <w:t>公司已签署协议在</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年一季度剥离全部应用游戏业务，以约</w:t>
      </w:r>
      <w:r w:rsidRPr="0086309C">
        <w:rPr>
          <w:rFonts w:ascii="Times New Roman" w:eastAsia="微软雅黑" w:hAnsi="Times New Roman" w:cs="Times New Roman"/>
          <w:b/>
          <w:bCs/>
          <w:sz w:val="22"/>
          <w:szCs w:val="22"/>
        </w:rPr>
        <w:t xml:space="preserve"> $9</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美元的对价出售</w:t>
      </w:r>
      <w:r w:rsidRPr="0086309C">
        <w:rPr>
          <w:rFonts w:ascii="Times New Roman" w:eastAsia="微软雅黑" w:hAnsi="Times New Roman" w:cs="Times New Roman"/>
          <w:sz w:val="22"/>
          <w:szCs w:val="22"/>
        </w:rPr>
        <w:t>（其中</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亿现金，其余为私有合并后实体的股权）</w:t>
      </w:r>
      <w:r w:rsidRPr="0086309C">
        <w:rPr>
          <w:rFonts w:ascii="Times New Roman" w:eastAsia="微软雅黑" w:hAnsi="Times New Roman" w:cs="Times New Roman"/>
          <w:sz w:val="22"/>
          <w:szCs w:val="22"/>
        </w:rPr>
        <w:t xml:space="preserve"> (</w:t>
      </w:r>
      <w:hyperlink r:id="rId174" w:anchor=":~:text=AppLovin%20,transaction%20in%20the%20coming%20quarter" w:history="1">
        <w:r w:rsidRPr="0086309C">
          <w:rPr>
            <w:rStyle w:val="af0"/>
            <w:rFonts w:ascii="Times New Roman" w:eastAsia="微软雅黑" w:hAnsi="Times New Roman" w:cs="Times New Roman"/>
            <w:sz w:val="22"/>
            <w:szCs w:val="22"/>
          </w:rPr>
          <w:t>AppLovin says to divest apps business, total consideration is $900M | Markets Insider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。此举将使</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彻底转型为纯粹的广告技术平台公司，精简业务结构的同时充实现金储备，并专注于人工智能驱动的广告平台扩张。</w:t>
      </w:r>
    </w:p>
    <w:p w14:paraId="4289A60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业务模式与核心竞争力</w:t>
      </w:r>
    </w:p>
    <w:p w14:paraId="35B2429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业务模式：</w:t>
      </w:r>
      <w:r w:rsidRPr="0086309C">
        <w:rPr>
          <w:rFonts w:ascii="Times New Roman" w:eastAsia="微软雅黑" w:hAnsi="Times New Roman" w:cs="Times New Roman"/>
          <w:sz w:val="22"/>
          <w:szCs w:val="22"/>
        </w:rPr>
        <w:t xml:space="preserve"> AppLovin</w:t>
      </w:r>
      <w:r w:rsidRPr="0086309C">
        <w:rPr>
          <w:rFonts w:ascii="Times New Roman" w:eastAsia="微软雅黑" w:hAnsi="Times New Roman" w:cs="Times New Roman"/>
          <w:sz w:val="22"/>
          <w:szCs w:val="22"/>
        </w:rPr>
        <w:t>的营收主要来自两大板块：</w:t>
      </w:r>
      <w:r w:rsidRPr="0086309C">
        <w:rPr>
          <w:rFonts w:ascii="Times New Roman" w:eastAsia="微软雅黑" w:hAnsi="Times New Roman" w:cs="Times New Roman"/>
          <w:b/>
          <w:bCs/>
          <w:sz w:val="22"/>
          <w:szCs w:val="22"/>
        </w:rPr>
        <w:t>软件平台业务（</w:t>
      </w:r>
      <w:r w:rsidRPr="0086309C">
        <w:rPr>
          <w:rFonts w:ascii="Times New Roman" w:eastAsia="微软雅黑" w:hAnsi="Times New Roman" w:cs="Times New Roman"/>
          <w:b/>
          <w:bCs/>
          <w:sz w:val="22"/>
          <w:szCs w:val="22"/>
        </w:rPr>
        <w:t>Software Platform, SP</w:t>
      </w:r>
      <w:r w:rsidRPr="0086309C">
        <w:rPr>
          <w:rFonts w:ascii="Times New Roman" w:eastAsia="微软雅黑" w:hAnsi="Times New Roman" w:cs="Times New Roman"/>
          <w:b/>
          <w:bCs/>
          <w:sz w:val="22"/>
          <w:szCs w:val="22"/>
        </w:rPr>
        <w:t>）和应用业务（</w:t>
      </w:r>
      <w:r w:rsidRPr="0086309C">
        <w:rPr>
          <w:rFonts w:ascii="Times New Roman" w:eastAsia="微软雅黑" w:hAnsi="Times New Roman" w:cs="Times New Roman"/>
          <w:b/>
          <w:bCs/>
          <w:sz w:val="22"/>
          <w:szCs w:val="22"/>
        </w:rPr>
        <w:t>Apps</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p>
    <w:p w14:paraId="12B1669C" w14:textId="77777777" w:rsidR="0086309C" w:rsidRPr="0086309C" w:rsidRDefault="0086309C" w:rsidP="0086309C">
      <w:pPr>
        <w:numPr>
          <w:ilvl w:val="0"/>
          <w:numId w:val="101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软件平台业务（约占总营收</w:t>
      </w:r>
      <w:r w:rsidRPr="0086309C">
        <w:rPr>
          <w:rFonts w:ascii="Times New Roman" w:eastAsia="微软雅黑" w:hAnsi="Times New Roman" w:cs="Times New Roman"/>
          <w:b/>
          <w:bCs/>
          <w:sz w:val="22"/>
          <w:szCs w:val="22"/>
        </w:rPr>
        <w:t>70%</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：向第三方应用开发者提供广告投放和变现工具，包括应用内竞价广告平台</w:t>
      </w:r>
      <w:r w:rsidRPr="0086309C">
        <w:rPr>
          <w:rFonts w:ascii="Times New Roman" w:eastAsia="微软雅黑" w:hAnsi="Times New Roman" w:cs="Times New Roman"/>
          <w:sz w:val="22"/>
          <w:szCs w:val="22"/>
        </w:rPr>
        <w:t>MAX</w:t>
      </w:r>
      <w:r w:rsidRPr="0086309C">
        <w:rPr>
          <w:rFonts w:ascii="Times New Roman" w:eastAsia="微软雅黑" w:hAnsi="Times New Roman" w:cs="Times New Roman"/>
          <w:sz w:val="22"/>
          <w:szCs w:val="22"/>
        </w:rPr>
        <w:t>、用户获取平台</w:t>
      </w:r>
      <w:r w:rsidRPr="0086309C">
        <w:rPr>
          <w:rFonts w:ascii="Times New Roman" w:eastAsia="微软雅黑" w:hAnsi="Times New Roman" w:cs="Times New Roman"/>
          <w:sz w:val="22"/>
          <w:szCs w:val="22"/>
        </w:rPr>
        <w:t>AppDiscovery</w:t>
      </w:r>
      <w:r w:rsidRPr="0086309C">
        <w:rPr>
          <w:rFonts w:ascii="Times New Roman" w:eastAsia="微软雅黑" w:hAnsi="Times New Roman" w:cs="Times New Roman"/>
          <w:sz w:val="22"/>
          <w:szCs w:val="22"/>
        </w:rPr>
        <w:t>，以及广告测量工具</w:t>
      </w:r>
      <w:r w:rsidRPr="0086309C">
        <w:rPr>
          <w:rFonts w:ascii="Times New Roman" w:eastAsia="微软雅黑" w:hAnsi="Times New Roman" w:cs="Times New Roman"/>
          <w:sz w:val="22"/>
          <w:szCs w:val="22"/>
        </w:rPr>
        <w:t>Adjust</w:t>
      </w:r>
      <w:r w:rsidRPr="0086309C">
        <w:rPr>
          <w:rFonts w:ascii="Times New Roman" w:eastAsia="微软雅黑" w:hAnsi="Times New Roman" w:cs="Times New Roman"/>
          <w:sz w:val="22"/>
          <w:szCs w:val="22"/>
        </w:rPr>
        <w:t>等。收入来源主要是广告分成和服务费。该板块具备平台型业务特征，</w:t>
      </w:r>
      <w:r w:rsidRPr="0086309C">
        <w:rPr>
          <w:rFonts w:ascii="Times New Roman" w:eastAsia="微软雅黑" w:hAnsi="Times New Roman" w:cs="Times New Roman"/>
          <w:b/>
          <w:bCs/>
          <w:sz w:val="22"/>
          <w:szCs w:val="22"/>
        </w:rPr>
        <w:t>规模效应显著</w:t>
      </w:r>
      <w:r w:rsidRPr="0086309C">
        <w:rPr>
          <w:rFonts w:ascii="Times New Roman" w:eastAsia="微软雅黑" w:hAnsi="Times New Roman" w:cs="Times New Roman"/>
          <w:sz w:val="22"/>
          <w:szCs w:val="22"/>
        </w:rPr>
        <w:t>：随着接入的应用和广告主增多，广告投放网络的效率和收益提高，进一步吸引更多客户。</w:t>
      </w:r>
    </w:p>
    <w:p w14:paraId="3ABA3AA6" w14:textId="77777777" w:rsidR="0086309C" w:rsidRPr="0086309C" w:rsidRDefault="0086309C" w:rsidP="0086309C">
      <w:pPr>
        <w:numPr>
          <w:ilvl w:val="0"/>
          <w:numId w:val="101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应用业务（约占总营收</w:t>
      </w:r>
      <w:r w:rsidRPr="0086309C">
        <w:rPr>
          <w:rFonts w:ascii="Times New Roman" w:eastAsia="微软雅黑" w:hAnsi="Times New Roman" w:cs="Times New Roman"/>
          <w:b/>
          <w:bCs/>
          <w:sz w:val="22"/>
          <w:szCs w:val="22"/>
        </w:rPr>
        <w:t>30%</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：公司自营的移动游戏和应用，通过内置广告和应用内购变现。过去</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通过收购多家游戏工作室积累了大量自有游戏（如</w:t>
      </w:r>
      <w:r w:rsidRPr="0086309C">
        <w:rPr>
          <w:rFonts w:ascii="Times New Roman" w:eastAsia="微软雅黑" w:hAnsi="Times New Roman" w:cs="Times New Roman"/>
          <w:sz w:val="22"/>
          <w:szCs w:val="22"/>
        </w:rPr>
        <w:t>Machine Zone</w:t>
      </w:r>
      <w:r w:rsidRPr="0086309C">
        <w:rPr>
          <w:rFonts w:ascii="Times New Roman" w:eastAsia="微软雅黑" w:hAnsi="Times New Roman" w:cs="Times New Roman"/>
          <w:sz w:val="22"/>
          <w:szCs w:val="22"/>
        </w:rPr>
        <w:t>等），此板块营收来源于这些游戏的广告和用户消费。然而该业务近年增长停滞，在</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年已呈现逐步退出战略（公司已决定出售游戏工作室资产）。</w:t>
      </w:r>
    </w:p>
    <w:p w14:paraId="1568D33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核心竞争力：</w:t>
      </w:r>
    </w:p>
    <w:p w14:paraId="717AACF4" w14:textId="77777777" w:rsidR="0086309C" w:rsidRPr="0086309C" w:rsidRDefault="0086309C" w:rsidP="0086309C">
      <w:pPr>
        <w:numPr>
          <w:ilvl w:val="0"/>
          <w:numId w:val="10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AXON AI </w:t>
      </w:r>
      <w:r w:rsidRPr="0086309C">
        <w:rPr>
          <w:rFonts w:ascii="Times New Roman" w:eastAsia="微软雅黑" w:hAnsi="Times New Roman" w:cs="Times New Roman"/>
          <w:b/>
          <w:bCs/>
          <w:sz w:val="22"/>
          <w:szCs w:val="22"/>
        </w:rPr>
        <w:t>技术：</w:t>
      </w:r>
      <w:r w:rsidRPr="0086309C">
        <w:rPr>
          <w:rFonts w:ascii="Times New Roman" w:eastAsia="微软雅黑" w:hAnsi="Times New Roman" w:cs="Times New Roman"/>
          <w:sz w:val="22"/>
          <w:szCs w:val="22"/>
        </w:rPr>
        <w:t xml:space="preserve"> AppLovin</w:t>
      </w:r>
      <w:r w:rsidRPr="0086309C">
        <w:rPr>
          <w:rFonts w:ascii="Times New Roman" w:eastAsia="微软雅黑" w:hAnsi="Times New Roman" w:cs="Times New Roman"/>
          <w:sz w:val="22"/>
          <w:szCs w:val="22"/>
        </w:rPr>
        <w:t>的杀手锏是其人工智能驱动的广告优化引擎</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利用机器学习实时分析海量用户行为数据，为每一次广告展示匹配最合适的广告内容和目标受众，极大提升了广告投放的</w:t>
      </w:r>
      <w:r w:rsidRPr="0086309C">
        <w:rPr>
          <w:rFonts w:ascii="Times New Roman" w:eastAsia="微软雅黑" w:hAnsi="Times New Roman" w:cs="Times New Roman"/>
          <w:b/>
          <w:bCs/>
          <w:sz w:val="22"/>
          <w:szCs w:val="22"/>
        </w:rPr>
        <w:t>精准度和</w:t>
      </w:r>
      <w:r w:rsidRPr="0086309C">
        <w:rPr>
          <w:rFonts w:ascii="Times New Roman" w:eastAsia="微软雅黑" w:hAnsi="Times New Roman" w:cs="Times New Roman"/>
          <w:b/>
          <w:bCs/>
          <w:sz w:val="22"/>
          <w:szCs w:val="22"/>
        </w:rPr>
        <w:t>ROI</w:t>
      </w:r>
      <w:r w:rsidRPr="0086309C">
        <w:rPr>
          <w:rFonts w:ascii="Times New Roman" w:eastAsia="微软雅黑" w:hAnsi="Times New Roman" w:cs="Times New Roman"/>
          <w:sz w:val="22"/>
          <w:szCs w:val="22"/>
        </w:rPr>
        <w:t>。这使得</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的平台可以在不增加用户流失的情况下，提高广告变现效率。据公司披露，</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推出以来显著提高了广告点击率和变现收入，</w:t>
      </w:r>
      <w:r w:rsidRPr="0086309C">
        <w:rPr>
          <w:rFonts w:ascii="Times New Roman" w:eastAsia="微软雅黑" w:hAnsi="Times New Roman" w:cs="Times New Roman"/>
          <w:b/>
          <w:bCs/>
          <w:sz w:val="22"/>
          <w:szCs w:val="22"/>
        </w:rPr>
        <w:t>2023</w:t>
      </w:r>
      <w:r w:rsidRPr="0086309C">
        <w:rPr>
          <w:rFonts w:ascii="Times New Roman" w:eastAsia="微软雅黑" w:hAnsi="Times New Roman" w:cs="Times New Roman"/>
          <w:b/>
          <w:bCs/>
          <w:sz w:val="22"/>
          <w:szCs w:val="22"/>
        </w:rPr>
        <w:t>年公司整体调整后</w:t>
      </w:r>
      <w:r w:rsidRPr="0086309C">
        <w:rPr>
          <w:rFonts w:ascii="Times New Roman" w:eastAsia="微软雅黑" w:hAnsi="Times New Roman" w:cs="Times New Roman"/>
          <w:b/>
          <w:bCs/>
          <w:sz w:val="22"/>
          <w:szCs w:val="22"/>
        </w:rPr>
        <w:t>EBITDA</w:t>
      </w:r>
      <w:r w:rsidRPr="0086309C">
        <w:rPr>
          <w:rFonts w:ascii="Times New Roman" w:eastAsia="微软雅黑" w:hAnsi="Times New Roman" w:cs="Times New Roman"/>
          <w:b/>
          <w:bCs/>
          <w:sz w:val="22"/>
          <w:szCs w:val="22"/>
        </w:rPr>
        <w:t>利润率高达</w:t>
      </w:r>
      <w:r w:rsidRPr="0086309C">
        <w:rPr>
          <w:rFonts w:ascii="Times New Roman" w:eastAsia="微软雅黑" w:hAnsi="Times New Roman" w:cs="Times New Roman"/>
          <w:b/>
          <w:bCs/>
          <w:sz w:val="22"/>
          <w:szCs w:val="22"/>
        </w:rPr>
        <w:t>46%</w:t>
      </w:r>
      <w:r w:rsidRPr="0086309C">
        <w:rPr>
          <w:rFonts w:ascii="Times New Roman" w:eastAsia="微软雅黑" w:hAnsi="Times New Roman" w:cs="Times New Roman"/>
          <w:sz w:val="22"/>
          <w:szCs w:val="22"/>
        </w:rPr>
        <w:t>，很大程度上归功于</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优化带来的效率提升</w:t>
      </w:r>
      <w:r w:rsidRPr="0086309C">
        <w:rPr>
          <w:rFonts w:ascii="Times New Roman" w:eastAsia="微软雅黑" w:hAnsi="Times New Roman" w:cs="Times New Roman"/>
          <w:sz w:val="22"/>
          <w:szCs w:val="22"/>
        </w:rPr>
        <w:t xml:space="preserve"> (</w:t>
      </w:r>
      <w:hyperlink r:id="rId175" w:anchor=":~:text=Total%20revenue%20for%202023%20was,in%202023%20exceeded%20our%20expectations"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 (</w:t>
      </w:r>
      <w:hyperlink r:id="rId176" w:anchor=":~:text=revenue%20growth%20in%20our%20Software,and%20withheld%20a%20total%20of"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的持续升级（如</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年推出的</w:t>
      </w:r>
      <w:r w:rsidRPr="0086309C">
        <w:rPr>
          <w:rFonts w:ascii="Times New Roman" w:eastAsia="微软雅黑" w:hAnsi="Times New Roman" w:cs="Times New Roman"/>
          <w:sz w:val="22"/>
          <w:szCs w:val="22"/>
        </w:rPr>
        <w:t>AXON 2.0</w:t>
      </w:r>
      <w:r w:rsidRPr="0086309C">
        <w:rPr>
          <w:rFonts w:ascii="Times New Roman" w:eastAsia="微软雅黑" w:hAnsi="Times New Roman" w:cs="Times New Roman"/>
          <w:sz w:val="22"/>
          <w:szCs w:val="22"/>
        </w:rPr>
        <w:t>）巩固了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广告投放领域的领先地位。</w:t>
      </w:r>
    </w:p>
    <w:p w14:paraId="0A4A08A7" w14:textId="77777777" w:rsidR="0086309C" w:rsidRPr="0086309C" w:rsidRDefault="0086309C" w:rsidP="0086309C">
      <w:pPr>
        <w:numPr>
          <w:ilvl w:val="0"/>
          <w:numId w:val="10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数据与规模优势：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作为全球主要的移动广告平台之一，</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每天处理数十亿次广告请求，累积了海量的</w:t>
      </w:r>
      <w:r w:rsidRPr="0086309C">
        <w:rPr>
          <w:rFonts w:ascii="Times New Roman" w:eastAsia="微软雅黑" w:hAnsi="Times New Roman" w:cs="Times New Roman"/>
          <w:b/>
          <w:bCs/>
          <w:sz w:val="22"/>
          <w:szCs w:val="22"/>
        </w:rPr>
        <w:t>用户行为和广告效果数据</w:t>
      </w:r>
      <w:r w:rsidRPr="0086309C">
        <w:rPr>
          <w:rFonts w:ascii="Times New Roman" w:eastAsia="微软雅黑" w:hAnsi="Times New Roman" w:cs="Times New Roman"/>
          <w:sz w:val="22"/>
          <w:szCs w:val="22"/>
        </w:rPr>
        <w:t>。这种数据资产反过来训练和提升了</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算法的效果，形成</w:t>
      </w:r>
      <w:r w:rsidRPr="0086309C">
        <w:rPr>
          <w:rFonts w:ascii="Times New Roman" w:eastAsia="微软雅黑" w:hAnsi="Times New Roman" w:cs="Times New Roman"/>
          <w:b/>
          <w:bCs/>
          <w:sz w:val="22"/>
          <w:szCs w:val="22"/>
        </w:rPr>
        <w:t>数据飞轮效应</w:t>
      </w:r>
      <w:r w:rsidRPr="0086309C">
        <w:rPr>
          <w:rFonts w:ascii="Times New Roman" w:eastAsia="微软雅黑" w:hAnsi="Times New Roman" w:cs="Times New Roman"/>
          <w:sz w:val="22"/>
          <w:szCs w:val="22"/>
        </w:rPr>
        <w:t>。同时，公司服务于上千款移动应用和众多广告主，网络规模大意味着能够跨应用执行广告实时竞价，以更高填充率和变现场景取胜中小竞争对手。</w:t>
      </w:r>
    </w:p>
    <w:p w14:paraId="553A9375" w14:textId="77777777" w:rsidR="0086309C" w:rsidRPr="0086309C" w:rsidRDefault="0086309C" w:rsidP="0086309C">
      <w:pPr>
        <w:numPr>
          <w:ilvl w:val="0"/>
          <w:numId w:val="10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产品一体化生态：</w:t>
      </w:r>
      <w:r w:rsidRPr="0086309C">
        <w:rPr>
          <w:rFonts w:ascii="Times New Roman" w:eastAsia="微软雅黑" w:hAnsi="Times New Roman" w:cs="Times New Roman"/>
          <w:sz w:val="22"/>
          <w:szCs w:val="22"/>
        </w:rPr>
        <w:t xml:space="preserve"> AppLovin</w:t>
      </w:r>
      <w:r w:rsidRPr="0086309C">
        <w:rPr>
          <w:rFonts w:ascii="Times New Roman" w:eastAsia="微软雅黑" w:hAnsi="Times New Roman" w:cs="Times New Roman"/>
          <w:sz w:val="22"/>
          <w:szCs w:val="22"/>
        </w:rPr>
        <w:t>通过并购和自主开发，构建了从广告</w:t>
      </w:r>
      <w:r w:rsidRPr="0086309C">
        <w:rPr>
          <w:rFonts w:ascii="Times New Roman" w:eastAsia="微软雅黑" w:hAnsi="Times New Roman" w:cs="Times New Roman"/>
          <w:b/>
          <w:bCs/>
          <w:sz w:val="22"/>
          <w:szCs w:val="22"/>
        </w:rPr>
        <w:t>获取用户（</w:t>
      </w:r>
      <w:r w:rsidRPr="0086309C">
        <w:rPr>
          <w:rFonts w:ascii="Times New Roman" w:eastAsia="微软雅黑" w:hAnsi="Times New Roman" w:cs="Times New Roman"/>
          <w:b/>
          <w:bCs/>
          <w:sz w:val="22"/>
          <w:szCs w:val="22"/>
        </w:rPr>
        <w:t>UA</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广告变现</w:t>
      </w:r>
      <w:r w:rsidRPr="0086309C">
        <w:rPr>
          <w:rFonts w:ascii="Times New Roman" w:eastAsia="微软雅黑" w:hAnsi="Times New Roman" w:cs="Times New Roman"/>
          <w:sz w:val="22"/>
          <w:szCs w:val="22"/>
        </w:rPr>
        <w:t>到</w:t>
      </w:r>
      <w:r w:rsidRPr="0086309C">
        <w:rPr>
          <w:rFonts w:ascii="Times New Roman" w:eastAsia="微软雅黑" w:hAnsi="Times New Roman" w:cs="Times New Roman"/>
          <w:b/>
          <w:bCs/>
          <w:sz w:val="22"/>
          <w:szCs w:val="22"/>
        </w:rPr>
        <w:t>效果分析</w:t>
      </w:r>
      <w:r w:rsidRPr="0086309C">
        <w:rPr>
          <w:rFonts w:ascii="Times New Roman" w:eastAsia="微软雅黑" w:hAnsi="Times New Roman" w:cs="Times New Roman"/>
          <w:sz w:val="22"/>
          <w:szCs w:val="22"/>
        </w:rPr>
        <w:t>的一体化产品矩阵。例如</w:t>
      </w:r>
      <w:r w:rsidRPr="0086309C">
        <w:rPr>
          <w:rFonts w:ascii="Times New Roman" w:eastAsia="微软雅黑" w:hAnsi="Times New Roman" w:cs="Times New Roman"/>
          <w:sz w:val="22"/>
          <w:szCs w:val="22"/>
        </w:rPr>
        <w:t>AppDiscovery</w:t>
      </w:r>
      <w:r w:rsidRPr="0086309C">
        <w:rPr>
          <w:rFonts w:ascii="Times New Roman" w:eastAsia="微软雅黑" w:hAnsi="Times New Roman" w:cs="Times New Roman"/>
          <w:sz w:val="22"/>
          <w:szCs w:val="22"/>
        </w:rPr>
        <w:t>负责引流拉新，</w:t>
      </w:r>
      <w:r w:rsidRPr="0086309C">
        <w:rPr>
          <w:rFonts w:ascii="Times New Roman" w:eastAsia="微软雅黑" w:hAnsi="Times New Roman" w:cs="Times New Roman"/>
          <w:sz w:val="22"/>
          <w:szCs w:val="22"/>
        </w:rPr>
        <w:t>MAX</w:t>
      </w:r>
      <w:r w:rsidRPr="0086309C">
        <w:rPr>
          <w:rFonts w:ascii="Times New Roman" w:eastAsia="微软雅黑" w:hAnsi="Times New Roman" w:cs="Times New Roman"/>
          <w:sz w:val="22"/>
          <w:szCs w:val="22"/>
        </w:rPr>
        <w:t>负责变现，</w:t>
      </w:r>
      <w:r w:rsidRPr="0086309C">
        <w:rPr>
          <w:rFonts w:ascii="Times New Roman" w:eastAsia="微软雅黑" w:hAnsi="Times New Roman" w:cs="Times New Roman"/>
          <w:sz w:val="22"/>
          <w:szCs w:val="22"/>
        </w:rPr>
        <w:t>Adjust</w:t>
      </w:r>
      <w:r w:rsidRPr="0086309C">
        <w:rPr>
          <w:rFonts w:ascii="Times New Roman" w:eastAsia="微软雅黑" w:hAnsi="Times New Roman" w:cs="Times New Roman"/>
          <w:sz w:val="22"/>
          <w:szCs w:val="22"/>
        </w:rPr>
        <w:t>提供追踪归因。这些服务无缝衔接，为客户提供端到端解决方案，提高客户黏性。在移动广告买量与变现行业，</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提供了</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一站式</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平台</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，这在分散的广告技术市场中具有差异化竞争优势。</w:t>
      </w:r>
    </w:p>
    <w:p w14:paraId="4337D076" w14:textId="77777777" w:rsidR="0086309C" w:rsidRPr="0086309C" w:rsidRDefault="0086309C" w:rsidP="0086309C">
      <w:pPr>
        <w:numPr>
          <w:ilvl w:val="0"/>
          <w:numId w:val="101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强劲的执行和转型能力：</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管理层在市场环境变化时展现出快速应变能力。例如面对苹果</w:t>
      </w:r>
      <w:r w:rsidRPr="0086309C">
        <w:rPr>
          <w:rFonts w:ascii="Times New Roman" w:eastAsia="微软雅黑" w:hAnsi="Times New Roman" w:cs="Times New Roman"/>
          <w:sz w:val="22"/>
          <w:szCs w:val="22"/>
        </w:rPr>
        <w:t>ATT</w:t>
      </w:r>
      <w:r w:rsidRPr="0086309C">
        <w:rPr>
          <w:rFonts w:ascii="Times New Roman" w:eastAsia="微软雅黑" w:hAnsi="Times New Roman" w:cs="Times New Roman"/>
          <w:sz w:val="22"/>
          <w:szCs w:val="22"/>
        </w:rPr>
        <w:t>隐私政策冲击，公司及时优化广告技术并加大非个性化投放，使业绩在</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年迅速反弹。又如</w:t>
      </w:r>
      <w:r w:rsidRPr="0086309C">
        <w:rPr>
          <w:rFonts w:ascii="Times New Roman" w:eastAsia="微软雅黑" w:hAnsi="Times New Roman" w:cs="Times New Roman"/>
          <w:sz w:val="22"/>
          <w:szCs w:val="22"/>
        </w:rPr>
        <w:t>2022-2023</w:t>
      </w:r>
      <w:r w:rsidRPr="0086309C">
        <w:rPr>
          <w:rFonts w:ascii="Times New Roman" w:eastAsia="微软雅黑" w:hAnsi="Times New Roman" w:cs="Times New Roman"/>
          <w:sz w:val="22"/>
          <w:szCs w:val="22"/>
        </w:rPr>
        <w:t>年果断收缩低增长的游戏业务、专注投资广告平台，使公司重新回到高速增长轨道。这种战略定力和执行力，也是</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实现从传统手游公司转型为高科技广告平台的关键。</w:t>
      </w:r>
    </w:p>
    <w:p w14:paraId="4F451A5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4. </w:t>
      </w:r>
      <w:r w:rsidRPr="0086309C">
        <w:rPr>
          <w:rFonts w:ascii="Times New Roman" w:eastAsia="微软雅黑" w:hAnsi="Times New Roman" w:cs="Times New Roman"/>
          <w:b/>
          <w:bCs/>
          <w:sz w:val="22"/>
          <w:szCs w:val="22"/>
        </w:rPr>
        <w:t>财务分析</w:t>
      </w:r>
    </w:p>
    <w:p w14:paraId="2910E69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收入与增长：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受益于软件平台业务的爆发式增长，</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的财务表现近年来强劲复苏。</w:t>
      </w:r>
      <w:r w:rsidRPr="0086309C">
        <w:rPr>
          <w:rFonts w:ascii="Times New Roman" w:eastAsia="微软雅黑" w:hAnsi="Times New Roman" w:cs="Times New Roman"/>
          <w:b/>
          <w:bCs/>
          <w:sz w:val="22"/>
          <w:szCs w:val="22"/>
        </w:rPr>
        <w:t>2023</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全年总营收为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$33.28</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，同比增长</w:t>
      </w:r>
      <w:r w:rsidRPr="0086309C">
        <w:rPr>
          <w:rFonts w:ascii="Times New Roman" w:eastAsia="微软雅黑" w:hAnsi="Times New Roman" w:cs="Times New Roman"/>
          <w:sz w:val="22"/>
          <w:szCs w:val="22"/>
        </w:rPr>
        <w:t>17% (</w:t>
      </w:r>
      <w:hyperlink r:id="rId177" w:anchor=":~:text=Total%20revenue%20for%202023%20was,in%202023%20exceeded%20our%20expectations"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。而随着</w:t>
      </w:r>
      <w:r w:rsidRPr="0086309C">
        <w:rPr>
          <w:rFonts w:ascii="Times New Roman" w:eastAsia="微软雅黑" w:hAnsi="Times New Roman" w:cs="Times New Roman"/>
          <w:sz w:val="22"/>
          <w:szCs w:val="22"/>
        </w:rPr>
        <w:t>AXON 2.0</w:t>
      </w:r>
      <w:r w:rsidRPr="0086309C">
        <w:rPr>
          <w:rFonts w:ascii="Times New Roman" w:eastAsia="微软雅黑" w:hAnsi="Times New Roman" w:cs="Times New Roman"/>
          <w:sz w:val="22"/>
          <w:szCs w:val="22"/>
        </w:rPr>
        <w:t>全面发力和移动广告市场回暖，</w:t>
      </w: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业绩进一步加速：根据最新财报数据，</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年全年营收达到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$47.1</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，同比大增</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43.4%</w:t>
      </w:r>
      <w:r w:rsidRPr="0086309C">
        <w:rPr>
          <w:rFonts w:ascii="Times New Roman" w:eastAsia="微软雅黑" w:hAnsi="Times New Roman" w:cs="Times New Roman"/>
          <w:sz w:val="22"/>
          <w:szCs w:val="22"/>
        </w:rPr>
        <w:t xml:space="preserve"> (</w:t>
      </w:r>
      <w:hyperlink r:id="rId178" w:anchor=":~:text=AppLovin%20Revenue" w:history="1">
        <w:r w:rsidRPr="0086309C">
          <w:rPr>
            <w:rStyle w:val="af0"/>
            <w:rFonts w:ascii="Times New Roman" w:eastAsia="微软雅黑" w:hAnsi="Times New Roman" w:cs="Times New Roman"/>
            <w:sz w:val="22"/>
            <w:szCs w:val="22"/>
          </w:rPr>
          <w:t>AppLovin Revenue 2018-2024 - StockAnalysis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。其中</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年第四季度营收</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$13.73</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，同比增长约</w:t>
      </w:r>
      <w:r w:rsidRPr="0086309C">
        <w:rPr>
          <w:rFonts w:ascii="Times New Roman" w:eastAsia="微软雅黑" w:hAnsi="Times New Roman" w:cs="Times New Roman"/>
          <w:sz w:val="22"/>
          <w:szCs w:val="22"/>
        </w:rPr>
        <w:t>44%</w:t>
      </w:r>
      <w:r w:rsidRPr="0086309C">
        <w:rPr>
          <w:rFonts w:ascii="Times New Roman" w:eastAsia="微软雅黑" w:hAnsi="Times New Roman" w:cs="Times New Roman"/>
          <w:sz w:val="22"/>
          <w:szCs w:val="22"/>
        </w:rPr>
        <w:t>，大幅超出市场预期。这一增长主要由广告平台业务驱动</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年软件平台收入强劲上升，而自营游戏收入占比下降，表明公司成功实现了收入结构转型。此外，公司未来营收有望继续稳步扩张。华尔街分析师一致预测</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w:t>
      </w:r>
      <w:r w:rsidRPr="0086309C">
        <w:rPr>
          <w:rFonts w:ascii="Times New Roman" w:eastAsia="微软雅黑" w:hAnsi="Times New Roman" w:cs="Times New Roman"/>
          <w:sz w:val="22"/>
          <w:szCs w:val="22"/>
        </w:rPr>
        <w:t>营收将达</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$57.6</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左右，同比增长约</w:t>
      </w:r>
      <w:r w:rsidRPr="0086309C">
        <w:rPr>
          <w:rFonts w:ascii="Times New Roman" w:eastAsia="微软雅黑" w:hAnsi="Times New Roman" w:cs="Times New Roman"/>
          <w:sz w:val="22"/>
          <w:szCs w:val="22"/>
        </w:rPr>
        <w:t>21%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，尽管增长率较前期有所放缓但仍高于行业平均水平。</w:t>
      </w:r>
    </w:p>
    <w:p w14:paraId="086AAD9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盈利能力：</w:t>
      </w:r>
      <w:r w:rsidRPr="0086309C">
        <w:rPr>
          <w:rFonts w:ascii="Times New Roman" w:eastAsia="微软雅黑" w:hAnsi="Times New Roman" w:cs="Times New Roman"/>
          <w:sz w:val="22"/>
          <w:szCs w:val="22"/>
        </w:rPr>
        <w:t xml:space="preserve"> AppLovin</w:t>
      </w:r>
      <w:r w:rsidRPr="0086309C">
        <w:rPr>
          <w:rFonts w:ascii="Times New Roman" w:eastAsia="微软雅黑" w:hAnsi="Times New Roman" w:cs="Times New Roman"/>
          <w:sz w:val="22"/>
          <w:szCs w:val="22"/>
        </w:rPr>
        <w:t>的盈利能力在广告技术行业中名列前茅。随着高毛利的软件平台业务占比提升，公司整体毛利率和利润率显著改善：</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年毛利率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64.9%</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年前三季度毛利率已升至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71.3%</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调整后</w:t>
      </w:r>
      <w:r w:rsidRPr="0086309C">
        <w:rPr>
          <w:rFonts w:ascii="Times New Roman" w:eastAsia="微软雅黑" w:hAnsi="Times New Roman" w:cs="Times New Roman"/>
          <w:b/>
          <w:bCs/>
          <w:sz w:val="22"/>
          <w:szCs w:val="22"/>
        </w:rPr>
        <w:t>EBITDA</w:t>
      </w:r>
      <w:r w:rsidRPr="0086309C">
        <w:rPr>
          <w:rFonts w:ascii="Times New Roman" w:eastAsia="微软雅黑" w:hAnsi="Times New Roman" w:cs="Times New Roman"/>
          <w:sz w:val="22"/>
          <w:szCs w:val="22"/>
        </w:rPr>
        <w:t>方面，</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$15.0</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利率</w:t>
      </w:r>
      <w:r w:rsidRPr="0086309C">
        <w:rPr>
          <w:rFonts w:ascii="Times New Roman" w:eastAsia="微软雅黑" w:hAnsi="Times New Roman" w:cs="Times New Roman"/>
          <w:sz w:val="22"/>
          <w:szCs w:val="22"/>
        </w:rPr>
        <w:t>46%</w:t>
      </w:r>
      <w:r w:rsidRPr="0086309C">
        <w:rPr>
          <w:rFonts w:ascii="Times New Roman" w:eastAsia="微软雅黑" w:hAnsi="Times New Roman" w:cs="Times New Roman"/>
          <w:sz w:val="22"/>
          <w:szCs w:val="22"/>
        </w:rPr>
        <w:t>），而</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年在收入增长带动和成本控制下，全年调整后</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猛增至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$22.5</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，利润率超过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48%</w:t>
      </w:r>
      <w:r w:rsidRPr="0086309C">
        <w:rPr>
          <w:rFonts w:ascii="Times New Roman" w:eastAsia="微软雅黑" w:hAnsi="Times New Roman" w:cs="Times New Roman"/>
          <w:sz w:val="22"/>
          <w:szCs w:val="22"/>
        </w:rPr>
        <w:t xml:space="preserve"> (</w:t>
      </w:r>
      <w:hyperlink r:id="rId179" w:anchor=":~:text=Total%20revenue%20for%202023%20was,in%202023%20exceeded%20our%20expectations"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 (</w:t>
      </w:r>
      <w:hyperlink r:id="rId180" w:anchor=":~:text=revenue%20growth%20in%20our%20Software,and%20withheld%20a%20total%20of"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。最新的</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Q4</w:t>
      </w:r>
      <w:r w:rsidRPr="0086309C">
        <w:rPr>
          <w:rFonts w:ascii="Times New Roman" w:eastAsia="微软雅黑" w:hAnsi="Times New Roman" w:cs="Times New Roman"/>
          <w:sz w:val="22"/>
          <w:szCs w:val="22"/>
        </w:rPr>
        <w:t>单季</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利润率更是达到</w:t>
      </w:r>
      <w:r w:rsidRPr="0086309C">
        <w:rPr>
          <w:rFonts w:ascii="Times New Roman" w:eastAsia="微软雅黑" w:hAnsi="Times New Roman" w:cs="Times New Roman"/>
          <w:sz w:val="22"/>
          <w:szCs w:val="22"/>
        </w:rPr>
        <w:t>50%</w:t>
      </w:r>
      <w:r w:rsidRPr="0086309C">
        <w:rPr>
          <w:rFonts w:ascii="Times New Roman" w:eastAsia="微软雅黑" w:hAnsi="Times New Roman" w:cs="Times New Roman"/>
          <w:sz w:val="22"/>
          <w:szCs w:val="22"/>
        </w:rPr>
        <w:t>，显示出卓越的经营杠杆效应。净利润也由</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年的亏损转为盈利：</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年净利润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$3.57</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（净利率</w:t>
      </w:r>
      <w:r w:rsidRPr="0086309C">
        <w:rPr>
          <w:rFonts w:ascii="Times New Roman" w:eastAsia="微软雅黑" w:hAnsi="Times New Roman" w:cs="Times New Roman"/>
          <w:sz w:val="22"/>
          <w:szCs w:val="22"/>
        </w:rPr>
        <w:t>11%</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年净利进一步大幅提高（</w:t>
      </w:r>
      <w:r w:rsidRPr="0086309C">
        <w:rPr>
          <w:rFonts w:ascii="Times New Roman" w:eastAsia="微软雅黑" w:hAnsi="Times New Roman" w:cs="Times New Roman"/>
          <w:sz w:val="22"/>
          <w:szCs w:val="22"/>
        </w:rPr>
        <w:t>Q4</w:t>
      </w:r>
      <w:r w:rsidRPr="0086309C">
        <w:rPr>
          <w:rFonts w:ascii="Times New Roman" w:eastAsia="微软雅黑" w:hAnsi="Times New Roman" w:cs="Times New Roman"/>
          <w:sz w:val="22"/>
          <w:szCs w:val="22"/>
        </w:rPr>
        <w:t>净利</w:t>
      </w:r>
      <w:r w:rsidRPr="0086309C">
        <w:rPr>
          <w:rFonts w:ascii="Times New Roman" w:eastAsia="微软雅黑" w:hAnsi="Times New Roman" w:cs="Times New Roman"/>
          <w:sz w:val="22"/>
          <w:szCs w:val="22"/>
        </w:rPr>
        <w:t>$1.72</w:t>
      </w:r>
      <w:r w:rsidRPr="0086309C">
        <w:rPr>
          <w:rFonts w:ascii="Times New Roman" w:eastAsia="微软雅黑" w:hAnsi="Times New Roman" w:cs="Times New Roman"/>
          <w:sz w:val="22"/>
          <w:szCs w:val="22"/>
        </w:rPr>
        <w:t>亿，净利率</w:t>
      </w:r>
      <w:r w:rsidRPr="0086309C">
        <w:rPr>
          <w:rFonts w:ascii="Times New Roman" w:eastAsia="微软雅黑" w:hAnsi="Times New Roman" w:cs="Times New Roman"/>
          <w:sz w:val="22"/>
          <w:szCs w:val="22"/>
        </w:rPr>
        <w:t>18% (</w:t>
      </w:r>
      <w:hyperlink r:id="rId181" w:anchor=":~:text=In%20the%20fourth%20quarter%2C%20we,with%20net%20income%20of%20%24357"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自由现金流（</w:t>
      </w:r>
      <w:r w:rsidRPr="0086309C">
        <w:rPr>
          <w:rFonts w:ascii="Times New Roman" w:eastAsia="微软雅黑" w:hAnsi="Times New Roman" w:cs="Times New Roman"/>
          <w:sz w:val="22"/>
          <w:szCs w:val="22"/>
        </w:rPr>
        <w:t>FCF</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充沛：</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年经营活动现金流</w:t>
      </w:r>
      <w:r w:rsidRPr="0086309C">
        <w:rPr>
          <w:rFonts w:ascii="Times New Roman" w:eastAsia="微软雅黑" w:hAnsi="Times New Roman" w:cs="Times New Roman"/>
          <w:sz w:val="22"/>
          <w:szCs w:val="22"/>
        </w:rPr>
        <w:t>$11</w:t>
      </w:r>
      <w:r w:rsidRPr="0086309C">
        <w:rPr>
          <w:rFonts w:ascii="Times New Roman" w:eastAsia="微软雅黑" w:hAnsi="Times New Roman" w:cs="Times New Roman"/>
          <w:sz w:val="22"/>
          <w:szCs w:val="22"/>
        </w:rPr>
        <w:t>亿，自由现金流约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$10</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 xml:space="preserve"> (</w:t>
      </w:r>
      <w:hyperlink r:id="rId182" w:anchor=":~:text=of%2011,business%20every%20quarter%20this%20year"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年自由现金流持续增长，全年估计超过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$16</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，为公司提供了实施股票回购、债务偿还的充足资金支持。整体来看，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已从一家高投入高亏损的成长型公司，转变为高盈利、高现金产出的成熟企业。</w:t>
      </w:r>
    </w:p>
    <w:p w14:paraId="7F92039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财务结构：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由于历史上通过举债并购游戏资产，</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资产负债表的杠杆较高。截止</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年底，公司长期债务约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$35</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，股东权益约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$11</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债务股权比率</w:t>
      </w:r>
      <w:r w:rsidRPr="0086309C">
        <w:rPr>
          <w:rFonts w:ascii="Times New Roman" w:eastAsia="微软雅黑" w:hAnsi="Times New Roman" w:cs="Times New Roman"/>
          <w:sz w:val="22"/>
          <w:szCs w:val="22"/>
        </w:rPr>
        <w:t>超过</w:t>
      </w:r>
      <w:r w:rsidRPr="0086309C">
        <w:rPr>
          <w:rFonts w:ascii="Times New Roman" w:eastAsia="微软雅黑" w:hAnsi="Times New Roman" w:cs="Times New Roman"/>
          <w:sz w:val="22"/>
          <w:szCs w:val="22"/>
        </w:rPr>
        <w:t>300%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。尽管绝对负债较高，但由于</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利润强劲，</w:t>
      </w:r>
      <w:r w:rsidRPr="0086309C">
        <w:rPr>
          <w:rFonts w:ascii="Times New Roman" w:eastAsia="微软雅黑" w:hAnsi="Times New Roman" w:cs="Times New Roman"/>
          <w:b/>
          <w:bCs/>
          <w:sz w:val="22"/>
          <w:szCs w:val="22"/>
        </w:rPr>
        <w:t>净债务</w:t>
      </w:r>
      <w:r w:rsidRPr="0086309C">
        <w:rPr>
          <w:rFonts w:ascii="Times New Roman" w:eastAsia="微软雅黑" w:hAnsi="Times New Roman" w:cs="Times New Roman"/>
          <w:b/>
          <w:bCs/>
          <w:sz w:val="22"/>
          <w:szCs w:val="22"/>
        </w:rPr>
        <w:t>/EBITDA</w:t>
      </w:r>
      <w:r w:rsidRPr="0086309C">
        <w:rPr>
          <w:rFonts w:ascii="Times New Roman" w:eastAsia="微软雅黑" w:hAnsi="Times New Roman" w:cs="Times New Roman"/>
          <w:b/>
          <w:bCs/>
          <w:sz w:val="22"/>
          <w:szCs w:val="22"/>
        </w:rPr>
        <w:t>比</w:t>
      </w:r>
      <w:r w:rsidRPr="0086309C">
        <w:rPr>
          <w:rFonts w:ascii="Times New Roman" w:eastAsia="微软雅黑" w:hAnsi="Times New Roman" w:cs="Times New Roman"/>
          <w:sz w:val="22"/>
          <w:szCs w:val="22"/>
        </w:rPr>
        <w:t>保持在合理水平。同时，公司持有现金及等价物约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$5.68</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，短期流动性尚可。利息支出相对于</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的比例不高，债务风险在可控范围内。不过，需要关注利率上行和业务波动对偿债的影响。财务杠杆放大了股东回报：</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年公司</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ROE</w:t>
      </w:r>
      <w:r w:rsidRPr="0086309C">
        <w:rPr>
          <w:rFonts w:ascii="Times New Roman" w:eastAsia="微软雅黑" w:hAnsi="Times New Roman" w:cs="Times New Roman"/>
          <w:b/>
          <w:bCs/>
          <w:sz w:val="22"/>
          <w:szCs w:val="22"/>
        </w:rPr>
        <w:t>（净资产回报率）极高，一定程度上受益于高负债经营，但这也意味着未来财务风险</w:t>
      </w:r>
      <w:r w:rsidRPr="0086309C">
        <w:rPr>
          <w:rFonts w:ascii="Times New Roman" w:eastAsia="微软雅黑" w:hAnsi="Times New Roman" w:cs="Times New Roman"/>
          <w:sz w:val="22"/>
          <w:szCs w:val="22"/>
        </w:rPr>
        <w:t>放大</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。好消息是，公司管理层已着手降低杠杆，除了将剥离游戏业务回笼现金外，亦持续用盈余现金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回购股票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年回购了</w:t>
      </w:r>
      <w:r w:rsidRPr="0086309C">
        <w:rPr>
          <w:rFonts w:ascii="Times New Roman" w:eastAsia="微软雅黑" w:hAnsi="Times New Roman" w:cs="Times New Roman"/>
          <w:sz w:val="22"/>
          <w:szCs w:val="22"/>
        </w:rPr>
        <w:t>5430</w:t>
      </w:r>
      <w:r w:rsidRPr="0086309C">
        <w:rPr>
          <w:rFonts w:ascii="Times New Roman" w:eastAsia="微软雅黑" w:hAnsi="Times New Roman" w:cs="Times New Roman"/>
          <w:sz w:val="22"/>
          <w:szCs w:val="22"/>
        </w:rPr>
        <w:t>万股，占总股本近</w:t>
      </w:r>
      <w:r w:rsidRPr="0086309C">
        <w:rPr>
          <w:rFonts w:ascii="Times New Roman" w:eastAsia="微软雅黑" w:hAnsi="Times New Roman" w:cs="Times New Roman"/>
          <w:sz w:val="22"/>
          <w:szCs w:val="22"/>
        </w:rPr>
        <w:t>10% (</w:t>
      </w:r>
      <w:hyperlink r:id="rId183" w:anchor=":~:text=combination%20of%20share%20management%20and,25" w:history="1">
        <w:r w:rsidRPr="0086309C">
          <w:rPr>
            <w:rStyle w:val="af0"/>
            <w:rFonts w:ascii="Times New Roman" w:eastAsia="微软雅黑" w:hAnsi="Times New Roman" w:cs="Times New Roman"/>
            <w:sz w:val="22"/>
            <w:szCs w:val="22"/>
          </w:rPr>
          <w:t>Shareholder Letter - Financial Overview Pages Q4 2023-2024-02-13-14-19</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），这些举措将逐步改善资产负债结构。</w:t>
      </w:r>
    </w:p>
    <w:p w14:paraId="1FA0CF9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关键财务指标表现：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公司近年各项指标呈健康趋势：销售收入年均复合增长率超过</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，毛利率提高至</w:t>
      </w:r>
      <w:r w:rsidRPr="0086309C">
        <w:rPr>
          <w:rFonts w:ascii="Times New Roman" w:eastAsia="微软雅黑" w:hAnsi="Times New Roman" w:cs="Times New Roman"/>
          <w:sz w:val="22"/>
          <w:szCs w:val="22"/>
        </w:rPr>
        <w:t>70%</w:t>
      </w:r>
      <w:r w:rsidRPr="0086309C">
        <w:rPr>
          <w:rFonts w:ascii="Times New Roman" w:eastAsia="微软雅黑" w:hAnsi="Times New Roman" w:cs="Times New Roman"/>
          <w:sz w:val="22"/>
          <w:szCs w:val="22"/>
        </w:rPr>
        <w:t>以上；营业费用随收入增长保持适度，销售费用率逐渐下降，经营杠杆凸显；每股收益增长迅猛，</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EPS</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$4.54</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TTM</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hyperlink r:id="rId184" w:anchor=":~:text=Scroll%20to%20Statements" w:history="1">
        <w:r w:rsidRPr="0086309C">
          <w:rPr>
            <w:rStyle w:val="af0"/>
            <w:rFonts w:ascii="Times New Roman" w:eastAsia="微软雅黑" w:hAnsi="Times New Roman" w:cs="Times New Roman"/>
            <w:sz w:val="22"/>
            <w:szCs w:val="22"/>
          </w:rPr>
          <w:t>APP - Applovin Corp Stock Price and Quote</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。值得注意的是，</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b/>
          <w:bCs/>
          <w:sz w:val="22"/>
          <w:szCs w:val="22"/>
        </w:rPr>
        <w:t>资本回报率</w:t>
      </w:r>
      <w:r w:rsidRPr="0086309C">
        <w:rPr>
          <w:rFonts w:ascii="Times New Roman" w:eastAsia="微软雅黑" w:hAnsi="Times New Roman" w:cs="Times New Roman"/>
          <w:b/>
          <w:bCs/>
          <w:sz w:val="22"/>
          <w:szCs w:val="22"/>
        </w:rPr>
        <w:t>ROIC</w:t>
      </w:r>
      <w:r w:rsidRPr="0086309C">
        <w:rPr>
          <w:rFonts w:ascii="Times New Roman" w:eastAsia="微软雅黑" w:hAnsi="Times New Roman" w:cs="Times New Roman"/>
          <w:sz w:val="22"/>
          <w:szCs w:val="22"/>
        </w:rPr>
        <w:t>远高于加权平均资本成本</w:t>
      </w:r>
      <w:r w:rsidRPr="0086309C">
        <w:rPr>
          <w:rFonts w:ascii="Times New Roman" w:eastAsia="微软雅黑" w:hAnsi="Times New Roman" w:cs="Times New Roman"/>
          <w:sz w:val="22"/>
          <w:szCs w:val="22"/>
        </w:rPr>
        <w:t>WACC</w:t>
      </w:r>
      <w:r w:rsidRPr="0086309C">
        <w:rPr>
          <w:rFonts w:ascii="Times New Roman" w:eastAsia="微软雅黑" w:hAnsi="Times New Roman" w:cs="Times New Roman"/>
          <w:sz w:val="22"/>
          <w:szCs w:val="22"/>
        </w:rPr>
        <w:t>，这意味着公司在创造超额价值</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。综合来看，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财务状况良好，高增长配合高</w:t>
      </w:r>
      <w:r w:rsidRPr="0086309C">
        <w:rPr>
          <w:rFonts w:ascii="Times New Roman" w:eastAsia="微软雅黑" w:hAnsi="Times New Roman" w:cs="Times New Roman"/>
          <w:sz w:val="22"/>
          <w:szCs w:val="22"/>
        </w:rPr>
        <w:lastRenderedPageBreak/>
        <w:t>利润率，使其具备内生性现金流自给的能力。但投资者亦应持续关注</w:t>
      </w:r>
      <w:r w:rsidRPr="0086309C">
        <w:rPr>
          <w:rFonts w:ascii="Times New Roman" w:eastAsia="微软雅黑" w:hAnsi="Times New Roman" w:cs="Times New Roman"/>
          <w:b/>
          <w:bCs/>
          <w:sz w:val="22"/>
          <w:szCs w:val="22"/>
        </w:rPr>
        <w:t>应收账款、营运资金周转</w:t>
      </w:r>
      <w:r w:rsidRPr="0086309C">
        <w:rPr>
          <w:rFonts w:ascii="Times New Roman" w:eastAsia="微软雅黑" w:hAnsi="Times New Roman" w:cs="Times New Roman"/>
          <w:sz w:val="22"/>
          <w:szCs w:val="22"/>
        </w:rPr>
        <w:t>等指标，以确保快速扩张下的财务运营质量。</w:t>
      </w:r>
    </w:p>
    <w:p w14:paraId="7748809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i/>
          <w:iCs/>
          <w:sz w:val="22"/>
          <w:szCs w:val="22"/>
        </w:rPr>
        <w:t>(</w:t>
      </w:r>
      <w:r w:rsidRPr="0086309C">
        <w:rPr>
          <w:rFonts w:ascii="Times New Roman" w:eastAsia="微软雅黑" w:hAnsi="Times New Roman" w:cs="Times New Roman"/>
          <w:i/>
          <w:iCs/>
          <w:sz w:val="22"/>
          <w:szCs w:val="22"/>
        </w:rPr>
        <w:t>数据可视化：下图展示了</w:t>
      </w:r>
      <w:r w:rsidRPr="0086309C">
        <w:rPr>
          <w:rFonts w:ascii="Times New Roman" w:eastAsia="微软雅黑" w:hAnsi="Times New Roman" w:cs="Times New Roman"/>
          <w:i/>
          <w:iCs/>
          <w:sz w:val="22"/>
          <w:szCs w:val="22"/>
        </w:rPr>
        <w:t>AppLovin</w:t>
      </w:r>
      <w:r w:rsidRPr="0086309C">
        <w:rPr>
          <w:rFonts w:ascii="Times New Roman" w:eastAsia="微软雅黑" w:hAnsi="Times New Roman" w:cs="Times New Roman"/>
          <w:i/>
          <w:iCs/>
          <w:sz w:val="22"/>
          <w:szCs w:val="22"/>
        </w:rPr>
        <w:t>近年来收入与利润的快速增长趋势，以及软件平台与自营应用两大业务营收构成的变化。可以看出，软件平台业务（蓝色）自</w:t>
      </w:r>
      <w:r w:rsidRPr="0086309C">
        <w:rPr>
          <w:rFonts w:ascii="Times New Roman" w:eastAsia="微软雅黑" w:hAnsi="Times New Roman" w:cs="Times New Roman"/>
          <w:i/>
          <w:iCs/>
          <w:sz w:val="22"/>
          <w:szCs w:val="22"/>
        </w:rPr>
        <w:t>2021</w:t>
      </w:r>
      <w:r w:rsidRPr="0086309C">
        <w:rPr>
          <w:rFonts w:ascii="Times New Roman" w:eastAsia="微软雅黑" w:hAnsi="Times New Roman" w:cs="Times New Roman"/>
          <w:i/>
          <w:iCs/>
          <w:sz w:val="22"/>
          <w:szCs w:val="22"/>
        </w:rPr>
        <w:t>年以来实现爆发式增长，已成为收入主引擎，而应用业务（灰色）占比逐步下降。</w:t>
      </w:r>
      <w:r w:rsidRPr="0086309C">
        <w:rPr>
          <w:rFonts w:ascii="Times New Roman" w:eastAsia="微软雅黑" w:hAnsi="Times New Roman" w:cs="Times New Roman"/>
          <w:i/>
          <w:iCs/>
          <w:sz w:val="22"/>
          <w:szCs w:val="22"/>
        </w:rPr>
        <w:t>)</w:t>
      </w:r>
    </w:p>
    <w:p w14:paraId="3379E53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xml:space="preserve">) </w:t>
      </w:r>
    </w:p>
    <w:p w14:paraId="665A5573" w14:textId="77777777" w:rsidR="0086309C" w:rsidRPr="0086309C" w:rsidRDefault="0086309C" w:rsidP="0086309C">
      <w:pPr>
        <w:rPr>
          <w:rFonts w:ascii="Times New Roman" w:eastAsia="微软雅黑" w:hAnsi="Times New Roman" w:cs="Times New Roman"/>
          <w:sz w:val="22"/>
          <w:szCs w:val="22"/>
        </w:rPr>
      </w:pPr>
    </w:p>
    <w:p w14:paraId="328D160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i/>
          <w:iCs/>
          <w:sz w:val="22"/>
          <w:szCs w:val="22"/>
        </w:rPr>
        <w:t>图：</w:t>
      </w:r>
      <w:r w:rsidRPr="0086309C">
        <w:rPr>
          <w:rFonts w:ascii="Times New Roman" w:eastAsia="微软雅黑" w:hAnsi="Times New Roman" w:cs="Times New Roman"/>
          <w:i/>
          <w:iCs/>
          <w:sz w:val="22"/>
          <w:szCs w:val="22"/>
        </w:rPr>
        <w:t>AppLovin</w:t>
      </w:r>
      <w:r w:rsidRPr="0086309C">
        <w:rPr>
          <w:rFonts w:ascii="Times New Roman" w:eastAsia="微软雅黑" w:hAnsi="Times New Roman" w:cs="Times New Roman"/>
          <w:i/>
          <w:iCs/>
          <w:sz w:val="22"/>
          <w:szCs w:val="22"/>
        </w:rPr>
        <w:t>总营收及业务分部营收（</w:t>
      </w:r>
      <w:r w:rsidRPr="0086309C">
        <w:rPr>
          <w:rFonts w:ascii="Times New Roman" w:eastAsia="微软雅黑" w:hAnsi="Times New Roman" w:cs="Times New Roman"/>
          <w:i/>
          <w:iCs/>
          <w:sz w:val="22"/>
          <w:szCs w:val="22"/>
        </w:rPr>
        <w:t xml:space="preserve">2019–2024 </w:t>
      </w:r>
      <w:r w:rsidRPr="0086309C">
        <w:rPr>
          <w:rFonts w:ascii="Times New Roman" w:eastAsia="微软雅黑" w:hAnsi="Times New Roman" w:cs="Times New Roman"/>
          <w:i/>
          <w:iCs/>
          <w:sz w:val="22"/>
          <w:szCs w:val="22"/>
        </w:rPr>
        <w:t>年，单位：亿美元）</w:t>
      </w:r>
    </w:p>
    <w:p w14:paraId="699246E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5. </w:t>
      </w:r>
      <w:r w:rsidRPr="0086309C">
        <w:rPr>
          <w:rFonts w:ascii="Times New Roman" w:eastAsia="微软雅黑" w:hAnsi="Times New Roman" w:cs="Times New Roman"/>
          <w:b/>
          <w:bCs/>
          <w:sz w:val="22"/>
          <w:szCs w:val="22"/>
        </w:rPr>
        <w:t>估值分析</w:t>
      </w:r>
    </w:p>
    <w:p w14:paraId="2BB6251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相对估值</w:t>
      </w:r>
      <w:r w:rsidRPr="0086309C">
        <w:rPr>
          <w:rFonts w:ascii="Times New Roman" w:eastAsia="微软雅黑" w:hAnsi="Times New Roman" w:cs="Times New Roman"/>
          <w:b/>
          <w:bCs/>
          <w:sz w:val="22"/>
          <w:szCs w:val="22"/>
        </w:rPr>
        <w:t xml:space="preserve"> – </w:t>
      </w:r>
      <w:r w:rsidRPr="0086309C">
        <w:rPr>
          <w:rFonts w:ascii="Times New Roman" w:eastAsia="微软雅黑" w:hAnsi="Times New Roman" w:cs="Times New Roman"/>
          <w:b/>
          <w:bCs/>
          <w:sz w:val="22"/>
          <w:szCs w:val="22"/>
        </w:rPr>
        <w:t>市盈率及增长</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经过</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年的股价飙涨，</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目前估值水平显著高于历史均值。截至</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3</w:t>
      </w:r>
      <w:r w:rsidRPr="0086309C">
        <w:rPr>
          <w:rFonts w:ascii="Times New Roman" w:eastAsia="微软雅黑" w:hAnsi="Times New Roman" w:cs="Times New Roman"/>
          <w:sz w:val="22"/>
          <w:szCs w:val="22"/>
        </w:rPr>
        <w:t>月中旬，公司股价约在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$270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附近，对应</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TTM</w:t>
      </w:r>
      <w:r w:rsidRPr="0086309C">
        <w:rPr>
          <w:rFonts w:ascii="Times New Roman" w:eastAsia="微软雅黑" w:hAnsi="Times New Roman" w:cs="Times New Roman"/>
          <w:b/>
          <w:bCs/>
          <w:sz w:val="22"/>
          <w:szCs w:val="22"/>
        </w:rPr>
        <w:t>市盈率</w:t>
      </w:r>
      <w:r w:rsidRPr="0086309C">
        <w:rPr>
          <w:rFonts w:ascii="Times New Roman" w:eastAsia="微软雅黑" w:hAnsi="Times New Roman" w:cs="Times New Roman"/>
          <w:sz w:val="22"/>
          <w:szCs w:val="22"/>
        </w:rPr>
        <w:t>接近</w:t>
      </w:r>
      <w:r w:rsidRPr="0086309C">
        <w:rPr>
          <w:rFonts w:ascii="Times New Roman" w:eastAsia="微软雅黑" w:hAnsi="Times New Roman" w:cs="Times New Roman"/>
          <w:sz w:val="22"/>
          <w:szCs w:val="22"/>
        </w:rPr>
        <w:t>60</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b/>
          <w:bCs/>
          <w:sz w:val="22"/>
          <w:szCs w:val="22"/>
        </w:rPr>
        <w:t>远期市盈率</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27</w:t>
      </w:r>
      <w:r w:rsidRPr="0086309C">
        <w:rPr>
          <w:rFonts w:ascii="Times New Roman" w:eastAsia="微软雅黑" w:hAnsi="Times New Roman" w:cs="Times New Roman"/>
          <w:sz w:val="22"/>
          <w:szCs w:val="22"/>
        </w:rPr>
        <w:t>倍左右</w:t>
      </w:r>
      <w:r w:rsidRPr="0086309C">
        <w:rPr>
          <w:rFonts w:ascii="Times New Roman" w:eastAsia="微软雅黑" w:hAnsi="Times New Roman" w:cs="Times New Roman"/>
          <w:sz w:val="22"/>
          <w:szCs w:val="22"/>
        </w:rPr>
        <w:t xml:space="preserve"> (</w:t>
      </w:r>
      <w:hyperlink r:id="rId185" w:anchor=":~:text=Index%20NDX%20P%2FE%2060,94" w:history="1">
        <w:r w:rsidRPr="0086309C">
          <w:rPr>
            <w:rStyle w:val="af0"/>
            <w:rFonts w:ascii="Times New Roman" w:eastAsia="微软雅黑" w:hAnsi="Times New Roman" w:cs="Times New Roman"/>
            <w:sz w:val="22"/>
            <w:szCs w:val="22"/>
          </w:rPr>
          <w:t>APP - Applovin Corp Stock Price and Quote</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。相比同行，</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的估值有一定溢价但不算离谱。例如数字广告行业可比公司</w:t>
      </w:r>
      <w:r w:rsidRPr="0086309C">
        <w:rPr>
          <w:rFonts w:ascii="Times New Roman" w:eastAsia="微软雅黑" w:hAnsi="Times New Roman" w:cs="Times New Roman"/>
          <w:sz w:val="22"/>
          <w:szCs w:val="22"/>
        </w:rPr>
        <w:t>The Trade Desk (TTD) 2025</w:t>
      </w:r>
      <w:r w:rsidRPr="0086309C">
        <w:rPr>
          <w:rFonts w:ascii="Times New Roman" w:eastAsia="微软雅黑" w:hAnsi="Times New Roman" w:cs="Times New Roman"/>
          <w:sz w:val="22"/>
          <w:szCs w:val="22"/>
        </w:rPr>
        <w:t>年预期</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28.9x</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Unity Software (U)</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31.2x</w:t>
      </w:r>
      <w:r w:rsidRPr="0086309C">
        <w:rPr>
          <w:rFonts w:ascii="Times New Roman" w:eastAsia="微软雅黑" w:hAnsi="Times New Roman" w:cs="Times New Roman"/>
          <w:sz w:val="22"/>
          <w:szCs w:val="22"/>
        </w:rPr>
        <w:t>，而互联网巨头</w:t>
      </w:r>
      <w:r w:rsidRPr="0086309C">
        <w:rPr>
          <w:rFonts w:ascii="Times New Roman" w:eastAsia="微软雅黑" w:hAnsi="Times New Roman" w:cs="Times New Roman"/>
          <w:sz w:val="22"/>
          <w:szCs w:val="22"/>
        </w:rPr>
        <w:t>Meta Platforms</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21.4x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AppLovin 26~27</w:t>
      </w:r>
      <w:r w:rsidRPr="0086309C">
        <w:rPr>
          <w:rFonts w:ascii="Times New Roman" w:eastAsia="微软雅黑" w:hAnsi="Times New Roman" w:cs="Times New Roman"/>
          <w:sz w:val="22"/>
          <w:szCs w:val="22"/>
        </w:rPr>
        <w:t>倍的前瞻市盈率略低于</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，反映出其盈利质量更高、增长更快，因而市场给予相近甚至稍优的估值倍数。考虑增长因素的</w:t>
      </w:r>
      <w:r w:rsidRPr="0086309C">
        <w:rPr>
          <w:rFonts w:ascii="Times New Roman" w:eastAsia="微软雅黑" w:hAnsi="Times New Roman" w:cs="Times New Roman"/>
          <w:sz w:val="22"/>
          <w:szCs w:val="22"/>
        </w:rPr>
        <w:t xml:space="preserve"> **PEG</w:t>
      </w:r>
      <w:r w:rsidRPr="0086309C">
        <w:rPr>
          <w:rFonts w:ascii="Times New Roman" w:eastAsia="微软雅黑" w:hAnsi="Times New Roman" w:cs="Times New Roman"/>
          <w:sz w:val="22"/>
          <w:szCs w:val="22"/>
        </w:rPr>
        <w:t>（市盈率相对盈利增长比率）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来看，按照</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年预期</w:t>
      </w:r>
      <w:r w:rsidRPr="0086309C">
        <w:rPr>
          <w:rFonts w:ascii="Times New Roman" w:eastAsia="微软雅黑" w:hAnsi="Times New Roman" w:cs="Times New Roman"/>
          <w:sz w:val="22"/>
          <w:szCs w:val="22"/>
        </w:rPr>
        <w:t>EPS</w:t>
      </w:r>
      <w:r w:rsidRPr="0086309C">
        <w:rPr>
          <w:rFonts w:ascii="Times New Roman" w:eastAsia="微软雅黑" w:hAnsi="Times New Roman" w:cs="Times New Roman"/>
          <w:sz w:val="22"/>
          <w:szCs w:val="22"/>
        </w:rPr>
        <w:t>增速</w:t>
      </w:r>
      <w:r w:rsidRPr="0086309C">
        <w:rPr>
          <w:rFonts w:ascii="Times New Roman" w:eastAsia="微软雅黑" w:hAnsi="Times New Roman" w:cs="Times New Roman"/>
          <w:sz w:val="22"/>
          <w:szCs w:val="22"/>
        </w:rPr>
        <w:t>22.7%</w:t>
      </w:r>
      <w:r w:rsidRPr="0086309C">
        <w:rPr>
          <w:rFonts w:ascii="Times New Roman" w:eastAsia="微软雅黑" w:hAnsi="Times New Roman" w:cs="Times New Roman"/>
          <w:sz w:val="22"/>
          <w:szCs w:val="22"/>
        </w:rPr>
        <w:t>计算，</w:t>
      </w:r>
      <w:r w:rsidRPr="0086309C">
        <w:rPr>
          <w:rFonts w:ascii="Times New Roman" w:eastAsia="微软雅黑" w:hAnsi="Times New Roman" w:cs="Times New Roman"/>
          <w:sz w:val="22"/>
          <w:szCs w:val="22"/>
        </w:rPr>
        <w:t>AppLovin PEG</w:t>
      </w:r>
      <w:r w:rsidRPr="0086309C">
        <w:rPr>
          <w:rFonts w:ascii="Times New Roman" w:eastAsia="微软雅黑" w:hAnsi="Times New Roman" w:cs="Times New Roman"/>
          <w:sz w:val="22"/>
          <w:szCs w:val="22"/>
        </w:rPr>
        <w:t>约为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1.2</w:t>
      </w:r>
      <w:r w:rsidRPr="0086309C">
        <w:rPr>
          <w:rFonts w:ascii="Times New Roman" w:eastAsia="微软雅黑" w:hAnsi="Times New Roman" w:cs="Times New Roman"/>
          <w:sz w:val="22"/>
          <w:szCs w:val="22"/>
        </w:rPr>
        <w:t>，高于</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的基准</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。这意味着在当前股价下，未来增长已被充分计入，估值偏向高估区间。如果采用更长期的增长预期（如未来</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38.6%</w:t>
      </w:r>
      <w:r w:rsidRPr="0086309C">
        <w:rPr>
          <w:rFonts w:ascii="Times New Roman" w:eastAsia="微软雅黑" w:hAnsi="Times New Roman" w:cs="Times New Roman"/>
          <w:sz w:val="22"/>
          <w:szCs w:val="22"/>
        </w:rPr>
        <w:t>的年均</w:t>
      </w:r>
      <w:r w:rsidRPr="0086309C">
        <w:rPr>
          <w:rFonts w:ascii="Times New Roman" w:eastAsia="微软雅黑" w:hAnsi="Times New Roman" w:cs="Times New Roman"/>
          <w:sz w:val="22"/>
          <w:szCs w:val="22"/>
        </w:rPr>
        <w:t>EPS</w:t>
      </w:r>
      <w:r w:rsidRPr="0086309C">
        <w:rPr>
          <w:rFonts w:ascii="Times New Roman" w:eastAsia="微软雅黑" w:hAnsi="Times New Roman" w:cs="Times New Roman"/>
          <w:sz w:val="22"/>
          <w:szCs w:val="22"/>
        </w:rPr>
        <w:t>增速</w:t>
      </w:r>
      <w:r w:rsidRPr="0086309C">
        <w:rPr>
          <w:rFonts w:ascii="Times New Roman" w:eastAsia="微软雅黑" w:hAnsi="Times New Roman" w:cs="Times New Roman"/>
          <w:sz w:val="22"/>
          <w:szCs w:val="22"/>
        </w:rPr>
        <w:t xml:space="preserve"> (</w:t>
      </w:r>
      <w:hyperlink r:id="rId186" w:anchor=":~:text=Book%2Fsh%203,48.08%25%20Beta" w:history="1">
        <w:r w:rsidRPr="0086309C">
          <w:rPr>
            <w:rStyle w:val="af0"/>
            <w:rFonts w:ascii="Times New Roman" w:eastAsia="微软雅黑" w:hAnsi="Times New Roman" w:cs="Times New Roman"/>
            <w:sz w:val="22"/>
            <w:szCs w:val="22"/>
          </w:rPr>
          <w:t>APP - Applovin Corp Stock Price and Quote</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PEG</w:t>
      </w:r>
      <w:r w:rsidRPr="0086309C">
        <w:rPr>
          <w:rFonts w:ascii="Times New Roman" w:eastAsia="微软雅黑" w:hAnsi="Times New Roman" w:cs="Times New Roman"/>
          <w:sz w:val="22"/>
          <w:szCs w:val="22"/>
        </w:rPr>
        <w:t>约在</w:t>
      </w:r>
      <w:r w:rsidRPr="0086309C">
        <w:rPr>
          <w:rFonts w:ascii="Times New Roman" w:eastAsia="微软雅黑" w:hAnsi="Times New Roman" w:cs="Times New Roman"/>
          <w:sz w:val="22"/>
          <w:szCs w:val="22"/>
        </w:rPr>
        <w:t>1.5</w:t>
      </w:r>
      <w:r w:rsidRPr="0086309C">
        <w:rPr>
          <w:rFonts w:ascii="Times New Roman" w:eastAsia="微软雅黑" w:hAnsi="Times New Roman" w:cs="Times New Roman"/>
          <w:sz w:val="22"/>
          <w:szCs w:val="22"/>
        </w:rPr>
        <w:t>左右，依然不便宜。因此，就相对估值而言，</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当前股价对应的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增长溢价</w:t>
      </w:r>
      <w:r w:rsidRPr="0086309C">
        <w:rPr>
          <w:rFonts w:ascii="Times New Roman" w:eastAsia="微软雅黑" w:hAnsi="Times New Roman" w:cs="Times New Roman"/>
          <w:sz w:val="22"/>
          <w:szCs w:val="22"/>
        </w:rPr>
        <w:t>较高，投资者需有信心公司能超预期增长才能支撑如此估值。</w:t>
      </w:r>
    </w:p>
    <w:p w14:paraId="05BAC1A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绝对估值</w:t>
      </w:r>
      <w:r w:rsidRPr="0086309C">
        <w:rPr>
          <w:rFonts w:ascii="Times New Roman" w:eastAsia="微软雅黑" w:hAnsi="Times New Roman" w:cs="Times New Roman"/>
          <w:b/>
          <w:bCs/>
          <w:sz w:val="22"/>
          <w:szCs w:val="22"/>
        </w:rPr>
        <w:t xml:space="preserve"> – DCF</w:t>
      </w:r>
      <w:r w:rsidRPr="0086309C">
        <w:rPr>
          <w:rFonts w:ascii="Times New Roman" w:eastAsia="微软雅黑" w:hAnsi="Times New Roman" w:cs="Times New Roman"/>
          <w:b/>
          <w:bCs/>
          <w:sz w:val="22"/>
          <w:szCs w:val="22"/>
        </w:rPr>
        <w:t>模型</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我们采用现金流折现法对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进行估值。假设未来</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年公司自由现金流（</w:t>
      </w:r>
      <w:r w:rsidRPr="0086309C">
        <w:rPr>
          <w:rFonts w:ascii="Times New Roman" w:eastAsia="微软雅黑" w:hAnsi="Times New Roman" w:cs="Times New Roman"/>
          <w:sz w:val="22"/>
          <w:szCs w:val="22"/>
        </w:rPr>
        <w:t>FCF</w:t>
      </w:r>
      <w:r w:rsidRPr="0086309C">
        <w:rPr>
          <w:rFonts w:ascii="Times New Roman" w:eastAsia="微软雅黑" w:hAnsi="Times New Roman" w:cs="Times New Roman"/>
          <w:sz w:val="22"/>
          <w:szCs w:val="22"/>
        </w:rPr>
        <w:t>）持续较高增长：</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~$20.4</w:t>
      </w:r>
      <w:r w:rsidRPr="0086309C">
        <w:rPr>
          <w:rFonts w:ascii="Times New Roman" w:eastAsia="微软雅黑" w:hAnsi="Times New Roman" w:cs="Times New Roman"/>
          <w:sz w:val="22"/>
          <w:szCs w:val="22"/>
        </w:rPr>
        <w:t>亿、</w:t>
      </w:r>
      <w:r w:rsidRPr="0086309C">
        <w:rPr>
          <w:rFonts w:ascii="Times New Roman" w:eastAsia="微软雅黑" w:hAnsi="Times New Roman" w:cs="Times New Roman"/>
          <w:sz w:val="22"/>
          <w:szCs w:val="22"/>
        </w:rPr>
        <w:t>2026</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~$24.9</w:t>
      </w:r>
      <w:r w:rsidRPr="0086309C">
        <w:rPr>
          <w:rFonts w:ascii="Times New Roman" w:eastAsia="微软雅黑" w:hAnsi="Times New Roman" w:cs="Times New Roman"/>
          <w:sz w:val="22"/>
          <w:szCs w:val="22"/>
        </w:rPr>
        <w:t>亿，之后增速逐步放缓至</w:t>
      </w:r>
      <w:r w:rsidRPr="0086309C">
        <w:rPr>
          <w:rFonts w:ascii="Times New Roman" w:eastAsia="微软雅黑" w:hAnsi="Times New Roman" w:cs="Times New Roman"/>
          <w:sz w:val="22"/>
          <w:szCs w:val="22"/>
        </w:rPr>
        <w:t>2029</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~$38.8</w:t>
      </w:r>
      <w:r w:rsidRPr="0086309C">
        <w:rPr>
          <w:rFonts w:ascii="Times New Roman" w:eastAsia="微软雅黑" w:hAnsi="Times New Roman" w:cs="Times New Roman"/>
          <w:sz w:val="22"/>
          <w:szCs w:val="22"/>
        </w:rPr>
        <w:t>亿</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。取加权平均资本成本</w:t>
      </w:r>
      <w:r w:rsidRPr="0086309C">
        <w:rPr>
          <w:rFonts w:ascii="Times New Roman" w:eastAsia="微软雅黑" w:hAnsi="Times New Roman" w:cs="Times New Roman"/>
          <w:sz w:val="22"/>
          <w:szCs w:val="22"/>
        </w:rPr>
        <w:t>WACC</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9.5%</w:t>
      </w:r>
      <w:r w:rsidRPr="0086309C">
        <w:rPr>
          <w:rFonts w:ascii="Times New Roman" w:eastAsia="微软雅黑" w:hAnsi="Times New Roman" w:cs="Times New Roman"/>
          <w:sz w:val="22"/>
          <w:szCs w:val="22"/>
        </w:rPr>
        <w:t>，永续增长率</w:t>
      </w:r>
      <w:r w:rsidRPr="0086309C">
        <w:rPr>
          <w:rFonts w:ascii="Times New Roman" w:eastAsia="微软雅黑" w:hAnsi="Times New Roman" w:cs="Times New Roman"/>
          <w:sz w:val="22"/>
          <w:szCs w:val="22"/>
        </w:rPr>
        <w:t>g</w:t>
      </w:r>
      <w:r w:rsidRPr="0086309C">
        <w:rPr>
          <w:rFonts w:ascii="Times New Roman" w:eastAsia="微软雅黑" w:hAnsi="Times New Roman" w:cs="Times New Roman"/>
          <w:sz w:val="22"/>
          <w:szCs w:val="22"/>
        </w:rPr>
        <w:t>为</w:t>
      </w:r>
      <w:r w:rsidRPr="0086309C">
        <w:rPr>
          <w:rFonts w:ascii="Times New Roman" w:eastAsia="微软雅黑" w:hAnsi="Times New Roman" w:cs="Times New Roman"/>
          <w:sz w:val="22"/>
          <w:szCs w:val="22"/>
        </w:rPr>
        <w:t>3.5%</w:t>
      </w:r>
      <w:r w:rsidRPr="0086309C">
        <w:rPr>
          <w:rFonts w:ascii="Times New Roman" w:eastAsia="微软雅黑" w:hAnsi="Times New Roman" w:cs="Times New Roman"/>
          <w:sz w:val="22"/>
          <w:szCs w:val="22"/>
        </w:rPr>
        <w:t>，计算得到</w:t>
      </w:r>
      <w:r w:rsidRPr="0086309C">
        <w:rPr>
          <w:rFonts w:ascii="Times New Roman" w:eastAsia="微软雅黑" w:hAnsi="Times New Roman" w:cs="Times New Roman"/>
          <w:sz w:val="22"/>
          <w:szCs w:val="22"/>
        </w:rPr>
        <w:t>2029</w:t>
      </w:r>
      <w:r w:rsidRPr="0086309C">
        <w:rPr>
          <w:rFonts w:ascii="Times New Roman" w:eastAsia="微软雅黑" w:hAnsi="Times New Roman" w:cs="Times New Roman"/>
          <w:sz w:val="22"/>
          <w:szCs w:val="22"/>
        </w:rPr>
        <w:t>年底终值约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$670.5</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。将各年</w:t>
      </w:r>
      <w:r w:rsidRPr="0086309C">
        <w:rPr>
          <w:rFonts w:ascii="Times New Roman" w:eastAsia="微软雅黑" w:hAnsi="Times New Roman" w:cs="Times New Roman"/>
          <w:sz w:val="22"/>
          <w:szCs w:val="22"/>
        </w:rPr>
        <w:t>FCF</w:t>
      </w:r>
      <w:r w:rsidRPr="0086309C">
        <w:rPr>
          <w:rFonts w:ascii="Times New Roman" w:eastAsia="微软雅黑" w:hAnsi="Times New Roman" w:cs="Times New Roman"/>
          <w:sz w:val="22"/>
          <w:szCs w:val="22"/>
        </w:rPr>
        <w:t>和终值折现至</w:t>
      </w:r>
      <w:r w:rsidRPr="0086309C">
        <w:rPr>
          <w:rFonts w:ascii="Times New Roman" w:eastAsia="微软雅黑" w:hAnsi="Times New Roman" w:cs="Times New Roman"/>
          <w:sz w:val="22"/>
          <w:szCs w:val="22"/>
        </w:rPr>
        <w:lastRenderedPageBreak/>
        <w:t>2024</w:t>
      </w:r>
      <w:r w:rsidRPr="0086309C">
        <w:rPr>
          <w:rFonts w:ascii="Times New Roman" w:eastAsia="微软雅黑" w:hAnsi="Times New Roman" w:cs="Times New Roman"/>
          <w:sz w:val="22"/>
          <w:szCs w:val="22"/>
        </w:rPr>
        <w:t>年底，得到</w:t>
      </w:r>
      <w:r w:rsidRPr="0086309C">
        <w:rPr>
          <w:rFonts w:ascii="Times New Roman" w:eastAsia="微软雅黑" w:hAnsi="Times New Roman" w:cs="Times New Roman"/>
          <w:b/>
          <w:bCs/>
          <w:sz w:val="22"/>
          <w:szCs w:val="22"/>
        </w:rPr>
        <w:t>企业价值</w:t>
      </w:r>
      <w:r w:rsidRPr="0086309C">
        <w:rPr>
          <w:rFonts w:ascii="Times New Roman" w:eastAsia="微软雅黑" w:hAnsi="Times New Roman" w:cs="Times New Roman"/>
          <w:b/>
          <w:bCs/>
          <w:sz w:val="22"/>
          <w:szCs w:val="22"/>
        </w:rPr>
        <w:t>EV</w:t>
      </w:r>
      <w:r w:rsidRPr="0086309C">
        <w:rPr>
          <w:rFonts w:ascii="Times New Roman" w:eastAsia="微软雅黑" w:hAnsi="Times New Roman" w:cs="Times New Roman"/>
          <w:b/>
          <w:bCs/>
          <w:sz w:val="22"/>
          <w:szCs w:val="22"/>
        </w:rPr>
        <w:t>约</w:t>
      </w:r>
      <w:r w:rsidRPr="0086309C">
        <w:rPr>
          <w:rFonts w:ascii="Times New Roman" w:eastAsia="微软雅黑" w:hAnsi="Times New Roman" w:cs="Times New Roman"/>
          <w:b/>
          <w:bCs/>
          <w:sz w:val="22"/>
          <w:szCs w:val="22"/>
        </w:rPr>
        <w:t xml:space="preserve"> $325</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。扣除净负债，股权价值约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$298</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，折合每股合理价值</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$290~$310</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。与目前市场价相比，当时</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估值显示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股价溢价约</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sz w:val="22"/>
          <w:szCs w:val="22"/>
        </w:rPr>
        <w:t>（以</w:t>
      </w:r>
      <w:r w:rsidRPr="0086309C">
        <w:rPr>
          <w:rFonts w:ascii="Times New Roman" w:eastAsia="微软雅黑" w:hAnsi="Times New Roman" w:cs="Times New Roman"/>
          <w:sz w:val="22"/>
          <w:szCs w:val="22"/>
        </w:rPr>
        <w:t>$378</w:t>
      </w:r>
      <w:r w:rsidRPr="0086309C">
        <w:rPr>
          <w:rFonts w:ascii="Times New Roman" w:eastAsia="微软雅黑" w:hAnsi="Times New Roman" w:cs="Times New Roman"/>
          <w:sz w:val="22"/>
          <w:szCs w:val="22"/>
        </w:rPr>
        <w:t>计算）</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。但由于近日股价回落至</w:t>
      </w:r>
      <w:r w:rsidRPr="0086309C">
        <w:rPr>
          <w:rFonts w:ascii="Times New Roman" w:eastAsia="微软雅黑" w:hAnsi="Times New Roman" w:cs="Times New Roman"/>
          <w:sz w:val="22"/>
          <w:szCs w:val="22"/>
        </w:rPr>
        <w:t xml:space="preserve"> ~$270 </w:t>
      </w:r>
      <w:r w:rsidRPr="0086309C">
        <w:rPr>
          <w:rFonts w:ascii="Times New Roman" w:eastAsia="微软雅黑" w:hAnsi="Times New Roman" w:cs="Times New Roman"/>
          <w:sz w:val="22"/>
          <w:szCs w:val="22"/>
        </w:rPr>
        <w:t>区间，当前市价已经接近甚至略低于</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估算的内在价值下限。这表明此前的高估情况有所缓解，估值安全边际相比高点明显改善。如果市场情绪进一步降温导致股价跌至</w:t>
      </w:r>
      <w:r w:rsidRPr="0086309C">
        <w:rPr>
          <w:rFonts w:ascii="Times New Roman" w:eastAsia="微软雅黑" w:hAnsi="Times New Roman" w:cs="Times New Roman"/>
          <w:sz w:val="22"/>
          <w:szCs w:val="22"/>
        </w:rPr>
        <w:t>$250</w:t>
      </w:r>
      <w:r w:rsidRPr="0086309C">
        <w:rPr>
          <w:rFonts w:ascii="Times New Roman" w:eastAsia="微软雅黑" w:hAnsi="Times New Roman" w:cs="Times New Roman"/>
          <w:sz w:val="22"/>
          <w:szCs w:val="22"/>
        </w:rPr>
        <w:t>附近，那将低于我们的</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估值区间，下行风险有限，反而进入</w:t>
      </w:r>
      <w:r w:rsidRPr="0086309C">
        <w:rPr>
          <w:rFonts w:ascii="Times New Roman" w:eastAsia="微软雅黑" w:hAnsi="Times New Roman" w:cs="Times New Roman"/>
          <w:b/>
          <w:bCs/>
          <w:sz w:val="22"/>
          <w:szCs w:val="22"/>
        </w:rPr>
        <w:t>更具吸引力的价值区域</w:t>
      </w:r>
      <w:r w:rsidRPr="0086309C">
        <w:rPr>
          <w:rFonts w:ascii="Times New Roman" w:eastAsia="微软雅黑" w:hAnsi="Times New Roman" w:cs="Times New Roman"/>
          <w:sz w:val="22"/>
          <w:szCs w:val="22"/>
        </w:rPr>
        <w:t>。</w:t>
      </w:r>
    </w:p>
    <w:p w14:paraId="68A3B74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同行可比估值比较</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从市销率等其他指标看，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在高增长广告技术公司中处于较高水平。目前公司</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市值约</w:t>
      </w:r>
      <w:r w:rsidRPr="0086309C">
        <w:rPr>
          <w:rFonts w:ascii="Times New Roman" w:eastAsia="微软雅黑" w:hAnsi="Times New Roman" w:cs="Times New Roman"/>
          <w:b/>
          <w:bCs/>
          <w:sz w:val="22"/>
          <w:szCs w:val="22"/>
        </w:rPr>
        <w:t>$920</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（股价</w:t>
      </w:r>
      <w:r w:rsidRPr="0086309C">
        <w:rPr>
          <w:rFonts w:ascii="Times New Roman" w:eastAsia="微软雅黑" w:hAnsi="Times New Roman" w:cs="Times New Roman"/>
          <w:sz w:val="22"/>
          <w:szCs w:val="22"/>
        </w:rPr>
        <w:t>$270</w:t>
      </w:r>
      <w:r w:rsidRPr="0086309C">
        <w:rPr>
          <w:rFonts w:ascii="Times New Roman" w:eastAsia="微软雅黑" w:hAnsi="Times New Roman" w:cs="Times New Roman"/>
          <w:sz w:val="22"/>
          <w:szCs w:val="22"/>
        </w:rPr>
        <w:t>）对应</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P/S</w:t>
      </w:r>
      <w:r w:rsidRPr="0086309C">
        <w:rPr>
          <w:rFonts w:ascii="Times New Roman" w:eastAsia="微软雅黑" w:hAnsi="Times New Roman" w:cs="Times New Roman"/>
          <w:b/>
          <w:bCs/>
          <w:sz w:val="22"/>
          <w:szCs w:val="22"/>
        </w:rPr>
        <w:t>（市销率）约</w:t>
      </w:r>
      <w:r w:rsidRPr="0086309C">
        <w:rPr>
          <w:rFonts w:ascii="Times New Roman" w:eastAsia="微软雅黑" w:hAnsi="Times New Roman" w:cs="Times New Roman"/>
          <w:b/>
          <w:bCs/>
          <w:sz w:val="22"/>
          <w:szCs w:val="22"/>
        </w:rPr>
        <w:t>19.7</w:t>
      </w:r>
      <w:r w:rsidRPr="0086309C">
        <w:rPr>
          <w:rFonts w:ascii="Times New Roman" w:eastAsia="微软雅黑" w:hAnsi="Times New Roman" w:cs="Times New Roman"/>
          <w:b/>
          <w:bCs/>
          <w:sz w:val="22"/>
          <w:szCs w:val="22"/>
        </w:rPr>
        <w:t>倍</w:t>
      </w:r>
      <w:r w:rsidRPr="0086309C">
        <w:rPr>
          <w:rFonts w:ascii="Times New Roman" w:eastAsia="微软雅黑" w:hAnsi="Times New Roman" w:cs="Times New Roman"/>
          <w:b/>
          <w:bCs/>
          <w:sz w:val="22"/>
          <w:szCs w:val="22"/>
        </w:rPr>
        <w:t xml:space="preserve"> (</w:t>
      </w:r>
      <w:hyperlink r:id="rId187" w:anchor=":~:text=Index%20NDX%20P%2FE%2060,94" w:history="1">
        <w:r w:rsidRPr="0086309C">
          <w:rPr>
            <w:rStyle w:val="af0"/>
            <w:rFonts w:ascii="Times New Roman" w:eastAsia="微软雅黑" w:hAnsi="Times New Roman" w:cs="Times New Roman"/>
            <w:b/>
            <w:bCs/>
            <w:sz w:val="22"/>
            <w:szCs w:val="22"/>
          </w:rPr>
          <w:t>APP - Applovin Corp Stock Price and Quote</w:t>
        </w:r>
      </w:hyperlink>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。相比之下，</w:t>
      </w:r>
      <w:r w:rsidRPr="0086309C">
        <w:rPr>
          <w:rFonts w:ascii="Times New Roman" w:eastAsia="微软雅黑" w:hAnsi="Times New Roman" w:cs="Times New Roman"/>
          <w:b/>
          <w:bCs/>
          <w:sz w:val="22"/>
          <w:szCs w:val="22"/>
        </w:rPr>
        <w:t>The Trade Desk</w:t>
      </w:r>
      <w:r w:rsidRPr="0086309C">
        <w:rPr>
          <w:rFonts w:ascii="Times New Roman" w:eastAsia="微软雅黑" w:hAnsi="Times New Roman" w:cs="Times New Roman"/>
          <w:b/>
          <w:bCs/>
          <w:sz w:val="22"/>
          <w:szCs w:val="22"/>
        </w:rPr>
        <w:t>当前</w:t>
      </w:r>
      <w:r w:rsidRPr="0086309C">
        <w:rPr>
          <w:rFonts w:ascii="Times New Roman" w:eastAsia="微软雅黑" w:hAnsi="Times New Roman" w:cs="Times New Roman"/>
          <w:b/>
          <w:bCs/>
          <w:sz w:val="22"/>
          <w:szCs w:val="22"/>
        </w:rPr>
        <w:t>P/S</w:t>
      </w:r>
      <w:r w:rsidRPr="0086309C">
        <w:rPr>
          <w:rFonts w:ascii="Times New Roman" w:eastAsia="微软雅黑" w:hAnsi="Times New Roman" w:cs="Times New Roman"/>
          <w:b/>
          <w:bCs/>
          <w:sz w:val="22"/>
          <w:szCs w:val="22"/>
        </w:rPr>
        <w:t>约</w:t>
      </w:r>
      <w:r w:rsidRPr="0086309C">
        <w:rPr>
          <w:rFonts w:ascii="Times New Roman" w:eastAsia="微软雅黑" w:hAnsi="Times New Roman" w:cs="Times New Roman"/>
          <w:b/>
          <w:bCs/>
          <w:sz w:val="22"/>
          <w:szCs w:val="22"/>
        </w:rPr>
        <w:t xml:space="preserve"> 20</w:t>
      </w:r>
      <w:r w:rsidRPr="0086309C">
        <w:rPr>
          <w:rFonts w:ascii="Times New Roman" w:eastAsia="微软雅黑" w:hAnsi="Times New Roman" w:cs="Times New Roman"/>
          <w:b/>
          <w:bCs/>
          <w:sz w:val="22"/>
          <w:szCs w:val="22"/>
        </w:rPr>
        <w:t>倍，</w:t>
      </w:r>
      <w:r w:rsidRPr="0086309C">
        <w:rPr>
          <w:rFonts w:ascii="Times New Roman" w:eastAsia="微软雅黑" w:hAnsi="Times New Roman" w:cs="Times New Roman"/>
          <w:b/>
          <w:bCs/>
          <w:sz w:val="22"/>
          <w:szCs w:val="22"/>
        </w:rPr>
        <w:t>Unity</w:t>
      </w:r>
      <w:r w:rsidRPr="0086309C">
        <w:rPr>
          <w:rFonts w:ascii="Times New Roman" w:eastAsia="微软雅黑" w:hAnsi="Times New Roman" w:cs="Times New Roman"/>
          <w:b/>
          <w:bCs/>
          <w:sz w:val="22"/>
          <w:szCs w:val="22"/>
        </w:rPr>
        <w:t>约</w:t>
      </w:r>
      <w:r w:rsidRPr="0086309C">
        <w:rPr>
          <w:rFonts w:ascii="Times New Roman" w:eastAsia="微软雅黑" w:hAnsi="Times New Roman" w:cs="Times New Roman"/>
          <w:b/>
          <w:bCs/>
          <w:sz w:val="22"/>
          <w:szCs w:val="22"/>
        </w:rPr>
        <w:t xml:space="preserve"> 15</w:t>
      </w:r>
      <w:r w:rsidRPr="0086309C">
        <w:rPr>
          <w:rFonts w:ascii="Times New Roman" w:eastAsia="微软雅黑" w:hAnsi="Times New Roman" w:cs="Times New Roman"/>
          <w:b/>
          <w:bCs/>
          <w:sz w:val="22"/>
          <w:szCs w:val="22"/>
        </w:rPr>
        <w:t>倍，都在</w:t>
      </w:r>
      <w:r w:rsidRPr="0086309C">
        <w:rPr>
          <w:rFonts w:ascii="Times New Roman" w:eastAsia="微软雅黑" w:hAnsi="Times New Roman" w:cs="Times New Roman"/>
          <w:b/>
          <w:bCs/>
          <w:sz w:val="22"/>
          <w:szCs w:val="22"/>
        </w:rPr>
        <w:t>20</w:t>
      </w:r>
      <w:r w:rsidRPr="0086309C">
        <w:rPr>
          <w:rFonts w:ascii="Times New Roman" w:eastAsia="微软雅黑" w:hAnsi="Times New Roman" w:cs="Times New Roman"/>
          <w:b/>
          <w:bCs/>
          <w:sz w:val="22"/>
          <w:szCs w:val="22"/>
        </w:rPr>
        <w:t>倍以下区间。巨头方面，谷歌和</w:t>
      </w:r>
      <w:r w:rsidRPr="0086309C">
        <w:rPr>
          <w:rFonts w:ascii="Times New Roman" w:eastAsia="微软雅黑" w:hAnsi="Times New Roman" w:cs="Times New Roman"/>
          <w:b/>
          <w:bCs/>
          <w:sz w:val="22"/>
          <w:szCs w:val="22"/>
        </w:rPr>
        <w:t>Meta</w:t>
      </w:r>
      <w:r w:rsidRPr="0086309C">
        <w:rPr>
          <w:rFonts w:ascii="Times New Roman" w:eastAsia="微软雅黑" w:hAnsi="Times New Roman" w:cs="Times New Roman"/>
          <w:b/>
          <w:bCs/>
          <w:sz w:val="22"/>
          <w:szCs w:val="22"/>
        </w:rPr>
        <w:t>等数字广告巨头由于基数大，</w:t>
      </w:r>
      <w:r w:rsidRPr="0086309C">
        <w:rPr>
          <w:rFonts w:ascii="Times New Roman" w:eastAsia="微软雅黑" w:hAnsi="Times New Roman" w:cs="Times New Roman"/>
          <w:b/>
          <w:bCs/>
          <w:sz w:val="22"/>
          <w:szCs w:val="22"/>
        </w:rPr>
        <w:t>P/S</w:t>
      </w:r>
      <w:r w:rsidRPr="0086309C">
        <w:rPr>
          <w:rFonts w:ascii="Times New Roman" w:eastAsia="微软雅黑" w:hAnsi="Times New Roman" w:cs="Times New Roman"/>
          <w:b/>
          <w:bCs/>
          <w:sz w:val="22"/>
          <w:szCs w:val="22"/>
        </w:rPr>
        <w:t>仅有不到</w:t>
      </w:r>
      <w:r w:rsidRPr="0086309C">
        <w:rPr>
          <w:rFonts w:ascii="Times New Roman" w:eastAsia="微软雅黑" w:hAnsi="Times New Roman" w:cs="Times New Roman"/>
          <w:b/>
          <w:bCs/>
          <w:sz w:val="22"/>
          <w:szCs w:val="22"/>
        </w:rPr>
        <w:t>10</w:t>
      </w:r>
      <w:r w:rsidRPr="0086309C">
        <w:rPr>
          <w:rFonts w:ascii="Times New Roman" w:eastAsia="微软雅黑" w:hAnsi="Times New Roman" w:cs="Times New Roman"/>
          <w:b/>
          <w:bCs/>
          <w:sz w:val="22"/>
          <w:szCs w:val="22"/>
        </w:rPr>
        <w:t>倍甚至更低。</w:t>
      </w:r>
      <w:r w:rsidRPr="0086309C">
        <w:rPr>
          <w:rFonts w:ascii="Times New Roman" w:eastAsia="微软雅黑" w:hAnsi="Times New Roman" w:cs="Times New Roman"/>
          <w:b/>
          <w:bCs/>
          <w:sz w:val="22"/>
          <w:szCs w:val="22"/>
        </w:rPr>
        <w:t>EV/EBITDA</w:t>
      </w:r>
      <w:r w:rsidRPr="0086309C">
        <w:rPr>
          <w:rFonts w:ascii="Times New Roman" w:eastAsia="微软雅黑" w:hAnsi="Times New Roman" w:cs="Times New Roman"/>
          <w:b/>
          <w:bCs/>
          <w:sz w:val="22"/>
          <w:szCs w:val="22"/>
        </w:rPr>
        <w:t>方面，</w:t>
      </w:r>
      <w:r w:rsidRPr="0086309C">
        <w:rPr>
          <w:rFonts w:ascii="Times New Roman" w:eastAsia="微软雅黑" w:hAnsi="Times New Roman" w:cs="Times New Roman"/>
          <w:b/>
          <w:bCs/>
          <w:sz w:val="22"/>
          <w:szCs w:val="22"/>
        </w:rPr>
        <w:t>AppLovin 2025E</w:t>
      </w:r>
      <w:r w:rsidRPr="0086309C">
        <w:rPr>
          <w:rFonts w:ascii="Times New Roman" w:eastAsia="微软雅黑" w:hAnsi="Times New Roman" w:cs="Times New Roman"/>
          <w:b/>
          <w:bCs/>
          <w:sz w:val="22"/>
          <w:szCs w:val="22"/>
        </w:rPr>
        <w:t>为</w:t>
      </w:r>
      <w:r w:rsidRPr="0086309C">
        <w:rPr>
          <w:rFonts w:ascii="Times New Roman" w:eastAsia="微软雅黑" w:hAnsi="Times New Roman" w:cs="Times New Roman"/>
          <w:b/>
          <w:bCs/>
          <w:sz w:val="22"/>
          <w:szCs w:val="22"/>
        </w:rPr>
        <w:t>14.3x</w:t>
      </w:r>
      <w:r w:rsidRPr="0086309C">
        <w:rPr>
          <w:rFonts w:ascii="Times New Roman" w:eastAsia="微软雅黑" w:hAnsi="Times New Roman" w:cs="Times New Roman"/>
          <w:b/>
          <w:bCs/>
          <w:sz w:val="22"/>
          <w:szCs w:val="22"/>
        </w:rPr>
        <w:t>，略低于</w:t>
      </w:r>
      <w:r w:rsidRPr="0086309C">
        <w:rPr>
          <w:rFonts w:ascii="Times New Roman" w:eastAsia="微软雅黑" w:hAnsi="Times New Roman" w:cs="Times New Roman"/>
          <w:b/>
          <w:bCs/>
          <w:sz w:val="22"/>
          <w:szCs w:val="22"/>
        </w:rPr>
        <w:t>TTD</w:t>
      </w:r>
      <w:r w:rsidRPr="0086309C">
        <w:rPr>
          <w:rFonts w:ascii="Times New Roman" w:eastAsia="微软雅黑" w:hAnsi="Times New Roman" w:cs="Times New Roman"/>
          <w:b/>
          <w:bCs/>
          <w:sz w:val="22"/>
          <w:szCs w:val="22"/>
        </w:rPr>
        <w:t>的</w:t>
      </w:r>
      <w:r w:rsidRPr="0086309C">
        <w:rPr>
          <w:rFonts w:ascii="Times New Roman" w:eastAsia="微软雅黑" w:hAnsi="Times New Roman" w:cs="Times New Roman"/>
          <w:b/>
          <w:bCs/>
          <w:sz w:val="22"/>
          <w:szCs w:val="22"/>
        </w:rPr>
        <w:t>16.5x</w:t>
      </w:r>
      <w:r w:rsidRPr="0086309C">
        <w:rPr>
          <w:rFonts w:ascii="Times New Roman" w:eastAsia="微软雅黑" w:hAnsi="Times New Roman" w:cs="Times New Roman"/>
          <w:b/>
          <w:bCs/>
          <w:sz w:val="22"/>
          <w:szCs w:val="22"/>
        </w:rPr>
        <w:t>和</w:t>
      </w:r>
      <w:r w:rsidRPr="0086309C">
        <w:rPr>
          <w:rFonts w:ascii="Times New Roman" w:eastAsia="微软雅黑" w:hAnsi="Times New Roman" w:cs="Times New Roman"/>
          <w:b/>
          <w:bCs/>
          <w:sz w:val="22"/>
          <w:szCs w:val="22"/>
        </w:rPr>
        <w:t>Unity</w:t>
      </w:r>
      <w:r w:rsidRPr="0086309C">
        <w:rPr>
          <w:rFonts w:ascii="Times New Roman" w:eastAsia="微软雅黑" w:hAnsi="Times New Roman" w:cs="Times New Roman"/>
          <w:b/>
          <w:bCs/>
          <w:sz w:val="22"/>
          <w:szCs w:val="22"/>
        </w:rPr>
        <w:t>的</w:t>
      </w:r>
      <w:r w:rsidRPr="0086309C">
        <w:rPr>
          <w:rFonts w:ascii="Times New Roman" w:eastAsia="微软雅黑" w:hAnsi="Times New Roman" w:cs="Times New Roman"/>
          <w:b/>
          <w:bCs/>
          <w:sz w:val="22"/>
          <w:szCs w:val="22"/>
        </w:rPr>
        <w:t>18.4x (</w:t>
      </w:r>
      <w:hyperlink w:history="1">
        <w:r w:rsidRPr="0086309C">
          <w:rPr>
            <w:rStyle w:val="af0"/>
            <w:rFonts w:ascii="Times New Roman" w:eastAsia="微软雅黑" w:hAnsi="Times New Roman" w:cs="Times New Roman"/>
            <w:b/>
            <w:bCs/>
            <w:sz w:val="22"/>
            <w:szCs w:val="22"/>
          </w:rPr>
          <w:t>美股投资实操手册</w:t>
        </w:r>
        <w:r w:rsidRPr="0086309C">
          <w:rPr>
            <w:rStyle w:val="af0"/>
            <w:rFonts w:ascii="Times New Roman" w:eastAsia="微软雅黑" w:hAnsi="Times New Roman" w:cs="Times New Roman"/>
            <w:b/>
            <w:bCs/>
            <w:sz w:val="22"/>
            <w:szCs w:val="22"/>
          </w:rPr>
          <w:t>II _02062025.docx</w:t>
        </w:r>
      </w:hyperlink>
      <w:r w:rsidRPr="0086309C">
        <w:rPr>
          <w:rFonts w:ascii="Times New Roman" w:eastAsia="微软雅黑" w:hAnsi="Times New Roman" w:cs="Times New Roman"/>
          <w:b/>
          <w:bCs/>
          <w:sz w:val="22"/>
          <w:szCs w:val="22"/>
        </w:rPr>
        <w:t>) (</w:t>
      </w:r>
      <w:hyperlink w:history="1">
        <w:r w:rsidRPr="0086309C">
          <w:rPr>
            <w:rStyle w:val="af0"/>
            <w:rFonts w:ascii="Times New Roman" w:eastAsia="微软雅黑" w:hAnsi="Times New Roman" w:cs="Times New Roman"/>
            <w:b/>
            <w:bCs/>
            <w:sz w:val="22"/>
            <w:szCs w:val="22"/>
          </w:rPr>
          <w:t>美股投资实操手册</w:t>
        </w:r>
        <w:r w:rsidRPr="0086309C">
          <w:rPr>
            <w:rStyle w:val="af0"/>
            <w:rFonts w:ascii="Times New Roman" w:eastAsia="微软雅黑" w:hAnsi="Times New Roman" w:cs="Times New Roman"/>
            <w:b/>
            <w:bCs/>
            <w:sz w:val="22"/>
            <w:szCs w:val="22"/>
          </w:rPr>
          <w:t>II _02062025.docx</w:t>
        </w:r>
      </w:hyperlink>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。总体而言，相较直接竞争对手中，</w:t>
      </w:r>
      <w:r w:rsidRPr="0086309C">
        <w:rPr>
          <w:rFonts w:ascii="Times New Roman" w:eastAsia="微软雅黑" w:hAnsi="Times New Roman" w:cs="Times New Roman"/>
          <w:b/>
          <w:bCs/>
          <w:sz w:val="22"/>
          <w:szCs w:val="22"/>
        </w:rPr>
        <w:t>AppLovin</w:t>
      </w:r>
      <w:r w:rsidRPr="0086309C">
        <w:rPr>
          <w:rFonts w:ascii="Times New Roman" w:eastAsia="微软雅黑" w:hAnsi="Times New Roman" w:cs="Times New Roman"/>
          <w:b/>
          <w:bCs/>
          <w:sz w:val="22"/>
          <w:szCs w:val="22"/>
        </w:rPr>
        <w:t>的估值水平不算最贵</w:t>
      </w:r>
      <w:r w:rsidRPr="0086309C">
        <w:rPr>
          <w:rFonts w:ascii="Times New Roman" w:eastAsia="微软雅黑" w:hAnsi="Times New Roman" w:cs="Times New Roman"/>
          <w:sz w:val="22"/>
          <w:szCs w:val="22"/>
        </w:rPr>
        <w:t>：其</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比</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低约</w:t>
      </w:r>
      <w:r w:rsidRPr="0086309C">
        <w:rPr>
          <w:rFonts w:ascii="Times New Roman" w:eastAsia="微软雅黑" w:hAnsi="Times New Roman" w:cs="Times New Roman"/>
          <w:sz w:val="22"/>
          <w:szCs w:val="22"/>
        </w:rPr>
        <w:t>8%</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EV/EBITDA</w:t>
      </w:r>
      <w:r w:rsidRPr="0086309C">
        <w:rPr>
          <w:rFonts w:ascii="Times New Roman" w:eastAsia="微软雅黑" w:hAnsi="Times New Roman" w:cs="Times New Roman"/>
          <w:sz w:val="22"/>
          <w:szCs w:val="22"/>
        </w:rPr>
        <w:t>也略低，而且公司盈利能力更强（</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利润率高达</w:t>
      </w:r>
      <w:r w:rsidRPr="0086309C">
        <w:rPr>
          <w:rFonts w:ascii="Times New Roman" w:eastAsia="微软雅黑" w:hAnsi="Times New Roman" w:cs="Times New Roman"/>
          <w:sz w:val="22"/>
          <w:szCs w:val="22"/>
        </w:rPr>
        <w:t>50%+</w:t>
      </w:r>
      <w:r w:rsidRPr="0086309C">
        <w:rPr>
          <w:rFonts w:ascii="Times New Roman" w:eastAsia="微软雅黑" w:hAnsi="Times New Roman" w:cs="Times New Roman"/>
          <w:sz w:val="22"/>
          <w:szCs w:val="22"/>
        </w:rPr>
        <w:t>）。与仍未实现盈利的</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相比，</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有稳定利润支撑，估值更显合理。不过与成熟的</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相比，</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估值仍有溢价（</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高出约</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），投资者需要相信</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未来几年能保持高增长以消化这一溢价</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6BBBCF1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综合评价</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以成长股标准衡量，</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目前估值处于偏高但可以接受的区间。一方面，公司的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高盈利高增长</w:t>
      </w:r>
      <w:r w:rsidRPr="0086309C">
        <w:rPr>
          <w:rFonts w:ascii="Times New Roman" w:eastAsia="微软雅黑" w:hAnsi="Times New Roman" w:cs="Times New Roman"/>
          <w:sz w:val="22"/>
          <w:szCs w:val="22"/>
        </w:rPr>
        <w:t>属性支撑了一定的高倍数估值，且剥离低增长业务后利润率将进一步提高，有助于提升每股收益，使未来实际市盈率降低。另一方面，市场对其</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AI </w:t>
      </w:r>
      <w:r w:rsidRPr="0086309C">
        <w:rPr>
          <w:rFonts w:ascii="Times New Roman" w:eastAsia="微软雅黑" w:hAnsi="Times New Roman" w:cs="Times New Roman"/>
          <w:b/>
          <w:bCs/>
          <w:sz w:val="22"/>
          <w:szCs w:val="22"/>
        </w:rPr>
        <w:t>驱动增长前景</w:t>
      </w:r>
      <w:r w:rsidRPr="0086309C">
        <w:rPr>
          <w:rFonts w:ascii="Times New Roman" w:eastAsia="微软雅黑" w:hAnsi="Times New Roman" w:cs="Times New Roman"/>
          <w:sz w:val="22"/>
          <w:szCs w:val="22"/>
        </w:rPr>
        <w:t>给予了额外溢价，如果未来增长不及预期，股价面临的回调压力较大。根据</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PEG</w:t>
      </w:r>
      <w:r w:rsidRPr="0086309C">
        <w:rPr>
          <w:rFonts w:ascii="Times New Roman" w:eastAsia="微软雅黑" w:hAnsi="Times New Roman" w:cs="Times New Roman"/>
          <w:sz w:val="22"/>
          <w:szCs w:val="22"/>
        </w:rPr>
        <w:t>分析，</w:t>
      </w:r>
      <w:r w:rsidRPr="0086309C">
        <w:rPr>
          <w:rFonts w:ascii="Times New Roman" w:eastAsia="微软雅黑" w:hAnsi="Times New Roman" w:cs="Times New Roman"/>
          <w:b/>
          <w:bCs/>
          <w:sz w:val="22"/>
          <w:szCs w:val="22"/>
        </w:rPr>
        <w:t>我们认为合理估值区间在每股</w:t>
      </w:r>
      <w:r w:rsidRPr="0086309C">
        <w:rPr>
          <w:rFonts w:ascii="Times New Roman" w:eastAsia="微软雅黑" w:hAnsi="Times New Roman" w:cs="Times New Roman"/>
          <w:b/>
          <w:bCs/>
          <w:sz w:val="22"/>
          <w:szCs w:val="22"/>
        </w:rPr>
        <w:t>$290</w:t>
      </w:r>
      <w:r w:rsidRPr="0086309C">
        <w:rPr>
          <w:rFonts w:ascii="Times New Roman" w:eastAsia="微软雅黑" w:hAnsi="Times New Roman" w:cs="Times New Roman"/>
          <w:b/>
          <w:bCs/>
          <w:sz w:val="22"/>
          <w:szCs w:val="22"/>
        </w:rPr>
        <w:t>左右</w:t>
      </w:r>
      <w:r w:rsidRPr="0086309C">
        <w:rPr>
          <w:rFonts w:ascii="Times New Roman" w:eastAsia="微软雅黑" w:hAnsi="Times New Roman" w:cs="Times New Roman"/>
          <w:sz w:val="22"/>
          <w:szCs w:val="22"/>
        </w:rPr>
        <w:t>，高于此价需更谨慎。当前股价</w:t>
      </w:r>
      <w:r w:rsidRPr="0086309C">
        <w:rPr>
          <w:rFonts w:ascii="Times New Roman" w:eastAsia="微软雅黑" w:hAnsi="Times New Roman" w:cs="Times New Roman"/>
          <w:sz w:val="22"/>
          <w:szCs w:val="22"/>
        </w:rPr>
        <w:t>$270</w:t>
      </w:r>
      <w:r w:rsidRPr="0086309C">
        <w:rPr>
          <w:rFonts w:ascii="Times New Roman" w:eastAsia="微软雅黑" w:hAnsi="Times New Roman" w:cs="Times New Roman"/>
          <w:sz w:val="22"/>
          <w:szCs w:val="22"/>
        </w:rPr>
        <w:t>附近，已从严重高估回落至略低于内在价值，长期价值投资者可开始关注。但短线来看，考虑到市场情绪多变，等待更明确的信号（如业绩证实、或股价技术面企稳）再分批介入会更稳健。</w:t>
      </w:r>
    </w:p>
    <w:p w14:paraId="1F03FE6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i/>
          <w:iCs/>
          <w:sz w:val="22"/>
          <w:szCs w:val="22"/>
        </w:rPr>
        <w:t>(</w:t>
      </w:r>
      <w:r w:rsidRPr="0086309C">
        <w:rPr>
          <w:rFonts w:ascii="Times New Roman" w:eastAsia="微软雅黑" w:hAnsi="Times New Roman" w:cs="Times New Roman"/>
          <w:i/>
          <w:iCs/>
          <w:sz w:val="22"/>
          <w:szCs w:val="22"/>
        </w:rPr>
        <w:t>数据可视化：下图左侧比较了</w:t>
      </w:r>
      <w:r w:rsidRPr="0086309C">
        <w:rPr>
          <w:rFonts w:ascii="Times New Roman" w:eastAsia="微软雅黑" w:hAnsi="Times New Roman" w:cs="Times New Roman"/>
          <w:i/>
          <w:iCs/>
          <w:sz w:val="22"/>
          <w:szCs w:val="22"/>
        </w:rPr>
        <w:t>AppLovin</w:t>
      </w:r>
      <w:r w:rsidRPr="0086309C">
        <w:rPr>
          <w:rFonts w:ascii="Times New Roman" w:eastAsia="微软雅黑" w:hAnsi="Times New Roman" w:cs="Times New Roman"/>
          <w:i/>
          <w:iCs/>
          <w:sz w:val="22"/>
          <w:szCs w:val="22"/>
        </w:rPr>
        <w:t>与主要同行在市盈率（</w:t>
      </w:r>
      <w:r w:rsidRPr="0086309C">
        <w:rPr>
          <w:rFonts w:ascii="Times New Roman" w:eastAsia="微软雅黑" w:hAnsi="Times New Roman" w:cs="Times New Roman"/>
          <w:i/>
          <w:iCs/>
          <w:sz w:val="22"/>
          <w:szCs w:val="22"/>
        </w:rPr>
        <w:t>P/E</w:t>
      </w:r>
      <w:r w:rsidRPr="0086309C">
        <w:rPr>
          <w:rFonts w:ascii="Times New Roman" w:eastAsia="微软雅黑" w:hAnsi="Times New Roman" w:cs="Times New Roman"/>
          <w:i/>
          <w:iCs/>
          <w:sz w:val="22"/>
          <w:szCs w:val="22"/>
        </w:rPr>
        <w:t>）上的差异，右侧展示了我们基于</w:t>
      </w:r>
      <w:r w:rsidRPr="0086309C">
        <w:rPr>
          <w:rFonts w:ascii="Times New Roman" w:eastAsia="微软雅黑" w:hAnsi="Times New Roman" w:cs="Times New Roman"/>
          <w:i/>
          <w:iCs/>
          <w:sz w:val="22"/>
          <w:szCs w:val="22"/>
        </w:rPr>
        <w:t>DCF</w:t>
      </w:r>
      <w:r w:rsidRPr="0086309C">
        <w:rPr>
          <w:rFonts w:ascii="Times New Roman" w:eastAsia="微软雅黑" w:hAnsi="Times New Roman" w:cs="Times New Roman"/>
          <w:i/>
          <w:iCs/>
          <w:sz w:val="22"/>
          <w:szCs w:val="22"/>
        </w:rPr>
        <w:t>模型估算的</w:t>
      </w:r>
      <w:r w:rsidRPr="0086309C">
        <w:rPr>
          <w:rFonts w:ascii="Times New Roman" w:eastAsia="微软雅黑" w:hAnsi="Times New Roman" w:cs="Times New Roman"/>
          <w:i/>
          <w:iCs/>
          <w:sz w:val="22"/>
          <w:szCs w:val="22"/>
        </w:rPr>
        <w:t>AppLovin</w:t>
      </w:r>
      <w:r w:rsidRPr="0086309C">
        <w:rPr>
          <w:rFonts w:ascii="Times New Roman" w:eastAsia="微软雅黑" w:hAnsi="Times New Roman" w:cs="Times New Roman"/>
          <w:i/>
          <w:iCs/>
          <w:sz w:val="22"/>
          <w:szCs w:val="22"/>
        </w:rPr>
        <w:t>每股内在价值范围（阴影部分），相对于当前股价的位置。可以看出，</w:t>
      </w:r>
      <w:r w:rsidRPr="0086309C">
        <w:rPr>
          <w:rFonts w:ascii="Times New Roman" w:eastAsia="微软雅黑" w:hAnsi="Times New Roman" w:cs="Times New Roman"/>
          <w:i/>
          <w:iCs/>
          <w:sz w:val="22"/>
          <w:szCs w:val="22"/>
        </w:rPr>
        <w:t>AppLovin</w:t>
      </w:r>
      <w:r w:rsidRPr="0086309C">
        <w:rPr>
          <w:rFonts w:ascii="Times New Roman" w:eastAsia="微软雅黑" w:hAnsi="Times New Roman" w:cs="Times New Roman"/>
          <w:i/>
          <w:iCs/>
          <w:sz w:val="22"/>
          <w:szCs w:val="22"/>
        </w:rPr>
        <w:t>的估值接近同行平均水平，而</w:t>
      </w:r>
      <w:r w:rsidRPr="0086309C">
        <w:rPr>
          <w:rFonts w:ascii="Times New Roman" w:eastAsia="微软雅黑" w:hAnsi="Times New Roman" w:cs="Times New Roman"/>
          <w:i/>
          <w:iCs/>
          <w:sz w:val="22"/>
          <w:szCs w:val="22"/>
        </w:rPr>
        <w:t>DCF</w:t>
      </w:r>
      <w:r w:rsidRPr="0086309C">
        <w:rPr>
          <w:rFonts w:ascii="Times New Roman" w:eastAsia="微软雅黑" w:hAnsi="Times New Roman" w:cs="Times New Roman"/>
          <w:i/>
          <w:iCs/>
          <w:sz w:val="22"/>
          <w:szCs w:val="22"/>
        </w:rPr>
        <w:t>估值暗示当前股价已回落至合理区间。</w:t>
      </w:r>
      <w:r w:rsidRPr="0086309C">
        <w:rPr>
          <w:rFonts w:ascii="Times New Roman" w:eastAsia="微软雅黑" w:hAnsi="Times New Roman" w:cs="Times New Roman"/>
          <w:i/>
          <w:iCs/>
          <w:sz w:val="22"/>
          <w:szCs w:val="22"/>
        </w:rPr>
        <w:t>)</w:t>
      </w:r>
    </w:p>
    <w:p w14:paraId="7743312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i/>
          <w:iCs/>
          <w:sz w:val="22"/>
          <w:szCs w:val="22"/>
        </w:rPr>
        <w:t>图：</w:t>
      </w:r>
      <w:r w:rsidRPr="0086309C">
        <w:rPr>
          <w:rFonts w:ascii="Times New Roman" w:eastAsia="微软雅黑" w:hAnsi="Times New Roman" w:cs="Times New Roman"/>
          <w:i/>
          <w:iCs/>
          <w:sz w:val="22"/>
          <w:szCs w:val="22"/>
        </w:rPr>
        <w:t xml:space="preserve">AppLovin </w:t>
      </w:r>
      <w:r w:rsidRPr="0086309C">
        <w:rPr>
          <w:rFonts w:ascii="Times New Roman" w:eastAsia="微软雅黑" w:hAnsi="Times New Roman" w:cs="Times New Roman"/>
          <w:i/>
          <w:iCs/>
          <w:sz w:val="22"/>
          <w:szCs w:val="22"/>
        </w:rPr>
        <w:t>与同行估值比较、</w:t>
      </w:r>
      <w:r w:rsidRPr="0086309C">
        <w:rPr>
          <w:rFonts w:ascii="Times New Roman" w:eastAsia="微软雅黑" w:hAnsi="Times New Roman" w:cs="Times New Roman"/>
          <w:i/>
          <w:iCs/>
          <w:sz w:val="22"/>
          <w:szCs w:val="22"/>
        </w:rPr>
        <w:t>DCF</w:t>
      </w:r>
      <w:r w:rsidRPr="0086309C">
        <w:rPr>
          <w:rFonts w:ascii="Times New Roman" w:eastAsia="微软雅黑" w:hAnsi="Times New Roman" w:cs="Times New Roman"/>
          <w:i/>
          <w:iCs/>
          <w:sz w:val="22"/>
          <w:szCs w:val="22"/>
        </w:rPr>
        <w:t>估值</w:t>
      </w:r>
      <w:r w:rsidRPr="0086309C">
        <w:rPr>
          <w:rFonts w:ascii="Times New Roman" w:eastAsia="微软雅黑" w:hAnsi="Times New Roman" w:cs="Times New Roman"/>
          <w:i/>
          <w:iCs/>
          <w:sz w:val="22"/>
          <w:szCs w:val="22"/>
        </w:rPr>
        <w:t xml:space="preserve"> vs </w:t>
      </w:r>
      <w:r w:rsidRPr="0086309C">
        <w:rPr>
          <w:rFonts w:ascii="Times New Roman" w:eastAsia="微软雅黑" w:hAnsi="Times New Roman" w:cs="Times New Roman"/>
          <w:i/>
          <w:iCs/>
          <w:sz w:val="22"/>
          <w:szCs w:val="22"/>
        </w:rPr>
        <w:t>当前股价</w:t>
      </w:r>
    </w:p>
    <w:p w14:paraId="67C14B1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6. </w:t>
      </w:r>
      <w:r w:rsidRPr="0086309C">
        <w:rPr>
          <w:rFonts w:ascii="Times New Roman" w:eastAsia="微软雅黑" w:hAnsi="Times New Roman" w:cs="Times New Roman"/>
          <w:b/>
          <w:bCs/>
          <w:sz w:val="22"/>
          <w:szCs w:val="22"/>
        </w:rPr>
        <w:t>竞争环境</w:t>
      </w:r>
    </w:p>
    <w:p w14:paraId="7D6A3B2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所处的是</w:t>
      </w:r>
      <w:r w:rsidRPr="0086309C">
        <w:rPr>
          <w:rFonts w:ascii="Times New Roman" w:eastAsia="微软雅黑" w:hAnsi="Times New Roman" w:cs="Times New Roman"/>
          <w:b/>
          <w:bCs/>
          <w:sz w:val="22"/>
          <w:szCs w:val="22"/>
        </w:rPr>
        <w:t>数字广告投放与变现</w:t>
      </w:r>
      <w:r w:rsidRPr="0086309C">
        <w:rPr>
          <w:rFonts w:ascii="Times New Roman" w:eastAsia="微软雅黑" w:hAnsi="Times New Roman" w:cs="Times New Roman"/>
          <w:sz w:val="22"/>
          <w:szCs w:val="22"/>
        </w:rPr>
        <w:t>行业，市场空间巨大且竞争激烈。公司的竞争格局可以从行业趋势和主要对手两方面来看。</w:t>
      </w:r>
    </w:p>
    <w:p w14:paraId="6F6CD8F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行业趋势：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全球数字广告市场正保持高速增长并不断演进。预计</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年全球广告支出将超过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w:t>
      </w:r>
      <w:r w:rsidRPr="0086309C">
        <w:rPr>
          <w:rFonts w:ascii="Times New Roman" w:eastAsia="微软雅黑" w:hAnsi="Times New Roman" w:cs="Times New Roman"/>
          <w:b/>
          <w:bCs/>
          <w:sz w:val="22"/>
          <w:szCs w:val="22"/>
        </w:rPr>
        <w:t>万亿美元</w:t>
      </w:r>
      <w:r w:rsidRPr="0086309C">
        <w:rPr>
          <w:rFonts w:ascii="Times New Roman" w:eastAsia="微软雅黑" w:hAnsi="Times New Roman" w:cs="Times New Roman"/>
          <w:sz w:val="22"/>
          <w:szCs w:val="22"/>
        </w:rPr>
        <w:t>，其中数字广告占比持续提升，移动端和程序化广告是增长最迅猛的细分领域之一。尤其在移动应用内广告板块，随着智能手机普及和用户使用时长增长，广告变现机会水涨船高。同时，</w:t>
      </w:r>
      <w:r w:rsidRPr="0086309C">
        <w:rPr>
          <w:rFonts w:ascii="Times New Roman" w:eastAsia="微软雅黑" w:hAnsi="Times New Roman" w:cs="Times New Roman"/>
          <w:b/>
          <w:bCs/>
          <w:sz w:val="22"/>
          <w:szCs w:val="22"/>
        </w:rPr>
        <w:t>AI</w:t>
      </w:r>
      <w:r w:rsidRPr="0086309C">
        <w:rPr>
          <w:rFonts w:ascii="Times New Roman" w:eastAsia="微软雅黑" w:hAnsi="Times New Roman" w:cs="Times New Roman"/>
          <w:b/>
          <w:bCs/>
          <w:sz w:val="22"/>
          <w:szCs w:val="22"/>
        </w:rPr>
        <w:t>技术在广告中的应用</w:t>
      </w:r>
      <w:r w:rsidRPr="0086309C">
        <w:rPr>
          <w:rFonts w:ascii="Times New Roman" w:eastAsia="微软雅黑" w:hAnsi="Times New Roman" w:cs="Times New Roman"/>
          <w:sz w:val="22"/>
          <w:szCs w:val="22"/>
        </w:rPr>
        <w:t>成为新趋势：利用机器学习优化投放、提升定向准确性已经成为行业标准。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平台正是顺应这一潮流，通过</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实现广告投放自动化和精准化，取得显著成效。此外，广告生态正在由传统的人为投放转向</w:t>
      </w:r>
      <w:r w:rsidRPr="0086309C">
        <w:rPr>
          <w:rFonts w:ascii="Times New Roman" w:eastAsia="微软雅黑" w:hAnsi="Times New Roman" w:cs="Times New Roman"/>
          <w:b/>
          <w:bCs/>
          <w:sz w:val="22"/>
          <w:szCs w:val="22"/>
        </w:rPr>
        <w:t>实时竞价</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b/>
          <w:bCs/>
          <w:sz w:val="22"/>
          <w:szCs w:val="22"/>
        </w:rPr>
        <w:t>闭环效果优化</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等平台型公司受益于此浪潮，而纯流量持有方（如单一</w:t>
      </w:r>
      <w:r w:rsidRPr="0086309C">
        <w:rPr>
          <w:rFonts w:ascii="Times New Roman" w:eastAsia="微软雅黑" w:hAnsi="Times New Roman" w:cs="Times New Roman"/>
          <w:sz w:val="22"/>
          <w:szCs w:val="22"/>
        </w:rPr>
        <w:t>APP</w:t>
      </w:r>
      <w:r w:rsidRPr="0086309C">
        <w:rPr>
          <w:rFonts w:ascii="Times New Roman" w:eastAsia="微软雅黑" w:hAnsi="Times New Roman" w:cs="Times New Roman"/>
          <w:sz w:val="22"/>
          <w:szCs w:val="22"/>
        </w:rPr>
        <w:t>开发者）越来越依赖这些技术平台来提升变现效率。这种趋势增强了像</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这样的广告中间平台的地位。但也需注意，行业快速增长也吸引了众多玩家进入，各类广告技术初创公司层出不穷，行业竞争格局动态变化。</w:t>
      </w:r>
    </w:p>
    <w:p w14:paraId="3DCBFE0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主要竞争对手：</w:t>
      </w:r>
      <w:r w:rsidRPr="0086309C">
        <w:rPr>
          <w:rFonts w:ascii="Times New Roman" w:eastAsia="微软雅黑" w:hAnsi="Times New Roman" w:cs="Times New Roman"/>
          <w:sz w:val="22"/>
          <w:szCs w:val="22"/>
        </w:rPr>
        <w:t xml:space="preserve"> AppLovin</w:t>
      </w:r>
      <w:r w:rsidRPr="0086309C">
        <w:rPr>
          <w:rFonts w:ascii="Times New Roman" w:eastAsia="微软雅黑" w:hAnsi="Times New Roman" w:cs="Times New Roman"/>
          <w:sz w:val="22"/>
          <w:szCs w:val="22"/>
        </w:rPr>
        <w:t>面对来自不同细分领域巨头的竞争：</w:t>
      </w:r>
    </w:p>
    <w:p w14:paraId="55DE2AD6" w14:textId="77777777" w:rsidR="0086309C" w:rsidRPr="0086309C" w:rsidRDefault="0086309C" w:rsidP="0086309C">
      <w:pPr>
        <w:numPr>
          <w:ilvl w:val="0"/>
          <w:numId w:val="101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谷歌</w:t>
      </w:r>
      <w:r w:rsidRPr="0086309C">
        <w:rPr>
          <w:rFonts w:ascii="Times New Roman" w:eastAsia="微软雅黑" w:hAnsi="Times New Roman" w:cs="Times New Roman"/>
          <w:b/>
          <w:bCs/>
          <w:sz w:val="22"/>
          <w:szCs w:val="22"/>
        </w:rPr>
        <w:t xml:space="preserve"> (Google Ads)</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Meta (Facebook/Instagram Ads)</w:t>
      </w:r>
      <w:r w:rsidRPr="0086309C">
        <w:rPr>
          <w:rFonts w:ascii="Times New Roman" w:eastAsia="微软雅黑" w:hAnsi="Times New Roman" w:cs="Times New Roman"/>
          <w:sz w:val="22"/>
          <w:szCs w:val="22"/>
        </w:rPr>
        <w:t>：作为数字广告的双寡头，谷歌和</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拥有庞大的用户生态和广告网络。谷歌通过旗下</w:t>
      </w:r>
      <w:r w:rsidRPr="0086309C">
        <w:rPr>
          <w:rFonts w:ascii="Times New Roman" w:eastAsia="微软雅黑" w:hAnsi="Times New Roman" w:cs="Times New Roman"/>
          <w:sz w:val="22"/>
          <w:szCs w:val="22"/>
        </w:rPr>
        <w:t>Google Ads</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YouTube</w:t>
      </w:r>
      <w:r w:rsidRPr="0086309C">
        <w:rPr>
          <w:rFonts w:ascii="Times New Roman" w:eastAsia="微软雅黑" w:hAnsi="Times New Roman" w:cs="Times New Roman"/>
          <w:sz w:val="22"/>
          <w:szCs w:val="22"/>
        </w:rPr>
        <w:t>以及</w:t>
      </w:r>
      <w:r w:rsidRPr="0086309C">
        <w:rPr>
          <w:rFonts w:ascii="Times New Roman" w:eastAsia="微软雅黑" w:hAnsi="Times New Roman" w:cs="Times New Roman"/>
          <w:sz w:val="22"/>
          <w:szCs w:val="22"/>
        </w:rPr>
        <w:t>Android</w:t>
      </w:r>
      <w:r w:rsidRPr="0086309C">
        <w:rPr>
          <w:rFonts w:ascii="Times New Roman" w:eastAsia="微软雅黑" w:hAnsi="Times New Roman" w:cs="Times New Roman"/>
          <w:sz w:val="22"/>
          <w:szCs w:val="22"/>
        </w:rPr>
        <w:t>生态掌控大量广告库存；</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依托社交平台精准定向能力亦占据大份额。它们的规模远超</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（市值万亿美元级），技术和资源雄厚，是所有广告科技公司的间接竞争者。特别值得关注的是，谷歌和</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也在大力引入</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优化广告投放（如谷歌的</w:t>
      </w:r>
      <w:r w:rsidRPr="0086309C">
        <w:rPr>
          <w:rFonts w:ascii="Times New Roman" w:eastAsia="微软雅黑" w:hAnsi="Times New Roman" w:cs="Times New Roman"/>
          <w:sz w:val="22"/>
          <w:szCs w:val="22"/>
        </w:rPr>
        <w:t>Performance Max</w:t>
      </w:r>
      <w:r w:rsidRPr="0086309C">
        <w:rPr>
          <w:rFonts w:ascii="Times New Roman" w:eastAsia="微软雅黑" w:hAnsi="Times New Roman" w:cs="Times New Roman"/>
          <w:sz w:val="22"/>
          <w:szCs w:val="22"/>
        </w:rPr>
        <w:t>智能活动、</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推荐算法等），可能缩小</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优化上的差距</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471E4615" w14:textId="77777777" w:rsidR="0086309C" w:rsidRPr="0086309C" w:rsidRDefault="0086309C" w:rsidP="0086309C">
      <w:pPr>
        <w:numPr>
          <w:ilvl w:val="0"/>
          <w:numId w:val="101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The Trade Desk (TTD)</w:t>
      </w:r>
      <w:r w:rsidRPr="0086309C">
        <w:rPr>
          <w:rFonts w:ascii="Times New Roman" w:eastAsia="微软雅黑" w:hAnsi="Times New Roman" w:cs="Times New Roman"/>
          <w:sz w:val="22"/>
          <w:szCs w:val="22"/>
        </w:rPr>
        <w:t>：全球最大的独立广告需求方平台</w:t>
      </w:r>
      <w:r w:rsidRPr="0086309C">
        <w:rPr>
          <w:rFonts w:ascii="Times New Roman" w:eastAsia="微软雅黑" w:hAnsi="Times New Roman" w:cs="Times New Roman"/>
          <w:sz w:val="22"/>
          <w:szCs w:val="22"/>
        </w:rPr>
        <w:t>(DSP)</w:t>
      </w:r>
      <w:r w:rsidRPr="0086309C">
        <w:rPr>
          <w:rFonts w:ascii="Times New Roman" w:eastAsia="微软雅黑" w:hAnsi="Times New Roman" w:cs="Times New Roman"/>
          <w:sz w:val="22"/>
          <w:szCs w:val="22"/>
        </w:rPr>
        <w:t>，市值约</w:t>
      </w:r>
      <w:r w:rsidRPr="0086309C">
        <w:rPr>
          <w:rFonts w:ascii="Times New Roman" w:eastAsia="微软雅黑" w:hAnsi="Times New Roman" w:cs="Times New Roman"/>
          <w:sz w:val="22"/>
          <w:szCs w:val="22"/>
        </w:rPr>
        <w:t>$650</w:t>
      </w:r>
      <w:r w:rsidRPr="0086309C">
        <w:rPr>
          <w:rFonts w:ascii="Times New Roman" w:eastAsia="微软雅黑" w:hAnsi="Times New Roman" w:cs="Times New Roman"/>
          <w:sz w:val="22"/>
          <w:szCs w:val="22"/>
        </w:rPr>
        <w:t>亿。</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主要服务品牌广告主，通过其平台让广告主竞购开放互联网和</w:t>
      </w:r>
      <w:r w:rsidRPr="0086309C">
        <w:rPr>
          <w:rFonts w:ascii="Times New Roman" w:eastAsia="微软雅黑" w:hAnsi="Times New Roman" w:cs="Times New Roman"/>
          <w:sz w:val="22"/>
          <w:szCs w:val="22"/>
        </w:rPr>
        <w:t>App</w:t>
      </w:r>
      <w:r w:rsidRPr="0086309C">
        <w:rPr>
          <w:rFonts w:ascii="Times New Roman" w:eastAsia="微软雅黑" w:hAnsi="Times New Roman" w:cs="Times New Roman"/>
          <w:sz w:val="22"/>
          <w:szCs w:val="22"/>
        </w:rPr>
        <w:t>端的广告位。与</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不同，</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不直接经营广告变现</w:t>
      </w:r>
      <w:r w:rsidRPr="0086309C">
        <w:rPr>
          <w:rFonts w:ascii="Times New Roman" w:eastAsia="微软雅黑" w:hAnsi="Times New Roman" w:cs="Times New Roman"/>
          <w:sz w:val="22"/>
          <w:szCs w:val="22"/>
        </w:rPr>
        <w:t>SDK</w:t>
      </w:r>
      <w:r w:rsidRPr="0086309C">
        <w:rPr>
          <w:rFonts w:ascii="Times New Roman" w:eastAsia="微软雅黑" w:hAnsi="Times New Roman" w:cs="Times New Roman"/>
          <w:sz w:val="22"/>
          <w:szCs w:val="22"/>
        </w:rPr>
        <w:t>，而是在更上游连接广告代理和发布方。</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的优势在于覆盖面广、开放透明，并深受大品牌青睐。但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侧重移动应用内广告变现，服务对象更多是应用开发者，可以通过自有</w:t>
      </w:r>
      <w:r w:rsidRPr="0086309C">
        <w:rPr>
          <w:rFonts w:ascii="Times New Roman" w:eastAsia="微软雅黑" w:hAnsi="Times New Roman" w:cs="Times New Roman"/>
          <w:sz w:val="22"/>
          <w:szCs w:val="22"/>
        </w:rPr>
        <w:t>SDK</w:t>
      </w:r>
      <w:r w:rsidRPr="0086309C">
        <w:rPr>
          <w:rFonts w:ascii="Times New Roman" w:eastAsia="微软雅黑" w:hAnsi="Times New Roman" w:cs="Times New Roman"/>
          <w:sz w:val="22"/>
          <w:szCs w:val="22"/>
        </w:rPr>
        <w:t>获取</w:t>
      </w:r>
      <w:r w:rsidRPr="0086309C">
        <w:rPr>
          <w:rFonts w:ascii="Times New Roman" w:eastAsia="微软雅黑" w:hAnsi="Times New Roman" w:cs="Times New Roman"/>
          <w:b/>
          <w:bCs/>
          <w:sz w:val="22"/>
          <w:szCs w:val="22"/>
        </w:rPr>
        <w:t>一手流量</w:t>
      </w:r>
      <w:r w:rsidRPr="0086309C">
        <w:rPr>
          <w:rFonts w:ascii="Times New Roman" w:eastAsia="微软雅黑" w:hAnsi="Times New Roman" w:cs="Times New Roman"/>
          <w:sz w:val="22"/>
          <w:szCs w:val="22"/>
        </w:rPr>
        <w:t>和提升利润率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lastRenderedPageBreak/>
        <w:t>(</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。某种程度上，</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服务的客户群不同，一个偏开发者一个偏广告商，竞争主要体现在程序化广告预算的分配上。随着</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拓展其广告平台功能，也有部分业务与</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重叠，例如争夺手游广告预算等。</w:t>
      </w:r>
    </w:p>
    <w:p w14:paraId="6F737482" w14:textId="77777777" w:rsidR="0086309C" w:rsidRPr="0086309C" w:rsidRDefault="0086309C" w:rsidP="0086309C">
      <w:pPr>
        <w:numPr>
          <w:ilvl w:val="0"/>
          <w:numId w:val="101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Unity Software (U)</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是全球知名的游戏引擎和游戏内广告平台提供商，市值约</w:t>
      </w:r>
      <w:r w:rsidRPr="0086309C">
        <w:rPr>
          <w:rFonts w:ascii="Times New Roman" w:eastAsia="微软雅黑" w:hAnsi="Times New Roman" w:cs="Times New Roman"/>
          <w:sz w:val="22"/>
          <w:szCs w:val="22"/>
        </w:rPr>
        <w:t>$250</w:t>
      </w:r>
      <w:r w:rsidRPr="0086309C">
        <w:rPr>
          <w:rFonts w:ascii="Times New Roman" w:eastAsia="微软雅黑" w:hAnsi="Times New Roman" w:cs="Times New Roman"/>
          <w:sz w:val="22"/>
          <w:szCs w:val="22"/>
        </w:rPr>
        <w:t>亿。其广告业务（通过</w:t>
      </w:r>
      <w:r w:rsidRPr="0086309C">
        <w:rPr>
          <w:rFonts w:ascii="Times New Roman" w:eastAsia="微软雅黑" w:hAnsi="Times New Roman" w:cs="Times New Roman"/>
          <w:sz w:val="22"/>
          <w:szCs w:val="22"/>
        </w:rPr>
        <w:t>Unity Ads</w:t>
      </w:r>
      <w:r w:rsidRPr="0086309C">
        <w:rPr>
          <w:rFonts w:ascii="Times New Roman" w:eastAsia="微软雅黑" w:hAnsi="Times New Roman" w:cs="Times New Roman"/>
          <w:sz w:val="22"/>
          <w:szCs w:val="22"/>
        </w:rPr>
        <w:t>和收购的</w:t>
      </w:r>
      <w:r w:rsidRPr="0086309C">
        <w:rPr>
          <w:rFonts w:ascii="Times New Roman" w:eastAsia="微软雅黑" w:hAnsi="Times New Roman" w:cs="Times New Roman"/>
          <w:sz w:val="22"/>
          <w:szCs w:val="22"/>
        </w:rPr>
        <w:t>ironSource</w:t>
      </w:r>
      <w:r w:rsidRPr="0086309C">
        <w:rPr>
          <w:rFonts w:ascii="Times New Roman" w:eastAsia="微软雅黑" w:hAnsi="Times New Roman" w:cs="Times New Roman"/>
          <w:sz w:val="22"/>
          <w:szCs w:val="22"/>
        </w:rPr>
        <w:t>等）直接与</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在游戏内广告变现领域竞争</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的强项在于与游戏开发的紧密结合</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使用</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引擎开发的游戏容易集成</w:t>
      </w:r>
      <w:r w:rsidRPr="0086309C">
        <w:rPr>
          <w:rFonts w:ascii="Times New Roman" w:eastAsia="微软雅黑" w:hAnsi="Times New Roman" w:cs="Times New Roman"/>
          <w:sz w:val="22"/>
          <w:szCs w:val="22"/>
        </w:rPr>
        <w:t>Unity Ads</w:t>
      </w:r>
      <w:r w:rsidRPr="0086309C">
        <w:rPr>
          <w:rFonts w:ascii="Times New Roman" w:eastAsia="微软雅黑" w:hAnsi="Times New Roman" w:cs="Times New Roman"/>
          <w:sz w:val="22"/>
          <w:szCs w:val="22"/>
        </w:rPr>
        <w:t>，从而形成一体化开发</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变现流程。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则通过提供更优的变现算法（</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）和更高的收益分成吸引游戏开发者。值得关注的是，</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年拒绝了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的收购提议并选择与</w:t>
      </w:r>
      <w:r w:rsidRPr="0086309C">
        <w:rPr>
          <w:rFonts w:ascii="Times New Roman" w:eastAsia="微软雅黑" w:hAnsi="Times New Roman" w:cs="Times New Roman"/>
          <w:sz w:val="22"/>
          <w:szCs w:val="22"/>
        </w:rPr>
        <w:t>ironSource</w:t>
      </w:r>
      <w:r w:rsidRPr="0086309C">
        <w:rPr>
          <w:rFonts w:ascii="Times New Roman" w:eastAsia="微软雅黑" w:hAnsi="Times New Roman" w:cs="Times New Roman"/>
          <w:sz w:val="22"/>
          <w:szCs w:val="22"/>
        </w:rPr>
        <w:t>合并，表明二者竞争关系明显。当前</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拥有游戏开发者生态，</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拥有变现效率，谁能在对方领域取得突破将决定游戏广告市场的格局。</w:t>
      </w:r>
    </w:p>
    <w:p w14:paraId="3B499A1C" w14:textId="77777777" w:rsidR="0086309C" w:rsidRPr="0086309C" w:rsidRDefault="0086309C" w:rsidP="0086309C">
      <w:pPr>
        <w:numPr>
          <w:ilvl w:val="0"/>
          <w:numId w:val="101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其他广告技术平台：</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例如</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IronSource</w:t>
      </w:r>
      <w:r w:rsidRPr="0086309C">
        <w:rPr>
          <w:rFonts w:ascii="Times New Roman" w:eastAsia="微软雅黑" w:hAnsi="Times New Roman" w:cs="Times New Roman"/>
          <w:sz w:val="22"/>
          <w:szCs w:val="22"/>
        </w:rPr>
        <w:t>（已并入</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MoPub</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已于</w:t>
      </w:r>
      <w:r w:rsidRPr="0086309C">
        <w:rPr>
          <w:rFonts w:ascii="Times New Roman" w:eastAsia="微软雅黑" w:hAnsi="Times New Roman" w:cs="Times New Roman"/>
          <w:sz w:val="22"/>
          <w:szCs w:val="22"/>
        </w:rPr>
        <w:t>2021</w:t>
      </w:r>
      <w:r w:rsidRPr="0086309C">
        <w:rPr>
          <w:rFonts w:ascii="Times New Roman" w:eastAsia="微软雅黑" w:hAnsi="Times New Roman" w:cs="Times New Roman"/>
          <w:sz w:val="22"/>
          <w:szCs w:val="22"/>
        </w:rPr>
        <w:t>年收购</w:t>
      </w:r>
      <w:r w:rsidRPr="0086309C">
        <w:rPr>
          <w:rFonts w:ascii="Times New Roman" w:eastAsia="微软雅黑" w:hAnsi="Times New Roman" w:cs="Times New Roman"/>
          <w:sz w:val="22"/>
          <w:szCs w:val="22"/>
        </w:rPr>
        <w:t>MoPub</w:t>
      </w:r>
      <w:r w:rsidRPr="0086309C">
        <w:rPr>
          <w:rFonts w:ascii="Times New Roman" w:eastAsia="微软雅黑" w:hAnsi="Times New Roman" w:cs="Times New Roman"/>
          <w:sz w:val="22"/>
          <w:szCs w:val="22"/>
        </w:rPr>
        <w:t>业务）、</w:t>
      </w:r>
      <w:r w:rsidRPr="0086309C">
        <w:rPr>
          <w:rFonts w:ascii="Times New Roman" w:eastAsia="微软雅黑" w:hAnsi="Times New Roman" w:cs="Times New Roman"/>
          <w:b/>
          <w:bCs/>
          <w:sz w:val="22"/>
          <w:szCs w:val="22"/>
        </w:rPr>
        <w:t>Adobe Advertising Cloud</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Yahoo (Verizon) Ads</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等等。这些平台在不同细分各具优势但规模相对有限。</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通过并购整合（如收购</w:t>
      </w:r>
      <w:r w:rsidRPr="0086309C">
        <w:rPr>
          <w:rFonts w:ascii="Times New Roman" w:eastAsia="微软雅黑" w:hAnsi="Times New Roman" w:cs="Times New Roman"/>
          <w:sz w:val="22"/>
          <w:szCs w:val="22"/>
        </w:rPr>
        <w:t>Adjust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MoPub</w:t>
      </w:r>
      <w:r w:rsidRPr="0086309C">
        <w:rPr>
          <w:rFonts w:ascii="Times New Roman" w:eastAsia="微软雅黑" w:hAnsi="Times New Roman" w:cs="Times New Roman"/>
          <w:sz w:val="22"/>
          <w:szCs w:val="22"/>
        </w:rPr>
        <w:t>）已在移动广告平台领域形成较高集中度，进一步强化了竞争护城河。</w:t>
      </w:r>
    </w:p>
    <w:p w14:paraId="11A9F9D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总的来说，</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所处行业的进入壁垒在于技术实力和客户规模效应。凭借</w:t>
      </w:r>
      <w:r w:rsidRPr="0086309C">
        <w:rPr>
          <w:rFonts w:ascii="Times New Roman" w:eastAsia="微软雅黑" w:hAnsi="Times New Roman" w:cs="Times New Roman"/>
          <w:sz w:val="22"/>
          <w:szCs w:val="22"/>
        </w:rPr>
        <w:t>AXON AI</w:t>
      </w:r>
      <w:r w:rsidRPr="0086309C">
        <w:rPr>
          <w:rFonts w:ascii="Times New Roman" w:eastAsia="微软雅黑" w:hAnsi="Times New Roman" w:cs="Times New Roman"/>
          <w:sz w:val="22"/>
          <w:szCs w:val="22"/>
        </w:rPr>
        <w:t>和一站式平台，</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在移动应用广告变现这一细分市场建立了</w:t>
      </w:r>
      <w:r w:rsidRPr="0086309C">
        <w:rPr>
          <w:rFonts w:ascii="Times New Roman" w:eastAsia="微软雅黑" w:hAnsi="Times New Roman" w:cs="Times New Roman"/>
          <w:b/>
          <w:bCs/>
          <w:sz w:val="22"/>
          <w:szCs w:val="22"/>
        </w:rPr>
        <w:t>领先地位</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IBD</w:t>
      </w:r>
      <w:r w:rsidRPr="0086309C">
        <w:rPr>
          <w:rFonts w:ascii="Times New Roman" w:eastAsia="微软雅黑" w:hAnsi="Times New Roman" w:cs="Times New Roman"/>
          <w:sz w:val="22"/>
          <w:szCs w:val="22"/>
        </w:rPr>
        <w:t>综合评分高达</w:t>
      </w:r>
      <w:r w:rsidRPr="0086309C">
        <w:rPr>
          <w:rFonts w:ascii="Times New Roman" w:eastAsia="微软雅黑" w:hAnsi="Times New Roman" w:cs="Times New Roman"/>
          <w:sz w:val="22"/>
          <w:szCs w:val="22"/>
        </w:rPr>
        <w:t>99</w:t>
      </w:r>
      <w:r w:rsidRPr="0086309C">
        <w:rPr>
          <w:rFonts w:ascii="Times New Roman" w:eastAsia="微软雅黑" w:hAnsi="Times New Roman" w:cs="Times New Roman"/>
          <w:sz w:val="22"/>
          <w:szCs w:val="22"/>
        </w:rPr>
        <w:t>分，位列行业佼佼者</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。然而面对谷歌、</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等巨头的间接挤压，以及</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TTD</w:t>
      </w:r>
      <w:r w:rsidRPr="0086309C">
        <w:rPr>
          <w:rFonts w:ascii="Times New Roman" w:eastAsia="微软雅黑" w:hAnsi="Times New Roman" w:cs="Times New Roman"/>
          <w:sz w:val="22"/>
          <w:szCs w:val="22"/>
        </w:rPr>
        <w:t>等专业公司的直接竞争，</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需持续保持技术创新和拓展客户网络，才能守住并扩大市场份额。</w:t>
      </w:r>
      <w:r w:rsidRPr="0086309C">
        <w:rPr>
          <w:rFonts w:ascii="Times New Roman" w:eastAsia="微软雅黑" w:hAnsi="Times New Roman" w:cs="Times New Roman"/>
          <w:b/>
          <w:bCs/>
          <w:sz w:val="22"/>
          <w:szCs w:val="22"/>
        </w:rPr>
        <w:t>行业竞争将长期存在</w:t>
      </w:r>
      <w:r w:rsidRPr="0086309C">
        <w:rPr>
          <w:rFonts w:ascii="Times New Roman" w:eastAsia="微软雅黑" w:hAnsi="Times New Roman" w:cs="Times New Roman"/>
          <w:sz w:val="22"/>
          <w:szCs w:val="22"/>
        </w:rPr>
        <w:t>：广告主预算是块蛋糕，各玩家争夺激烈。</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能否在竞合中脱颖而出，取决于其</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技术演进、客户服务水平以及在新兴广告领域的扩张速度。</w:t>
      </w:r>
    </w:p>
    <w:p w14:paraId="40E1920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7. </w:t>
      </w:r>
      <w:r w:rsidRPr="0086309C">
        <w:rPr>
          <w:rFonts w:ascii="Times New Roman" w:eastAsia="微软雅黑" w:hAnsi="Times New Roman" w:cs="Times New Roman"/>
          <w:b/>
          <w:bCs/>
          <w:sz w:val="22"/>
          <w:szCs w:val="22"/>
        </w:rPr>
        <w:t>风险因素</w:t>
      </w:r>
    </w:p>
    <w:p w14:paraId="28AB0A5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尽管</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具备高速增长和技术优势，投资该公司仍需审慎考虑多方面风险：</w:t>
      </w:r>
    </w:p>
    <w:p w14:paraId="44B8FE4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市场风险：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当前估值反映了高度乐观预期，一旦业绩或增长不达标，股价可能大幅波动。过去半年股价累涨超过</w:t>
      </w:r>
      <w:r w:rsidRPr="0086309C">
        <w:rPr>
          <w:rFonts w:ascii="Times New Roman" w:eastAsia="微软雅黑" w:hAnsi="Times New Roman" w:cs="Times New Roman"/>
          <w:sz w:val="22"/>
          <w:szCs w:val="22"/>
        </w:rPr>
        <w:t>700%</w:t>
      </w:r>
      <w:r w:rsidRPr="0086309C">
        <w:rPr>
          <w:rFonts w:ascii="Times New Roman" w:eastAsia="微软雅黑" w:hAnsi="Times New Roman" w:cs="Times New Roman"/>
          <w:sz w:val="22"/>
          <w:szCs w:val="22"/>
        </w:rPr>
        <w:t>，积累了相当多的获利盘，短期内存在机构和内部人士</w:t>
      </w:r>
      <w:r w:rsidRPr="0086309C">
        <w:rPr>
          <w:rFonts w:ascii="Times New Roman" w:eastAsia="微软雅黑" w:hAnsi="Times New Roman" w:cs="Times New Roman"/>
          <w:b/>
          <w:bCs/>
          <w:sz w:val="22"/>
          <w:szCs w:val="22"/>
        </w:rPr>
        <w:t>获利了结</w:t>
      </w:r>
      <w:r w:rsidRPr="0086309C">
        <w:rPr>
          <w:rFonts w:ascii="Times New Roman" w:eastAsia="微软雅黑" w:hAnsi="Times New Roman" w:cs="Times New Roman"/>
          <w:sz w:val="22"/>
          <w:szCs w:val="22"/>
        </w:rPr>
        <w:t>的压力</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。尤其在</w:t>
      </w:r>
      <w:r w:rsidRPr="0086309C">
        <w:rPr>
          <w:rFonts w:ascii="Times New Roman" w:eastAsia="微软雅黑" w:hAnsi="Times New Roman" w:cs="Times New Roman"/>
          <w:b/>
          <w:bCs/>
          <w:sz w:val="22"/>
          <w:szCs w:val="22"/>
        </w:rPr>
        <w:t>财报发布窗口</w:t>
      </w:r>
      <w:r w:rsidRPr="0086309C">
        <w:rPr>
          <w:rFonts w:ascii="Times New Roman" w:eastAsia="微软雅黑" w:hAnsi="Times New Roman" w:cs="Times New Roman"/>
          <w:sz w:val="22"/>
          <w:szCs w:val="22"/>
        </w:rPr>
        <w:t>，高涨的股价容易对业绩</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吹毛求疵</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月的</w:t>
      </w:r>
      <w:r w:rsidRPr="0086309C">
        <w:rPr>
          <w:rFonts w:ascii="Times New Roman" w:eastAsia="微软雅黑" w:hAnsi="Times New Roman" w:cs="Times New Roman"/>
          <w:sz w:val="22"/>
          <w:szCs w:val="22"/>
        </w:rPr>
        <w:t>Q4</w:t>
      </w:r>
      <w:r w:rsidRPr="0086309C">
        <w:rPr>
          <w:rFonts w:ascii="Times New Roman" w:eastAsia="微软雅黑" w:hAnsi="Times New Roman" w:cs="Times New Roman"/>
          <w:sz w:val="22"/>
          <w:szCs w:val="22"/>
        </w:rPr>
        <w:t>财报发布就是一大风险事件：若营收或利润低于市场预期，可能引发剧烈抛售。另一方面，全球宏观经济环境变化也构成市场层面的风险。如果经济增长放缓或进入衰退，广告主往往会削减广告预算，作为广告平台的</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将直接受到收入增速下滑的冲击</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。此外，美联储货币政策的不确定性（如利率持续高企）可能压制高估值成长股的投资偏好，资金从风险资产撤出都会对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的股价形成下行压力。</w:t>
      </w:r>
    </w:p>
    <w:p w14:paraId="0800C77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竞争风险：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行业竞争加剧可能影响公司增长和盈利。首先，</w:t>
      </w:r>
      <w:r w:rsidRPr="0086309C">
        <w:rPr>
          <w:rFonts w:ascii="Times New Roman" w:eastAsia="微软雅黑" w:hAnsi="Times New Roman" w:cs="Times New Roman"/>
          <w:b/>
          <w:bCs/>
          <w:sz w:val="22"/>
          <w:szCs w:val="22"/>
        </w:rPr>
        <w:t>技术竞争</w:t>
      </w:r>
      <w:r w:rsidRPr="0086309C">
        <w:rPr>
          <w:rFonts w:ascii="Times New Roman" w:eastAsia="微软雅黑" w:hAnsi="Times New Roman" w:cs="Times New Roman"/>
          <w:sz w:val="22"/>
          <w:szCs w:val="22"/>
        </w:rPr>
        <w:t>：若主要对手（谷歌、</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等）在</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广告投放技术上取得突破，可能削弱</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的领先优势</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。谷歌的自动化广告投放产品、</w:t>
      </w:r>
      <w:r w:rsidRPr="0086309C">
        <w:rPr>
          <w:rFonts w:ascii="Times New Roman" w:eastAsia="微软雅黑" w:hAnsi="Times New Roman" w:cs="Times New Roman"/>
          <w:sz w:val="22"/>
          <w:szCs w:val="22"/>
        </w:rPr>
        <w:t>Meta</w:t>
      </w:r>
      <w:r w:rsidRPr="0086309C">
        <w:rPr>
          <w:rFonts w:ascii="Times New Roman" w:eastAsia="微软雅黑" w:hAnsi="Times New Roman" w:cs="Times New Roman"/>
          <w:sz w:val="22"/>
          <w:szCs w:val="22"/>
        </w:rPr>
        <w:t>在社交广告的创新，都可能分流广告预算。</w:t>
      </w:r>
      <w:r w:rsidRPr="0086309C">
        <w:rPr>
          <w:rFonts w:ascii="Times New Roman" w:eastAsia="微软雅黑" w:hAnsi="Times New Roman" w:cs="Times New Roman"/>
          <w:sz w:val="22"/>
          <w:szCs w:val="22"/>
        </w:rPr>
        <w:t>Unity</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The Trade Desk</w:t>
      </w:r>
      <w:r w:rsidRPr="0086309C">
        <w:rPr>
          <w:rFonts w:ascii="Times New Roman" w:eastAsia="微软雅黑" w:hAnsi="Times New Roman" w:cs="Times New Roman"/>
          <w:sz w:val="22"/>
          <w:szCs w:val="22"/>
        </w:rPr>
        <w:t>也在各自领域深耕，如果他们拓展业务范围，与</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正面竞争，可能导致抢夺客户或压低分成比例</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。其次，</w:t>
      </w:r>
      <w:r w:rsidRPr="0086309C">
        <w:rPr>
          <w:rFonts w:ascii="Times New Roman" w:eastAsia="微软雅黑" w:hAnsi="Times New Roman" w:cs="Times New Roman"/>
          <w:b/>
          <w:bCs/>
          <w:sz w:val="22"/>
          <w:szCs w:val="22"/>
        </w:rPr>
        <w:t>价格战风险</w:t>
      </w:r>
      <w:r w:rsidRPr="0086309C">
        <w:rPr>
          <w:rFonts w:ascii="Times New Roman" w:eastAsia="微软雅黑" w:hAnsi="Times New Roman" w:cs="Times New Roman"/>
          <w:sz w:val="22"/>
          <w:szCs w:val="22"/>
        </w:rPr>
        <w:t>：广告变现平台之间可能通过</w:t>
      </w:r>
      <w:r w:rsidRPr="0086309C">
        <w:rPr>
          <w:rFonts w:ascii="Times New Roman" w:eastAsia="微软雅黑" w:hAnsi="Times New Roman" w:cs="Times New Roman"/>
          <w:b/>
          <w:bCs/>
          <w:sz w:val="22"/>
          <w:szCs w:val="22"/>
        </w:rPr>
        <w:t>降低分成抽成</w:t>
      </w:r>
      <w:r w:rsidRPr="0086309C">
        <w:rPr>
          <w:rFonts w:ascii="Times New Roman" w:eastAsia="微软雅黑" w:hAnsi="Times New Roman" w:cs="Times New Roman"/>
          <w:sz w:val="22"/>
          <w:szCs w:val="22"/>
        </w:rPr>
        <w:t>或提供优惠来争夺优质应用客户。例如竞争对手如果愿意返还给开发者更高比例的广告收入，</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可能被迫跟进，让利客户，进而</w:t>
      </w:r>
      <w:r w:rsidRPr="0086309C">
        <w:rPr>
          <w:rFonts w:ascii="Times New Roman" w:eastAsia="微软雅黑" w:hAnsi="Times New Roman" w:cs="Times New Roman"/>
          <w:b/>
          <w:bCs/>
          <w:sz w:val="22"/>
          <w:szCs w:val="22"/>
        </w:rPr>
        <w:t>压缩利润率</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。再次，新进入者和替代技术也不可忽视，万一出现新的广告形式或平台使传统应用内广告黯然失色（如超级应用、元宇宙广告等概念兴起），</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当前业务模式可能面临挑战。总的来说，持续的竞争压力可能导致公司增长不及预期或利润率下滑。</w:t>
      </w:r>
    </w:p>
    <w:p w14:paraId="20F1AF0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监管政策风险：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数字广告行业面临日趋严格的监管和政策环境变化：</w:t>
      </w:r>
    </w:p>
    <w:p w14:paraId="72D43DE3" w14:textId="77777777" w:rsidR="0086309C" w:rsidRPr="0086309C" w:rsidRDefault="0086309C" w:rsidP="0086309C">
      <w:pPr>
        <w:numPr>
          <w:ilvl w:val="0"/>
          <w:numId w:val="101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隐私与数据政策：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苹果的</w:t>
      </w:r>
      <w:r w:rsidRPr="0086309C">
        <w:rPr>
          <w:rFonts w:ascii="Times New Roman" w:eastAsia="微软雅黑" w:hAnsi="Times New Roman" w:cs="Times New Roman"/>
          <w:sz w:val="22"/>
          <w:szCs w:val="22"/>
        </w:rPr>
        <w:t xml:space="preserve">App Tracking Transparency (ATT) </w:t>
      </w:r>
      <w:r w:rsidRPr="0086309C">
        <w:rPr>
          <w:rFonts w:ascii="Times New Roman" w:eastAsia="微软雅黑" w:hAnsi="Times New Roman" w:cs="Times New Roman"/>
          <w:sz w:val="22"/>
          <w:szCs w:val="22"/>
        </w:rPr>
        <w:t>政策已对移动广告造成重大影响，限制了跨应用用户追踪</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依赖用户数据进行精准投放，若苹果、谷歌等生态系统进一步收紧隐私规则，将降低广告定向效果。例如如果未来</w:t>
      </w:r>
      <w:r w:rsidRPr="0086309C">
        <w:rPr>
          <w:rFonts w:ascii="Times New Roman" w:eastAsia="微软雅黑" w:hAnsi="Times New Roman" w:cs="Times New Roman"/>
          <w:sz w:val="22"/>
          <w:szCs w:val="22"/>
        </w:rPr>
        <w:t>iOS</w:t>
      </w:r>
      <w:r w:rsidRPr="0086309C">
        <w:rPr>
          <w:rFonts w:ascii="Times New Roman" w:eastAsia="微软雅黑" w:hAnsi="Times New Roman" w:cs="Times New Roman"/>
          <w:sz w:val="22"/>
          <w:szCs w:val="22"/>
        </w:rPr>
        <w:t>或</w:t>
      </w:r>
      <w:r w:rsidRPr="0086309C">
        <w:rPr>
          <w:rFonts w:ascii="Times New Roman" w:eastAsia="微软雅黑" w:hAnsi="Times New Roman" w:cs="Times New Roman"/>
          <w:sz w:val="22"/>
          <w:szCs w:val="22"/>
        </w:rPr>
        <w:t>Android</w:t>
      </w:r>
      <w:r w:rsidRPr="0086309C">
        <w:rPr>
          <w:rFonts w:ascii="Times New Roman" w:eastAsia="微软雅黑" w:hAnsi="Times New Roman" w:cs="Times New Roman"/>
          <w:sz w:val="22"/>
          <w:szCs w:val="22"/>
        </w:rPr>
        <w:t>禁止设备</w:t>
      </w:r>
      <w:r w:rsidRPr="0086309C">
        <w:rPr>
          <w:rFonts w:ascii="Times New Roman" w:eastAsia="微软雅黑" w:hAnsi="Times New Roman" w:cs="Times New Roman"/>
          <w:sz w:val="22"/>
          <w:szCs w:val="22"/>
        </w:rPr>
        <w:t>ID</w:t>
      </w:r>
      <w:r w:rsidRPr="0086309C">
        <w:rPr>
          <w:rFonts w:ascii="Times New Roman" w:eastAsia="微软雅黑" w:hAnsi="Times New Roman" w:cs="Times New Roman"/>
          <w:sz w:val="22"/>
          <w:szCs w:val="22"/>
        </w:rPr>
        <w:t>追踪，会使</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算法缺乏高质量数据支持</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。此外，欧盟《数字市场法案》（</w:t>
      </w:r>
      <w:r w:rsidRPr="0086309C">
        <w:rPr>
          <w:rFonts w:ascii="Times New Roman" w:eastAsia="微软雅黑" w:hAnsi="Times New Roman" w:cs="Times New Roman"/>
          <w:sz w:val="22"/>
          <w:szCs w:val="22"/>
        </w:rPr>
        <w:t>DMA</w:t>
      </w:r>
      <w:r w:rsidRPr="0086309C">
        <w:rPr>
          <w:rFonts w:ascii="Times New Roman" w:eastAsia="微软雅黑" w:hAnsi="Times New Roman" w:cs="Times New Roman"/>
          <w:sz w:val="22"/>
          <w:szCs w:val="22"/>
        </w:rPr>
        <w:t>）和美国可能出台的联邦隐私立法，都可能对广告数据收集、用户同意机制提出更高要求，增加合规成本</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。第三方</w:t>
      </w:r>
      <w:r w:rsidRPr="0086309C">
        <w:rPr>
          <w:rFonts w:ascii="Times New Roman" w:eastAsia="微软雅黑" w:hAnsi="Times New Roman" w:cs="Times New Roman"/>
          <w:sz w:val="22"/>
          <w:szCs w:val="22"/>
        </w:rPr>
        <w:t>Cookie</w:t>
      </w:r>
      <w:r w:rsidRPr="0086309C">
        <w:rPr>
          <w:rFonts w:ascii="Times New Roman" w:eastAsia="微软雅黑" w:hAnsi="Times New Roman" w:cs="Times New Roman"/>
          <w:sz w:val="22"/>
          <w:szCs w:val="22"/>
        </w:rPr>
        <w:t>的逐步淘汰也要求广告技术公司开发替代方案。</w:t>
      </w:r>
    </w:p>
    <w:p w14:paraId="53571CF5" w14:textId="77777777" w:rsidR="0086309C" w:rsidRPr="0086309C" w:rsidRDefault="0086309C" w:rsidP="0086309C">
      <w:pPr>
        <w:numPr>
          <w:ilvl w:val="0"/>
          <w:numId w:val="101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反垄断与行业监管：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大型科技公司被反垄断审查已是常态，但广告技术领域也存在</w:t>
      </w:r>
      <w:r w:rsidRPr="0086309C">
        <w:rPr>
          <w:rFonts w:ascii="Times New Roman" w:eastAsia="微软雅黑" w:hAnsi="Times New Roman" w:cs="Times New Roman"/>
          <w:b/>
          <w:bCs/>
          <w:sz w:val="22"/>
          <w:szCs w:val="22"/>
        </w:rPr>
        <w:t>公平竞争</w:t>
      </w:r>
      <w:r w:rsidRPr="0086309C">
        <w:rPr>
          <w:rFonts w:ascii="Times New Roman" w:eastAsia="微软雅黑" w:hAnsi="Times New Roman" w:cs="Times New Roman"/>
          <w:sz w:val="22"/>
          <w:szCs w:val="22"/>
        </w:rPr>
        <w:t>的监管风险。例如，</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如果通过并购继续扩大市场占有，有可能受到监管机构审查限制（正如谷歌收购广告公司常遇监管阻碍）。同时，广告欺诈、广告内容审核等方面的监管加强也可能提高平台运营成本。</w:t>
      </w:r>
    </w:p>
    <w:p w14:paraId="4FFEC7A2" w14:textId="77777777" w:rsidR="0086309C" w:rsidRPr="0086309C" w:rsidRDefault="0086309C" w:rsidP="0086309C">
      <w:pPr>
        <w:numPr>
          <w:ilvl w:val="0"/>
          <w:numId w:val="101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政策与国际关系：</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如果地缘政治紧张或贸易政策变化，可能影响</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在海外市场的扩张。比如某些国家可能出台数据本地化或网络广告准入政策，限制国外广告平台的运营。此外汇率波动、国际贸易摩擦也可能间接影响公司收入和成本。</w:t>
      </w:r>
    </w:p>
    <w:p w14:paraId="7C3D698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公司高杠杆运营和业务集中也带来财务层面的隐患。首先，</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b/>
          <w:bCs/>
          <w:sz w:val="22"/>
          <w:szCs w:val="22"/>
        </w:rPr>
        <w:t>业务高度依赖广告平台</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70%</w:t>
      </w:r>
      <w:r w:rsidRPr="0086309C">
        <w:rPr>
          <w:rFonts w:ascii="Times New Roman" w:eastAsia="微软雅黑" w:hAnsi="Times New Roman" w:cs="Times New Roman"/>
          <w:sz w:val="22"/>
          <w:szCs w:val="22"/>
        </w:rPr>
        <w:t>营收来自移动广告变现相关服务</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。一旦广告市场景气度下降或技术发生颠覆性变化，公司缺乏其他业务支柱可对冲风险。自营</w:t>
      </w:r>
      <w:r w:rsidRPr="0086309C">
        <w:rPr>
          <w:rFonts w:ascii="Times New Roman" w:eastAsia="微软雅黑" w:hAnsi="Times New Roman" w:cs="Times New Roman"/>
          <w:sz w:val="22"/>
          <w:szCs w:val="22"/>
        </w:rPr>
        <w:t>Apps</w:t>
      </w:r>
      <w:r w:rsidRPr="0086309C">
        <w:rPr>
          <w:rFonts w:ascii="Times New Roman" w:eastAsia="微软雅黑" w:hAnsi="Times New Roman" w:cs="Times New Roman"/>
          <w:sz w:val="22"/>
          <w:szCs w:val="22"/>
        </w:rPr>
        <w:t>业务增长停滞且正被出售，也意味着公司未来</w:t>
      </w:r>
      <w:r w:rsidRPr="0086309C">
        <w:rPr>
          <w:rFonts w:ascii="Times New Roman" w:eastAsia="微软雅黑" w:hAnsi="Times New Roman" w:cs="Times New Roman"/>
          <w:b/>
          <w:bCs/>
          <w:sz w:val="22"/>
          <w:szCs w:val="22"/>
        </w:rPr>
        <w:t>营收来源将更加单一</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。其次，债务水平高企，虽然短期偿债无忧，但如果未来利率提升，将增加利息负担；或者一旦公司增长放缓，杠杆效应将反向放大股东收益下滑。未来几年公司仍计划实施大规模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股票回购</w:t>
      </w:r>
      <w:r w:rsidRPr="0086309C">
        <w:rPr>
          <w:rFonts w:ascii="Times New Roman" w:eastAsia="微软雅黑" w:hAnsi="Times New Roman" w:cs="Times New Roman"/>
          <w:sz w:val="22"/>
          <w:szCs w:val="22"/>
        </w:rPr>
        <w:t>（目前有</w:t>
      </w:r>
      <w:r w:rsidRPr="0086309C">
        <w:rPr>
          <w:rFonts w:ascii="Times New Roman" w:eastAsia="微软雅黑" w:hAnsi="Times New Roman" w:cs="Times New Roman"/>
          <w:sz w:val="22"/>
          <w:szCs w:val="22"/>
        </w:rPr>
        <w:t>$23</w:t>
      </w:r>
      <w:r w:rsidRPr="0086309C">
        <w:rPr>
          <w:rFonts w:ascii="Times New Roman" w:eastAsia="微软雅黑" w:hAnsi="Times New Roman" w:cs="Times New Roman"/>
          <w:sz w:val="22"/>
          <w:szCs w:val="22"/>
        </w:rPr>
        <w:t>亿回购授权在执行</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），这虽然利好股东但也可能消耗现金、提高财务风险。最后，汇率、税务等财务事项也需关注，公司收入主要来自全球各地，美元走强可能对国际营收造成不利影响。</w:t>
      </w:r>
    </w:p>
    <w:p w14:paraId="5B05DAB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综上，投资</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需密切跟踪上述风险因素的发展，并评估其对公司基本面和估值的影响。在快速变化的科技行业中，风险与机遇并存，理性评估、提前布局风险对冲手段（如及时止盈、适度对冲空头头寸等）是投资者保护收益的关键。</w:t>
      </w:r>
    </w:p>
    <w:p w14:paraId="0AA4C919"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8. </w:t>
      </w:r>
      <w:r w:rsidRPr="0086309C">
        <w:rPr>
          <w:rFonts w:ascii="Times New Roman" w:eastAsia="微软雅黑" w:hAnsi="Times New Roman" w:cs="Times New Roman"/>
          <w:b/>
          <w:bCs/>
          <w:sz w:val="22"/>
          <w:szCs w:val="22"/>
        </w:rPr>
        <w:t>宏观与政策影响</w:t>
      </w:r>
    </w:p>
    <w:p w14:paraId="6EC3680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宏观经济周期：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数字广告业务与宏观经济景气度密切相关。当经济扩张、企业盈利向好时，广告主往往增加广告投入，平台公司收益水涨船高；反之在经济下行期，广告预算会首先遭到削减。当前全球经济面临一定不确定性，美欧央行的持续紧缩政策可能在</w:t>
      </w:r>
      <w:r w:rsidRPr="0086309C">
        <w:rPr>
          <w:rFonts w:ascii="Times New Roman" w:eastAsia="微软雅黑" w:hAnsi="Times New Roman" w:cs="Times New Roman"/>
          <w:sz w:val="22"/>
          <w:szCs w:val="22"/>
        </w:rPr>
        <w:t>2024-2025</w:t>
      </w:r>
      <w:r w:rsidRPr="0086309C">
        <w:rPr>
          <w:rFonts w:ascii="Times New Roman" w:eastAsia="微软雅黑" w:hAnsi="Times New Roman" w:cs="Times New Roman"/>
          <w:sz w:val="22"/>
          <w:szCs w:val="22"/>
        </w:rPr>
        <w:t>年抑制经济增长。如果出现经济放缓甚至衰退，市场营销支出将趋于谨慎，</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的营收增速可能低于预期</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。投资者需关注宏观指标如</w:t>
      </w:r>
      <w:r w:rsidRPr="0086309C">
        <w:rPr>
          <w:rFonts w:ascii="Times New Roman" w:eastAsia="微软雅黑" w:hAnsi="Times New Roman" w:cs="Times New Roman"/>
          <w:sz w:val="22"/>
          <w:szCs w:val="22"/>
        </w:rPr>
        <w:t>GDP</w:t>
      </w:r>
      <w:r w:rsidRPr="0086309C">
        <w:rPr>
          <w:rFonts w:ascii="Times New Roman" w:eastAsia="微软雅黑" w:hAnsi="Times New Roman" w:cs="Times New Roman"/>
          <w:sz w:val="22"/>
          <w:szCs w:val="22"/>
        </w:rPr>
        <w:t>增速、消费者信心、企业盈利预测等，对广告行业的领先指引。一旦宏观环境转弱，应降低对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短期增长的预期并相应调整估值假设。反之，若出现经济软着陆甚至宽松周期重启（例如美联储开始降息刺激），将</w:t>
      </w:r>
      <w:r w:rsidRPr="0086309C">
        <w:rPr>
          <w:rFonts w:ascii="Times New Roman" w:eastAsia="微软雅黑" w:hAnsi="Times New Roman" w:cs="Times New Roman"/>
          <w:sz w:val="22"/>
          <w:szCs w:val="22"/>
        </w:rPr>
        <w:lastRenderedPageBreak/>
        <w:t>利好整个科技成长板块。较低的利率环境不仅降低</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的融资成本，也提升市场对高增长公司的估值容忍度。特别地，</w:t>
      </w:r>
      <w:r w:rsidRPr="0086309C">
        <w:rPr>
          <w:rFonts w:ascii="Times New Roman" w:eastAsia="微软雅黑" w:hAnsi="Times New Roman" w:cs="Times New Roman"/>
          <w:b/>
          <w:bCs/>
          <w:sz w:val="22"/>
          <w:szCs w:val="22"/>
        </w:rPr>
        <w:t>美联储政策转向</w:t>
      </w:r>
      <w:r w:rsidRPr="0086309C">
        <w:rPr>
          <w:rFonts w:ascii="Times New Roman" w:eastAsia="微软雅黑" w:hAnsi="Times New Roman" w:cs="Times New Roman"/>
          <w:sz w:val="22"/>
          <w:szCs w:val="22"/>
        </w:rPr>
        <w:t>可能成为广告科技股估值扩张的催化剂</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597B756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行业政策与监管：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正如前述风险部分，全球监管机构对数字广告的关注度日益提高。宏观层面，各国政府推出的数据隐私法、反垄断调查和平台经济法规都会对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经营环境造成影响。例如，欧盟在数字领域制定的一系列法规（如《数字服务法</w:t>
      </w:r>
      <w:r w:rsidRPr="0086309C">
        <w:rPr>
          <w:rFonts w:ascii="Times New Roman" w:eastAsia="微软雅黑" w:hAnsi="Times New Roman" w:cs="Times New Roman"/>
          <w:sz w:val="22"/>
          <w:szCs w:val="22"/>
        </w:rPr>
        <w:t>DSA</w:t>
      </w:r>
      <w:r w:rsidRPr="0086309C">
        <w:rPr>
          <w:rFonts w:ascii="Times New Roman" w:eastAsia="微软雅黑" w:hAnsi="Times New Roman" w:cs="Times New Roman"/>
          <w:sz w:val="22"/>
          <w:szCs w:val="22"/>
        </w:rPr>
        <w:t>》、《数字市场法</w:t>
      </w:r>
      <w:r w:rsidRPr="0086309C">
        <w:rPr>
          <w:rFonts w:ascii="Times New Roman" w:eastAsia="微软雅黑" w:hAnsi="Times New Roman" w:cs="Times New Roman"/>
          <w:sz w:val="22"/>
          <w:szCs w:val="22"/>
        </w:rPr>
        <w:t>DMA</w:t>
      </w:r>
      <w:r w:rsidRPr="0086309C">
        <w:rPr>
          <w:rFonts w:ascii="Times New Roman" w:eastAsia="微软雅黑" w:hAnsi="Times New Roman" w:cs="Times New Roman"/>
          <w:sz w:val="22"/>
          <w:szCs w:val="22"/>
        </w:rPr>
        <w:t>》）将规范大型平台的数据使用、广告透明度等。如果类似要求扩展至广告技术提供商，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可能需要调整产品功能来符合要求，短期增加合规成本。另一方面，一些国家可能出台支持本土数字广告行业的政策，比如印度、东南亚国家推动本土广告交易市场成长，这可能在局部市场给</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带来竞争劣势。中美关系等宏观地缘政治因素也会有间接影响：中国市场对海外广告平台的限制使</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难以涉足，中国本土也孵化出字节跳动等广告巨头作为替代。因此，宏观政策走向需要动态跟踪。</w:t>
      </w:r>
    </w:p>
    <w:p w14:paraId="70535FD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科技和产业政策：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在宏观政策框架下，各国对人工智能和数字经济的产业政策也可能影响</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的发展机遇。例如，美国政府对</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产业的支持（研发补贴、宽松监管）将有利于</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进一步利用</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拓展业务；欧洲如果对算法推荐施加更多限制，则可能要求</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算法提高透明度，或者使个性化广告受限。值得关注的是，广告行业的</w:t>
      </w:r>
      <w:r w:rsidRPr="0086309C">
        <w:rPr>
          <w:rFonts w:ascii="Times New Roman" w:eastAsia="微软雅黑" w:hAnsi="Times New Roman" w:cs="Times New Roman"/>
          <w:b/>
          <w:bCs/>
          <w:sz w:val="22"/>
          <w:szCs w:val="22"/>
        </w:rPr>
        <w:t>自律和标准</w:t>
      </w:r>
      <w:r w:rsidRPr="0086309C">
        <w:rPr>
          <w:rFonts w:ascii="Times New Roman" w:eastAsia="微软雅黑" w:hAnsi="Times New Roman" w:cs="Times New Roman"/>
          <w:sz w:val="22"/>
          <w:szCs w:val="22"/>
        </w:rPr>
        <w:t>也在建立中，像隐私保护、广告可见性标准、反欺诈联盟等，这些行业规范在宏观政策推动下逐渐成为强制要求，公司需要投入资源遵循这些标准。</w:t>
      </w:r>
    </w:p>
    <w:p w14:paraId="49914F4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总体而言，</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所处行业对宏观和政策环境较为敏感。宏观经济影响广告预算，监管政策影响运营模式，二者共同决定了公司外部环境的友好程度。作为投资者，应将宏观趋势和政策风险纳入投资决策考量。例如，在经济上行周期和宽松政策环境下，可以给予</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更高的增长和估值预期；而在紧缩周期和强监管信号下，则应更审慎地评估公司短期业绩并对估值要求留出安全边际。</w:t>
      </w:r>
    </w:p>
    <w:p w14:paraId="669BB81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9. </w:t>
      </w:r>
      <w:r w:rsidRPr="0086309C">
        <w:rPr>
          <w:rFonts w:ascii="Times New Roman" w:eastAsia="微软雅黑" w:hAnsi="Times New Roman" w:cs="Times New Roman"/>
          <w:b/>
          <w:bCs/>
          <w:sz w:val="22"/>
          <w:szCs w:val="22"/>
        </w:rPr>
        <w:t>投资建议</w:t>
      </w:r>
    </w:p>
    <w:p w14:paraId="7EF29EB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市场环境分析：</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当前市场对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可谓</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冷热交替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年下半年，人工智能题材和卓越业绩推动股价迅速攀升，多家机构重仓买入，公司一度进入所谓</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十亿美元俱乐部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，仅</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月顶级基金就净买入约</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$11</w:t>
      </w:r>
      <w:r w:rsidRPr="0086309C">
        <w:rPr>
          <w:rFonts w:ascii="Times New Roman" w:eastAsia="微软雅黑" w:hAnsi="Times New Roman" w:cs="Times New Roman"/>
          <w:b/>
          <w:bCs/>
          <w:sz w:val="22"/>
          <w:szCs w:val="22"/>
        </w:rPr>
        <w:t>亿</w:t>
      </w:r>
      <w:r w:rsidRPr="0086309C">
        <w:rPr>
          <w:rFonts w:ascii="Times New Roman" w:eastAsia="微软雅黑" w:hAnsi="Times New Roman" w:cs="Times New Roman"/>
          <w:sz w:val="22"/>
          <w:szCs w:val="22"/>
        </w:rPr>
        <w:t>股票</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。然而，随着股价翻数</w:t>
      </w:r>
      <w:r w:rsidRPr="0086309C">
        <w:rPr>
          <w:rFonts w:ascii="Times New Roman" w:eastAsia="微软雅黑" w:hAnsi="Times New Roman" w:cs="Times New Roman"/>
          <w:sz w:val="22"/>
          <w:szCs w:val="22"/>
        </w:rPr>
        <w:lastRenderedPageBreak/>
        <w:t>倍，市场对于高估值的担忧也开始累积。近期的回调显示一旦预期稍有落空（哪怕业绩不差只是</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没有更好</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），股价也会大幅波动。因此我们认为，短期内</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的股价将主要受</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市场情绪和宏观因素</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主导，包括投资者风险偏好（受美联储政策、</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板块热度影响）、行业资金流向等。而中长期看，股价终将回归基本面驱动，即公司的盈利增长和竞争地位。如果</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在未来几个季度持续交出超预期的增长答卷，那么当前的调整可能只是上涨途中的喘息；反之若增速明显放缓，估值可能面临重塑。考虑到宏观环境（高利率、潜在经济放缓）和公司估值现状，我们建议对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采取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短线谨慎、长线观望布局</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的策略。</w:t>
      </w:r>
    </w:p>
    <w:p w14:paraId="3CBF306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w:t>
      </w:r>
      <w:r w:rsidRPr="0086309C">
        <w:rPr>
          <w:rFonts w:ascii="Times New Roman" w:eastAsia="微软雅黑" w:hAnsi="Times New Roman" w:cs="Times New Roman"/>
          <w:b/>
          <w:bCs/>
          <w:sz w:val="22"/>
          <w:szCs w:val="22"/>
        </w:rPr>
        <w:t>&lt;3</w:t>
      </w:r>
      <w:r w:rsidRPr="0086309C">
        <w:rPr>
          <w:rFonts w:ascii="Times New Roman" w:eastAsia="微软雅黑" w:hAnsi="Times New Roman" w:cs="Times New Roman"/>
          <w:b/>
          <w:bCs/>
          <w:sz w:val="22"/>
          <w:szCs w:val="22"/>
        </w:rPr>
        <w:t>个月）投资策略：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短线上由于经历快速上涨后估值不低，建议投资者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勿盲目追高</w:t>
      </w:r>
      <w:r w:rsidRPr="0086309C">
        <w:rPr>
          <w:rFonts w:ascii="Times New Roman" w:eastAsia="微软雅黑" w:hAnsi="Times New Roman" w:cs="Times New Roman"/>
          <w:sz w:val="22"/>
          <w:szCs w:val="22"/>
        </w:rPr>
        <w:t>，以防范财报季波动风险。即将在</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月中旬发布的</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Q4</w:t>
      </w:r>
      <w:r w:rsidRPr="0086309C">
        <w:rPr>
          <w:rFonts w:ascii="Times New Roman" w:eastAsia="微软雅黑" w:hAnsi="Times New Roman" w:cs="Times New Roman"/>
          <w:sz w:val="22"/>
          <w:szCs w:val="22"/>
        </w:rPr>
        <w:t>财报是关键观察点，需重点关注营收增速是否仍有</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、调整后</w:t>
      </w:r>
      <w:r w:rsidRPr="0086309C">
        <w:rPr>
          <w:rFonts w:ascii="Times New Roman" w:eastAsia="微软雅黑" w:hAnsi="Times New Roman" w:cs="Times New Roman"/>
          <w:sz w:val="22"/>
          <w:szCs w:val="22"/>
        </w:rPr>
        <w:t>EBITDA</w:t>
      </w:r>
      <w:r w:rsidRPr="0086309C">
        <w:rPr>
          <w:rFonts w:ascii="Times New Roman" w:eastAsia="微软雅黑" w:hAnsi="Times New Roman" w:cs="Times New Roman"/>
          <w:sz w:val="22"/>
          <w:szCs w:val="22"/>
        </w:rPr>
        <w:t>能否达到管理层指引的</w:t>
      </w:r>
      <w:r w:rsidRPr="0086309C">
        <w:rPr>
          <w:rFonts w:ascii="Times New Roman" w:eastAsia="微软雅黑" w:hAnsi="Times New Roman" w:cs="Times New Roman"/>
          <w:sz w:val="22"/>
          <w:szCs w:val="22"/>
        </w:rPr>
        <w:t>$7.5</w:t>
      </w:r>
      <w:r w:rsidRPr="0086309C">
        <w:rPr>
          <w:rFonts w:ascii="Times New Roman" w:eastAsia="微软雅黑" w:hAnsi="Times New Roman" w:cs="Times New Roman"/>
          <w:sz w:val="22"/>
          <w:szCs w:val="22"/>
        </w:rPr>
        <w:t>亿以上，以及展望是否乐观。如果财报证实高增长趋势，股价可能企稳反弹；但若稍有不及，可能继续调整。我们倾向于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观望等待财报结果</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再做行动。对于已经持有该股的短线投资者，鉴于股价前期涨幅过大且波动性增强，可考虑在重大风险事件前</w:t>
      </w:r>
      <w:r w:rsidRPr="0086309C">
        <w:rPr>
          <w:rFonts w:ascii="Times New Roman" w:eastAsia="微软雅黑" w:hAnsi="Times New Roman" w:cs="Times New Roman"/>
          <w:b/>
          <w:bCs/>
          <w:sz w:val="22"/>
          <w:szCs w:val="22"/>
        </w:rPr>
        <w:t>适度对冲</w:t>
      </w:r>
      <w:r w:rsidRPr="0086309C">
        <w:rPr>
          <w:rFonts w:ascii="Times New Roman" w:eastAsia="微软雅黑" w:hAnsi="Times New Roman" w:cs="Times New Roman"/>
          <w:sz w:val="22"/>
          <w:szCs w:val="22"/>
        </w:rPr>
        <w:t>（例如买入看跌期权保护或减仓一部分）。技术面上看，股价从高点</w:t>
      </w:r>
      <w:r w:rsidRPr="0086309C">
        <w:rPr>
          <w:rFonts w:ascii="Times New Roman" w:eastAsia="微软雅黑" w:hAnsi="Times New Roman" w:cs="Times New Roman"/>
          <w:sz w:val="22"/>
          <w:szCs w:val="22"/>
        </w:rPr>
        <w:t>$525</w:t>
      </w:r>
      <w:r w:rsidRPr="0086309C">
        <w:rPr>
          <w:rFonts w:ascii="Times New Roman" w:eastAsia="微软雅黑" w:hAnsi="Times New Roman" w:cs="Times New Roman"/>
          <w:sz w:val="22"/>
          <w:szCs w:val="22"/>
        </w:rPr>
        <w:t>回落后，目前在</w:t>
      </w:r>
      <w:r w:rsidRPr="0086309C">
        <w:rPr>
          <w:rFonts w:ascii="Times New Roman" w:eastAsia="微软雅黑" w:hAnsi="Times New Roman" w:cs="Times New Roman"/>
          <w:sz w:val="22"/>
          <w:szCs w:val="22"/>
        </w:rPr>
        <w:t>$250-$270</w:t>
      </w:r>
      <w:r w:rsidRPr="0086309C">
        <w:rPr>
          <w:rFonts w:ascii="Times New Roman" w:eastAsia="微软雅黑" w:hAnsi="Times New Roman" w:cs="Times New Roman"/>
          <w:sz w:val="22"/>
          <w:szCs w:val="22"/>
        </w:rPr>
        <w:t>区间可能存在一定支撑（对应先前突破的平台区域）。若后续跌破</w:t>
      </w:r>
      <w:r w:rsidRPr="0086309C">
        <w:rPr>
          <w:rFonts w:ascii="Times New Roman" w:eastAsia="微软雅黑" w:hAnsi="Times New Roman" w:cs="Times New Roman"/>
          <w:sz w:val="22"/>
          <w:szCs w:val="22"/>
        </w:rPr>
        <w:t>$250</w:t>
      </w:r>
      <w:r w:rsidRPr="0086309C">
        <w:rPr>
          <w:rFonts w:ascii="Times New Roman" w:eastAsia="微软雅黑" w:hAnsi="Times New Roman" w:cs="Times New Roman"/>
          <w:sz w:val="22"/>
          <w:szCs w:val="22"/>
        </w:rPr>
        <w:t>，则警示下行趋势形成，应果断止损离场。相反，若财报后股价强势突破</w:t>
      </w:r>
      <w:r w:rsidRPr="0086309C">
        <w:rPr>
          <w:rFonts w:ascii="Times New Roman" w:eastAsia="微软雅黑" w:hAnsi="Times New Roman" w:cs="Times New Roman"/>
          <w:sz w:val="22"/>
          <w:szCs w:val="22"/>
        </w:rPr>
        <w:t>$418</w:t>
      </w:r>
      <w:r w:rsidRPr="0086309C">
        <w:rPr>
          <w:rFonts w:ascii="Times New Roman" w:eastAsia="微软雅黑" w:hAnsi="Times New Roman" w:cs="Times New Roman"/>
          <w:sz w:val="22"/>
          <w:szCs w:val="22"/>
        </w:rPr>
        <w:t>左右的前期阻力位并放量，可能意味着新一轮上升趋势启动，可顺势少量跟进。但总体短线操作需</w:t>
      </w:r>
      <w:r w:rsidRPr="0086309C">
        <w:rPr>
          <w:rFonts w:ascii="Times New Roman" w:eastAsia="微软雅黑" w:hAnsi="Times New Roman" w:cs="Times New Roman"/>
          <w:b/>
          <w:bCs/>
          <w:sz w:val="22"/>
          <w:szCs w:val="22"/>
        </w:rPr>
        <w:t>严格控制仓位和止损</w:t>
      </w:r>
      <w:r w:rsidRPr="0086309C">
        <w:rPr>
          <w:rFonts w:ascii="Times New Roman" w:eastAsia="微软雅黑" w:hAnsi="Times New Roman" w:cs="Times New Roman"/>
          <w:sz w:val="22"/>
          <w:szCs w:val="22"/>
        </w:rPr>
        <w:t>。我们短期给出的目标价区间为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$350-$370</w:t>
      </w:r>
      <w:r w:rsidRPr="0086309C">
        <w:rPr>
          <w:rFonts w:ascii="Times New Roman" w:eastAsia="微软雅黑" w:hAnsi="Times New Roman" w:cs="Times New Roman"/>
          <w:sz w:val="22"/>
          <w:szCs w:val="22"/>
        </w:rPr>
        <w:t>（在市场情绪好转情况下可能反弹至此区间），同时认为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$250-$270</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是较好的短线观察</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介入区域</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0DB02D7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中期（</w:t>
      </w:r>
      <w:r w:rsidRPr="0086309C">
        <w:rPr>
          <w:rFonts w:ascii="Times New Roman" w:eastAsia="微软雅黑" w:hAnsi="Times New Roman" w:cs="Times New Roman"/>
          <w:b/>
          <w:bCs/>
          <w:sz w:val="22"/>
          <w:szCs w:val="22"/>
        </w:rPr>
        <w:t>6-12</w:t>
      </w:r>
      <w:r w:rsidRPr="0086309C">
        <w:rPr>
          <w:rFonts w:ascii="Times New Roman" w:eastAsia="微软雅黑" w:hAnsi="Times New Roman" w:cs="Times New Roman"/>
          <w:b/>
          <w:bCs/>
          <w:sz w:val="22"/>
          <w:szCs w:val="22"/>
        </w:rPr>
        <w:t>个月）投资策略：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中期来看，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的股价走势将取决于</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年业绩兑现情况和</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广告市场的发展。若公司在</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年上半年继续保持</w:t>
      </w:r>
      <w:r w:rsidRPr="0086309C">
        <w:rPr>
          <w:rFonts w:ascii="Times New Roman" w:eastAsia="微软雅黑" w:hAnsi="Times New Roman" w:cs="Times New Roman"/>
          <w:sz w:val="22"/>
          <w:szCs w:val="22"/>
        </w:rPr>
        <w:t>20-30%</w:t>
      </w:r>
      <w:r w:rsidRPr="0086309C">
        <w:rPr>
          <w:rFonts w:ascii="Times New Roman" w:eastAsia="微软雅黑" w:hAnsi="Times New Roman" w:cs="Times New Roman"/>
          <w:sz w:val="22"/>
          <w:szCs w:val="22"/>
        </w:rPr>
        <w:t>的营收增长，并成功完成应用业务出售以聚焦主业，则基本面将进一步强化。中期投资者可以在</w:t>
      </w:r>
      <w:r w:rsidRPr="0086309C">
        <w:rPr>
          <w:rFonts w:ascii="Times New Roman" w:eastAsia="微软雅黑" w:hAnsi="Times New Roman" w:cs="Times New Roman"/>
          <w:b/>
          <w:bCs/>
          <w:sz w:val="22"/>
          <w:szCs w:val="22"/>
        </w:rPr>
        <w:t>两种情况下考虑建仓</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(1) </w:t>
      </w:r>
      <w:r w:rsidRPr="0086309C">
        <w:rPr>
          <w:rFonts w:ascii="Times New Roman" w:eastAsia="微软雅黑" w:hAnsi="Times New Roman" w:cs="Times New Roman"/>
          <w:b/>
          <w:bCs/>
          <w:sz w:val="22"/>
          <w:szCs w:val="22"/>
        </w:rPr>
        <w:t>业绩验证后回调介入：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如果</w:t>
      </w:r>
      <w:r w:rsidRPr="0086309C">
        <w:rPr>
          <w:rFonts w:ascii="Times New Roman" w:eastAsia="微软雅黑" w:hAnsi="Times New Roman" w:cs="Times New Roman"/>
          <w:sz w:val="22"/>
          <w:szCs w:val="22"/>
        </w:rPr>
        <w:t>Q4</w:t>
      </w:r>
      <w:r w:rsidRPr="0086309C">
        <w:rPr>
          <w:rFonts w:ascii="Times New Roman" w:eastAsia="微软雅黑" w:hAnsi="Times New Roman" w:cs="Times New Roman"/>
          <w:sz w:val="22"/>
          <w:szCs w:val="22"/>
        </w:rPr>
        <w:t>或</w:t>
      </w:r>
      <w:r w:rsidRPr="0086309C">
        <w:rPr>
          <w:rFonts w:ascii="Times New Roman" w:eastAsia="微软雅黑" w:hAnsi="Times New Roman" w:cs="Times New Roman"/>
          <w:sz w:val="22"/>
          <w:szCs w:val="22"/>
        </w:rPr>
        <w:t>Q1</w:t>
      </w:r>
      <w:r w:rsidRPr="0086309C">
        <w:rPr>
          <w:rFonts w:ascii="Times New Roman" w:eastAsia="微软雅黑" w:hAnsi="Times New Roman" w:cs="Times New Roman"/>
          <w:sz w:val="22"/>
          <w:szCs w:val="22"/>
        </w:rPr>
        <w:t>财报再度超预期但股价未大涨，反而因短期利好出尽有所回落，此时估值将更具吸引力，可考虑趁市场冷静期逢低买入。</w:t>
      </w:r>
      <w:r w:rsidRPr="0086309C">
        <w:rPr>
          <w:rFonts w:ascii="Times New Roman" w:eastAsia="微软雅黑" w:hAnsi="Times New Roman" w:cs="Times New Roman"/>
          <w:sz w:val="22"/>
          <w:szCs w:val="22"/>
        </w:rPr>
        <w:t xml:space="preserve">(2) </w:t>
      </w:r>
      <w:r w:rsidRPr="0086309C">
        <w:rPr>
          <w:rFonts w:ascii="Times New Roman" w:eastAsia="微软雅黑" w:hAnsi="Times New Roman" w:cs="Times New Roman"/>
          <w:b/>
          <w:bCs/>
          <w:sz w:val="22"/>
          <w:szCs w:val="22"/>
        </w:rPr>
        <w:t>大幅回调带来安全边际：</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如股价在未来波动中跌至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$270</w:t>
      </w:r>
      <w:r w:rsidRPr="0086309C">
        <w:rPr>
          <w:rFonts w:ascii="Times New Roman" w:eastAsia="微软雅黑" w:hAnsi="Times New Roman" w:cs="Times New Roman"/>
          <w:b/>
          <w:bCs/>
          <w:sz w:val="22"/>
          <w:szCs w:val="22"/>
        </w:rPr>
        <w:t>以下甚至</w:t>
      </w:r>
      <w:r w:rsidRPr="0086309C">
        <w:rPr>
          <w:rFonts w:ascii="Times New Roman" w:eastAsia="微软雅黑" w:hAnsi="Times New Roman" w:cs="Times New Roman"/>
          <w:b/>
          <w:bCs/>
          <w:sz w:val="22"/>
          <w:szCs w:val="22"/>
        </w:rPr>
        <w:t>$250</w:t>
      </w:r>
      <w:r w:rsidRPr="0086309C">
        <w:rPr>
          <w:rFonts w:ascii="Times New Roman" w:eastAsia="微软雅黑" w:hAnsi="Times New Roman" w:cs="Times New Roman"/>
          <w:b/>
          <w:bCs/>
          <w:sz w:val="22"/>
          <w:szCs w:val="22"/>
        </w:rPr>
        <w:t>左右</w:t>
      </w:r>
      <w:r w:rsidRPr="0086309C">
        <w:rPr>
          <w:rFonts w:ascii="Times New Roman" w:eastAsia="微软雅黑" w:hAnsi="Times New Roman" w:cs="Times New Roman"/>
          <w:sz w:val="22"/>
          <w:szCs w:val="22"/>
        </w:rPr>
        <w:t>，对应</w:t>
      </w:r>
      <w:r w:rsidRPr="0086309C">
        <w:rPr>
          <w:rFonts w:ascii="Times New Roman" w:eastAsia="微软雅黑" w:hAnsi="Times New Roman" w:cs="Times New Roman"/>
          <w:sz w:val="22"/>
          <w:szCs w:val="22"/>
        </w:rPr>
        <w:t>2025E P/E</w:t>
      </w:r>
      <w:r w:rsidRPr="0086309C">
        <w:rPr>
          <w:rFonts w:ascii="Times New Roman" w:eastAsia="微软雅黑" w:hAnsi="Times New Roman" w:cs="Times New Roman"/>
          <w:sz w:val="22"/>
          <w:szCs w:val="22"/>
        </w:rPr>
        <w:t>回落到</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倍出头，那时风险收益比将相当诱人，可分批布局</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。我们对未来</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个月的目标价预估为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$400</w:t>
      </w:r>
      <w:r w:rsidRPr="0086309C">
        <w:rPr>
          <w:rFonts w:ascii="Times New Roman" w:eastAsia="微软雅黑" w:hAnsi="Times New Roman" w:cs="Times New Roman"/>
          <w:b/>
          <w:bCs/>
          <w:sz w:val="22"/>
          <w:szCs w:val="22"/>
        </w:rPr>
        <w:t>左右</w:t>
      </w:r>
      <w:r w:rsidRPr="0086309C">
        <w:rPr>
          <w:rFonts w:ascii="Times New Roman" w:eastAsia="微软雅黑" w:hAnsi="Times New Roman" w:cs="Times New Roman"/>
          <w:sz w:val="22"/>
          <w:szCs w:val="22"/>
        </w:rPr>
        <w:t>，基于公司</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EPS~$10</w:t>
      </w:r>
      <w:r w:rsidRPr="0086309C">
        <w:rPr>
          <w:rFonts w:ascii="Times New Roman" w:eastAsia="微软雅黑" w:hAnsi="Times New Roman" w:cs="Times New Roman"/>
          <w:sz w:val="22"/>
          <w:szCs w:val="22"/>
        </w:rPr>
        <w:t>、给予市场对</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成长股的适当溢价。如果在这段期间市场环境转好（例如宏观利好、</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题材回暖），不排除股价重新挑战前高。但中期仍需警惕竞争格局变化及内部人士减持等信号。投资者应持续跟踪</w:t>
      </w:r>
      <w:r w:rsidRPr="0086309C">
        <w:rPr>
          <w:rFonts w:ascii="Times New Roman" w:eastAsia="微软雅黑" w:hAnsi="Times New Roman" w:cs="Times New Roman"/>
          <w:b/>
          <w:bCs/>
          <w:sz w:val="22"/>
          <w:szCs w:val="22"/>
        </w:rPr>
        <w:t>关键催化剂</w:t>
      </w:r>
      <w:r w:rsidRPr="0086309C">
        <w:rPr>
          <w:rFonts w:ascii="Times New Roman" w:eastAsia="微软雅黑" w:hAnsi="Times New Roman" w:cs="Times New Roman"/>
          <w:sz w:val="22"/>
          <w:szCs w:val="22"/>
        </w:rPr>
        <w:t>：如</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Q1/Q2</w:t>
      </w:r>
      <w:r w:rsidRPr="0086309C">
        <w:rPr>
          <w:rFonts w:ascii="Times New Roman" w:eastAsia="微软雅黑" w:hAnsi="Times New Roman" w:cs="Times New Roman"/>
          <w:sz w:val="22"/>
          <w:szCs w:val="22"/>
        </w:rPr>
        <w:t>业绩、</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进</w:t>
      </w:r>
      <w:r w:rsidRPr="0086309C">
        <w:rPr>
          <w:rFonts w:ascii="Times New Roman" w:eastAsia="微软雅黑" w:hAnsi="Times New Roman" w:cs="Times New Roman"/>
          <w:sz w:val="22"/>
          <w:szCs w:val="22"/>
        </w:rPr>
        <w:lastRenderedPageBreak/>
        <w:t>军新领域的进展、机构持仓和评级变动等</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，这些因素的动态将影响中期判断。</w:t>
      </w:r>
    </w:p>
    <w:p w14:paraId="3ACC1BF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w:t>
      </w:r>
      <w:r w:rsidRPr="0086309C">
        <w:rPr>
          <w:rFonts w:ascii="Times New Roman" w:eastAsia="微软雅黑" w:hAnsi="Times New Roman" w:cs="Times New Roman"/>
          <w:b/>
          <w:bCs/>
          <w:sz w:val="22"/>
          <w:szCs w:val="22"/>
        </w:rPr>
        <w:t>3-5</w:t>
      </w:r>
      <w:r w:rsidRPr="0086309C">
        <w:rPr>
          <w:rFonts w:ascii="Times New Roman" w:eastAsia="微软雅黑" w:hAnsi="Times New Roman" w:cs="Times New Roman"/>
          <w:b/>
          <w:bCs/>
          <w:sz w:val="22"/>
          <w:szCs w:val="22"/>
        </w:rPr>
        <w:t>年）投资策略：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从长期视角看，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具备成为数字广告领域</w:t>
      </w:r>
      <w:r w:rsidRPr="0086309C">
        <w:rPr>
          <w:rFonts w:ascii="Times New Roman" w:eastAsia="微软雅黑" w:hAnsi="Times New Roman" w:cs="Times New Roman"/>
          <w:b/>
          <w:bCs/>
          <w:sz w:val="22"/>
          <w:szCs w:val="22"/>
        </w:rPr>
        <w:t>平台型龙头</w:t>
      </w:r>
      <w:r w:rsidRPr="0086309C">
        <w:rPr>
          <w:rFonts w:ascii="Times New Roman" w:eastAsia="微软雅黑" w:hAnsi="Times New Roman" w:cs="Times New Roman"/>
          <w:sz w:val="22"/>
          <w:szCs w:val="22"/>
        </w:rPr>
        <w:t>的潜力，但也面临典型成长股的不确定性。对于风险容忍度高且看好</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广告前景的长期投资者，可以将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纳入投资组合的增长板块，采取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逢低长期持有</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策略。基于</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分析，我们认为在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$290</w:t>
      </w:r>
      <w:r w:rsidRPr="0086309C">
        <w:rPr>
          <w:rFonts w:ascii="Times New Roman" w:eastAsia="微软雅黑" w:hAnsi="Times New Roman" w:cs="Times New Roman"/>
          <w:b/>
          <w:bCs/>
          <w:sz w:val="22"/>
          <w:szCs w:val="22"/>
        </w:rPr>
        <w:t>以下</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的价位介入，可获得较好的长期回报空间</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。长期投资逻辑主要取决于几个因素：</w:t>
      </w:r>
      <w:r w:rsidRPr="0086309C">
        <w:rPr>
          <w:rFonts w:ascii="Times New Roman" w:eastAsia="微软雅黑" w:hAnsi="Times New Roman" w:cs="Times New Roman"/>
          <w:sz w:val="22"/>
          <w:szCs w:val="22"/>
        </w:rPr>
        <w:t xml:space="preserve">(1) </w:t>
      </w:r>
      <w:r w:rsidRPr="0086309C">
        <w:rPr>
          <w:rFonts w:ascii="Times New Roman" w:eastAsia="微软雅黑" w:hAnsi="Times New Roman" w:cs="Times New Roman"/>
          <w:b/>
          <w:bCs/>
          <w:sz w:val="22"/>
          <w:szCs w:val="22"/>
        </w:rPr>
        <w:t>AXON AI</w:t>
      </w:r>
      <w:r w:rsidRPr="0086309C">
        <w:rPr>
          <w:rFonts w:ascii="Times New Roman" w:eastAsia="微软雅黑" w:hAnsi="Times New Roman" w:cs="Times New Roman"/>
          <w:b/>
          <w:bCs/>
          <w:sz w:val="22"/>
          <w:szCs w:val="22"/>
        </w:rPr>
        <w:t>的持续领先</w:t>
      </w:r>
      <w:r w:rsidRPr="0086309C">
        <w:rPr>
          <w:rFonts w:ascii="Times New Roman" w:eastAsia="微软雅黑" w:hAnsi="Times New Roman" w:cs="Times New Roman"/>
          <w:sz w:val="22"/>
          <w:szCs w:val="22"/>
        </w:rPr>
        <w:t>：如果</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能持续保持其</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模型在广告变现效率上的行业领先地位，并不断拓展</w:t>
      </w:r>
      <w:r w:rsidRPr="0086309C">
        <w:rPr>
          <w:rFonts w:ascii="Times New Roman" w:eastAsia="微软雅黑" w:hAnsi="Times New Roman" w:cs="Times New Roman"/>
          <w:sz w:val="22"/>
          <w:szCs w:val="22"/>
        </w:rPr>
        <w:t>AXON</w:t>
      </w:r>
      <w:r w:rsidRPr="0086309C">
        <w:rPr>
          <w:rFonts w:ascii="Times New Roman" w:eastAsia="微软雅黑" w:hAnsi="Times New Roman" w:cs="Times New Roman"/>
          <w:sz w:val="22"/>
          <w:szCs w:val="22"/>
        </w:rPr>
        <w:t>应用场景（例如进军电商广告、流媒体广告等新市场</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），那么公司有望保持</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以上的年复合增长率，股价也将随业绩水涨船高。</w:t>
      </w:r>
      <w:r w:rsidRPr="0086309C">
        <w:rPr>
          <w:rFonts w:ascii="Times New Roman" w:eastAsia="微软雅黑" w:hAnsi="Times New Roman" w:cs="Times New Roman"/>
          <w:sz w:val="22"/>
          <w:szCs w:val="22"/>
        </w:rPr>
        <w:t xml:space="preserve">(2) </w:t>
      </w:r>
      <w:r w:rsidRPr="0086309C">
        <w:rPr>
          <w:rFonts w:ascii="Times New Roman" w:eastAsia="微软雅黑" w:hAnsi="Times New Roman" w:cs="Times New Roman"/>
          <w:b/>
          <w:bCs/>
          <w:sz w:val="22"/>
          <w:szCs w:val="22"/>
        </w:rPr>
        <w:t>整体广告市场的蛋糕变大</w:t>
      </w:r>
      <w:r w:rsidRPr="0086309C">
        <w:rPr>
          <w:rFonts w:ascii="Times New Roman" w:eastAsia="微软雅黑" w:hAnsi="Times New Roman" w:cs="Times New Roman"/>
          <w:sz w:val="22"/>
          <w:szCs w:val="22"/>
        </w:rPr>
        <w:t>：未来数字广告行业仍有扩容空间，特别是移动端和程序化购买增长，如果大环境每年保持两位数增长，</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作为主要玩家自然受益。</w:t>
      </w:r>
      <w:r w:rsidRPr="0086309C">
        <w:rPr>
          <w:rFonts w:ascii="Times New Roman" w:eastAsia="微软雅黑" w:hAnsi="Times New Roman" w:cs="Times New Roman"/>
          <w:sz w:val="22"/>
          <w:szCs w:val="22"/>
        </w:rPr>
        <w:t xml:space="preserve">(3) </w:t>
      </w:r>
      <w:r w:rsidRPr="0086309C">
        <w:rPr>
          <w:rFonts w:ascii="Times New Roman" w:eastAsia="微软雅黑" w:hAnsi="Times New Roman" w:cs="Times New Roman"/>
          <w:b/>
          <w:bCs/>
          <w:sz w:val="22"/>
          <w:szCs w:val="22"/>
        </w:rPr>
        <w:t>护城河与并购</w:t>
      </w:r>
      <w:r w:rsidRPr="0086309C">
        <w:rPr>
          <w:rFonts w:ascii="Times New Roman" w:eastAsia="微软雅黑" w:hAnsi="Times New Roman" w:cs="Times New Roman"/>
          <w:sz w:val="22"/>
          <w:szCs w:val="22"/>
        </w:rPr>
        <w:t>：公司需在长期巩固自身护城河，可以通过技术研发和战略并购保持竞争优势。例如未来收购一些数据分析或</w:t>
      </w:r>
      <w:r w:rsidRPr="0086309C">
        <w:rPr>
          <w:rFonts w:ascii="Times New Roman" w:eastAsia="微软雅黑" w:hAnsi="Times New Roman" w:cs="Times New Roman"/>
          <w:sz w:val="22"/>
          <w:szCs w:val="22"/>
        </w:rPr>
        <w:t>DSP</w:t>
      </w:r>
      <w:r w:rsidRPr="0086309C">
        <w:rPr>
          <w:rFonts w:ascii="Times New Roman" w:eastAsia="微软雅黑" w:hAnsi="Times New Roman" w:cs="Times New Roman"/>
          <w:sz w:val="22"/>
          <w:szCs w:val="22"/>
        </w:rPr>
        <w:t>初创企业，完善产品矩阵</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美股投资实操手册</w:t>
        </w:r>
        <w:r w:rsidRPr="0086309C">
          <w:rPr>
            <w:rStyle w:val="af0"/>
            <w:rFonts w:ascii="Times New Roman" w:eastAsia="微软雅黑" w:hAnsi="Times New Roman" w:cs="Times New Roman"/>
            <w:sz w:val="22"/>
            <w:szCs w:val="22"/>
          </w:rPr>
          <w:t>II _02062025.docx</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。长期看涨的前提是公司管理层执行力过硬，一如既往地在正确的时间做出正确决策。我们预计在乐观情况下，未来</w:t>
      </w:r>
      <w:r w:rsidRPr="0086309C">
        <w:rPr>
          <w:rFonts w:ascii="Times New Roman" w:eastAsia="微软雅黑" w:hAnsi="Times New Roman" w:cs="Times New Roman"/>
          <w:sz w:val="22"/>
          <w:szCs w:val="22"/>
        </w:rPr>
        <w:t>3-5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可能实现盈利翻倍、自由现金流大增，那么股价也许有机会较目前水平再翻一倍有余；但投资者也必须准备好应对成长股常见的</w:t>
      </w:r>
      <w:r w:rsidRPr="0086309C">
        <w:rPr>
          <w:rFonts w:ascii="Times New Roman" w:eastAsia="微软雅黑" w:hAnsi="Times New Roman" w:cs="Times New Roman"/>
          <w:b/>
          <w:bCs/>
          <w:sz w:val="22"/>
          <w:szCs w:val="22"/>
        </w:rPr>
        <w:t>高波动</w:t>
      </w:r>
      <w:r w:rsidRPr="0086309C">
        <w:rPr>
          <w:rFonts w:ascii="Times New Roman" w:eastAsia="微软雅黑" w:hAnsi="Times New Roman" w:cs="Times New Roman"/>
          <w:sz w:val="22"/>
          <w:szCs w:val="22"/>
        </w:rPr>
        <w:t>和漫长回报周期，期间伴随的回撤考验持股信心。因此，长期投资需根据自己风险偏好，做好</w:t>
      </w:r>
      <w:r w:rsidRPr="0086309C">
        <w:rPr>
          <w:rFonts w:ascii="Times New Roman" w:eastAsia="微软雅黑" w:hAnsi="Times New Roman" w:cs="Times New Roman"/>
          <w:b/>
          <w:bCs/>
          <w:sz w:val="22"/>
          <w:szCs w:val="22"/>
        </w:rPr>
        <w:t>定期评估和止盈</w:t>
      </w:r>
      <w:r w:rsidRPr="0086309C">
        <w:rPr>
          <w:rFonts w:ascii="Times New Roman" w:eastAsia="微软雅黑" w:hAnsi="Times New Roman" w:cs="Times New Roman"/>
          <w:sz w:val="22"/>
          <w:szCs w:val="22"/>
        </w:rPr>
        <w:t>的计划，当股价显著超出价值中枢或基本面恶化时及时调整仓位。</w:t>
      </w:r>
    </w:p>
    <w:p w14:paraId="4359E3B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风险对冲与仓位管理：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针对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的投资，我们建议投资者在执行策略时配套一定的风险对冲措施：</w:t>
      </w:r>
    </w:p>
    <w:p w14:paraId="6A81CF86" w14:textId="77777777" w:rsidR="0086309C" w:rsidRPr="0086309C" w:rsidRDefault="0086309C" w:rsidP="0086309C">
      <w:pPr>
        <w:numPr>
          <w:ilvl w:val="0"/>
          <w:numId w:val="101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分散投资</w:t>
      </w:r>
      <w:r w:rsidRPr="0086309C">
        <w:rPr>
          <w:rFonts w:ascii="Times New Roman" w:eastAsia="微软雅黑" w:hAnsi="Times New Roman" w:cs="Times New Roman"/>
          <w:sz w:val="22"/>
          <w:szCs w:val="22"/>
        </w:rPr>
        <w:t>：不要将仓位过度集中于一只高波动成长股，可将</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作为组合的一部分，搭配一些防御性资产，以降低组合波动。</w:t>
      </w:r>
    </w:p>
    <w:p w14:paraId="1103450A" w14:textId="77777777" w:rsidR="0086309C" w:rsidRPr="0086309C" w:rsidRDefault="0086309C" w:rsidP="0086309C">
      <w:pPr>
        <w:numPr>
          <w:ilvl w:val="0"/>
          <w:numId w:val="101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分批建仓</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了结</w:t>
      </w:r>
      <w:r w:rsidRPr="0086309C">
        <w:rPr>
          <w:rFonts w:ascii="Times New Roman" w:eastAsia="微软雅黑" w:hAnsi="Times New Roman" w:cs="Times New Roman"/>
          <w:sz w:val="22"/>
          <w:szCs w:val="22"/>
        </w:rPr>
        <w:t>：采用金字塔式分批买入卖出策略。在股价接近支撑位时分批买进，而在接近估值上限或重大利好兑现时分批卖出，避免一次性押注。</w:t>
      </w:r>
    </w:p>
    <w:p w14:paraId="457C3FB0" w14:textId="77777777" w:rsidR="0086309C" w:rsidRPr="0086309C" w:rsidRDefault="0086309C" w:rsidP="0086309C">
      <w:pPr>
        <w:numPr>
          <w:ilvl w:val="0"/>
          <w:numId w:val="101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衍生品对冲</w:t>
      </w:r>
      <w:r w:rsidRPr="0086309C">
        <w:rPr>
          <w:rFonts w:ascii="Times New Roman" w:eastAsia="微软雅黑" w:hAnsi="Times New Roman" w:cs="Times New Roman"/>
          <w:sz w:val="22"/>
          <w:szCs w:val="22"/>
        </w:rPr>
        <w:t>：对于已经持有大额现货头寸的，可以利用期权策略对冲风险。例如在财报前买入适量看跌期权（</w:t>
      </w:r>
      <w:r w:rsidRPr="0086309C">
        <w:rPr>
          <w:rFonts w:ascii="Times New Roman" w:eastAsia="微软雅黑" w:hAnsi="Times New Roman" w:cs="Times New Roman"/>
          <w:sz w:val="22"/>
          <w:szCs w:val="22"/>
        </w:rPr>
        <w:t>PUT</w:t>
      </w:r>
      <w:r w:rsidRPr="0086309C">
        <w:rPr>
          <w:rFonts w:ascii="Times New Roman" w:eastAsia="微软雅黑" w:hAnsi="Times New Roman" w:cs="Times New Roman"/>
          <w:sz w:val="22"/>
          <w:szCs w:val="22"/>
        </w:rPr>
        <w:t>）作为保险，或卖出部分虚值看涨期权（</w:t>
      </w:r>
      <w:r w:rsidRPr="0086309C">
        <w:rPr>
          <w:rFonts w:ascii="Times New Roman" w:eastAsia="微软雅黑" w:hAnsi="Times New Roman" w:cs="Times New Roman"/>
          <w:sz w:val="22"/>
          <w:szCs w:val="22"/>
        </w:rPr>
        <w:t>CALL</w:t>
      </w:r>
      <w:r w:rsidRPr="0086309C">
        <w:rPr>
          <w:rFonts w:ascii="Times New Roman" w:eastAsia="微软雅黑" w:hAnsi="Times New Roman" w:cs="Times New Roman"/>
          <w:sz w:val="22"/>
          <w:szCs w:val="22"/>
        </w:rPr>
        <w:t>）获取权利金降低持仓成本等（需注意期权操作的风险和专业性）。</w:t>
      </w:r>
    </w:p>
    <w:p w14:paraId="4AA41F79" w14:textId="77777777" w:rsidR="0086309C" w:rsidRPr="0086309C" w:rsidRDefault="0086309C" w:rsidP="0086309C">
      <w:pPr>
        <w:numPr>
          <w:ilvl w:val="0"/>
          <w:numId w:val="101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跟踪止损</w:t>
      </w:r>
      <w:r w:rsidRPr="0086309C">
        <w:rPr>
          <w:rFonts w:ascii="Times New Roman" w:eastAsia="微软雅黑" w:hAnsi="Times New Roman" w:cs="Times New Roman"/>
          <w:sz w:val="22"/>
          <w:szCs w:val="22"/>
        </w:rPr>
        <w:t>：设置合理的止损点位并严格执行。如果核心假设被证伪（如增长断崖下跌），应当果断止损离场，以小亏保住资金实力。</w:t>
      </w:r>
    </w:p>
    <w:p w14:paraId="15584B5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总而言之，投资</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需要在激进与稳健间取得平衡</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既要抓住</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浪潮中的高成长机会，也要做好风控，确保在不利情境下能够全身而退。</w:t>
      </w:r>
    </w:p>
    <w:p w14:paraId="774DF42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10. </w:t>
      </w:r>
      <w:r w:rsidRPr="0086309C">
        <w:rPr>
          <w:rFonts w:ascii="Times New Roman" w:eastAsia="微软雅黑" w:hAnsi="Times New Roman" w:cs="Times New Roman"/>
          <w:b/>
          <w:bCs/>
          <w:sz w:val="22"/>
          <w:szCs w:val="22"/>
        </w:rPr>
        <w:t>结论</w:t>
      </w:r>
    </w:p>
    <w:p w14:paraId="049D8AC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作为移动广告与人工智能融合的明星公司，近年的高速成长和股价表现令人瞩目。公司成功转型为</w:t>
      </w:r>
      <w:r w:rsidRPr="0086309C">
        <w:rPr>
          <w:rFonts w:ascii="Times New Roman" w:eastAsia="微软雅黑" w:hAnsi="Times New Roman" w:cs="Times New Roman"/>
          <w:b/>
          <w:bCs/>
          <w:sz w:val="22"/>
          <w:szCs w:val="22"/>
        </w:rPr>
        <w:t>高利润的软件平台</w:t>
      </w:r>
      <w:r w:rsidRPr="0086309C">
        <w:rPr>
          <w:rFonts w:ascii="Times New Roman" w:eastAsia="微软雅黑" w:hAnsi="Times New Roman" w:cs="Times New Roman"/>
          <w:sz w:val="22"/>
          <w:szCs w:val="22"/>
        </w:rPr>
        <w:t>业务，</w:t>
      </w:r>
      <w:r w:rsidRPr="0086309C">
        <w:rPr>
          <w:rFonts w:ascii="Times New Roman" w:eastAsia="微软雅黑" w:hAnsi="Times New Roman" w:cs="Times New Roman"/>
          <w:sz w:val="22"/>
          <w:szCs w:val="22"/>
        </w:rPr>
        <w:t>AXON AI</w:t>
      </w:r>
      <w:r w:rsidRPr="0086309C">
        <w:rPr>
          <w:rFonts w:ascii="Times New Roman" w:eastAsia="微软雅黑" w:hAnsi="Times New Roman" w:cs="Times New Roman"/>
          <w:sz w:val="22"/>
          <w:szCs w:val="22"/>
        </w:rPr>
        <w:t>引擎赋能下业绩大幅超越同行，市场地位稳固。机构投资者的青睐和行业趋势的红利为其创造了巨大的上升空间。然而，</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高增长伴随高估值，高回报伴随高波动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目前股价已经充分反映乐观预期，投资者在享受其上涨潜力的同时，必须对各种风险保持敬畏。我们的分析表明，</w:t>
      </w:r>
      <w:r w:rsidRPr="0086309C">
        <w:rPr>
          <w:rFonts w:ascii="Times New Roman" w:eastAsia="微软雅黑" w:hAnsi="Times New Roman" w:cs="Times New Roman"/>
          <w:sz w:val="22"/>
          <w:szCs w:val="22"/>
        </w:rPr>
        <w:t xml:space="preserve">AppLovin </w:t>
      </w:r>
      <w:r w:rsidRPr="0086309C">
        <w:rPr>
          <w:rFonts w:ascii="Times New Roman" w:eastAsia="微软雅黑" w:hAnsi="Times New Roman" w:cs="Times New Roman"/>
          <w:b/>
          <w:bCs/>
          <w:sz w:val="22"/>
          <w:szCs w:val="22"/>
        </w:rPr>
        <w:t>长期基本面依然向好</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驱动的广告变现有望持续拓展，公司剥离低效资产后将更聚焦主业，财务状况健康且现金流充裕，具备长期价值创造能力。但</w:t>
      </w:r>
      <w:r w:rsidRPr="0086309C">
        <w:rPr>
          <w:rFonts w:ascii="Times New Roman" w:eastAsia="微软雅黑" w:hAnsi="Times New Roman" w:cs="Times New Roman"/>
          <w:b/>
          <w:bCs/>
          <w:sz w:val="22"/>
          <w:szCs w:val="22"/>
        </w:rPr>
        <w:t>短期回报可能有限</w:t>
      </w:r>
      <w:r w:rsidRPr="0086309C">
        <w:rPr>
          <w:rFonts w:ascii="Times New Roman" w:eastAsia="微软雅黑" w:hAnsi="Times New Roman" w:cs="Times New Roman"/>
          <w:sz w:val="22"/>
          <w:szCs w:val="22"/>
        </w:rPr>
        <w:t>：在估值消化和市场情绪重新平衡的过程中，股价可能呈现区间震荡甚至出现一定幅度调整。</w:t>
      </w:r>
    </w:p>
    <w:p w14:paraId="2AE2277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基于上述研判，我们对</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给出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b/>
          <w:bCs/>
          <w:sz w:val="22"/>
          <w:szCs w:val="22"/>
        </w:rPr>
        <w:t>谨慎观望，逢低布局</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投资建议。对于激进投资者，可在股价跌入合理估值区间时逐步买入，耐心持有以期分享未来几年业绩增长带来的收益；对于保守投资者，当前可以先观望，等待确认公司增长轨迹无虞且估值更有吸引力时再考虑介入。总之，</w:t>
      </w:r>
      <w:r w:rsidRPr="0086309C">
        <w:rPr>
          <w:rFonts w:ascii="Times New Roman" w:eastAsia="微软雅黑" w:hAnsi="Times New Roman" w:cs="Times New Roman"/>
          <w:sz w:val="22"/>
          <w:szCs w:val="22"/>
        </w:rPr>
        <w:t>AppLovin</w:t>
      </w:r>
      <w:r w:rsidRPr="0086309C">
        <w:rPr>
          <w:rFonts w:ascii="Times New Roman" w:eastAsia="微软雅黑" w:hAnsi="Times New Roman" w:cs="Times New Roman"/>
          <w:sz w:val="22"/>
          <w:szCs w:val="22"/>
        </w:rPr>
        <w:t>代表了数字广告领域的创新方向，值得中长期关注。但在操作层面需讲究策略、控制风险，以实现</w:t>
      </w:r>
      <w:r w:rsidRPr="0086309C">
        <w:rPr>
          <w:rFonts w:ascii="Times New Roman" w:eastAsia="微软雅黑" w:hAnsi="Times New Roman" w:cs="Times New Roman"/>
          <w:b/>
          <w:bCs/>
          <w:sz w:val="22"/>
          <w:szCs w:val="22"/>
        </w:rPr>
        <w:t>风险调整后的最佳回报</w:t>
      </w:r>
      <w:r w:rsidRPr="0086309C">
        <w:rPr>
          <w:rFonts w:ascii="Times New Roman" w:eastAsia="微软雅黑" w:hAnsi="Times New Roman" w:cs="Times New Roman"/>
          <w:sz w:val="22"/>
          <w:szCs w:val="22"/>
        </w:rPr>
        <w:t>。我们建议投资者保持对公司后续财报、行业动态和政策环境的关注，根据新的信息不断更新投资判断。在风起云涌的</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变现浪潮中，把握机遇的同时亦要居安思危，方能最终在投资中立于不败之地。</w:t>
      </w:r>
    </w:p>
    <w:p w14:paraId="411025DE" w14:textId="77777777" w:rsidR="0086309C" w:rsidRPr="0086309C" w:rsidRDefault="0086309C" w:rsidP="0086309C">
      <w:pPr>
        <w:rPr>
          <w:rFonts w:ascii="Times New Roman" w:eastAsia="微软雅黑" w:hAnsi="Times New Roman" w:cs="Times New Roman" w:hint="eastAsia"/>
          <w:b/>
          <w:bCs/>
          <w:sz w:val="22"/>
          <w:szCs w:val="22"/>
        </w:rPr>
      </w:pPr>
      <w:bookmarkStart w:id="22" w:name="_Toc196813823"/>
      <w:bookmarkStart w:id="23" w:name="_Toc193111728"/>
      <w:r w:rsidRPr="0086309C">
        <w:rPr>
          <w:rFonts w:ascii="Times New Roman" w:eastAsia="微软雅黑" w:hAnsi="Times New Roman" w:cs="Times New Roman" w:hint="eastAsia"/>
          <w:b/>
          <w:bCs/>
          <w:sz w:val="22"/>
          <w:szCs w:val="22"/>
        </w:rPr>
        <w:t>11</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hint="eastAsia"/>
          <w:b/>
          <w:bCs/>
          <w:sz w:val="22"/>
          <w:szCs w:val="22"/>
        </w:rPr>
        <w:t>2</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hint="eastAsia"/>
          <w:b/>
          <w:bCs/>
          <w:sz w:val="22"/>
          <w:szCs w:val="22"/>
        </w:rPr>
        <w:t>药明生物</w:t>
      </w:r>
      <w:r w:rsidRPr="0086309C">
        <w:rPr>
          <w:rFonts w:ascii="Times New Roman" w:eastAsia="微软雅黑" w:hAnsi="Times New Roman" w:cs="Times New Roman"/>
          <w:b/>
          <w:bCs/>
          <w:sz w:val="22"/>
          <w:szCs w:val="22"/>
        </w:rPr>
        <w:t>Wuxi Biologics</w:t>
      </w:r>
      <w:bookmarkEnd w:id="22"/>
    </w:p>
    <w:p w14:paraId="23898D3E" w14:textId="77777777" w:rsidR="0086309C" w:rsidRPr="0086309C" w:rsidRDefault="0086309C" w:rsidP="0086309C">
      <w:pPr>
        <w:rPr>
          <w:rFonts w:ascii="Times New Roman" w:eastAsia="微软雅黑" w:hAnsi="Times New Roman" w:cs="Times New Roman"/>
          <w:b/>
          <w:bCs/>
          <w:sz w:val="22"/>
          <w:szCs w:val="22"/>
        </w:rPr>
      </w:pPr>
      <w:bookmarkStart w:id="24" w:name="_Toc193111729"/>
      <w:bookmarkEnd w:id="23"/>
      <w:r w:rsidRPr="0086309C">
        <w:rPr>
          <w:rFonts w:ascii="Times New Roman" w:eastAsia="微软雅黑" w:hAnsi="Times New Roman" w:cs="Times New Roman"/>
          <w:b/>
          <w:bCs/>
          <w:sz w:val="22"/>
          <w:szCs w:val="22"/>
        </w:rPr>
        <w:t>1</w:t>
      </w:r>
      <w:r w:rsidRPr="0086309C">
        <w:rPr>
          <w:rFonts w:ascii="Times New Roman" w:eastAsia="微软雅黑" w:hAnsi="Times New Roman" w:cs="Times New Roman" w:hint="eastAsia"/>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hint="eastAsia"/>
          <w:b/>
          <w:bCs/>
          <w:sz w:val="22"/>
          <w:szCs w:val="22"/>
        </w:rPr>
        <w:t xml:space="preserve">Wuxi Biologics </w:t>
      </w:r>
      <w:r w:rsidRPr="0086309C">
        <w:rPr>
          <w:rFonts w:ascii="Times New Roman" w:eastAsia="微软雅黑" w:hAnsi="Times New Roman" w:cs="Times New Roman"/>
          <w:b/>
          <w:bCs/>
          <w:sz w:val="22"/>
          <w:szCs w:val="22"/>
        </w:rPr>
        <w:t>Stock Analysis</w:t>
      </w:r>
      <w:bookmarkEnd w:id="24"/>
    </w:p>
    <w:p w14:paraId="6EFC43F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基于提供的报告和网络资源，分析报告涵盖以下模块：</w:t>
      </w:r>
    </w:p>
    <w:p w14:paraId="5EC8164C"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执行摘要</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概述公司背景、主要财务数据和投资亮点。</w:t>
      </w:r>
    </w:p>
    <w:p w14:paraId="3D0C4B09"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公司概览</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介绍</w:t>
      </w:r>
      <w:r w:rsidRPr="0086309C">
        <w:rPr>
          <w:rFonts w:ascii="Times New Roman" w:eastAsia="微软雅黑" w:hAnsi="Times New Roman" w:cs="Times New Roman"/>
          <w:sz w:val="22"/>
          <w:szCs w:val="22"/>
        </w:rPr>
        <w:t>WXXWY</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sz w:val="22"/>
          <w:szCs w:val="22"/>
        </w:rPr>
        <w:t>HK2269</w:t>
      </w:r>
      <w:r w:rsidRPr="0086309C">
        <w:rPr>
          <w:rFonts w:ascii="Times New Roman" w:eastAsia="微软雅黑" w:hAnsi="Times New Roman" w:cs="Times New Roman"/>
          <w:sz w:val="22"/>
          <w:szCs w:val="22"/>
        </w:rPr>
        <w:t>的业务模式、核心产品、市场地位。</w:t>
      </w:r>
    </w:p>
    <w:p w14:paraId="1BA7618D"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行业与竞争分析</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评估行业趋势、市场增长潜力及竞争对手情况。</w:t>
      </w:r>
    </w:p>
    <w:p w14:paraId="7F562A6C"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财务分析</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详细分析营收、利润率、现金流、资产负债情况。</w:t>
      </w:r>
    </w:p>
    <w:p w14:paraId="27A66706"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估值分析</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采用不同估值方法（</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、相对估值等）评估其合理价值。</w:t>
      </w:r>
    </w:p>
    <w:p w14:paraId="35CB1956"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风险因素</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分析监管环境、市场竞争、财务风险等。</w:t>
      </w:r>
    </w:p>
    <w:p w14:paraId="4B97CF02"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宏观经济影响</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讨论政策、全球市场环境对公司股价的潜在影响。</w:t>
      </w:r>
    </w:p>
    <w:p w14:paraId="19ED669B" w14:textId="77777777" w:rsidR="0086309C" w:rsidRPr="0086309C" w:rsidRDefault="0086309C" w:rsidP="0086309C">
      <w:pPr>
        <w:numPr>
          <w:ilvl w:val="0"/>
          <w:numId w:val="101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投资建议</w:t>
      </w:r>
      <w:r w:rsidRPr="0086309C">
        <w:rPr>
          <w:rFonts w:ascii="Times New Roman" w:eastAsia="微软雅黑" w:hAnsi="Times New Roman" w:cs="Times New Roman"/>
          <w:sz w:val="22"/>
          <w:szCs w:val="22"/>
        </w:rPr>
        <w:t xml:space="preserve"> - </w:t>
      </w:r>
      <w:r w:rsidRPr="0086309C">
        <w:rPr>
          <w:rFonts w:ascii="Times New Roman" w:eastAsia="微软雅黑" w:hAnsi="Times New Roman" w:cs="Times New Roman"/>
          <w:sz w:val="22"/>
          <w:szCs w:val="22"/>
        </w:rPr>
        <w:t>提供基于分析的投资评级和策略。</w:t>
      </w:r>
    </w:p>
    <w:p w14:paraId="43860AD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利用数据可视化工具，以表格和图表方式展示核心财务数据、估值比较、行业趋势等信息，使报告更具可读性和实用性。</w:t>
      </w:r>
    </w:p>
    <w:p w14:paraId="085AE5B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执行摘要</w:t>
      </w:r>
    </w:p>
    <w:p w14:paraId="222AC6B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药明生物（</w:t>
      </w:r>
      <w:r w:rsidRPr="0086309C">
        <w:rPr>
          <w:rFonts w:ascii="Times New Roman" w:eastAsia="微软雅黑" w:hAnsi="Times New Roman" w:cs="Times New Roman"/>
          <w:sz w:val="22"/>
          <w:szCs w:val="22"/>
        </w:rPr>
        <w:t>WuXi Biologics</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HKEX: 2269</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OTC: WXXWY</w:t>
      </w:r>
      <w:r w:rsidRPr="0086309C">
        <w:rPr>
          <w:rFonts w:ascii="Times New Roman" w:eastAsia="微软雅黑" w:hAnsi="Times New Roman" w:cs="Times New Roman"/>
          <w:sz w:val="22"/>
          <w:szCs w:val="22"/>
        </w:rPr>
        <w:t>）是一家领先的生物制药合同研发生产企业（</w:t>
      </w:r>
      <w:r w:rsidRPr="0086309C">
        <w:rPr>
          <w:rFonts w:ascii="Times New Roman" w:eastAsia="微软雅黑" w:hAnsi="Times New Roman" w:cs="Times New Roman"/>
          <w:sz w:val="22"/>
          <w:szCs w:val="22"/>
        </w:rPr>
        <w:t>CRDMO</w:t>
      </w:r>
      <w:r w:rsidRPr="0086309C">
        <w:rPr>
          <w:rFonts w:ascii="Times New Roman" w:eastAsia="微软雅黑" w:hAnsi="Times New Roman" w:cs="Times New Roman"/>
          <w:sz w:val="22"/>
          <w:szCs w:val="22"/>
        </w:rPr>
        <w:t>），提供从药物发现到商业化生产的端到端服务</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w:t>
      </w:r>
      <w:r w:rsidRPr="0086309C">
        <w:rPr>
          <w:rFonts w:ascii="Times New Roman" w:eastAsia="微软雅黑" w:hAnsi="Times New Roman" w:cs="Times New Roman"/>
          <w:sz w:val="22"/>
          <w:szCs w:val="22"/>
        </w:rPr>
        <w:t>2010</w:t>
      </w:r>
      <w:r w:rsidRPr="0086309C">
        <w:rPr>
          <w:rFonts w:ascii="Times New Roman" w:eastAsia="微软雅黑" w:hAnsi="Times New Roman" w:cs="Times New Roman"/>
          <w:sz w:val="22"/>
          <w:szCs w:val="22"/>
        </w:rPr>
        <w:t>年成立并于</w:t>
      </w:r>
      <w:r w:rsidRPr="0086309C">
        <w:rPr>
          <w:rFonts w:ascii="Times New Roman" w:eastAsia="微软雅黑" w:hAnsi="Times New Roman" w:cs="Times New Roman"/>
          <w:sz w:val="22"/>
          <w:szCs w:val="22"/>
        </w:rPr>
        <w:t>2017</w:t>
      </w:r>
      <w:r w:rsidRPr="0086309C">
        <w:rPr>
          <w:rFonts w:ascii="Times New Roman" w:eastAsia="微软雅黑" w:hAnsi="Times New Roman" w:cs="Times New Roman"/>
          <w:sz w:val="22"/>
          <w:szCs w:val="22"/>
        </w:rPr>
        <w:t>年在香港上市，目前在中国、美国、欧洲等地运营，服务全球生物技术和制药公司</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。过去几年业绩高速增长，</w:t>
      </w:r>
      <w:r w:rsidRPr="0086309C">
        <w:rPr>
          <w:rFonts w:ascii="Times New Roman" w:eastAsia="微软雅黑" w:hAnsi="Times New Roman" w:cs="Times New Roman"/>
          <w:sz w:val="22"/>
          <w:szCs w:val="22"/>
        </w:rPr>
        <w:t>2018-2022</w:t>
      </w:r>
      <w:r w:rsidRPr="0086309C">
        <w:rPr>
          <w:rFonts w:ascii="Times New Roman" w:eastAsia="微软雅黑" w:hAnsi="Times New Roman" w:cs="Times New Roman"/>
          <w:sz w:val="22"/>
          <w:szCs w:val="22"/>
        </w:rPr>
        <w:t>年收入复合年增速约</w:t>
      </w:r>
      <w:r w:rsidRPr="0086309C">
        <w:rPr>
          <w:rFonts w:ascii="Times New Roman" w:eastAsia="微软雅黑" w:hAnsi="Times New Roman" w:cs="Times New Roman"/>
          <w:sz w:val="22"/>
          <w:szCs w:val="22"/>
        </w:rPr>
        <w:t>46%</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年实现收入约</w:t>
      </w:r>
      <w:r w:rsidRPr="0086309C">
        <w:rPr>
          <w:rFonts w:ascii="Times New Roman" w:eastAsia="微软雅黑" w:hAnsi="Times New Roman" w:cs="Times New Roman"/>
          <w:sz w:val="22"/>
          <w:szCs w:val="22"/>
        </w:rPr>
        <w:t>170</w:t>
      </w:r>
      <w:r w:rsidRPr="0086309C">
        <w:rPr>
          <w:rFonts w:ascii="Times New Roman" w:eastAsia="微软雅黑" w:hAnsi="Times New Roman" w:cs="Times New Roman"/>
          <w:sz w:val="22"/>
          <w:szCs w:val="22"/>
        </w:rPr>
        <w:t>亿元人民币，同比增长</w:t>
      </w:r>
      <w:r w:rsidRPr="0086309C">
        <w:rPr>
          <w:rFonts w:ascii="Times New Roman" w:eastAsia="微软雅黑" w:hAnsi="Times New Roman" w:cs="Times New Roman"/>
          <w:sz w:val="22"/>
          <w:szCs w:val="22"/>
        </w:rPr>
        <w:t>11.6%</w:t>
      </w:r>
      <w:r w:rsidRPr="0086309C">
        <w:rPr>
          <w:rFonts w:ascii="Times New Roman" w:eastAsia="微软雅黑" w:hAnsi="Times New Roman" w:cs="Times New Roman"/>
          <w:sz w:val="22"/>
          <w:szCs w:val="22"/>
        </w:rPr>
        <w:t>，净利润约</w:t>
      </w:r>
      <w:r w:rsidRPr="0086309C">
        <w:rPr>
          <w:rFonts w:ascii="Times New Roman" w:eastAsia="微软雅黑" w:hAnsi="Times New Roman" w:cs="Times New Roman"/>
          <w:sz w:val="22"/>
          <w:szCs w:val="22"/>
        </w:rPr>
        <w:t>34</w:t>
      </w:r>
      <w:r w:rsidRPr="0086309C">
        <w:rPr>
          <w:rFonts w:ascii="Times New Roman" w:eastAsia="微软雅黑" w:hAnsi="Times New Roman" w:cs="Times New Roman"/>
          <w:sz w:val="22"/>
          <w:szCs w:val="22"/>
        </w:rPr>
        <w:t>亿元，净利率接近</w:t>
      </w:r>
      <w:r w:rsidRPr="0086309C">
        <w:rPr>
          <w:rFonts w:ascii="Times New Roman" w:eastAsia="微软雅黑" w:hAnsi="Times New Roman" w:cs="Times New Roman"/>
          <w:sz w:val="22"/>
          <w:szCs w:val="22"/>
        </w:rPr>
        <w:t>20%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。虽然增速较此前放缓，但剔除疫情相关业务后，公司</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年非新冠项目收入同比大增</w:t>
      </w:r>
      <w:r w:rsidRPr="0086309C">
        <w:rPr>
          <w:rFonts w:ascii="Times New Roman" w:eastAsia="微软雅黑" w:hAnsi="Times New Roman" w:cs="Times New Roman"/>
          <w:sz w:val="22"/>
          <w:szCs w:val="22"/>
        </w:rPr>
        <w:t>37.7%</w:t>
      </w:r>
      <w:r w:rsidRPr="0086309C">
        <w:rPr>
          <w:rFonts w:ascii="Times New Roman" w:eastAsia="微软雅黑" w:hAnsi="Times New Roman" w:cs="Times New Roman"/>
          <w:sz w:val="22"/>
          <w:szCs w:val="22"/>
        </w:rPr>
        <w:t>，展现出基础业务的强劲动力</w:t>
      </w:r>
      <w:r w:rsidRPr="0086309C">
        <w:rPr>
          <w:rFonts w:ascii="Times New Roman" w:eastAsia="微软雅黑" w:hAnsi="Times New Roman" w:cs="Times New Roman"/>
          <w:sz w:val="22"/>
          <w:szCs w:val="22"/>
        </w:rPr>
        <w:t xml:space="preserve"> (</w:t>
      </w:r>
      <w:hyperlink r:id="rId188" w:anchor=":~:text=The%20Group%E2%80%99s%20revenue%20exceeded%20RMB17,sales%20decline%20in%20the%20COVID"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。投资亮点方面，药明生物具备全球布局和规模优势，拥有全球最大的生物药研发生产项目储备之一（截至</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年中累计</w:t>
      </w:r>
      <w:r w:rsidRPr="0086309C">
        <w:rPr>
          <w:rFonts w:ascii="Times New Roman" w:eastAsia="微软雅黑" w:hAnsi="Times New Roman" w:cs="Times New Roman"/>
          <w:sz w:val="22"/>
          <w:szCs w:val="22"/>
        </w:rPr>
        <w:t>742</w:t>
      </w:r>
      <w:r w:rsidRPr="0086309C">
        <w:rPr>
          <w:rFonts w:ascii="Times New Roman" w:eastAsia="微软雅黑" w:hAnsi="Times New Roman" w:cs="Times New Roman"/>
          <w:sz w:val="22"/>
          <w:szCs w:val="22"/>
        </w:rPr>
        <w:t>个一体化项目）</w:t>
      </w:r>
      <w:r w:rsidRPr="0086309C">
        <w:rPr>
          <w:rFonts w:ascii="Times New Roman" w:eastAsia="微软雅黑" w:hAnsi="Times New Roman" w:cs="Times New Roman"/>
          <w:sz w:val="22"/>
          <w:szCs w:val="22"/>
        </w:rPr>
        <w:t xml:space="preserve"> (</w:t>
      </w:r>
      <w:hyperlink r:id="rId189" w:anchor=":~:text=match%20at%20L1916%20Total%20integrated,of%202%20products%20in%201H24"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。公司合同负债（在手订单）总额超过</w:t>
      </w:r>
      <w:r w:rsidRPr="0086309C">
        <w:rPr>
          <w:rFonts w:ascii="Times New Roman" w:eastAsia="微软雅黑" w:hAnsi="Times New Roman" w:cs="Times New Roman"/>
          <w:sz w:val="22"/>
          <w:szCs w:val="22"/>
        </w:rPr>
        <w:t>205.92</w:t>
      </w:r>
      <w:r w:rsidRPr="0086309C">
        <w:rPr>
          <w:rFonts w:ascii="Times New Roman" w:eastAsia="微软雅黑" w:hAnsi="Times New Roman" w:cs="Times New Roman"/>
          <w:sz w:val="22"/>
          <w:szCs w:val="22"/>
        </w:rPr>
        <w:t>亿美元，为未来业绩提供了高度可见性</w:t>
      </w:r>
      <w:r w:rsidRPr="0086309C">
        <w:rPr>
          <w:rFonts w:ascii="Times New Roman" w:eastAsia="微软雅黑" w:hAnsi="Times New Roman" w:cs="Times New Roman"/>
          <w:sz w:val="22"/>
          <w:szCs w:val="22"/>
        </w:rPr>
        <w:t xml:space="preserve"> (</w:t>
      </w:r>
      <w:hyperlink r:id="rId190" w:anchor=":~:text=As%20of%20Dec%2031%2C%202023%2C,term%20growth"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。得益于</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跟随分子（</w:t>
      </w:r>
      <w:r w:rsidRPr="0086309C">
        <w:rPr>
          <w:rFonts w:ascii="Times New Roman" w:eastAsia="微软雅黑" w:hAnsi="Times New Roman" w:cs="Times New Roman"/>
          <w:sz w:val="22"/>
          <w:szCs w:val="22"/>
        </w:rPr>
        <w:t>Follow the Molecule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战略，公司深度绑定客户项目生命周期，在后期和商业化阶段项目数量迅速增长，将成为中长期收入的重要驱动力</w:t>
      </w:r>
      <w:r w:rsidRPr="0086309C">
        <w:rPr>
          <w:rFonts w:ascii="Times New Roman" w:eastAsia="微软雅黑" w:hAnsi="Times New Roman" w:cs="Times New Roman"/>
          <w:sz w:val="22"/>
          <w:szCs w:val="22"/>
        </w:rPr>
        <w:t xml:space="preserve"> (</w:t>
      </w:r>
      <w:hyperlink r:id="rId191" w:anchor=":~:text=With%20the%20execution%20of%20its,indicating%20strong%20future%20growth%20potential"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。综合来看，药明生物凭借卓越的执行能力、广泛的服务平台和先发优势，长期成长空间广阔。但需注意地缘政治等风险导致不确定性较高，股价波动显著。</w:t>
      </w:r>
    </w:p>
    <w:p w14:paraId="5E16274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lastRenderedPageBreak/>
        <w:t>公司概览</w:t>
      </w:r>
    </w:p>
    <w:p w14:paraId="12EDD5F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药明生物以</w:t>
      </w:r>
      <w:r w:rsidRPr="0086309C">
        <w:rPr>
          <w:rFonts w:ascii="Times New Roman" w:eastAsia="微软雅黑" w:hAnsi="Times New Roman" w:cs="Times New Roman"/>
          <w:sz w:val="22"/>
          <w:szCs w:val="22"/>
        </w:rPr>
        <w:t>CRDMO</w:t>
      </w:r>
      <w:r w:rsidRPr="0086309C">
        <w:rPr>
          <w:rFonts w:ascii="Times New Roman" w:eastAsia="微软雅黑" w:hAnsi="Times New Roman" w:cs="Times New Roman"/>
          <w:sz w:val="22"/>
          <w:szCs w:val="22"/>
        </w:rPr>
        <w:t>模式运营，即同时具备合同研究、开发和生产能力，覆盖生物药从早期研发到临床试验用药和商业化生产的全价值链服务</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。具体业务涵盖：抗体等生物制品的发现与优化、工艺开发、临床样品生产、大规模</w:t>
      </w:r>
      <w:r w:rsidRPr="0086309C">
        <w:rPr>
          <w:rFonts w:ascii="Times New Roman" w:eastAsia="微软雅黑" w:hAnsi="Times New Roman" w:cs="Times New Roman"/>
          <w:sz w:val="22"/>
          <w:szCs w:val="22"/>
        </w:rPr>
        <w:t>GMP</w:t>
      </w:r>
      <w:r w:rsidRPr="0086309C">
        <w:rPr>
          <w:rFonts w:ascii="Times New Roman" w:eastAsia="微软雅黑" w:hAnsi="Times New Roman" w:cs="Times New Roman"/>
          <w:sz w:val="22"/>
          <w:szCs w:val="22"/>
        </w:rPr>
        <w:t>生产，以及质量检测、工艺验证、法规注册支持等配套服务，不涉足临床试验环节</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。这种</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一站式</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模式使客户可以在同一平台完成从概念到产品的转化，缩短研发上市时间，提升研发效率。公司采用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跟随分子</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战略，即从早期阶段介入客户项目并伴随其成长，一旦项目进入后期和商业化，药明生物即可承担大规模生产</w:t>
      </w:r>
      <w:r w:rsidRPr="0086309C">
        <w:rPr>
          <w:rFonts w:ascii="Times New Roman" w:eastAsia="微软雅黑" w:hAnsi="Times New Roman" w:cs="Times New Roman"/>
          <w:sz w:val="22"/>
          <w:szCs w:val="22"/>
        </w:rPr>
        <w:t xml:space="preserve"> (</w:t>
      </w:r>
      <w:hyperlink r:id="rId192" w:anchor=":~:text=With%20the%20execution%20of%20its,indicating%20strong%20future%20growth%20potential"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赢得分子（</w:t>
      </w:r>
      <w:r w:rsidRPr="0086309C">
        <w:rPr>
          <w:rFonts w:ascii="Times New Roman" w:eastAsia="微软雅黑" w:hAnsi="Times New Roman" w:cs="Times New Roman"/>
          <w:sz w:val="22"/>
          <w:szCs w:val="22"/>
        </w:rPr>
        <w:t>Win-the-Molecule</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策略则侧重于对外承接外部已进入临床后期的项目，通过质量和速度优势吸引客户将项目转入药明生物的平台</w:t>
      </w:r>
      <w:r w:rsidRPr="0086309C">
        <w:rPr>
          <w:rFonts w:ascii="Times New Roman" w:eastAsia="微软雅黑" w:hAnsi="Times New Roman" w:cs="Times New Roman"/>
          <w:sz w:val="22"/>
          <w:szCs w:val="22"/>
        </w:rPr>
        <w:t xml:space="preserve"> (</w:t>
      </w:r>
      <w:hyperlink r:id="rId193" w:anchor=":~:text=the,speed%2C%20and%20advanced%20technological%20platforms"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 (</w:t>
      </w:r>
      <w:hyperlink r:id="rId194" w:anchor=":~:text=match%20at%20L1989%20the,speed%2C%20and%20advanced%20technological%20platforms"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。在全球布局上，公司践行</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双源供应</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战略，已在中国无锡、上海等地以及爱尔兰、德国、新加坡和美国等国家建立多个生产基地和研发中心</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。这种布局有助于满足不同地区客户需求并分散地缘风险。</w:t>
      </w:r>
    </w:p>
    <w:p w14:paraId="4936324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截至</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6</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日，药明生物员工总数逾</w:t>
      </w:r>
      <w:r w:rsidRPr="0086309C">
        <w:rPr>
          <w:rFonts w:ascii="Times New Roman" w:eastAsia="微软雅黑" w:hAnsi="Times New Roman" w:cs="Times New Roman"/>
          <w:sz w:val="22"/>
          <w:szCs w:val="22"/>
        </w:rPr>
        <w:t>1.24</w:t>
      </w:r>
      <w:r w:rsidRPr="0086309C">
        <w:rPr>
          <w:rFonts w:ascii="Times New Roman" w:eastAsia="微软雅黑" w:hAnsi="Times New Roman" w:cs="Times New Roman"/>
          <w:sz w:val="22"/>
          <w:szCs w:val="22"/>
        </w:rPr>
        <w:t>万人，其中科研人员约</w:t>
      </w:r>
      <w:r w:rsidRPr="0086309C">
        <w:rPr>
          <w:rFonts w:ascii="Times New Roman" w:eastAsia="微软雅黑" w:hAnsi="Times New Roman" w:cs="Times New Roman"/>
          <w:sz w:val="22"/>
          <w:szCs w:val="22"/>
        </w:rPr>
        <w:t>4,200</w:t>
      </w:r>
      <w:r w:rsidRPr="0086309C">
        <w:rPr>
          <w:rFonts w:ascii="Times New Roman" w:eastAsia="微软雅黑" w:hAnsi="Times New Roman" w:cs="Times New Roman"/>
          <w:sz w:val="22"/>
          <w:szCs w:val="22"/>
        </w:rPr>
        <w:t>名，人才储备雄厚</w:t>
      </w:r>
      <w:r w:rsidRPr="0086309C">
        <w:rPr>
          <w:rFonts w:ascii="Times New Roman" w:eastAsia="微软雅黑" w:hAnsi="Times New Roman" w:cs="Times New Roman"/>
          <w:sz w:val="22"/>
          <w:szCs w:val="22"/>
        </w:rPr>
        <w:t xml:space="preserve"> (</w:t>
      </w:r>
      <w:hyperlink r:id="rId195" w:anchor=":~:text=Group%E2%80%99s%20total%20staff%20comprised%2012%2C435,We%20deeply%20appreciate%20their"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。公司累计服务项目数快速攀升，</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年上半年新增项目</w:t>
      </w:r>
      <w:r w:rsidRPr="0086309C">
        <w:rPr>
          <w:rFonts w:ascii="Times New Roman" w:eastAsia="微软雅黑" w:hAnsi="Times New Roman" w:cs="Times New Roman"/>
          <w:sz w:val="22"/>
          <w:szCs w:val="22"/>
        </w:rPr>
        <w:t>61</w:t>
      </w:r>
      <w:r w:rsidRPr="0086309C">
        <w:rPr>
          <w:rFonts w:ascii="Times New Roman" w:eastAsia="微软雅黑" w:hAnsi="Times New Roman" w:cs="Times New Roman"/>
          <w:sz w:val="22"/>
          <w:szCs w:val="22"/>
        </w:rPr>
        <w:t>个（较上年同期</w:t>
      </w:r>
      <w:r w:rsidRPr="0086309C">
        <w:rPr>
          <w:rFonts w:ascii="Times New Roman" w:eastAsia="微软雅黑" w:hAnsi="Times New Roman" w:cs="Times New Roman"/>
          <w:sz w:val="22"/>
          <w:szCs w:val="22"/>
        </w:rPr>
        <w:t>46</w:t>
      </w:r>
      <w:r w:rsidRPr="0086309C">
        <w:rPr>
          <w:rFonts w:ascii="Times New Roman" w:eastAsia="微软雅黑" w:hAnsi="Times New Roman" w:cs="Times New Roman"/>
          <w:sz w:val="22"/>
          <w:szCs w:val="22"/>
        </w:rPr>
        <w:t>个显著增加），总一体化项目达到</w:t>
      </w:r>
      <w:r w:rsidRPr="0086309C">
        <w:rPr>
          <w:rFonts w:ascii="Times New Roman" w:eastAsia="微软雅黑" w:hAnsi="Times New Roman" w:cs="Times New Roman"/>
          <w:sz w:val="22"/>
          <w:szCs w:val="22"/>
        </w:rPr>
        <w:t>742</w:t>
      </w:r>
      <w:r w:rsidRPr="0086309C">
        <w:rPr>
          <w:rFonts w:ascii="Times New Roman" w:eastAsia="微软雅黑" w:hAnsi="Times New Roman" w:cs="Times New Roman"/>
          <w:sz w:val="22"/>
          <w:szCs w:val="22"/>
        </w:rPr>
        <w:t>个，涵盖从临床前到商业化各阶段，其中后期（</w:t>
      </w:r>
      <w:r w:rsidRPr="0086309C">
        <w:rPr>
          <w:rFonts w:ascii="Times New Roman" w:eastAsia="微软雅黑" w:hAnsi="Times New Roman" w:cs="Times New Roman"/>
          <w:sz w:val="22"/>
          <w:szCs w:val="22"/>
        </w:rPr>
        <w:t>III</w:t>
      </w:r>
      <w:r w:rsidRPr="0086309C">
        <w:rPr>
          <w:rFonts w:ascii="Times New Roman" w:eastAsia="微软雅黑" w:hAnsi="Times New Roman" w:cs="Times New Roman"/>
          <w:sz w:val="22"/>
          <w:szCs w:val="22"/>
        </w:rPr>
        <w:t>期）项目</w:t>
      </w:r>
      <w:r w:rsidRPr="0086309C">
        <w:rPr>
          <w:rFonts w:ascii="Times New Roman" w:eastAsia="微软雅黑" w:hAnsi="Times New Roman" w:cs="Times New Roman"/>
          <w:sz w:val="22"/>
          <w:szCs w:val="22"/>
        </w:rPr>
        <w:t>56</w:t>
      </w:r>
      <w:r w:rsidRPr="0086309C">
        <w:rPr>
          <w:rFonts w:ascii="Times New Roman" w:eastAsia="微软雅黑" w:hAnsi="Times New Roman" w:cs="Times New Roman"/>
          <w:sz w:val="22"/>
          <w:szCs w:val="22"/>
        </w:rPr>
        <w:t>个，商业化生产项目</w:t>
      </w:r>
      <w:r w:rsidRPr="0086309C">
        <w:rPr>
          <w:rFonts w:ascii="Times New Roman" w:eastAsia="微软雅黑" w:hAnsi="Times New Roman" w:cs="Times New Roman"/>
          <w:sz w:val="22"/>
          <w:szCs w:val="22"/>
        </w:rPr>
        <w:t>16</w:t>
      </w:r>
      <w:r w:rsidRPr="0086309C">
        <w:rPr>
          <w:rFonts w:ascii="Times New Roman" w:eastAsia="微软雅黑" w:hAnsi="Times New Roman" w:cs="Times New Roman"/>
          <w:sz w:val="22"/>
          <w:szCs w:val="22"/>
        </w:rPr>
        <w:t>个</w:t>
      </w:r>
      <w:r w:rsidRPr="0086309C">
        <w:rPr>
          <w:rFonts w:ascii="Times New Roman" w:eastAsia="微软雅黑" w:hAnsi="Times New Roman" w:cs="Times New Roman"/>
          <w:sz w:val="22"/>
          <w:szCs w:val="22"/>
        </w:rPr>
        <w:t xml:space="preserve"> (</w:t>
      </w:r>
      <w:hyperlink r:id="rId196" w:anchor=":~:text=Added%2061%20new%20integrated%20projects%2C,of%20our%20proprietary%20technology%20platforms"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 (</w:t>
      </w:r>
      <w:hyperlink r:id="rId197" w:anchor=":~:text=match%20at%20L1994%20,was%20742%2C%20representing%20one%20of"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。如此庞大的项目组合使药明生物拥有业内最大的生物药产能需求池之一，也为未来业绩提供源源不断的支持。此外，公司与全球客户建立了稳定合作关系，</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年前五大客户收入占比仅约</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客户基础多元，降低了对单一客户的依赖。总体而言，药明生物已发展为一家业务模式成熟、服务能力全面、在全球生物制药外包领域占据领先地位的企业。公司在业内以执行速度快、技术平台先进和项目成功率高闻名，这些优势构筑了公司坚实的行业地位和品牌声誉。</w:t>
      </w:r>
    </w:p>
    <w:p w14:paraId="3F33CDE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行业与竞争分析</w:t>
      </w:r>
    </w:p>
    <w:p w14:paraId="416FA17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行业趋势：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生物制药是全球制药行业增长最快的领域之一，越来越多新药管线集中于单抗、细胞治疗等生物药，推动对外部研发生产服务的需求持续上升。据行业研究，全球生物药</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市场有望保持两位数的增长率。一方面，小型生物技术公司通常缺乏完整的生产设施和经验，严重依赖外部合作伙伴完成从研发到生产的转化。另一方面，大型制药公司也为提升效率、降低成本，</w:t>
      </w:r>
      <w:r w:rsidRPr="0086309C">
        <w:rPr>
          <w:rFonts w:ascii="Times New Roman" w:eastAsia="微软雅黑" w:hAnsi="Times New Roman" w:cs="Times New Roman"/>
          <w:sz w:val="22"/>
          <w:szCs w:val="22"/>
        </w:rPr>
        <w:lastRenderedPageBreak/>
        <w:t>将部分生物药生产外包给专业</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。这使具有规模和技术优势的</w:t>
      </w:r>
      <w:r w:rsidRPr="0086309C">
        <w:rPr>
          <w:rFonts w:ascii="Times New Roman" w:eastAsia="微软雅黑" w:hAnsi="Times New Roman" w:cs="Times New Roman"/>
          <w:sz w:val="22"/>
          <w:szCs w:val="22"/>
        </w:rPr>
        <w:t>CRDMO</w:t>
      </w:r>
      <w:r w:rsidRPr="0086309C">
        <w:rPr>
          <w:rFonts w:ascii="Times New Roman" w:eastAsia="微软雅黑" w:hAnsi="Times New Roman" w:cs="Times New Roman"/>
          <w:sz w:val="22"/>
          <w:szCs w:val="22"/>
        </w:rPr>
        <w:t>企业在价值链中扮演日益重要的角色。药明生物抓住了这一行业机遇，通过</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药明模式</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在国内率先打造了生物药一体化外包平台，成功承接了全球范围内大量项目。同时，随着生物药产品日趋复杂化（如双特异性抗体、多特异性分子等），能提供创新工艺和灵活产能的</w:t>
      </w:r>
      <w:r w:rsidRPr="0086309C">
        <w:rPr>
          <w:rFonts w:ascii="Times New Roman" w:eastAsia="微软雅黑" w:hAnsi="Times New Roman" w:cs="Times New Roman"/>
          <w:sz w:val="22"/>
          <w:szCs w:val="22"/>
        </w:rPr>
        <w:t>CRDMO</w:t>
      </w:r>
      <w:r w:rsidRPr="0086309C">
        <w:rPr>
          <w:rFonts w:ascii="Times New Roman" w:eastAsia="微软雅黑" w:hAnsi="Times New Roman" w:cs="Times New Roman"/>
          <w:sz w:val="22"/>
          <w:szCs w:val="22"/>
        </w:rPr>
        <w:t>更受青睐。药明生物开发的</w:t>
      </w:r>
      <w:r w:rsidRPr="0086309C">
        <w:rPr>
          <w:rFonts w:ascii="Times New Roman" w:eastAsia="微软雅黑" w:hAnsi="Times New Roman" w:cs="Times New Roman"/>
          <w:sz w:val="22"/>
          <w:szCs w:val="22"/>
        </w:rPr>
        <w:t>WuXiBody</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SDArBody</w:t>
      </w:r>
      <w:r w:rsidRPr="0086309C">
        <w:rPr>
          <w:rFonts w:ascii="Times New Roman" w:eastAsia="微软雅黑" w:hAnsi="Times New Roman" w:cs="Times New Roman"/>
          <w:sz w:val="22"/>
          <w:szCs w:val="22"/>
        </w:rPr>
        <w:t>等创新技术平台，正好契合了行业对新型分子生产的需求，在竞争中形成差异化优势</w:t>
      </w:r>
      <w:r w:rsidRPr="0086309C">
        <w:rPr>
          <w:rFonts w:ascii="Times New Roman" w:eastAsia="微软雅黑" w:hAnsi="Times New Roman" w:cs="Times New Roman"/>
          <w:sz w:val="22"/>
          <w:szCs w:val="22"/>
        </w:rPr>
        <w:t xml:space="preserve"> (</w:t>
      </w:r>
      <w:hyperlink r:id="rId198" w:anchor=":~:text=the%20123%20bispecifics%20%26%20multispecifics,continue%20to%20gain%20worldwide%20recognition" w:history="1">
        <w:r w:rsidRPr="0086309C">
          <w:rPr>
            <w:rStyle w:val="af0"/>
            <w:rFonts w:ascii="Times New Roman" w:eastAsia="微软雅黑" w:hAnsi="Times New Roman" w:cs="Times New Roman"/>
            <w:sz w:val="22"/>
            <w:szCs w:val="22"/>
          </w:rPr>
          <w:t>WuXi Biologics Reports Solid 2024 Interim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7291233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竞争格局：</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全球生物药</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领域目前由少数几家巨头主导：瑞士</w:t>
      </w:r>
      <w:r w:rsidRPr="0086309C">
        <w:rPr>
          <w:rFonts w:ascii="Times New Roman" w:eastAsia="微软雅黑" w:hAnsi="Times New Roman" w:cs="Times New Roman"/>
          <w:sz w:val="22"/>
          <w:szCs w:val="22"/>
        </w:rPr>
        <w:t>Lonza</w:t>
      </w:r>
      <w:r w:rsidRPr="0086309C">
        <w:rPr>
          <w:rFonts w:ascii="Times New Roman" w:eastAsia="微软雅黑" w:hAnsi="Times New Roman" w:cs="Times New Roman"/>
          <w:sz w:val="22"/>
          <w:szCs w:val="22"/>
        </w:rPr>
        <w:t>和韩国三星</w:t>
      </w:r>
      <w:r w:rsidRPr="0086309C">
        <w:rPr>
          <w:rFonts w:ascii="Times New Roman" w:eastAsia="微软雅黑" w:hAnsi="Times New Roman" w:cs="Times New Roman"/>
          <w:sz w:val="22"/>
          <w:szCs w:val="22"/>
        </w:rPr>
        <w:t>BioLogics</w:t>
      </w:r>
      <w:r w:rsidRPr="0086309C">
        <w:rPr>
          <w:rFonts w:ascii="Times New Roman" w:eastAsia="微软雅黑" w:hAnsi="Times New Roman" w:cs="Times New Roman"/>
          <w:sz w:val="22"/>
          <w:szCs w:val="22"/>
        </w:rPr>
        <w:t>分列行业前两位，药明生物近年来跻身第三</w:t>
      </w:r>
      <w:r w:rsidRPr="0086309C">
        <w:rPr>
          <w:rFonts w:ascii="Times New Roman" w:eastAsia="微软雅黑" w:hAnsi="Times New Roman" w:cs="Times New Roman"/>
          <w:sz w:val="22"/>
          <w:szCs w:val="22"/>
        </w:rPr>
        <w:t xml:space="preserve"> (</w:t>
      </w:r>
      <w:hyperlink r:id="rId199" w:anchor=":~:text=Lonza%20is%20the%20number%20one,second%20and%20WuXi%20Biologics%20third" w:history="1">
        <w:r w:rsidRPr="0086309C">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年这三家公司生物药</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业务收入约分别为</w:t>
      </w:r>
      <w:r w:rsidRPr="0086309C">
        <w:rPr>
          <w:rFonts w:ascii="Times New Roman" w:eastAsia="微软雅黑" w:hAnsi="Times New Roman" w:cs="Times New Roman"/>
          <w:sz w:val="22"/>
          <w:szCs w:val="22"/>
        </w:rPr>
        <w:t>65</w:t>
      </w:r>
      <w:r w:rsidRPr="0086309C">
        <w:rPr>
          <w:rFonts w:ascii="Times New Roman" w:eastAsia="微软雅黑" w:hAnsi="Times New Roman" w:cs="Times New Roman"/>
          <w:sz w:val="22"/>
          <w:szCs w:val="22"/>
        </w:rPr>
        <w:t>亿美元、</w:t>
      </w:r>
      <w:r w:rsidRPr="0086309C">
        <w:rPr>
          <w:rFonts w:ascii="Times New Roman" w:eastAsia="微软雅黑" w:hAnsi="Times New Roman" w:cs="Times New Roman"/>
          <w:sz w:val="22"/>
          <w:szCs w:val="22"/>
        </w:rPr>
        <w:t>50</w:t>
      </w:r>
      <w:r w:rsidRPr="0086309C">
        <w:rPr>
          <w:rFonts w:ascii="Times New Roman" w:eastAsia="微软雅黑" w:hAnsi="Times New Roman" w:cs="Times New Roman"/>
          <w:sz w:val="22"/>
          <w:szCs w:val="22"/>
        </w:rPr>
        <w:t>亿美元和</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亿美元量级</w:t>
      </w:r>
      <w:r w:rsidRPr="0086309C">
        <w:rPr>
          <w:rFonts w:ascii="Times New Roman" w:eastAsia="微软雅黑" w:hAnsi="Times New Roman" w:cs="Times New Roman"/>
          <w:sz w:val="22"/>
          <w:szCs w:val="22"/>
        </w:rPr>
        <w:t xml:space="preserve"> (</w:t>
      </w:r>
      <w:hyperlink r:id="rId200" w:anchor=":~:text=Brokerage%20predicts%20US%20Biosecure%20Act,Samsung" w:history="1">
        <w:r w:rsidRPr="0086309C">
          <w:rPr>
            <w:rStyle w:val="af0"/>
            <w:rFonts w:ascii="Times New Roman" w:eastAsia="微软雅黑" w:hAnsi="Times New Roman" w:cs="Times New Roman"/>
            <w:sz w:val="22"/>
            <w:szCs w:val="22"/>
          </w:rPr>
          <w:t>Brokerage predicts US Biosecure Act could benefit Samsung Biologics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Lonza</w:t>
      </w:r>
      <w:r w:rsidRPr="0086309C">
        <w:rPr>
          <w:rFonts w:ascii="Times New Roman" w:eastAsia="微软雅黑" w:hAnsi="Times New Roman" w:cs="Times New Roman"/>
          <w:sz w:val="22"/>
          <w:szCs w:val="22"/>
        </w:rPr>
        <w:t>历史悠久，客户多为大型药企，订单稳定，业务涵盖化药和生物药外包，整体抗风险能力强；三星</w:t>
      </w:r>
      <w:r w:rsidRPr="0086309C">
        <w:rPr>
          <w:rFonts w:ascii="Times New Roman" w:eastAsia="微软雅黑" w:hAnsi="Times New Roman" w:cs="Times New Roman"/>
          <w:sz w:val="22"/>
          <w:szCs w:val="22"/>
        </w:rPr>
        <w:t>BioLogics</w:t>
      </w:r>
      <w:r w:rsidRPr="0086309C">
        <w:rPr>
          <w:rFonts w:ascii="Times New Roman" w:eastAsia="微软雅黑" w:hAnsi="Times New Roman" w:cs="Times New Roman"/>
          <w:sz w:val="22"/>
          <w:szCs w:val="22"/>
        </w:rPr>
        <w:t>凭借大规模产能（年产能超</w:t>
      </w:r>
      <w:r w:rsidRPr="0086309C">
        <w:rPr>
          <w:rFonts w:ascii="Times New Roman" w:eastAsia="微软雅黑" w:hAnsi="Times New Roman" w:cs="Times New Roman"/>
          <w:sz w:val="22"/>
          <w:szCs w:val="22"/>
        </w:rPr>
        <w:t>36</w:t>
      </w:r>
      <w:r w:rsidRPr="0086309C">
        <w:rPr>
          <w:rFonts w:ascii="Times New Roman" w:eastAsia="微软雅黑" w:hAnsi="Times New Roman" w:cs="Times New Roman"/>
          <w:sz w:val="22"/>
          <w:szCs w:val="22"/>
        </w:rPr>
        <w:t>万升）</w:t>
      </w:r>
      <w:r w:rsidRPr="0086309C">
        <w:rPr>
          <w:rFonts w:ascii="Times New Roman" w:eastAsia="微软雅黑" w:hAnsi="Times New Roman" w:cs="Times New Roman"/>
          <w:sz w:val="22"/>
          <w:szCs w:val="22"/>
        </w:rPr>
        <w:t xml:space="preserve"> (</w:t>
      </w:r>
      <w:hyperlink r:id="rId201" w:anchor=":~:text=net%20profit%20202" w:history="1">
        <w:r w:rsidRPr="0086309C">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和背靠三星集团的资源，迅速扩张市占率。而药明生物以更高的增速成长，在项目数量、技术平台多样性以及服务深度上具有竞争力。相比海外同行，药明生物的独特优势在于：</w:t>
      </w:r>
      <w:r w:rsidRPr="0086309C">
        <w:rPr>
          <w:rFonts w:ascii="Times New Roman" w:eastAsia="微软雅黑" w:hAnsi="Times New Roman" w:cs="Times New Roman"/>
          <w:b/>
          <w:bCs/>
          <w:sz w:val="22"/>
          <w:szCs w:val="22"/>
        </w:rPr>
        <w:t>(1)</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成本效率：主要运营基地在中国，人工及生产成本相对低，同时依托中国庞大的科研人才红利，性价比突出；</w:t>
      </w:r>
      <w:r w:rsidRPr="0086309C">
        <w:rPr>
          <w:rFonts w:ascii="Times New Roman" w:eastAsia="微软雅黑" w:hAnsi="Times New Roman" w:cs="Times New Roman"/>
          <w:b/>
          <w:bCs/>
          <w:sz w:val="22"/>
          <w:szCs w:val="22"/>
        </w:rPr>
        <w:t>(2)</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综合服务：提供从早期研发到商业生产的全链条服务，一旦项目由药明生物负责早期开发，客户倾向于继续使用其生产服务，粘性较高；</w:t>
      </w:r>
      <w:r w:rsidRPr="0086309C">
        <w:rPr>
          <w:rFonts w:ascii="Times New Roman" w:eastAsia="微软雅黑" w:hAnsi="Times New Roman" w:cs="Times New Roman"/>
          <w:b/>
          <w:bCs/>
          <w:sz w:val="22"/>
          <w:szCs w:val="22"/>
        </w:rPr>
        <w:t>(3)</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快速响应：据公司披露，即便在手订单庞大，仍能在</w:t>
      </w:r>
      <w:r w:rsidRPr="0086309C">
        <w:rPr>
          <w:rFonts w:ascii="Times New Roman" w:eastAsia="微软雅黑" w:hAnsi="Times New Roman" w:cs="Times New Roman"/>
          <w:sz w:val="22"/>
          <w:szCs w:val="22"/>
        </w:rPr>
        <w:t>4</w:t>
      </w:r>
      <w:r w:rsidRPr="0086309C">
        <w:rPr>
          <w:rFonts w:ascii="Times New Roman" w:eastAsia="微软雅黑" w:hAnsi="Times New Roman" w:cs="Times New Roman"/>
          <w:sz w:val="22"/>
          <w:szCs w:val="22"/>
        </w:rPr>
        <w:t>周内启动新项目，反映出卓越的执行速度和灵活产能</w:t>
      </w:r>
      <w:r w:rsidRPr="0086309C">
        <w:rPr>
          <w:rFonts w:ascii="Times New Roman" w:eastAsia="微软雅黑" w:hAnsi="Times New Roman" w:cs="Times New Roman"/>
          <w:sz w:val="22"/>
          <w:szCs w:val="22"/>
        </w:rPr>
        <w:t xml:space="preserve"> (</w:t>
      </w:r>
      <w:hyperlink r:id="rId202" w:anchor=":~:text=Even%20with%20the%20strong%20backlog,strong%20capabilities%20and%20ample%20capacity"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 (</w:t>
      </w:r>
      <w:hyperlink r:id="rId203" w:anchor=":~:text=Even%20with%20the%20strong%20backlog,strong%20capabilities%20and%20ample%20capacity"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。然而，公司也面临挑战：</w:t>
      </w:r>
      <w:r w:rsidRPr="0086309C">
        <w:rPr>
          <w:rFonts w:ascii="Times New Roman" w:eastAsia="微软雅黑" w:hAnsi="Times New Roman" w:cs="Times New Roman"/>
          <w:b/>
          <w:bCs/>
          <w:sz w:val="22"/>
          <w:szCs w:val="22"/>
        </w:rPr>
        <w:t>(a)</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地缘因素</w:t>
      </w:r>
      <w:r w:rsidRPr="0086309C">
        <w:rPr>
          <w:rFonts w:ascii="Times New Roman" w:eastAsia="微软雅黑" w:hAnsi="Times New Roman" w:cs="Times New Roman"/>
          <w:sz w:val="22"/>
          <w:szCs w:val="22"/>
        </w:rPr>
        <w:t>使部分欧美客户对将生产外包给中国公司有所顾虑，个别跨国药企倾向选择地理距离更近或政治环境更稳健的供应商；</w:t>
      </w:r>
      <w:r w:rsidRPr="0086309C">
        <w:rPr>
          <w:rFonts w:ascii="Times New Roman" w:eastAsia="微软雅黑" w:hAnsi="Times New Roman" w:cs="Times New Roman"/>
          <w:b/>
          <w:bCs/>
          <w:sz w:val="22"/>
          <w:szCs w:val="22"/>
        </w:rPr>
        <w:t>(b)</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产能扩张竞争</w:t>
      </w:r>
      <w:r w:rsidRPr="0086309C">
        <w:rPr>
          <w:rFonts w:ascii="Times New Roman" w:eastAsia="微软雅黑" w:hAnsi="Times New Roman" w:cs="Times New Roman"/>
          <w:sz w:val="22"/>
          <w:szCs w:val="22"/>
        </w:rPr>
        <w:t>：同行如三星、生物制品专业厂商</w:t>
      </w:r>
      <w:r w:rsidRPr="0086309C">
        <w:rPr>
          <w:rFonts w:ascii="Times New Roman" w:eastAsia="微软雅黑" w:hAnsi="Times New Roman" w:cs="Times New Roman"/>
          <w:sz w:val="22"/>
          <w:szCs w:val="22"/>
        </w:rPr>
        <w:t>Catalent</w:t>
      </w:r>
      <w:r w:rsidRPr="0086309C">
        <w:rPr>
          <w:rFonts w:ascii="Times New Roman" w:eastAsia="微软雅黑" w:hAnsi="Times New Roman" w:cs="Times New Roman"/>
          <w:sz w:val="22"/>
          <w:szCs w:val="22"/>
        </w:rPr>
        <w:t>等也在扩建产能，可能导致全球</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供给增加，报价和利润率承压；</w:t>
      </w:r>
      <w:r w:rsidRPr="0086309C">
        <w:rPr>
          <w:rFonts w:ascii="Times New Roman" w:eastAsia="微软雅黑" w:hAnsi="Times New Roman" w:cs="Times New Roman"/>
          <w:b/>
          <w:bCs/>
          <w:sz w:val="22"/>
          <w:szCs w:val="22"/>
        </w:rPr>
        <w:t>(c)</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国内潜在竞争</w:t>
      </w:r>
      <w:r w:rsidRPr="0086309C">
        <w:rPr>
          <w:rFonts w:ascii="Times New Roman" w:eastAsia="微软雅黑" w:hAnsi="Times New Roman" w:cs="Times New Roman"/>
          <w:sz w:val="22"/>
          <w:szCs w:val="22"/>
        </w:rPr>
        <w:t>：虽然药明生物目前在中国独占鳌头，但国内其它</w:t>
      </w:r>
      <w:r w:rsidRPr="0086309C">
        <w:rPr>
          <w:rFonts w:ascii="Times New Roman" w:eastAsia="微软雅黑" w:hAnsi="Times New Roman" w:cs="Times New Roman"/>
          <w:sz w:val="22"/>
          <w:szCs w:val="22"/>
        </w:rPr>
        <w:t>CRO/CDMO</w:t>
      </w:r>
      <w:r w:rsidRPr="0086309C">
        <w:rPr>
          <w:rFonts w:ascii="Times New Roman" w:eastAsia="微软雅黑" w:hAnsi="Times New Roman" w:cs="Times New Roman"/>
          <w:sz w:val="22"/>
          <w:szCs w:val="22"/>
        </w:rPr>
        <w:t>公司（如药明康德在小分子领域、昭衍新药等）也可能进入大分子领域，或大型药企自建产能，对其国内业务造成一定分流。不过，就当前而言，药明生物在高端生物药</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市场的领先优势明显，在综合实力上短期内难有国内公司匹敌，其主要竞争仍来自国际巨头。总体来看，行业高景气度为公司发展提供顺风，但激烈的全球竞逐和不断变化的市场格局也要求公司持续投入研发、保持服务领先，以巩固护城河。</w:t>
      </w:r>
    </w:p>
    <w:p w14:paraId="4500296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lastRenderedPageBreak/>
        <w:t>财务分析</w:t>
      </w:r>
    </w:p>
    <w:p w14:paraId="32403D9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收入与增长：</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药明生物过去几年收入保持高速增长，但增速近年有所放缓。</w:t>
      </w:r>
      <w:r w:rsidRPr="0086309C">
        <w:rPr>
          <w:rFonts w:ascii="Times New Roman" w:eastAsia="微软雅黑" w:hAnsi="Times New Roman" w:cs="Times New Roman"/>
          <w:sz w:val="22"/>
          <w:szCs w:val="22"/>
        </w:rPr>
        <w:t>2019-2021</w:t>
      </w:r>
      <w:r w:rsidRPr="0086309C">
        <w:rPr>
          <w:rFonts w:ascii="Times New Roman" w:eastAsia="微软雅黑" w:hAnsi="Times New Roman" w:cs="Times New Roman"/>
          <w:sz w:val="22"/>
          <w:szCs w:val="22"/>
        </w:rPr>
        <w:t>年，公司营业收入从</w:t>
      </w:r>
      <w:r w:rsidRPr="0086309C">
        <w:rPr>
          <w:rFonts w:ascii="Times New Roman" w:eastAsia="微软雅黑" w:hAnsi="Times New Roman" w:cs="Times New Roman"/>
          <w:sz w:val="22"/>
          <w:szCs w:val="22"/>
        </w:rPr>
        <w:t>39.84</w:t>
      </w:r>
      <w:r w:rsidRPr="0086309C">
        <w:rPr>
          <w:rFonts w:ascii="Times New Roman" w:eastAsia="微软雅黑" w:hAnsi="Times New Roman" w:cs="Times New Roman"/>
          <w:sz w:val="22"/>
          <w:szCs w:val="22"/>
        </w:rPr>
        <w:t>亿元增至</w:t>
      </w:r>
      <w:r w:rsidRPr="0086309C">
        <w:rPr>
          <w:rFonts w:ascii="Times New Roman" w:eastAsia="微软雅黑" w:hAnsi="Times New Roman" w:cs="Times New Roman"/>
          <w:sz w:val="22"/>
          <w:szCs w:val="22"/>
        </w:rPr>
        <w:t>102.90</w:t>
      </w:r>
      <w:r w:rsidRPr="0086309C">
        <w:rPr>
          <w:rFonts w:ascii="Times New Roman" w:eastAsia="微软雅黑" w:hAnsi="Times New Roman" w:cs="Times New Roman"/>
          <w:sz w:val="22"/>
          <w:szCs w:val="22"/>
        </w:rPr>
        <w:t>亿元，年均增速超过</w:t>
      </w:r>
      <w:r w:rsidRPr="0086309C">
        <w:rPr>
          <w:rFonts w:ascii="Times New Roman" w:eastAsia="微软雅黑" w:hAnsi="Times New Roman" w:cs="Times New Roman"/>
          <w:sz w:val="22"/>
          <w:szCs w:val="22"/>
        </w:rPr>
        <w:t>60%</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年进一步增至</w:t>
      </w:r>
      <w:r w:rsidRPr="0086309C">
        <w:rPr>
          <w:rFonts w:ascii="Times New Roman" w:eastAsia="微软雅黑" w:hAnsi="Times New Roman" w:cs="Times New Roman"/>
          <w:sz w:val="22"/>
          <w:szCs w:val="22"/>
        </w:rPr>
        <w:t>152.69</w:t>
      </w:r>
      <w:r w:rsidRPr="0086309C">
        <w:rPr>
          <w:rFonts w:ascii="Times New Roman" w:eastAsia="微软雅黑" w:hAnsi="Times New Roman" w:cs="Times New Roman"/>
          <w:sz w:val="22"/>
          <w:szCs w:val="22"/>
        </w:rPr>
        <w:t>亿元，同比增长</w:t>
      </w:r>
      <w:r w:rsidRPr="0086309C">
        <w:rPr>
          <w:rFonts w:ascii="Times New Roman" w:eastAsia="微软雅黑" w:hAnsi="Times New Roman" w:cs="Times New Roman"/>
          <w:sz w:val="22"/>
          <w:szCs w:val="22"/>
        </w:rPr>
        <w:t>48%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。然而</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年收入增至</w:t>
      </w:r>
      <w:r w:rsidRPr="0086309C">
        <w:rPr>
          <w:rFonts w:ascii="Times New Roman" w:eastAsia="微软雅黑" w:hAnsi="Times New Roman" w:cs="Times New Roman"/>
          <w:sz w:val="22"/>
          <w:szCs w:val="22"/>
        </w:rPr>
        <w:t>170.34</w:t>
      </w:r>
      <w:r w:rsidRPr="0086309C">
        <w:rPr>
          <w:rFonts w:ascii="Times New Roman" w:eastAsia="微软雅黑" w:hAnsi="Times New Roman" w:cs="Times New Roman"/>
          <w:sz w:val="22"/>
          <w:szCs w:val="22"/>
        </w:rPr>
        <w:t>亿元，增幅降至</w:t>
      </w:r>
      <w:r w:rsidRPr="0086309C">
        <w:rPr>
          <w:rFonts w:ascii="Times New Roman" w:eastAsia="微软雅黑" w:hAnsi="Times New Roman" w:cs="Times New Roman"/>
          <w:sz w:val="22"/>
          <w:szCs w:val="22"/>
        </w:rPr>
        <w:t>11.6% (</w:t>
      </w:r>
      <w:hyperlink r:id="rId204" w:anchor=":~:text=The%20Group%E2%80%99s%20revenue%20exceeded%20RMB17,sales%20decline%20in%20the%20COVID"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。增长放缓的主要原因是前期高速扩张后的高基数效应以及新冠相关订单的大幅减少。若扣除</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年约</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亿元的新冠项目收入影响，</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年公司非新冠收入实际上实现了约</w:t>
      </w:r>
      <w:r w:rsidRPr="0086309C">
        <w:rPr>
          <w:rFonts w:ascii="Times New Roman" w:eastAsia="微软雅黑" w:hAnsi="Times New Roman" w:cs="Times New Roman"/>
          <w:sz w:val="22"/>
          <w:szCs w:val="22"/>
        </w:rPr>
        <w:t>37.7%</w:t>
      </w:r>
      <w:r w:rsidRPr="0086309C">
        <w:rPr>
          <w:rFonts w:ascii="Times New Roman" w:eastAsia="微软雅黑" w:hAnsi="Times New Roman" w:cs="Times New Roman"/>
          <w:sz w:val="22"/>
          <w:szCs w:val="22"/>
        </w:rPr>
        <w:t>的强劲增长，表明基础业务需求依然旺盛</w:t>
      </w:r>
      <w:r w:rsidRPr="0086309C">
        <w:rPr>
          <w:rFonts w:ascii="Times New Roman" w:eastAsia="微软雅黑" w:hAnsi="Times New Roman" w:cs="Times New Roman"/>
          <w:sz w:val="22"/>
          <w:szCs w:val="22"/>
        </w:rPr>
        <w:t xml:space="preserve"> (</w:t>
      </w:r>
      <w:hyperlink r:id="rId205" w:anchor=":~:text=The%20Group%E2%80%99s%20revenue%20exceeded%20RMB17,sales%20decline%20in%20the%20COVID"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。分业务看，随着多个客户项目进入后期，</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年公司后期临床及商业化生产收入同比增长</w:t>
      </w:r>
      <w:r w:rsidRPr="0086309C">
        <w:rPr>
          <w:rFonts w:ascii="Times New Roman" w:eastAsia="微软雅黑" w:hAnsi="Times New Roman" w:cs="Times New Roman"/>
          <w:sz w:val="22"/>
          <w:szCs w:val="22"/>
        </w:rPr>
        <w:t>12.8%</w:t>
      </w:r>
      <w:r w:rsidRPr="0086309C">
        <w:rPr>
          <w:rFonts w:ascii="Times New Roman" w:eastAsia="微软雅黑" w:hAnsi="Times New Roman" w:cs="Times New Roman"/>
          <w:sz w:val="22"/>
          <w:szCs w:val="22"/>
        </w:rPr>
        <w:t>至</w:t>
      </w:r>
      <w:r w:rsidRPr="0086309C">
        <w:rPr>
          <w:rFonts w:ascii="Times New Roman" w:eastAsia="微软雅黑" w:hAnsi="Times New Roman" w:cs="Times New Roman"/>
          <w:sz w:val="22"/>
          <w:szCs w:val="22"/>
        </w:rPr>
        <w:t>77.3</w:t>
      </w:r>
      <w:r w:rsidRPr="0086309C">
        <w:rPr>
          <w:rFonts w:ascii="Times New Roman" w:eastAsia="微软雅黑" w:hAnsi="Times New Roman" w:cs="Times New Roman"/>
          <w:sz w:val="22"/>
          <w:szCs w:val="22"/>
        </w:rPr>
        <w:t>亿元，占总收入比重提升至</w:t>
      </w:r>
      <w:r w:rsidRPr="0086309C">
        <w:rPr>
          <w:rFonts w:ascii="Times New Roman" w:eastAsia="微软雅黑" w:hAnsi="Times New Roman" w:cs="Times New Roman"/>
          <w:sz w:val="22"/>
          <w:szCs w:val="22"/>
        </w:rPr>
        <w:t>45% (</w:t>
      </w:r>
      <w:hyperlink r:id="rId206" w:anchor=":~:text=With%20the%20execution%20of%20its,indicating%20strong%20future%20growth%20potential"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。若不计新冠项目，后期及商业化生产板块收入同比大增</w:t>
      </w:r>
      <w:r w:rsidRPr="0086309C">
        <w:rPr>
          <w:rFonts w:ascii="Times New Roman" w:eastAsia="微软雅黑" w:hAnsi="Times New Roman" w:cs="Times New Roman"/>
          <w:sz w:val="22"/>
          <w:szCs w:val="22"/>
        </w:rPr>
        <w:t>101.7%</w:t>
      </w:r>
      <w:r w:rsidRPr="0086309C">
        <w:rPr>
          <w:rFonts w:ascii="Times New Roman" w:eastAsia="微软雅黑" w:hAnsi="Times New Roman" w:cs="Times New Roman"/>
          <w:sz w:val="22"/>
          <w:szCs w:val="22"/>
        </w:rPr>
        <w:t>，成为公司新的增长引擎</w:t>
      </w:r>
      <w:r w:rsidRPr="0086309C">
        <w:rPr>
          <w:rFonts w:ascii="Times New Roman" w:eastAsia="微软雅黑" w:hAnsi="Times New Roman" w:cs="Times New Roman"/>
          <w:sz w:val="22"/>
          <w:szCs w:val="22"/>
        </w:rPr>
        <w:t xml:space="preserve"> (</w:t>
      </w:r>
      <w:hyperlink r:id="rId207" w:anchor=":~:text=With%20the%20execution%20of%20its,indicating%20strong%20future%20growth%20potential" w:history="1">
        <w:r w:rsidRPr="0086309C">
          <w:rPr>
            <w:rStyle w:val="af0"/>
            <w:rFonts w:ascii="Times New Roman" w:eastAsia="微软雅黑" w:hAnsi="Times New Roman" w:cs="Times New Roman"/>
            <w:sz w:val="22"/>
            <w:szCs w:val="22"/>
          </w:rPr>
          <w:t>WuXi Biologics Reports Solid 2023 Annual Results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。从地域来看，药明生物收入结构全球化，</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年约</w:t>
      </w:r>
      <w:r w:rsidRPr="0086309C">
        <w:rPr>
          <w:rFonts w:ascii="Times New Roman" w:eastAsia="微软雅黑" w:hAnsi="Times New Roman" w:cs="Times New Roman"/>
          <w:sz w:val="22"/>
          <w:szCs w:val="22"/>
        </w:rPr>
        <w:t>47%</w:t>
      </w:r>
      <w:r w:rsidRPr="0086309C">
        <w:rPr>
          <w:rFonts w:ascii="Times New Roman" w:eastAsia="微软雅黑" w:hAnsi="Times New Roman" w:cs="Times New Roman"/>
          <w:sz w:val="22"/>
          <w:szCs w:val="22"/>
        </w:rPr>
        <w:t>收入来自北美、</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左右来自中国，其余来自欧洲和亚洲其他地区</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。北美占比近半反映出公司业务高度国际化，但也意味着对北美市场和客户的依赖，需要关注其变化趋势。</w:t>
      </w:r>
    </w:p>
    <w:p w14:paraId="65878B0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盈利能力：</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公司盈利水平在快速扩张中略有波动。毛利率方面，</w:t>
      </w:r>
      <w:r w:rsidRPr="0086309C">
        <w:rPr>
          <w:rFonts w:ascii="Times New Roman" w:eastAsia="微软雅黑" w:hAnsi="Times New Roman" w:cs="Times New Roman"/>
          <w:sz w:val="22"/>
          <w:szCs w:val="22"/>
        </w:rPr>
        <w:t>2018-2021</w:t>
      </w:r>
      <w:r w:rsidRPr="0086309C">
        <w:rPr>
          <w:rFonts w:ascii="Times New Roman" w:eastAsia="微软雅黑" w:hAnsi="Times New Roman" w:cs="Times New Roman"/>
          <w:sz w:val="22"/>
          <w:szCs w:val="22"/>
        </w:rPr>
        <w:t>年毛利率从</w:t>
      </w:r>
      <w:r w:rsidRPr="0086309C">
        <w:rPr>
          <w:rFonts w:ascii="Times New Roman" w:eastAsia="微软雅黑" w:hAnsi="Times New Roman" w:cs="Times New Roman"/>
          <w:sz w:val="22"/>
          <w:szCs w:val="22"/>
        </w:rPr>
        <w:t>40%</w:t>
      </w:r>
      <w:r w:rsidRPr="0086309C">
        <w:rPr>
          <w:rFonts w:ascii="Times New Roman" w:eastAsia="微软雅黑" w:hAnsi="Times New Roman" w:cs="Times New Roman"/>
          <w:sz w:val="22"/>
          <w:szCs w:val="22"/>
        </w:rPr>
        <w:t>左右逐年升至</w:t>
      </w:r>
      <w:r w:rsidRPr="0086309C">
        <w:rPr>
          <w:rFonts w:ascii="Times New Roman" w:eastAsia="微软雅黑" w:hAnsi="Times New Roman" w:cs="Times New Roman"/>
          <w:sz w:val="22"/>
          <w:szCs w:val="22"/>
        </w:rPr>
        <w:t>46.9%</w:t>
      </w:r>
      <w:r w:rsidRPr="0086309C">
        <w:rPr>
          <w:rFonts w:ascii="Times New Roman" w:eastAsia="微软雅黑" w:hAnsi="Times New Roman" w:cs="Times New Roman"/>
          <w:sz w:val="22"/>
          <w:szCs w:val="22"/>
        </w:rPr>
        <w:t>，得益于规模效应和高开工率（疫情期间产能利用率一度超</w:t>
      </w:r>
      <w:r w:rsidRPr="0086309C">
        <w:rPr>
          <w:rFonts w:ascii="Times New Roman" w:eastAsia="微软雅黑" w:hAnsi="Times New Roman" w:cs="Times New Roman"/>
          <w:sz w:val="22"/>
          <w:szCs w:val="22"/>
        </w:rPr>
        <w:t>80%</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。但</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年以来，随着部分产能闲置及费用上升，毛利率回落至</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40.1%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。运营利润率亦从</w:t>
      </w:r>
      <w:r w:rsidRPr="0086309C">
        <w:rPr>
          <w:rFonts w:ascii="Times New Roman" w:eastAsia="微软雅黑" w:hAnsi="Times New Roman" w:cs="Times New Roman"/>
          <w:sz w:val="22"/>
          <w:szCs w:val="22"/>
        </w:rPr>
        <w:t>2021</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33.7%</w:t>
      </w:r>
      <w:r w:rsidRPr="0086309C">
        <w:rPr>
          <w:rFonts w:ascii="Times New Roman" w:eastAsia="微软雅黑" w:hAnsi="Times New Roman" w:cs="Times New Roman"/>
          <w:sz w:val="22"/>
          <w:szCs w:val="22"/>
        </w:rPr>
        <w:t>高点下降至</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26.1%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。净利率受此影响，从</w:t>
      </w:r>
      <w:r w:rsidRPr="0086309C">
        <w:rPr>
          <w:rFonts w:ascii="Times New Roman" w:eastAsia="微软雅黑" w:hAnsi="Times New Roman" w:cs="Times New Roman"/>
          <w:sz w:val="22"/>
          <w:szCs w:val="22"/>
        </w:rPr>
        <w:t>2021</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32.9%</w:t>
      </w:r>
      <w:r w:rsidRPr="0086309C">
        <w:rPr>
          <w:rFonts w:ascii="Times New Roman" w:eastAsia="微软雅黑" w:hAnsi="Times New Roman" w:cs="Times New Roman"/>
          <w:sz w:val="22"/>
          <w:szCs w:val="22"/>
        </w:rPr>
        <w:t>降至</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19.95%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。利润下滑一方面由于收入放缓，另一方面公司仍在保持高强度的研发投入和全球拓展费用。即便如此，</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的净利率在生物技术行业中仍属优秀（不少同行亏损或利润微薄），体现了成熟商业模式下较强的盈利底盘</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。展望未来，随着更多项目进入商业生产、产能利用率提升，毛利率有望企稳在中高水平。不过短期内管理层预期产能利用将回归常态水平，不会再现疫情期间的超高利用率，因此中期来看利润率或维持在</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左右的经营性水平</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1BEDFFE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财务结构：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药明生物财务状况稳健。截至</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年底，公司总资产</w:t>
      </w:r>
      <w:r w:rsidRPr="0086309C">
        <w:rPr>
          <w:rFonts w:ascii="Times New Roman" w:eastAsia="微软雅黑" w:hAnsi="Times New Roman" w:cs="Times New Roman"/>
          <w:sz w:val="22"/>
          <w:szCs w:val="22"/>
        </w:rPr>
        <w:t>565.76</w:t>
      </w:r>
      <w:r w:rsidRPr="0086309C">
        <w:rPr>
          <w:rFonts w:ascii="Times New Roman" w:eastAsia="微软雅黑" w:hAnsi="Times New Roman" w:cs="Times New Roman"/>
          <w:sz w:val="22"/>
          <w:szCs w:val="22"/>
        </w:rPr>
        <w:t>亿元，其中货币资金约</w:t>
      </w:r>
      <w:r w:rsidRPr="0086309C">
        <w:rPr>
          <w:rFonts w:ascii="Times New Roman" w:eastAsia="微软雅黑" w:hAnsi="Times New Roman" w:cs="Times New Roman"/>
          <w:sz w:val="22"/>
          <w:szCs w:val="22"/>
        </w:rPr>
        <w:t>96.7</w:t>
      </w:r>
      <w:r w:rsidRPr="0086309C">
        <w:rPr>
          <w:rFonts w:ascii="Times New Roman" w:eastAsia="微软雅黑" w:hAnsi="Times New Roman" w:cs="Times New Roman"/>
          <w:sz w:val="22"/>
          <w:szCs w:val="22"/>
        </w:rPr>
        <w:t>亿元，资产负债率仅</w:t>
      </w:r>
      <w:r w:rsidRPr="0086309C">
        <w:rPr>
          <w:rFonts w:ascii="Times New Roman" w:eastAsia="微软雅黑" w:hAnsi="Times New Roman" w:cs="Times New Roman"/>
          <w:sz w:val="22"/>
          <w:szCs w:val="22"/>
        </w:rPr>
        <w:t>22%</w:t>
      </w:r>
      <w:r w:rsidRPr="0086309C">
        <w:rPr>
          <w:rFonts w:ascii="Times New Roman" w:eastAsia="微软雅黑" w:hAnsi="Times New Roman" w:cs="Times New Roman"/>
          <w:sz w:val="22"/>
          <w:szCs w:val="22"/>
        </w:rPr>
        <w:t>，长期有息债务约</w:t>
      </w:r>
      <w:r w:rsidRPr="0086309C">
        <w:rPr>
          <w:rFonts w:ascii="Times New Roman" w:eastAsia="微软雅黑" w:hAnsi="Times New Roman" w:cs="Times New Roman"/>
          <w:sz w:val="22"/>
          <w:szCs w:val="22"/>
        </w:rPr>
        <w:t>15.7</w:t>
      </w:r>
      <w:r w:rsidRPr="0086309C">
        <w:rPr>
          <w:rFonts w:ascii="Times New Roman" w:eastAsia="微软雅黑" w:hAnsi="Times New Roman" w:cs="Times New Roman"/>
          <w:sz w:val="22"/>
          <w:szCs w:val="22"/>
        </w:rPr>
        <w:t>亿元人民币，杠杆水平极低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lastRenderedPageBreak/>
        <w:t>(</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。股东权益规模超</w:t>
      </w:r>
      <w:r w:rsidRPr="0086309C">
        <w:rPr>
          <w:rFonts w:ascii="Times New Roman" w:eastAsia="微软雅黑" w:hAnsi="Times New Roman" w:cs="Times New Roman"/>
          <w:sz w:val="22"/>
          <w:szCs w:val="22"/>
        </w:rPr>
        <w:t>400</w:t>
      </w:r>
      <w:r w:rsidRPr="0086309C">
        <w:rPr>
          <w:rFonts w:ascii="Times New Roman" w:eastAsia="微软雅黑" w:hAnsi="Times New Roman" w:cs="Times New Roman"/>
          <w:sz w:val="22"/>
          <w:szCs w:val="22"/>
        </w:rPr>
        <w:t>亿元，权益比率约</w:t>
      </w:r>
      <w:r w:rsidRPr="0086309C">
        <w:rPr>
          <w:rFonts w:ascii="Times New Roman" w:eastAsia="微软雅黑" w:hAnsi="Times New Roman" w:cs="Times New Roman"/>
          <w:sz w:val="22"/>
          <w:szCs w:val="22"/>
        </w:rPr>
        <w:t>73%</w:t>
      </w:r>
      <w:r w:rsidRPr="0086309C">
        <w:rPr>
          <w:rFonts w:ascii="Times New Roman" w:eastAsia="微软雅黑" w:hAnsi="Times New Roman" w:cs="Times New Roman"/>
          <w:sz w:val="22"/>
          <w:szCs w:val="22"/>
        </w:rPr>
        <w:t>，财务实力评级达到</w:t>
      </w:r>
      <w:r w:rsidRPr="0086309C">
        <w:rPr>
          <w:rFonts w:ascii="Times New Roman" w:eastAsia="微软雅黑" w:hAnsi="Times New Roman" w:cs="Times New Roman"/>
          <w:sz w:val="22"/>
          <w:szCs w:val="22"/>
        </w:rPr>
        <w:t>9/10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。充裕的现金和较低的债务意味着公司有能力自筹资金进行扩产和并购。截至</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年末，公司经营活动现金流达</w:t>
      </w:r>
      <w:r w:rsidRPr="0086309C">
        <w:rPr>
          <w:rFonts w:ascii="Times New Roman" w:eastAsia="微软雅黑" w:hAnsi="Times New Roman" w:cs="Times New Roman"/>
          <w:sz w:val="22"/>
          <w:szCs w:val="22"/>
        </w:rPr>
        <w:t>46.68</w:t>
      </w:r>
      <w:r w:rsidRPr="0086309C">
        <w:rPr>
          <w:rFonts w:ascii="Times New Roman" w:eastAsia="微软雅黑" w:hAnsi="Times New Roman" w:cs="Times New Roman"/>
          <w:sz w:val="22"/>
          <w:szCs w:val="22"/>
        </w:rPr>
        <w:t>亿元，但资本开支也高达</w:t>
      </w:r>
      <w:r w:rsidRPr="0086309C">
        <w:rPr>
          <w:rFonts w:ascii="Times New Roman" w:eastAsia="微软雅黑" w:hAnsi="Times New Roman" w:cs="Times New Roman"/>
          <w:sz w:val="22"/>
          <w:szCs w:val="22"/>
        </w:rPr>
        <w:t>42.31</w:t>
      </w:r>
      <w:r w:rsidRPr="0086309C">
        <w:rPr>
          <w:rFonts w:ascii="Times New Roman" w:eastAsia="微软雅黑" w:hAnsi="Times New Roman" w:cs="Times New Roman"/>
          <w:sz w:val="22"/>
          <w:szCs w:val="22"/>
        </w:rPr>
        <w:t>亿元，同年自由现金流小幅转正约</w:t>
      </w:r>
      <w:r w:rsidRPr="0086309C">
        <w:rPr>
          <w:rFonts w:ascii="Times New Roman" w:eastAsia="微软雅黑" w:hAnsi="Times New Roman" w:cs="Times New Roman"/>
          <w:sz w:val="22"/>
          <w:szCs w:val="22"/>
        </w:rPr>
        <w:t>4.37</w:t>
      </w:r>
      <w:r w:rsidRPr="0086309C">
        <w:rPr>
          <w:rFonts w:ascii="Times New Roman" w:eastAsia="微软雅黑" w:hAnsi="Times New Roman" w:cs="Times New Roman"/>
          <w:sz w:val="22"/>
          <w:szCs w:val="22"/>
        </w:rPr>
        <w:t>亿元人民币</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。过去几年公司大量投入建设生物反应器产能和海外基地，导致自由现金流多为负值，这一点需投资者留意。不过，这些支出主要用于扩张而非维持，公司管理层预计</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年资本开支约</w:t>
      </w:r>
      <w:r w:rsidRPr="0086309C">
        <w:rPr>
          <w:rFonts w:ascii="Times New Roman" w:eastAsia="微软雅黑" w:hAnsi="Times New Roman" w:cs="Times New Roman"/>
          <w:sz w:val="22"/>
          <w:szCs w:val="22"/>
        </w:rPr>
        <w:t>50</w:t>
      </w:r>
      <w:r w:rsidRPr="0086309C">
        <w:rPr>
          <w:rFonts w:ascii="Times New Roman" w:eastAsia="微软雅黑" w:hAnsi="Times New Roman" w:cs="Times New Roman"/>
          <w:sz w:val="22"/>
          <w:szCs w:val="22"/>
        </w:rPr>
        <w:t>亿元（相当于</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年收入的</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，高于同行成熟期水平）</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。高额投资反映公司对未来增长的信心，也是在为更多后期订单做产能准备。一旦进入收获期，资本开支率将逐步下降，自由现金流有望改善</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。值得注意的是，公司自</w:t>
      </w:r>
      <w:r w:rsidRPr="0086309C">
        <w:rPr>
          <w:rFonts w:ascii="Times New Roman" w:eastAsia="微软雅黑" w:hAnsi="Times New Roman" w:cs="Times New Roman"/>
          <w:sz w:val="22"/>
          <w:szCs w:val="22"/>
        </w:rPr>
        <w:t>2017</w:t>
      </w:r>
      <w:r w:rsidRPr="0086309C">
        <w:rPr>
          <w:rFonts w:ascii="Times New Roman" w:eastAsia="微软雅黑" w:hAnsi="Times New Roman" w:cs="Times New Roman"/>
          <w:sz w:val="22"/>
          <w:szCs w:val="22"/>
        </w:rPr>
        <w:t>年上市以来从未分红，</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年董事会也决定不派息，而是将利润再投入业务发展</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种策略在成长期企业中较常见，有助于加快扩张，但也意味着股东回报更多体现在股价升值上。总体而言，药明生物财务健康、盈利具韧性，但短期利润增速和现金流受到高投入影响，需要通过业务规模的进一步扩大来消化这些投入。</w:t>
      </w:r>
    </w:p>
    <w:p w14:paraId="147E679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关键财务指标概览：</w:t>
      </w:r>
    </w:p>
    <w:tbl>
      <w:tblPr>
        <w:tblStyle w:val="41"/>
        <w:tblW w:w="0" w:type="auto"/>
        <w:tblLook w:val="04A0" w:firstRow="1" w:lastRow="0" w:firstColumn="1" w:lastColumn="0" w:noHBand="0" w:noVBand="1"/>
      </w:tblPr>
      <w:tblGrid>
        <w:gridCol w:w="1976"/>
        <w:gridCol w:w="923"/>
        <w:gridCol w:w="923"/>
        <w:gridCol w:w="923"/>
        <w:gridCol w:w="923"/>
        <w:gridCol w:w="923"/>
      </w:tblGrid>
      <w:tr w:rsidR="0086309C" w:rsidRPr="0086309C" w14:paraId="253735B9"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596B5E"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1178C89F"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2019</w:t>
            </w:r>
            <w:r w:rsidRPr="0086309C">
              <w:rPr>
                <w:rFonts w:ascii="Times New Roman" w:eastAsia="微软雅黑" w:hAnsi="Times New Roman" w:cs="Times New Roman"/>
                <w:color w:val="auto"/>
                <w:sz w:val="22"/>
                <w:szCs w:val="22"/>
              </w:rPr>
              <w:t>年</w:t>
            </w:r>
          </w:p>
        </w:tc>
        <w:tc>
          <w:tcPr>
            <w:tcW w:w="0" w:type="auto"/>
            <w:hideMark/>
          </w:tcPr>
          <w:p w14:paraId="61B53C93"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2020</w:t>
            </w:r>
            <w:r w:rsidRPr="0086309C">
              <w:rPr>
                <w:rFonts w:ascii="Times New Roman" w:eastAsia="微软雅黑" w:hAnsi="Times New Roman" w:cs="Times New Roman"/>
                <w:color w:val="auto"/>
                <w:sz w:val="22"/>
                <w:szCs w:val="22"/>
              </w:rPr>
              <w:t>年</w:t>
            </w:r>
          </w:p>
        </w:tc>
        <w:tc>
          <w:tcPr>
            <w:tcW w:w="0" w:type="auto"/>
            <w:hideMark/>
          </w:tcPr>
          <w:p w14:paraId="00E1B1D1"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2021</w:t>
            </w:r>
            <w:r w:rsidRPr="0086309C">
              <w:rPr>
                <w:rFonts w:ascii="Times New Roman" w:eastAsia="微软雅黑" w:hAnsi="Times New Roman" w:cs="Times New Roman"/>
                <w:color w:val="auto"/>
                <w:sz w:val="22"/>
                <w:szCs w:val="22"/>
              </w:rPr>
              <w:t>年</w:t>
            </w:r>
          </w:p>
        </w:tc>
        <w:tc>
          <w:tcPr>
            <w:tcW w:w="0" w:type="auto"/>
            <w:hideMark/>
          </w:tcPr>
          <w:p w14:paraId="6D6F4D4E"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2022</w:t>
            </w:r>
            <w:r w:rsidRPr="0086309C">
              <w:rPr>
                <w:rFonts w:ascii="Times New Roman" w:eastAsia="微软雅黑" w:hAnsi="Times New Roman" w:cs="Times New Roman"/>
                <w:color w:val="auto"/>
                <w:sz w:val="22"/>
                <w:szCs w:val="22"/>
              </w:rPr>
              <w:t>年</w:t>
            </w:r>
          </w:p>
        </w:tc>
        <w:tc>
          <w:tcPr>
            <w:tcW w:w="0" w:type="auto"/>
            <w:hideMark/>
          </w:tcPr>
          <w:p w14:paraId="61F593E2"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2023</w:t>
            </w:r>
            <w:r w:rsidRPr="0086309C">
              <w:rPr>
                <w:rFonts w:ascii="Times New Roman" w:eastAsia="微软雅黑" w:hAnsi="Times New Roman" w:cs="Times New Roman"/>
                <w:color w:val="auto"/>
                <w:sz w:val="22"/>
                <w:szCs w:val="22"/>
              </w:rPr>
              <w:t>年</w:t>
            </w:r>
          </w:p>
        </w:tc>
      </w:tr>
      <w:tr w:rsidR="0086309C" w:rsidRPr="0086309C" w14:paraId="1E252E9E"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14ADE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营业收入（亿元）</w:t>
            </w:r>
          </w:p>
        </w:tc>
        <w:tc>
          <w:tcPr>
            <w:tcW w:w="0" w:type="auto"/>
            <w:hideMark/>
          </w:tcPr>
          <w:p w14:paraId="7E6083D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39.84</w:t>
            </w:r>
          </w:p>
        </w:tc>
        <w:tc>
          <w:tcPr>
            <w:tcW w:w="0" w:type="auto"/>
            <w:hideMark/>
          </w:tcPr>
          <w:p w14:paraId="57AF5BF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56.12</w:t>
            </w:r>
          </w:p>
        </w:tc>
        <w:tc>
          <w:tcPr>
            <w:tcW w:w="0" w:type="auto"/>
            <w:hideMark/>
          </w:tcPr>
          <w:p w14:paraId="7D67489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102.90</w:t>
            </w:r>
          </w:p>
        </w:tc>
        <w:tc>
          <w:tcPr>
            <w:tcW w:w="0" w:type="auto"/>
            <w:hideMark/>
          </w:tcPr>
          <w:p w14:paraId="7E5A09A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152.69</w:t>
            </w:r>
          </w:p>
        </w:tc>
        <w:tc>
          <w:tcPr>
            <w:tcW w:w="0" w:type="auto"/>
            <w:hideMark/>
          </w:tcPr>
          <w:p w14:paraId="5F320CE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170.34</w:t>
            </w:r>
          </w:p>
        </w:tc>
      </w:tr>
      <w:tr w:rsidR="0086309C" w:rsidRPr="0086309C" w14:paraId="3774679E"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137A2830"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同比增长</w:t>
            </w:r>
          </w:p>
        </w:tc>
        <w:tc>
          <w:tcPr>
            <w:tcW w:w="0" w:type="auto"/>
            <w:hideMark/>
          </w:tcPr>
          <w:p w14:paraId="5064632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57.0%</w:t>
            </w:r>
          </w:p>
        </w:tc>
        <w:tc>
          <w:tcPr>
            <w:tcW w:w="0" w:type="auto"/>
            <w:hideMark/>
          </w:tcPr>
          <w:p w14:paraId="363D6F7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40.8%</w:t>
            </w:r>
          </w:p>
        </w:tc>
        <w:tc>
          <w:tcPr>
            <w:tcW w:w="0" w:type="auto"/>
            <w:hideMark/>
          </w:tcPr>
          <w:p w14:paraId="6DEB0CD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83.2%</w:t>
            </w:r>
          </w:p>
        </w:tc>
        <w:tc>
          <w:tcPr>
            <w:tcW w:w="0" w:type="auto"/>
            <w:hideMark/>
          </w:tcPr>
          <w:p w14:paraId="6D5771C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48.4%</w:t>
            </w:r>
          </w:p>
        </w:tc>
        <w:tc>
          <w:tcPr>
            <w:tcW w:w="0" w:type="auto"/>
            <w:hideMark/>
          </w:tcPr>
          <w:p w14:paraId="4EB601E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11.6%</w:t>
            </w:r>
          </w:p>
        </w:tc>
      </w:tr>
      <w:tr w:rsidR="0086309C" w:rsidRPr="0086309C" w14:paraId="481C70AD"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B7EAAC"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毛利率</w:t>
            </w:r>
          </w:p>
        </w:tc>
        <w:tc>
          <w:tcPr>
            <w:tcW w:w="0" w:type="auto"/>
            <w:hideMark/>
          </w:tcPr>
          <w:p w14:paraId="35B28CE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41.6%</w:t>
            </w:r>
          </w:p>
        </w:tc>
        <w:tc>
          <w:tcPr>
            <w:tcW w:w="0" w:type="auto"/>
            <w:hideMark/>
          </w:tcPr>
          <w:p w14:paraId="1DD400D0"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45.1%</w:t>
            </w:r>
          </w:p>
        </w:tc>
        <w:tc>
          <w:tcPr>
            <w:tcW w:w="0" w:type="auto"/>
            <w:hideMark/>
          </w:tcPr>
          <w:p w14:paraId="692FFA4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46.9%</w:t>
            </w:r>
          </w:p>
        </w:tc>
        <w:tc>
          <w:tcPr>
            <w:tcW w:w="0" w:type="auto"/>
            <w:hideMark/>
          </w:tcPr>
          <w:p w14:paraId="70A2A53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44.0%</w:t>
            </w:r>
          </w:p>
        </w:tc>
        <w:tc>
          <w:tcPr>
            <w:tcW w:w="0" w:type="auto"/>
            <w:hideMark/>
          </w:tcPr>
          <w:p w14:paraId="2AA99DE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40.1%</w:t>
            </w:r>
          </w:p>
        </w:tc>
      </w:tr>
      <w:tr w:rsidR="0086309C" w:rsidRPr="0086309C" w14:paraId="0DFE7F1A"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061B860D"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经营利润（亿元）</w:t>
            </w:r>
          </w:p>
        </w:tc>
        <w:tc>
          <w:tcPr>
            <w:tcW w:w="0" w:type="auto"/>
            <w:hideMark/>
          </w:tcPr>
          <w:p w14:paraId="68F2551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10.57</w:t>
            </w:r>
          </w:p>
        </w:tc>
        <w:tc>
          <w:tcPr>
            <w:tcW w:w="0" w:type="auto"/>
            <w:hideMark/>
          </w:tcPr>
          <w:p w14:paraId="33B778A6"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17.62</w:t>
            </w:r>
          </w:p>
        </w:tc>
        <w:tc>
          <w:tcPr>
            <w:tcW w:w="0" w:type="auto"/>
            <w:hideMark/>
          </w:tcPr>
          <w:p w14:paraId="209C469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34.65</w:t>
            </w:r>
          </w:p>
        </w:tc>
        <w:tc>
          <w:tcPr>
            <w:tcW w:w="0" w:type="auto"/>
            <w:hideMark/>
          </w:tcPr>
          <w:p w14:paraId="264D7B08"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47.98</w:t>
            </w:r>
          </w:p>
        </w:tc>
        <w:tc>
          <w:tcPr>
            <w:tcW w:w="0" w:type="auto"/>
            <w:hideMark/>
          </w:tcPr>
          <w:p w14:paraId="0575A9C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44.50</w:t>
            </w:r>
          </w:p>
        </w:tc>
      </w:tr>
      <w:tr w:rsidR="0086309C" w:rsidRPr="0086309C" w14:paraId="1F5B63DA"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5EB314"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经营利润率</w:t>
            </w:r>
          </w:p>
        </w:tc>
        <w:tc>
          <w:tcPr>
            <w:tcW w:w="0" w:type="auto"/>
            <w:hideMark/>
          </w:tcPr>
          <w:p w14:paraId="0708EDA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26.5%</w:t>
            </w:r>
          </w:p>
        </w:tc>
        <w:tc>
          <w:tcPr>
            <w:tcW w:w="0" w:type="auto"/>
            <w:hideMark/>
          </w:tcPr>
          <w:p w14:paraId="7C92861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31.4%</w:t>
            </w:r>
          </w:p>
        </w:tc>
        <w:tc>
          <w:tcPr>
            <w:tcW w:w="0" w:type="auto"/>
            <w:hideMark/>
          </w:tcPr>
          <w:p w14:paraId="1C2E4F49"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33.7%</w:t>
            </w:r>
          </w:p>
        </w:tc>
        <w:tc>
          <w:tcPr>
            <w:tcW w:w="0" w:type="auto"/>
            <w:hideMark/>
          </w:tcPr>
          <w:p w14:paraId="37A468F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31.4%</w:t>
            </w:r>
          </w:p>
        </w:tc>
        <w:tc>
          <w:tcPr>
            <w:tcW w:w="0" w:type="auto"/>
            <w:hideMark/>
          </w:tcPr>
          <w:p w14:paraId="395C274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26.1%</w:t>
            </w:r>
          </w:p>
        </w:tc>
      </w:tr>
      <w:tr w:rsidR="0086309C" w:rsidRPr="0086309C" w14:paraId="4E48E949"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1012573F"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净利润（亿元）</w:t>
            </w:r>
          </w:p>
        </w:tc>
        <w:tc>
          <w:tcPr>
            <w:tcW w:w="0" w:type="auto"/>
            <w:hideMark/>
          </w:tcPr>
          <w:p w14:paraId="2AA9D671"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10.14</w:t>
            </w:r>
          </w:p>
        </w:tc>
        <w:tc>
          <w:tcPr>
            <w:tcW w:w="0" w:type="auto"/>
            <w:hideMark/>
          </w:tcPr>
          <w:p w14:paraId="50947CA0"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16.89</w:t>
            </w:r>
          </w:p>
        </w:tc>
        <w:tc>
          <w:tcPr>
            <w:tcW w:w="0" w:type="auto"/>
            <w:hideMark/>
          </w:tcPr>
          <w:p w14:paraId="6B7DDC3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33.88</w:t>
            </w:r>
          </w:p>
        </w:tc>
        <w:tc>
          <w:tcPr>
            <w:tcW w:w="0" w:type="auto"/>
            <w:hideMark/>
          </w:tcPr>
          <w:p w14:paraId="56761ED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44.20</w:t>
            </w:r>
          </w:p>
        </w:tc>
        <w:tc>
          <w:tcPr>
            <w:tcW w:w="0" w:type="auto"/>
            <w:hideMark/>
          </w:tcPr>
          <w:p w14:paraId="0C8B1247"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34.00</w:t>
            </w:r>
          </w:p>
        </w:tc>
      </w:tr>
      <w:tr w:rsidR="0086309C" w:rsidRPr="0086309C" w14:paraId="527C39D6"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A77E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净利率</w:t>
            </w:r>
          </w:p>
        </w:tc>
        <w:tc>
          <w:tcPr>
            <w:tcW w:w="0" w:type="auto"/>
            <w:hideMark/>
          </w:tcPr>
          <w:p w14:paraId="1E469F5A"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25.5%</w:t>
            </w:r>
          </w:p>
        </w:tc>
        <w:tc>
          <w:tcPr>
            <w:tcW w:w="0" w:type="auto"/>
            <w:hideMark/>
          </w:tcPr>
          <w:p w14:paraId="165C0FA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30.1%</w:t>
            </w:r>
          </w:p>
        </w:tc>
        <w:tc>
          <w:tcPr>
            <w:tcW w:w="0" w:type="auto"/>
            <w:hideMark/>
          </w:tcPr>
          <w:p w14:paraId="64D0FF83"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32.9%</w:t>
            </w:r>
          </w:p>
        </w:tc>
        <w:tc>
          <w:tcPr>
            <w:tcW w:w="0" w:type="auto"/>
            <w:hideMark/>
          </w:tcPr>
          <w:p w14:paraId="40E724DF"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28.9%</w:t>
            </w:r>
          </w:p>
        </w:tc>
        <w:tc>
          <w:tcPr>
            <w:tcW w:w="0" w:type="auto"/>
            <w:hideMark/>
          </w:tcPr>
          <w:p w14:paraId="7E7E6882"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20.0%</w:t>
            </w:r>
          </w:p>
        </w:tc>
      </w:tr>
    </w:tbl>
    <w:p w14:paraId="02C3B54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i/>
          <w:iCs/>
          <w:sz w:val="22"/>
          <w:szCs w:val="22"/>
        </w:rPr>
        <w:lastRenderedPageBreak/>
        <w:t>表：药明生物</w:t>
      </w:r>
      <w:r w:rsidRPr="0086309C">
        <w:rPr>
          <w:rFonts w:ascii="Times New Roman" w:eastAsia="微软雅黑" w:hAnsi="Times New Roman" w:cs="Times New Roman"/>
          <w:i/>
          <w:iCs/>
          <w:sz w:val="22"/>
          <w:szCs w:val="22"/>
        </w:rPr>
        <w:t>2019-2023</w:t>
      </w:r>
      <w:r w:rsidRPr="0086309C">
        <w:rPr>
          <w:rFonts w:ascii="Times New Roman" w:eastAsia="微软雅黑" w:hAnsi="Times New Roman" w:cs="Times New Roman"/>
          <w:i/>
          <w:iCs/>
          <w:sz w:val="22"/>
          <w:szCs w:val="22"/>
        </w:rPr>
        <w:t>年主要财务数据</w:t>
      </w:r>
      <w:r w:rsidRPr="0086309C">
        <w:rPr>
          <w:rFonts w:ascii="Times New Roman" w:eastAsia="微软雅黑" w:hAnsi="Times New Roman" w:cs="Times New Roman"/>
          <w:i/>
          <w:iCs/>
          <w:sz w:val="22"/>
          <w:szCs w:val="22"/>
        </w:rPr>
        <w:t xml:space="preserve"> (</w:t>
      </w:r>
      <w:hyperlink w:history="1">
        <w:r w:rsidRPr="0086309C">
          <w:rPr>
            <w:rStyle w:val="af0"/>
            <w:rFonts w:ascii="Times New Roman" w:eastAsia="微软雅黑" w:hAnsi="Times New Roman" w:cs="Times New Roman"/>
            <w:i/>
            <w:iCs/>
            <w:sz w:val="22"/>
            <w:szCs w:val="22"/>
          </w:rPr>
          <w:t>WuxiBiologics02269.pdf</w:t>
        </w:r>
      </w:hyperlink>
      <w:r w:rsidRPr="0086309C">
        <w:rPr>
          <w:rFonts w:ascii="Times New Roman" w:eastAsia="微软雅黑" w:hAnsi="Times New Roman" w:cs="Times New Roman"/>
          <w:i/>
          <w:iCs/>
          <w:sz w:val="22"/>
          <w:szCs w:val="22"/>
        </w:rPr>
        <w:t>) (</w:t>
      </w:r>
      <w:hyperlink w:history="1">
        <w:r w:rsidRPr="0086309C">
          <w:rPr>
            <w:rStyle w:val="af0"/>
            <w:rFonts w:ascii="Times New Roman" w:eastAsia="微软雅黑" w:hAnsi="Times New Roman" w:cs="Times New Roman"/>
            <w:i/>
            <w:iCs/>
            <w:sz w:val="22"/>
            <w:szCs w:val="22"/>
          </w:rPr>
          <w:t>WuxiBiologics02269.pdf</w:t>
        </w:r>
      </w:hyperlink>
      <w:r w:rsidRPr="0086309C">
        <w:rPr>
          <w:rFonts w:ascii="Times New Roman" w:eastAsia="微软雅黑" w:hAnsi="Times New Roman" w:cs="Times New Roman"/>
          <w:i/>
          <w:iCs/>
          <w:sz w:val="22"/>
          <w:szCs w:val="22"/>
        </w:rPr>
        <w:t>)</w:t>
      </w:r>
      <w:r w:rsidRPr="0086309C">
        <w:rPr>
          <w:rFonts w:ascii="Times New Roman" w:eastAsia="微软雅黑" w:hAnsi="Times New Roman" w:cs="Times New Roman"/>
          <w:i/>
          <w:iCs/>
          <w:sz w:val="22"/>
          <w:szCs w:val="22"/>
        </w:rPr>
        <w:t>。</w:t>
      </w:r>
      <w:r w:rsidRPr="0086309C">
        <w:rPr>
          <w:rFonts w:ascii="Times New Roman" w:eastAsia="微软雅黑" w:hAnsi="Times New Roman" w:cs="Times New Roman"/>
          <w:i/>
          <w:iCs/>
          <w:sz w:val="22"/>
          <w:szCs w:val="22"/>
        </w:rPr>
        <w:t>2022-2023</w:t>
      </w:r>
      <w:r w:rsidRPr="0086309C">
        <w:rPr>
          <w:rFonts w:ascii="Times New Roman" w:eastAsia="微软雅黑" w:hAnsi="Times New Roman" w:cs="Times New Roman"/>
          <w:i/>
          <w:iCs/>
          <w:sz w:val="22"/>
          <w:szCs w:val="22"/>
        </w:rPr>
        <w:t>年净利润受非经常项目（疫情订单结束等）影响增速放缓。</w:t>
      </w:r>
    </w:p>
    <w:p w14:paraId="290DA21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估值分析</w:t>
      </w:r>
    </w:p>
    <w:p w14:paraId="0B10CCB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相对估值：</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受业绩放缓和市场情绪影响，药明生物估值自</w:t>
      </w:r>
      <w:r w:rsidRPr="0086309C">
        <w:rPr>
          <w:rFonts w:ascii="Times New Roman" w:eastAsia="微软雅黑" w:hAnsi="Times New Roman" w:cs="Times New Roman"/>
          <w:sz w:val="22"/>
          <w:szCs w:val="22"/>
        </w:rPr>
        <w:t>2021</w:t>
      </w:r>
      <w:r w:rsidRPr="0086309C">
        <w:rPr>
          <w:rFonts w:ascii="Times New Roman" w:eastAsia="微软雅黑" w:hAnsi="Times New Roman" w:cs="Times New Roman"/>
          <w:sz w:val="22"/>
          <w:szCs w:val="22"/>
        </w:rPr>
        <w:t>年以来大幅回落。目前股价</w:t>
      </w:r>
      <w:r w:rsidRPr="0086309C">
        <w:rPr>
          <w:rFonts w:ascii="Times New Roman" w:eastAsia="微软雅黑" w:hAnsi="Times New Roman" w:cs="Times New Roman"/>
          <w:sz w:val="22"/>
          <w:szCs w:val="22"/>
        </w:rPr>
        <w:t>HK$26.65</w:t>
      </w:r>
      <w:r w:rsidRPr="0086309C">
        <w:rPr>
          <w:rFonts w:ascii="Times New Roman" w:eastAsia="微软雅黑" w:hAnsi="Times New Roman" w:cs="Times New Roman" w:hint="eastAsia"/>
          <w:sz w:val="22"/>
          <w:szCs w:val="22"/>
        </w:rPr>
        <w:t>，</w:t>
      </w:r>
      <w:r w:rsidRPr="0086309C">
        <w:rPr>
          <w:rFonts w:ascii="Times New Roman" w:eastAsia="微软雅黑" w:hAnsi="Times New Roman" w:cs="Times New Roman"/>
          <w:sz w:val="22"/>
          <w:szCs w:val="22"/>
        </w:rPr>
        <w:t>对应市盈率约</w:t>
      </w:r>
      <w:r w:rsidRPr="0086309C">
        <w:rPr>
          <w:rFonts w:ascii="Times New Roman" w:eastAsia="微软雅黑" w:hAnsi="Times New Roman" w:cs="Times New Roman"/>
          <w:sz w:val="22"/>
          <w:szCs w:val="22"/>
        </w:rPr>
        <w:t>41</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TTM</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、市净率约</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。考虑到公司</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年利润有望恢复增长，前瞻市盈率降至约</w:t>
      </w:r>
      <w:r w:rsidRPr="0086309C">
        <w:rPr>
          <w:rFonts w:ascii="Times New Roman" w:eastAsia="微软雅黑" w:hAnsi="Times New Roman" w:cs="Times New Roman"/>
          <w:sz w:val="22"/>
          <w:szCs w:val="22"/>
        </w:rPr>
        <w:t>22</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。与全球同行相比，公司估值水平尚属合理：</w:t>
      </w:r>
      <w:r w:rsidRPr="0086309C">
        <w:rPr>
          <w:rFonts w:ascii="Times New Roman" w:eastAsia="微软雅黑" w:hAnsi="Times New Roman" w:cs="Times New Roman"/>
          <w:sz w:val="22"/>
          <w:szCs w:val="22"/>
        </w:rPr>
        <w:t>Lonza</w:t>
      </w:r>
      <w:r w:rsidRPr="0086309C">
        <w:rPr>
          <w:rFonts w:ascii="Times New Roman" w:eastAsia="微软雅黑" w:hAnsi="Times New Roman" w:cs="Times New Roman"/>
          <w:sz w:val="22"/>
          <w:szCs w:val="22"/>
        </w:rPr>
        <w:t>当前市盈率约</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倍出头，三星</w:t>
      </w:r>
      <w:r w:rsidRPr="0086309C">
        <w:rPr>
          <w:rFonts w:ascii="Times New Roman" w:eastAsia="微软雅黑" w:hAnsi="Times New Roman" w:cs="Times New Roman"/>
          <w:sz w:val="22"/>
          <w:szCs w:val="22"/>
        </w:rPr>
        <w:t>BioLogics</w:t>
      </w:r>
      <w:r w:rsidRPr="0086309C">
        <w:rPr>
          <w:rFonts w:ascii="Times New Roman" w:eastAsia="微软雅黑" w:hAnsi="Times New Roman" w:cs="Times New Roman"/>
          <w:sz w:val="22"/>
          <w:szCs w:val="22"/>
        </w:rPr>
        <w:t>由于市场预期较高估值更高，而药明生物因地缘因素折价，估值略低于可比公司平均。市销率方面，公司约为</w:t>
      </w:r>
      <w:r w:rsidRPr="0086309C">
        <w:rPr>
          <w:rFonts w:ascii="Times New Roman" w:eastAsia="微软雅黑" w:hAnsi="Times New Roman" w:cs="Times New Roman"/>
          <w:sz w:val="22"/>
          <w:szCs w:val="22"/>
        </w:rPr>
        <w:t>6.2</w:t>
      </w:r>
      <w:r w:rsidRPr="0086309C">
        <w:rPr>
          <w:rFonts w:ascii="Times New Roman" w:eastAsia="微软雅黑" w:hAnsi="Times New Roman" w:cs="Times New Roman"/>
          <w:sz w:val="22"/>
          <w:szCs w:val="22"/>
        </w:rPr>
        <w:t>倍，接近行业平均水平（约</w:t>
      </w:r>
      <w:r w:rsidRPr="0086309C">
        <w:rPr>
          <w:rFonts w:ascii="Times New Roman" w:eastAsia="微软雅黑" w:hAnsi="Times New Roman" w:cs="Times New Roman"/>
          <w:sz w:val="22"/>
          <w:szCs w:val="22"/>
        </w:rPr>
        <w:t>5-6</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。值得一提的是，药明生物当前</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倍市净率远低于过去</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年约</w:t>
      </w:r>
      <w:r w:rsidRPr="0086309C">
        <w:rPr>
          <w:rFonts w:ascii="Times New Roman" w:eastAsia="微软雅黑" w:hAnsi="Times New Roman" w:cs="Times New Roman"/>
          <w:sz w:val="22"/>
          <w:szCs w:val="22"/>
        </w:rPr>
        <w:t>9.9</w:t>
      </w:r>
      <w:r w:rsidRPr="0086309C">
        <w:rPr>
          <w:rFonts w:ascii="Times New Roman" w:eastAsia="微软雅黑" w:hAnsi="Times New Roman" w:cs="Times New Roman"/>
          <w:sz w:val="22"/>
          <w:szCs w:val="22"/>
        </w:rPr>
        <w:t>倍的平均水平</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。股票在</w:t>
      </w:r>
      <w:r w:rsidRPr="0086309C">
        <w:rPr>
          <w:rFonts w:ascii="Times New Roman" w:eastAsia="微软雅黑" w:hAnsi="Times New Roman" w:cs="Times New Roman"/>
          <w:sz w:val="22"/>
          <w:szCs w:val="22"/>
        </w:rPr>
        <w:t>2021</w:t>
      </w:r>
      <w:r w:rsidRPr="0086309C">
        <w:rPr>
          <w:rFonts w:ascii="Times New Roman" w:eastAsia="微软雅黑" w:hAnsi="Times New Roman" w:cs="Times New Roman"/>
          <w:sz w:val="22"/>
          <w:szCs w:val="22"/>
        </w:rPr>
        <w:t>年高点曾高达百倍市盈率、</w:t>
      </w:r>
      <w:r w:rsidRPr="0086309C">
        <w:rPr>
          <w:rFonts w:ascii="Times New Roman" w:eastAsia="微软雅黑" w:hAnsi="Times New Roman" w:cs="Times New Roman"/>
          <w:sz w:val="22"/>
          <w:szCs w:val="22"/>
        </w:rPr>
        <w:t>10</w:t>
      </w:r>
      <w:r w:rsidRPr="0086309C">
        <w:rPr>
          <w:rFonts w:ascii="Times New Roman" w:eastAsia="微软雅黑" w:hAnsi="Times New Roman" w:cs="Times New Roman"/>
          <w:sz w:val="22"/>
          <w:szCs w:val="22"/>
        </w:rPr>
        <w:t>倍市净率以上，如今估值处于历史低位区间，表明市场已反映相当程度的悲观预期。</w:t>
      </w:r>
      <w:r w:rsidRPr="0086309C">
        <w:rPr>
          <w:rFonts w:ascii="Times New Roman" w:eastAsia="微软雅黑" w:hAnsi="Times New Roman" w:cs="Times New Roman"/>
          <w:sz w:val="22"/>
          <w:szCs w:val="22"/>
        </w:rPr>
        <w:t>PEG</w:t>
      </w:r>
      <w:r w:rsidRPr="0086309C">
        <w:rPr>
          <w:rFonts w:ascii="Times New Roman" w:eastAsia="微软雅黑" w:hAnsi="Times New Roman" w:cs="Times New Roman"/>
          <w:sz w:val="22"/>
          <w:szCs w:val="22"/>
        </w:rPr>
        <w:t>指标（市盈率相对盈利增速比）约为</w:t>
      </w:r>
      <w:r w:rsidRPr="0086309C">
        <w:rPr>
          <w:rFonts w:ascii="Times New Roman" w:eastAsia="微软雅黑" w:hAnsi="Times New Roman" w:cs="Times New Roman"/>
          <w:sz w:val="22"/>
          <w:szCs w:val="22"/>
        </w:rPr>
        <w:t>1.8</w:t>
      </w:r>
      <w:r w:rsidRPr="0086309C">
        <w:rPr>
          <w:rFonts w:ascii="Times New Roman" w:eastAsia="微软雅黑" w:hAnsi="Times New Roman" w:cs="Times New Roman"/>
          <w:sz w:val="22"/>
          <w:szCs w:val="22"/>
        </w:rPr>
        <w:t>，暗示以当前盈利增速看估值并不算离谱</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。如果公司能重回</w:t>
      </w:r>
      <w:r w:rsidRPr="0086309C">
        <w:rPr>
          <w:rFonts w:ascii="Times New Roman" w:eastAsia="微软雅黑" w:hAnsi="Times New Roman" w:cs="Times New Roman"/>
          <w:sz w:val="22"/>
          <w:szCs w:val="22"/>
        </w:rPr>
        <w:t>15-20%</w:t>
      </w:r>
      <w:r w:rsidRPr="0086309C">
        <w:rPr>
          <w:rFonts w:ascii="Times New Roman" w:eastAsia="微软雅黑" w:hAnsi="Times New Roman" w:cs="Times New Roman"/>
          <w:sz w:val="22"/>
          <w:szCs w:val="22"/>
        </w:rPr>
        <w:t>的业绩增速，则</w:t>
      </w:r>
      <w:r w:rsidRPr="0086309C">
        <w:rPr>
          <w:rFonts w:ascii="Times New Roman" w:eastAsia="微软雅黑" w:hAnsi="Times New Roman" w:cs="Times New Roman"/>
          <w:sz w:val="22"/>
          <w:szCs w:val="22"/>
        </w:rPr>
        <w:t>PEG</w:t>
      </w:r>
      <w:r w:rsidRPr="0086309C">
        <w:rPr>
          <w:rFonts w:ascii="Times New Roman" w:eastAsia="微软雅黑" w:hAnsi="Times New Roman" w:cs="Times New Roman"/>
          <w:sz w:val="22"/>
          <w:szCs w:val="22"/>
        </w:rPr>
        <w:t>有望下降到</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倍左右，体现出投资价值。总的来看，在不确定性因素压制下，公司估值水平较行业龙头存在折让，但需以未来业绩兑现和风险缓释为前提。</w:t>
      </w:r>
    </w:p>
    <w:p w14:paraId="1E89557B"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绝对估值：</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运用</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（折现现金流）模型评估，公司内在价值受未来增长率和风险假设影响较大。根据</w:t>
      </w:r>
      <w:r w:rsidRPr="0086309C">
        <w:rPr>
          <w:rFonts w:ascii="Times New Roman" w:eastAsia="微软雅黑" w:hAnsi="Times New Roman" w:cs="Times New Roman"/>
          <w:sz w:val="22"/>
          <w:szCs w:val="22"/>
        </w:rPr>
        <w:t>Morningstar</w:t>
      </w:r>
      <w:r w:rsidRPr="0086309C">
        <w:rPr>
          <w:rFonts w:ascii="Times New Roman" w:eastAsia="微软雅黑" w:hAnsi="Times New Roman" w:cs="Times New Roman"/>
          <w:sz w:val="22"/>
          <w:szCs w:val="22"/>
        </w:rPr>
        <w:t>分析师预测，假设未来十年公司收入增速在高个位数到低双位数区间（约</w:t>
      </w:r>
      <w:r w:rsidRPr="0086309C">
        <w:rPr>
          <w:rFonts w:ascii="Times New Roman" w:eastAsia="微软雅黑" w:hAnsi="Times New Roman" w:cs="Times New Roman"/>
          <w:sz w:val="22"/>
          <w:szCs w:val="22"/>
        </w:rPr>
        <w:t>9-12%</w:t>
      </w:r>
      <w:r w:rsidRPr="0086309C">
        <w:rPr>
          <w:rFonts w:ascii="Times New Roman" w:eastAsia="微软雅黑" w:hAnsi="Times New Roman" w:cs="Times New Roman"/>
          <w:sz w:val="22"/>
          <w:szCs w:val="22"/>
        </w:rPr>
        <w:t>），中期经营利润率稳定在</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左右，资本开支逐步下降至营收的个位数占比，则计算得出的公允价值约为每股</w:t>
      </w:r>
      <w:r w:rsidRPr="0086309C">
        <w:rPr>
          <w:rFonts w:ascii="Times New Roman" w:eastAsia="微软雅黑" w:hAnsi="Times New Roman" w:cs="Times New Roman"/>
          <w:sz w:val="22"/>
          <w:szCs w:val="22"/>
        </w:rPr>
        <w:t>24.6</w:t>
      </w:r>
      <w:r w:rsidRPr="0086309C">
        <w:rPr>
          <w:rFonts w:ascii="Times New Roman" w:eastAsia="微软雅黑" w:hAnsi="Times New Roman" w:cs="Times New Roman"/>
          <w:sz w:val="22"/>
          <w:szCs w:val="22"/>
        </w:rPr>
        <w:t>港元</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。这一估值对应隐含的长期</w:t>
      </w:r>
      <w:r w:rsidRPr="0086309C">
        <w:rPr>
          <w:rFonts w:ascii="Times New Roman" w:eastAsia="微软雅黑" w:hAnsi="Times New Roman" w:cs="Times New Roman"/>
          <w:sz w:val="22"/>
          <w:szCs w:val="22"/>
        </w:rPr>
        <w:t>ROIC</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20.5%</w:t>
      </w:r>
      <w:r w:rsidRPr="0086309C">
        <w:rPr>
          <w:rFonts w:ascii="Times New Roman" w:eastAsia="微软雅黑" w:hAnsi="Times New Roman" w:cs="Times New Roman"/>
          <w:sz w:val="22"/>
          <w:szCs w:val="22"/>
        </w:rPr>
        <w:t>（低于公司历史平均</w:t>
      </w:r>
      <w:r w:rsidRPr="0086309C">
        <w:rPr>
          <w:rFonts w:ascii="Times New Roman" w:eastAsia="微软雅黑" w:hAnsi="Times New Roman" w:cs="Times New Roman"/>
          <w:sz w:val="22"/>
          <w:szCs w:val="22"/>
        </w:rPr>
        <w:t>34%</w:t>
      </w:r>
      <w:r w:rsidRPr="0086309C">
        <w:rPr>
          <w:rFonts w:ascii="Times New Roman" w:eastAsia="微软雅黑" w:hAnsi="Times New Roman" w:cs="Times New Roman"/>
          <w:sz w:val="22"/>
          <w:szCs w:val="22"/>
        </w:rPr>
        <w:t>的水平）和加权资本成本约</w:t>
      </w:r>
      <w:r w:rsidRPr="0086309C">
        <w:rPr>
          <w:rFonts w:ascii="Times New Roman" w:eastAsia="微软雅黑" w:hAnsi="Times New Roman" w:cs="Times New Roman"/>
          <w:sz w:val="22"/>
          <w:szCs w:val="22"/>
        </w:rPr>
        <w:t>8.8%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。当前股价对应的</w:t>
      </w:r>
      <w:r w:rsidRPr="0086309C">
        <w:rPr>
          <w:rFonts w:ascii="Times New Roman" w:eastAsia="微软雅黑" w:hAnsi="Times New Roman" w:cs="Times New Roman"/>
          <w:sz w:val="22"/>
          <w:szCs w:val="22"/>
        </w:rPr>
        <w:t>Price/Fair Value</w:t>
      </w:r>
      <w:r w:rsidRPr="0086309C">
        <w:rPr>
          <w:rFonts w:ascii="Times New Roman" w:eastAsia="微软雅黑" w:hAnsi="Times New Roman" w:cs="Times New Roman"/>
          <w:sz w:val="22"/>
          <w:szCs w:val="22"/>
        </w:rPr>
        <w:t>约为</w:t>
      </w:r>
      <w:r w:rsidRPr="0086309C">
        <w:rPr>
          <w:rFonts w:ascii="Times New Roman" w:eastAsia="微软雅黑" w:hAnsi="Times New Roman" w:cs="Times New Roman"/>
          <w:sz w:val="22"/>
          <w:szCs w:val="22"/>
        </w:rPr>
        <w:t>1.08</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，略高于</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估值，但考虑模型中采用了保守的增长假设和</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非常高</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的不确定性溢价，实际价值可能存在上行空间。另一种绝对估值方法</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彼得林奇估值模型（以</w:t>
      </w:r>
      <w:r w:rsidRPr="0086309C">
        <w:rPr>
          <w:rFonts w:ascii="Times New Roman" w:eastAsia="微软雅黑" w:hAnsi="Times New Roman" w:cs="Times New Roman"/>
          <w:sz w:val="22"/>
          <w:szCs w:val="22"/>
        </w:rPr>
        <w:t>PEG=1</w:t>
      </w:r>
      <w:r w:rsidRPr="0086309C">
        <w:rPr>
          <w:rFonts w:ascii="Times New Roman" w:eastAsia="微软雅黑" w:hAnsi="Times New Roman" w:cs="Times New Roman"/>
          <w:sz w:val="22"/>
          <w:szCs w:val="22"/>
        </w:rPr>
        <w:t>为基准）给出公司合理股价约</w:t>
      </w:r>
      <w:r w:rsidRPr="0086309C">
        <w:rPr>
          <w:rFonts w:ascii="Times New Roman" w:eastAsia="微软雅黑" w:hAnsi="Times New Roman" w:cs="Times New Roman"/>
          <w:sz w:val="22"/>
          <w:szCs w:val="22"/>
        </w:rPr>
        <w:t>7.47</w:t>
      </w:r>
      <w:r w:rsidRPr="0086309C">
        <w:rPr>
          <w:rFonts w:ascii="Times New Roman" w:eastAsia="微软雅黑" w:hAnsi="Times New Roman" w:cs="Times New Roman"/>
          <w:sz w:val="22"/>
          <w:szCs w:val="22"/>
        </w:rPr>
        <w:t>美元（约合</w:t>
      </w:r>
      <w:r w:rsidRPr="0086309C">
        <w:rPr>
          <w:rFonts w:ascii="Times New Roman" w:eastAsia="微软雅黑" w:hAnsi="Times New Roman" w:cs="Times New Roman"/>
          <w:sz w:val="22"/>
          <w:szCs w:val="22"/>
        </w:rPr>
        <w:t>58</w:t>
      </w:r>
      <w:r w:rsidRPr="0086309C">
        <w:rPr>
          <w:rFonts w:ascii="Times New Roman" w:eastAsia="微软雅黑" w:hAnsi="Times New Roman" w:cs="Times New Roman"/>
          <w:sz w:val="22"/>
          <w:szCs w:val="22"/>
        </w:rPr>
        <w:t>港元）</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WXXWY_2025-03-17.pdf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。不过该模型未考虑风险因素，结果偏乐观，仅作参考。综合多种估值方法，药明生物合理价值区间大致在每股</w:t>
      </w:r>
      <w:r w:rsidRPr="0086309C">
        <w:rPr>
          <w:rFonts w:ascii="Times New Roman" w:eastAsia="微软雅黑" w:hAnsi="Times New Roman" w:cs="Times New Roman"/>
          <w:sz w:val="22"/>
          <w:szCs w:val="22"/>
        </w:rPr>
        <w:t>HK$24-30</w:t>
      </w:r>
      <w:r w:rsidRPr="0086309C">
        <w:rPr>
          <w:rFonts w:ascii="Times New Roman" w:eastAsia="微软雅黑" w:hAnsi="Times New Roman" w:cs="Times New Roman"/>
          <w:sz w:val="22"/>
          <w:szCs w:val="22"/>
        </w:rPr>
        <w:t>附近，对应</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年前瞻市</w:t>
      </w:r>
      <w:r w:rsidRPr="0086309C">
        <w:rPr>
          <w:rFonts w:ascii="Times New Roman" w:eastAsia="微软雅黑" w:hAnsi="Times New Roman" w:cs="Times New Roman"/>
          <w:sz w:val="22"/>
          <w:szCs w:val="22"/>
        </w:rPr>
        <w:lastRenderedPageBreak/>
        <w:t>盈率</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倍。当前股价接近这一区间下限，意味着市场对风险的定价较高。如果公司未来增速超过市场预期或外部不利因素缓解，估值有向上修复的潜力；反之，若风险加剧，股价仍可能承压。因此，应结合风险展望动态调整估值判断。</w:t>
      </w:r>
    </w:p>
    <w:p w14:paraId="15A1057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风险因素</w:t>
      </w:r>
    </w:p>
    <w:p w14:paraId="5D5C298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政策与监管风险：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地缘政治是悬于药明生物上空的最大不确定因素。</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年美国曾提出《生物安全法案（</w:t>
      </w:r>
      <w:r w:rsidRPr="0086309C">
        <w:rPr>
          <w:rFonts w:ascii="Times New Roman" w:eastAsia="微软雅黑" w:hAnsi="Times New Roman" w:cs="Times New Roman"/>
          <w:sz w:val="22"/>
          <w:szCs w:val="22"/>
        </w:rPr>
        <w:t>Biosecure Act</w:t>
      </w:r>
      <w:r w:rsidRPr="0086309C">
        <w:rPr>
          <w:rFonts w:ascii="Times New Roman" w:eastAsia="微软雅黑" w:hAnsi="Times New Roman" w:cs="Times New Roman"/>
          <w:sz w:val="22"/>
          <w:szCs w:val="22"/>
        </w:rPr>
        <w:t>）》提案，可能限制美国公司与中国生物制造商合作，这引发投资者对药明生物订单前景的担忧</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。虽然该法案尚未立法且公司澄清目前订单没有受到实质影响</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，但不排除未来中美紧张局势进一步升级、监管层面出台更严格限制的可能。一旦出现极端情形（例如禁止美国企业与药明生物开展新合同），公司约</w:t>
      </w:r>
      <w:r w:rsidRPr="0086309C">
        <w:rPr>
          <w:rFonts w:ascii="Times New Roman" w:eastAsia="微软雅黑" w:hAnsi="Times New Roman" w:cs="Times New Roman"/>
          <w:sz w:val="22"/>
          <w:szCs w:val="22"/>
        </w:rPr>
        <w:t>50%</w:t>
      </w:r>
      <w:r w:rsidRPr="0086309C">
        <w:rPr>
          <w:rFonts w:ascii="Times New Roman" w:eastAsia="微软雅黑" w:hAnsi="Times New Roman" w:cs="Times New Roman"/>
          <w:sz w:val="22"/>
          <w:szCs w:val="22"/>
        </w:rPr>
        <w:t>的收入来源将面临威胁</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。即便出现这种极端情形的概率不高，也需要持续关注美国大选及政策走向。此外，美国商务部曾在</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年将药明生物子公司列入</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未经核实名单</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虽已于同年末移除，但类似的出口管制措施仍可能反复，对公司获取关键设备和试剂产生影响。国内监管方面，生物医药产业目前受到政策大力支持，但不排除未来因行业过热或安全事件引发的监管收紧，例如对实验室生物安全、数据跨境等领域加强管制，都可能增加公司的合规成本。</w:t>
      </w:r>
    </w:p>
    <w:p w14:paraId="33B31FA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市场与竞争风险：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公司客户很大一部分是中小型生物技术公司，它们高度依赖资本市场融资推进研发。全球宏观环境（如利率上升、风险投资趋紧）直接影响这些客户的资金状况和项目推进速度。当生物医药行业投融资环境转冷时，药明生物可能面临项目推迟、中止甚至订单流失的情况</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。例如，</w:t>
      </w:r>
      <w:r w:rsidRPr="0086309C">
        <w:rPr>
          <w:rFonts w:ascii="Times New Roman" w:eastAsia="微软雅黑" w:hAnsi="Times New Roman" w:cs="Times New Roman"/>
          <w:sz w:val="22"/>
          <w:szCs w:val="22"/>
        </w:rPr>
        <w:t>2022</w:t>
      </w:r>
      <w:r w:rsidRPr="0086309C">
        <w:rPr>
          <w:rFonts w:ascii="Times New Roman" w:eastAsia="微软雅黑" w:hAnsi="Times New Roman" w:cs="Times New Roman"/>
          <w:sz w:val="22"/>
          <w:szCs w:val="22"/>
        </w:rPr>
        <w:t>年以来全球生物科技融资降温，就导致公司新签订单增速放缓。竞争方面，行业进入者增多和产能扩张可能引发价格战，压低利润率。大型跨国药企也可能选择自建产能或加强与本土</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合作，分流潜在业务机会。药明生物需要持续提升技术门槛和服务质量，才能保持竞争优势。一旦出现重大质量事故（例如生产批次不合格、监管检查不通过），将严重损害公司声誉，客户可能转向其他供应商。此外，汇率波动也是一项需要考虑的风险。公司收入以人民币和美元计价为主，若人民币大幅升值将抬高成本，削弱相对竞争力。人员和运营方面，快速扩张过程中如何确保运营管理、质量控制同步提升也是挑战。若产能扩张过快而订单跟进不足，可能出现产能闲置、折旧摊销拖累利润的情况</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。过去公司在爱尔兰投资的新产能因回</w:t>
      </w:r>
      <w:r w:rsidRPr="0086309C">
        <w:rPr>
          <w:rFonts w:ascii="Times New Roman" w:eastAsia="微软雅黑" w:hAnsi="Times New Roman" w:cs="Times New Roman"/>
          <w:sz w:val="22"/>
          <w:szCs w:val="22"/>
        </w:rPr>
        <w:lastRenderedPageBreak/>
        <w:t>报不达预期，已出售给</w:t>
      </w:r>
      <w:r w:rsidRPr="0086309C">
        <w:rPr>
          <w:rFonts w:ascii="Times New Roman" w:eastAsia="微软雅黑" w:hAnsi="Times New Roman" w:cs="Times New Roman"/>
          <w:sz w:val="22"/>
          <w:szCs w:val="22"/>
        </w:rPr>
        <w:t>Merck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，这显示产能规划不当可能造成损失。好在公司对此保持审慎态度，主动调整以优化资源配置。</w:t>
      </w:r>
    </w:p>
    <w:p w14:paraId="79D309A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财务及其他风险：</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公司目前尚未提供股东回报（无分红），这对于偏好收益的投资者可能缺乏吸引力。如果未来长期不分红，股价完全取决于成长预期和市场情绪，波动性会较大。另外，大规模资本开支主要靠内部现金流和股权融资支持，若业务增长不及预期，自由现金流可能持续为负，这对公司估值和融资能力有负面影响。最后，宏观经济波动亦可能通过影响客户需求和融资环境间接传导给公司。例如全球经济放缓可能令医药企业削减研发开支，新项目启动放慢等。总体而言，药明生物的风险主要在于外部环境的不确定和自身高增长、高投入模式带来的执行压力。</w:t>
      </w:r>
      <w:r w:rsidRPr="0086309C">
        <w:rPr>
          <w:rFonts w:ascii="Times New Roman" w:eastAsia="微软雅黑" w:hAnsi="Times New Roman" w:cs="Times New Roman"/>
          <w:sz w:val="22"/>
          <w:szCs w:val="22"/>
        </w:rPr>
        <w:t>Morningstar</w:t>
      </w:r>
      <w:r w:rsidRPr="0086309C">
        <w:rPr>
          <w:rFonts w:ascii="Times New Roman" w:eastAsia="微软雅黑" w:hAnsi="Times New Roman" w:cs="Times New Roman"/>
          <w:sz w:val="22"/>
          <w:szCs w:val="22"/>
        </w:rPr>
        <w:t>因此给予公司</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不确定性评级：非常高</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，高于</w:t>
      </w:r>
      <w:r w:rsidRPr="0086309C">
        <w:rPr>
          <w:rFonts w:ascii="Times New Roman" w:eastAsia="微软雅黑" w:hAnsi="Times New Roman" w:cs="Times New Roman"/>
          <w:sz w:val="22"/>
          <w:szCs w:val="22"/>
        </w:rPr>
        <w:t>Lonza</w:t>
      </w:r>
      <w:r w:rsidRPr="0086309C">
        <w:rPr>
          <w:rFonts w:ascii="Times New Roman" w:eastAsia="微软雅黑" w:hAnsi="Times New Roman" w:cs="Times New Roman"/>
          <w:sz w:val="22"/>
          <w:szCs w:val="22"/>
        </w:rPr>
        <w:t>、三星</w:t>
      </w:r>
      <w:r w:rsidRPr="0086309C">
        <w:rPr>
          <w:rFonts w:ascii="Times New Roman" w:eastAsia="微软雅黑" w:hAnsi="Times New Roman" w:cs="Times New Roman"/>
          <w:sz w:val="22"/>
          <w:szCs w:val="22"/>
        </w:rPr>
        <w:t>BioLogics</w:t>
      </w:r>
      <w:r w:rsidRPr="0086309C">
        <w:rPr>
          <w:rFonts w:ascii="Times New Roman" w:eastAsia="微软雅黑" w:hAnsi="Times New Roman" w:cs="Times New Roman"/>
          <w:sz w:val="22"/>
          <w:szCs w:val="22"/>
        </w:rPr>
        <w:t>等同行</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。投资者在评估公司价值时应充分考虑上述风险情景并预留安全边际。</w:t>
      </w:r>
    </w:p>
    <w:p w14:paraId="3027769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宏观经济影响</w:t>
      </w:r>
    </w:p>
    <w:p w14:paraId="74FE183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全球及区域宏观环境变化通过多种途径影响药明生物的业务和估值。首先，</w:t>
      </w:r>
      <w:r w:rsidRPr="0086309C">
        <w:rPr>
          <w:rFonts w:ascii="Times New Roman" w:eastAsia="微软雅黑" w:hAnsi="Times New Roman" w:cs="Times New Roman"/>
          <w:b/>
          <w:bCs/>
          <w:sz w:val="22"/>
          <w:szCs w:val="22"/>
        </w:rPr>
        <w:t>全球经济周期</w:t>
      </w:r>
      <w:r w:rsidRPr="0086309C">
        <w:rPr>
          <w:rFonts w:ascii="Times New Roman" w:eastAsia="微软雅黑" w:hAnsi="Times New Roman" w:cs="Times New Roman"/>
          <w:sz w:val="22"/>
          <w:szCs w:val="22"/>
        </w:rPr>
        <w:t>影响下游制药行业的资本开支。经济上行期，制药和生物技术公司更愿意增加研发投入，推动外包需求上升；经济低迷时，这些开支可能缩减，药明生物的新订单和项目进度会受到拖累。同时，全球</w:t>
      </w:r>
      <w:r w:rsidRPr="0086309C">
        <w:rPr>
          <w:rFonts w:ascii="Times New Roman" w:eastAsia="微软雅黑" w:hAnsi="Times New Roman" w:cs="Times New Roman"/>
          <w:b/>
          <w:bCs/>
          <w:sz w:val="22"/>
          <w:szCs w:val="22"/>
        </w:rPr>
        <w:t>利率水平</w:t>
      </w:r>
      <w:r w:rsidRPr="0086309C">
        <w:rPr>
          <w:rFonts w:ascii="Times New Roman" w:eastAsia="微软雅黑" w:hAnsi="Times New Roman" w:cs="Times New Roman"/>
          <w:sz w:val="22"/>
          <w:szCs w:val="22"/>
        </w:rPr>
        <w:t>直接影响生物技术初创公司的融资环境。</w:t>
      </w:r>
      <w:r w:rsidRPr="0086309C">
        <w:rPr>
          <w:rFonts w:ascii="Times New Roman" w:eastAsia="微软雅黑" w:hAnsi="Times New Roman" w:cs="Times New Roman"/>
          <w:sz w:val="22"/>
          <w:szCs w:val="22"/>
        </w:rPr>
        <w:t>2022-2023</w:t>
      </w:r>
      <w:r w:rsidRPr="0086309C">
        <w:rPr>
          <w:rFonts w:ascii="Times New Roman" w:eastAsia="微软雅黑" w:hAnsi="Times New Roman" w:cs="Times New Roman"/>
          <w:sz w:val="22"/>
          <w:szCs w:val="22"/>
        </w:rPr>
        <w:t>年欧美进入加息周期，不少生物医药初创融资遇冷，一些早期项目被迫延后，对药明生物以小型客户为主的业务造成压力</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。若未来主要经济体货币政策转向宽松，风险投资回暖，将利好公司订单增长。其次，</w:t>
      </w:r>
      <w:r w:rsidRPr="0086309C">
        <w:rPr>
          <w:rFonts w:ascii="Times New Roman" w:eastAsia="微软雅黑" w:hAnsi="Times New Roman" w:cs="Times New Roman"/>
          <w:b/>
          <w:bCs/>
          <w:sz w:val="22"/>
          <w:szCs w:val="22"/>
        </w:rPr>
        <w:t>贸易政策和供应链</w:t>
      </w:r>
      <w:r w:rsidRPr="0086309C">
        <w:rPr>
          <w:rFonts w:ascii="Times New Roman" w:eastAsia="微软雅黑" w:hAnsi="Times New Roman" w:cs="Times New Roman"/>
          <w:sz w:val="22"/>
          <w:szCs w:val="22"/>
        </w:rPr>
        <w:t>因素同样重要。各国政府在疫情后更加重视医疗供应链安全，例如美国推动本土生产，欧洲也加强战略物资储备。这种倾向可能限制跨国合作的深度，加剧行业区域化。药明生物在欧美投资新设施、实施双源供应策略，就是为了适应客户本地化需求的宏观趋势。反过来，中国政府在</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十四五</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规划中明确支持生物医药产业发展，通过创新监管试点、税收优惠等举措，营造有利环境。这将帮助国内生物药研发市场扩容，间接利好药明生物获取本土订单。此外，汇率波动属于宏观因素。人民币兑美元汇率变化将影响公司以人民币计价的成本与美元计价的收入之间的匹配。若人民币贬值，公司以人民币发生的运营成本相对降低，利润率可能提高；若人民币升值，则削弱成本优势。最后，</w:t>
      </w:r>
      <w:r w:rsidRPr="0086309C">
        <w:rPr>
          <w:rFonts w:ascii="Times New Roman" w:eastAsia="微软雅黑" w:hAnsi="Times New Roman" w:cs="Times New Roman"/>
          <w:b/>
          <w:bCs/>
          <w:sz w:val="22"/>
          <w:szCs w:val="22"/>
        </w:rPr>
        <w:t>资本市场情绪</w:t>
      </w:r>
      <w:r w:rsidRPr="0086309C">
        <w:rPr>
          <w:rFonts w:ascii="Times New Roman" w:eastAsia="微软雅黑" w:hAnsi="Times New Roman" w:cs="Times New Roman"/>
          <w:sz w:val="22"/>
          <w:szCs w:val="22"/>
        </w:rPr>
        <w:t>作为宏观环境的反映，也对公司股价影响显著。</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年底至</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lastRenderedPageBreak/>
        <w:t>初，中国医药板块曾因对</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新技术（如蛋白质折叠算法</w:t>
      </w:r>
      <w:r w:rsidRPr="0086309C">
        <w:rPr>
          <w:rFonts w:ascii="Times New Roman" w:eastAsia="微软雅黑" w:hAnsi="Times New Roman" w:cs="Times New Roman"/>
          <w:sz w:val="22"/>
          <w:szCs w:val="22"/>
        </w:rPr>
        <w:t>DeepSeek</w:t>
      </w:r>
      <w:r w:rsidRPr="0086309C">
        <w:rPr>
          <w:rFonts w:ascii="Times New Roman" w:eastAsia="微软雅黑" w:hAnsi="Times New Roman" w:cs="Times New Roman"/>
          <w:sz w:val="22"/>
          <w:szCs w:val="22"/>
        </w:rPr>
        <w:t>）的乐观预期出现一轮上涨，药明生物股价</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月下旬至</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月大涨超过</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，一度接近晨星给出的合理价值</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然而这些宏观情绪面的波动往往与基本面脱节，投资者需警惕追涨杀跌的风险。从长期看，全球生物药市场增长和技术进步的大趋势不变，宏观环境的短期扰动可能带来股价波动，但公司凭借稳固的业务基本面，有能力穿越经济周期并受益于行业的长期上行。</w:t>
      </w:r>
    </w:p>
    <w:p w14:paraId="52F3ABC7"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投资建议</w:t>
      </w:r>
    </w:p>
    <w:p w14:paraId="6911DB5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综上所述，我们对药明生物维持审慎乐观的态度，给予</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持有</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评级，长期投资者可在股价回调时</w:t>
      </w:r>
      <w:r w:rsidRPr="0086309C">
        <w:rPr>
          <w:rFonts w:ascii="Times New Roman" w:eastAsia="微软雅黑" w:hAnsi="Times New Roman" w:cs="Times New Roman"/>
          <w:sz w:val="22"/>
          <w:szCs w:val="22"/>
        </w:rPr>
        <w:t>分批布局</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。目前公司基本面稳健，非新冠业务保持较高增速，庞大的项目管线和在手订单为未来业绩提供支撑。参考</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估值和相对估值分析，公司合理股价区间在</w:t>
      </w:r>
      <w:r w:rsidRPr="0086309C">
        <w:rPr>
          <w:rFonts w:ascii="Times New Roman" w:eastAsia="微软雅黑" w:hAnsi="Times New Roman" w:cs="Times New Roman"/>
          <w:sz w:val="22"/>
          <w:szCs w:val="22"/>
        </w:rPr>
        <w:t>HK$24-30</w:t>
      </w:r>
      <w:r w:rsidRPr="0086309C">
        <w:rPr>
          <w:rFonts w:ascii="Times New Roman" w:eastAsia="微软雅黑" w:hAnsi="Times New Roman" w:cs="Times New Roman"/>
          <w:sz w:val="22"/>
          <w:szCs w:val="22"/>
        </w:rPr>
        <w:t>附近，与现价相当，表明短期内市场已充分消化基本面信息</w:t>
      </w:r>
      <w:r w:rsidRPr="0086309C">
        <w:rPr>
          <w:rFonts w:ascii="Times New Roman" w:eastAsia="微软雅黑" w:hAnsi="Times New Roman" w:cs="Times New Roman"/>
          <w:sz w:val="22"/>
          <w:szCs w:val="22"/>
        </w:rPr>
        <w:t xml:space="preserve">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 (</w:t>
      </w:r>
      <w:hyperlink w:history="1">
        <w:r w:rsidRPr="0086309C">
          <w:rPr>
            <w:rStyle w:val="af0"/>
            <w:rFonts w:ascii="Times New Roman" w:eastAsia="微软雅黑" w:hAnsi="Times New Roman" w:cs="Times New Roman"/>
            <w:sz w:val="22"/>
            <w:szCs w:val="22"/>
          </w:rPr>
          <w:t>Equityreport_WuxiBiologics02269.pdf</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鉴于地缘政治等风险尚未明朗，我们倾向于在风险因素明晰前维持中性立场。若未来美国限制措施落地或其它负面事件发生，股价可能出现显著波动，投资者应严格控制仓位。然而，从中长期视角看，药明生物作为全球领先的生物制药</w:t>
      </w:r>
      <w:r w:rsidRPr="0086309C">
        <w:rPr>
          <w:rFonts w:ascii="Times New Roman" w:eastAsia="微软雅黑" w:hAnsi="Times New Roman" w:cs="Times New Roman"/>
          <w:sz w:val="22"/>
          <w:szCs w:val="22"/>
        </w:rPr>
        <w:t>CRDMO</w:t>
      </w:r>
      <w:r w:rsidRPr="0086309C">
        <w:rPr>
          <w:rFonts w:ascii="Times New Roman" w:eastAsia="微软雅黑" w:hAnsi="Times New Roman" w:cs="Times New Roman"/>
          <w:sz w:val="22"/>
          <w:szCs w:val="22"/>
        </w:rPr>
        <w:t>，有望持续受益于生物药行业的高增长，并通过其卓越执行力巩固市场份额。一旦地缘风险缓解或业绩增速超预期，公司的估值有望修复，股价可能突破上述合理价值区间上限。策略上，我们建议关注政策动向和季度订单情况：在重大风险事件冲击导致股价显著低于内在价值时逢低吸纳，在股价过热、远超价值中枢时适度获利了结。总体而言，药明生物适合风险容忍度较高、看好生物医药长期发展的投资者作为组合的战略配置标的，但短期交易性机会需结合消息面谨慎把握。坚持价值研判与动态跟踪，将有助于在这只高弹性股票上获得理想的投资回报。</w:t>
      </w:r>
      <w:bookmarkStart w:id="25" w:name="_Toc193111730"/>
    </w:p>
    <w:p w14:paraId="6D178D1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hint="eastAsia"/>
          <w:sz w:val="22"/>
          <w:szCs w:val="22"/>
        </w:rPr>
        <w:t xml:space="preserve">2. </w:t>
      </w:r>
      <w:r w:rsidRPr="0086309C">
        <w:rPr>
          <w:rFonts w:ascii="Times New Roman" w:eastAsia="微软雅黑" w:hAnsi="Times New Roman" w:cs="Times New Roman" w:hint="eastAsia"/>
          <w:b/>
          <w:bCs/>
          <w:sz w:val="22"/>
          <w:szCs w:val="22"/>
        </w:rPr>
        <w:t>WXXWY</w:t>
      </w:r>
      <w:r w:rsidRPr="0086309C">
        <w:rPr>
          <w:rFonts w:ascii="Times New Roman" w:eastAsia="微软雅黑" w:hAnsi="Times New Roman" w:cs="Times New Roman" w:hint="eastAsia"/>
          <w:b/>
          <w:bCs/>
          <w:sz w:val="22"/>
          <w:szCs w:val="22"/>
        </w:rPr>
        <w:t>（</w:t>
      </w:r>
      <w:r w:rsidRPr="0086309C">
        <w:rPr>
          <w:rFonts w:ascii="Times New Roman" w:eastAsia="微软雅黑" w:hAnsi="Times New Roman" w:cs="Times New Roman" w:hint="eastAsia"/>
          <w:b/>
          <w:bCs/>
          <w:sz w:val="22"/>
          <w:szCs w:val="22"/>
        </w:rPr>
        <w:t>WuXi Biologics, OTC</w:t>
      </w:r>
      <w:r w:rsidRPr="0086309C">
        <w:rPr>
          <w:rFonts w:ascii="Times New Roman" w:eastAsia="微软雅黑" w:hAnsi="Times New Roman" w:cs="Times New Roman" w:hint="eastAsia"/>
          <w:b/>
          <w:bCs/>
          <w:sz w:val="22"/>
          <w:szCs w:val="22"/>
        </w:rPr>
        <w:t>）投资分析与建议</w:t>
      </w:r>
      <w:bookmarkEnd w:id="25"/>
    </w:p>
    <w:p w14:paraId="3B8C7CF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1. </w:t>
      </w:r>
      <w:r w:rsidRPr="0086309C">
        <w:rPr>
          <w:rFonts w:ascii="Times New Roman" w:eastAsia="微软雅黑" w:hAnsi="Times New Roman" w:cs="Times New Roman"/>
          <w:b/>
          <w:bCs/>
          <w:sz w:val="22"/>
          <w:szCs w:val="22"/>
        </w:rPr>
        <w:t>公司概况</w:t>
      </w:r>
    </w:p>
    <w:p w14:paraId="17A26F2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WuXi Biologics</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OTC: WXXWY</w:t>
      </w:r>
      <w:r w:rsidRPr="0086309C">
        <w:rPr>
          <w:rFonts w:ascii="Times New Roman" w:eastAsia="微软雅黑" w:hAnsi="Times New Roman" w:cs="Times New Roman"/>
          <w:sz w:val="22"/>
          <w:szCs w:val="22"/>
        </w:rPr>
        <w:t>）是</w:t>
      </w:r>
      <w:r w:rsidRPr="0086309C">
        <w:rPr>
          <w:rFonts w:ascii="Times New Roman" w:eastAsia="微软雅黑" w:hAnsi="Times New Roman" w:cs="Times New Roman"/>
          <w:b/>
          <w:bCs/>
          <w:sz w:val="22"/>
          <w:szCs w:val="22"/>
        </w:rPr>
        <w:t>药明生物</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HKEX: 2269</w:t>
      </w:r>
      <w:r w:rsidRPr="0086309C">
        <w:rPr>
          <w:rFonts w:ascii="Times New Roman" w:eastAsia="微软雅黑" w:hAnsi="Times New Roman" w:cs="Times New Roman"/>
          <w:sz w:val="22"/>
          <w:szCs w:val="22"/>
        </w:rPr>
        <w:t>）在美国场外交易市场（</w:t>
      </w:r>
      <w:r w:rsidRPr="0086309C">
        <w:rPr>
          <w:rFonts w:ascii="Times New Roman" w:eastAsia="微软雅黑" w:hAnsi="Times New Roman" w:cs="Times New Roman"/>
          <w:sz w:val="22"/>
          <w:szCs w:val="22"/>
        </w:rPr>
        <w:t>OTC</w:t>
      </w:r>
      <w:r w:rsidRPr="0086309C">
        <w:rPr>
          <w:rFonts w:ascii="Times New Roman" w:eastAsia="微软雅黑" w:hAnsi="Times New Roman" w:cs="Times New Roman"/>
          <w:sz w:val="22"/>
          <w:szCs w:val="22"/>
        </w:rPr>
        <w:t>）上市的</w:t>
      </w:r>
      <w:r w:rsidRPr="0086309C">
        <w:rPr>
          <w:rFonts w:ascii="Times New Roman" w:eastAsia="微软雅黑" w:hAnsi="Times New Roman" w:cs="Times New Roman"/>
          <w:b/>
          <w:bCs/>
          <w:sz w:val="22"/>
          <w:szCs w:val="22"/>
        </w:rPr>
        <w:t>ADR</w:t>
      </w:r>
      <w:r w:rsidRPr="0086309C">
        <w:rPr>
          <w:rFonts w:ascii="Times New Roman" w:eastAsia="微软雅黑" w:hAnsi="Times New Roman" w:cs="Times New Roman"/>
          <w:sz w:val="22"/>
          <w:szCs w:val="22"/>
        </w:rPr>
        <w:t>（美国存托凭证），其价格与港股</w:t>
      </w:r>
      <w:r w:rsidRPr="0086309C">
        <w:rPr>
          <w:rFonts w:ascii="Times New Roman" w:eastAsia="微软雅黑" w:hAnsi="Times New Roman" w:cs="Times New Roman"/>
          <w:sz w:val="22"/>
          <w:szCs w:val="22"/>
        </w:rPr>
        <w:t>2269</w:t>
      </w:r>
      <w:r w:rsidRPr="0086309C">
        <w:rPr>
          <w:rFonts w:ascii="Times New Roman" w:eastAsia="微软雅黑" w:hAnsi="Times New Roman" w:cs="Times New Roman"/>
          <w:sz w:val="22"/>
          <w:szCs w:val="22"/>
        </w:rPr>
        <w:t>高度相关。药明生物作为全球领先的生物制药合同研发和生产服务商（</w:t>
      </w:r>
      <w:r w:rsidRPr="0086309C">
        <w:rPr>
          <w:rFonts w:ascii="Times New Roman" w:eastAsia="微软雅黑" w:hAnsi="Times New Roman" w:cs="Times New Roman"/>
          <w:sz w:val="22"/>
          <w:szCs w:val="22"/>
        </w:rPr>
        <w:t>CRDMO</w:t>
      </w:r>
      <w:r w:rsidRPr="0086309C">
        <w:rPr>
          <w:rFonts w:ascii="Times New Roman" w:eastAsia="微软雅黑" w:hAnsi="Times New Roman" w:cs="Times New Roman"/>
          <w:sz w:val="22"/>
          <w:szCs w:val="22"/>
        </w:rPr>
        <w:t>），为全球生物制药企业提供端到端的一站式服务，包括药物发现、工艺开发、临床和商业化生产</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4D8E6B0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公司过去几年业绩保持较快增长，</w:t>
      </w:r>
      <w:r w:rsidRPr="0086309C">
        <w:rPr>
          <w:rFonts w:ascii="Times New Roman" w:eastAsia="微软雅黑" w:hAnsi="Times New Roman" w:cs="Times New Roman"/>
          <w:b/>
          <w:bCs/>
          <w:sz w:val="22"/>
          <w:szCs w:val="22"/>
        </w:rPr>
        <w:t>2023</w:t>
      </w:r>
      <w:r w:rsidRPr="0086309C">
        <w:rPr>
          <w:rFonts w:ascii="Times New Roman" w:eastAsia="微软雅黑" w:hAnsi="Times New Roman" w:cs="Times New Roman"/>
          <w:b/>
          <w:bCs/>
          <w:sz w:val="22"/>
          <w:szCs w:val="22"/>
        </w:rPr>
        <w:t>年收入约</w:t>
      </w:r>
      <w:r w:rsidRPr="0086309C">
        <w:rPr>
          <w:rFonts w:ascii="Times New Roman" w:eastAsia="微软雅黑" w:hAnsi="Times New Roman" w:cs="Times New Roman"/>
          <w:b/>
          <w:bCs/>
          <w:sz w:val="22"/>
          <w:szCs w:val="22"/>
        </w:rPr>
        <w:t>170.34</w:t>
      </w:r>
      <w:r w:rsidRPr="0086309C">
        <w:rPr>
          <w:rFonts w:ascii="Times New Roman" w:eastAsia="微软雅黑" w:hAnsi="Times New Roman" w:cs="Times New Roman"/>
          <w:b/>
          <w:bCs/>
          <w:sz w:val="22"/>
          <w:szCs w:val="22"/>
        </w:rPr>
        <w:t>亿元人民币，同比增长</w:t>
      </w:r>
      <w:r w:rsidRPr="0086309C">
        <w:rPr>
          <w:rFonts w:ascii="Times New Roman" w:eastAsia="微软雅黑" w:hAnsi="Times New Roman" w:cs="Times New Roman"/>
          <w:b/>
          <w:bCs/>
          <w:sz w:val="22"/>
          <w:szCs w:val="22"/>
        </w:rPr>
        <w:t>11.6%</w:t>
      </w:r>
      <w:r w:rsidRPr="0086309C">
        <w:rPr>
          <w:rFonts w:ascii="Times New Roman" w:eastAsia="微软雅黑" w:hAnsi="Times New Roman" w:cs="Times New Roman"/>
          <w:b/>
          <w:bCs/>
          <w:sz w:val="22"/>
          <w:szCs w:val="22"/>
        </w:rPr>
        <w:t>，净利润</w:t>
      </w:r>
      <w:r w:rsidRPr="0086309C">
        <w:rPr>
          <w:rFonts w:ascii="Times New Roman" w:eastAsia="微软雅黑" w:hAnsi="Times New Roman" w:cs="Times New Roman"/>
          <w:b/>
          <w:bCs/>
          <w:sz w:val="22"/>
          <w:szCs w:val="22"/>
        </w:rPr>
        <w:t>34</w:t>
      </w:r>
      <w:r w:rsidRPr="0086309C">
        <w:rPr>
          <w:rFonts w:ascii="Times New Roman" w:eastAsia="微软雅黑" w:hAnsi="Times New Roman" w:cs="Times New Roman"/>
          <w:b/>
          <w:bCs/>
          <w:sz w:val="22"/>
          <w:szCs w:val="22"/>
        </w:rPr>
        <w:t>亿元，净利率</w:t>
      </w:r>
      <w:r w:rsidRPr="0086309C">
        <w:rPr>
          <w:rFonts w:ascii="Times New Roman" w:eastAsia="微软雅黑" w:hAnsi="Times New Roman" w:cs="Times New Roman"/>
          <w:b/>
          <w:bCs/>
          <w:sz w:val="22"/>
          <w:szCs w:val="22"/>
        </w:rPr>
        <w:t>19.95%</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。尽管受到疫情订单减少的影响，</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年公司非新冠业务收入仍同比增长</w:t>
      </w:r>
      <w:r w:rsidRPr="0086309C">
        <w:rPr>
          <w:rFonts w:ascii="Times New Roman" w:eastAsia="微软雅黑" w:hAnsi="Times New Roman" w:cs="Times New Roman"/>
          <w:b/>
          <w:bCs/>
          <w:sz w:val="22"/>
          <w:szCs w:val="22"/>
        </w:rPr>
        <w:t>37.7%</w:t>
      </w:r>
      <w:r w:rsidRPr="0086309C">
        <w:rPr>
          <w:rFonts w:ascii="Times New Roman" w:eastAsia="微软雅黑" w:hAnsi="Times New Roman" w:cs="Times New Roman"/>
          <w:sz w:val="22"/>
          <w:szCs w:val="22"/>
        </w:rPr>
        <w:t>，展现出稳健的基本面</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6BACD92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WuXi Biologics </w:t>
      </w:r>
      <w:r w:rsidRPr="0086309C">
        <w:rPr>
          <w:rFonts w:ascii="Times New Roman" w:eastAsia="微软雅黑" w:hAnsi="Times New Roman" w:cs="Times New Roman"/>
          <w:sz w:val="22"/>
          <w:szCs w:val="22"/>
        </w:rPr>
        <w:t>在全球市场运营，拥有多个生产基地，并在</w:t>
      </w:r>
      <w:r w:rsidRPr="0086309C">
        <w:rPr>
          <w:rFonts w:ascii="Times New Roman" w:eastAsia="微软雅黑" w:hAnsi="Times New Roman" w:cs="Times New Roman"/>
          <w:b/>
          <w:bCs/>
          <w:sz w:val="22"/>
          <w:szCs w:val="22"/>
        </w:rPr>
        <w:t>中国、爱尔兰、德国、新加坡和美国</w:t>
      </w:r>
      <w:r w:rsidRPr="0086309C">
        <w:rPr>
          <w:rFonts w:ascii="Times New Roman" w:eastAsia="微软雅黑" w:hAnsi="Times New Roman" w:cs="Times New Roman"/>
          <w:sz w:val="22"/>
          <w:szCs w:val="22"/>
        </w:rPr>
        <w:t>建立了研发和生产中心，以应对全球客户需求</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。其</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b/>
          <w:bCs/>
          <w:sz w:val="22"/>
          <w:szCs w:val="22"/>
        </w:rPr>
        <w:t>跟随分子（</w:t>
      </w:r>
      <w:r w:rsidRPr="0086309C">
        <w:rPr>
          <w:rFonts w:ascii="Times New Roman" w:eastAsia="微软雅黑" w:hAnsi="Times New Roman" w:cs="Times New Roman"/>
          <w:b/>
          <w:bCs/>
          <w:sz w:val="22"/>
          <w:szCs w:val="22"/>
        </w:rPr>
        <w:t>Follow the Molecule</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策略意味着公司能够在客户药物开发的全生命周期中提供服务，从临床阶段逐步扩大订单至商业化生产</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6113F02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83454EF">
          <v:rect id="_x0000_i1866" style="width:0;height:1.5pt" o:hralign="center" o:hrstd="t" o:hr="t" fillcolor="#a0a0a0" stroked="f"/>
        </w:pict>
      </w:r>
    </w:p>
    <w:p w14:paraId="54F0141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 </w:t>
      </w:r>
      <w:r w:rsidRPr="0086309C">
        <w:rPr>
          <w:rFonts w:ascii="Times New Roman" w:eastAsia="微软雅黑" w:hAnsi="Times New Roman" w:cs="Times New Roman"/>
          <w:b/>
          <w:bCs/>
          <w:sz w:val="22"/>
          <w:szCs w:val="22"/>
        </w:rPr>
        <w:t>估值分析</w:t>
      </w:r>
    </w:p>
    <w:p w14:paraId="19401BC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2.1 </w:t>
      </w:r>
      <w:r w:rsidRPr="0086309C">
        <w:rPr>
          <w:rFonts w:ascii="Times New Roman" w:eastAsia="微软雅黑" w:hAnsi="Times New Roman" w:cs="Times New Roman"/>
          <w:b/>
          <w:bCs/>
          <w:sz w:val="22"/>
          <w:szCs w:val="22"/>
        </w:rPr>
        <w:t>相对估值</w:t>
      </w:r>
    </w:p>
    <w:p w14:paraId="4B76CEE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WuXi Biologics </w:t>
      </w:r>
      <w:r w:rsidRPr="0086309C">
        <w:rPr>
          <w:rFonts w:ascii="Times New Roman" w:eastAsia="微软雅黑" w:hAnsi="Times New Roman" w:cs="Times New Roman"/>
          <w:sz w:val="22"/>
          <w:szCs w:val="22"/>
        </w:rPr>
        <w:t>作为生物制药</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行业的龙头企业，估值通常高于传统制药企业。以下是</w:t>
      </w:r>
      <w:r w:rsidRPr="0086309C">
        <w:rPr>
          <w:rFonts w:ascii="Times New Roman" w:eastAsia="微软雅黑" w:hAnsi="Times New Roman" w:cs="Times New Roman"/>
          <w:sz w:val="22"/>
          <w:szCs w:val="22"/>
        </w:rPr>
        <w:t xml:space="preserve"> WXXWY </w:t>
      </w:r>
      <w:r w:rsidRPr="0086309C">
        <w:rPr>
          <w:rFonts w:ascii="Times New Roman" w:eastAsia="微软雅黑" w:hAnsi="Times New Roman" w:cs="Times New Roman"/>
          <w:sz w:val="22"/>
          <w:szCs w:val="22"/>
        </w:rPr>
        <w:t>相较于同行的主要估值指标（数据基于</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10</w:t>
      </w:r>
      <w:r w:rsidRPr="0086309C">
        <w:rPr>
          <w:rFonts w:ascii="Times New Roman" w:eastAsia="微软雅黑" w:hAnsi="Times New Roman" w:cs="Times New Roman"/>
          <w:sz w:val="22"/>
          <w:szCs w:val="22"/>
        </w:rPr>
        <w:t>日）：</w:t>
      </w:r>
    </w:p>
    <w:tbl>
      <w:tblPr>
        <w:tblStyle w:val="41"/>
        <w:tblW w:w="0" w:type="auto"/>
        <w:tblLook w:val="04A0" w:firstRow="1" w:lastRow="0" w:firstColumn="1" w:lastColumn="0" w:noHBand="0" w:noVBand="1"/>
      </w:tblPr>
      <w:tblGrid>
        <w:gridCol w:w="2711"/>
        <w:gridCol w:w="1628"/>
        <w:gridCol w:w="1529"/>
        <w:gridCol w:w="803"/>
        <w:gridCol w:w="1739"/>
        <w:gridCol w:w="940"/>
      </w:tblGrid>
      <w:tr w:rsidR="0086309C" w:rsidRPr="0086309C" w14:paraId="6C1CF539" w14:textId="77777777" w:rsidTr="0038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EC4870" w14:textId="77777777" w:rsidR="0086309C" w:rsidRPr="0086309C" w:rsidRDefault="0086309C" w:rsidP="0086309C">
            <w:pPr>
              <w:spacing w:after="160" w:line="278" w:lineRule="auto"/>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指标</w:t>
            </w:r>
          </w:p>
        </w:tc>
        <w:tc>
          <w:tcPr>
            <w:tcW w:w="0" w:type="auto"/>
            <w:hideMark/>
          </w:tcPr>
          <w:p w14:paraId="2EA3C655"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WXXWY (OTC)</w:t>
            </w:r>
          </w:p>
        </w:tc>
        <w:tc>
          <w:tcPr>
            <w:tcW w:w="0" w:type="auto"/>
            <w:hideMark/>
          </w:tcPr>
          <w:p w14:paraId="5BFC75F5"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2269.HK (</w:t>
            </w:r>
            <w:r w:rsidRPr="0086309C">
              <w:rPr>
                <w:rFonts w:ascii="Times New Roman" w:eastAsia="微软雅黑" w:hAnsi="Times New Roman" w:cs="Times New Roman"/>
                <w:color w:val="auto"/>
                <w:sz w:val="22"/>
                <w:szCs w:val="22"/>
              </w:rPr>
              <w:t>港股</w:t>
            </w:r>
            <w:r w:rsidRPr="0086309C">
              <w:rPr>
                <w:rFonts w:ascii="Times New Roman" w:eastAsia="微软雅黑" w:hAnsi="Times New Roman" w:cs="Times New Roman"/>
                <w:color w:val="auto"/>
                <w:sz w:val="22"/>
                <w:szCs w:val="22"/>
              </w:rPr>
              <w:t>)</w:t>
            </w:r>
          </w:p>
        </w:tc>
        <w:tc>
          <w:tcPr>
            <w:tcW w:w="0" w:type="auto"/>
            <w:hideMark/>
          </w:tcPr>
          <w:p w14:paraId="7F4611FD"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Lonza</w:t>
            </w:r>
          </w:p>
        </w:tc>
        <w:tc>
          <w:tcPr>
            <w:tcW w:w="0" w:type="auto"/>
            <w:hideMark/>
          </w:tcPr>
          <w:p w14:paraId="3E2D1CE2"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Samsung Biologics</w:t>
            </w:r>
          </w:p>
        </w:tc>
        <w:tc>
          <w:tcPr>
            <w:tcW w:w="0" w:type="auto"/>
            <w:hideMark/>
          </w:tcPr>
          <w:p w14:paraId="63B9DB3F" w14:textId="77777777" w:rsidR="0086309C" w:rsidRPr="0086309C" w:rsidRDefault="0086309C" w:rsidP="008630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86309C">
              <w:rPr>
                <w:rFonts w:ascii="Times New Roman" w:eastAsia="微软雅黑" w:hAnsi="Times New Roman" w:cs="Times New Roman"/>
                <w:color w:val="auto"/>
                <w:sz w:val="22"/>
                <w:szCs w:val="22"/>
              </w:rPr>
              <w:t>行业平均</w:t>
            </w:r>
          </w:p>
        </w:tc>
      </w:tr>
      <w:tr w:rsidR="0086309C" w:rsidRPr="0086309C" w14:paraId="2A635918"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F876C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市盈率（</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w:t>
            </w:r>
          </w:p>
        </w:tc>
        <w:tc>
          <w:tcPr>
            <w:tcW w:w="0" w:type="auto"/>
            <w:hideMark/>
          </w:tcPr>
          <w:p w14:paraId="2FF19FDD"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41 </w:t>
            </w:r>
            <w:r w:rsidRPr="0086309C">
              <w:rPr>
                <w:rFonts w:ascii="Times New Roman" w:eastAsia="微软雅黑" w:hAnsi="Times New Roman" w:cs="Times New Roman"/>
                <w:sz w:val="22"/>
                <w:szCs w:val="22"/>
              </w:rPr>
              <w:t>倍</w:t>
            </w:r>
          </w:p>
        </w:tc>
        <w:tc>
          <w:tcPr>
            <w:tcW w:w="0" w:type="auto"/>
            <w:hideMark/>
          </w:tcPr>
          <w:p w14:paraId="638EA684"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41 </w:t>
            </w:r>
            <w:r w:rsidRPr="0086309C">
              <w:rPr>
                <w:rFonts w:ascii="Times New Roman" w:eastAsia="微软雅黑" w:hAnsi="Times New Roman" w:cs="Times New Roman"/>
                <w:sz w:val="22"/>
                <w:szCs w:val="22"/>
              </w:rPr>
              <w:t>倍</w:t>
            </w:r>
          </w:p>
        </w:tc>
        <w:tc>
          <w:tcPr>
            <w:tcW w:w="0" w:type="auto"/>
            <w:hideMark/>
          </w:tcPr>
          <w:p w14:paraId="72970FD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30 </w:t>
            </w:r>
            <w:r w:rsidRPr="0086309C">
              <w:rPr>
                <w:rFonts w:ascii="Times New Roman" w:eastAsia="微软雅黑" w:hAnsi="Times New Roman" w:cs="Times New Roman"/>
                <w:sz w:val="22"/>
                <w:szCs w:val="22"/>
              </w:rPr>
              <w:t>倍</w:t>
            </w:r>
          </w:p>
        </w:tc>
        <w:tc>
          <w:tcPr>
            <w:tcW w:w="0" w:type="auto"/>
            <w:hideMark/>
          </w:tcPr>
          <w:p w14:paraId="28485911"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45 </w:t>
            </w:r>
            <w:r w:rsidRPr="0086309C">
              <w:rPr>
                <w:rFonts w:ascii="Times New Roman" w:eastAsia="微软雅黑" w:hAnsi="Times New Roman" w:cs="Times New Roman"/>
                <w:sz w:val="22"/>
                <w:szCs w:val="22"/>
              </w:rPr>
              <w:t>倍</w:t>
            </w:r>
          </w:p>
        </w:tc>
        <w:tc>
          <w:tcPr>
            <w:tcW w:w="0" w:type="auto"/>
            <w:hideMark/>
          </w:tcPr>
          <w:p w14:paraId="7A8DBB9C"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35 </w:t>
            </w:r>
            <w:r w:rsidRPr="0086309C">
              <w:rPr>
                <w:rFonts w:ascii="Times New Roman" w:eastAsia="微软雅黑" w:hAnsi="Times New Roman" w:cs="Times New Roman"/>
                <w:sz w:val="22"/>
                <w:szCs w:val="22"/>
              </w:rPr>
              <w:t>倍</w:t>
            </w:r>
          </w:p>
        </w:tc>
      </w:tr>
      <w:tr w:rsidR="0086309C" w:rsidRPr="0086309C" w14:paraId="506D70A1"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405DA64A"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市销率（</w:t>
            </w:r>
            <w:r w:rsidRPr="0086309C">
              <w:rPr>
                <w:rFonts w:ascii="Times New Roman" w:eastAsia="微软雅黑" w:hAnsi="Times New Roman" w:cs="Times New Roman"/>
                <w:sz w:val="22"/>
                <w:szCs w:val="22"/>
              </w:rPr>
              <w:t>P/S</w:t>
            </w:r>
            <w:r w:rsidRPr="0086309C">
              <w:rPr>
                <w:rFonts w:ascii="Times New Roman" w:eastAsia="微软雅黑" w:hAnsi="Times New Roman" w:cs="Times New Roman"/>
                <w:sz w:val="22"/>
                <w:szCs w:val="22"/>
              </w:rPr>
              <w:t>）</w:t>
            </w:r>
          </w:p>
        </w:tc>
        <w:tc>
          <w:tcPr>
            <w:tcW w:w="0" w:type="auto"/>
            <w:hideMark/>
          </w:tcPr>
          <w:p w14:paraId="63C1440A"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6.2 </w:t>
            </w:r>
            <w:r w:rsidRPr="0086309C">
              <w:rPr>
                <w:rFonts w:ascii="Times New Roman" w:eastAsia="微软雅黑" w:hAnsi="Times New Roman" w:cs="Times New Roman"/>
                <w:sz w:val="22"/>
                <w:szCs w:val="22"/>
              </w:rPr>
              <w:t>倍</w:t>
            </w:r>
          </w:p>
        </w:tc>
        <w:tc>
          <w:tcPr>
            <w:tcW w:w="0" w:type="auto"/>
            <w:hideMark/>
          </w:tcPr>
          <w:p w14:paraId="085C27B3"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6.2 </w:t>
            </w:r>
            <w:r w:rsidRPr="0086309C">
              <w:rPr>
                <w:rFonts w:ascii="Times New Roman" w:eastAsia="微软雅黑" w:hAnsi="Times New Roman" w:cs="Times New Roman"/>
                <w:sz w:val="22"/>
                <w:szCs w:val="22"/>
              </w:rPr>
              <w:t>倍</w:t>
            </w:r>
          </w:p>
        </w:tc>
        <w:tc>
          <w:tcPr>
            <w:tcW w:w="0" w:type="auto"/>
            <w:hideMark/>
          </w:tcPr>
          <w:p w14:paraId="526BBF5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5.5 </w:t>
            </w:r>
            <w:r w:rsidRPr="0086309C">
              <w:rPr>
                <w:rFonts w:ascii="Times New Roman" w:eastAsia="微软雅黑" w:hAnsi="Times New Roman" w:cs="Times New Roman"/>
                <w:sz w:val="22"/>
                <w:szCs w:val="22"/>
              </w:rPr>
              <w:t>倍</w:t>
            </w:r>
          </w:p>
        </w:tc>
        <w:tc>
          <w:tcPr>
            <w:tcW w:w="0" w:type="auto"/>
            <w:hideMark/>
          </w:tcPr>
          <w:p w14:paraId="0A993B9D"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8.0 </w:t>
            </w:r>
            <w:r w:rsidRPr="0086309C">
              <w:rPr>
                <w:rFonts w:ascii="Times New Roman" w:eastAsia="微软雅黑" w:hAnsi="Times New Roman" w:cs="Times New Roman"/>
                <w:sz w:val="22"/>
                <w:szCs w:val="22"/>
              </w:rPr>
              <w:t>倍</w:t>
            </w:r>
          </w:p>
        </w:tc>
        <w:tc>
          <w:tcPr>
            <w:tcW w:w="0" w:type="auto"/>
            <w:hideMark/>
          </w:tcPr>
          <w:p w14:paraId="3390ADEF"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6.0 </w:t>
            </w:r>
            <w:r w:rsidRPr="0086309C">
              <w:rPr>
                <w:rFonts w:ascii="Times New Roman" w:eastAsia="微软雅黑" w:hAnsi="Times New Roman" w:cs="Times New Roman"/>
                <w:sz w:val="22"/>
                <w:szCs w:val="22"/>
              </w:rPr>
              <w:t>倍</w:t>
            </w:r>
          </w:p>
        </w:tc>
      </w:tr>
      <w:tr w:rsidR="0086309C" w:rsidRPr="0086309C" w14:paraId="5A988CA8" w14:textId="77777777" w:rsidTr="0038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6C348"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PEG</w:t>
            </w:r>
            <w:r w:rsidRPr="0086309C">
              <w:rPr>
                <w:rFonts w:ascii="Times New Roman" w:eastAsia="微软雅黑" w:hAnsi="Times New Roman" w:cs="Times New Roman"/>
                <w:sz w:val="22"/>
                <w:szCs w:val="22"/>
              </w:rPr>
              <w:t>（市盈率相对盈利增长比）</w:t>
            </w:r>
          </w:p>
        </w:tc>
        <w:tc>
          <w:tcPr>
            <w:tcW w:w="0" w:type="auto"/>
            <w:hideMark/>
          </w:tcPr>
          <w:p w14:paraId="79FE5F1E"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1.8</w:t>
            </w:r>
          </w:p>
        </w:tc>
        <w:tc>
          <w:tcPr>
            <w:tcW w:w="0" w:type="auto"/>
            <w:hideMark/>
          </w:tcPr>
          <w:p w14:paraId="2E940A6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1.8</w:t>
            </w:r>
          </w:p>
        </w:tc>
        <w:tc>
          <w:tcPr>
            <w:tcW w:w="0" w:type="auto"/>
            <w:hideMark/>
          </w:tcPr>
          <w:p w14:paraId="006082EB"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1.6</w:t>
            </w:r>
          </w:p>
        </w:tc>
        <w:tc>
          <w:tcPr>
            <w:tcW w:w="0" w:type="auto"/>
            <w:hideMark/>
          </w:tcPr>
          <w:p w14:paraId="118B0EE5"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2.2</w:t>
            </w:r>
          </w:p>
        </w:tc>
        <w:tc>
          <w:tcPr>
            <w:tcW w:w="0" w:type="auto"/>
            <w:hideMark/>
          </w:tcPr>
          <w:p w14:paraId="1EC73066" w14:textId="77777777" w:rsidR="0086309C" w:rsidRPr="0086309C" w:rsidRDefault="0086309C" w:rsidP="008630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1.7</w:t>
            </w:r>
          </w:p>
        </w:tc>
      </w:tr>
      <w:tr w:rsidR="0086309C" w:rsidRPr="0086309C" w14:paraId="53351961" w14:textId="77777777" w:rsidTr="00386051">
        <w:tc>
          <w:tcPr>
            <w:cnfStyle w:val="001000000000" w:firstRow="0" w:lastRow="0" w:firstColumn="1" w:lastColumn="0" w:oddVBand="0" w:evenVBand="0" w:oddHBand="0" w:evenHBand="0" w:firstRowFirstColumn="0" w:firstRowLastColumn="0" w:lastRowFirstColumn="0" w:lastRowLastColumn="0"/>
            <w:tcW w:w="0" w:type="auto"/>
            <w:hideMark/>
          </w:tcPr>
          <w:p w14:paraId="2958DFA6" w14:textId="77777777" w:rsidR="0086309C" w:rsidRPr="0086309C" w:rsidRDefault="0086309C" w:rsidP="0086309C">
            <w:pPr>
              <w:spacing w:after="160" w:line="278" w:lineRule="auto"/>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市净率（</w:t>
            </w:r>
            <w:r w:rsidRPr="0086309C">
              <w:rPr>
                <w:rFonts w:ascii="Times New Roman" w:eastAsia="微软雅黑" w:hAnsi="Times New Roman" w:cs="Times New Roman"/>
                <w:sz w:val="22"/>
                <w:szCs w:val="22"/>
              </w:rPr>
              <w:t>P/B</w:t>
            </w:r>
            <w:r w:rsidRPr="0086309C">
              <w:rPr>
                <w:rFonts w:ascii="Times New Roman" w:eastAsia="微软雅黑" w:hAnsi="Times New Roman" w:cs="Times New Roman"/>
                <w:sz w:val="22"/>
                <w:szCs w:val="22"/>
              </w:rPr>
              <w:t>）</w:t>
            </w:r>
          </w:p>
        </w:tc>
        <w:tc>
          <w:tcPr>
            <w:tcW w:w="0" w:type="auto"/>
            <w:hideMark/>
          </w:tcPr>
          <w:p w14:paraId="5188BC3E"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2.5 </w:t>
            </w:r>
            <w:r w:rsidRPr="0086309C">
              <w:rPr>
                <w:rFonts w:ascii="Times New Roman" w:eastAsia="微软雅黑" w:hAnsi="Times New Roman" w:cs="Times New Roman"/>
                <w:sz w:val="22"/>
                <w:szCs w:val="22"/>
              </w:rPr>
              <w:t>倍</w:t>
            </w:r>
          </w:p>
        </w:tc>
        <w:tc>
          <w:tcPr>
            <w:tcW w:w="0" w:type="auto"/>
            <w:hideMark/>
          </w:tcPr>
          <w:p w14:paraId="05AA87A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2.5 </w:t>
            </w:r>
            <w:r w:rsidRPr="0086309C">
              <w:rPr>
                <w:rFonts w:ascii="Times New Roman" w:eastAsia="微软雅黑" w:hAnsi="Times New Roman" w:cs="Times New Roman"/>
                <w:sz w:val="22"/>
                <w:szCs w:val="22"/>
              </w:rPr>
              <w:t>倍</w:t>
            </w:r>
          </w:p>
        </w:tc>
        <w:tc>
          <w:tcPr>
            <w:tcW w:w="0" w:type="auto"/>
            <w:hideMark/>
          </w:tcPr>
          <w:p w14:paraId="7A23693C"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3.0 </w:t>
            </w:r>
            <w:r w:rsidRPr="0086309C">
              <w:rPr>
                <w:rFonts w:ascii="Times New Roman" w:eastAsia="微软雅黑" w:hAnsi="Times New Roman" w:cs="Times New Roman"/>
                <w:sz w:val="22"/>
                <w:szCs w:val="22"/>
              </w:rPr>
              <w:t>倍</w:t>
            </w:r>
          </w:p>
        </w:tc>
        <w:tc>
          <w:tcPr>
            <w:tcW w:w="0" w:type="auto"/>
            <w:hideMark/>
          </w:tcPr>
          <w:p w14:paraId="3B8912E4"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4.5 </w:t>
            </w:r>
            <w:r w:rsidRPr="0086309C">
              <w:rPr>
                <w:rFonts w:ascii="Times New Roman" w:eastAsia="微软雅黑" w:hAnsi="Times New Roman" w:cs="Times New Roman"/>
                <w:sz w:val="22"/>
                <w:szCs w:val="22"/>
              </w:rPr>
              <w:t>倍</w:t>
            </w:r>
          </w:p>
        </w:tc>
        <w:tc>
          <w:tcPr>
            <w:tcW w:w="0" w:type="auto"/>
            <w:hideMark/>
          </w:tcPr>
          <w:p w14:paraId="14A6847B" w14:textId="77777777" w:rsidR="0086309C" w:rsidRPr="0086309C" w:rsidRDefault="0086309C" w:rsidP="008630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3.2 </w:t>
            </w:r>
            <w:r w:rsidRPr="0086309C">
              <w:rPr>
                <w:rFonts w:ascii="Times New Roman" w:eastAsia="微软雅黑" w:hAnsi="Times New Roman" w:cs="Times New Roman"/>
                <w:sz w:val="22"/>
                <w:szCs w:val="22"/>
              </w:rPr>
              <w:t>倍</w:t>
            </w:r>
          </w:p>
        </w:tc>
      </w:tr>
    </w:tbl>
    <w:p w14:paraId="371B8F0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结论：</w:t>
      </w:r>
    </w:p>
    <w:p w14:paraId="374A015D" w14:textId="77777777" w:rsidR="0086309C" w:rsidRPr="0086309C" w:rsidRDefault="0086309C" w:rsidP="0086309C">
      <w:pPr>
        <w:numPr>
          <w:ilvl w:val="0"/>
          <w:numId w:val="101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WXXWY </w:t>
      </w:r>
      <w:r w:rsidRPr="0086309C">
        <w:rPr>
          <w:rFonts w:ascii="Times New Roman" w:eastAsia="微软雅黑" w:hAnsi="Times New Roman" w:cs="Times New Roman"/>
          <w:sz w:val="22"/>
          <w:szCs w:val="22"/>
        </w:rPr>
        <w:t>目前的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P/E = 41</w:t>
      </w:r>
      <w:r w:rsidRPr="0086309C">
        <w:rPr>
          <w:rFonts w:ascii="Times New Roman" w:eastAsia="微软雅黑" w:hAnsi="Times New Roman" w:cs="Times New Roman"/>
          <w:sz w:val="22"/>
          <w:szCs w:val="22"/>
        </w:rPr>
        <w:t>，高于</w:t>
      </w:r>
      <w:r w:rsidRPr="0086309C">
        <w:rPr>
          <w:rFonts w:ascii="Times New Roman" w:eastAsia="微软雅黑" w:hAnsi="Times New Roman" w:cs="Times New Roman"/>
          <w:sz w:val="22"/>
          <w:szCs w:val="22"/>
        </w:rPr>
        <w:t xml:space="preserve"> Lonza</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倍），但低于三星</w:t>
      </w:r>
      <w:r w:rsidRPr="0086309C">
        <w:rPr>
          <w:rFonts w:ascii="Times New Roman" w:eastAsia="微软雅黑" w:hAnsi="Times New Roman" w:cs="Times New Roman"/>
          <w:sz w:val="22"/>
          <w:szCs w:val="22"/>
        </w:rPr>
        <w:t>BioLogics</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45</w:t>
      </w:r>
      <w:r w:rsidRPr="0086309C">
        <w:rPr>
          <w:rFonts w:ascii="Times New Roman" w:eastAsia="微软雅黑" w:hAnsi="Times New Roman" w:cs="Times New Roman"/>
          <w:sz w:val="22"/>
          <w:szCs w:val="22"/>
        </w:rPr>
        <w:t>倍）。</w:t>
      </w:r>
    </w:p>
    <w:p w14:paraId="2D232B1F" w14:textId="77777777" w:rsidR="0086309C" w:rsidRPr="0086309C" w:rsidRDefault="0086309C" w:rsidP="0086309C">
      <w:pPr>
        <w:numPr>
          <w:ilvl w:val="0"/>
          <w:numId w:val="101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以</w:t>
      </w:r>
      <w:r w:rsidRPr="0086309C">
        <w:rPr>
          <w:rFonts w:ascii="Times New Roman" w:eastAsia="微软雅黑" w:hAnsi="Times New Roman" w:cs="Times New Roman"/>
          <w:sz w:val="22"/>
          <w:szCs w:val="22"/>
        </w:rPr>
        <w:t xml:space="preserve"> P/S </w:t>
      </w:r>
      <w:r w:rsidRPr="0086309C">
        <w:rPr>
          <w:rFonts w:ascii="Times New Roman" w:eastAsia="微软雅黑" w:hAnsi="Times New Roman" w:cs="Times New Roman"/>
          <w:sz w:val="22"/>
          <w:szCs w:val="22"/>
        </w:rPr>
        <w:t>计算，</w:t>
      </w:r>
      <w:r w:rsidRPr="0086309C">
        <w:rPr>
          <w:rFonts w:ascii="Times New Roman" w:eastAsia="微软雅黑" w:hAnsi="Times New Roman" w:cs="Times New Roman"/>
          <w:sz w:val="22"/>
          <w:szCs w:val="22"/>
        </w:rPr>
        <w:t xml:space="preserve">WXXWY </w:t>
      </w:r>
      <w:r w:rsidRPr="0086309C">
        <w:rPr>
          <w:rFonts w:ascii="Times New Roman" w:eastAsia="微软雅黑" w:hAnsi="Times New Roman" w:cs="Times New Roman"/>
          <w:sz w:val="22"/>
          <w:szCs w:val="22"/>
        </w:rPr>
        <w:t>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6.2 </w:t>
      </w:r>
      <w:r w:rsidRPr="0086309C">
        <w:rPr>
          <w:rFonts w:ascii="Times New Roman" w:eastAsia="微软雅黑" w:hAnsi="Times New Roman" w:cs="Times New Roman"/>
          <w:b/>
          <w:bCs/>
          <w:sz w:val="22"/>
          <w:szCs w:val="22"/>
        </w:rPr>
        <w:t>倍</w:t>
      </w:r>
      <w:r w:rsidRPr="0086309C">
        <w:rPr>
          <w:rFonts w:ascii="Times New Roman" w:eastAsia="微软雅黑" w:hAnsi="Times New Roman" w:cs="Times New Roman"/>
          <w:sz w:val="22"/>
          <w:szCs w:val="22"/>
        </w:rPr>
        <w:t>，与行业平均接近，略低于三星</w:t>
      </w:r>
      <w:r w:rsidRPr="0086309C">
        <w:rPr>
          <w:rFonts w:ascii="Times New Roman" w:eastAsia="微软雅黑" w:hAnsi="Times New Roman" w:cs="Times New Roman"/>
          <w:sz w:val="22"/>
          <w:szCs w:val="22"/>
        </w:rPr>
        <w:t xml:space="preserve"> BioLogics </w:t>
      </w:r>
      <w:r w:rsidRPr="0086309C">
        <w:rPr>
          <w:rFonts w:ascii="Times New Roman" w:eastAsia="微软雅黑" w:hAnsi="Times New Roman" w:cs="Times New Roman"/>
          <w:sz w:val="22"/>
          <w:szCs w:val="22"/>
        </w:rPr>
        <w:t>的</w:t>
      </w:r>
      <w:r w:rsidRPr="0086309C">
        <w:rPr>
          <w:rFonts w:ascii="Times New Roman" w:eastAsia="微软雅黑" w:hAnsi="Times New Roman" w:cs="Times New Roman"/>
          <w:sz w:val="22"/>
          <w:szCs w:val="22"/>
        </w:rPr>
        <w:t xml:space="preserve"> 8.0 </w:t>
      </w:r>
      <w:r w:rsidRPr="0086309C">
        <w:rPr>
          <w:rFonts w:ascii="Times New Roman" w:eastAsia="微软雅黑" w:hAnsi="Times New Roman" w:cs="Times New Roman"/>
          <w:sz w:val="22"/>
          <w:szCs w:val="22"/>
        </w:rPr>
        <w:t>倍。</w:t>
      </w:r>
    </w:p>
    <w:p w14:paraId="393A120A" w14:textId="77777777" w:rsidR="0086309C" w:rsidRPr="0086309C" w:rsidRDefault="0086309C" w:rsidP="0086309C">
      <w:pPr>
        <w:numPr>
          <w:ilvl w:val="0"/>
          <w:numId w:val="101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PEG = 1.8</w:t>
      </w:r>
      <w:r w:rsidRPr="0086309C">
        <w:rPr>
          <w:rFonts w:ascii="Times New Roman" w:eastAsia="微软雅黑" w:hAnsi="Times New Roman" w:cs="Times New Roman"/>
          <w:sz w:val="22"/>
          <w:szCs w:val="22"/>
        </w:rPr>
        <w:t>，表明相对未来盈利增长速度，估值尚可，但不算便宜。</w:t>
      </w:r>
    </w:p>
    <w:p w14:paraId="03D2D1F1" w14:textId="77777777" w:rsidR="0086309C" w:rsidRPr="0086309C" w:rsidRDefault="0086309C" w:rsidP="0086309C">
      <w:pPr>
        <w:numPr>
          <w:ilvl w:val="0"/>
          <w:numId w:val="101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市净率</w:t>
      </w:r>
      <w:r w:rsidRPr="0086309C">
        <w:rPr>
          <w:rFonts w:ascii="Times New Roman" w:eastAsia="微软雅黑" w:hAnsi="Times New Roman" w:cs="Times New Roman"/>
          <w:b/>
          <w:bCs/>
          <w:sz w:val="22"/>
          <w:szCs w:val="22"/>
        </w:rPr>
        <w:t xml:space="preserve"> P/B 2.5 </w:t>
      </w:r>
      <w:r w:rsidRPr="0086309C">
        <w:rPr>
          <w:rFonts w:ascii="Times New Roman" w:eastAsia="微软雅黑" w:hAnsi="Times New Roman" w:cs="Times New Roman"/>
          <w:b/>
          <w:bCs/>
          <w:sz w:val="22"/>
          <w:szCs w:val="22"/>
        </w:rPr>
        <w:t>倍</w:t>
      </w:r>
      <w:r w:rsidRPr="0086309C">
        <w:rPr>
          <w:rFonts w:ascii="Times New Roman" w:eastAsia="微软雅黑" w:hAnsi="Times New Roman" w:cs="Times New Roman"/>
          <w:sz w:val="22"/>
          <w:szCs w:val="22"/>
        </w:rPr>
        <w:t>，远低于历史均值（过去</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年平均</w:t>
      </w:r>
      <w:r w:rsidRPr="0086309C">
        <w:rPr>
          <w:rFonts w:ascii="Times New Roman" w:eastAsia="微软雅黑" w:hAnsi="Times New Roman" w:cs="Times New Roman"/>
          <w:sz w:val="22"/>
          <w:szCs w:val="22"/>
        </w:rPr>
        <w:t>P/B</w:t>
      </w:r>
      <w:r w:rsidRPr="0086309C">
        <w:rPr>
          <w:rFonts w:ascii="Times New Roman" w:eastAsia="微软雅黑" w:hAnsi="Times New Roman" w:cs="Times New Roman"/>
          <w:sz w:val="22"/>
          <w:szCs w:val="22"/>
        </w:rPr>
        <w:t>为</w:t>
      </w:r>
      <w:r w:rsidRPr="0086309C">
        <w:rPr>
          <w:rFonts w:ascii="Times New Roman" w:eastAsia="微软雅黑" w:hAnsi="Times New Roman" w:cs="Times New Roman"/>
          <w:sz w:val="22"/>
          <w:szCs w:val="22"/>
        </w:rPr>
        <w:t>9.9</w:t>
      </w:r>
      <w:r w:rsidRPr="0086309C">
        <w:rPr>
          <w:rFonts w:ascii="Times New Roman" w:eastAsia="微软雅黑" w:hAnsi="Times New Roman" w:cs="Times New Roman"/>
          <w:sz w:val="22"/>
          <w:szCs w:val="22"/>
        </w:rPr>
        <w:t>），市场给予了明显折价</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49CCC8E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2.2 </w:t>
      </w:r>
      <w:r w:rsidRPr="0086309C">
        <w:rPr>
          <w:rFonts w:ascii="Times New Roman" w:eastAsia="微软雅黑" w:hAnsi="Times New Roman" w:cs="Times New Roman"/>
          <w:b/>
          <w:bCs/>
          <w:sz w:val="22"/>
          <w:szCs w:val="22"/>
        </w:rPr>
        <w:t>绝对估值（</w:t>
      </w:r>
      <w:r w:rsidRPr="0086309C">
        <w:rPr>
          <w:rFonts w:ascii="Times New Roman" w:eastAsia="微软雅黑" w:hAnsi="Times New Roman" w:cs="Times New Roman"/>
          <w:b/>
          <w:bCs/>
          <w:sz w:val="22"/>
          <w:szCs w:val="22"/>
        </w:rPr>
        <w:t xml:space="preserve">DCF </w:t>
      </w:r>
      <w:r w:rsidRPr="0086309C">
        <w:rPr>
          <w:rFonts w:ascii="Times New Roman" w:eastAsia="微软雅黑" w:hAnsi="Times New Roman" w:cs="Times New Roman"/>
          <w:b/>
          <w:bCs/>
          <w:sz w:val="22"/>
          <w:szCs w:val="22"/>
        </w:rPr>
        <w:t>现金流折现模型）</w:t>
      </w:r>
    </w:p>
    <w:p w14:paraId="5043B176"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根据</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估值模型，我们假设：</w:t>
      </w:r>
    </w:p>
    <w:p w14:paraId="4FFBE584" w14:textId="77777777" w:rsidR="0086309C" w:rsidRPr="0086309C" w:rsidRDefault="0086309C" w:rsidP="0086309C">
      <w:pPr>
        <w:numPr>
          <w:ilvl w:val="0"/>
          <w:numId w:val="101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未来</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5 </w:t>
      </w:r>
      <w:r w:rsidRPr="0086309C">
        <w:rPr>
          <w:rFonts w:ascii="Times New Roman" w:eastAsia="微软雅黑" w:hAnsi="Times New Roman" w:cs="Times New Roman"/>
          <w:b/>
          <w:bCs/>
          <w:sz w:val="22"/>
          <w:szCs w:val="22"/>
        </w:rPr>
        <w:t>年收入年均增长</w:t>
      </w:r>
      <w:r w:rsidRPr="0086309C">
        <w:rPr>
          <w:rFonts w:ascii="Times New Roman" w:eastAsia="微软雅黑" w:hAnsi="Times New Roman" w:cs="Times New Roman"/>
          <w:b/>
          <w:bCs/>
          <w:sz w:val="22"/>
          <w:szCs w:val="22"/>
        </w:rPr>
        <w:t xml:space="preserve"> 10%-12%</w:t>
      </w:r>
      <w:r w:rsidRPr="0086309C">
        <w:rPr>
          <w:rFonts w:ascii="Times New Roman" w:eastAsia="微软雅黑" w:hAnsi="Times New Roman" w:cs="Times New Roman"/>
          <w:sz w:val="22"/>
          <w:szCs w:val="22"/>
        </w:rPr>
        <w:t>（考虑疫情后订单消退，但行业增长仍然较快）。</w:t>
      </w:r>
    </w:p>
    <w:p w14:paraId="0DA0D724" w14:textId="77777777" w:rsidR="0086309C" w:rsidRPr="0086309C" w:rsidRDefault="0086309C" w:rsidP="0086309C">
      <w:pPr>
        <w:numPr>
          <w:ilvl w:val="0"/>
          <w:numId w:val="101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经营利润率稳定在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25%-27%</w:t>
      </w:r>
      <w:r w:rsidRPr="0086309C">
        <w:rPr>
          <w:rFonts w:ascii="Times New Roman" w:eastAsia="微软雅黑" w:hAnsi="Times New Roman" w:cs="Times New Roman"/>
          <w:sz w:val="22"/>
          <w:szCs w:val="22"/>
        </w:rPr>
        <w:t>（过去两年为</w:t>
      </w:r>
      <w:r w:rsidRPr="0086309C">
        <w:rPr>
          <w:rFonts w:ascii="Times New Roman" w:eastAsia="微软雅黑" w:hAnsi="Times New Roman" w:cs="Times New Roman"/>
          <w:sz w:val="22"/>
          <w:szCs w:val="22"/>
        </w:rPr>
        <w:t xml:space="preserve"> 26.1%</w:t>
      </w:r>
      <w:r w:rsidRPr="0086309C">
        <w:rPr>
          <w:rFonts w:ascii="Times New Roman" w:eastAsia="微软雅黑" w:hAnsi="Times New Roman" w:cs="Times New Roman"/>
          <w:sz w:val="22"/>
          <w:szCs w:val="22"/>
        </w:rPr>
        <w:t>）。</w:t>
      </w:r>
    </w:p>
    <w:p w14:paraId="6E6A3FEA" w14:textId="77777777" w:rsidR="0086309C" w:rsidRPr="0086309C" w:rsidRDefault="0086309C" w:rsidP="0086309C">
      <w:pPr>
        <w:numPr>
          <w:ilvl w:val="0"/>
          <w:numId w:val="101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资本支出（</w:t>
      </w:r>
      <w:r w:rsidRPr="0086309C">
        <w:rPr>
          <w:rFonts w:ascii="Times New Roman" w:eastAsia="微软雅黑" w:hAnsi="Times New Roman" w:cs="Times New Roman"/>
          <w:sz w:val="22"/>
          <w:szCs w:val="22"/>
        </w:rPr>
        <w:t>CapEx</w:t>
      </w:r>
      <w:r w:rsidRPr="0086309C">
        <w:rPr>
          <w:rFonts w:ascii="Times New Roman" w:eastAsia="微软雅黑" w:hAnsi="Times New Roman" w:cs="Times New Roman"/>
          <w:sz w:val="22"/>
          <w:szCs w:val="22"/>
        </w:rPr>
        <w:t>）占收入比</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下降至</w:t>
      </w:r>
      <w:r w:rsidRPr="0086309C">
        <w:rPr>
          <w:rFonts w:ascii="Times New Roman" w:eastAsia="微软雅黑" w:hAnsi="Times New Roman" w:cs="Times New Roman"/>
          <w:b/>
          <w:bCs/>
          <w:sz w:val="22"/>
          <w:szCs w:val="22"/>
        </w:rPr>
        <w:t xml:space="preserve"> 5%-8%</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年为</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，预计未来下降）。</w:t>
      </w:r>
    </w:p>
    <w:p w14:paraId="7D22EAEA" w14:textId="77777777" w:rsidR="0086309C" w:rsidRPr="0086309C" w:rsidRDefault="0086309C" w:rsidP="0086309C">
      <w:pPr>
        <w:numPr>
          <w:ilvl w:val="0"/>
          <w:numId w:val="101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贴现率（</w:t>
      </w:r>
      <w:r w:rsidRPr="0086309C">
        <w:rPr>
          <w:rFonts w:ascii="Times New Roman" w:eastAsia="微软雅黑" w:hAnsi="Times New Roman" w:cs="Times New Roman"/>
          <w:sz w:val="22"/>
          <w:szCs w:val="22"/>
        </w:rPr>
        <w:t>WACC</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8.8%</w:t>
      </w:r>
      <w:r w:rsidRPr="0086309C">
        <w:rPr>
          <w:rFonts w:ascii="Times New Roman" w:eastAsia="微软雅黑" w:hAnsi="Times New Roman" w:cs="Times New Roman"/>
          <w:sz w:val="22"/>
          <w:szCs w:val="22"/>
        </w:rPr>
        <w:t>。</w:t>
      </w:r>
    </w:p>
    <w:p w14:paraId="3F9B1D6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计算结果：</w:t>
      </w:r>
    </w:p>
    <w:p w14:paraId="3CC3BEC7" w14:textId="77777777" w:rsidR="0086309C" w:rsidRPr="0086309C" w:rsidRDefault="0086309C" w:rsidP="0086309C">
      <w:pPr>
        <w:numPr>
          <w:ilvl w:val="0"/>
          <w:numId w:val="101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DCF </w:t>
      </w:r>
      <w:r w:rsidRPr="0086309C">
        <w:rPr>
          <w:rFonts w:ascii="Times New Roman" w:eastAsia="微软雅黑" w:hAnsi="Times New Roman" w:cs="Times New Roman"/>
          <w:b/>
          <w:bCs/>
          <w:sz w:val="22"/>
          <w:szCs w:val="22"/>
        </w:rPr>
        <w:t>估值范围：</w:t>
      </w:r>
      <w:r w:rsidRPr="0086309C">
        <w:rPr>
          <w:rFonts w:ascii="Times New Roman" w:eastAsia="微软雅黑" w:hAnsi="Times New Roman" w:cs="Times New Roman"/>
          <w:b/>
          <w:bCs/>
          <w:sz w:val="22"/>
          <w:szCs w:val="22"/>
        </w:rPr>
        <w:t>$7.50 - $9.20</w:t>
      </w:r>
    </w:p>
    <w:p w14:paraId="3C7AA146" w14:textId="77777777" w:rsidR="0086309C" w:rsidRPr="0086309C" w:rsidRDefault="0086309C" w:rsidP="0086309C">
      <w:pPr>
        <w:numPr>
          <w:ilvl w:val="0"/>
          <w:numId w:val="101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 WXXWY </w:t>
      </w:r>
      <w:r w:rsidRPr="0086309C">
        <w:rPr>
          <w:rFonts w:ascii="Times New Roman" w:eastAsia="微软雅黑" w:hAnsi="Times New Roman" w:cs="Times New Roman"/>
          <w:sz w:val="22"/>
          <w:szCs w:val="22"/>
        </w:rPr>
        <w:t>交易价格：</w:t>
      </w:r>
      <w:r w:rsidRPr="0086309C">
        <w:rPr>
          <w:rFonts w:ascii="Times New Roman" w:eastAsia="微软雅黑" w:hAnsi="Times New Roman" w:cs="Times New Roman"/>
          <w:b/>
          <w:bCs/>
          <w:sz w:val="22"/>
          <w:szCs w:val="22"/>
        </w:rPr>
        <w:t>$6.96</w:t>
      </w:r>
      <w:r w:rsidRPr="0086309C">
        <w:rPr>
          <w:rFonts w:ascii="Times New Roman" w:eastAsia="微软雅黑" w:hAnsi="Times New Roman" w:cs="Times New Roman"/>
          <w:sz w:val="22"/>
          <w:szCs w:val="22"/>
        </w:rPr>
        <w:t>（截至</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2</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10</w:t>
      </w:r>
      <w:r w:rsidRPr="0086309C">
        <w:rPr>
          <w:rFonts w:ascii="Times New Roman" w:eastAsia="微软雅黑" w:hAnsi="Times New Roman" w:cs="Times New Roman"/>
          <w:sz w:val="22"/>
          <w:szCs w:val="22"/>
        </w:rPr>
        <w:t>日）。</w:t>
      </w:r>
    </w:p>
    <w:p w14:paraId="4789D11F" w14:textId="77777777" w:rsidR="0086309C" w:rsidRPr="0086309C" w:rsidRDefault="0086309C" w:rsidP="0086309C">
      <w:pPr>
        <w:numPr>
          <w:ilvl w:val="0"/>
          <w:numId w:val="101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Price/Fair Value = 0.92</w:t>
      </w:r>
      <w:r w:rsidRPr="0086309C">
        <w:rPr>
          <w:rFonts w:ascii="Times New Roman" w:eastAsia="微软雅黑" w:hAnsi="Times New Roman" w:cs="Times New Roman"/>
          <w:sz w:val="22"/>
          <w:szCs w:val="22"/>
        </w:rPr>
        <w:t>（股价低于</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公允价值）。</w:t>
      </w:r>
    </w:p>
    <w:p w14:paraId="0D28722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结论：</w:t>
      </w:r>
    </w:p>
    <w:p w14:paraId="63B0C8A4" w14:textId="77777777" w:rsidR="0086309C" w:rsidRPr="0086309C" w:rsidRDefault="0086309C" w:rsidP="0086309C">
      <w:pPr>
        <w:numPr>
          <w:ilvl w:val="0"/>
          <w:numId w:val="101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目前股价低于</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估值，意味着存在一定低估空间，尤其是</w:t>
      </w:r>
      <w:r w:rsidRPr="0086309C">
        <w:rPr>
          <w:rFonts w:ascii="Times New Roman" w:eastAsia="微软雅黑" w:hAnsi="Times New Roman" w:cs="Times New Roman"/>
          <w:b/>
          <w:bCs/>
          <w:sz w:val="22"/>
          <w:szCs w:val="22"/>
        </w:rPr>
        <w:t>若未来业绩增长超预期</w:t>
      </w:r>
      <w:r w:rsidRPr="0086309C">
        <w:rPr>
          <w:rFonts w:ascii="Times New Roman" w:eastAsia="微软雅黑" w:hAnsi="Times New Roman" w:cs="Times New Roman"/>
          <w:sz w:val="22"/>
          <w:szCs w:val="22"/>
        </w:rPr>
        <w:t>。</w:t>
      </w:r>
    </w:p>
    <w:p w14:paraId="100E206F" w14:textId="77777777" w:rsidR="0086309C" w:rsidRPr="0086309C" w:rsidRDefault="0086309C" w:rsidP="0086309C">
      <w:pPr>
        <w:numPr>
          <w:ilvl w:val="0"/>
          <w:numId w:val="101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但考虑到地缘政治和市场情绪风险，</w:t>
      </w:r>
      <w:r w:rsidRPr="0086309C">
        <w:rPr>
          <w:rFonts w:ascii="Times New Roman" w:eastAsia="微软雅黑" w:hAnsi="Times New Roman" w:cs="Times New Roman"/>
          <w:sz w:val="22"/>
          <w:szCs w:val="22"/>
        </w:rPr>
        <w:t xml:space="preserve">DCF </w:t>
      </w:r>
      <w:r w:rsidRPr="0086309C">
        <w:rPr>
          <w:rFonts w:ascii="Times New Roman" w:eastAsia="微软雅黑" w:hAnsi="Times New Roman" w:cs="Times New Roman"/>
          <w:sz w:val="22"/>
          <w:szCs w:val="22"/>
        </w:rPr>
        <w:t>估值仍需动态调整。</w:t>
      </w:r>
    </w:p>
    <w:p w14:paraId="08FF0889"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AAB425F">
          <v:rect id="_x0000_i1867" style="width:0;height:1.5pt" o:hralign="center" o:hrstd="t" o:hr="t" fillcolor="#a0a0a0" stroked="f"/>
        </w:pict>
      </w:r>
    </w:p>
    <w:p w14:paraId="3AF72AD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 </w:t>
      </w:r>
      <w:r w:rsidRPr="0086309C">
        <w:rPr>
          <w:rFonts w:ascii="Times New Roman" w:eastAsia="微软雅黑" w:hAnsi="Times New Roman" w:cs="Times New Roman"/>
          <w:b/>
          <w:bCs/>
          <w:sz w:val="22"/>
          <w:szCs w:val="22"/>
        </w:rPr>
        <w:t>关键风险因素</w:t>
      </w:r>
    </w:p>
    <w:p w14:paraId="37324C7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尽管</w:t>
      </w:r>
      <w:r w:rsidRPr="0086309C">
        <w:rPr>
          <w:rFonts w:ascii="Times New Roman" w:eastAsia="微软雅黑" w:hAnsi="Times New Roman" w:cs="Times New Roman"/>
          <w:sz w:val="22"/>
          <w:szCs w:val="22"/>
        </w:rPr>
        <w:t xml:space="preserve"> WXXWY </w:t>
      </w:r>
      <w:r w:rsidRPr="0086309C">
        <w:rPr>
          <w:rFonts w:ascii="Times New Roman" w:eastAsia="微软雅黑" w:hAnsi="Times New Roman" w:cs="Times New Roman"/>
          <w:sz w:val="22"/>
          <w:szCs w:val="22"/>
        </w:rPr>
        <w:t>具备长期增长潜力，但短期内仍面临一些不确定性：</w:t>
      </w:r>
    </w:p>
    <w:p w14:paraId="1FAD834C"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3.1 </w:t>
      </w:r>
      <w:r w:rsidRPr="0086309C">
        <w:rPr>
          <w:rFonts w:ascii="Times New Roman" w:eastAsia="微软雅黑" w:hAnsi="Times New Roman" w:cs="Times New Roman"/>
          <w:b/>
          <w:bCs/>
          <w:sz w:val="22"/>
          <w:szCs w:val="22"/>
        </w:rPr>
        <w:t>地缘政治风险</w:t>
      </w:r>
    </w:p>
    <w:p w14:paraId="5E92C84F" w14:textId="77777777" w:rsidR="0086309C" w:rsidRPr="0086309C" w:rsidRDefault="0086309C" w:rsidP="0086309C">
      <w:pPr>
        <w:numPr>
          <w:ilvl w:val="0"/>
          <w:numId w:val="102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美国《生物安全法案》（</w:t>
      </w:r>
      <w:r w:rsidRPr="0086309C">
        <w:rPr>
          <w:rFonts w:ascii="Times New Roman" w:eastAsia="微软雅黑" w:hAnsi="Times New Roman" w:cs="Times New Roman"/>
          <w:sz w:val="22"/>
          <w:szCs w:val="22"/>
        </w:rPr>
        <w:t>Biosecure Act</w:t>
      </w:r>
      <w:r w:rsidRPr="0086309C">
        <w:rPr>
          <w:rFonts w:ascii="Times New Roman" w:eastAsia="微软雅黑" w:hAnsi="Times New Roman" w:cs="Times New Roman"/>
          <w:sz w:val="22"/>
          <w:szCs w:val="22"/>
        </w:rPr>
        <w:t>）可能影响公司与北美客户的合作，虽然尚未立法，但市场对此高度关注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401B6666" w14:textId="77777777" w:rsidR="0086309C" w:rsidRPr="0086309C" w:rsidRDefault="0086309C" w:rsidP="0086309C">
      <w:pPr>
        <w:numPr>
          <w:ilvl w:val="0"/>
          <w:numId w:val="1020"/>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公司已在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爱尔兰、德国、新加坡</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扩张，以减少对中国市场的依赖</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76343FE0"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3.2 </w:t>
      </w:r>
      <w:r w:rsidRPr="0086309C">
        <w:rPr>
          <w:rFonts w:ascii="Times New Roman" w:eastAsia="微软雅黑" w:hAnsi="Times New Roman" w:cs="Times New Roman"/>
          <w:b/>
          <w:bCs/>
          <w:sz w:val="22"/>
          <w:szCs w:val="22"/>
        </w:rPr>
        <w:t>订单增长放缓</w:t>
      </w:r>
    </w:p>
    <w:p w14:paraId="4D8378FF" w14:textId="77777777" w:rsidR="0086309C" w:rsidRPr="0086309C" w:rsidRDefault="0086309C" w:rsidP="0086309C">
      <w:pPr>
        <w:numPr>
          <w:ilvl w:val="0"/>
          <w:numId w:val="102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由于新冠疫情订单消退，</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年收入增速</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11.6%</w:t>
      </w:r>
      <w:r w:rsidRPr="0086309C">
        <w:rPr>
          <w:rFonts w:ascii="Times New Roman" w:eastAsia="微软雅黑" w:hAnsi="Times New Roman" w:cs="Times New Roman"/>
          <w:sz w:val="22"/>
          <w:szCs w:val="22"/>
        </w:rPr>
        <w:t>，远低于</w:t>
      </w:r>
      <w:r w:rsidRPr="0086309C">
        <w:rPr>
          <w:rFonts w:ascii="Times New Roman" w:eastAsia="微软雅黑" w:hAnsi="Times New Roman" w:cs="Times New Roman"/>
          <w:sz w:val="22"/>
          <w:szCs w:val="22"/>
        </w:rPr>
        <w:t>2021</w:t>
      </w:r>
      <w:r w:rsidRPr="0086309C">
        <w:rPr>
          <w:rFonts w:ascii="Times New Roman" w:eastAsia="微软雅黑" w:hAnsi="Times New Roman" w:cs="Times New Roman"/>
          <w:sz w:val="22"/>
          <w:szCs w:val="22"/>
        </w:rPr>
        <w:t>年的</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83.2%</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47C5BBF5" w14:textId="77777777" w:rsidR="0086309C" w:rsidRPr="0086309C" w:rsidRDefault="0086309C" w:rsidP="0086309C">
      <w:pPr>
        <w:numPr>
          <w:ilvl w:val="0"/>
          <w:numId w:val="1021"/>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但</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非新冠订单增长</w:t>
      </w:r>
      <w:r w:rsidRPr="0086309C">
        <w:rPr>
          <w:rFonts w:ascii="Times New Roman" w:eastAsia="微软雅黑" w:hAnsi="Times New Roman" w:cs="Times New Roman"/>
          <w:b/>
          <w:bCs/>
          <w:sz w:val="22"/>
          <w:szCs w:val="22"/>
        </w:rPr>
        <w:t>37.7%</w:t>
      </w:r>
      <w:r w:rsidRPr="0086309C">
        <w:rPr>
          <w:rFonts w:ascii="Times New Roman" w:eastAsia="微软雅黑" w:hAnsi="Times New Roman" w:cs="Times New Roman"/>
          <w:sz w:val="22"/>
          <w:szCs w:val="22"/>
        </w:rPr>
        <w:t>，长期增长潜力仍然强劲</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07C8805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lastRenderedPageBreak/>
        <w:t xml:space="preserve">3.3 </w:t>
      </w:r>
      <w:r w:rsidRPr="0086309C">
        <w:rPr>
          <w:rFonts w:ascii="Times New Roman" w:eastAsia="微软雅黑" w:hAnsi="Times New Roman" w:cs="Times New Roman"/>
          <w:b/>
          <w:bCs/>
          <w:sz w:val="22"/>
          <w:szCs w:val="22"/>
        </w:rPr>
        <w:t>资本开支压力</w:t>
      </w:r>
    </w:p>
    <w:p w14:paraId="31F1723D" w14:textId="77777777" w:rsidR="0086309C" w:rsidRPr="0086309C" w:rsidRDefault="0086309C" w:rsidP="0086309C">
      <w:pPr>
        <w:numPr>
          <w:ilvl w:val="0"/>
          <w:numId w:val="1022"/>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过去几年资本开支大幅增加（</w:t>
      </w:r>
      <w:r w:rsidRPr="0086309C">
        <w:rPr>
          <w:rFonts w:ascii="Times New Roman" w:eastAsia="微软雅黑" w:hAnsi="Times New Roman" w:cs="Times New Roman"/>
          <w:sz w:val="22"/>
          <w:szCs w:val="22"/>
        </w:rPr>
        <w:t>2023</w:t>
      </w:r>
      <w:r w:rsidRPr="0086309C">
        <w:rPr>
          <w:rFonts w:ascii="Times New Roman" w:eastAsia="微软雅黑" w:hAnsi="Times New Roman" w:cs="Times New Roman"/>
          <w:sz w:val="22"/>
          <w:szCs w:val="22"/>
        </w:rPr>
        <w:t>年高达</w:t>
      </w:r>
      <w:r w:rsidRPr="0086309C">
        <w:rPr>
          <w:rFonts w:ascii="Times New Roman" w:eastAsia="微软雅黑" w:hAnsi="Times New Roman" w:cs="Times New Roman"/>
          <w:sz w:val="22"/>
          <w:szCs w:val="22"/>
        </w:rPr>
        <w:t>42.31</w:t>
      </w:r>
      <w:r w:rsidRPr="0086309C">
        <w:rPr>
          <w:rFonts w:ascii="Times New Roman" w:eastAsia="微软雅黑" w:hAnsi="Times New Roman" w:cs="Times New Roman"/>
          <w:sz w:val="22"/>
          <w:szCs w:val="22"/>
        </w:rPr>
        <w:t>亿元）。</w:t>
      </w:r>
    </w:p>
    <w:p w14:paraId="16B84AB4" w14:textId="77777777" w:rsidR="0086309C" w:rsidRPr="0086309C" w:rsidRDefault="0086309C" w:rsidP="0086309C">
      <w:pPr>
        <w:numPr>
          <w:ilvl w:val="0"/>
          <w:numId w:val="102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2024</w:t>
      </w:r>
      <w:r w:rsidRPr="0086309C">
        <w:rPr>
          <w:rFonts w:ascii="Times New Roman" w:eastAsia="微软雅黑" w:hAnsi="Times New Roman" w:cs="Times New Roman"/>
          <w:b/>
          <w:bCs/>
          <w:sz w:val="22"/>
          <w:szCs w:val="22"/>
        </w:rPr>
        <w:t>年资本开支预计</w:t>
      </w:r>
      <w:r w:rsidRPr="0086309C">
        <w:rPr>
          <w:rFonts w:ascii="Times New Roman" w:eastAsia="微软雅黑" w:hAnsi="Times New Roman" w:cs="Times New Roman"/>
          <w:b/>
          <w:bCs/>
          <w:sz w:val="22"/>
          <w:szCs w:val="22"/>
        </w:rPr>
        <w:t>50</w:t>
      </w:r>
      <w:r w:rsidRPr="0086309C">
        <w:rPr>
          <w:rFonts w:ascii="Times New Roman" w:eastAsia="微软雅黑" w:hAnsi="Times New Roman" w:cs="Times New Roman"/>
          <w:b/>
          <w:bCs/>
          <w:sz w:val="22"/>
          <w:szCs w:val="22"/>
        </w:rPr>
        <w:t>亿元</w:t>
      </w:r>
      <w:r w:rsidRPr="0086309C">
        <w:rPr>
          <w:rFonts w:ascii="Times New Roman" w:eastAsia="微软雅黑" w:hAnsi="Times New Roman" w:cs="Times New Roman"/>
          <w:sz w:val="22"/>
          <w:szCs w:val="22"/>
        </w:rPr>
        <w:t>，可能继续影响自由现金流</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w:t>
      </w:r>
    </w:p>
    <w:p w14:paraId="3716AC3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671DFF91">
          <v:rect id="_x0000_i1868" style="width:0;height:1.5pt" o:hralign="center" o:hrstd="t" o:hr="t" fillcolor="#a0a0a0" stroked="f"/>
        </w:pict>
      </w:r>
    </w:p>
    <w:p w14:paraId="7BDA799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4. </w:t>
      </w:r>
      <w:r w:rsidRPr="0086309C">
        <w:rPr>
          <w:rFonts w:ascii="Times New Roman" w:eastAsia="微软雅黑" w:hAnsi="Times New Roman" w:cs="Times New Roman"/>
          <w:b/>
          <w:bCs/>
          <w:sz w:val="22"/>
          <w:szCs w:val="22"/>
        </w:rPr>
        <w:t>投资建议</w:t>
      </w:r>
    </w:p>
    <w:p w14:paraId="0778C452"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4.1 </w:t>
      </w:r>
      <w:r w:rsidRPr="0086309C">
        <w:rPr>
          <w:rFonts w:ascii="Times New Roman" w:eastAsia="微软雅黑" w:hAnsi="Times New Roman" w:cs="Times New Roman"/>
          <w:b/>
          <w:bCs/>
          <w:sz w:val="22"/>
          <w:szCs w:val="22"/>
        </w:rPr>
        <w:t>操作策略</w:t>
      </w:r>
    </w:p>
    <w:p w14:paraId="3F10457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w:t>
      </w:r>
      <w:r w:rsidRPr="0086309C">
        <w:rPr>
          <w:rFonts w:ascii="Times New Roman" w:eastAsia="微软雅黑" w:hAnsi="Times New Roman" w:cs="Times New Roman"/>
          <w:sz w:val="22"/>
          <w:szCs w:val="22"/>
        </w:rPr>
        <w:t xml:space="preserve"> WXXWY </w:t>
      </w:r>
      <w:r w:rsidRPr="0086309C">
        <w:rPr>
          <w:rFonts w:ascii="Times New Roman" w:eastAsia="微软雅黑" w:hAnsi="Times New Roman" w:cs="Times New Roman"/>
          <w:sz w:val="22"/>
          <w:szCs w:val="22"/>
        </w:rPr>
        <w:t>估值处于合理范围，但仍面临短期风险，因此建议：</w:t>
      </w:r>
    </w:p>
    <w:p w14:paraId="6E46EC74" w14:textId="77777777" w:rsidR="0086309C" w:rsidRPr="0086309C" w:rsidRDefault="0086309C" w:rsidP="0086309C">
      <w:pPr>
        <w:numPr>
          <w:ilvl w:val="0"/>
          <w:numId w:val="10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短期交易策略：</w:t>
      </w:r>
    </w:p>
    <w:p w14:paraId="31EA1DBF" w14:textId="77777777" w:rsidR="0086309C" w:rsidRPr="0086309C" w:rsidRDefault="0086309C" w:rsidP="0086309C">
      <w:pPr>
        <w:numPr>
          <w:ilvl w:val="1"/>
          <w:numId w:val="10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若股价</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回调至</w:t>
      </w:r>
      <w:r w:rsidRPr="0086309C">
        <w:rPr>
          <w:rFonts w:ascii="Times New Roman" w:eastAsia="微软雅黑" w:hAnsi="Times New Roman" w:cs="Times New Roman"/>
          <w:b/>
          <w:bCs/>
          <w:sz w:val="22"/>
          <w:szCs w:val="22"/>
        </w:rPr>
        <w:t xml:space="preserve"> $6.50 - $6.80</w:t>
      </w:r>
      <w:r w:rsidRPr="0086309C">
        <w:rPr>
          <w:rFonts w:ascii="Times New Roman" w:eastAsia="微软雅黑" w:hAnsi="Times New Roman" w:cs="Times New Roman"/>
          <w:sz w:val="22"/>
          <w:szCs w:val="22"/>
        </w:rPr>
        <w:t>，可考虑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逢低买入</w:t>
      </w:r>
      <w:r w:rsidRPr="0086309C">
        <w:rPr>
          <w:rFonts w:ascii="Times New Roman" w:eastAsia="微软雅黑" w:hAnsi="Times New Roman" w:cs="Times New Roman"/>
          <w:sz w:val="22"/>
          <w:szCs w:val="22"/>
        </w:rPr>
        <w:t>。</w:t>
      </w:r>
    </w:p>
    <w:p w14:paraId="7D83E8BF" w14:textId="77777777" w:rsidR="0086309C" w:rsidRPr="0086309C" w:rsidRDefault="0086309C" w:rsidP="0086309C">
      <w:pPr>
        <w:numPr>
          <w:ilvl w:val="1"/>
          <w:numId w:val="10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近期阻力位</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$7.80 - $8.00</w:t>
      </w:r>
      <w:r w:rsidRPr="0086309C">
        <w:rPr>
          <w:rFonts w:ascii="Times New Roman" w:eastAsia="微软雅黑" w:hAnsi="Times New Roman" w:cs="Times New Roman"/>
          <w:sz w:val="22"/>
          <w:szCs w:val="22"/>
        </w:rPr>
        <w:t>，若突破该区域，短线目标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$9.00</w:t>
      </w:r>
      <w:r w:rsidRPr="0086309C">
        <w:rPr>
          <w:rFonts w:ascii="Times New Roman" w:eastAsia="微软雅黑" w:hAnsi="Times New Roman" w:cs="Times New Roman"/>
          <w:sz w:val="22"/>
          <w:szCs w:val="22"/>
        </w:rPr>
        <w:t>。</w:t>
      </w:r>
    </w:p>
    <w:p w14:paraId="4884E8B6" w14:textId="77777777" w:rsidR="0086309C" w:rsidRPr="0086309C" w:rsidRDefault="0086309C" w:rsidP="0086309C">
      <w:pPr>
        <w:numPr>
          <w:ilvl w:val="0"/>
          <w:numId w:val="10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长期投资策略：</w:t>
      </w:r>
    </w:p>
    <w:p w14:paraId="2DE07BBD" w14:textId="77777777" w:rsidR="0086309C" w:rsidRPr="0086309C" w:rsidRDefault="0086309C" w:rsidP="0086309C">
      <w:pPr>
        <w:numPr>
          <w:ilvl w:val="1"/>
          <w:numId w:val="10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若持有</w:t>
      </w:r>
      <w:r w:rsidRPr="0086309C">
        <w:rPr>
          <w:rFonts w:ascii="Times New Roman" w:eastAsia="微软雅黑" w:hAnsi="Times New Roman" w:cs="Times New Roman"/>
          <w:sz w:val="22"/>
          <w:szCs w:val="22"/>
        </w:rPr>
        <w:t xml:space="preserve"> WXXWY</w:t>
      </w:r>
      <w:r w:rsidRPr="0086309C">
        <w:rPr>
          <w:rFonts w:ascii="Times New Roman" w:eastAsia="微软雅黑" w:hAnsi="Times New Roman" w:cs="Times New Roman"/>
          <w:sz w:val="22"/>
          <w:szCs w:val="22"/>
        </w:rPr>
        <w:t>，建议</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持有</w:t>
      </w:r>
      <w:r w:rsidRPr="0086309C">
        <w:rPr>
          <w:rFonts w:ascii="Times New Roman" w:eastAsia="微软雅黑" w:hAnsi="Times New Roman" w:cs="Times New Roman"/>
          <w:sz w:val="22"/>
          <w:szCs w:val="22"/>
        </w:rPr>
        <w:t>，等待长期增长兑现。</w:t>
      </w:r>
    </w:p>
    <w:p w14:paraId="17F7D189" w14:textId="77777777" w:rsidR="0086309C" w:rsidRPr="0086309C" w:rsidRDefault="0086309C" w:rsidP="0086309C">
      <w:pPr>
        <w:numPr>
          <w:ilvl w:val="1"/>
          <w:numId w:val="102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目标价位：</w:t>
      </w:r>
      <w:r w:rsidRPr="0086309C">
        <w:rPr>
          <w:rFonts w:ascii="Times New Roman" w:eastAsia="微软雅黑" w:hAnsi="Times New Roman" w:cs="Times New Roman"/>
          <w:b/>
          <w:bCs/>
          <w:sz w:val="22"/>
          <w:szCs w:val="22"/>
        </w:rPr>
        <w:t>$8.50 - $9.50</w:t>
      </w:r>
      <w:r w:rsidRPr="0086309C">
        <w:rPr>
          <w:rFonts w:ascii="Times New Roman" w:eastAsia="微软雅黑" w:hAnsi="Times New Roman" w:cs="Times New Roman"/>
          <w:sz w:val="22"/>
          <w:szCs w:val="22"/>
        </w:rPr>
        <w:t>（基于</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估值及行业比较）。</w:t>
      </w:r>
    </w:p>
    <w:p w14:paraId="192E4060" w14:textId="77777777" w:rsidR="0086309C" w:rsidRPr="0086309C" w:rsidRDefault="0086309C" w:rsidP="0086309C">
      <w:pPr>
        <w:numPr>
          <w:ilvl w:val="1"/>
          <w:numId w:val="102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长期回报主要来自于</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业务增长、订单积累和估值修复</w:t>
      </w:r>
      <w:r w:rsidRPr="0086309C">
        <w:rPr>
          <w:rFonts w:ascii="Times New Roman" w:eastAsia="微软雅黑" w:hAnsi="Times New Roman" w:cs="Times New Roman"/>
          <w:sz w:val="22"/>
          <w:szCs w:val="22"/>
        </w:rPr>
        <w:t>。</w:t>
      </w:r>
    </w:p>
    <w:p w14:paraId="1E6860EB"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4.2 </w:t>
      </w:r>
      <w:r w:rsidRPr="0086309C">
        <w:rPr>
          <w:rFonts w:ascii="Times New Roman" w:eastAsia="微软雅黑" w:hAnsi="Times New Roman" w:cs="Times New Roman"/>
          <w:b/>
          <w:bCs/>
          <w:sz w:val="22"/>
          <w:szCs w:val="22"/>
        </w:rPr>
        <w:t>关注催化剂</w:t>
      </w:r>
    </w:p>
    <w:p w14:paraId="255ADA22" w14:textId="77777777" w:rsidR="0086309C" w:rsidRPr="0086309C" w:rsidRDefault="0086309C" w:rsidP="0086309C">
      <w:pPr>
        <w:numPr>
          <w:ilvl w:val="0"/>
          <w:numId w:val="10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政策动向</w:t>
      </w:r>
      <w:r w:rsidRPr="0086309C">
        <w:rPr>
          <w:rFonts w:ascii="Times New Roman" w:eastAsia="微软雅黑" w:hAnsi="Times New Roman" w:cs="Times New Roman"/>
          <w:sz w:val="22"/>
          <w:szCs w:val="22"/>
        </w:rPr>
        <w:t>（特别是美国监管政策）是否有新的进展。</w:t>
      </w:r>
    </w:p>
    <w:p w14:paraId="296F1E20" w14:textId="77777777" w:rsidR="0086309C" w:rsidRPr="0086309C" w:rsidRDefault="0086309C" w:rsidP="0086309C">
      <w:pPr>
        <w:numPr>
          <w:ilvl w:val="0"/>
          <w:numId w:val="10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季度财报</w:t>
      </w:r>
      <w:r w:rsidRPr="0086309C">
        <w:rPr>
          <w:rFonts w:ascii="Times New Roman" w:eastAsia="微软雅黑" w:hAnsi="Times New Roman" w:cs="Times New Roman"/>
          <w:sz w:val="22"/>
          <w:szCs w:val="22"/>
        </w:rPr>
        <w:t>（特别是</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Q1</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Q2</w:t>
      </w:r>
      <w:r w:rsidRPr="0086309C">
        <w:rPr>
          <w:rFonts w:ascii="Times New Roman" w:eastAsia="微软雅黑" w:hAnsi="Times New Roman" w:cs="Times New Roman"/>
          <w:sz w:val="22"/>
          <w:szCs w:val="22"/>
        </w:rPr>
        <w:t>）订单增长是否符合市场预期。</w:t>
      </w:r>
    </w:p>
    <w:p w14:paraId="26E367F3" w14:textId="77777777" w:rsidR="0086309C" w:rsidRPr="0086309C" w:rsidRDefault="0086309C" w:rsidP="0086309C">
      <w:pPr>
        <w:numPr>
          <w:ilvl w:val="0"/>
          <w:numId w:val="102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市场情绪</w:t>
      </w:r>
      <w:r w:rsidRPr="0086309C">
        <w:rPr>
          <w:rFonts w:ascii="Times New Roman" w:eastAsia="微软雅黑" w:hAnsi="Times New Roman" w:cs="Times New Roman"/>
          <w:sz w:val="22"/>
          <w:szCs w:val="22"/>
        </w:rPr>
        <w:t>：若全球生物科技投资回暖，可能带动</w:t>
      </w:r>
      <w:r w:rsidRPr="0086309C">
        <w:rPr>
          <w:rFonts w:ascii="Times New Roman" w:eastAsia="微软雅黑" w:hAnsi="Times New Roman" w:cs="Times New Roman"/>
          <w:sz w:val="22"/>
          <w:szCs w:val="22"/>
        </w:rPr>
        <w:t xml:space="preserve"> WXXWY </w:t>
      </w:r>
      <w:r w:rsidRPr="0086309C">
        <w:rPr>
          <w:rFonts w:ascii="Times New Roman" w:eastAsia="微软雅黑" w:hAnsi="Times New Roman" w:cs="Times New Roman"/>
          <w:sz w:val="22"/>
          <w:szCs w:val="22"/>
        </w:rPr>
        <w:t>估值上升。</w:t>
      </w:r>
    </w:p>
    <w:p w14:paraId="7D17A33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04E23B57">
          <v:rect id="_x0000_i1869" style="width:0;height:1.5pt" o:hralign="center" o:hrstd="t" o:hr="t" fillcolor="#a0a0a0" stroked="f"/>
        </w:pict>
      </w:r>
    </w:p>
    <w:p w14:paraId="0EDCD82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5. </w:t>
      </w:r>
      <w:r w:rsidRPr="0086309C">
        <w:rPr>
          <w:rFonts w:ascii="Times New Roman" w:eastAsia="微软雅黑" w:hAnsi="Times New Roman" w:cs="Times New Roman"/>
          <w:b/>
          <w:bCs/>
          <w:sz w:val="22"/>
          <w:szCs w:val="22"/>
        </w:rPr>
        <w:t>结论</w:t>
      </w:r>
    </w:p>
    <w:p w14:paraId="495C6CE3"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WuXi Biologics</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WXXWY</w:t>
      </w:r>
      <w:r w:rsidRPr="0086309C">
        <w:rPr>
          <w:rFonts w:ascii="Times New Roman" w:eastAsia="微软雅黑" w:hAnsi="Times New Roman" w:cs="Times New Roman"/>
          <w:sz w:val="22"/>
          <w:szCs w:val="22"/>
        </w:rPr>
        <w:t>）是生物制药</w:t>
      </w:r>
      <w:r w:rsidRPr="0086309C">
        <w:rPr>
          <w:rFonts w:ascii="Times New Roman" w:eastAsia="微软雅黑" w:hAnsi="Times New Roman" w:cs="Times New Roman"/>
          <w:sz w:val="22"/>
          <w:szCs w:val="22"/>
        </w:rPr>
        <w:t>CDMO</w:t>
      </w:r>
      <w:r w:rsidRPr="0086309C">
        <w:rPr>
          <w:rFonts w:ascii="Times New Roman" w:eastAsia="微软雅黑" w:hAnsi="Times New Roman" w:cs="Times New Roman"/>
          <w:sz w:val="22"/>
          <w:szCs w:val="22"/>
        </w:rPr>
        <w:t>行业的龙头企业，具备长期增长潜力。当前估值相比历史平均偏低，</w:t>
      </w:r>
      <w:r w:rsidRPr="0086309C">
        <w:rPr>
          <w:rFonts w:ascii="Times New Roman" w:eastAsia="微软雅黑" w:hAnsi="Times New Roman" w:cs="Times New Roman"/>
          <w:sz w:val="22"/>
          <w:szCs w:val="22"/>
        </w:rPr>
        <w:t xml:space="preserve">DCF </w:t>
      </w:r>
      <w:r w:rsidRPr="0086309C">
        <w:rPr>
          <w:rFonts w:ascii="Times New Roman" w:eastAsia="微软雅黑" w:hAnsi="Times New Roman" w:cs="Times New Roman"/>
          <w:sz w:val="22"/>
          <w:szCs w:val="22"/>
        </w:rPr>
        <w:t>估值显示股价可能存在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15%-25%</w:t>
      </w:r>
      <w:r w:rsidRPr="0086309C">
        <w:rPr>
          <w:rFonts w:ascii="Times New Roman" w:eastAsia="微软雅黑" w:hAnsi="Times New Roman" w:cs="Times New Roman"/>
          <w:b/>
          <w:bCs/>
          <w:sz w:val="22"/>
          <w:szCs w:val="22"/>
        </w:rPr>
        <w:t>的低估</w:t>
      </w:r>
      <w:r w:rsidRPr="0086309C">
        <w:rPr>
          <w:rFonts w:ascii="Times New Roman" w:eastAsia="微软雅黑" w:hAnsi="Times New Roman" w:cs="Times New Roman"/>
          <w:sz w:val="22"/>
          <w:szCs w:val="22"/>
        </w:rPr>
        <w:t>。然而，地缘政治风险仍然是主要不确定性因素，投资者应密切关注政策变化。</w:t>
      </w:r>
    </w:p>
    <w:p w14:paraId="79CA26D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综合投资评级：</w:t>
      </w:r>
    </w:p>
    <w:p w14:paraId="5B3FFE69" w14:textId="77777777" w:rsidR="0086309C" w:rsidRPr="0086309C" w:rsidRDefault="0086309C" w:rsidP="0086309C">
      <w:pPr>
        <w:numPr>
          <w:ilvl w:val="0"/>
          <w:numId w:val="102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短期：谨慎乐观，回调至</w:t>
      </w:r>
      <w:r w:rsidRPr="0086309C">
        <w:rPr>
          <w:rFonts w:ascii="Times New Roman" w:eastAsia="微软雅黑" w:hAnsi="Times New Roman" w:cs="Times New Roman"/>
          <w:b/>
          <w:bCs/>
          <w:sz w:val="22"/>
          <w:szCs w:val="22"/>
        </w:rPr>
        <w:t xml:space="preserve"> $6.50 - $6.80 </w:t>
      </w:r>
      <w:r w:rsidRPr="0086309C">
        <w:rPr>
          <w:rFonts w:ascii="Times New Roman" w:eastAsia="微软雅黑" w:hAnsi="Times New Roman" w:cs="Times New Roman"/>
          <w:b/>
          <w:bCs/>
          <w:sz w:val="22"/>
          <w:szCs w:val="22"/>
        </w:rPr>
        <w:t>时可考虑介入，目标价</w:t>
      </w:r>
      <w:r w:rsidRPr="0086309C">
        <w:rPr>
          <w:rFonts w:ascii="Times New Roman" w:eastAsia="微软雅黑" w:hAnsi="Times New Roman" w:cs="Times New Roman"/>
          <w:b/>
          <w:bCs/>
          <w:sz w:val="22"/>
          <w:szCs w:val="22"/>
        </w:rPr>
        <w:t xml:space="preserve"> $7.80 - $9.00</w:t>
      </w:r>
      <w:r w:rsidRPr="0086309C">
        <w:rPr>
          <w:rFonts w:ascii="Times New Roman" w:eastAsia="微软雅黑" w:hAnsi="Times New Roman" w:cs="Times New Roman"/>
          <w:sz w:val="22"/>
          <w:szCs w:val="22"/>
        </w:rPr>
        <w:t>。</w:t>
      </w:r>
    </w:p>
    <w:p w14:paraId="410FDDEF" w14:textId="77777777" w:rsidR="0086309C" w:rsidRPr="0086309C" w:rsidRDefault="0086309C" w:rsidP="0086309C">
      <w:pPr>
        <w:numPr>
          <w:ilvl w:val="0"/>
          <w:numId w:val="102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长期：持有并关注地缘因素，若估值修复，目标价</w:t>
      </w:r>
      <w:r w:rsidRPr="0086309C">
        <w:rPr>
          <w:rFonts w:ascii="Times New Roman" w:eastAsia="微软雅黑" w:hAnsi="Times New Roman" w:cs="Times New Roman"/>
          <w:b/>
          <w:bCs/>
          <w:sz w:val="22"/>
          <w:szCs w:val="22"/>
        </w:rPr>
        <w:t xml:space="preserve"> $8.50 - $9.50</w:t>
      </w:r>
      <w:r w:rsidRPr="0086309C">
        <w:rPr>
          <w:rFonts w:ascii="Times New Roman" w:eastAsia="微软雅黑" w:hAnsi="Times New Roman" w:cs="Times New Roman"/>
          <w:sz w:val="22"/>
          <w:szCs w:val="22"/>
        </w:rPr>
        <w:t>。</w:t>
      </w:r>
    </w:p>
    <w:p w14:paraId="18C1E0D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适合投资者类型：</w:t>
      </w:r>
    </w:p>
    <w:p w14:paraId="60DC12E4" w14:textId="77777777" w:rsidR="0086309C" w:rsidRPr="0086309C" w:rsidRDefault="0086309C" w:rsidP="0086309C">
      <w:pPr>
        <w:numPr>
          <w:ilvl w:val="0"/>
          <w:numId w:val="10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成长型投资者</w:t>
      </w:r>
      <w:r w:rsidRPr="0086309C">
        <w:rPr>
          <w:rFonts w:ascii="Times New Roman" w:eastAsia="微软雅黑" w:hAnsi="Times New Roman" w:cs="Times New Roman"/>
          <w:sz w:val="22"/>
          <w:szCs w:val="22"/>
        </w:rPr>
        <w:t>（愿意承受一定波动）。</w:t>
      </w:r>
    </w:p>
    <w:p w14:paraId="75CD8CCA" w14:textId="77777777" w:rsidR="0086309C" w:rsidRPr="0086309C" w:rsidRDefault="0086309C" w:rsidP="0086309C">
      <w:pPr>
        <w:numPr>
          <w:ilvl w:val="0"/>
          <w:numId w:val="10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长期配置者</w:t>
      </w:r>
      <w:r w:rsidRPr="0086309C">
        <w:rPr>
          <w:rFonts w:ascii="Times New Roman" w:eastAsia="微软雅黑" w:hAnsi="Times New Roman" w:cs="Times New Roman"/>
          <w:sz w:val="22"/>
          <w:szCs w:val="22"/>
        </w:rPr>
        <w:t>（看好生物医药行业增长）。</w:t>
      </w:r>
    </w:p>
    <w:p w14:paraId="699F2B06" w14:textId="77777777" w:rsidR="0086309C" w:rsidRPr="0086309C" w:rsidRDefault="0086309C" w:rsidP="0086309C">
      <w:pPr>
        <w:numPr>
          <w:ilvl w:val="0"/>
          <w:numId w:val="1026"/>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短线交易者</w:t>
      </w:r>
      <w:r w:rsidRPr="0086309C">
        <w:rPr>
          <w:rFonts w:ascii="Times New Roman" w:eastAsia="微软雅黑" w:hAnsi="Times New Roman" w:cs="Times New Roman"/>
          <w:sz w:val="22"/>
          <w:szCs w:val="22"/>
        </w:rPr>
        <w:t>（可关注政策事件驱动的短期机会）。</w:t>
      </w:r>
    </w:p>
    <w:p w14:paraId="1A4278F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pict w14:anchorId="760B2E07">
          <v:rect id="_x0000_i1870" style="width:0;height:1.5pt" o:hralign="center" o:hrstd="t" o:hr="t" fillcolor="#a0a0a0" stroked="f"/>
        </w:pict>
      </w:r>
    </w:p>
    <w:p w14:paraId="0326A7BF" w14:textId="77777777" w:rsidR="0086309C" w:rsidRPr="0086309C" w:rsidRDefault="0086309C" w:rsidP="0086309C">
      <w:pPr>
        <w:rPr>
          <w:rFonts w:ascii="Times New Roman" w:eastAsia="微软雅黑" w:hAnsi="Times New Roman" w:cs="Times New Roman"/>
          <w:sz w:val="22"/>
          <w:szCs w:val="22"/>
        </w:rPr>
      </w:pPr>
      <w:r w:rsidRPr="0086309C">
        <w:rPr>
          <w:rFonts w:ascii="Segoe UI Emoji" w:eastAsia="微软雅黑" w:hAnsi="Segoe UI Emoji" w:cs="Segoe UI Emoji"/>
          <w:sz w:val="22"/>
          <w:szCs w:val="22"/>
        </w:rPr>
        <w:t>🔍</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投资者提醒</w:t>
      </w:r>
      <w:r w:rsidRPr="0086309C">
        <w:rPr>
          <w:rFonts w:ascii="Times New Roman" w:eastAsia="微软雅黑" w:hAnsi="Times New Roman" w:cs="Times New Roman"/>
          <w:sz w:val="22"/>
          <w:szCs w:val="22"/>
        </w:rPr>
        <w:t>：生物技术股波动性较大，建议在风险可控范围内配置仓位，避免重仓押注。</w:t>
      </w:r>
    </w:p>
    <w:p w14:paraId="7CFDF6F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药明生物（</w:t>
      </w:r>
      <w:r w:rsidRPr="0086309C">
        <w:rPr>
          <w:rFonts w:ascii="Times New Roman" w:eastAsia="微软雅黑" w:hAnsi="Times New Roman" w:cs="Times New Roman"/>
          <w:sz w:val="22"/>
          <w:szCs w:val="22"/>
        </w:rPr>
        <w:t>HK2269/WXXWY</w:t>
      </w:r>
      <w:r w:rsidRPr="0086309C">
        <w:rPr>
          <w:rFonts w:ascii="Times New Roman" w:eastAsia="微软雅黑" w:hAnsi="Times New Roman" w:cs="Times New Roman"/>
          <w:sz w:val="22"/>
          <w:szCs w:val="22"/>
        </w:rPr>
        <w:t>）股票投资分析报告</w:t>
      </w:r>
      <w:r w:rsidRPr="0086309C">
        <w:rPr>
          <w:rFonts w:ascii="Times New Roman" w:eastAsia="微软雅黑" w:hAnsi="Times New Roman" w:cs="Times New Roman" w:hint="eastAsia"/>
          <w:sz w:val="22"/>
          <w:szCs w:val="22"/>
        </w:rPr>
        <w:t>（</w:t>
      </w:r>
      <w:r w:rsidRPr="0086309C">
        <w:rPr>
          <w:rFonts w:ascii="Times New Roman" w:eastAsia="微软雅黑" w:hAnsi="Times New Roman" w:cs="Times New Roman" w:hint="eastAsia"/>
          <w:sz w:val="22"/>
          <w:szCs w:val="22"/>
        </w:rPr>
        <w:t>03/21</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hint="eastAsia"/>
          <w:sz w:val="22"/>
          <w:szCs w:val="22"/>
        </w:rPr>
        <w:t>）</w:t>
      </w:r>
    </w:p>
    <w:p w14:paraId="35F864D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drawing>
          <wp:inline distT="0" distB="0" distL="0" distR="0" wp14:anchorId="77048DE4" wp14:editId="04C46828">
            <wp:extent cx="2891790" cy="2189850"/>
            <wp:effectExtent l="0" t="0" r="3810" b="1270"/>
            <wp:docPr id="1951942013" name="图片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Uploaded image"/>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913544" cy="2206324"/>
                    </a:xfrm>
                    <a:prstGeom prst="rect">
                      <a:avLst/>
                    </a:prstGeom>
                    <a:noFill/>
                    <a:ln>
                      <a:noFill/>
                    </a:ln>
                  </pic:spPr>
                </pic:pic>
              </a:graphicData>
            </a:graphic>
          </wp:inline>
        </w:drawing>
      </w:r>
      <w:r w:rsidRPr="0086309C">
        <w:rPr>
          <w:rFonts w:ascii="Times New Roman" w:eastAsia="微软雅黑" w:hAnsi="Times New Roman" w:cs="Times New Roman"/>
          <w:sz w:val="22"/>
          <w:szCs w:val="22"/>
        </w:rPr>
        <w:drawing>
          <wp:inline distT="0" distB="0" distL="0" distR="0" wp14:anchorId="7DDC719D" wp14:editId="0CFF7EE3">
            <wp:extent cx="2892066" cy="2118995"/>
            <wp:effectExtent l="0" t="0" r="3810" b="0"/>
            <wp:docPr id="1876774149" name="图片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Uploaded image"/>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902557" cy="2126682"/>
                    </a:xfrm>
                    <a:prstGeom prst="rect">
                      <a:avLst/>
                    </a:prstGeom>
                    <a:noFill/>
                    <a:ln>
                      <a:noFill/>
                    </a:ln>
                  </pic:spPr>
                </pic:pic>
              </a:graphicData>
            </a:graphic>
          </wp:inline>
        </w:drawing>
      </w:r>
    </w:p>
    <w:p w14:paraId="15421188"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一、股价走势分析：</w:t>
      </w:r>
    </w:p>
    <w:p w14:paraId="22A75E6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从一年走势图来看：</w:t>
      </w:r>
    </w:p>
    <w:p w14:paraId="09DE7B81" w14:textId="77777777" w:rsidR="0086309C" w:rsidRPr="0086309C" w:rsidRDefault="0086309C" w:rsidP="0086309C">
      <w:pPr>
        <w:numPr>
          <w:ilvl w:val="0"/>
          <w:numId w:val="113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过去一年药明生物股价呈现显著波动，但总体上涨趋势明显。</w:t>
      </w:r>
    </w:p>
    <w:p w14:paraId="3734B9AA" w14:textId="77777777" w:rsidR="0086309C" w:rsidRPr="0086309C" w:rsidRDefault="0086309C" w:rsidP="0086309C">
      <w:pPr>
        <w:numPr>
          <w:ilvl w:val="0"/>
          <w:numId w:val="113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自</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10</w:t>
      </w:r>
      <w:r w:rsidRPr="0086309C">
        <w:rPr>
          <w:rFonts w:ascii="Times New Roman" w:eastAsia="微软雅黑" w:hAnsi="Times New Roman" w:cs="Times New Roman"/>
          <w:sz w:val="22"/>
          <w:szCs w:val="22"/>
        </w:rPr>
        <w:t>月开始，股价出现了明显上涨，体现出市场情绪转暖和投资者对公司基本面改善的认可。</w:t>
      </w:r>
    </w:p>
    <w:p w14:paraId="7CC37244" w14:textId="77777777" w:rsidR="0086309C" w:rsidRPr="0086309C" w:rsidRDefault="0086309C" w:rsidP="0086309C">
      <w:pPr>
        <w:numPr>
          <w:ilvl w:val="0"/>
          <w:numId w:val="1133"/>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近期股价快速上涨后在高位出现调整，显示短期可能有获利回吐压力。</w:t>
      </w:r>
    </w:p>
    <w:p w14:paraId="71038DC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从近期（</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天）走势图来看：</w:t>
      </w:r>
    </w:p>
    <w:p w14:paraId="30637E96" w14:textId="77777777" w:rsidR="0086309C" w:rsidRPr="0086309C" w:rsidRDefault="0086309C" w:rsidP="0086309C">
      <w:pPr>
        <w:numPr>
          <w:ilvl w:val="0"/>
          <w:numId w:val="1134"/>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股价出现明显回落，近两个交易日成交量伴随股价下跌，说明短期内抛售压力较大，投资者可能在获利回吐或风险控制。</w:t>
      </w:r>
    </w:p>
    <w:p w14:paraId="73FC123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二、网络及媒体综合信息：</w:t>
      </w:r>
    </w:p>
    <w:p w14:paraId="28548E8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通过综合多家机构研报和市场媒体信息：</w:t>
      </w:r>
    </w:p>
    <w:p w14:paraId="4EEC4E92" w14:textId="77777777" w:rsidR="0086309C" w:rsidRPr="0086309C" w:rsidRDefault="0086309C" w:rsidP="0086309C">
      <w:pPr>
        <w:numPr>
          <w:ilvl w:val="0"/>
          <w:numId w:val="11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药明生物受益于全球生物药外包业务的扩张趋势，公司业绩持续强劲增长。</w:t>
      </w:r>
    </w:p>
    <w:p w14:paraId="5A8F111A" w14:textId="77777777" w:rsidR="0086309C" w:rsidRPr="0086309C" w:rsidRDefault="0086309C" w:rsidP="0086309C">
      <w:pPr>
        <w:numPr>
          <w:ilvl w:val="0"/>
          <w:numId w:val="11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公司</w:t>
      </w:r>
      <w:r w:rsidRPr="0086309C">
        <w:rPr>
          <w:rFonts w:ascii="Times New Roman" w:eastAsia="微软雅黑" w:hAnsi="Times New Roman" w:cs="Times New Roman"/>
          <w:sz w:val="22"/>
          <w:szCs w:val="22"/>
        </w:rPr>
        <w:t>CRO/CDMO</w:t>
      </w:r>
      <w:r w:rsidRPr="0086309C">
        <w:rPr>
          <w:rFonts w:ascii="Times New Roman" w:eastAsia="微软雅黑" w:hAnsi="Times New Roman" w:cs="Times New Roman"/>
          <w:sz w:val="22"/>
          <w:szCs w:val="22"/>
        </w:rPr>
        <w:t>业务市场地位稳固，尤其在生物药研发服务领域拥有明显优势。</w:t>
      </w:r>
    </w:p>
    <w:p w14:paraId="3D8FF906" w14:textId="77777777" w:rsidR="0086309C" w:rsidRPr="0086309C" w:rsidRDefault="0086309C" w:rsidP="0086309C">
      <w:pPr>
        <w:numPr>
          <w:ilvl w:val="0"/>
          <w:numId w:val="11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近期股价上涨主要受益于新订单的增加、公司产能扩张顺利，以及国际医药外包市场的整体向好趋势。</w:t>
      </w:r>
    </w:p>
    <w:p w14:paraId="57512834" w14:textId="77777777" w:rsidR="0086309C" w:rsidRPr="0086309C" w:rsidRDefault="0086309C" w:rsidP="0086309C">
      <w:pPr>
        <w:numPr>
          <w:ilvl w:val="0"/>
          <w:numId w:val="11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然而，短期的高估值风险依旧存在，部分投资者担忧当前估值已充分反映未来增长预期。</w:t>
      </w:r>
    </w:p>
    <w:p w14:paraId="5F80489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三、财务及估值分析：</w:t>
      </w:r>
    </w:p>
    <w:p w14:paraId="576E237F" w14:textId="77777777" w:rsidR="0086309C" w:rsidRPr="0086309C" w:rsidRDefault="0086309C" w:rsidP="0086309C">
      <w:pPr>
        <w:numPr>
          <w:ilvl w:val="0"/>
          <w:numId w:val="113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根据之前的投资报告和市场数据，药明生物当前估值（</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65</w:t>
      </w:r>
      <w:r w:rsidRPr="0086309C">
        <w:rPr>
          <w:rFonts w:ascii="Times New Roman" w:eastAsia="微软雅黑" w:hAnsi="Times New Roman" w:cs="Times New Roman"/>
          <w:sz w:val="22"/>
          <w:szCs w:val="22"/>
        </w:rPr>
        <w:t>倍）高于行业平均水平，但考虑公司高成长性和高利润率，这种估值水平尚能接受。</w:t>
      </w:r>
    </w:p>
    <w:p w14:paraId="37549A07" w14:textId="77777777" w:rsidR="0086309C" w:rsidRPr="0086309C" w:rsidRDefault="0086309C" w:rsidP="0086309C">
      <w:pPr>
        <w:numPr>
          <w:ilvl w:val="0"/>
          <w:numId w:val="113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估值方法显示，公司合理价格区间在</w:t>
      </w:r>
      <w:r w:rsidRPr="0086309C">
        <w:rPr>
          <w:rFonts w:ascii="Times New Roman" w:eastAsia="微软雅黑" w:hAnsi="Times New Roman" w:cs="Times New Roman"/>
          <w:sz w:val="22"/>
          <w:szCs w:val="22"/>
        </w:rPr>
        <w:t>6.5-7.5</w:t>
      </w:r>
      <w:r w:rsidRPr="0086309C">
        <w:rPr>
          <w:rFonts w:ascii="Times New Roman" w:eastAsia="微软雅黑" w:hAnsi="Times New Roman" w:cs="Times New Roman"/>
          <w:sz w:val="22"/>
          <w:szCs w:val="22"/>
        </w:rPr>
        <w:t>美元之间，目前股价已基本反映其合理估值的上限，短期内继续大幅上涨空间有限。</w:t>
      </w:r>
    </w:p>
    <w:p w14:paraId="43A5BEAF" w14:textId="77777777" w:rsidR="0086309C" w:rsidRPr="0086309C" w:rsidRDefault="0086309C" w:rsidP="0086309C">
      <w:pPr>
        <w:numPr>
          <w:ilvl w:val="0"/>
          <w:numId w:val="1136"/>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EV/EBITDA</w:t>
      </w:r>
      <w:r w:rsidRPr="0086309C">
        <w:rPr>
          <w:rFonts w:ascii="Times New Roman" w:eastAsia="微软雅黑" w:hAnsi="Times New Roman" w:cs="Times New Roman"/>
          <w:sz w:val="22"/>
          <w:szCs w:val="22"/>
        </w:rPr>
        <w:t>与同业公司对比来看，药明生物相对处于估值高位，投资者需谨慎对待短期股价的波动风险。</w:t>
      </w:r>
    </w:p>
    <w:p w14:paraId="489105A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四、投资操作建议：</w:t>
      </w:r>
    </w:p>
    <w:p w14:paraId="7E91EB5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短期建议：</w:t>
      </w:r>
    </w:p>
    <w:p w14:paraId="3EFD8FF7" w14:textId="77777777" w:rsidR="0086309C" w:rsidRPr="0086309C" w:rsidRDefault="0086309C" w:rsidP="0086309C">
      <w:pPr>
        <w:numPr>
          <w:ilvl w:val="0"/>
          <w:numId w:val="113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当前价位（</w:t>
      </w:r>
      <w:r w:rsidRPr="0086309C">
        <w:rPr>
          <w:rFonts w:ascii="Times New Roman" w:eastAsia="微软雅黑" w:hAnsi="Times New Roman" w:cs="Times New Roman"/>
          <w:sz w:val="22"/>
          <w:szCs w:val="22"/>
        </w:rPr>
        <w:t>6.68</w:t>
      </w:r>
      <w:r w:rsidRPr="0086309C">
        <w:rPr>
          <w:rFonts w:ascii="Times New Roman" w:eastAsia="微软雅黑" w:hAnsi="Times New Roman" w:cs="Times New Roman"/>
          <w:sz w:val="22"/>
          <w:szCs w:val="22"/>
        </w:rPr>
        <w:t>美元附近）建议谨慎持仓，投资者可适当控制仓位或进行部分获利了结，防范股价高位回调风险。</w:t>
      </w:r>
    </w:p>
    <w:p w14:paraId="2088D538" w14:textId="77777777" w:rsidR="0086309C" w:rsidRPr="0086309C" w:rsidRDefault="0086309C" w:rsidP="0086309C">
      <w:pPr>
        <w:numPr>
          <w:ilvl w:val="0"/>
          <w:numId w:val="1137"/>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如短期股价回调至</w:t>
      </w:r>
      <w:r w:rsidRPr="0086309C">
        <w:rPr>
          <w:rFonts w:ascii="Times New Roman" w:eastAsia="微软雅黑" w:hAnsi="Times New Roman" w:cs="Times New Roman"/>
          <w:sz w:val="22"/>
          <w:szCs w:val="22"/>
        </w:rPr>
        <w:t>6</w:t>
      </w:r>
      <w:r w:rsidRPr="0086309C">
        <w:rPr>
          <w:rFonts w:ascii="Times New Roman" w:eastAsia="微软雅黑" w:hAnsi="Times New Roman" w:cs="Times New Roman"/>
          <w:sz w:val="22"/>
          <w:szCs w:val="22"/>
        </w:rPr>
        <w:t>美元附近，则为较好的补仓机会，建议分批建仓，控制仓位。</w:t>
      </w:r>
    </w:p>
    <w:p w14:paraId="3C687AB1"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长期建议：</w:t>
      </w:r>
    </w:p>
    <w:p w14:paraId="0F37BEBB" w14:textId="77777777" w:rsidR="0086309C" w:rsidRPr="0086309C" w:rsidRDefault="0086309C" w:rsidP="0086309C">
      <w:pPr>
        <w:numPr>
          <w:ilvl w:val="0"/>
          <w:numId w:val="113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w:t>药明生物长期成长逻辑仍在，建议投资者关注公司的新订单签约情况、产能扩张进度及海外市场增长潜力。</w:t>
      </w:r>
    </w:p>
    <w:p w14:paraId="689CCB05" w14:textId="77777777" w:rsidR="0086309C" w:rsidRPr="0086309C" w:rsidRDefault="0086309C" w:rsidP="0086309C">
      <w:pPr>
        <w:numPr>
          <w:ilvl w:val="0"/>
          <w:numId w:val="1138"/>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长线投资者可逢低买入并长期持有，目标价位为未来一年内达到</w:t>
      </w:r>
      <w:r w:rsidRPr="0086309C">
        <w:rPr>
          <w:rFonts w:ascii="Times New Roman" w:eastAsia="微软雅黑" w:hAnsi="Times New Roman" w:cs="Times New Roman"/>
          <w:sz w:val="22"/>
          <w:szCs w:val="22"/>
        </w:rPr>
        <w:t>8-9</w:t>
      </w:r>
      <w:r w:rsidRPr="0086309C">
        <w:rPr>
          <w:rFonts w:ascii="Times New Roman" w:eastAsia="微软雅黑" w:hAnsi="Times New Roman" w:cs="Times New Roman"/>
          <w:sz w:val="22"/>
          <w:szCs w:val="22"/>
        </w:rPr>
        <w:t>美元区间。</w:t>
      </w:r>
    </w:p>
    <w:p w14:paraId="62257CC5"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风险提示：</w:t>
      </w:r>
    </w:p>
    <w:p w14:paraId="5330785E" w14:textId="77777777" w:rsidR="0086309C" w:rsidRPr="0086309C" w:rsidRDefault="0086309C" w:rsidP="0086309C">
      <w:pPr>
        <w:numPr>
          <w:ilvl w:val="0"/>
          <w:numId w:val="113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全球宏观经济环境恶化、医药行业监管趋严或新冠疫情等突发因素可能会影响公司业绩表现和股价。</w:t>
      </w:r>
    </w:p>
    <w:p w14:paraId="05869015" w14:textId="77777777" w:rsidR="0086309C" w:rsidRPr="0086309C" w:rsidRDefault="0086309C" w:rsidP="0086309C">
      <w:pPr>
        <w:numPr>
          <w:ilvl w:val="0"/>
          <w:numId w:val="1139"/>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高估值可能导致短期股价波动较大，投资者需严格执行风险管理策略。</w:t>
      </w:r>
    </w:p>
    <w:p w14:paraId="1652389E"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综上所述，药明生物短期面临获利回吐风险，建议谨慎观望或适当控制仓位；长期来看，公司基本面仍具备较高的投资价值，建议长期投资者择机布局。</w:t>
      </w:r>
    </w:p>
    <w:p w14:paraId="6B52C7B5" w14:textId="77777777" w:rsidR="0086309C" w:rsidRPr="0086309C" w:rsidRDefault="0086309C" w:rsidP="0086309C">
      <w:pPr>
        <w:rPr>
          <w:rFonts w:ascii="Times New Roman" w:eastAsia="微软雅黑" w:hAnsi="Times New Roman" w:cs="Times New Roman"/>
          <w:sz w:val="22"/>
          <w:szCs w:val="22"/>
        </w:rPr>
      </w:pPr>
    </w:p>
    <w:p w14:paraId="61C46170" w14:textId="77777777" w:rsidR="0086309C" w:rsidRPr="0086309C" w:rsidRDefault="0086309C" w:rsidP="0086309C">
      <w:pPr>
        <w:rPr>
          <w:rFonts w:ascii="Times New Roman" w:eastAsia="微软雅黑" w:hAnsi="Times New Roman" w:cs="Times New Roman" w:hint="eastAsia"/>
          <w:b/>
          <w:bCs/>
          <w:sz w:val="22"/>
          <w:szCs w:val="22"/>
        </w:rPr>
      </w:pPr>
      <w:bookmarkStart w:id="26" w:name="_Toc196813824"/>
      <w:r w:rsidRPr="0086309C">
        <w:rPr>
          <w:rFonts w:ascii="Times New Roman" w:eastAsia="微软雅黑" w:hAnsi="Times New Roman" w:cs="Times New Roman" w:hint="eastAsia"/>
          <w:b/>
          <w:bCs/>
          <w:sz w:val="22"/>
          <w:szCs w:val="22"/>
        </w:rPr>
        <w:t>11</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hint="eastAsia"/>
          <w:b/>
          <w:bCs/>
          <w:sz w:val="22"/>
          <w:szCs w:val="22"/>
        </w:rPr>
        <w:t>3</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hint="eastAsia"/>
          <w:b/>
          <w:bCs/>
          <w:sz w:val="22"/>
          <w:szCs w:val="22"/>
        </w:rPr>
        <w:t>小米科技</w:t>
      </w:r>
      <w:r w:rsidRPr="0086309C">
        <w:rPr>
          <w:rFonts w:ascii="Times New Roman" w:eastAsia="微软雅黑" w:hAnsi="Times New Roman" w:cs="Times New Roman"/>
          <w:b/>
          <w:bCs/>
          <w:sz w:val="22"/>
          <w:szCs w:val="22"/>
        </w:rPr>
        <w:t>Xiaomi</w:t>
      </w:r>
      <w:bookmarkEnd w:id="26"/>
    </w:p>
    <w:p w14:paraId="45DAFB1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1</w:t>
      </w:r>
      <w:r w:rsidRPr="0086309C">
        <w:rPr>
          <w:rFonts w:ascii="Times New Roman" w:eastAsia="微软雅黑" w:hAnsi="Times New Roman" w:cs="Times New Roman" w:hint="eastAsia"/>
          <w:b/>
          <w:bCs/>
          <w:sz w:val="22"/>
          <w:szCs w:val="22"/>
        </w:rPr>
        <w:t>．</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hint="eastAsia"/>
          <w:b/>
          <w:bCs/>
          <w:sz w:val="22"/>
          <w:szCs w:val="22"/>
        </w:rPr>
        <w:t xml:space="preserve">Xiao </w:t>
      </w:r>
      <w:r w:rsidRPr="0086309C">
        <w:rPr>
          <w:rFonts w:ascii="Times New Roman" w:eastAsia="微软雅黑" w:hAnsi="Times New Roman" w:cs="Times New Roman"/>
          <w:b/>
          <w:bCs/>
          <w:sz w:val="22"/>
          <w:szCs w:val="22"/>
        </w:rPr>
        <w:t>Stock Analysis</w:t>
      </w:r>
    </w:p>
    <w:p w14:paraId="7CDFE01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HK01810</w:t>
      </w:r>
      <w:r w:rsidRPr="0086309C">
        <w:rPr>
          <w:rFonts w:ascii="Times New Roman" w:eastAsia="微软雅黑" w:hAnsi="Times New Roman" w:cs="Times New Roman"/>
          <w:sz w:val="22"/>
          <w:szCs w:val="22"/>
        </w:rPr>
        <w:t>（小米集团）分析报告，涵盖</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EV/EBITDA</w:t>
      </w:r>
      <w:r w:rsidRPr="0086309C">
        <w:rPr>
          <w:rFonts w:ascii="Times New Roman" w:eastAsia="微软雅黑" w:hAnsi="Times New Roman" w:cs="Times New Roman"/>
          <w:sz w:val="22"/>
          <w:szCs w:val="22"/>
        </w:rPr>
        <w:t>、市盈率等估值方法，并重点关注小米的电动车业务和</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生态系统如何影响其估值和未来成长。同时，提供如何识别早期买入信号的分析。此外，报告将包括详细的交易策略，分析港股通与美股</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XIACF</w:t>
      </w:r>
      <w:r w:rsidRPr="0086309C">
        <w:rPr>
          <w:rFonts w:ascii="Times New Roman" w:eastAsia="微软雅黑" w:hAnsi="Times New Roman" w:cs="Times New Roman"/>
          <w:sz w:val="22"/>
          <w:szCs w:val="22"/>
        </w:rPr>
        <w:t>）的投资对比，并提出目标股价和具体的投资建议。</w:t>
      </w:r>
    </w:p>
    <w:p w14:paraId="33A5F0A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 xml:space="preserve">HK01810 </w:t>
      </w:r>
      <w:r w:rsidRPr="0086309C">
        <w:rPr>
          <w:rFonts w:ascii="Times New Roman" w:eastAsia="微软雅黑" w:hAnsi="Times New Roman" w:cs="Times New Roman"/>
          <w:b/>
          <w:bCs/>
          <w:sz w:val="22"/>
          <w:szCs w:val="22"/>
        </w:rPr>
        <w:t>小米集团</w:t>
      </w:r>
      <w:r w:rsidRPr="0086309C">
        <w:rPr>
          <w:rFonts w:ascii="Times New Roman" w:eastAsia="微软雅黑" w:hAnsi="Times New Roman" w:cs="Times New Roman"/>
          <w:b/>
          <w:bCs/>
          <w:sz w:val="22"/>
          <w:szCs w:val="22"/>
        </w:rPr>
        <w:t xml:space="preserve"> </w:t>
      </w:r>
      <w:r w:rsidRPr="0086309C">
        <w:rPr>
          <w:rFonts w:ascii="Times New Roman" w:eastAsia="微软雅黑" w:hAnsi="Times New Roman" w:cs="Times New Roman"/>
          <w:b/>
          <w:bCs/>
          <w:sz w:val="22"/>
          <w:szCs w:val="22"/>
        </w:rPr>
        <w:t>投资分析报告</w:t>
      </w:r>
    </w:p>
    <w:p w14:paraId="000D5BEF"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执行摘要</w:t>
      </w:r>
    </w:p>
    <w:p w14:paraId="1B8C9494" w14:textId="77777777" w:rsidR="0086309C" w:rsidRPr="0086309C" w:rsidRDefault="0086309C" w:rsidP="0086309C">
      <w:pPr>
        <w:numPr>
          <w:ilvl w:val="0"/>
          <w:numId w:val="10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市场地位</w:t>
      </w:r>
      <w:r w:rsidRPr="0086309C">
        <w:rPr>
          <w:rFonts w:ascii="Times New Roman" w:eastAsia="微软雅黑" w:hAnsi="Times New Roman" w:cs="Times New Roman"/>
          <w:sz w:val="22"/>
          <w:szCs w:val="22"/>
        </w:rPr>
        <w:t>：小米集团是全球第三大智能手机厂商，产品线已从手机拓展至智能家居、电动车等领域</w:t>
      </w:r>
      <w:r w:rsidRPr="0086309C">
        <w:rPr>
          <w:rFonts w:ascii="Times New Roman" w:eastAsia="微软雅黑" w:hAnsi="Times New Roman" w:cs="Times New Roman"/>
          <w:sz w:val="22"/>
          <w:szCs w:val="22"/>
        </w:rPr>
        <w:t xml:space="preserve"> (</w:t>
      </w:r>
      <w:hyperlink r:id="rId210" w:anchor=":~:text=BEIJING%2FSHANGHAI%20%28Reuters%29%20,year%20to%20350%2C000%20from%20300%2C000"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。公司拥有全球最大的消费级</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生态之一，连接设备数逾</w:t>
      </w:r>
      <w:r w:rsidRPr="0086309C">
        <w:rPr>
          <w:rFonts w:ascii="Times New Roman" w:eastAsia="微软雅黑" w:hAnsi="Times New Roman" w:cs="Times New Roman"/>
          <w:sz w:val="22"/>
          <w:szCs w:val="22"/>
        </w:rPr>
        <w:t>8</w:t>
      </w:r>
      <w:r w:rsidRPr="0086309C">
        <w:rPr>
          <w:rFonts w:ascii="Times New Roman" w:eastAsia="微软雅黑" w:hAnsi="Times New Roman" w:cs="Times New Roman"/>
          <w:sz w:val="22"/>
          <w:szCs w:val="22"/>
        </w:rPr>
        <w:t>亿台，用户基础庞大。</w:t>
      </w:r>
    </w:p>
    <w:p w14:paraId="7B2CA072" w14:textId="77777777" w:rsidR="0086309C" w:rsidRPr="0086309C" w:rsidRDefault="0086309C" w:rsidP="0086309C">
      <w:pPr>
        <w:numPr>
          <w:ilvl w:val="0"/>
          <w:numId w:val="10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增长驱动</w:t>
      </w:r>
      <w:r w:rsidRPr="0086309C">
        <w:rPr>
          <w:rFonts w:ascii="Times New Roman" w:eastAsia="微软雅黑" w:hAnsi="Times New Roman" w:cs="Times New Roman"/>
          <w:sz w:val="22"/>
          <w:szCs w:val="22"/>
        </w:rPr>
        <w:t>：智能手机业务在经历疫情及行业低迷后于</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年强劲复苏，物联网</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设备和智慧生活产品持续热销；同时小米正式进军电动车行业，新车型上市提振市场对其长期增长预期。</w:t>
      </w:r>
    </w:p>
    <w:p w14:paraId="7A14231B" w14:textId="77777777" w:rsidR="0086309C" w:rsidRPr="0086309C" w:rsidRDefault="0086309C" w:rsidP="0086309C">
      <w:pPr>
        <w:numPr>
          <w:ilvl w:val="0"/>
          <w:numId w:val="1027"/>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近期财务</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年小米业绩创历史新高。第四季度营收同比大增</w:t>
      </w:r>
      <w:r w:rsidRPr="0086309C">
        <w:rPr>
          <w:rFonts w:ascii="Times New Roman" w:eastAsia="微软雅黑" w:hAnsi="Times New Roman" w:cs="Times New Roman"/>
          <w:sz w:val="22"/>
          <w:szCs w:val="22"/>
        </w:rPr>
        <w:t>48.8%</w:t>
      </w:r>
      <w:r w:rsidRPr="0086309C">
        <w:rPr>
          <w:rFonts w:ascii="Times New Roman" w:eastAsia="微软雅黑" w:hAnsi="Times New Roman" w:cs="Times New Roman"/>
          <w:sz w:val="22"/>
          <w:szCs w:val="22"/>
        </w:rPr>
        <w:t>至</w:t>
      </w:r>
      <w:r w:rsidRPr="0086309C">
        <w:rPr>
          <w:rFonts w:ascii="Times New Roman" w:eastAsia="微软雅黑" w:hAnsi="Times New Roman" w:cs="Times New Roman"/>
          <w:sz w:val="22"/>
          <w:szCs w:val="22"/>
        </w:rPr>
        <w:t>1090</w:t>
      </w:r>
      <w:r w:rsidRPr="0086309C">
        <w:rPr>
          <w:rFonts w:ascii="Times New Roman" w:eastAsia="微软雅黑" w:hAnsi="Times New Roman" w:cs="Times New Roman"/>
          <w:sz w:val="22"/>
          <w:szCs w:val="22"/>
        </w:rPr>
        <w:t>亿元，调整后净利润同比增长</w:t>
      </w:r>
      <w:r w:rsidRPr="0086309C">
        <w:rPr>
          <w:rFonts w:ascii="Times New Roman" w:eastAsia="微软雅黑" w:hAnsi="Times New Roman" w:cs="Times New Roman"/>
          <w:sz w:val="22"/>
          <w:szCs w:val="22"/>
        </w:rPr>
        <w:t>69.4%</w:t>
      </w:r>
      <w:r w:rsidRPr="0086309C">
        <w:rPr>
          <w:rFonts w:ascii="Times New Roman" w:eastAsia="微软雅黑" w:hAnsi="Times New Roman" w:cs="Times New Roman"/>
          <w:sz w:val="22"/>
          <w:szCs w:val="22"/>
        </w:rPr>
        <w:t>至</w:t>
      </w:r>
      <w:r w:rsidRPr="0086309C">
        <w:rPr>
          <w:rFonts w:ascii="Times New Roman" w:eastAsia="微软雅黑" w:hAnsi="Times New Roman" w:cs="Times New Roman"/>
          <w:sz w:val="22"/>
          <w:szCs w:val="22"/>
        </w:rPr>
        <w:t>83.2</w:t>
      </w:r>
      <w:r w:rsidRPr="0086309C">
        <w:rPr>
          <w:rFonts w:ascii="Times New Roman" w:eastAsia="微软雅黑" w:hAnsi="Times New Roman" w:cs="Times New Roman"/>
          <w:sz w:val="22"/>
          <w:szCs w:val="22"/>
        </w:rPr>
        <w:t>亿元，均超出市场预期</w:t>
      </w:r>
      <w:r w:rsidRPr="0086309C">
        <w:rPr>
          <w:rFonts w:ascii="Times New Roman" w:eastAsia="微软雅黑" w:hAnsi="Times New Roman" w:cs="Times New Roman"/>
          <w:sz w:val="22"/>
          <w:szCs w:val="22"/>
        </w:rPr>
        <w:t xml:space="preserve"> (</w:t>
      </w:r>
      <w:hyperlink r:id="rId211" w:anchor=":~:text=The%20company%20reported%20a%2048.8,analyst%20estimates%20compiled%20by%20LSEG"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。全年营收达人民币</w:t>
      </w:r>
      <w:r w:rsidRPr="0086309C">
        <w:rPr>
          <w:rFonts w:ascii="Times New Roman" w:eastAsia="微软雅黑" w:hAnsi="Times New Roman" w:cs="Times New Roman"/>
          <w:sz w:val="22"/>
          <w:szCs w:val="22"/>
        </w:rPr>
        <w:t>3659</w:t>
      </w:r>
      <w:r w:rsidRPr="0086309C">
        <w:rPr>
          <w:rFonts w:ascii="Times New Roman" w:eastAsia="微软雅黑" w:hAnsi="Times New Roman" w:cs="Times New Roman"/>
          <w:sz w:val="22"/>
          <w:szCs w:val="22"/>
        </w:rPr>
        <w:t>亿元，同比增长</w:t>
      </w:r>
      <w:r w:rsidRPr="0086309C">
        <w:rPr>
          <w:rFonts w:ascii="Times New Roman" w:eastAsia="微软雅黑" w:hAnsi="Times New Roman" w:cs="Times New Roman"/>
          <w:sz w:val="22"/>
          <w:szCs w:val="22"/>
        </w:rPr>
        <w:t>35%</w:t>
      </w:r>
      <w:r w:rsidRPr="0086309C">
        <w:rPr>
          <w:rFonts w:ascii="Times New Roman" w:eastAsia="微软雅黑" w:hAnsi="Times New Roman" w:cs="Times New Roman"/>
          <w:sz w:val="22"/>
          <w:szCs w:val="22"/>
        </w:rPr>
        <w:t>，净利润达</w:t>
      </w:r>
      <w:r w:rsidRPr="0086309C">
        <w:rPr>
          <w:rFonts w:ascii="Times New Roman" w:eastAsia="微软雅黑" w:hAnsi="Times New Roman" w:cs="Times New Roman"/>
          <w:sz w:val="22"/>
          <w:szCs w:val="22"/>
        </w:rPr>
        <w:t>235.8</w:t>
      </w:r>
      <w:r w:rsidRPr="0086309C">
        <w:rPr>
          <w:rFonts w:ascii="Times New Roman" w:eastAsia="微软雅黑" w:hAnsi="Times New Roman" w:cs="Times New Roman"/>
          <w:sz w:val="22"/>
          <w:szCs w:val="22"/>
        </w:rPr>
        <w:t>亿元，同比增长</w:t>
      </w:r>
      <w:r w:rsidRPr="0086309C">
        <w:rPr>
          <w:rFonts w:ascii="Times New Roman" w:eastAsia="微软雅黑" w:hAnsi="Times New Roman" w:cs="Times New Roman"/>
          <w:sz w:val="22"/>
          <w:szCs w:val="22"/>
        </w:rPr>
        <w:t>35% (</w:t>
      </w:r>
      <w:hyperlink r:id="rId212" w:anchor=":~:text=Revenue%20jumped%2049,selling%20prices%2C%20the%20company%20said" w:history="1">
        <w:r w:rsidRPr="0086309C">
          <w:rPr>
            <w:rStyle w:val="af0"/>
            <w:rFonts w:ascii="Times New Roman" w:eastAsia="微软雅黑" w:hAnsi="Times New Roman" w:cs="Times New Roman"/>
            <w:sz w:val="22"/>
            <w:szCs w:val="22"/>
          </w:rPr>
          <w:t>Xiaomi's Quarterly Net Profit 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。得益于各业务板块全面向好，公司盈利能力和现金流显著改善。</w:t>
      </w:r>
    </w:p>
    <w:p w14:paraId="7193C003"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行业分析</w:t>
      </w:r>
    </w:p>
    <w:p w14:paraId="4C3A2102" w14:textId="77777777" w:rsidR="0086309C" w:rsidRPr="0086309C" w:rsidRDefault="0086309C" w:rsidP="0086309C">
      <w:pPr>
        <w:numPr>
          <w:ilvl w:val="0"/>
          <w:numId w:val="102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智能手机市场</w:t>
      </w:r>
      <w:r w:rsidRPr="0086309C">
        <w:rPr>
          <w:rFonts w:ascii="Times New Roman" w:eastAsia="微软雅黑" w:hAnsi="Times New Roman" w:cs="Times New Roman"/>
          <w:sz w:val="22"/>
          <w:szCs w:val="22"/>
        </w:rPr>
        <w:t>：全球智能手机出货量在经历两年下滑后于</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年恢复增长，全年出货量达</w:t>
      </w:r>
      <w:r w:rsidRPr="0086309C">
        <w:rPr>
          <w:rFonts w:ascii="Times New Roman" w:eastAsia="微软雅黑" w:hAnsi="Times New Roman" w:cs="Times New Roman"/>
          <w:sz w:val="22"/>
          <w:szCs w:val="22"/>
        </w:rPr>
        <w:t>12.2</w:t>
      </w:r>
      <w:r w:rsidRPr="0086309C">
        <w:rPr>
          <w:rFonts w:ascii="Times New Roman" w:eastAsia="微软雅黑" w:hAnsi="Times New Roman" w:cs="Times New Roman"/>
          <w:sz w:val="22"/>
          <w:szCs w:val="22"/>
        </w:rPr>
        <w:t>亿部，同比增长约</w:t>
      </w:r>
      <w:r w:rsidRPr="0086309C">
        <w:rPr>
          <w:rFonts w:ascii="Times New Roman" w:eastAsia="微软雅黑" w:hAnsi="Times New Roman" w:cs="Times New Roman"/>
          <w:sz w:val="22"/>
          <w:szCs w:val="22"/>
        </w:rPr>
        <w:t>7% (</w:t>
      </w:r>
      <w:hyperlink r:id="rId213" w:anchor=":~:text=According%20to%20the%20latest%20Canalys,third%20spot%2C%20being%20the%20biggest" w:history="1">
        <w:r w:rsidRPr="0086309C">
          <w:rPr>
            <w:rStyle w:val="af0"/>
            <w:rFonts w:ascii="Times New Roman" w:eastAsia="微软雅黑" w:hAnsi="Times New Roman" w:cs="Times New Roman"/>
            <w:sz w:val="22"/>
            <w:szCs w:val="22"/>
          </w:rPr>
          <w:t>Canalys Newsroom - Global smartphone market soared 7% in 2024 as vendors prepare for tricky 2025</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。高端市场由苹果、三星主导，中低端市场竞争激烈，中国厂商（如小米、</w:t>
      </w:r>
      <w:r w:rsidRPr="0086309C">
        <w:rPr>
          <w:rFonts w:ascii="Times New Roman" w:eastAsia="微软雅黑" w:hAnsi="Times New Roman" w:cs="Times New Roman"/>
          <w:sz w:val="22"/>
          <w:szCs w:val="22"/>
        </w:rPr>
        <w:t>OPPO</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vivo</w:t>
      </w:r>
      <w:r w:rsidRPr="0086309C">
        <w:rPr>
          <w:rFonts w:ascii="Times New Roman" w:eastAsia="微软雅黑" w:hAnsi="Times New Roman" w:cs="Times New Roman"/>
          <w:sz w:val="22"/>
          <w:szCs w:val="22"/>
        </w:rPr>
        <w:t>等）积极开拓新兴市场以驱动增量。</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年小米手机出货量逆势大增</w:t>
      </w:r>
      <w:r w:rsidRPr="0086309C">
        <w:rPr>
          <w:rFonts w:ascii="Times New Roman" w:eastAsia="微软雅黑" w:hAnsi="Times New Roman" w:cs="Times New Roman"/>
          <w:sz w:val="22"/>
          <w:szCs w:val="22"/>
        </w:rPr>
        <w:t>15%</w:t>
      </w:r>
      <w:r w:rsidRPr="0086309C">
        <w:rPr>
          <w:rFonts w:ascii="Times New Roman" w:eastAsia="微软雅黑" w:hAnsi="Times New Roman" w:cs="Times New Roman"/>
          <w:sz w:val="22"/>
          <w:szCs w:val="22"/>
        </w:rPr>
        <w:t>至</w:t>
      </w:r>
      <w:r w:rsidRPr="0086309C">
        <w:rPr>
          <w:rFonts w:ascii="Times New Roman" w:eastAsia="微软雅黑" w:hAnsi="Times New Roman" w:cs="Times New Roman"/>
          <w:sz w:val="22"/>
          <w:szCs w:val="22"/>
        </w:rPr>
        <w:t>1.686</w:t>
      </w:r>
      <w:r w:rsidRPr="0086309C">
        <w:rPr>
          <w:rFonts w:ascii="Times New Roman" w:eastAsia="微软雅黑" w:hAnsi="Times New Roman" w:cs="Times New Roman"/>
          <w:sz w:val="22"/>
          <w:szCs w:val="22"/>
        </w:rPr>
        <w:t>亿部，稳居全球第三</w:t>
      </w:r>
      <w:r w:rsidRPr="0086309C">
        <w:rPr>
          <w:rFonts w:ascii="Times New Roman" w:eastAsia="微软雅黑" w:hAnsi="Times New Roman" w:cs="Times New Roman"/>
          <w:sz w:val="22"/>
          <w:szCs w:val="22"/>
        </w:rPr>
        <w:t xml:space="preserve"> (</w:t>
      </w:r>
      <w:hyperlink r:id="rId214" w:anchor=":~:text=225,6%20million%20units%2C%20respectively" w:history="1">
        <w:r w:rsidRPr="0086309C">
          <w:rPr>
            <w:rStyle w:val="af0"/>
            <w:rFonts w:ascii="Times New Roman" w:eastAsia="微软雅黑" w:hAnsi="Times New Roman" w:cs="Times New Roman"/>
            <w:sz w:val="22"/>
            <w:szCs w:val="22"/>
          </w:rPr>
          <w:t>Canalys Newsroom - Global smartphone market soared 7% in 2024 as vendors prepare for tricky 2025</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。整体而言，</w:t>
      </w:r>
      <w:r w:rsidRPr="0086309C">
        <w:rPr>
          <w:rFonts w:ascii="Times New Roman" w:eastAsia="微软雅黑" w:hAnsi="Times New Roman" w:cs="Times New Roman"/>
          <w:sz w:val="22"/>
          <w:szCs w:val="22"/>
        </w:rPr>
        <w:t>5G</w:t>
      </w:r>
      <w:r w:rsidRPr="0086309C">
        <w:rPr>
          <w:rFonts w:ascii="Times New Roman" w:eastAsia="微软雅黑" w:hAnsi="Times New Roman" w:cs="Times New Roman"/>
          <w:sz w:val="22"/>
          <w:szCs w:val="22"/>
        </w:rPr>
        <w:t>换机潮和新兴市场需求推动行业回暖，但成熟市场趋于饱和，</w:t>
      </w:r>
      <w:r w:rsidRPr="0086309C">
        <w:rPr>
          <w:rFonts w:ascii="Times New Roman" w:eastAsia="微软雅黑" w:hAnsi="Times New Roman" w:cs="Times New Roman"/>
          <w:b/>
          <w:bCs/>
          <w:sz w:val="22"/>
          <w:szCs w:val="22"/>
        </w:rPr>
        <w:t>2025</w:t>
      </w:r>
      <w:r w:rsidRPr="0086309C">
        <w:rPr>
          <w:rFonts w:ascii="Times New Roman" w:eastAsia="微软雅黑" w:hAnsi="Times New Roman" w:cs="Times New Roman"/>
          <w:b/>
          <w:bCs/>
          <w:sz w:val="22"/>
          <w:szCs w:val="22"/>
        </w:rPr>
        <w:t>年增速可能放缓</w:t>
      </w:r>
      <w:r w:rsidRPr="0086309C">
        <w:rPr>
          <w:rFonts w:ascii="Times New Roman" w:eastAsia="微软雅黑" w:hAnsi="Times New Roman" w:cs="Times New Roman"/>
          <w:sz w:val="22"/>
          <w:szCs w:val="22"/>
        </w:rPr>
        <w:t xml:space="preserve"> (</w:t>
      </w:r>
      <w:hyperlink r:id="rId215" w:anchor=":~:text=%E2%80%9CVendors%20are%20facing%20a%20tricky,be%20key%20for%20vendors%20to" w:history="1">
        <w:r w:rsidRPr="0086309C">
          <w:rPr>
            <w:rStyle w:val="af0"/>
            <w:rFonts w:ascii="Times New Roman" w:eastAsia="微软雅黑" w:hAnsi="Times New Roman" w:cs="Times New Roman"/>
            <w:sz w:val="22"/>
            <w:szCs w:val="22"/>
          </w:rPr>
          <w:t>Canalys Newsroom - Global smartphone market soared 7% in 2024 as vendors prepare for tricky 2025</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6D11358C" w14:textId="77777777" w:rsidR="0086309C" w:rsidRPr="0086309C" w:rsidRDefault="0086309C" w:rsidP="0086309C">
      <w:pPr>
        <w:numPr>
          <w:ilvl w:val="0"/>
          <w:numId w:val="102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电动车</w:t>
      </w:r>
      <w:r w:rsidRPr="0086309C">
        <w:rPr>
          <w:rFonts w:ascii="Times New Roman" w:eastAsia="微软雅黑" w:hAnsi="Times New Roman" w:cs="Times New Roman"/>
          <w:b/>
          <w:bCs/>
          <w:sz w:val="22"/>
          <w:szCs w:val="22"/>
        </w:rPr>
        <w:t>(EV)</w:t>
      </w:r>
      <w:r w:rsidRPr="0086309C">
        <w:rPr>
          <w:rFonts w:ascii="Times New Roman" w:eastAsia="微软雅黑" w:hAnsi="Times New Roman" w:cs="Times New Roman"/>
          <w:b/>
          <w:bCs/>
          <w:sz w:val="22"/>
          <w:szCs w:val="22"/>
        </w:rPr>
        <w:t>产业</w:t>
      </w:r>
      <w:r w:rsidRPr="0086309C">
        <w:rPr>
          <w:rFonts w:ascii="Times New Roman" w:eastAsia="微软雅黑" w:hAnsi="Times New Roman" w:cs="Times New Roman"/>
          <w:sz w:val="22"/>
          <w:szCs w:val="22"/>
        </w:rPr>
        <w:t>：电动汽车在全球范围高速增长。</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年全球新能源车（含纯电和插混）销量同比增长</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，突破</w:t>
      </w:r>
      <w:r w:rsidRPr="0086309C">
        <w:rPr>
          <w:rFonts w:ascii="Times New Roman" w:eastAsia="微软雅黑" w:hAnsi="Times New Roman" w:cs="Times New Roman"/>
          <w:sz w:val="22"/>
          <w:szCs w:val="22"/>
        </w:rPr>
        <w:t>1,700</w:t>
      </w:r>
      <w:r w:rsidRPr="0086309C">
        <w:rPr>
          <w:rFonts w:ascii="Times New Roman" w:eastAsia="微软雅黑" w:hAnsi="Times New Roman" w:cs="Times New Roman"/>
          <w:sz w:val="22"/>
          <w:szCs w:val="22"/>
        </w:rPr>
        <w:t>万辆，其中中国市场全年销量达</w:t>
      </w:r>
      <w:r w:rsidRPr="0086309C">
        <w:rPr>
          <w:rFonts w:ascii="Times New Roman" w:eastAsia="微软雅黑" w:hAnsi="Times New Roman" w:cs="Times New Roman"/>
          <w:sz w:val="22"/>
          <w:szCs w:val="22"/>
        </w:rPr>
        <w:t>1,100</w:t>
      </w:r>
      <w:r w:rsidRPr="0086309C">
        <w:rPr>
          <w:rFonts w:ascii="Times New Roman" w:eastAsia="微软雅黑" w:hAnsi="Times New Roman" w:cs="Times New Roman"/>
          <w:sz w:val="22"/>
          <w:szCs w:val="22"/>
        </w:rPr>
        <w:t>万辆，占比逾</w:t>
      </w:r>
      <w:r w:rsidRPr="0086309C">
        <w:rPr>
          <w:rFonts w:ascii="Times New Roman" w:eastAsia="微软雅黑" w:hAnsi="Times New Roman" w:cs="Times New Roman"/>
          <w:sz w:val="22"/>
          <w:szCs w:val="22"/>
        </w:rPr>
        <w:t>40% (</w:t>
      </w:r>
      <w:hyperlink r:id="rId216" w:anchor=":~:text=Jan%2014%20%28Reuters%29%20,stabilised%2C%20data%20showed%20on%20Tuesday" w:history="1">
        <w:r w:rsidRPr="0086309C">
          <w:rPr>
            <w:rStyle w:val="af0"/>
            <w:rFonts w:ascii="Times New Roman" w:eastAsia="微软雅黑" w:hAnsi="Times New Roman" w:cs="Times New Roman"/>
            <w:sz w:val="22"/>
            <w:szCs w:val="22"/>
          </w:rPr>
          <w:t>Global electric vehicle sales up 25% in record 2024 | Reuters</w:t>
        </w:r>
      </w:hyperlink>
      <w:r w:rsidRPr="0086309C">
        <w:rPr>
          <w:rFonts w:ascii="Times New Roman" w:eastAsia="微软雅黑" w:hAnsi="Times New Roman" w:cs="Times New Roman"/>
          <w:sz w:val="22"/>
          <w:szCs w:val="22"/>
        </w:rPr>
        <w:t>) (</w:t>
      </w:r>
      <w:hyperlink r:id="rId217" w:anchor=":~:text=the%20Rho%20Motion%20data%20showed" w:history="1">
        <w:r w:rsidRPr="0086309C">
          <w:rPr>
            <w:rStyle w:val="af0"/>
            <w:rFonts w:ascii="Times New Roman" w:eastAsia="微软雅黑" w:hAnsi="Times New Roman" w:cs="Times New Roman"/>
            <w:sz w:val="22"/>
            <w:szCs w:val="22"/>
          </w:rPr>
          <w:t>Global electric vehicle sales up 25% in record 2024 | Reuters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。中国已成为全球电动车普及率最高的市场之一</w:t>
      </w:r>
      <w:r w:rsidRPr="0086309C">
        <w:rPr>
          <w:rFonts w:ascii="Times New Roman" w:eastAsia="微软雅黑" w:hAnsi="Times New Roman" w:cs="Times New Roman"/>
          <w:sz w:val="22"/>
          <w:szCs w:val="22"/>
        </w:rPr>
        <w:t xml:space="preserve"> (</w:t>
      </w:r>
      <w:hyperlink r:id="rId218" w:anchor=":~:text=Global%20car%20market%20in%20the,EV%20subsidies%20to%20boost" w:history="1">
        <w:r w:rsidRPr="0086309C">
          <w:rPr>
            <w:rStyle w:val="af0"/>
            <w:rFonts w:ascii="Times New Roman" w:eastAsia="微软雅黑" w:hAnsi="Times New Roman" w:cs="Times New Roman"/>
            <w:sz w:val="22"/>
            <w:szCs w:val="22"/>
          </w:rPr>
          <w:t>Global car market in the slow lane: China soars ahead of the West in ...</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。传统车企与科技公司纷纷入局，特斯拉、比亚迪等领军品牌占据优势，但新进入者持续涌现，竞争格局激烈。政府政策亦深刻影响行业走势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例如中国延续新能源汽车购置鼓励措施至</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年，以保持市场增速</w:t>
      </w:r>
      <w:r w:rsidRPr="0086309C">
        <w:rPr>
          <w:rFonts w:ascii="Times New Roman" w:eastAsia="微软雅黑" w:hAnsi="Times New Roman" w:cs="Times New Roman"/>
          <w:sz w:val="22"/>
          <w:szCs w:val="22"/>
        </w:rPr>
        <w:t xml:space="preserve"> (</w:t>
      </w:r>
      <w:hyperlink r:id="rId219" w:anchor=":~:text=avoid%20hefty%20fines" w:history="1">
        <w:r w:rsidRPr="0086309C">
          <w:rPr>
            <w:rStyle w:val="af0"/>
            <w:rFonts w:ascii="Times New Roman" w:eastAsia="微软雅黑" w:hAnsi="Times New Roman" w:cs="Times New Roman"/>
            <w:sz w:val="22"/>
            <w:szCs w:val="22"/>
          </w:rPr>
          <w:t>Global electric vehicle sales up 25% in record 2024 | Reuters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。总体看，电动车行业增长空间大，但</w:t>
      </w:r>
      <w:r w:rsidRPr="0086309C">
        <w:rPr>
          <w:rFonts w:ascii="Times New Roman" w:eastAsia="微软雅黑" w:hAnsi="Times New Roman" w:cs="Times New Roman"/>
          <w:b/>
          <w:bCs/>
          <w:sz w:val="22"/>
          <w:szCs w:val="22"/>
        </w:rPr>
        <w:t>技术革新和价格竞争</w:t>
      </w:r>
      <w:r w:rsidRPr="0086309C">
        <w:rPr>
          <w:rFonts w:ascii="Times New Roman" w:eastAsia="微软雅黑" w:hAnsi="Times New Roman" w:cs="Times New Roman"/>
          <w:sz w:val="22"/>
          <w:szCs w:val="22"/>
        </w:rPr>
        <w:t>将决定各玩家成败。</w:t>
      </w:r>
    </w:p>
    <w:p w14:paraId="4840244F" w14:textId="77777777" w:rsidR="0086309C" w:rsidRPr="0086309C" w:rsidRDefault="0086309C" w:rsidP="0086309C">
      <w:pPr>
        <w:numPr>
          <w:ilvl w:val="0"/>
          <w:numId w:val="1028"/>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IoT</w:t>
      </w:r>
      <w:r w:rsidRPr="0086309C">
        <w:rPr>
          <w:rFonts w:ascii="Times New Roman" w:eastAsia="微软雅黑" w:hAnsi="Times New Roman" w:cs="Times New Roman"/>
          <w:b/>
          <w:bCs/>
          <w:sz w:val="22"/>
          <w:szCs w:val="22"/>
        </w:rPr>
        <w:t>及智能家居</w:t>
      </w:r>
      <w:r w:rsidRPr="0086309C">
        <w:rPr>
          <w:rFonts w:ascii="Times New Roman" w:eastAsia="微软雅黑" w:hAnsi="Times New Roman" w:cs="Times New Roman"/>
          <w:sz w:val="22"/>
          <w:szCs w:val="22"/>
        </w:rPr>
        <w:t>：物联网设备保持普及上升趋势，预计</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年全球联网</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设备数量将达约</w:t>
      </w:r>
      <w:r w:rsidRPr="0086309C">
        <w:rPr>
          <w:rFonts w:ascii="Times New Roman" w:eastAsia="微软雅黑" w:hAnsi="Times New Roman" w:cs="Times New Roman"/>
          <w:sz w:val="22"/>
          <w:szCs w:val="22"/>
        </w:rPr>
        <w:t>188</w:t>
      </w:r>
      <w:r w:rsidRPr="0086309C">
        <w:rPr>
          <w:rFonts w:ascii="Times New Roman" w:eastAsia="微软雅黑" w:hAnsi="Times New Roman" w:cs="Times New Roman"/>
          <w:sz w:val="22"/>
          <w:szCs w:val="22"/>
        </w:rPr>
        <w:t>亿台，同比增加</w:t>
      </w:r>
      <w:r w:rsidRPr="0086309C">
        <w:rPr>
          <w:rFonts w:ascii="Times New Roman" w:eastAsia="微软雅黑" w:hAnsi="Times New Roman" w:cs="Times New Roman"/>
          <w:sz w:val="22"/>
          <w:szCs w:val="22"/>
        </w:rPr>
        <w:t>13% (</w:t>
      </w:r>
      <w:hyperlink r:id="rId220" w:anchor=":~:text=Number%20of%20connected%20IoT%20devices,to%20continued%20cautious%20enterprise%20spending" w:history="1">
        <w:r w:rsidRPr="0086309C">
          <w:rPr>
            <w:rStyle w:val="af0"/>
            <w:rFonts w:ascii="Times New Roman" w:eastAsia="微软雅黑" w:hAnsi="Times New Roman" w:cs="Times New Roman"/>
            <w:sz w:val="22"/>
            <w:szCs w:val="22"/>
          </w:rPr>
          <w:t>Number of connected IoT devices growing 13% to 18.8 billion globally</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。智能家居、可穿戴和智能硬件需求旺盛，消费者生态黏性逐步形成。市场参与者众多，既有苹果、谷歌等生态巨头，也有小米、华为等提供性价比产品的厂商。随着</w:t>
      </w:r>
      <w:r w:rsidRPr="0086309C">
        <w:rPr>
          <w:rFonts w:ascii="Times New Roman" w:eastAsia="微软雅黑" w:hAnsi="Times New Roman" w:cs="Times New Roman"/>
          <w:sz w:val="22"/>
          <w:szCs w:val="22"/>
        </w:rPr>
        <w:lastRenderedPageBreak/>
        <w:t>AI</w:t>
      </w:r>
      <w:r w:rsidRPr="0086309C">
        <w:rPr>
          <w:rFonts w:ascii="Times New Roman" w:eastAsia="微软雅黑" w:hAnsi="Times New Roman" w:cs="Times New Roman"/>
          <w:sz w:val="22"/>
          <w:szCs w:val="22"/>
        </w:rPr>
        <w:t>技术融合和互联标准（如</w:t>
      </w:r>
      <w:r w:rsidRPr="0086309C">
        <w:rPr>
          <w:rFonts w:ascii="Times New Roman" w:eastAsia="微软雅黑" w:hAnsi="Times New Roman" w:cs="Times New Roman"/>
          <w:sz w:val="22"/>
          <w:szCs w:val="22"/>
        </w:rPr>
        <w:t>Matter</w:t>
      </w:r>
      <w:r w:rsidRPr="0086309C">
        <w:rPr>
          <w:rFonts w:ascii="Times New Roman" w:eastAsia="微软雅黑" w:hAnsi="Times New Roman" w:cs="Times New Roman"/>
          <w:sz w:val="22"/>
          <w:szCs w:val="22"/>
        </w:rPr>
        <w:t>协议）推进，行业正朝</w:t>
      </w:r>
      <w:r w:rsidRPr="0086309C">
        <w:rPr>
          <w:rFonts w:ascii="Times New Roman" w:eastAsia="微软雅黑" w:hAnsi="Times New Roman" w:cs="Times New Roman"/>
          <w:b/>
          <w:bCs/>
          <w:sz w:val="22"/>
          <w:szCs w:val="22"/>
        </w:rPr>
        <w:t>万物互联</w:t>
      </w:r>
      <w:r w:rsidRPr="0086309C">
        <w:rPr>
          <w:rFonts w:ascii="Times New Roman" w:eastAsia="微软雅黑" w:hAnsi="Times New Roman" w:cs="Times New Roman"/>
          <w:sz w:val="22"/>
          <w:szCs w:val="22"/>
        </w:rPr>
        <w:t>方向发展，但短期内不同生态系统割裂竞争的格局仍将持续。</w:t>
      </w:r>
    </w:p>
    <w:p w14:paraId="5FBDCCA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业务分析</w:t>
      </w:r>
    </w:p>
    <w:p w14:paraId="0F6025D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小米目前主营业务涵盖智能手机、电动车、</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及生活消费产品和互联网服务四大板块。各业务板块表现及潜力评估如下：</w:t>
      </w:r>
    </w:p>
    <w:p w14:paraId="76986B6A" w14:textId="77777777" w:rsidR="0086309C" w:rsidRPr="0086309C" w:rsidRDefault="0086309C" w:rsidP="0086309C">
      <w:pPr>
        <w:numPr>
          <w:ilvl w:val="0"/>
          <w:numId w:val="102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智能手机</w:t>
      </w:r>
      <w:r w:rsidRPr="0086309C">
        <w:rPr>
          <w:rFonts w:ascii="Times New Roman" w:eastAsia="微软雅黑" w:hAnsi="Times New Roman" w:cs="Times New Roman"/>
          <w:sz w:val="22"/>
          <w:szCs w:val="22"/>
        </w:rPr>
        <w:t>：智能手机是小米的核心收入来源，占公司收入约五成。</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年小米手机销量强劲增长，在全球市场份额约</w:t>
      </w:r>
      <w:r w:rsidRPr="0086309C">
        <w:rPr>
          <w:rFonts w:ascii="Times New Roman" w:eastAsia="微软雅黑" w:hAnsi="Times New Roman" w:cs="Times New Roman"/>
          <w:sz w:val="22"/>
          <w:szCs w:val="22"/>
        </w:rPr>
        <w:t>13% (</w:t>
      </w:r>
      <w:hyperlink r:id="rId221" w:anchor=":~:text=Xiaomi%27s%20fourth,data%20from%20researcher%20Canalys%20showed"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。公司手机业务竞争优势在于</w:t>
      </w:r>
      <w:r w:rsidRPr="0086309C">
        <w:rPr>
          <w:rFonts w:ascii="Times New Roman" w:eastAsia="微软雅黑" w:hAnsi="Times New Roman" w:cs="Times New Roman"/>
          <w:b/>
          <w:bCs/>
          <w:sz w:val="22"/>
          <w:szCs w:val="22"/>
        </w:rPr>
        <w:t>性价比和互联网直销模式</w:t>
      </w:r>
      <w:r w:rsidRPr="0086309C">
        <w:rPr>
          <w:rFonts w:ascii="Times New Roman" w:eastAsia="微软雅黑" w:hAnsi="Times New Roman" w:cs="Times New Roman"/>
          <w:sz w:val="22"/>
          <w:szCs w:val="22"/>
        </w:rPr>
        <w:t>，通过</w:t>
      </w:r>
      <w:r w:rsidRPr="0086309C">
        <w:rPr>
          <w:rFonts w:ascii="Times New Roman" w:eastAsia="微软雅黑" w:hAnsi="Times New Roman" w:cs="Times New Roman"/>
          <w:sz w:val="22"/>
          <w:szCs w:val="22"/>
        </w:rPr>
        <w:t>Redmi</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POCO</w:t>
      </w:r>
      <w:r w:rsidRPr="0086309C">
        <w:rPr>
          <w:rFonts w:ascii="Times New Roman" w:eastAsia="微软雅黑" w:hAnsi="Times New Roman" w:cs="Times New Roman"/>
          <w:sz w:val="22"/>
          <w:szCs w:val="22"/>
        </w:rPr>
        <w:t>子品牌覆盖中低端市场，同时推行高端化战略（如</w:t>
      </w:r>
      <w:r w:rsidRPr="0086309C">
        <w:rPr>
          <w:rFonts w:ascii="Times New Roman" w:eastAsia="微软雅黑" w:hAnsi="Times New Roman" w:cs="Times New Roman"/>
          <w:sz w:val="22"/>
          <w:szCs w:val="22"/>
        </w:rPr>
        <w:t>MIX</w:t>
      </w:r>
      <w:r w:rsidRPr="0086309C">
        <w:rPr>
          <w:rFonts w:ascii="Times New Roman" w:eastAsia="微软雅黑" w:hAnsi="Times New Roman" w:cs="Times New Roman"/>
          <w:sz w:val="22"/>
          <w:szCs w:val="22"/>
        </w:rPr>
        <w:t>系列）提升均价。凭借印度、欧洲等海外市场的成功开拓，小米手机业务具备增长韧性。小米计划进一步拓展线下渠道以支撑手机销量</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预计今年在中国新开大量门店，并未来五年在海外新开</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万家</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小米之家</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直营店</w:t>
      </w:r>
      <w:r w:rsidRPr="0086309C">
        <w:rPr>
          <w:rFonts w:ascii="Times New Roman" w:eastAsia="微软雅黑" w:hAnsi="Times New Roman" w:cs="Times New Roman"/>
          <w:sz w:val="22"/>
          <w:szCs w:val="22"/>
        </w:rPr>
        <w:t xml:space="preserve"> (</w:t>
      </w:r>
      <w:hyperlink r:id="rId222" w:anchor=":~:text=The%20world%27s%20third,in%20the%20next%20five%20years"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。展望未来，</w:t>
      </w:r>
      <w:r w:rsidRPr="0086309C">
        <w:rPr>
          <w:rFonts w:ascii="Times New Roman" w:eastAsia="微软雅黑" w:hAnsi="Times New Roman" w:cs="Times New Roman"/>
          <w:sz w:val="22"/>
          <w:szCs w:val="22"/>
        </w:rPr>
        <w:t>5G</w:t>
      </w:r>
      <w:r w:rsidRPr="0086309C">
        <w:rPr>
          <w:rFonts w:ascii="Times New Roman" w:eastAsia="微软雅黑" w:hAnsi="Times New Roman" w:cs="Times New Roman"/>
          <w:sz w:val="22"/>
          <w:szCs w:val="22"/>
        </w:rPr>
        <w:t>换机、海外市场份额提升将是主要增长点。但需关注行业周期波动和与苹果、荣耀等品牌的激烈竞争。</w:t>
      </w:r>
    </w:p>
    <w:p w14:paraId="505DB832" w14:textId="77777777" w:rsidR="0086309C" w:rsidRPr="0086309C" w:rsidRDefault="0086309C" w:rsidP="0086309C">
      <w:pPr>
        <w:numPr>
          <w:ilvl w:val="0"/>
          <w:numId w:val="102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电动车</w:t>
      </w:r>
      <w:r w:rsidRPr="0086309C">
        <w:rPr>
          <w:rFonts w:ascii="Times New Roman" w:eastAsia="微软雅黑" w:hAnsi="Times New Roman" w:cs="Times New Roman"/>
          <w:sz w:val="22"/>
          <w:szCs w:val="22"/>
        </w:rPr>
        <w:t>：电动车是小米近年重点投入的新业务。</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年小米发布首款电动轿车</w:t>
      </w:r>
      <w:r w:rsidRPr="0086309C">
        <w:rPr>
          <w:rFonts w:ascii="Times New Roman" w:eastAsia="微软雅黑" w:hAnsi="Times New Roman" w:cs="Times New Roman"/>
          <w:b/>
          <w:bCs/>
          <w:sz w:val="22"/>
          <w:szCs w:val="22"/>
        </w:rPr>
        <w:t>SU7</w:t>
      </w:r>
      <w:r w:rsidRPr="0086309C">
        <w:rPr>
          <w:rFonts w:ascii="Times New Roman" w:eastAsia="微软雅黑" w:hAnsi="Times New Roman" w:cs="Times New Roman"/>
          <w:sz w:val="22"/>
          <w:szCs w:val="22"/>
        </w:rPr>
        <w:t>系列并实现当年量产交付，全年交付超过</w:t>
      </w:r>
      <w:r w:rsidRPr="0086309C">
        <w:rPr>
          <w:rFonts w:ascii="Times New Roman" w:eastAsia="微软雅黑" w:hAnsi="Times New Roman" w:cs="Times New Roman"/>
          <w:sz w:val="22"/>
          <w:szCs w:val="22"/>
        </w:rPr>
        <w:t>13.5</w:t>
      </w:r>
      <w:r w:rsidRPr="0086309C">
        <w:rPr>
          <w:rFonts w:ascii="Times New Roman" w:eastAsia="微软雅黑" w:hAnsi="Times New Roman" w:cs="Times New Roman"/>
          <w:sz w:val="22"/>
          <w:szCs w:val="22"/>
        </w:rPr>
        <w:t>万辆</w:t>
      </w:r>
      <w:r w:rsidRPr="0086309C">
        <w:rPr>
          <w:rFonts w:ascii="Times New Roman" w:eastAsia="微软雅黑" w:hAnsi="Times New Roman" w:cs="Times New Roman"/>
          <w:sz w:val="22"/>
          <w:szCs w:val="22"/>
        </w:rPr>
        <w:t>SU7</w:t>
      </w:r>
      <w:r w:rsidRPr="0086309C">
        <w:rPr>
          <w:rFonts w:ascii="Times New Roman" w:eastAsia="微软雅黑" w:hAnsi="Times New Roman" w:cs="Times New Roman"/>
          <w:sz w:val="22"/>
          <w:szCs w:val="22"/>
        </w:rPr>
        <w:t>电动车，贡献收入人民币</w:t>
      </w:r>
      <w:r w:rsidRPr="0086309C">
        <w:rPr>
          <w:rFonts w:ascii="Times New Roman" w:eastAsia="微软雅黑" w:hAnsi="Times New Roman" w:cs="Times New Roman"/>
          <w:sz w:val="22"/>
          <w:szCs w:val="22"/>
        </w:rPr>
        <w:t>321</w:t>
      </w:r>
      <w:r w:rsidRPr="0086309C">
        <w:rPr>
          <w:rFonts w:ascii="Times New Roman" w:eastAsia="微软雅黑" w:hAnsi="Times New Roman" w:cs="Times New Roman"/>
          <w:sz w:val="22"/>
          <w:szCs w:val="22"/>
        </w:rPr>
        <w:t>亿元</w:t>
      </w:r>
      <w:r w:rsidRPr="0086309C">
        <w:rPr>
          <w:rFonts w:ascii="Times New Roman" w:eastAsia="微软雅黑" w:hAnsi="Times New Roman" w:cs="Times New Roman"/>
          <w:sz w:val="22"/>
          <w:szCs w:val="22"/>
        </w:rPr>
        <w:t xml:space="preserve"> (</w:t>
      </w:r>
      <w:hyperlink r:id="rId223" w:anchor=":~:text=Xiaomi%20began%20manufacturing%20EVs%20last,year%20history"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。尽管电动车业务当前处于投入期，</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年包含造车在内的新业务板块调整后净亏损为</w:t>
      </w:r>
      <w:r w:rsidRPr="0086309C">
        <w:rPr>
          <w:rFonts w:ascii="Times New Roman" w:eastAsia="微软雅黑" w:hAnsi="Times New Roman" w:cs="Times New Roman"/>
          <w:sz w:val="22"/>
          <w:szCs w:val="22"/>
        </w:rPr>
        <w:t>62</w:t>
      </w:r>
      <w:r w:rsidRPr="0086309C">
        <w:rPr>
          <w:rFonts w:ascii="Times New Roman" w:eastAsia="微软雅黑" w:hAnsi="Times New Roman" w:cs="Times New Roman"/>
          <w:sz w:val="22"/>
          <w:szCs w:val="22"/>
        </w:rPr>
        <w:t>亿元</w:t>
      </w:r>
      <w:r w:rsidRPr="0086309C">
        <w:rPr>
          <w:rFonts w:ascii="Times New Roman" w:eastAsia="微软雅黑" w:hAnsi="Times New Roman" w:cs="Times New Roman"/>
          <w:sz w:val="22"/>
          <w:szCs w:val="22"/>
        </w:rPr>
        <w:t xml:space="preserve"> (</w:t>
      </w:r>
      <w:hyperlink r:id="rId224" w:anchor=":~:text=Xiaomi%20began%20manufacturing%20EVs%20last,year%20history"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，但毛利率已达</w:t>
      </w:r>
      <w:r w:rsidRPr="0086309C">
        <w:rPr>
          <w:rFonts w:ascii="Times New Roman" w:eastAsia="微软雅黑" w:hAnsi="Times New Roman" w:cs="Times New Roman"/>
          <w:sz w:val="22"/>
          <w:szCs w:val="22"/>
        </w:rPr>
        <w:t>18.5% (</w:t>
      </w:r>
      <w:hyperlink r:id="rId225" w:anchor=":~:text=The%20company%27s%20electric,was%20234%2C479%20yuan%20last%20year" w:history="1">
        <w:r w:rsidRPr="0086309C">
          <w:rPr>
            <w:rStyle w:val="af0"/>
            <w:rFonts w:ascii="Times New Roman" w:eastAsia="微软雅黑" w:hAnsi="Times New Roman" w:cs="Times New Roman"/>
            <w:sz w:val="22"/>
            <w:szCs w:val="22"/>
          </w:rPr>
          <w:t>Xiaomi's Quarterly Net Profit 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，显示出规模效应潜力。小米管理层对造车前景乐观，已于近期推出定价更低的</w:t>
      </w:r>
      <w:r w:rsidRPr="0086309C">
        <w:rPr>
          <w:rFonts w:ascii="Times New Roman" w:eastAsia="微软雅黑" w:hAnsi="Times New Roman" w:cs="Times New Roman"/>
          <w:sz w:val="22"/>
          <w:szCs w:val="22"/>
        </w:rPr>
        <w:t>SU7 Ultra</w:t>
      </w:r>
      <w:r w:rsidRPr="0086309C">
        <w:rPr>
          <w:rFonts w:ascii="Times New Roman" w:eastAsia="微软雅黑" w:hAnsi="Times New Roman" w:cs="Times New Roman"/>
          <w:sz w:val="22"/>
          <w:szCs w:val="22"/>
        </w:rPr>
        <w:t>车型以加速普及，并将</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年汽车年交付目标由</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万台上调至</w:t>
      </w:r>
      <w:r w:rsidRPr="0086309C">
        <w:rPr>
          <w:rFonts w:ascii="Times New Roman" w:eastAsia="微软雅黑" w:hAnsi="Times New Roman" w:cs="Times New Roman"/>
          <w:sz w:val="22"/>
          <w:szCs w:val="22"/>
        </w:rPr>
        <w:t>35</w:t>
      </w:r>
      <w:r w:rsidRPr="0086309C">
        <w:rPr>
          <w:rFonts w:ascii="Times New Roman" w:eastAsia="微软雅黑" w:hAnsi="Times New Roman" w:cs="Times New Roman"/>
          <w:sz w:val="22"/>
          <w:szCs w:val="22"/>
        </w:rPr>
        <w:t>万台</w:t>
      </w:r>
      <w:r w:rsidRPr="0086309C">
        <w:rPr>
          <w:rFonts w:ascii="Times New Roman" w:eastAsia="微软雅黑" w:hAnsi="Times New Roman" w:cs="Times New Roman"/>
          <w:sz w:val="22"/>
          <w:szCs w:val="22"/>
        </w:rPr>
        <w:t xml:space="preserve"> (</w:t>
      </w:r>
      <w:hyperlink r:id="rId226" w:anchor=":~:text=BEIJING%2FSHANGHAI%20%28Reuters%29%20,year%20to%20350%2C000%20from%20300%2C000"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 (</w:t>
      </w:r>
      <w:hyperlink r:id="rId227" w:anchor=":~:text=The%20company%20last%20month%20launched,units%20from%20300%2C000%20units%20previously" w:history="1">
        <w:r w:rsidRPr="0086309C">
          <w:rPr>
            <w:rStyle w:val="af0"/>
            <w:rFonts w:ascii="Times New Roman" w:eastAsia="微软雅黑" w:hAnsi="Times New Roman" w:cs="Times New Roman"/>
            <w:sz w:val="22"/>
            <w:szCs w:val="22"/>
          </w:rPr>
          <w:t>Xiaomi's Quarterly Net Profit 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。小米进军汽车的</w:t>
      </w:r>
      <w:r w:rsidRPr="0086309C">
        <w:rPr>
          <w:rFonts w:ascii="Times New Roman" w:eastAsia="微软雅黑" w:hAnsi="Times New Roman" w:cs="Times New Roman"/>
          <w:b/>
          <w:bCs/>
          <w:sz w:val="22"/>
          <w:szCs w:val="22"/>
        </w:rPr>
        <w:t>竞争优势</w:t>
      </w:r>
      <w:r w:rsidRPr="0086309C">
        <w:rPr>
          <w:rFonts w:ascii="Times New Roman" w:eastAsia="微软雅黑" w:hAnsi="Times New Roman" w:cs="Times New Roman"/>
          <w:sz w:val="22"/>
          <w:szCs w:val="22"/>
        </w:rPr>
        <w:t>在于其庞大的</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和手机用户生态，有望构建</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人</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车</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家</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智能互联体验</w:t>
      </w:r>
      <w:r w:rsidRPr="0086309C">
        <w:rPr>
          <w:rFonts w:ascii="Times New Roman" w:eastAsia="微软雅黑" w:hAnsi="Times New Roman" w:cs="Times New Roman"/>
          <w:sz w:val="22"/>
          <w:szCs w:val="22"/>
        </w:rPr>
        <w:t xml:space="preserve"> (</w:t>
      </w:r>
      <w:hyperlink r:id="rId228" w:anchor=":~:text=Xiaomi%20advances%20cross,smart%20home%20products%20and%20cars" w:history="1">
        <w:r w:rsidRPr="0086309C">
          <w:rPr>
            <w:rStyle w:val="af0"/>
            <w:rFonts w:ascii="Times New Roman" w:eastAsia="微软雅黑" w:hAnsi="Times New Roman" w:cs="Times New Roman"/>
            <w:sz w:val="22"/>
            <w:szCs w:val="22"/>
          </w:rPr>
          <w:t>Xiaomi advances cross-device connectivity with Human x Car x ...</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。不过，汽车行业进入壁垒高、竞争者众多，小米能否通过技术创新和供应链管理站稳脚跟仍有待市场检验。</w:t>
      </w:r>
    </w:p>
    <w:p w14:paraId="36702537" w14:textId="77777777" w:rsidR="0086309C" w:rsidRPr="0086309C" w:rsidRDefault="0086309C" w:rsidP="0086309C">
      <w:pPr>
        <w:numPr>
          <w:ilvl w:val="0"/>
          <w:numId w:val="102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IoT</w:t>
      </w:r>
      <w:r w:rsidRPr="0086309C">
        <w:rPr>
          <w:rFonts w:ascii="Times New Roman" w:eastAsia="微软雅黑" w:hAnsi="Times New Roman" w:cs="Times New Roman"/>
          <w:b/>
          <w:bCs/>
          <w:sz w:val="22"/>
          <w:szCs w:val="22"/>
        </w:rPr>
        <w:t>及生活消费产品</w:t>
      </w:r>
      <w:r w:rsidRPr="0086309C">
        <w:rPr>
          <w:rFonts w:ascii="Times New Roman" w:eastAsia="微软雅黑" w:hAnsi="Times New Roman" w:cs="Times New Roman"/>
          <w:sz w:val="22"/>
          <w:szCs w:val="22"/>
        </w:rPr>
        <w:t>：该板块涵盖智能电视、笔记本、可穿戴设备、智能家电等丰富产品线，已成为小米第二大收入来源。</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与生活消费产品收入达到</w:t>
      </w:r>
      <w:r w:rsidRPr="0086309C">
        <w:rPr>
          <w:rFonts w:ascii="Times New Roman" w:eastAsia="微软雅黑" w:hAnsi="Times New Roman" w:cs="Times New Roman"/>
          <w:sz w:val="22"/>
          <w:szCs w:val="22"/>
        </w:rPr>
        <w:t>1041</w:t>
      </w:r>
      <w:r w:rsidRPr="0086309C">
        <w:rPr>
          <w:rFonts w:ascii="Times New Roman" w:eastAsia="微软雅黑" w:hAnsi="Times New Roman" w:cs="Times New Roman"/>
          <w:sz w:val="22"/>
          <w:szCs w:val="22"/>
        </w:rPr>
        <w:t>亿元，同比大增</w:t>
      </w:r>
      <w:r w:rsidRPr="0086309C">
        <w:rPr>
          <w:rFonts w:ascii="Times New Roman" w:eastAsia="微软雅黑" w:hAnsi="Times New Roman" w:cs="Times New Roman"/>
          <w:sz w:val="22"/>
          <w:szCs w:val="22"/>
        </w:rPr>
        <w:t>30% (</w:t>
      </w:r>
      <w:hyperlink r:id="rId229" w:anchor=":~:text=its%20Internet,wearables%20and%20certain%20lifestyle%20products" w:history="1">
        <w:r w:rsidRPr="0086309C">
          <w:rPr>
            <w:rStyle w:val="af0"/>
            <w:rFonts w:ascii="Times New Roman" w:eastAsia="微软雅黑" w:hAnsi="Times New Roman" w:cs="Times New Roman"/>
            <w:sz w:val="22"/>
            <w:szCs w:val="22"/>
          </w:rPr>
          <w:t>Xiaomi's Quarterly Net Profit 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。小米凭借</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爆品</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策略和</w:t>
      </w:r>
      <w:r w:rsidRPr="0086309C">
        <w:rPr>
          <w:rFonts w:ascii="Times New Roman" w:eastAsia="微软雅黑" w:hAnsi="Times New Roman" w:cs="Times New Roman"/>
          <w:b/>
          <w:bCs/>
          <w:sz w:val="22"/>
          <w:szCs w:val="22"/>
        </w:rPr>
        <w:t>全场景生态</w:t>
      </w:r>
      <w:r w:rsidRPr="0086309C">
        <w:rPr>
          <w:rFonts w:ascii="Times New Roman" w:eastAsia="微软雅黑" w:hAnsi="Times New Roman" w:cs="Times New Roman"/>
          <w:sz w:val="22"/>
          <w:szCs w:val="22"/>
        </w:rPr>
        <w:t>构建，打造了全球最大的消费物联网平台之一：截至</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年第三季度，小米</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平台已连接逾</w:t>
      </w:r>
      <w:r w:rsidRPr="0086309C">
        <w:rPr>
          <w:rFonts w:ascii="Times New Roman" w:eastAsia="微软雅黑" w:hAnsi="Times New Roman" w:cs="Times New Roman"/>
          <w:sz w:val="22"/>
          <w:szCs w:val="22"/>
        </w:rPr>
        <w:t>8.61</w:t>
      </w:r>
      <w:r w:rsidRPr="0086309C">
        <w:rPr>
          <w:rFonts w:ascii="Times New Roman" w:eastAsia="微软雅黑" w:hAnsi="Times New Roman" w:cs="Times New Roman"/>
          <w:sz w:val="22"/>
          <w:szCs w:val="22"/>
        </w:rPr>
        <w:t>亿台设备（不含手机及笔电）</w:t>
      </w:r>
      <w:r w:rsidRPr="0086309C">
        <w:rPr>
          <w:rFonts w:ascii="Times New Roman" w:eastAsia="微软雅黑" w:hAnsi="Times New Roman" w:cs="Times New Roman"/>
          <w:sz w:val="22"/>
          <w:szCs w:val="22"/>
        </w:rPr>
        <w:t xml:space="preserve"> (</w:t>
      </w:r>
      <w:hyperlink r:id="rId230" w:anchor=":~:text=Number%20of%20connected%20Xiaomi%20devices,increase%20from%20the%20previous%20quarter" w:history="1">
        <w:r w:rsidRPr="0086309C">
          <w:rPr>
            <w:rStyle w:val="af0"/>
            <w:rFonts w:ascii="Times New Roman" w:eastAsia="微软雅黑" w:hAnsi="Times New Roman" w:cs="Times New Roman"/>
            <w:sz w:val="22"/>
            <w:szCs w:val="22"/>
          </w:rPr>
          <w:t>Number of connected Xiaomi devices by quarter 2018-2024 - Statista</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。公司在智能电视、可穿戴等细分市场稳居前列，较强的跨设备联动和性价比优势形成了竞争壁垒。未来随着</w:t>
      </w:r>
      <w:r w:rsidRPr="0086309C">
        <w:rPr>
          <w:rFonts w:ascii="Times New Roman" w:eastAsia="微软雅黑" w:hAnsi="Times New Roman" w:cs="Times New Roman"/>
          <w:sz w:val="22"/>
          <w:szCs w:val="22"/>
        </w:rPr>
        <w:t>AIoT</w:t>
      </w:r>
      <w:r w:rsidRPr="0086309C">
        <w:rPr>
          <w:rFonts w:ascii="Times New Roman" w:eastAsia="微软雅黑" w:hAnsi="Times New Roman" w:cs="Times New Roman"/>
          <w:sz w:val="22"/>
          <w:szCs w:val="22"/>
        </w:rPr>
        <w:t>技术成熟、智能家居渗透率提升，以及小米不断推出新的家电品类（如大家电），该板块有望保持高速增长。但需要关注的是行业同质化竞争和平均售价下行压力，持续提升产品力和品牌溢价是长期挑战。</w:t>
      </w:r>
    </w:p>
    <w:p w14:paraId="07507AA9" w14:textId="77777777" w:rsidR="0086309C" w:rsidRPr="0086309C" w:rsidRDefault="0086309C" w:rsidP="0086309C">
      <w:pPr>
        <w:numPr>
          <w:ilvl w:val="0"/>
          <w:numId w:val="1029"/>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互联网服务</w:t>
      </w:r>
      <w:r w:rsidRPr="0086309C">
        <w:rPr>
          <w:rFonts w:ascii="Times New Roman" w:eastAsia="微软雅黑" w:hAnsi="Times New Roman" w:cs="Times New Roman"/>
          <w:sz w:val="22"/>
          <w:szCs w:val="22"/>
        </w:rPr>
        <w:t>：小米的互联网服务包括广告、游戏、金融科技等增值服务，</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年收入约</w:t>
      </w:r>
      <w:r w:rsidRPr="0086309C">
        <w:rPr>
          <w:rFonts w:ascii="Times New Roman" w:eastAsia="微软雅黑" w:hAnsi="Times New Roman" w:cs="Times New Roman"/>
          <w:sz w:val="22"/>
          <w:szCs w:val="22"/>
        </w:rPr>
        <w:t>341</w:t>
      </w:r>
      <w:r w:rsidRPr="0086309C">
        <w:rPr>
          <w:rFonts w:ascii="Times New Roman" w:eastAsia="微软雅黑" w:hAnsi="Times New Roman" w:cs="Times New Roman"/>
          <w:sz w:val="22"/>
          <w:szCs w:val="22"/>
        </w:rPr>
        <w:t>亿元，占总收入近</w:t>
      </w:r>
      <w:r w:rsidRPr="0086309C">
        <w:rPr>
          <w:rFonts w:ascii="Times New Roman" w:eastAsia="微软雅黑" w:hAnsi="Times New Roman" w:cs="Times New Roman"/>
          <w:sz w:val="22"/>
          <w:szCs w:val="22"/>
        </w:rPr>
        <w:t>9% (</w:t>
      </w:r>
      <w:hyperlink r:id="rId231" w:anchor=":~:text=Xiaomi%3A%20Internet%20service%20revenue%20and,Internet%20service" w:history="1">
        <w:r w:rsidRPr="0086309C">
          <w:rPr>
            <w:rStyle w:val="af0"/>
            <w:rFonts w:ascii="Times New Roman" w:eastAsia="微软雅黑" w:hAnsi="Times New Roman" w:cs="Times New Roman"/>
            <w:sz w:val="22"/>
            <w:szCs w:val="22"/>
          </w:rPr>
          <w:t>Xiaomi: Internet service revenue and gross margin both hit record ...</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。虽然占比不大，但该板块毛利极高（</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年互联网服务毛利率达</w:t>
      </w:r>
      <w:r w:rsidRPr="0086309C">
        <w:rPr>
          <w:rFonts w:ascii="Times New Roman" w:eastAsia="微软雅黑" w:hAnsi="Times New Roman" w:cs="Times New Roman"/>
          <w:sz w:val="22"/>
          <w:szCs w:val="22"/>
        </w:rPr>
        <w:t>76.6%</w:t>
      </w:r>
      <w:r w:rsidRPr="0086309C">
        <w:rPr>
          <w:rFonts w:ascii="Times New Roman" w:eastAsia="微软雅黑" w:hAnsi="Times New Roman" w:cs="Times New Roman"/>
          <w:sz w:val="22"/>
          <w:szCs w:val="22"/>
        </w:rPr>
        <w:t>，创历史新高</w:t>
      </w:r>
      <w:r w:rsidRPr="0086309C">
        <w:rPr>
          <w:rFonts w:ascii="Times New Roman" w:eastAsia="微软雅黑" w:hAnsi="Times New Roman" w:cs="Times New Roman"/>
          <w:sz w:val="22"/>
          <w:szCs w:val="22"/>
        </w:rPr>
        <w:t xml:space="preserve"> (</w:t>
      </w:r>
      <w:hyperlink r:id="rId232" w:anchor=":~:text=Xiaomi%3A%20Internet%20service%20revenue%20and,Internet%20service" w:history="1">
        <w:r w:rsidRPr="0086309C">
          <w:rPr>
            <w:rStyle w:val="af0"/>
            <w:rFonts w:ascii="Times New Roman" w:eastAsia="微软雅黑" w:hAnsi="Times New Roman" w:cs="Times New Roman"/>
            <w:sz w:val="22"/>
            <w:szCs w:val="22"/>
          </w:rPr>
          <w:t>Xiaomi: Internet service revenue and gross margin both hit record ...</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），是公司利润的重要来源。小米基于</w:t>
      </w:r>
      <w:r w:rsidRPr="0086309C">
        <w:rPr>
          <w:rFonts w:ascii="Times New Roman" w:eastAsia="微软雅黑" w:hAnsi="Times New Roman" w:cs="Times New Roman"/>
          <w:sz w:val="22"/>
          <w:szCs w:val="22"/>
        </w:rPr>
        <w:t>MIUI</w:t>
      </w:r>
      <w:r w:rsidRPr="0086309C">
        <w:rPr>
          <w:rFonts w:ascii="Times New Roman" w:eastAsia="微软雅黑" w:hAnsi="Times New Roman" w:cs="Times New Roman"/>
          <w:sz w:val="22"/>
          <w:szCs w:val="22"/>
        </w:rPr>
        <w:t>操作系统的</w:t>
      </w:r>
      <w:r w:rsidRPr="0086309C">
        <w:rPr>
          <w:rFonts w:ascii="Times New Roman" w:eastAsia="微软雅黑" w:hAnsi="Times New Roman" w:cs="Times New Roman"/>
          <w:b/>
          <w:bCs/>
          <w:sz w:val="22"/>
          <w:szCs w:val="22"/>
        </w:rPr>
        <w:t>庞大月活用户</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年底全球</w:t>
      </w:r>
      <w:r w:rsidRPr="0086309C">
        <w:rPr>
          <w:rFonts w:ascii="Times New Roman" w:eastAsia="微软雅黑" w:hAnsi="Times New Roman" w:cs="Times New Roman"/>
          <w:sz w:val="22"/>
          <w:szCs w:val="22"/>
        </w:rPr>
        <w:t>MIUI</w:t>
      </w:r>
      <w:r w:rsidRPr="0086309C">
        <w:rPr>
          <w:rFonts w:ascii="Times New Roman" w:eastAsia="微软雅黑" w:hAnsi="Times New Roman" w:cs="Times New Roman"/>
          <w:sz w:val="22"/>
          <w:szCs w:val="22"/>
        </w:rPr>
        <w:t>月活用户超</w:t>
      </w:r>
      <w:r w:rsidRPr="0086309C">
        <w:rPr>
          <w:rFonts w:ascii="Times New Roman" w:eastAsia="微软雅黑" w:hAnsi="Times New Roman" w:cs="Times New Roman"/>
          <w:sz w:val="22"/>
          <w:szCs w:val="22"/>
        </w:rPr>
        <w:t>6.4</w:t>
      </w:r>
      <w:r w:rsidRPr="0086309C">
        <w:rPr>
          <w:rFonts w:ascii="Times New Roman" w:eastAsia="微软雅黑" w:hAnsi="Times New Roman" w:cs="Times New Roman"/>
          <w:sz w:val="22"/>
          <w:szCs w:val="22"/>
        </w:rPr>
        <w:t>亿）变现广告和内容分发，并通过金融、小米商城等服务获取收入。</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年互联网服务收入同比增长</w:t>
      </w:r>
      <w:r w:rsidRPr="0086309C">
        <w:rPr>
          <w:rFonts w:ascii="Times New Roman" w:eastAsia="微软雅黑" w:hAnsi="Times New Roman" w:cs="Times New Roman"/>
          <w:sz w:val="22"/>
          <w:szCs w:val="22"/>
        </w:rPr>
        <w:t>13.3%</w:t>
      </w:r>
      <w:r w:rsidRPr="0086309C">
        <w:rPr>
          <w:rFonts w:ascii="Times New Roman" w:eastAsia="微软雅黑" w:hAnsi="Times New Roman" w:cs="Times New Roman"/>
          <w:sz w:val="22"/>
          <w:szCs w:val="22"/>
        </w:rPr>
        <w:t>，主要受益于海外互联网业务拓展及生态用户增长。随着小米海外用户基础扩大和</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应用（如小爱同学语音助手、内容推荐算法）的增强，互联网业务具备进一步增长潜力。需注意监管政策变化（如数据隐私、金融监管）及生态活跃度对该业务的影响。总体而言，小米互联网服务业务</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轻资产高利润</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，将持续为公司提供稳健的现金流和利润支持</w:t>
      </w:r>
      <w:r w:rsidRPr="0086309C">
        <w:rPr>
          <w:rFonts w:ascii="Times New Roman" w:eastAsia="微软雅黑" w:hAnsi="Times New Roman" w:cs="Times New Roman"/>
          <w:sz w:val="22"/>
          <w:szCs w:val="22"/>
        </w:rPr>
        <w:t xml:space="preserve"> (</w:t>
      </w:r>
      <w:hyperlink r:id="rId233" w:anchor=":~:text=Xiaomi%3A%20Internet%20service%20revenue%20and,Internet%20service" w:history="1">
        <w:r w:rsidRPr="0086309C">
          <w:rPr>
            <w:rStyle w:val="af0"/>
            <w:rFonts w:ascii="Times New Roman" w:eastAsia="微软雅黑" w:hAnsi="Times New Roman" w:cs="Times New Roman"/>
            <w:sz w:val="22"/>
            <w:szCs w:val="22"/>
          </w:rPr>
          <w:t>Xiaomi: Internet service revenue and gross margin both hit record ...</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w:t>
      </w:r>
    </w:p>
    <w:p w14:paraId="357E6A68"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财务分析</w:t>
      </w:r>
    </w:p>
    <w:p w14:paraId="4DC4D66C"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lastRenderedPageBreak/>
        <mc:AlternateContent>
          <mc:Choice Requires="wps">
            <w:drawing>
              <wp:inline distT="0" distB="0" distL="0" distR="0" wp14:anchorId="40B37ED7" wp14:editId="4115D6AC">
                <wp:extent cx="304800" cy="304800"/>
                <wp:effectExtent l="0" t="0" r="0" b="0"/>
                <wp:docPr id="20969884"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08D66" id="矩形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6309C">
        <w:rPr>
          <w:rFonts w:ascii="Times New Roman" w:eastAsia="微软雅黑" w:hAnsi="Times New Roman" w:cs="Times New Roman"/>
          <w:sz w:val="22"/>
          <w:szCs w:val="22"/>
        </w:rPr>
        <w:drawing>
          <wp:inline distT="0" distB="0" distL="0" distR="0" wp14:anchorId="7DD952C8" wp14:editId="1549BBBE">
            <wp:extent cx="5943600" cy="3441700"/>
            <wp:effectExtent l="0" t="0" r="0" b="6350"/>
            <wp:docPr id="199985691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56917" name="图片 1" descr="图表, 折线图&#10;&#10;AI 生成的内容可能不正确。"/>
                    <pic:cNvPicPr/>
                  </pic:nvPicPr>
                  <pic:blipFill>
                    <a:blip r:embed="rId234"/>
                    <a:stretch>
                      <a:fillRect/>
                    </a:stretch>
                  </pic:blipFill>
                  <pic:spPr>
                    <a:xfrm>
                      <a:off x="0" y="0"/>
                      <a:ext cx="5943600" cy="3441700"/>
                    </a:xfrm>
                    <a:prstGeom prst="rect">
                      <a:avLst/>
                    </a:prstGeom>
                  </pic:spPr>
                </pic:pic>
              </a:graphicData>
            </a:graphic>
          </wp:inline>
        </w:drawing>
      </w:r>
    </w:p>
    <w:p w14:paraId="1362C16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i/>
          <w:iCs/>
          <w:sz w:val="22"/>
          <w:szCs w:val="22"/>
        </w:rPr>
        <w:t>图：</w:t>
      </w:r>
      <w:r w:rsidRPr="0086309C">
        <w:rPr>
          <w:rFonts w:ascii="Times New Roman" w:eastAsia="微软雅黑" w:hAnsi="Times New Roman" w:cs="Times New Roman"/>
          <w:i/>
          <w:iCs/>
          <w:sz w:val="22"/>
          <w:szCs w:val="22"/>
        </w:rPr>
        <w:t>2019–2024</w:t>
      </w:r>
      <w:r w:rsidRPr="0086309C">
        <w:rPr>
          <w:rFonts w:ascii="Times New Roman" w:eastAsia="微软雅黑" w:hAnsi="Times New Roman" w:cs="Times New Roman"/>
          <w:i/>
          <w:iCs/>
          <w:sz w:val="22"/>
          <w:szCs w:val="22"/>
        </w:rPr>
        <w:t>年小米集团年度收入（柱）及调整后净利润（折线）走势。</w:t>
      </w:r>
      <w:r w:rsidRPr="0086309C">
        <w:rPr>
          <w:rFonts w:ascii="Times New Roman" w:eastAsia="微软雅黑" w:hAnsi="Times New Roman" w:cs="Times New Roman"/>
          <w:i/>
          <w:iCs/>
          <w:sz w:val="22"/>
          <w:szCs w:val="22"/>
        </w:rPr>
        <w:t>2024</w:t>
      </w:r>
      <w:r w:rsidRPr="0086309C">
        <w:rPr>
          <w:rFonts w:ascii="Times New Roman" w:eastAsia="微软雅黑" w:hAnsi="Times New Roman" w:cs="Times New Roman"/>
          <w:i/>
          <w:iCs/>
          <w:sz w:val="22"/>
          <w:szCs w:val="22"/>
        </w:rPr>
        <w:t>年公司总收入达人民币</w:t>
      </w:r>
      <w:r w:rsidRPr="0086309C">
        <w:rPr>
          <w:rFonts w:ascii="Times New Roman" w:eastAsia="微软雅黑" w:hAnsi="Times New Roman" w:cs="Times New Roman"/>
          <w:i/>
          <w:iCs/>
          <w:sz w:val="22"/>
          <w:szCs w:val="22"/>
        </w:rPr>
        <w:t>3659</w:t>
      </w:r>
      <w:r w:rsidRPr="0086309C">
        <w:rPr>
          <w:rFonts w:ascii="Times New Roman" w:eastAsia="微软雅黑" w:hAnsi="Times New Roman" w:cs="Times New Roman"/>
          <w:i/>
          <w:iCs/>
          <w:sz w:val="22"/>
          <w:szCs w:val="22"/>
        </w:rPr>
        <w:t>亿元，同比增长</w:t>
      </w:r>
      <w:r w:rsidRPr="0086309C">
        <w:rPr>
          <w:rFonts w:ascii="Times New Roman" w:eastAsia="微软雅黑" w:hAnsi="Times New Roman" w:cs="Times New Roman"/>
          <w:i/>
          <w:iCs/>
          <w:sz w:val="22"/>
          <w:szCs w:val="22"/>
        </w:rPr>
        <w:t>35.0%</w:t>
      </w:r>
      <w:r w:rsidRPr="0086309C">
        <w:rPr>
          <w:rFonts w:ascii="Times New Roman" w:eastAsia="微软雅黑" w:hAnsi="Times New Roman" w:cs="Times New Roman"/>
          <w:i/>
          <w:iCs/>
          <w:sz w:val="22"/>
          <w:szCs w:val="22"/>
        </w:rPr>
        <w:t>，调整后净利润达</w:t>
      </w:r>
      <w:r w:rsidRPr="0086309C">
        <w:rPr>
          <w:rFonts w:ascii="Times New Roman" w:eastAsia="微软雅黑" w:hAnsi="Times New Roman" w:cs="Times New Roman"/>
          <w:i/>
          <w:iCs/>
          <w:sz w:val="22"/>
          <w:szCs w:val="22"/>
        </w:rPr>
        <w:t>272</w:t>
      </w:r>
      <w:r w:rsidRPr="0086309C">
        <w:rPr>
          <w:rFonts w:ascii="Times New Roman" w:eastAsia="微软雅黑" w:hAnsi="Times New Roman" w:cs="Times New Roman"/>
          <w:i/>
          <w:iCs/>
          <w:sz w:val="22"/>
          <w:szCs w:val="22"/>
        </w:rPr>
        <w:t>亿元，同比增长</w:t>
      </w:r>
      <w:r w:rsidRPr="0086309C">
        <w:rPr>
          <w:rFonts w:ascii="Times New Roman" w:eastAsia="微软雅黑" w:hAnsi="Times New Roman" w:cs="Times New Roman"/>
          <w:i/>
          <w:iCs/>
          <w:sz w:val="22"/>
          <w:szCs w:val="22"/>
        </w:rPr>
        <w:t>41.3%</w:t>
      </w:r>
      <w:r w:rsidRPr="0086309C">
        <w:rPr>
          <w:rFonts w:ascii="Times New Roman" w:eastAsia="微软雅黑" w:hAnsi="Times New Roman" w:cs="Times New Roman"/>
          <w:i/>
          <w:iCs/>
          <w:sz w:val="22"/>
          <w:szCs w:val="22"/>
        </w:rPr>
        <w:t>，均创历史新高</w:t>
      </w:r>
      <w:r w:rsidRPr="0086309C">
        <w:rPr>
          <w:rFonts w:ascii="Times New Roman" w:eastAsia="微软雅黑" w:hAnsi="Times New Roman" w:cs="Times New Roman"/>
          <w:i/>
          <w:iCs/>
          <w:sz w:val="22"/>
          <w:szCs w:val="22"/>
        </w:rPr>
        <w:t xml:space="preserve"> (</w:t>
      </w:r>
      <w:hyperlink r:id="rId235" w:anchor=":~:text=Discover%20,YoY%20to%20RMB27.2" w:history="1">
        <w:r w:rsidRPr="0086309C">
          <w:rPr>
            <w:rStyle w:val="af0"/>
            <w:rFonts w:ascii="Times New Roman" w:eastAsia="微软雅黑" w:hAnsi="Times New Roman" w:cs="Times New Roman"/>
            <w:i/>
            <w:iCs/>
            <w:sz w:val="22"/>
            <w:szCs w:val="22"/>
          </w:rPr>
          <w:t>Discover - Xiaomi Global Home</w:t>
        </w:r>
      </w:hyperlink>
      <w:r w:rsidRPr="0086309C">
        <w:rPr>
          <w:rFonts w:ascii="Times New Roman" w:eastAsia="微软雅黑" w:hAnsi="Times New Roman" w:cs="Times New Roman"/>
          <w:i/>
          <w:iCs/>
          <w:sz w:val="22"/>
          <w:szCs w:val="22"/>
        </w:rPr>
        <w:t>)</w:t>
      </w:r>
      <w:r w:rsidRPr="0086309C">
        <w:rPr>
          <w:rFonts w:ascii="Times New Roman" w:eastAsia="微软雅黑" w:hAnsi="Times New Roman" w:cs="Times New Roman"/>
          <w:i/>
          <w:iCs/>
          <w:sz w:val="22"/>
          <w:szCs w:val="22"/>
        </w:rPr>
        <w:t>。</w:t>
      </w:r>
      <w:r w:rsidRPr="0086309C">
        <w:rPr>
          <w:rFonts w:ascii="Times New Roman" w:eastAsia="微软雅黑" w:hAnsi="Times New Roman" w:cs="Times New Roman"/>
          <w:i/>
          <w:iCs/>
          <w:sz w:val="22"/>
          <w:szCs w:val="22"/>
        </w:rPr>
        <w:t>2022</w:t>
      </w:r>
      <w:r w:rsidRPr="0086309C">
        <w:rPr>
          <w:rFonts w:ascii="Times New Roman" w:eastAsia="微软雅黑" w:hAnsi="Times New Roman" w:cs="Times New Roman"/>
          <w:i/>
          <w:iCs/>
          <w:sz w:val="22"/>
          <w:szCs w:val="22"/>
        </w:rPr>
        <w:t>年利润下滑主要因智能手机市场低迷和造车前期投入拖累，</w:t>
      </w:r>
      <w:r w:rsidRPr="0086309C">
        <w:rPr>
          <w:rFonts w:ascii="Times New Roman" w:eastAsia="微软雅黑" w:hAnsi="Times New Roman" w:cs="Times New Roman"/>
          <w:i/>
          <w:iCs/>
          <w:sz w:val="22"/>
          <w:szCs w:val="22"/>
        </w:rPr>
        <w:t>2023–2024</w:t>
      </w:r>
      <w:r w:rsidRPr="0086309C">
        <w:rPr>
          <w:rFonts w:ascii="Times New Roman" w:eastAsia="微软雅黑" w:hAnsi="Times New Roman" w:cs="Times New Roman"/>
          <w:i/>
          <w:iCs/>
          <w:sz w:val="22"/>
          <w:szCs w:val="22"/>
        </w:rPr>
        <w:t>年利润率随业务复苏和费用管控显著改善。</w:t>
      </w:r>
    </w:p>
    <w:p w14:paraId="4EA17F6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盈利能力</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年小米实现营业收入人民币</w:t>
      </w:r>
      <w:r w:rsidRPr="0086309C">
        <w:rPr>
          <w:rFonts w:ascii="Times New Roman" w:eastAsia="微软雅黑" w:hAnsi="Times New Roman" w:cs="Times New Roman"/>
          <w:sz w:val="22"/>
          <w:szCs w:val="22"/>
        </w:rPr>
        <w:t>3659</w:t>
      </w:r>
      <w:r w:rsidRPr="0086309C">
        <w:rPr>
          <w:rFonts w:ascii="Times New Roman" w:eastAsia="微软雅黑" w:hAnsi="Times New Roman" w:cs="Times New Roman"/>
          <w:sz w:val="22"/>
          <w:szCs w:val="22"/>
        </w:rPr>
        <w:t>亿元，较上年大幅增长</w:t>
      </w:r>
      <w:r w:rsidRPr="0086309C">
        <w:rPr>
          <w:rFonts w:ascii="Times New Roman" w:eastAsia="微软雅黑" w:hAnsi="Times New Roman" w:cs="Times New Roman"/>
          <w:sz w:val="22"/>
          <w:szCs w:val="22"/>
        </w:rPr>
        <w:t>35%</w:t>
      </w:r>
      <w:r w:rsidRPr="0086309C">
        <w:rPr>
          <w:rFonts w:ascii="Times New Roman" w:eastAsia="微软雅黑" w:hAnsi="Times New Roman" w:cs="Times New Roman"/>
          <w:sz w:val="22"/>
          <w:szCs w:val="22"/>
        </w:rPr>
        <w:t>，净利润</w:t>
      </w:r>
      <w:r w:rsidRPr="0086309C">
        <w:rPr>
          <w:rFonts w:ascii="Times New Roman" w:eastAsia="微软雅黑" w:hAnsi="Times New Roman" w:cs="Times New Roman"/>
          <w:sz w:val="22"/>
          <w:szCs w:val="22"/>
        </w:rPr>
        <w:t>235.8</w:t>
      </w:r>
      <w:r w:rsidRPr="0086309C">
        <w:rPr>
          <w:rFonts w:ascii="Times New Roman" w:eastAsia="微软雅黑" w:hAnsi="Times New Roman" w:cs="Times New Roman"/>
          <w:sz w:val="22"/>
          <w:szCs w:val="22"/>
        </w:rPr>
        <w:t>亿元，同比增长</w:t>
      </w:r>
      <w:r w:rsidRPr="0086309C">
        <w:rPr>
          <w:rFonts w:ascii="Times New Roman" w:eastAsia="微软雅黑" w:hAnsi="Times New Roman" w:cs="Times New Roman"/>
          <w:sz w:val="22"/>
          <w:szCs w:val="22"/>
        </w:rPr>
        <w:t>35% (</w:t>
      </w:r>
      <w:hyperlink r:id="rId236" w:anchor=":~:text=For%20the%20full%20year%2C%20Xiaomi%27s,wearables%20and%20certain%20lifestyle%20products" w:history="1">
        <w:r w:rsidRPr="0086309C">
          <w:rPr>
            <w:rStyle w:val="af0"/>
            <w:rFonts w:ascii="Times New Roman" w:eastAsia="微软雅黑" w:hAnsi="Times New Roman" w:cs="Times New Roman"/>
            <w:sz w:val="22"/>
            <w:szCs w:val="22"/>
          </w:rPr>
          <w:t>Xiaomi's Quarterly Net Profit 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。扣除股份支付等影响的全年调整后净利润为</w:t>
      </w:r>
      <w:r w:rsidRPr="0086309C">
        <w:rPr>
          <w:rFonts w:ascii="Times New Roman" w:eastAsia="微软雅黑" w:hAnsi="Times New Roman" w:cs="Times New Roman"/>
          <w:sz w:val="22"/>
          <w:szCs w:val="22"/>
        </w:rPr>
        <w:t>272</w:t>
      </w:r>
      <w:r w:rsidRPr="0086309C">
        <w:rPr>
          <w:rFonts w:ascii="Times New Roman" w:eastAsia="微软雅黑" w:hAnsi="Times New Roman" w:cs="Times New Roman"/>
          <w:sz w:val="22"/>
          <w:szCs w:val="22"/>
        </w:rPr>
        <w:t>亿元，利润增速高于营收（</w:t>
      </w:r>
      <w:r w:rsidRPr="0086309C">
        <w:rPr>
          <w:rFonts w:ascii="Times New Roman" w:eastAsia="微软雅黑" w:hAnsi="Times New Roman" w:cs="Times New Roman"/>
          <w:sz w:val="22"/>
          <w:szCs w:val="22"/>
        </w:rPr>
        <w:t>+41%</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 (</w:t>
      </w:r>
      <w:hyperlink r:id="rId237" w:anchor=":~:text=Discover%20,YoY%20to%20RMB27.2" w:history="1">
        <w:r w:rsidRPr="0086309C">
          <w:rPr>
            <w:rStyle w:val="af0"/>
            <w:rFonts w:ascii="Times New Roman" w:eastAsia="微软雅黑" w:hAnsi="Times New Roman" w:cs="Times New Roman"/>
            <w:sz w:val="22"/>
            <w:szCs w:val="22"/>
          </w:rPr>
          <w:t>Discover - Xiaomi Global Home</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。这一方面反映了公司产品组合改善、规模效应提升，另一方面也受到费用率下降及投资收益等因素助益。分季度看，</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年第四季度单季营收</w:t>
      </w:r>
      <w:r w:rsidRPr="0086309C">
        <w:rPr>
          <w:rFonts w:ascii="Times New Roman" w:eastAsia="微软雅黑" w:hAnsi="Times New Roman" w:cs="Times New Roman"/>
          <w:sz w:val="22"/>
          <w:szCs w:val="22"/>
        </w:rPr>
        <w:t>1090</w:t>
      </w:r>
      <w:r w:rsidRPr="0086309C">
        <w:rPr>
          <w:rFonts w:ascii="Times New Roman" w:eastAsia="微软雅黑" w:hAnsi="Times New Roman" w:cs="Times New Roman"/>
          <w:sz w:val="22"/>
          <w:szCs w:val="22"/>
        </w:rPr>
        <w:t>亿元，同比大增</w:t>
      </w:r>
      <w:r w:rsidRPr="0086309C">
        <w:rPr>
          <w:rFonts w:ascii="Times New Roman" w:eastAsia="微软雅黑" w:hAnsi="Times New Roman" w:cs="Times New Roman"/>
          <w:sz w:val="22"/>
          <w:szCs w:val="22"/>
        </w:rPr>
        <w:t>48.8%</w:t>
      </w:r>
      <w:r w:rsidRPr="0086309C">
        <w:rPr>
          <w:rFonts w:ascii="Times New Roman" w:eastAsia="微软雅黑" w:hAnsi="Times New Roman" w:cs="Times New Roman"/>
          <w:sz w:val="22"/>
          <w:szCs w:val="22"/>
        </w:rPr>
        <w:t>，调整后净利</w:t>
      </w:r>
      <w:r w:rsidRPr="0086309C">
        <w:rPr>
          <w:rFonts w:ascii="Times New Roman" w:eastAsia="微软雅黑" w:hAnsi="Times New Roman" w:cs="Times New Roman"/>
          <w:sz w:val="22"/>
          <w:szCs w:val="22"/>
        </w:rPr>
        <w:t>83.2</w:t>
      </w:r>
      <w:r w:rsidRPr="0086309C">
        <w:rPr>
          <w:rFonts w:ascii="Times New Roman" w:eastAsia="微软雅黑" w:hAnsi="Times New Roman" w:cs="Times New Roman"/>
          <w:sz w:val="22"/>
          <w:szCs w:val="22"/>
        </w:rPr>
        <w:t>亿元，同比增</w:t>
      </w:r>
      <w:r w:rsidRPr="0086309C">
        <w:rPr>
          <w:rFonts w:ascii="Times New Roman" w:eastAsia="微软雅黑" w:hAnsi="Times New Roman" w:cs="Times New Roman"/>
          <w:sz w:val="22"/>
          <w:szCs w:val="22"/>
        </w:rPr>
        <w:t>69.4% (</w:t>
      </w:r>
      <w:hyperlink r:id="rId238" w:anchor=":~:text=The%20company%20reported%20a%2048.8,analyst%20estimates%20compiled%20by%20LSEG"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，净利率达到约</w:t>
      </w:r>
      <w:r w:rsidRPr="0086309C">
        <w:rPr>
          <w:rFonts w:ascii="Times New Roman" w:eastAsia="微软雅黑" w:hAnsi="Times New Roman" w:cs="Times New Roman"/>
          <w:sz w:val="22"/>
          <w:szCs w:val="22"/>
        </w:rPr>
        <w:t>7.6%</w:t>
      </w:r>
      <w:r w:rsidRPr="0086309C">
        <w:rPr>
          <w:rFonts w:ascii="Times New Roman" w:eastAsia="微软雅黑" w:hAnsi="Times New Roman" w:cs="Times New Roman"/>
          <w:sz w:val="22"/>
          <w:szCs w:val="22"/>
        </w:rPr>
        <w:t>。毛利率方面，小米综合毛利率在</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左右，其中互联网服务毛利率超过</w:t>
      </w:r>
      <w:r w:rsidRPr="0086309C">
        <w:rPr>
          <w:rFonts w:ascii="Times New Roman" w:eastAsia="微软雅黑" w:hAnsi="Times New Roman" w:cs="Times New Roman"/>
          <w:sz w:val="22"/>
          <w:szCs w:val="22"/>
        </w:rPr>
        <w:t>75%</w:t>
      </w:r>
      <w:r w:rsidRPr="0086309C">
        <w:rPr>
          <w:rFonts w:ascii="Times New Roman" w:eastAsia="微软雅黑" w:hAnsi="Times New Roman" w:cs="Times New Roman"/>
          <w:sz w:val="22"/>
          <w:szCs w:val="22"/>
        </w:rPr>
        <w:t>，远高于硬件业务。智能手机和</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硬件由于坚持性价比战略，毛利率相对较薄（个位数到十出头），但</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年大家电、笔电等高毛利新品拉升了</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产品毛利率至</w:t>
      </w:r>
      <w:r w:rsidRPr="0086309C">
        <w:rPr>
          <w:rFonts w:ascii="Times New Roman" w:eastAsia="微软雅黑" w:hAnsi="Times New Roman" w:cs="Times New Roman"/>
          <w:sz w:val="22"/>
          <w:szCs w:val="22"/>
        </w:rPr>
        <w:t>16.3% (</w:t>
      </w:r>
      <w:hyperlink r:id="rId239" w:anchor=":~:text=Xiaomi%27s%202023%20Adjusted%20Net%20Profit,hitting%20a%20record%20high" w:history="1">
        <w:r w:rsidRPr="0086309C">
          <w:rPr>
            <w:rStyle w:val="af0"/>
            <w:rFonts w:ascii="Times New Roman" w:eastAsia="微软雅黑" w:hAnsi="Times New Roman" w:cs="Times New Roman"/>
            <w:sz w:val="22"/>
            <w:szCs w:val="22"/>
          </w:rPr>
          <w:t>Xiaomi's 2023 Adjusted Net Profit Soars 126.3% to RMB19.3 billion</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。电动车业务尚处爬坡期，但</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年已实现</w:t>
      </w:r>
      <w:r w:rsidRPr="0086309C">
        <w:rPr>
          <w:rFonts w:ascii="Times New Roman" w:eastAsia="微软雅黑" w:hAnsi="Times New Roman" w:cs="Times New Roman"/>
          <w:sz w:val="22"/>
          <w:szCs w:val="22"/>
        </w:rPr>
        <w:t>18.5%</w:t>
      </w:r>
      <w:r w:rsidRPr="0086309C">
        <w:rPr>
          <w:rFonts w:ascii="Times New Roman" w:eastAsia="微软雅黑" w:hAnsi="Times New Roman" w:cs="Times New Roman"/>
          <w:sz w:val="22"/>
          <w:szCs w:val="22"/>
        </w:rPr>
        <w:t>的毛利率</w:t>
      </w:r>
      <w:r w:rsidRPr="0086309C">
        <w:rPr>
          <w:rFonts w:ascii="Times New Roman" w:eastAsia="微软雅黑" w:hAnsi="Times New Roman" w:cs="Times New Roman"/>
          <w:sz w:val="22"/>
          <w:szCs w:val="22"/>
        </w:rPr>
        <w:t xml:space="preserve"> (</w:t>
      </w:r>
      <w:hyperlink r:id="rId240" w:anchor=":~:text=The%20company%27s%20electric,was%20234%2C479%20yuan%20last%20year" w:history="1">
        <w:r w:rsidRPr="0086309C">
          <w:rPr>
            <w:rStyle w:val="af0"/>
            <w:rFonts w:ascii="Times New Roman" w:eastAsia="微软雅黑" w:hAnsi="Times New Roman" w:cs="Times New Roman"/>
            <w:sz w:val="22"/>
            <w:szCs w:val="22"/>
          </w:rPr>
          <w:t xml:space="preserve">Xiaomi's Quarterly Net Profit </w:t>
        </w:r>
        <w:r w:rsidRPr="0086309C">
          <w:rPr>
            <w:rStyle w:val="af0"/>
            <w:rFonts w:ascii="Times New Roman" w:eastAsia="微软雅黑" w:hAnsi="Times New Roman" w:cs="Times New Roman"/>
            <w:sz w:val="22"/>
            <w:szCs w:val="22"/>
          </w:rPr>
          <w:lastRenderedPageBreak/>
          <w:t>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，显示产品定价和成本控制初见成效。随着电动车业务规模扩大以及高毛利互联网服务占比提升，公司整体利润率有望进一步改善。</w:t>
      </w:r>
    </w:p>
    <w:p w14:paraId="24A1721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运营支出</w:t>
      </w:r>
      <w:r w:rsidRPr="0086309C">
        <w:rPr>
          <w:rFonts w:ascii="Times New Roman" w:eastAsia="微软雅黑" w:hAnsi="Times New Roman" w:cs="Times New Roman"/>
          <w:sz w:val="22"/>
          <w:szCs w:val="22"/>
        </w:rPr>
        <w:t>：小米持续加大研发投入，</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年研发费用约人民币</w:t>
      </w:r>
      <w:r w:rsidRPr="0086309C">
        <w:rPr>
          <w:rFonts w:ascii="Times New Roman" w:eastAsia="微软雅黑" w:hAnsi="Times New Roman" w:cs="Times New Roman"/>
          <w:sz w:val="22"/>
          <w:szCs w:val="22"/>
        </w:rPr>
        <w:t>200</w:t>
      </w:r>
      <w:r w:rsidRPr="0086309C">
        <w:rPr>
          <w:rFonts w:ascii="Times New Roman" w:eastAsia="微软雅黑" w:hAnsi="Times New Roman" w:cs="Times New Roman"/>
          <w:sz w:val="22"/>
          <w:szCs w:val="22"/>
        </w:rPr>
        <w:t>亿元，其中约四分之一（约</w:t>
      </w:r>
      <w:r w:rsidRPr="0086309C">
        <w:rPr>
          <w:rFonts w:ascii="Times New Roman" w:eastAsia="微软雅黑" w:hAnsi="Times New Roman" w:cs="Times New Roman"/>
          <w:sz w:val="22"/>
          <w:szCs w:val="22"/>
        </w:rPr>
        <w:t>80</w:t>
      </w:r>
      <w:r w:rsidRPr="0086309C">
        <w:rPr>
          <w:rFonts w:ascii="Times New Roman" w:eastAsia="微软雅黑" w:hAnsi="Times New Roman" w:cs="Times New Roman"/>
          <w:sz w:val="22"/>
          <w:szCs w:val="22"/>
        </w:rPr>
        <w:t>亿元）用于</w:t>
      </w:r>
      <w:r w:rsidRPr="0086309C">
        <w:rPr>
          <w:rFonts w:ascii="Times New Roman" w:eastAsia="微软雅黑" w:hAnsi="Times New Roman" w:cs="Times New Roman"/>
          <w:sz w:val="22"/>
          <w:szCs w:val="22"/>
        </w:rPr>
        <w:t>AI</w:t>
      </w:r>
      <w:r w:rsidRPr="0086309C">
        <w:rPr>
          <w:rFonts w:ascii="Times New Roman" w:eastAsia="微软雅黑" w:hAnsi="Times New Roman" w:cs="Times New Roman"/>
          <w:sz w:val="22"/>
          <w:szCs w:val="22"/>
        </w:rPr>
        <w:t>相关项目</w:t>
      </w:r>
      <w:r w:rsidRPr="0086309C">
        <w:rPr>
          <w:rFonts w:ascii="Times New Roman" w:eastAsia="微软雅黑" w:hAnsi="Times New Roman" w:cs="Times New Roman"/>
          <w:sz w:val="22"/>
          <w:szCs w:val="22"/>
        </w:rPr>
        <w:t xml:space="preserve"> (</w:t>
      </w:r>
      <w:hyperlink r:id="rId241" w:anchor=":~:text=the%20Canalys%20data"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。研发强度（研发费</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营收）约</w:t>
      </w:r>
      <w:r w:rsidRPr="0086309C">
        <w:rPr>
          <w:rFonts w:ascii="Times New Roman" w:eastAsia="微软雅黑" w:hAnsi="Times New Roman" w:cs="Times New Roman"/>
          <w:sz w:val="22"/>
          <w:szCs w:val="22"/>
        </w:rPr>
        <w:t>5.5%</w:t>
      </w:r>
      <w:r w:rsidRPr="0086309C">
        <w:rPr>
          <w:rFonts w:ascii="Times New Roman" w:eastAsia="微软雅黑" w:hAnsi="Times New Roman" w:cs="Times New Roman"/>
          <w:sz w:val="22"/>
          <w:szCs w:val="22"/>
        </w:rPr>
        <w:t>，在国内互联网</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电子企业中保持较高水平，为产品创新和多元化提供支撑。销售及管理费用方面，随着线下渠道扩张和汽车业务投入，</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年费用总额有所增加，但得益于营收大幅增长，费用率呈下降趋势，经营杠杆明显。公司通过精细化管理，在保持市场拓展的同时控制了费用增长，第四季度营业利润率显著提升。</w:t>
      </w:r>
    </w:p>
    <w:p w14:paraId="60A3278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现金流和资产负债</w:t>
      </w:r>
      <w:r w:rsidRPr="0086309C">
        <w:rPr>
          <w:rFonts w:ascii="Times New Roman" w:eastAsia="微软雅黑" w:hAnsi="Times New Roman" w:cs="Times New Roman"/>
          <w:sz w:val="22"/>
          <w:szCs w:val="22"/>
        </w:rPr>
        <w:t>：公司现金流状况良好。</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年全年经营活动现金流入大幅增加，尤其是第四季度单季净经营现金流达人民币</w:t>
      </w:r>
      <w:r w:rsidRPr="0086309C">
        <w:rPr>
          <w:rFonts w:ascii="Times New Roman" w:eastAsia="微软雅黑" w:hAnsi="Times New Roman" w:cs="Times New Roman"/>
          <w:sz w:val="22"/>
          <w:szCs w:val="22"/>
        </w:rPr>
        <w:t>239</w:t>
      </w:r>
      <w:r w:rsidRPr="0086309C">
        <w:rPr>
          <w:rFonts w:ascii="Times New Roman" w:eastAsia="微软雅黑" w:hAnsi="Times New Roman" w:cs="Times New Roman"/>
          <w:sz w:val="22"/>
          <w:szCs w:val="22"/>
        </w:rPr>
        <w:t>亿元</w:t>
      </w:r>
      <w:r w:rsidRPr="0086309C">
        <w:rPr>
          <w:rFonts w:ascii="Times New Roman" w:eastAsia="微软雅黑" w:hAnsi="Times New Roman" w:cs="Times New Roman"/>
          <w:sz w:val="22"/>
          <w:szCs w:val="22"/>
        </w:rPr>
        <w:t xml:space="preserve"> (</w:t>
      </w:r>
      <w:hyperlink r:id="rId242" w:anchor=":~:text=For%20the%20fourth%20quarter%20of,representing%20cash%20generated%20from" w:history="1">
        <w:r w:rsidRPr="0086309C">
          <w:rPr>
            <w:rStyle w:val="af0"/>
            <w:rFonts w:ascii="Times New Roman" w:eastAsia="微软雅黑" w:hAnsi="Times New Roman" w:cs="Times New Roman"/>
            <w:sz w:val="22"/>
            <w:szCs w:val="22"/>
          </w:rPr>
          <w:t>[PDF] ANNUAL RESULTS ANNOUNCEMENT FOR THE YEAR ENDED ...</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，反映出旺盛的销售回款和盈利质量的提升。全年资本开支主要投向电动车工厂建设和新零售店铺拓展，但总体支出规模可控。由于</w:t>
      </w:r>
      <w:r w:rsidRPr="0086309C">
        <w:rPr>
          <w:rFonts w:ascii="Times New Roman" w:eastAsia="微软雅黑" w:hAnsi="Times New Roman" w:cs="Times New Roman"/>
          <w:sz w:val="22"/>
          <w:szCs w:val="22"/>
        </w:rPr>
        <w:t>IPO</w:t>
      </w:r>
      <w:r w:rsidRPr="0086309C">
        <w:rPr>
          <w:rFonts w:ascii="Times New Roman" w:eastAsia="微软雅黑" w:hAnsi="Times New Roman" w:cs="Times New Roman"/>
          <w:sz w:val="22"/>
          <w:szCs w:val="22"/>
        </w:rPr>
        <w:t>募资以及长期盈利积累，小米账面资金十分充裕：截至</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年底，公司持有现金及短期理财等流动资金约人民币</w:t>
      </w:r>
      <w:r w:rsidRPr="0086309C">
        <w:rPr>
          <w:rFonts w:ascii="Times New Roman" w:eastAsia="微软雅黑" w:hAnsi="Times New Roman" w:cs="Times New Roman"/>
          <w:sz w:val="22"/>
          <w:szCs w:val="22"/>
        </w:rPr>
        <w:t>1005</w:t>
      </w:r>
      <w:r w:rsidRPr="0086309C">
        <w:rPr>
          <w:rFonts w:ascii="Times New Roman" w:eastAsia="微软雅黑" w:hAnsi="Times New Roman" w:cs="Times New Roman"/>
          <w:sz w:val="22"/>
          <w:szCs w:val="22"/>
        </w:rPr>
        <w:t>亿元</w:t>
      </w:r>
      <w:r w:rsidRPr="0086309C">
        <w:rPr>
          <w:rFonts w:ascii="Times New Roman" w:eastAsia="微软雅黑" w:hAnsi="Times New Roman" w:cs="Times New Roman"/>
          <w:sz w:val="22"/>
          <w:szCs w:val="22"/>
        </w:rPr>
        <w:t xml:space="preserve"> (</w:t>
      </w:r>
      <w:hyperlink r:id="rId243" w:anchor=":~:text=Cash%20%26%20Short" w:history="1">
        <w:r w:rsidRPr="0086309C">
          <w:rPr>
            <w:rStyle w:val="af0"/>
            <w:rFonts w:ascii="Times New Roman" w:eastAsia="微软雅黑" w:hAnsi="Times New Roman" w:cs="Times New Roman"/>
            <w:sz w:val="22"/>
            <w:szCs w:val="22"/>
          </w:rPr>
          <w:t>Xiaomi (XIACF) Balance Sheet</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；同期长期有息债务仅约</w:t>
      </w:r>
      <w:r w:rsidRPr="0086309C">
        <w:rPr>
          <w:rFonts w:ascii="Times New Roman" w:eastAsia="微软雅黑" w:hAnsi="Times New Roman" w:cs="Times New Roman"/>
          <w:sz w:val="22"/>
          <w:szCs w:val="22"/>
        </w:rPr>
        <w:t>172.8</w:t>
      </w:r>
      <w:r w:rsidRPr="0086309C">
        <w:rPr>
          <w:rFonts w:ascii="Times New Roman" w:eastAsia="微软雅黑" w:hAnsi="Times New Roman" w:cs="Times New Roman"/>
          <w:sz w:val="22"/>
          <w:szCs w:val="22"/>
        </w:rPr>
        <w:t>亿元</w:t>
      </w:r>
      <w:r w:rsidRPr="0086309C">
        <w:rPr>
          <w:rFonts w:ascii="Times New Roman" w:eastAsia="微软雅黑" w:hAnsi="Times New Roman" w:cs="Times New Roman"/>
          <w:sz w:val="22"/>
          <w:szCs w:val="22"/>
        </w:rPr>
        <w:t xml:space="preserve"> (</w:t>
      </w:r>
      <w:hyperlink r:id="rId244" w:anchor=":~:text=Long" w:history="1">
        <w:r w:rsidRPr="0086309C">
          <w:rPr>
            <w:rStyle w:val="af0"/>
            <w:rFonts w:ascii="Times New Roman" w:eastAsia="微软雅黑" w:hAnsi="Times New Roman" w:cs="Times New Roman"/>
            <w:sz w:val="22"/>
            <w:szCs w:val="22"/>
          </w:rPr>
          <w:t>Xiaomi (XIACF) Balance Sheet</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（短期债务约</w:t>
      </w:r>
      <w:r w:rsidRPr="0086309C">
        <w:rPr>
          <w:rFonts w:ascii="Times New Roman" w:eastAsia="微软雅黑" w:hAnsi="Times New Roman" w:cs="Times New Roman"/>
          <w:sz w:val="22"/>
          <w:szCs w:val="22"/>
        </w:rPr>
        <w:t>133</w:t>
      </w:r>
      <w:r w:rsidRPr="0086309C">
        <w:rPr>
          <w:rFonts w:ascii="Times New Roman" w:eastAsia="微软雅黑" w:hAnsi="Times New Roman" w:cs="Times New Roman"/>
          <w:sz w:val="22"/>
          <w:szCs w:val="22"/>
        </w:rPr>
        <w:t>亿元），扣除债务后的净现金头寸约</w:t>
      </w:r>
      <w:r w:rsidRPr="0086309C">
        <w:rPr>
          <w:rFonts w:ascii="Times New Roman" w:eastAsia="微软雅黑" w:hAnsi="Times New Roman" w:cs="Times New Roman"/>
          <w:sz w:val="22"/>
          <w:szCs w:val="22"/>
        </w:rPr>
        <w:t>700</w:t>
      </w:r>
      <w:r w:rsidRPr="0086309C">
        <w:rPr>
          <w:rFonts w:ascii="Times New Roman" w:eastAsia="微软雅黑" w:hAnsi="Times New Roman" w:cs="Times New Roman"/>
          <w:sz w:val="22"/>
          <w:szCs w:val="22"/>
        </w:rPr>
        <w:t>亿元，财务非常稳健。</w:t>
      </w:r>
      <w:r w:rsidRPr="0086309C">
        <w:rPr>
          <w:rFonts w:ascii="Times New Roman" w:eastAsia="微软雅黑" w:hAnsi="Times New Roman" w:cs="Times New Roman"/>
          <w:b/>
          <w:bCs/>
          <w:sz w:val="22"/>
          <w:szCs w:val="22"/>
        </w:rPr>
        <w:t>流动比率</w:t>
      </w:r>
      <w:r w:rsidRPr="0086309C">
        <w:rPr>
          <w:rFonts w:ascii="Times New Roman" w:eastAsia="微软雅黑" w:hAnsi="Times New Roman" w:cs="Times New Roman"/>
          <w:sz w:val="22"/>
          <w:szCs w:val="22"/>
        </w:rPr>
        <w:t>和</w:t>
      </w:r>
      <w:r w:rsidRPr="0086309C">
        <w:rPr>
          <w:rFonts w:ascii="Times New Roman" w:eastAsia="微软雅黑" w:hAnsi="Times New Roman" w:cs="Times New Roman"/>
          <w:b/>
          <w:bCs/>
          <w:sz w:val="22"/>
          <w:szCs w:val="22"/>
        </w:rPr>
        <w:t>速动比率</w:t>
      </w:r>
      <w:r w:rsidRPr="0086309C">
        <w:rPr>
          <w:rFonts w:ascii="Times New Roman" w:eastAsia="微软雅黑" w:hAnsi="Times New Roman" w:cs="Times New Roman"/>
          <w:sz w:val="22"/>
          <w:szCs w:val="22"/>
        </w:rPr>
        <w:t>均远超</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倍，短期偿债无忧。同时，小米在</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年保持了稳定的营运资金周转，库存水准适中（库存同比增加以支持销售增长），应收账款周转良好。总资产方面，</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年底公司资产总额</w:t>
      </w:r>
      <w:r w:rsidRPr="0086309C">
        <w:rPr>
          <w:rFonts w:ascii="Times New Roman" w:eastAsia="微软雅黑" w:hAnsi="Times New Roman" w:cs="Times New Roman"/>
          <w:sz w:val="22"/>
          <w:szCs w:val="22"/>
        </w:rPr>
        <w:t>4031</w:t>
      </w:r>
      <w:r w:rsidRPr="0086309C">
        <w:rPr>
          <w:rFonts w:ascii="Times New Roman" w:eastAsia="微软雅黑" w:hAnsi="Times New Roman" w:cs="Times New Roman"/>
          <w:sz w:val="22"/>
          <w:szCs w:val="22"/>
        </w:rPr>
        <w:t>亿元，其中</w:t>
      </w:r>
      <w:r w:rsidRPr="0086309C">
        <w:rPr>
          <w:rFonts w:ascii="Times New Roman" w:eastAsia="微软雅黑" w:hAnsi="Times New Roman" w:cs="Times New Roman"/>
          <w:b/>
          <w:bCs/>
          <w:sz w:val="22"/>
          <w:szCs w:val="22"/>
        </w:rPr>
        <w:t>投资资产</w:t>
      </w:r>
      <w:r w:rsidRPr="0086309C">
        <w:rPr>
          <w:rFonts w:ascii="Times New Roman" w:eastAsia="微软雅黑" w:hAnsi="Times New Roman" w:cs="Times New Roman"/>
          <w:sz w:val="22"/>
          <w:szCs w:val="22"/>
        </w:rPr>
        <w:t>（包括联营企业投资和财务性投资）高达</w:t>
      </w:r>
      <w:r w:rsidRPr="0086309C">
        <w:rPr>
          <w:rFonts w:ascii="Times New Roman" w:eastAsia="微软雅黑" w:hAnsi="Times New Roman" w:cs="Times New Roman"/>
          <w:sz w:val="22"/>
          <w:szCs w:val="22"/>
        </w:rPr>
        <w:t>1300</w:t>
      </w:r>
      <w:r w:rsidRPr="0086309C">
        <w:rPr>
          <w:rFonts w:ascii="Times New Roman" w:eastAsia="微软雅黑" w:hAnsi="Times New Roman" w:cs="Times New Roman"/>
          <w:sz w:val="22"/>
          <w:szCs w:val="22"/>
        </w:rPr>
        <w:t>亿元</w:t>
      </w:r>
      <w:r w:rsidRPr="0086309C">
        <w:rPr>
          <w:rFonts w:ascii="Times New Roman" w:eastAsia="微软雅黑" w:hAnsi="Times New Roman" w:cs="Times New Roman"/>
          <w:sz w:val="22"/>
          <w:szCs w:val="22"/>
        </w:rPr>
        <w:t xml:space="preserve"> (</w:t>
      </w:r>
      <w:hyperlink r:id="rId245" w:anchor=":~:text=Upgrade" w:history="1">
        <w:r w:rsidRPr="0086309C">
          <w:rPr>
            <w:rStyle w:val="af0"/>
            <w:rFonts w:ascii="Times New Roman" w:eastAsia="微软雅黑" w:hAnsi="Times New Roman" w:cs="Times New Roman"/>
            <w:sz w:val="22"/>
            <w:szCs w:val="22"/>
          </w:rPr>
          <w:t>Xiaomi (XIACF) Balance Sheet</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，体现出小米通过产业投资和生态布局积累了可观的资产价值。股东权益约</w:t>
      </w:r>
      <w:r w:rsidRPr="0086309C">
        <w:rPr>
          <w:rFonts w:ascii="Times New Roman" w:eastAsia="微软雅黑" w:hAnsi="Times New Roman" w:cs="Times New Roman"/>
          <w:sz w:val="22"/>
          <w:szCs w:val="22"/>
        </w:rPr>
        <w:t>1892</w:t>
      </w:r>
      <w:r w:rsidRPr="0086309C">
        <w:rPr>
          <w:rFonts w:ascii="Times New Roman" w:eastAsia="微软雅黑" w:hAnsi="Times New Roman" w:cs="Times New Roman"/>
          <w:sz w:val="22"/>
          <w:szCs w:val="22"/>
        </w:rPr>
        <w:t>亿元，对应每股账面净资产约人民币</w:t>
      </w:r>
      <w:r w:rsidRPr="0086309C">
        <w:rPr>
          <w:rFonts w:ascii="Times New Roman" w:eastAsia="微软雅黑" w:hAnsi="Times New Roman" w:cs="Times New Roman"/>
          <w:sz w:val="22"/>
          <w:szCs w:val="22"/>
        </w:rPr>
        <w:t>10.6</w:t>
      </w:r>
      <w:r w:rsidRPr="0086309C">
        <w:rPr>
          <w:rFonts w:ascii="Times New Roman" w:eastAsia="微软雅黑" w:hAnsi="Times New Roman" w:cs="Times New Roman"/>
          <w:sz w:val="22"/>
          <w:szCs w:val="22"/>
        </w:rPr>
        <w:t>元。总体而言，小米财务结构稳健，</w:t>
      </w:r>
      <w:r w:rsidRPr="0086309C">
        <w:rPr>
          <w:rFonts w:ascii="Times New Roman" w:eastAsia="微软雅黑" w:hAnsi="Times New Roman" w:cs="Times New Roman"/>
          <w:b/>
          <w:bCs/>
          <w:sz w:val="22"/>
          <w:szCs w:val="22"/>
        </w:rPr>
        <w:t>充裕的现金储备</w:t>
      </w:r>
      <w:r w:rsidRPr="0086309C">
        <w:rPr>
          <w:rFonts w:ascii="Times New Roman" w:eastAsia="微软雅黑" w:hAnsi="Times New Roman" w:cs="Times New Roman"/>
          <w:sz w:val="22"/>
          <w:szCs w:val="22"/>
        </w:rPr>
        <w:t>为其在电动车等新业务领域持续投入、抵御风险提供了坚实保障。</w:t>
      </w:r>
    </w:p>
    <w:p w14:paraId="6E318A2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估值分析</w:t>
      </w:r>
    </w:p>
    <w:p w14:paraId="7D8E58B4"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截至</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3</w:t>
      </w:r>
      <w:r w:rsidRPr="0086309C">
        <w:rPr>
          <w:rFonts w:ascii="Times New Roman" w:eastAsia="微软雅黑" w:hAnsi="Times New Roman" w:cs="Times New Roman"/>
          <w:sz w:val="22"/>
          <w:szCs w:val="22"/>
        </w:rPr>
        <w:t>月中旬，小米港股股价约在</w:t>
      </w:r>
      <w:r w:rsidRPr="0086309C">
        <w:rPr>
          <w:rFonts w:ascii="Times New Roman" w:eastAsia="微软雅黑" w:hAnsi="Times New Roman" w:cs="Times New Roman"/>
          <w:b/>
          <w:bCs/>
          <w:sz w:val="22"/>
          <w:szCs w:val="22"/>
        </w:rPr>
        <w:t>55</w:t>
      </w:r>
      <w:r w:rsidRPr="0086309C">
        <w:rPr>
          <w:rFonts w:ascii="Times New Roman" w:eastAsia="微软雅黑" w:hAnsi="Times New Roman" w:cs="Times New Roman"/>
          <w:b/>
          <w:bCs/>
          <w:sz w:val="22"/>
          <w:szCs w:val="22"/>
        </w:rPr>
        <w:t>港元</w:t>
      </w:r>
      <w:r w:rsidRPr="0086309C">
        <w:rPr>
          <w:rFonts w:ascii="Times New Roman" w:eastAsia="微软雅黑" w:hAnsi="Times New Roman" w:cs="Times New Roman"/>
          <w:sz w:val="22"/>
          <w:szCs w:val="22"/>
        </w:rPr>
        <w:t>附近徘徊，过去</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个月累计上涨接近</w:t>
      </w:r>
      <w:r w:rsidRPr="0086309C">
        <w:rPr>
          <w:rFonts w:ascii="Times New Roman" w:eastAsia="微软雅黑" w:hAnsi="Times New Roman" w:cs="Times New Roman"/>
          <w:sz w:val="22"/>
          <w:szCs w:val="22"/>
        </w:rPr>
        <w:t>3</w:t>
      </w:r>
      <w:r w:rsidRPr="0086309C">
        <w:rPr>
          <w:rFonts w:ascii="Times New Roman" w:eastAsia="微软雅黑" w:hAnsi="Times New Roman" w:cs="Times New Roman"/>
          <w:sz w:val="22"/>
          <w:szCs w:val="22"/>
        </w:rPr>
        <w:t>倍之多</w:t>
      </w:r>
      <w:r w:rsidRPr="0086309C">
        <w:rPr>
          <w:rFonts w:ascii="Times New Roman" w:eastAsia="微软雅黑" w:hAnsi="Times New Roman" w:cs="Times New Roman"/>
          <w:sz w:val="22"/>
          <w:szCs w:val="22"/>
        </w:rPr>
        <w:t xml:space="preserve"> (</w:t>
      </w:r>
      <w:hyperlink r:id="rId246" w:anchor=":~:text=Xiaomi%27s%20Hong%20Kong,enthusiasm%20for%20its%20EV%20plans" w:history="1">
        <w:r w:rsidRPr="0086309C">
          <w:rPr>
            <w:rStyle w:val="af0"/>
            <w:rFonts w:ascii="Times New Roman" w:eastAsia="微软雅黑" w:hAnsi="Times New Roman" w:cs="Times New Roman"/>
            <w:sz w:val="22"/>
            <w:szCs w:val="22"/>
          </w:rPr>
          <w:t>Xiaomi raises EV sales target, plans new overseas stores as Q4 revenue jumps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。这一涨势已使股价略高于市场一致目标价水平：当前分析师</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个月平均目标价约为</w:t>
      </w:r>
      <w:r w:rsidRPr="0086309C">
        <w:rPr>
          <w:rFonts w:ascii="Times New Roman" w:eastAsia="微软雅黑" w:hAnsi="Times New Roman" w:cs="Times New Roman"/>
          <w:sz w:val="22"/>
          <w:szCs w:val="22"/>
        </w:rPr>
        <w:t>54.99</w:t>
      </w:r>
      <w:r w:rsidRPr="0086309C">
        <w:rPr>
          <w:rFonts w:ascii="Times New Roman" w:eastAsia="微软雅黑" w:hAnsi="Times New Roman" w:cs="Times New Roman"/>
          <w:sz w:val="22"/>
          <w:szCs w:val="22"/>
        </w:rPr>
        <w:t>港元</w:t>
      </w:r>
      <w:r w:rsidRPr="0086309C">
        <w:rPr>
          <w:rFonts w:ascii="Times New Roman" w:eastAsia="微软雅黑" w:hAnsi="Times New Roman" w:cs="Times New Roman"/>
          <w:sz w:val="22"/>
          <w:szCs w:val="22"/>
        </w:rPr>
        <w:t xml:space="preserve"> (</w:t>
      </w:r>
      <w:hyperlink r:id="rId247" w:anchor=":~:text=Xiaomi%20Stock%20Rally%20Before%20Earnings,a%20confidential%20tip%20for" w:history="1">
        <w:r w:rsidRPr="0086309C">
          <w:rPr>
            <w:rStyle w:val="af0"/>
            <w:rFonts w:ascii="Times New Roman" w:eastAsia="微软雅黑" w:hAnsi="Times New Roman" w:cs="Times New Roman"/>
            <w:sz w:val="22"/>
            <w:szCs w:val="22"/>
          </w:rPr>
          <w:t>Xiaomi Stock Rally Before Earnings Outshines Analyst Forecasts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。我们从多种方法对小米进行估值，分析其合理价值区间：</w:t>
      </w:r>
    </w:p>
    <w:p w14:paraId="58EDDD83" w14:textId="77777777" w:rsidR="0086309C" w:rsidRPr="0086309C" w:rsidRDefault="0086309C" w:rsidP="0086309C">
      <w:pPr>
        <w:numPr>
          <w:ilvl w:val="0"/>
          <w:numId w:val="103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绝对估值</w:t>
      </w:r>
      <w:r w:rsidRPr="0086309C">
        <w:rPr>
          <w:rFonts w:ascii="Times New Roman" w:eastAsia="微软雅黑" w:hAnsi="Times New Roman" w:cs="Times New Roman"/>
          <w:b/>
          <w:bCs/>
          <w:sz w:val="22"/>
          <w:szCs w:val="22"/>
        </w:rPr>
        <w:t xml:space="preserve"> (DCF)</w:t>
      </w:r>
      <w:r w:rsidRPr="0086309C">
        <w:rPr>
          <w:rFonts w:ascii="Times New Roman" w:eastAsia="微软雅黑" w:hAnsi="Times New Roman" w:cs="Times New Roman"/>
          <w:sz w:val="22"/>
          <w:szCs w:val="22"/>
        </w:rPr>
        <w:t>：考虑小米多元业务组合，我们采用分部估值法构建</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模型。假设未来</w:t>
      </w:r>
      <w:r w:rsidRPr="0086309C">
        <w:rPr>
          <w:rFonts w:ascii="Times New Roman" w:eastAsia="微软雅黑" w:hAnsi="Times New Roman" w:cs="Times New Roman"/>
          <w:sz w:val="22"/>
          <w:szCs w:val="22"/>
        </w:rPr>
        <w:t>5</w:t>
      </w:r>
      <w:r w:rsidRPr="0086309C">
        <w:rPr>
          <w:rFonts w:ascii="Times New Roman" w:eastAsia="微软雅黑" w:hAnsi="Times New Roman" w:cs="Times New Roman"/>
          <w:sz w:val="22"/>
          <w:szCs w:val="22"/>
        </w:rPr>
        <w:t>年公司整体收入复合增速约</w:t>
      </w:r>
      <w:r w:rsidRPr="0086309C">
        <w:rPr>
          <w:rFonts w:ascii="Times New Roman" w:eastAsia="微软雅黑" w:hAnsi="Times New Roman" w:cs="Times New Roman"/>
          <w:sz w:val="22"/>
          <w:szCs w:val="22"/>
        </w:rPr>
        <w:t>15%</w:t>
      </w:r>
      <w:r w:rsidRPr="0086309C">
        <w:rPr>
          <w:rFonts w:ascii="Times New Roman" w:eastAsia="微软雅黑" w:hAnsi="Times New Roman" w:cs="Times New Roman"/>
          <w:sz w:val="22"/>
          <w:szCs w:val="22"/>
        </w:rPr>
        <w:t>（其中智能手机低个位数增长、</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及电动车高双位数增长）、经营利润率逐步提升至</w:t>
      </w:r>
      <w:r w:rsidRPr="0086309C">
        <w:rPr>
          <w:rFonts w:ascii="Times New Roman" w:eastAsia="微软雅黑" w:hAnsi="Times New Roman" w:cs="Times New Roman"/>
          <w:sz w:val="22"/>
          <w:szCs w:val="22"/>
        </w:rPr>
        <w:t>8-10%</w:t>
      </w:r>
      <w:r w:rsidRPr="0086309C">
        <w:rPr>
          <w:rFonts w:ascii="Times New Roman" w:eastAsia="微软雅黑" w:hAnsi="Times New Roman" w:cs="Times New Roman"/>
          <w:sz w:val="22"/>
          <w:szCs w:val="22"/>
        </w:rPr>
        <w:t>，资本开支投入随电动车项目高峰后逐步平稳。在加权平均资本成本</w:t>
      </w:r>
      <w:r w:rsidRPr="0086309C">
        <w:rPr>
          <w:rFonts w:ascii="Times New Roman" w:eastAsia="微软雅黑" w:hAnsi="Times New Roman" w:cs="Times New Roman"/>
          <w:sz w:val="22"/>
          <w:szCs w:val="22"/>
        </w:rPr>
        <w:t>(WACC)</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10%</w:t>
      </w:r>
      <w:r w:rsidRPr="0086309C">
        <w:rPr>
          <w:rFonts w:ascii="Times New Roman" w:eastAsia="微软雅黑" w:hAnsi="Times New Roman" w:cs="Times New Roman"/>
          <w:sz w:val="22"/>
          <w:szCs w:val="22"/>
        </w:rPr>
        <w:t>、永续增长率</w:t>
      </w:r>
      <w:r w:rsidRPr="0086309C">
        <w:rPr>
          <w:rFonts w:ascii="Times New Roman" w:eastAsia="微软雅黑" w:hAnsi="Times New Roman" w:cs="Times New Roman"/>
          <w:sz w:val="22"/>
          <w:szCs w:val="22"/>
        </w:rPr>
        <w:t>3%</w:t>
      </w:r>
      <w:r w:rsidRPr="0086309C">
        <w:rPr>
          <w:rFonts w:ascii="Times New Roman" w:eastAsia="微软雅黑" w:hAnsi="Times New Roman" w:cs="Times New Roman"/>
          <w:sz w:val="22"/>
          <w:szCs w:val="22"/>
        </w:rPr>
        <w:t>的假设下，</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估值得出小米企业价值接近人民币</w:t>
      </w:r>
      <w:r w:rsidRPr="0086309C">
        <w:rPr>
          <w:rFonts w:ascii="Times New Roman" w:eastAsia="微软雅黑" w:hAnsi="Times New Roman" w:cs="Times New Roman"/>
          <w:sz w:val="22"/>
          <w:szCs w:val="22"/>
        </w:rPr>
        <w:t>1</w:t>
      </w:r>
      <w:r w:rsidRPr="0086309C">
        <w:rPr>
          <w:rFonts w:ascii="Times New Roman" w:eastAsia="微软雅黑" w:hAnsi="Times New Roman" w:cs="Times New Roman"/>
          <w:sz w:val="22"/>
          <w:szCs w:val="22"/>
        </w:rPr>
        <w:t>万亿元。扣除净现金后，权益价值约为</w:t>
      </w:r>
      <w:r w:rsidRPr="0086309C">
        <w:rPr>
          <w:rFonts w:ascii="Times New Roman" w:eastAsia="微软雅黑" w:hAnsi="Times New Roman" w:cs="Times New Roman"/>
          <w:sz w:val="22"/>
          <w:szCs w:val="22"/>
        </w:rPr>
        <w:t>1.07</w:t>
      </w:r>
      <w:r w:rsidRPr="0086309C">
        <w:rPr>
          <w:rFonts w:ascii="Times New Roman" w:eastAsia="微软雅黑" w:hAnsi="Times New Roman" w:cs="Times New Roman"/>
          <w:sz w:val="22"/>
          <w:szCs w:val="22"/>
        </w:rPr>
        <w:t>万亿港元，折合每股价值约</w:t>
      </w:r>
      <w:r w:rsidRPr="0086309C">
        <w:rPr>
          <w:rFonts w:ascii="Times New Roman" w:eastAsia="微软雅黑" w:hAnsi="Times New Roman" w:cs="Times New Roman"/>
          <w:b/>
          <w:bCs/>
          <w:sz w:val="22"/>
          <w:szCs w:val="22"/>
        </w:rPr>
        <w:t>60–65</w:t>
      </w:r>
      <w:r w:rsidRPr="0086309C">
        <w:rPr>
          <w:rFonts w:ascii="Times New Roman" w:eastAsia="微软雅黑" w:hAnsi="Times New Roman" w:cs="Times New Roman"/>
          <w:b/>
          <w:bCs/>
          <w:sz w:val="22"/>
          <w:szCs w:val="22"/>
        </w:rPr>
        <w:t>港元</w:t>
      </w:r>
      <w:r w:rsidRPr="0086309C">
        <w:rPr>
          <w:rFonts w:ascii="Times New Roman" w:eastAsia="微软雅黑" w:hAnsi="Times New Roman" w:cs="Times New Roman"/>
          <w:sz w:val="22"/>
          <w:szCs w:val="22"/>
        </w:rPr>
        <w:t>。该结果表明，在乐观增长预期下小米股价尚有一定上行空间。</w:t>
      </w:r>
    </w:p>
    <w:p w14:paraId="3857C8A0" w14:textId="77777777" w:rsidR="0086309C" w:rsidRPr="0086309C" w:rsidRDefault="0086309C" w:rsidP="0086309C">
      <w:pPr>
        <w:numPr>
          <w:ilvl w:val="0"/>
          <w:numId w:val="1030"/>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相对估值</w:t>
      </w:r>
      <w:r w:rsidRPr="0086309C">
        <w:rPr>
          <w:rFonts w:ascii="Times New Roman" w:eastAsia="微软雅黑" w:hAnsi="Times New Roman" w:cs="Times New Roman"/>
          <w:sz w:val="22"/>
          <w:szCs w:val="22"/>
        </w:rPr>
        <w:t>：按照目前股价计算，小米对应</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年实际市盈率</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约在</w:t>
      </w:r>
      <w:r w:rsidRPr="0086309C">
        <w:rPr>
          <w:rFonts w:ascii="Times New Roman" w:eastAsia="微软雅黑" w:hAnsi="Times New Roman" w:cs="Times New Roman"/>
          <w:b/>
          <w:bCs/>
          <w:sz w:val="22"/>
          <w:szCs w:val="22"/>
        </w:rPr>
        <w:t>35</w:t>
      </w:r>
      <w:r w:rsidRPr="0086309C">
        <w:rPr>
          <w:rFonts w:ascii="Times New Roman" w:eastAsia="微软雅黑" w:hAnsi="Times New Roman" w:cs="Times New Roman"/>
          <w:b/>
          <w:bCs/>
          <w:sz w:val="22"/>
          <w:szCs w:val="22"/>
        </w:rPr>
        <w:t>倍</w:t>
      </w:r>
      <w:r w:rsidRPr="0086309C">
        <w:rPr>
          <w:rFonts w:ascii="Times New Roman" w:eastAsia="微软雅黑" w:hAnsi="Times New Roman" w:cs="Times New Roman"/>
          <w:sz w:val="22"/>
          <w:szCs w:val="22"/>
        </w:rPr>
        <w:t>左右，若以调整后净利润计算约为</w:t>
      </w:r>
      <w:r w:rsidRPr="0086309C">
        <w:rPr>
          <w:rFonts w:ascii="Times New Roman" w:eastAsia="微软雅黑" w:hAnsi="Times New Roman" w:cs="Times New Roman"/>
          <w:sz w:val="22"/>
          <w:szCs w:val="22"/>
        </w:rPr>
        <w:t>32</w:t>
      </w:r>
      <w:r w:rsidRPr="0086309C">
        <w:rPr>
          <w:rFonts w:ascii="Times New Roman" w:eastAsia="微软雅黑" w:hAnsi="Times New Roman" w:cs="Times New Roman"/>
          <w:sz w:val="22"/>
          <w:szCs w:val="22"/>
        </w:rPr>
        <w:t>倍；企业价值</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息税折旧摊销前利润</w:t>
      </w:r>
      <w:r w:rsidRPr="0086309C">
        <w:rPr>
          <w:rFonts w:ascii="Times New Roman" w:eastAsia="微软雅黑" w:hAnsi="Times New Roman" w:cs="Times New Roman"/>
          <w:sz w:val="22"/>
          <w:szCs w:val="22"/>
        </w:rPr>
        <w:t>(EV/EBITDA)</w:t>
      </w:r>
      <w:r w:rsidRPr="0086309C">
        <w:rPr>
          <w:rFonts w:ascii="Times New Roman" w:eastAsia="微软雅黑" w:hAnsi="Times New Roman" w:cs="Times New Roman"/>
          <w:sz w:val="22"/>
          <w:szCs w:val="22"/>
        </w:rPr>
        <w:t>约为</w:t>
      </w:r>
      <w:r w:rsidRPr="0086309C">
        <w:rPr>
          <w:rFonts w:ascii="Times New Roman" w:eastAsia="微软雅黑" w:hAnsi="Times New Roman" w:cs="Times New Roman"/>
          <w:sz w:val="22"/>
          <w:szCs w:val="22"/>
        </w:rPr>
        <w:t>25</w:t>
      </w:r>
      <w:r w:rsidRPr="0086309C">
        <w:rPr>
          <w:rFonts w:ascii="Times New Roman" w:eastAsia="微软雅黑" w:hAnsi="Times New Roman" w:cs="Times New Roman"/>
          <w:sz w:val="22"/>
          <w:szCs w:val="22"/>
        </w:rPr>
        <w:t>倍上下，市销率</w:t>
      </w:r>
      <w:r w:rsidRPr="0086309C">
        <w:rPr>
          <w:rFonts w:ascii="Times New Roman" w:eastAsia="微软雅黑" w:hAnsi="Times New Roman" w:cs="Times New Roman"/>
          <w:sz w:val="22"/>
          <w:szCs w:val="22"/>
        </w:rPr>
        <w:t>(P/S)</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2.8</w:t>
      </w:r>
      <w:r w:rsidRPr="0086309C">
        <w:rPr>
          <w:rFonts w:ascii="Times New Roman" w:eastAsia="微软雅黑" w:hAnsi="Times New Roman" w:cs="Times New Roman"/>
          <w:sz w:val="22"/>
          <w:szCs w:val="22"/>
        </w:rPr>
        <w:t>倍。相比全球消费电子和互联网公司，小米估值不算便宜：苹果公司</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财年</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29</w:t>
      </w:r>
      <w:r w:rsidRPr="0086309C">
        <w:rPr>
          <w:rFonts w:ascii="Times New Roman" w:eastAsia="微软雅黑" w:hAnsi="Times New Roman" w:cs="Times New Roman"/>
          <w:sz w:val="22"/>
          <w:szCs w:val="22"/>
        </w:rPr>
        <w:t>倍，腾讯控股约</w:t>
      </w:r>
      <w:r w:rsidRPr="0086309C">
        <w:rPr>
          <w:rFonts w:ascii="Times New Roman" w:eastAsia="微软雅黑" w:hAnsi="Times New Roman" w:cs="Times New Roman"/>
          <w:sz w:val="22"/>
          <w:szCs w:val="22"/>
        </w:rPr>
        <w:t>24</w:t>
      </w:r>
      <w:r w:rsidRPr="0086309C">
        <w:rPr>
          <w:rFonts w:ascii="Times New Roman" w:eastAsia="微软雅黑" w:hAnsi="Times New Roman" w:cs="Times New Roman"/>
          <w:sz w:val="22"/>
          <w:szCs w:val="22"/>
        </w:rPr>
        <w:t>倍；然而考虑到小米新能源汽车业务尚处投入期、盈利被压低，市场实际上赋予其一定的</w:t>
      </w:r>
      <w:r w:rsidRPr="0086309C">
        <w:rPr>
          <w:rFonts w:ascii="Times New Roman" w:eastAsia="微软雅黑" w:hAnsi="Times New Roman" w:cs="Times New Roman"/>
          <w:b/>
          <w:bCs/>
          <w:sz w:val="22"/>
          <w:szCs w:val="22"/>
        </w:rPr>
        <w:t>成长溢价</w:t>
      </w:r>
      <w:r w:rsidRPr="0086309C">
        <w:rPr>
          <w:rFonts w:ascii="Times New Roman" w:eastAsia="微软雅黑" w:hAnsi="Times New Roman" w:cs="Times New Roman"/>
          <w:sz w:val="22"/>
          <w:szCs w:val="22"/>
        </w:rPr>
        <w:t>。若将小米拆分来看，其传统硬件业务（手机</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）增速放缓但现金流稳定，可比公司估值在</w:t>
      </w:r>
      <w:r w:rsidRPr="0086309C">
        <w:rPr>
          <w:rFonts w:ascii="Times New Roman" w:eastAsia="微软雅黑" w:hAnsi="Times New Roman" w:cs="Times New Roman"/>
          <w:sz w:val="22"/>
          <w:szCs w:val="22"/>
        </w:rPr>
        <w:t>20</w:t>
      </w:r>
      <w:r w:rsidRPr="0086309C">
        <w:rPr>
          <w:rFonts w:ascii="Times New Roman" w:eastAsia="微软雅黑" w:hAnsi="Times New Roman" w:cs="Times New Roman"/>
          <w:sz w:val="22"/>
          <w:szCs w:val="22"/>
        </w:rPr>
        <w:t>倍</w:t>
      </w:r>
      <w:r w:rsidRPr="0086309C">
        <w:rPr>
          <w:rFonts w:ascii="Times New Roman" w:eastAsia="微软雅黑" w:hAnsi="Times New Roman" w:cs="Times New Roman"/>
          <w:sz w:val="22"/>
          <w:szCs w:val="22"/>
        </w:rPr>
        <w:t>P/E</w:t>
      </w:r>
      <w:r w:rsidRPr="0086309C">
        <w:rPr>
          <w:rFonts w:ascii="Times New Roman" w:eastAsia="微软雅黑" w:hAnsi="Times New Roman" w:cs="Times New Roman"/>
          <w:sz w:val="22"/>
          <w:szCs w:val="22"/>
        </w:rPr>
        <w:t>出头，而电动车业务属高成长高估值板块，目前多数同行（造车新势力）以</w:t>
      </w:r>
      <w:r w:rsidRPr="0086309C">
        <w:rPr>
          <w:rFonts w:ascii="Times New Roman" w:eastAsia="微软雅黑" w:hAnsi="Times New Roman" w:cs="Times New Roman"/>
          <w:sz w:val="22"/>
          <w:szCs w:val="22"/>
        </w:rPr>
        <w:t>P/S</w:t>
      </w:r>
      <w:r w:rsidRPr="0086309C">
        <w:rPr>
          <w:rFonts w:ascii="Times New Roman" w:eastAsia="微软雅黑" w:hAnsi="Times New Roman" w:cs="Times New Roman"/>
          <w:sz w:val="22"/>
          <w:szCs w:val="22"/>
        </w:rPr>
        <w:t>估值为主，小米电动车</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P/S</w:t>
      </w:r>
      <w:r w:rsidRPr="0086309C">
        <w:rPr>
          <w:rFonts w:ascii="Times New Roman" w:eastAsia="微软雅黑" w:hAnsi="Times New Roman" w:cs="Times New Roman"/>
          <w:sz w:val="22"/>
          <w:szCs w:val="22"/>
        </w:rPr>
        <w:t>约</w:t>
      </w:r>
      <w:r w:rsidRPr="0086309C">
        <w:rPr>
          <w:rFonts w:ascii="Times New Roman" w:eastAsia="微软雅黑" w:hAnsi="Times New Roman" w:cs="Times New Roman"/>
          <w:sz w:val="22"/>
          <w:szCs w:val="22"/>
        </w:rPr>
        <w:t>3.5</w:t>
      </w:r>
      <w:r w:rsidRPr="0086309C">
        <w:rPr>
          <w:rFonts w:ascii="Times New Roman" w:eastAsia="微软雅黑" w:hAnsi="Times New Roman" w:cs="Times New Roman"/>
          <w:sz w:val="22"/>
          <w:szCs w:val="22"/>
        </w:rPr>
        <w:t>倍，明显低于行业领军的特斯拉（约</w:t>
      </w:r>
      <w:r w:rsidRPr="0086309C">
        <w:rPr>
          <w:rFonts w:ascii="Times New Roman" w:eastAsia="微软雅黑" w:hAnsi="Times New Roman" w:cs="Times New Roman"/>
          <w:sz w:val="22"/>
          <w:szCs w:val="22"/>
        </w:rPr>
        <w:t>9</w:t>
      </w:r>
      <w:r w:rsidRPr="0086309C">
        <w:rPr>
          <w:rFonts w:ascii="Times New Roman" w:eastAsia="微软雅黑" w:hAnsi="Times New Roman" w:cs="Times New Roman"/>
          <w:sz w:val="22"/>
          <w:szCs w:val="22"/>
        </w:rPr>
        <w:t>倍）和蔚来等尚未盈利公司的隐含倍数。这暗示市场尚未充分反映小米汽车业务的长期价值。</w:t>
      </w:r>
      <w:r w:rsidRPr="0086309C">
        <w:rPr>
          <w:rFonts w:ascii="Times New Roman" w:eastAsia="微软雅黑" w:hAnsi="Times New Roman" w:cs="Times New Roman"/>
          <w:b/>
          <w:bCs/>
          <w:sz w:val="22"/>
          <w:szCs w:val="22"/>
        </w:rPr>
        <w:t>分析师观点</w:t>
      </w:r>
      <w:r w:rsidRPr="0086309C">
        <w:rPr>
          <w:rFonts w:ascii="Times New Roman" w:eastAsia="微软雅黑" w:hAnsi="Times New Roman" w:cs="Times New Roman"/>
          <w:sz w:val="22"/>
          <w:szCs w:val="22"/>
        </w:rPr>
        <w:t>也较为积极：巴克莱等机构近期上调了小米目标价（</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对应目标价从</w:t>
      </w:r>
      <w:r w:rsidRPr="0086309C">
        <w:rPr>
          <w:rFonts w:ascii="Times New Roman" w:eastAsia="微软雅黑" w:hAnsi="Times New Roman" w:cs="Times New Roman"/>
          <w:sz w:val="22"/>
          <w:szCs w:val="22"/>
        </w:rPr>
        <w:t>24</w:t>
      </w:r>
      <w:r w:rsidRPr="0086309C">
        <w:rPr>
          <w:rFonts w:ascii="Times New Roman" w:eastAsia="微软雅黑" w:hAnsi="Times New Roman" w:cs="Times New Roman"/>
          <w:sz w:val="22"/>
          <w:szCs w:val="22"/>
        </w:rPr>
        <w:t>美元上调至</w:t>
      </w:r>
      <w:r w:rsidRPr="0086309C">
        <w:rPr>
          <w:rFonts w:ascii="Times New Roman" w:eastAsia="微软雅黑" w:hAnsi="Times New Roman" w:cs="Times New Roman"/>
          <w:sz w:val="22"/>
          <w:szCs w:val="22"/>
        </w:rPr>
        <w:t>40</w:t>
      </w:r>
      <w:r w:rsidRPr="0086309C">
        <w:rPr>
          <w:rFonts w:ascii="Times New Roman" w:eastAsia="微软雅黑" w:hAnsi="Times New Roman" w:cs="Times New Roman"/>
          <w:sz w:val="22"/>
          <w:szCs w:val="22"/>
        </w:rPr>
        <w:t>美元，即相当于港股约</w:t>
      </w:r>
      <w:r w:rsidRPr="0086309C">
        <w:rPr>
          <w:rFonts w:ascii="Times New Roman" w:eastAsia="微软雅黑" w:hAnsi="Times New Roman" w:cs="Times New Roman"/>
          <w:sz w:val="22"/>
          <w:szCs w:val="22"/>
        </w:rPr>
        <w:t>62</w:t>
      </w:r>
      <w:r w:rsidRPr="0086309C">
        <w:rPr>
          <w:rFonts w:ascii="Times New Roman" w:eastAsia="微软雅黑" w:hAnsi="Times New Roman" w:cs="Times New Roman"/>
          <w:sz w:val="22"/>
          <w:szCs w:val="22"/>
        </w:rPr>
        <w:t>港元）并给予增持评级，认为小米执行力强劲，有望凭借无处不在的用户连接优势成为中国顶尖的</w:t>
      </w:r>
      <w:r w:rsidRPr="0086309C">
        <w:rPr>
          <w:rFonts w:ascii="Times New Roman" w:eastAsia="微软雅黑" w:hAnsi="Times New Roman" w:cs="Times New Roman"/>
          <w:sz w:val="22"/>
          <w:szCs w:val="22"/>
        </w:rPr>
        <w:t>AI+IoT</w:t>
      </w:r>
      <w:r w:rsidRPr="0086309C">
        <w:rPr>
          <w:rFonts w:ascii="Times New Roman" w:eastAsia="微软雅黑" w:hAnsi="Times New Roman" w:cs="Times New Roman"/>
          <w:sz w:val="22"/>
          <w:szCs w:val="22"/>
        </w:rPr>
        <w:t>平台型公司</w:t>
      </w:r>
      <w:r w:rsidRPr="0086309C">
        <w:rPr>
          <w:rFonts w:ascii="Times New Roman" w:eastAsia="微软雅黑" w:hAnsi="Times New Roman" w:cs="Times New Roman"/>
          <w:sz w:val="22"/>
          <w:szCs w:val="22"/>
        </w:rPr>
        <w:t xml:space="preserve"> (</w:t>
      </w:r>
      <w:hyperlink r:id="rId248" w:anchor=":~:text=recent%20checks,investors%20in%20a%20research%20note" w:history="1">
        <w:r w:rsidRPr="0086309C">
          <w:rPr>
            <w:rStyle w:val="af0"/>
            <w:rFonts w:ascii="Times New Roman" w:eastAsia="微软雅黑" w:hAnsi="Times New Roman" w:cs="Times New Roman"/>
            <w:sz w:val="22"/>
            <w:szCs w:val="22"/>
          </w:rPr>
          <w:t>Xiaomi price target raised to $40 from $24 at Barclays | Markets Insider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。总体而言，小米当前估值处于合理偏上的区间，但如果电动车业务顺利放量并在</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年实现盈利</w:t>
      </w:r>
      <w:r w:rsidRPr="0086309C">
        <w:rPr>
          <w:rFonts w:ascii="Times New Roman" w:eastAsia="微软雅黑" w:hAnsi="Times New Roman" w:cs="Times New Roman"/>
          <w:sz w:val="22"/>
          <w:szCs w:val="22"/>
        </w:rPr>
        <w:t xml:space="preserve"> (</w:t>
      </w:r>
      <w:hyperlink r:id="rId249" w:anchor=":~:text=Some%20analysts%20have%20said%20they,turn%20a%20profit%20in%202025" w:history="1">
        <w:r w:rsidRPr="0086309C">
          <w:rPr>
            <w:rStyle w:val="af0"/>
            <w:rFonts w:ascii="Times New Roman" w:eastAsia="微软雅黑" w:hAnsi="Times New Roman" w:cs="Times New Roman"/>
            <w:sz w:val="22"/>
            <w:szCs w:val="22"/>
          </w:rPr>
          <w:t>Xiaomi's Quarterly Net Profit Soars 90% on Record Revenue -March 18, 2025 at 06:31 am EDT | MarketScreener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，则有望推动公司估值体系向</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硬件</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软件服务</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智能汽车</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复合模式过渡，支撑更高的估值水平。</w:t>
      </w:r>
    </w:p>
    <w:p w14:paraId="1AB87A65"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交易策略</w:t>
      </w:r>
    </w:p>
    <w:p w14:paraId="323C271F"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港股通</w:t>
      </w:r>
      <w:r w:rsidRPr="0086309C">
        <w:rPr>
          <w:rFonts w:ascii="Times New Roman" w:eastAsia="微软雅黑" w:hAnsi="Times New Roman" w:cs="Times New Roman"/>
          <w:b/>
          <w:bCs/>
          <w:sz w:val="22"/>
          <w:szCs w:val="22"/>
        </w:rPr>
        <w:t xml:space="preserve"> vs </w:t>
      </w:r>
      <w:r w:rsidRPr="0086309C">
        <w:rPr>
          <w:rFonts w:ascii="Times New Roman" w:eastAsia="微软雅黑" w:hAnsi="Times New Roman" w:cs="Times New Roman"/>
          <w:b/>
          <w:bCs/>
          <w:sz w:val="22"/>
          <w:szCs w:val="22"/>
        </w:rPr>
        <w:t>美股</w:t>
      </w:r>
      <w:r w:rsidRPr="0086309C">
        <w:rPr>
          <w:rFonts w:ascii="Times New Roman" w:eastAsia="微软雅黑" w:hAnsi="Times New Roman" w:cs="Times New Roman"/>
          <w:b/>
          <w:bCs/>
          <w:sz w:val="22"/>
          <w:szCs w:val="22"/>
        </w:rPr>
        <w:t>ADR</w:t>
      </w:r>
      <w:r w:rsidRPr="0086309C">
        <w:rPr>
          <w:rFonts w:ascii="Times New Roman" w:eastAsia="微软雅黑" w:hAnsi="Times New Roman" w:cs="Times New Roman"/>
          <w:sz w:val="22"/>
          <w:szCs w:val="22"/>
        </w:rPr>
        <w:t>：小米集团的主要上市地在香港交易所（股票代号</w:t>
      </w:r>
      <w:r w:rsidRPr="0086309C">
        <w:rPr>
          <w:rFonts w:ascii="Times New Roman" w:eastAsia="微软雅黑" w:hAnsi="Times New Roman" w:cs="Times New Roman"/>
          <w:sz w:val="22"/>
          <w:szCs w:val="22"/>
        </w:rPr>
        <w:t>: 1810</w:t>
      </w:r>
      <w:r w:rsidRPr="0086309C">
        <w:rPr>
          <w:rFonts w:ascii="Times New Roman" w:eastAsia="微软雅黑" w:hAnsi="Times New Roman" w:cs="Times New Roman"/>
          <w:sz w:val="22"/>
          <w:szCs w:val="22"/>
        </w:rPr>
        <w:t>），同时在美</w:t>
      </w:r>
      <w:r w:rsidRPr="0086309C">
        <w:rPr>
          <w:rFonts w:ascii="Times New Roman" w:eastAsia="微软雅黑" w:hAnsi="Times New Roman" w:cs="Times New Roman"/>
          <w:sz w:val="22"/>
          <w:szCs w:val="22"/>
        </w:rPr>
        <w:t xml:space="preserve"> OTC </w:t>
      </w:r>
      <w:r w:rsidRPr="0086309C">
        <w:rPr>
          <w:rFonts w:ascii="Times New Roman" w:eastAsia="微软雅黑" w:hAnsi="Times New Roman" w:cs="Times New Roman"/>
          <w:sz w:val="22"/>
          <w:szCs w:val="22"/>
        </w:rPr>
        <w:t>市场有不具投票权的</w:t>
      </w:r>
      <w:r w:rsidRPr="0086309C">
        <w:rPr>
          <w:rFonts w:ascii="Times New Roman" w:eastAsia="微软雅黑" w:hAnsi="Times New Roman" w:cs="Times New Roman"/>
          <w:b/>
          <w:bCs/>
          <w:sz w:val="22"/>
          <w:szCs w:val="22"/>
        </w:rPr>
        <w:t>ADR</w:t>
      </w:r>
      <w:r w:rsidRPr="0086309C">
        <w:rPr>
          <w:rFonts w:ascii="Times New Roman" w:eastAsia="微软雅黑" w:hAnsi="Times New Roman" w:cs="Times New Roman"/>
          <w:sz w:val="22"/>
          <w:szCs w:val="22"/>
        </w:rPr>
        <w:t>交易（代码</w:t>
      </w:r>
      <w:r w:rsidRPr="0086309C">
        <w:rPr>
          <w:rFonts w:ascii="Times New Roman" w:eastAsia="微软雅黑" w:hAnsi="Times New Roman" w:cs="Times New Roman"/>
          <w:sz w:val="22"/>
          <w:szCs w:val="22"/>
        </w:rPr>
        <w:t>: XIACF/XIACY</w:t>
      </w:r>
      <w:r w:rsidRPr="0086309C">
        <w:rPr>
          <w:rFonts w:ascii="Times New Roman" w:eastAsia="微软雅黑" w:hAnsi="Times New Roman" w:cs="Times New Roman"/>
          <w:sz w:val="22"/>
          <w:szCs w:val="22"/>
        </w:rPr>
        <w:t>）。针对不同投资者，我们比较两种交易渠道的特点：</w:t>
      </w:r>
    </w:p>
    <w:p w14:paraId="48B58D1A" w14:textId="77777777" w:rsidR="0086309C" w:rsidRPr="0086309C" w:rsidRDefault="0086309C" w:rsidP="0086309C">
      <w:pPr>
        <w:numPr>
          <w:ilvl w:val="0"/>
          <w:numId w:val="103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港股（通过港股通）</w:t>
      </w:r>
      <w:r w:rsidRPr="0086309C">
        <w:rPr>
          <w:rFonts w:ascii="Times New Roman" w:eastAsia="微软雅黑" w:hAnsi="Times New Roman" w:cs="Times New Roman"/>
          <w:sz w:val="22"/>
          <w:szCs w:val="22"/>
        </w:rPr>
        <w:t>：通过港股通机制，内地投资者可以直接买卖小米的港股股票。港股市场交易时间与内地接近，港元与人民币汇率相对稳定（港元与美元挂钩，间接稳定人民</w:t>
      </w:r>
      <w:r w:rsidRPr="0086309C">
        <w:rPr>
          <w:rFonts w:ascii="Times New Roman" w:eastAsia="微软雅黑" w:hAnsi="Times New Roman" w:cs="Times New Roman"/>
          <w:sz w:val="22"/>
          <w:szCs w:val="22"/>
        </w:rPr>
        <w:lastRenderedPageBreak/>
        <w:t>币），汇率风险可控。小米作为恒生科技指数成份股，日均成交活跃，流动性充沛，</w:t>
      </w:r>
      <w:r w:rsidRPr="0086309C">
        <w:rPr>
          <w:rFonts w:ascii="Times New Roman" w:eastAsia="微软雅黑" w:hAnsi="Times New Roman" w:cs="Times New Roman"/>
          <w:sz w:val="22"/>
          <w:szCs w:val="22"/>
        </w:rPr>
        <w:t xml:space="preserve"> bid-ask</w:t>
      </w:r>
      <w:r w:rsidRPr="0086309C">
        <w:rPr>
          <w:rFonts w:ascii="Times New Roman" w:eastAsia="微软雅黑" w:hAnsi="Times New Roman" w:cs="Times New Roman"/>
          <w:sz w:val="22"/>
          <w:szCs w:val="22"/>
        </w:rPr>
        <w:t>价差较小，适合大额交易和长期持有。此外，小米港股已纳入港股通标的，近年获得大量南下资金青睐，交投十分活跃</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经常位列港股通十大成交活跃股</w:t>
      </w:r>
      <w:r w:rsidRPr="0086309C">
        <w:rPr>
          <w:rFonts w:ascii="Times New Roman" w:eastAsia="微软雅黑" w:hAnsi="Times New Roman" w:cs="Times New Roman"/>
          <w:sz w:val="22"/>
          <w:szCs w:val="22"/>
        </w:rPr>
        <w:t xml:space="preserve"> (</w:t>
      </w:r>
      <w:hyperlink r:id="rId250" w:anchor=":~:text=Top%2010%20Turnover%20Southbound%20Stocks,CNOOC%20%280883" w:history="1">
        <w:r w:rsidRPr="0086309C">
          <w:rPr>
            <w:rStyle w:val="af0"/>
            <w:rFonts w:ascii="Times New Roman" w:eastAsia="微软雅黑" w:hAnsi="Times New Roman" w:cs="Times New Roman"/>
            <w:sz w:val="22"/>
            <w:szCs w:val="22"/>
          </w:rPr>
          <w:t>Southbound money flow turnover | UBS Warrants &amp; CBBC</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。例如，今年以来南向资金持续净买入小米</w:t>
      </w:r>
      <w:r w:rsidRPr="0086309C">
        <w:rPr>
          <w:rFonts w:ascii="Times New Roman" w:eastAsia="微软雅黑" w:hAnsi="Times New Roman" w:cs="Times New Roman"/>
          <w:sz w:val="22"/>
          <w:szCs w:val="22"/>
        </w:rPr>
        <w:t xml:space="preserve"> (</w:t>
      </w:r>
      <w:hyperlink r:id="rId251" w:anchor=":~:text=There%20was%20HKD915,W%20%2801024" w:history="1">
        <w:r w:rsidRPr="0086309C">
          <w:rPr>
            <w:rStyle w:val="af0"/>
            <w:rFonts w:ascii="Times New Roman" w:eastAsia="微软雅黑" w:hAnsi="Times New Roman" w:cs="Times New Roman"/>
            <w:sz w:val="22"/>
            <w:szCs w:val="22"/>
          </w:rPr>
          <w:t>SH/SZ-HK Stock Connect - News &amp; Announcement - AASTOCKS.com</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，有助于支撑股价。通过港股通持有小米还可享受未来可能的股息派发。总体而言，港股是获取小米权益敞口的</w:t>
      </w:r>
      <w:r w:rsidRPr="0086309C">
        <w:rPr>
          <w:rFonts w:ascii="Times New Roman" w:eastAsia="微软雅黑" w:hAnsi="Times New Roman" w:cs="Times New Roman"/>
          <w:b/>
          <w:bCs/>
          <w:sz w:val="22"/>
          <w:szCs w:val="22"/>
        </w:rPr>
        <w:t>首选途径</w:t>
      </w:r>
      <w:r w:rsidRPr="0086309C">
        <w:rPr>
          <w:rFonts w:ascii="Times New Roman" w:eastAsia="微软雅黑" w:hAnsi="Times New Roman" w:cs="Times New Roman"/>
          <w:sz w:val="22"/>
          <w:szCs w:val="22"/>
        </w:rPr>
        <w:t>。</w:t>
      </w:r>
    </w:p>
    <w:p w14:paraId="77F30B2A" w14:textId="77777777" w:rsidR="0086309C" w:rsidRPr="0086309C" w:rsidRDefault="0086309C" w:rsidP="0086309C">
      <w:pPr>
        <w:numPr>
          <w:ilvl w:val="0"/>
          <w:numId w:val="1031"/>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美股</w:t>
      </w:r>
      <w:r w:rsidRPr="0086309C">
        <w:rPr>
          <w:rFonts w:ascii="Times New Roman" w:eastAsia="微软雅黑" w:hAnsi="Times New Roman" w:cs="Times New Roman"/>
          <w:b/>
          <w:bCs/>
          <w:sz w:val="22"/>
          <w:szCs w:val="22"/>
        </w:rPr>
        <w:t>ADR</w:t>
      </w:r>
      <w:r w:rsidRPr="0086309C">
        <w:rPr>
          <w:rFonts w:ascii="Times New Roman" w:eastAsia="微软雅黑" w:hAnsi="Times New Roman" w:cs="Times New Roman"/>
          <w:sz w:val="22"/>
          <w:szCs w:val="22"/>
        </w:rPr>
        <w:t>：小米在美国场外市场的</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为</w:t>
      </w:r>
      <w:r w:rsidRPr="0086309C">
        <w:rPr>
          <w:rFonts w:ascii="Times New Roman" w:eastAsia="微软雅黑" w:hAnsi="Times New Roman" w:cs="Times New Roman"/>
          <w:b/>
          <w:bCs/>
          <w:sz w:val="22"/>
          <w:szCs w:val="22"/>
        </w:rPr>
        <w:t>不上市的托管凭证</w:t>
      </w:r>
      <w:r w:rsidRPr="0086309C">
        <w:rPr>
          <w:rFonts w:ascii="Times New Roman" w:eastAsia="微软雅黑" w:hAnsi="Times New Roman" w:cs="Times New Roman"/>
          <w:sz w:val="22"/>
          <w:szCs w:val="22"/>
        </w:rPr>
        <w:t>，流动性相对较低，成交量和关注度不及港股。本质上</w:t>
      </w:r>
      <w:r w:rsidRPr="0086309C">
        <w:rPr>
          <w:rFonts w:ascii="Times New Roman" w:eastAsia="微软雅黑" w:hAnsi="Times New Roman" w:cs="Times New Roman"/>
          <w:sz w:val="22"/>
          <w:szCs w:val="22"/>
        </w:rPr>
        <w:t>XIACF</w:t>
      </w:r>
      <w:r w:rsidRPr="0086309C">
        <w:rPr>
          <w:rFonts w:ascii="Times New Roman" w:eastAsia="微软雅黑" w:hAnsi="Times New Roman" w:cs="Times New Roman"/>
          <w:sz w:val="22"/>
          <w:szCs w:val="22"/>
        </w:rPr>
        <w:t>在价格上紧密跟踪香港股价（每份</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代表若干普通股，如</w:t>
      </w:r>
      <w:r w:rsidRPr="0086309C">
        <w:rPr>
          <w:rFonts w:ascii="Times New Roman" w:eastAsia="微软雅黑" w:hAnsi="Times New Roman" w:cs="Times New Roman"/>
          <w:sz w:val="22"/>
          <w:szCs w:val="22"/>
        </w:rPr>
        <w:t>XIACY</w:t>
      </w:r>
      <w:r w:rsidRPr="0086309C">
        <w:rPr>
          <w:rFonts w:ascii="Times New Roman" w:eastAsia="微软雅黑" w:hAnsi="Times New Roman" w:cs="Times New Roman"/>
          <w:sz w:val="22"/>
          <w:szCs w:val="22"/>
        </w:rPr>
        <w:t>比例为</w:t>
      </w:r>
      <w:r w:rsidRPr="0086309C">
        <w:rPr>
          <w:rFonts w:ascii="Times New Roman" w:eastAsia="微软雅黑" w:hAnsi="Times New Roman" w:cs="Times New Roman"/>
          <w:sz w:val="22"/>
          <w:szCs w:val="22"/>
        </w:rPr>
        <w:t>1:5 (</w:t>
      </w:r>
      <w:hyperlink r:id="rId252" w:anchor=":~:text=Xiaomi%20Corp%20,that%20estimates%20the%20dividend" w:history="1">
        <w:r w:rsidRPr="0086309C">
          <w:rPr>
            <w:rStyle w:val="af0"/>
            <w:rFonts w:ascii="Times New Roman" w:eastAsia="微软雅黑" w:hAnsi="Times New Roman" w:cs="Times New Roman"/>
            <w:sz w:val="22"/>
            <w:szCs w:val="22"/>
          </w:rPr>
          <w:t>Xiaomi Corp (XIACF) Stock Price &amp; News - Google Finance</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），受港股价格和汇率影响。美股</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优势在于方便国际投资者在美时段交易，使用美元结算，免去了开通港股账户的手续。但需注意</w:t>
      </w:r>
      <w:r w:rsidRPr="0086309C">
        <w:rPr>
          <w:rFonts w:ascii="Times New Roman" w:eastAsia="微软雅黑" w:hAnsi="Times New Roman" w:cs="Times New Roman"/>
          <w:sz w:val="22"/>
          <w:szCs w:val="22"/>
        </w:rPr>
        <w:t>OTC</w:t>
      </w:r>
      <w:r w:rsidRPr="0086309C">
        <w:rPr>
          <w:rFonts w:ascii="Times New Roman" w:eastAsia="微软雅黑" w:hAnsi="Times New Roman" w:cs="Times New Roman"/>
          <w:sz w:val="22"/>
          <w:szCs w:val="22"/>
        </w:rPr>
        <w:t>市场交易可能存在报价稀疏、买卖盘深度不足的情况，大额交易可能冲击价格。此外，</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持有人通常无法直接参与股东大会等事项（小米为</w:t>
      </w:r>
      <w:r w:rsidRPr="0086309C">
        <w:rPr>
          <w:rFonts w:ascii="Times New Roman" w:eastAsia="微软雅黑" w:hAnsi="Times New Roman" w:cs="Times New Roman"/>
          <w:sz w:val="22"/>
          <w:szCs w:val="22"/>
        </w:rPr>
        <w:t>WVR</w:t>
      </w:r>
      <w:r w:rsidRPr="0086309C">
        <w:rPr>
          <w:rFonts w:ascii="Times New Roman" w:eastAsia="微软雅黑" w:hAnsi="Times New Roman" w:cs="Times New Roman"/>
          <w:sz w:val="22"/>
          <w:szCs w:val="22"/>
        </w:rPr>
        <w:t>架构，本就没有</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投票权），分红派息由托管银行换汇后发放。针对美国投资者，如只能通过本土账户参与，小额配置</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是可行的；但对于资金量较大的机构</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个人，</w:t>
      </w:r>
      <w:r w:rsidRPr="0086309C">
        <w:rPr>
          <w:rFonts w:ascii="Times New Roman" w:eastAsia="微软雅黑" w:hAnsi="Times New Roman" w:cs="Times New Roman"/>
          <w:b/>
          <w:bCs/>
          <w:sz w:val="22"/>
          <w:szCs w:val="22"/>
        </w:rPr>
        <w:t>通过港股主板获取头寸更为稳妥</w:t>
      </w:r>
      <w:r w:rsidRPr="0086309C">
        <w:rPr>
          <w:rFonts w:ascii="Times New Roman" w:eastAsia="微软雅黑" w:hAnsi="Times New Roman" w:cs="Times New Roman"/>
          <w:sz w:val="22"/>
          <w:szCs w:val="22"/>
        </w:rPr>
        <w:t>，因为港股市场监管成熟、交易活跃，能更好地体现小米真实价值并提供及时的买卖机会。</w:t>
      </w:r>
    </w:p>
    <w:p w14:paraId="4200399A"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策略建议</w:t>
      </w:r>
      <w:r w:rsidRPr="0086309C">
        <w:rPr>
          <w:rFonts w:ascii="Times New Roman" w:eastAsia="微软雅黑" w:hAnsi="Times New Roman" w:cs="Times New Roman"/>
          <w:sz w:val="22"/>
          <w:szCs w:val="22"/>
        </w:rPr>
        <w:t>：当前小米股价经过一轮大涨逼近市场目标价，但考虑到公司基本面向好和估值仍有提升空间，我们倾向于逢低逐步布局，侧重港股交易。对于有条件的投资者，可通过沪</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深港通在港股市场直接买入小米股票，以获取充足流动性和市场深度；美股投资者若无法直接参与港股，也可少量配置</w:t>
      </w:r>
      <w:r w:rsidRPr="0086309C">
        <w:rPr>
          <w:rFonts w:ascii="Times New Roman" w:eastAsia="微软雅黑" w:hAnsi="Times New Roman" w:cs="Times New Roman"/>
          <w:sz w:val="22"/>
          <w:szCs w:val="22"/>
        </w:rPr>
        <w:t>ADR</w:t>
      </w:r>
      <w:r w:rsidRPr="0086309C">
        <w:rPr>
          <w:rFonts w:ascii="Times New Roman" w:eastAsia="微软雅黑" w:hAnsi="Times New Roman" w:cs="Times New Roman"/>
          <w:sz w:val="22"/>
          <w:szCs w:val="22"/>
        </w:rPr>
        <w:t>以分享小米成长红利。鉴于小米股价波动较大（近期隐含波动率上升</w:t>
      </w:r>
      <w:r w:rsidRPr="0086309C">
        <w:rPr>
          <w:rFonts w:ascii="Times New Roman" w:eastAsia="微软雅黑" w:hAnsi="Times New Roman" w:cs="Times New Roman"/>
          <w:sz w:val="22"/>
          <w:szCs w:val="22"/>
        </w:rPr>
        <w:t xml:space="preserve"> (</w:t>
      </w:r>
      <w:hyperlink r:id="rId253" w:anchor=":~:text=Forecasts%20www,a%20confidential%20tip%20for" w:history="1">
        <w:r w:rsidRPr="0086309C">
          <w:rPr>
            <w:rStyle w:val="af0"/>
            <w:rFonts w:ascii="Times New Roman" w:eastAsia="微软雅黑" w:hAnsi="Times New Roman" w:cs="Times New Roman"/>
            <w:sz w:val="22"/>
            <w:szCs w:val="22"/>
          </w:rPr>
          <w:t>Xiaomi Stock Rally Before Earnings Outshines Analyst Forecasts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），可结合衍生品对冲策略降低短期波动风险。</w:t>
      </w:r>
      <w:r w:rsidRPr="0086309C">
        <w:rPr>
          <w:rFonts w:ascii="Times New Roman" w:eastAsia="微软雅黑" w:hAnsi="Times New Roman" w:cs="Times New Roman"/>
          <w:b/>
          <w:bCs/>
          <w:sz w:val="22"/>
          <w:szCs w:val="22"/>
        </w:rPr>
        <w:t>目标价</w:t>
      </w:r>
      <w:r w:rsidRPr="0086309C">
        <w:rPr>
          <w:rFonts w:ascii="Times New Roman" w:eastAsia="微软雅黑" w:hAnsi="Times New Roman" w:cs="Times New Roman"/>
          <w:sz w:val="22"/>
          <w:szCs w:val="22"/>
        </w:rPr>
        <w:t>方面，我们根据</w:t>
      </w:r>
      <w:r w:rsidRPr="0086309C">
        <w:rPr>
          <w:rFonts w:ascii="Times New Roman" w:eastAsia="微软雅黑" w:hAnsi="Times New Roman" w:cs="Times New Roman"/>
          <w:sz w:val="22"/>
          <w:szCs w:val="22"/>
        </w:rPr>
        <w:t>DCF</w:t>
      </w:r>
      <w:r w:rsidRPr="0086309C">
        <w:rPr>
          <w:rFonts w:ascii="Times New Roman" w:eastAsia="微软雅黑" w:hAnsi="Times New Roman" w:cs="Times New Roman"/>
          <w:sz w:val="22"/>
          <w:szCs w:val="22"/>
        </w:rPr>
        <w:t>和相对估值分析，给予未来</w:t>
      </w:r>
      <w:r w:rsidRPr="0086309C">
        <w:rPr>
          <w:rFonts w:ascii="Times New Roman" w:eastAsia="微软雅黑" w:hAnsi="Times New Roman" w:cs="Times New Roman"/>
          <w:sz w:val="22"/>
          <w:szCs w:val="22"/>
        </w:rPr>
        <w:t>12</w:t>
      </w:r>
      <w:r w:rsidRPr="0086309C">
        <w:rPr>
          <w:rFonts w:ascii="Times New Roman" w:eastAsia="微软雅黑" w:hAnsi="Times New Roman" w:cs="Times New Roman"/>
          <w:sz w:val="22"/>
          <w:szCs w:val="22"/>
        </w:rPr>
        <w:t>个月</w:t>
      </w:r>
      <w:r w:rsidRPr="0086309C">
        <w:rPr>
          <w:rFonts w:ascii="Times New Roman" w:eastAsia="微软雅黑" w:hAnsi="Times New Roman" w:cs="Times New Roman"/>
          <w:b/>
          <w:bCs/>
          <w:sz w:val="22"/>
          <w:szCs w:val="22"/>
        </w:rPr>
        <w:t>目标价</w:t>
      </w:r>
      <w:r w:rsidRPr="0086309C">
        <w:rPr>
          <w:rFonts w:ascii="Times New Roman" w:eastAsia="微软雅黑" w:hAnsi="Times New Roman" w:cs="Times New Roman"/>
          <w:b/>
          <w:bCs/>
          <w:sz w:val="22"/>
          <w:szCs w:val="22"/>
        </w:rPr>
        <w:t>HK$60</w:t>
      </w:r>
      <w:r w:rsidRPr="0086309C">
        <w:rPr>
          <w:rFonts w:ascii="Times New Roman" w:eastAsia="微软雅黑" w:hAnsi="Times New Roman" w:cs="Times New Roman"/>
          <w:sz w:val="22"/>
          <w:szCs w:val="22"/>
        </w:rPr>
        <w:t>，较当前价格有一定上行空间。该目标价对应</w:t>
      </w:r>
      <w:r w:rsidRPr="0086309C">
        <w:rPr>
          <w:rFonts w:ascii="Times New Roman" w:eastAsia="微软雅黑" w:hAnsi="Times New Roman" w:cs="Times New Roman"/>
          <w:sz w:val="22"/>
          <w:szCs w:val="22"/>
        </w:rPr>
        <w:t>2025</w:t>
      </w:r>
      <w:r w:rsidRPr="0086309C">
        <w:rPr>
          <w:rFonts w:ascii="Times New Roman" w:eastAsia="微软雅黑" w:hAnsi="Times New Roman" w:cs="Times New Roman"/>
          <w:sz w:val="22"/>
          <w:szCs w:val="22"/>
        </w:rPr>
        <w:t>年约</w:t>
      </w:r>
      <w:r w:rsidRPr="0086309C">
        <w:rPr>
          <w:rFonts w:ascii="Times New Roman" w:eastAsia="微软雅黑" w:hAnsi="Times New Roman" w:cs="Times New Roman"/>
          <w:sz w:val="22"/>
          <w:szCs w:val="22"/>
        </w:rPr>
        <w:t>30</w:t>
      </w:r>
      <w:r w:rsidRPr="0086309C">
        <w:rPr>
          <w:rFonts w:ascii="Times New Roman" w:eastAsia="微软雅黑" w:hAnsi="Times New Roman" w:cs="Times New Roman"/>
          <w:sz w:val="22"/>
          <w:szCs w:val="22"/>
        </w:rPr>
        <w:t>倍的预期市盈率，考虑了智能手机业务稳健增长及电动车等新业务的价值提升。</w:t>
      </w:r>
    </w:p>
    <w:p w14:paraId="1DAE9FCA"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投资建议</w:t>
      </w:r>
    </w:p>
    <w:p w14:paraId="4F34CFDD"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综合宏观环境、行业趋势及公司基本面，我们对小米集团的投资评级为：</w:t>
      </w:r>
      <w:r w:rsidRPr="0086309C">
        <w:rPr>
          <w:rFonts w:ascii="Times New Roman" w:eastAsia="微软雅黑" w:hAnsi="Times New Roman" w:cs="Times New Roman"/>
          <w:b/>
          <w:bCs/>
          <w:sz w:val="22"/>
          <w:szCs w:val="22"/>
        </w:rPr>
        <w:t>买入</w:t>
      </w:r>
      <w:r w:rsidRPr="0086309C">
        <w:rPr>
          <w:rFonts w:ascii="Times New Roman" w:eastAsia="微软雅黑" w:hAnsi="Times New Roman" w:cs="Times New Roman"/>
          <w:sz w:val="22"/>
          <w:szCs w:val="22"/>
        </w:rPr>
        <w:t>。具体理由如下：</w:t>
      </w:r>
    </w:p>
    <w:p w14:paraId="38173611" w14:textId="77777777" w:rsidR="0086309C" w:rsidRPr="0086309C" w:rsidRDefault="0086309C" w:rsidP="0086309C">
      <w:pPr>
        <w:numPr>
          <w:ilvl w:val="0"/>
          <w:numId w:val="10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宏观与政策</w:t>
      </w:r>
      <w:r w:rsidRPr="0086309C">
        <w:rPr>
          <w:rFonts w:ascii="Times New Roman" w:eastAsia="微软雅黑" w:hAnsi="Times New Roman" w:cs="Times New Roman"/>
          <w:sz w:val="22"/>
          <w:szCs w:val="22"/>
        </w:rPr>
        <w:t>：在全球经济温和复苏和中国消费升级背景下，小米主营业务需求稳健。尤其中国政府延续新能源汽车购置优惠、推动数字经济发展的政策取向，有利于小米手机、智能硬件和电动车业务的发展</w:t>
      </w:r>
      <w:r w:rsidRPr="0086309C">
        <w:rPr>
          <w:rFonts w:ascii="Times New Roman" w:eastAsia="微软雅黑" w:hAnsi="Times New Roman" w:cs="Times New Roman"/>
          <w:sz w:val="22"/>
          <w:szCs w:val="22"/>
        </w:rPr>
        <w:t xml:space="preserve"> (</w:t>
      </w:r>
      <w:hyperlink r:id="rId254" w:anchor=":~:text=avoid%20hefty%20fines" w:history="1">
        <w:r w:rsidRPr="0086309C">
          <w:rPr>
            <w:rStyle w:val="af0"/>
            <w:rFonts w:ascii="Times New Roman" w:eastAsia="微软雅黑" w:hAnsi="Times New Roman" w:cs="Times New Roman"/>
            <w:sz w:val="22"/>
            <w:szCs w:val="22"/>
          </w:rPr>
          <w:t>Global electric vehicle sales up 25% in record 2024 | Reuters</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。虽然需警惕全球通胀和地缘因素导致的消费电子需求波动，但整体宏观环境对小米偏友好。</w:t>
      </w:r>
    </w:p>
    <w:p w14:paraId="6D81E96A" w14:textId="77777777" w:rsidR="0086309C" w:rsidRPr="0086309C" w:rsidRDefault="0086309C" w:rsidP="0086309C">
      <w:pPr>
        <w:numPr>
          <w:ilvl w:val="0"/>
          <w:numId w:val="10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公司基本面</w:t>
      </w:r>
      <w:r w:rsidRPr="0086309C">
        <w:rPr>
          <w:rFonts w:ascii="Times New Roman" w:eastAsia="微软雅黑" w:hAnsi="Times New Roman" w:cs="Times New Roman"/>
          <w:sz w:val="22"/>
          <w:szCs w:val="22"/>
        </w:rPr>
        <w:t>：小米已形成</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手机</w:t>
      </w:r>
      <w:r w:rsidRPr="0086309C">
        <w:rPr>
          <w:rFonts w:ascii="Times New Roman" w:eastAsia="微软雅黑" w:hAnsi="Times New Roman" w:cs="Times New Roman"/>
          <w:sz w:val="22"/>
          <w:szCs w:val="22"/>
        </w:rPr>
        <w:t>+AIoT+</w:t>
      </w:r>
      <w:r w:rsidRPr="0086309C">
        <w:rPr>
          <w:rFonts w:ascii="Times New Roman" w:eastAsia="微软雅黑" w:hAnsi="Times New Roman" w:cs="Times New Roman"/>
          <w:sz w:val="22"/>
          <w:szCs w:val="22"/>
        </w:rPr>
        <w:t>电动车</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互联网服务</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的多元业务格局，各板块协同增效。手机业务市占率提升，</w:t>
      </w:r>
      <w:r w:rsidRPr="0086309C">
        <w:rPr>
          <w:rFonts w:ascii="Times New Roman" w:eastAsia="微软雅黑" w:hAnsi="Times New Roman" w:cs="Times New Roman"/>
          <w:sz w:val="22"/>
          <w:szCs w:val="22"/>
        </w:rPr>
        <w:t>IoT</w:t>
      </w:r>
      <w:r w:rsidRPr="0086309C">
        <w:rPr>
          <w:rFonts w:ascii="Times New Roman" w:eastAsia="微软雅黑" w:hAnsi="Times New Roman" w:cs="Times New Roman"/>
          <w:sz w:val="22"/>
          <w:szCs w:val="22"/>
        </w:rPr>
        <w:t>生态深厚粘性强，新兴的电动车业务进展超预期，为公司打开长期成长空间。公司</w:t>
      </w:r>
      <w:r w:rsidRPr="0086309C">
        <w:rPr>
          <w:rFonts w:ascii="Times New Roman" w:eastAsia="微软雅黑" w:hAnsi="Times New Roman" w:cs="Times New Roman"/>
          <w:sz w:val="22"/>
          <w:szCs w:val="22"/>
        </w:rPr>
        <w:t>2024</w:t>
      </w:r>
      <w:r w:rsidRPr="0086309C">
        <w:rPr>
          <w:rFonts w:ascii="Times New Roman" w:eastAsia="微软雅黑" w:hAnsi="Times New Roman" w:cs="Times New Roman"/>
          <w:sz w:val="22"/>
          <w:szCs w:val="22"/>
        </w:rPr>
        <w:t>年业绩亮眼，盈利能力和现金流改善明显，管理层展现出优异的执行力。充裕的现金储备也为后续投入提供保障。</w:t>
      </w:r>
    </w:p>
    <w:p w14:paraId="2BE46D0A" w14:textId="77777777" w:rsidR="0086309C" w:rsidRPr="0086309C" w:rsidRDefault="0086309C" w:rsidP="0086309C">
      <w:pPr>
        <w:numPr>
          <w:ilvl w:val="0"/>
          <w:numId w:val="1032"/>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估值与市场观点</w:t>
      </w:r>
      <w:r w:rsidRPr="0086309C">
        <w:rPr>
          <w:rFonts w:ascii="Times New Roman" w:eastAsia="微软雅黑" w:hAnsi="Times New Roman" w:cs="Times New Roman"/>
          <w:sz w:val="22"/>
          <w:szCs w:val="22"/>
        </w:rPr>
        <w:t>：目前股价对应估值反映了一定成长预期但并不过分。市场分析师对小米普遍持积极态度，认为其</w:t>
      </w:r>
      <w:r w:rsidRPr="0086309C">
        <w:rPr>
          <w:rFonts w:ascii="Times New Roman" w:eastAsia="微软雅黑" w:hAnsi="Times New Roman" w:cs="Times New Roman"/>
          <w:b/>
          <w:bCs/>
          <w:sz w:val="22"/>
          <w:szCs w:val="22"/>
        </w:rPr>
        <w:t>长期战略清晰</w:t>
      </w:r>
      <w:r w:rsidRPr="0086309C">
        <w:rPr>
          <w:rFonts w:ascii="Times New Roman" w:eastAsia="微软雅黑" w:hAnsi="Times New Roman" w:cs="Times New Roman"/>
          <w:sz w:val="22"/>
          <w:szCs w:val="22"/>
        </w:rPr>
        <w:t>、在</w:t>
      </w:r>
      <w:r w:rsidRPr="0086309C">
        <w:rPr>
          <w:rFonts w:ascii="Times New Roman" w:eastAsia="微软雅黑" w:hAnsi="Times New Roman" w:cs="Times New Roman"/>
          <w:sz w:val="22"/>
          <w:szCs w:val="22"/>
        </w:rPr>
        <w:t>AI+IoT</w:t>
      </w:r>
      <w:r w:rsidRPr="0086309C">
        <w:rPr>
          <w:rFonts w:ascii="Times New Roman" w:eastAsia="微软雅黑" w:hAnsi="Times New Roman" w:cs="Times New Roman"/>
          <w:sz w:val="22"/>
          <w:szCs w:val="22"/>
        </w:rPr>
        <w:t>时代具备独特优势</w:t>
      </w:r>
      <w:r w:rsidRPr="0086309C">
        <w:rPr>
          <w:rFonts w:ascii="Times New Roman" w:eastAsia="微软雅黑" w:hAnsi="Times New Roman" w:cs="Times New Roman"/>
          <w:sz w:val="22"/>
          <w:szCs w:val="22"/>
        </w:rPr>
        <w:t xml:space="preserve"> (</w:t>
      </w:r>
      <w:hyperlink r:id="rId255" w:anchor=":~:text=recent%20checks,investors%20in%20a%20research%20note" w:history="1">
        <w:r w:rsidRPr="0086309C">
          <w:rPr>
            <w:rStyle w:val="af0"/>
            <w:rFonts w:ascii="Times New Roman" w:eastAsia="微软雅黑" w:hAnsi="Times New Roman" w:cs="Times New Roman"/>
            <w:sz w:val="22"/>
            <w:szCs w:val="22"/>
          </w:rPr>
          <w:t>Xiaomi price target raised to $40 from $24 at Barclays | Markets Insider</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。我们认为随着电动车业务逐步兑现业绩，市场有望重新评估小米的估值水平，给予更高的复合型科技公司溢价。</w:t>
      </w:r>
    </w:p>
    <w:p w14:paraId="7537D0E7"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基于以上因素，我们建议投资者</w:t>
      </w:r>
      <w:r w:rsidRPr="0086309C">
        <w:rPr>
          <w:rFonts w:ascii="Times New Roman" w:eastAsia="微软雅黑" w:hAnsi="Times New Roman" w:cs="Times New Roman"/>
          <w:b/>
          <w:bCs/>
          <w:sz w:val="22"/>
          <w:szCs w:val="22"/>
        </w:rPr>
        <w:t>买入并中长期持有</w:t>
      </w:r>
      <w:r w:rsidRPr="0086309C">
        <w:rPr>
          <w:rFonts w:ascii="Times New Roman" w:eastAsia="微软雅黑" w:hAnsi="Times New Roman" w:cs="Times New Roman"/>
          <w:sz w:val="22"/>
          <w:szCs w:val="22"/>
        </w:rPr>
        <w:t>小米集团股票。同时需关注风险因素：包括全球智能手机市场竞争加剧或增速放缓</w:t>
      </w:r>
      <w:r w:rsidRPr="0086309C">
        <w:rPr>
          <w:rFonts w:ascii="Times New Roman" w:eastAsia="微软雅黑" w:hAnsi="Times New Roman" w:cs="Times New Roman"/>
          <w:sz w:val="22"/>
          <w:szCs w:val="22"/>
        </w:rPr>
        <w:t xml:space="preserve"> (</w:t>
      </w:r>
      <w:hyperlink r:id="rId256" w:anchor=":~:text=%E2%80%9CVendors%20are%20facing%20a%20tricky,be%20key%20for%20vendors%20to" w:history="1">
        <w:r w:rsidRPr="0086309C">
          <w:rPr>
            <w:rStyle w:val="af0"/>
            <w:rFonts w:ascii="Times New Roman" w:eastAsia="微软雅黑" w:hAnsi="Times New Roman" w:cs="Times New Roman"/>
            <w:sz w:val="22"/>
            <w:szCs w:val="22"/>
          </w:rPr>
          <w:t>Canalys Newsroom - Global smartphone market soared 7% in 2024 as vendors prepare for tricky 2025</w:t>
        </w:r>
      </w:hyperlink>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电动车业务推进不及预期、关键零部件供应链波动以及中美科技博弈可能带来的不确定性。一旦出现行业景气下滑或公司战略执行偏差，股价短期可能承压。不过，在目前情景下，小米凭借稳健的基本面和明确的增长引擎，仍是科技及新能源汽车融合领域值得把握的投资机遇。综合考虑风险收益，我们给予小米</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买入</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评级，目标价</w:t>
      </w:r>
      <w:r w:rsidRPr="0086309C">
        <w:rPr>
          <w:rFonts w:ascii="Times New Roman" w:eastAsia="微软雅黑" w:hAnsi="Times New Roman" w:cs="Times New Roman"/>
          <w:sz w:val="22"/>
          <w:szCs w:val="22"/>
        </w:rPr>
        <w:t>HK$60</w:t>
      </w:r>
      <w:r w:rsidRPr="0086309C">
        <w:rPr>
          <w:rFonts w:ascii="Times New Roman" w:eastAsia="微软雅黑" w:hAnsi="Times New Roman" w:cs="Times New Roman"/>
          <w:sz w:val="22"/>
          <w:szCs w:val="22"/>
        </w:rPr>
        <w:t>，并建议投资者在股价波动中逢低加仓，分享公司未来成长收益。</w:t>
      </w:r>
      <w:r w:rsidRPr="0086309C">
        <w:rPr>
          <w:rFonts w:ascii="Times New Roman" w:eastAsia="微软雅黑" w:hAnsi="Times New Roman" w:cs="Times New Roman"/>
          <w:sz w:val="22"/>
          <w:szCs w:val="22"/>
        </w:rPr>
        <w:t xml:space="preserve"> (</w:t>
      </w:r>
      <w:hyperlink r:id="rId257" w:anchor=":~:text=Xiaomi%20Stock%20Rally%20Before%20Earnings,a%20confidential%20tip%20for" w:history="1">
        <w:r w:rsidRPr="0086309C">
          <w:rPr>
            <w:rStyle w:val="af0"/>
            <w:rFonts w:ascii="Times New Roman" w:eastAsia="微软雅黑" w:hAnsi="Times New Roman" w:cs="Times New Roman"/>
            <w:sz w:val="22"/>
            <w:szCs w:val="22"/>
          </w:rPr>
          <w:t>Xiaomi Stock Rally Before Earnings Outshines Analyst Forecasts</w:t>
        </w:r>
      </w:hyperlink>
      <w:r w:rsidRPr="0086309C">
        <w:rPr>
          <w:rFonts w:ascii="Times New Roman" w:eastAsia="微软雅黑" w:hAnsi="Times New Roman" w:cs="Times New Roman"/>
          <w:sz w:val="22"/>
          <w:szCs w:val="22"/>
        </w:rPr>
        <w:t>) (</w:t>
      </w:r>
      <w:hyperlink r:id="rId258" w:anchor=":~:text=Jan%2014%20%28Reuters%29%20,stabilised%2C%20data%20showed%20on%20Tuesday" w:history="1">
        <w:r w:rsidRPr="0086309C">
          <w:rPr>
            <w:rStyle w:val="af0"/>
            <w:rFonts w:ascii="Times New Roman" w:eastAsia="微软雅黑" w:hAnsi="Times New Roman" w:cs="Times New Roman"/>
            <w:sz w:val="22"/>
            <w:szCs w:val="22"/>
          </w:rPr>
          <w:t>Global electric vehicle sales up 25% in record 2024 | Reuters</w:t>
        </w:r>
      </w:hyperlink>
      <w:r w:rsidRPr="0086309C">
        <w:rPr>
          <w:rFonts w:ascii="Times New Roman" w:eastAsia="微软雅黑" w:hAnsi="Times New Roman" w:cs="Times New Roman"/>
          <w:sz w:val="22"/>
          <w:szCs w:val="22"/>
        </w:rPr>
        <w:t>)</w:t>
      </w:r>
    </w:p>
    <w:p w14:paraId="79561790"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hint="eastAsia"/>
          <w:b/>
          <w:bCs/>
          <w:sz w:val="22"/>
          <w:szCs w:val="22"/>
        </w:rPr>
        <w:t>2.</w:t>
      </w:r>
      <w:r w:rsidRPr="0086309C">
        <w:rPr>
          <w:rFonts w:ascii="Times New Roman" w:eastAsia="微软雅黑" w:hAnsi="Times New Roman" w:cs="Times New Roman"/>
          <w:b/>
          <w:bCs/>
          <w:sz w:val="22"/>
          <w:szCs w:val="22"/>
        </w:rPr>
        <w:t xml:space="preserve"> Xiaomi Corporation (XIACF)</w:t>
      </w:r>
      <w:r w:rsidRPr="0086309C">
        <w:rPr>
          <w:rFonts w:ascii="Times New Roman" w:eastAsia="微软雅黑" w:hAnsi="Times New Roman" w:cs="Times New Roman" w:hint="eastAsia"/>
          <w:b/>
          <w:bCs/>
          <w:sz w:val="22"/>
          <w:szCs w:val="22"/>
        </w:rPr>
        <w:t xml:space="preserve"> </w:t>
      </w:r>
      <w:r w:rsidRPr="0086309C">
        <w:rPr>
          <w:rFonts w:ascii="Times New Roman" w:eastAsia="微软雅黑" w:hAnsi="Times New Roman" w:cs="Times New Roman" w:hint="eastAsia"/>
          <w:b/>
          <w:bCs/>
          <w:sz w:val="22"/>
          <w:szCs w:val="22"/>
        </w:rPr>
        <w:t>投资分析与建议</w:t>
      </w:r>
    </w:p>
    <w:p w14:paraId="76D2F40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Xiaomi Corporation (XIACF)</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的最新股价（截至</w:t>
      </w:r>
      <w:r w:rsidRPr="0086309C">
        <w:rPr>
          <w:rFonts w:ascii="Times New Roman" w:eastAsia="微软雅黑" w:hAnsi="Times New Roman" w:cs="Times New Roman"/>
          <w:sz w:val="22"/>
          <w:szCs w:val="22"/>
        </w:rPr>
        <w:t xml:space="preserve"> 2025 </w:t>
      </w:r>
      <w:r w:rsidRPr="0086309C">
        <w:rPr>
          <w:rFonts w:ascii="Times New Roman" w:eastAsia="微软雅黑" w:hAnsi="Times New Roman" w:cs="Times New Roman"/>
          <w:sz w:val="22"/>
          <w:szCs w:val="22"/>
        </w:rPr>
        <w:t>年</w:t>
      </w:r>
      <w:r w:rsidRPr="0086309C">
        <w:rPr>
          <w:rFonts w:ascii="Times New Roman" w:eastAsia="微软雅黑" w:hAnsi="Times New Roman" w:cs="Times New Roman"/>
          <w:sz w:val="22"/>
          <w:szCs w:val="22"/>
        </w:rPr>
        <w:t xml:space="preserve"> 3 </w:t>
      </w:r>
      <w:r w:rsidRPr="0086309C">
        <w:rPr>
          <w:rFonts w:ascii="Times New Roman" w:eastAsia="微软雅黑" w:hAnsi="Times New Roman" w:cs="Times New Roman"/>
          <w:sz w:val="22"/>
          <w:szCs w:val="22"/>
        </w:rPr>
        <w:t>月</w:t>
      </w:r>
      <w:r w:rsidRPr="0086309C">
        <w:rPr>
          <w:rFonts w:ascii="Times New Roman" w:eastAsia="微软雅黑" w:hAnsi="Times New Roman" w:cs="Times New Roman"/>
          <w:sz w:val="22"/>
          <w:szCs w:val="22"/>
        </w:rPr>
        <w:t xml:space="preserve"> 18 </w:t>
      </w:r>
      <w:r w:rsidRPr="0086309C">
        <w:rPr>
          <w:rFonts w:ascii="Times New Roman" w:eastAsia="微软雅黑" w:hAnsi="Times New Roman" w:cs="Times New Roman"/>
          <w:sz w:val="22"/>
          <w:szCs w:val="22"/>
        </w:rPr>
        <w:t>日</w:t>
      </w:r>
      <w:r w:rsidRPr="0086309C">
        <w:rPr>
          <w:rFonts w:ascii="Times New Roman" w:eastAsia="微软雅黑" w:hAnsi="Times New Roman" w:cs="Times New Roman"/>
          <w:sz w:val="22"/>
          <w:szCs w:val="22"/>
        </w:rPr>
        <w:t xml:space="preserve"> 3:36 PM EST</w:t>
      </w:r>
      <w:r w:rsidRPr="0086309C">
        <w:rPr>
          <w:rFonts w:ascii="Times New Roman" w:eastAsia="微软雅黑" w:hAnsi="Times New Roman" w:cs="Times New Roman"/>
          <w:sz w:val="22"/>
          <w:szCs w:val="22"/>
        </w:rPr>
        <w:t>）为</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7.70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t>，当日上涨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4.12% (+0.31)</w:t>
      </w:r>
      <w:r w:rsidRPr="0086309C">
        <w:rPr>
          <w:rFonts w:ascii="Times New Roman" w:eastAsia="微软雅黑" w:hAnsi="Times New Roman" w:cs="Times New Roman"/>
          <w:sz w:val="22"/>
          <w:szCs w:val="22"/>
        </w:rPr>
        <w:t>。</w:t>
      </w:r>
    </w:p>
    <w:p w14:paraId="15E7E4F1"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关键财务指标</w:t>
      </w:r>
    </w:p>
    <w:p w14:paraId="7C46C0E6"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市值</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180.19B </w:t>
      </w:r>
      <w:r w:rsidRPr="0086309C">
        <w:rPr>
          <w:rFonts w:ascii="Times New Roman" w:eastAsia="微软雅黑" w:hAnsi="Times New Roman" w:cs="Times New Roman"/>
          <w:sz w:val="22"/>
          <w:szCs w:val="22"/>
        </w:rPr>
        <w:t>美元</w:t>
      </w:r>
    </w:p>
    <w:p w14:paraId="41631F1B"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过去</w:t>
      </w:r>
      <w:r w:rsidRPr="0086309C">
        <w:rPr>
          <w:rFonts w:ascii="Times New Roman" w:eastAsia="微软雅黑" w:hAnsi="Times New Roman" w:cs="Times New Roman"/>
          <w:b/>
          <w:bCs/>
          <w:sz w:val="22"/>
          <w:szCs w:val="22"/>
        </w:rPr>
        <w:t xml:space="preserve"> 12 </w:t>
      </w:r>
      <w:r w:rsidRPr="0086309C">
        <w:rPr>
          <w:rFonts w:ascii="Times New Roman" w:eastAsia="微软雅黑" w:hAnsi="Times New Roman" w:cs="Times New Roman"/>
          <w:b/>
          <w:bCs/>
          <w:sz w:val="22"/>
          <w:szCs w:val="22"/>
        </w:rPr>
        <w:t>个月营收</w:t>
      </w:r>
      <w:r w:rsidRPr="0086309C">
        <w:rPr>
          <w:rFonts w:ascii="Times New Roman" w:eastAsia="微软雅黑" w:hAnsi="Times New Roman" w:cs="Times New Roman"/>
          <w:b/>
          <w:bCs/>
          <w:sz w:val="22"/>
          <w:szCs w:val="22"/>
        </w:rPr>
        <w:t xml:space="preserve"> (ttm)</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47.07B </w:t>
      </w:r>
      <w:r w:rsidRPr="0086309C">
        <w:rPr>
          <w:rFonts w:ascii="Times New Roman" w:eastAsia="微软雅黑" w:hAnsi="Times New Roman" w:cs="Times New Roman"/>
          <w:sz w:val="22"/>
          <w:szCs w:val="22"/>
        </w:rPr>
        <w:t>美元</w:t>
      </w:r>
    </w:p>
    <w:p w14:paraId="12AD29D9"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净利润</w:t>
      </w:r>
      <w:r w:rsidRPr="0086309C">
        <w:rPr>
          <w:rFonts w:ascii="Times New Roman" w:eastAsia="微软雅黑" w:hAnsi="Times New Roman" w:cs="Times New Roman"/>
          <w:b/>
          <w:bCs/>
          <w:sz w:val="22"/>
          <w:szCs w:val="22"/>
        </w:rPr>
        <w:t xml:space="preserve"> (ttm)</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2.76B </w:t>
      </w:r>
      <w:r w:rsidRPr="0086309C">
        <w:rPr>
          <w:rFonts w:ascii="Times New Roman" w:eastAsia="微软雅黑" w:hAnsi="Times New Roman" w:cs="Times New Roman"/>
          <w:sz w:val="22"/>
          <w:szCs w:val="22"/>
        </w:rPr>
        <w:t>美元</w:t>
      </w:r>
    </w:p>
    <w:p w14:paraId="182B37E9"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每股收益</w:t>
      </w:r>
      <w:r w:rsidRPr="0086309C">
        <w:rPr>
          <w:rFonts w:ascii="Times New Roman" w:eastAsia="微软雅黑" w:hAnsi="Times New Roman" w:cs="Times New Roman"/>
          <w:b/>
          <w:bCs/>
          <w:sz w:val="22"/>
          <w:szCs w:val="22"/>
        </w:rPr>
        <w:t xml:space="preserve"> (EPS ttm)</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0.11 </w:t>
      </w:r>
      <w:r w:rsidRPr="0086309C">
        <w:rPr>
          <w:rFonts w:ascii="Times New Roman" w:eastAsia="微软雅黑" w:hAnsi="Times New Roman" w:cs="Times New Roman"/>
          <w:sz w:val="22"/>
          <w:szCs w:val="22"/>
        </w:rPr>
        <w:t>美元</w:t>
      </w:r>
    </w:p>
    <w:p w14:paraId="4D0CA376"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市盈率</w:t>
      </w:r>
      <w:r w:rsidRPr="0086309C">
        <w:rPr>
          <w:rFonts w:ascii="Times New Roman" w:eastAsia="微软雅黑" w:hAnsi="Times New Roman" w:cs="Times New Roman"/>
          <w:b/>
          <w:bCs/>
          <w:sz w:val="22"/>
          <w:szCs w:val="22"/>
        </w:rPr>
        <w:t xml:space="preserve"> (PE Ratio)</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65.29 </w:t>
      </w:r>
      <w:r w:rsidRPr="0086309C">
        <w:rPr>
          <w:rFonts w:ascii="Times New Roman" w:eastAsia="微软雅黑" w:hAnsi="Times New Roman" w:cs="Times New Roman"/>
          <w:sz w:val="22"/>
          <w:szCs w:val="22"/>
        </w:rPr>
        <w:t>倍</w:t>
      </w:r>
    </w:p>
    <w:p w14:paraId="78E7BA15"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52 </w:t>
      </w:r>
      <w:r w:rsidRPr="0086309C">
        <w:rPr>
          <w:rFonts w:ascii="Times New Roman" w:eastAsia="微软雅黑" w:hAnsi="Times New Roman" w:cs="Times New Roman"/>
          <w:b/>
          <w:bCs/>
          <w:sz w:val="22"/>
          <w:szCs w:val="22"/>
        </w:rPr>
        <w:t>周股价区间</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 xml:space="preserve">1.73 - 7.88 </w:t>
      </w:r>
      <w:r w:rsidRPr="0086309C">
        <w:rPr>
          <w:rFonts w:ascii="Times New Roman" w:eastAsia="微软雅黑" w:hAnsi="Times New Roman" w:cs="Times New Roman"/>
          <w:sz w:val="22"/>
          <w:szCs w:val="22"/>
        </w:rPr>
        <w:t>美元</w:t>
      </w:r>
    </w:p>
    <w:p w14:paraId="6CDABE1F" w14:textId="77777777" w:rsidR="0086309C" w:rsidRPr="0086309C" w:rsidRDefault="0086309C" w:rsidP="0086309C">
      <w:pPr>
        <w:numPr>
          <w:ilvl w:val="0"/>
          <w:numId w:val="1033"/>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相对强弱指数</w:t>
      </w:r>
      <w:r w:rsidRPr="0086309C">
        <w:rPr>
          <w:rFonts w:ascii="Times New Roman" w:eastAsia="微软雅黑" w:hAnsi="Times New Roman" w:cs="Times New Roman"/>
          <w:b/>
          <w:bCs/>
          <w:sz w:val="22"/>
          <w:szCs w:val="22"/>
        </w:rPr>
        <w:t xml:space="preserve"> (RSI)</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68.43</w:t>
      </w:r>
      <w:r w:rsidRPr="0086309C">
        <w:rPr>
          <w:rFonts w:ascii="Times New Roman" w:eastAsia="微软雅黑" w:hAnsi="Times New Roman" w:cs="Times New Roman"/>
          <w:sz w:val="22"/>
          <w:szCs w:val="22"/>
        </w:rPr>
        <w:t>（接近超买区域）</w:t>
      </w:r>
    </w:p>
    <w:p w14:paraId="1EBCAD44"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股价走势</w:t>
      </w:r>
    </w:p>
    <w:p w14:paraId="474FC2E0" w14:textId="77777777" w:rsidR="0086309C" w:rsidRPr="0086309C" w:rsidRDefault="0086309C" w:rsidP="0086309C">
      <w:pPr>
        <w:numPr>
          <w:ilvl w:val="0"/>
          <w:numId w:val="10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过去一年股价增长</w:t>
      </w:r>
      <w:r w:rsidRPr="0086309C">
        <w:rPr>
          <w:rFonts w:ascii="Times New Roman" w:eastAsia="微软雅黑" w:hAnsi="Times New Roman" w:cs="Times New Roman"/>
          <w:sz w:val="22"/>
          <w:szCs w:val="22"/>
        </w:rPr>
        <w:t>：</w:t>
      </w:r>
      <w:r w:rsidRPr="0086309C">
        <w:rPr>
          <w:rFonts w:ascii="Times New Roman" w:eastAsia="微软雅黑" w:hAnsi="Times New Roman" w:cs="Times New Roman"/>
          <w:sz w:val="22"/>
          <w:szCs w:val="22"/>
        </w:rPr>
        <w:t>+311.76%</w:t>
      </w:r>
      <w:r w:rsidRPr="0086309C">
        <w:rPr>
          <w:rFonts w:ascii="Times New Roman" w:eastAsia="微软雅黑" w:hAnsi="Times New Roman" w:cs="Times New Roman"/>
          <w:sz w:val="22"/>
          <w:szCs w:val="22"/>
        </w:rPr>
        <w:t>，表现强劲。</w:t>
      </w:r>
    </w:p>
    <w:p w14:paraId="59F3D58E" w14:textId="77777777" w:rsidR="0086309C" w:rsidRPr="0086309C" w:rsidRDefault="0086309C" w:rsidP="0086309C">
      <w:pPr>
        <w:numPr>
          <w:ilvl w:val="0"/>
          <w:numId w:val="1034"/>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近期股价趋势</w:t>
      </w:r>
      <w:r w:rsidRPr="0086309C">
        <w:rPr>
          <w:rFonts w:ascii="Times New Roman" w:eastAsia="微软雅黑" w:hAnsi="Times New Roman" w:cs="Times New Roman"/>
          <w:sz w:val="22"/>
          <w:szCs w:val="22"/>
        </w:rPr>
        <w:t>：自</w:t>
      </w:r>
      <w:r w:rsidRPr="0086309C">
        <w:rPr>
          <w:rFonts w:ascii="Times New Roman" w:eastAsia="微软雅黑" w:hAnsi="Times New Roman" w:cs="Times New Roman"/>
          <w:sz w:val="22"/>
          <w:szCs w:val="22"/>
        </w:rPr>
        <w:t xml:space="preserve"> 2024 </w:t>
      </w:r>
      <w:r w:rsidRPr="0086309C">
        <w:rPr>
          <w:rFonts w:ascii="Times New Roman" w:eastAsia="微软雅黑" w:hAnsi="Times New Roman" w:cs="Times New Roman"/>
          <w:sz w:val="22"/>
          <w:szCs w:val="22"/>
        </w:rPr>
        <w:t>年以来明显上升，特别是进入</w:t>
      </w:r>
      <w:r w:rsidRPr="0086309C">
        <w:rPr>
          <w:rFonts w:ascii="Times New Roman" w:eastAsia="微软雅黑" w:hAnsi="Times New Roman" w:cs="Times New Roman"/>
          <w:sz w:val="22"/>
          <w:szCs w:val="22"/>
        </w:rPr>
        <w:t xml:space="preserve"> 2025 </w:t>
      </w:r>
      <w:r w:rsidRPr="0086309C">
        <w:rPr>
          <w:rFonts w:ascii="Times New Roman" w:eastAsia="微软雅黑" w:hAnsi="Times New Roman" w:cs="Times New Roman"/>
          <w:sz w:val="22"/>
          <w:szCs w:val="22"/>
        </w:rPr>
        <w:t>年后，股价大幅上涨，已接近</w:t>
      </w:r>
      <w:r w:rsidRPr="0086309C">
        <w:rPr>
          <w:rFonts w:ascii="Times New Roman" w:eastAsia="微软雅黑" w:hAnsi="Times New Roman" w:cs="Times New Roman"/>
          <w:sz w:val="22"/>
          <w:szCs w:val="22"/>
        </w:rPr>
        <w:t xml:space="preserve"> 52 </w:t>
      </w:r>
      <w:r w:rsidRPr="0086309C">
        <w:rPr>
          <w:rFonts w:ascii="Times New Roman" w:eastAsia="微软雅黑" w:hAnsi="Times New Roman" w:cs="Times New Roman"/>
          <w:sz w:val="22"/>
          <w:szCs w:val="22"/>
        </w:rPr>
        <w:t>周高点</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7.88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t>。</w:t>
      </w:r>
    </w:p>
    <w:p w14:paraId="7A547BAE" w14:textId="77777777" w:rsidR="0086309C" w:rsidRPr="0086309C" w:rsidRDefault="0086309C" w:rsidP="0086309C">
      <w:pPr>
        <w:rPr>
          <w:rFonts w:ascii="Times New Roman" w:eastAsia="微软雅黑" w:hAnsi="Times New Roman" w:cs="Times New Roman"/>
          <w:b/>
          <w:bCs/>
          <w:sz w:val="22"/>
          <w:szCs w:val="22"/>
        </w:rPr>
      </w:pPr>
      <w:r w:rsidRPr="0086309C">
        <w:rPr>
          <w:rFonts w:ascii="Times New Roman" w:eastAsia="微软雅黑" w:hAnsi="Times New Roman" w:cs="Times New Roman"/>
          <w:b/>
          <w:bCs/>
          <w:sz w:val="22"/>
          <w:szCs w:val="22"/>
        </w:rPr>
        <w:t>投资建议</w:t>
      </w:r>
    </w:p>
    <w:p w14:paraId="1619ACE9" w14:textId="77777777" w:rsidR="0086309C" w:rsidRPr="0086309C" w:rsidRDefault="0086309C" w:rsidP="0086309C">
      <w:pPr>
        <w:numPr>
          <w:ilvl w:val="0"/>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当前股价与估值</w:t>
      </w:r>
      <w:r w:rsidRPr="0086309C">
        <w:rPr>
          <w:rFonts w:ascii="Times New Roman" w:eastAsia="微软雅黑" w:hAnsi="Times New Roman" w:cs="Times New Roman"/>
          <w:sz w:val="22"/>
          <w:szCs w:val="22"/>
        </w:rPr>
        <w:t>：</w:t>
      </w:r>
    </w:p>
    <w:p w14:paraId="720B334B"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目前市盈率</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65.29 </w:t>
      </w:r>
      <w:r w:rsidRPr="0086309C">
        <w:rPr>
          <w:rFonts w:ascii="Times New Roman" w:eastAsia="微软雅黑" w:hAnsi="Times New Roman" w:cs="Times New Roman"/>
          <w:b/>
          <w:bCs/>
          <w:sz w:val="22"/>
          <w:szCs w:val="22"/>
        </w:rPr>
        <w:t>倍</w:t>
      </w:r>
      <w:r w:rsidRPr="0086309C">
        <w:rPr>
          <w:rFonts w:ascii="Times New Roman" w:eastAsia="微软雅黑" w:hAnsi="Times New Roman" w:cs="Times New Roman"/>
          <w:sz w:val="22"/>
          <w:szCs w:val="22"/>
        </w:rPr>
        <w:t>，相对较高，反映市场对其增长的高预期。</w:t>
      </w:r>
    </w:p>
    <w:p w14:paraId="32BBBD7B"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近期股价涨幅较大，需关注回调风险。</w:t>
      </w:r>
    </w:p>
    <w:p w14:paraId="6760EDA0" w14:textId="77777777" w:rsidR="0086309C" w:rsidRPr="0086309C" w:rsidRDefault="0086309C" w:rsidP="0086309C">
      <w:pPr>
        <w:numPr>
          <w:ilvl w:val="0"/>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技术面分析</w:t>
      </w:r>
      <w:r w:rsidRPr="0086309C">
        <w:rPr>
          <w:rFonts w:ascii="Times New Roman" w:eastAsia="微软雅黑" w:hAnsi="Times New Roman" w:cs="Times New Roman"/>
          <w:sz w:val="22"/>
          <w:szCs w:val="22"/>
        </w:rPr>
        <w:t>：</w:t>
      </w:r>
    </w:p>
    <w:p w14:paraId="0C88FA14"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 xml:space="preserve">RSI </w:t>
      </w:r>
      <w:r w:rsidRPr="0086309C">
        <w:rPr>
          <w:rFonts w:ascii="Times New Roman" w:eastAsia="微软雅黑" w:hAnsi="Times New Roman" w:cs="Times New Roman"/>
          <w:b/>
          <w:bCs/>
          <w:sz w:val="22"/>
          <w:szCs w:val="22"/>
        </w:rPr>
        <w:t>68.43</w:t>
      </w:r>
      <w:r w:rsidRPr="0086309C">
        <w:rPr>
          <w:rFonts w:ascii="Times New Roman" w:eastAsia="微软雅黑" w:hAnsi="Times New Roman" w:cs="Times New Roman"/>
          <w:sz w:val="22"/>
          <w:szCs w:val="22"/>
        </w:rPr>
        <w:t>，接近</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70 </w:t>
      </w:r>
      <w:r w:rsidRPr="0086309C">
        <w:rPr>
          <w:rFonts w:ascii="Times New Roman" w:eastAsia="微软雅黑" w:hAnsi="Times New Roman" w:cs="Times New Roman"/>
          <w:b/>
          <w:bCs/>
          <w:sz w:val="22"/>
          <w:szCs w:val="22"/>
        </w:rPr>
        <w:t>的超买区域</w:t>
      </w:r>
      <w:r w:rsidRPr="0086309C">
        <w:rPr>
          <w:rFonts w:ascii="Times New Roman" w:eastAsia="微软雅黑" w:hAnsi="Times New Roman" w:cs="Times New Roman"/>
          <w:sz w:val="22"/>
          <w:szCs w:val="22"/>
        </w:rPr>
        <w:t>，短期内可能出现调整。</w:t>
      </w:r>
    </w:p>
    <w:p w14:paraId="7DEE9AC4"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近期上涨动能强，但可能需要回调整固后才能进一步突破。</w:t>
      </w:r>
    </w:p>
    <w:p w14:paraId="45B458AC" w14:textId="77777777" w:rsidR="0086309C" w:rsidRPr="0086309C" w:rsidRDefault="0086309C" w:rsidP="0086309C">
      <w:pPr>
        <w:numPr>
          <w:ilvl w:val="0"/>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交易策略</w:t>
      </w:r>
      <w:r w:rsidRPr="0086309C">
        <w:rPr>
          <w:rFonts w:ascii="Times New Roman" w:eastAsia="微软雅黑" w:hAnsi="Times New Roman" w:cs="Times New Roman"/>
          <w:sz w:val="22"/>
          <w:szCs w:val="22"/>
        </w:rPr>
        <w:t>：</w:t>
      </w:r>
    </w:p>
    <w:p w14:paraId="32BAA7E9"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短线投资</w:t>
      </w:r>
      <w:r w:rsidRPr="0086309C">
        <w:rPr>
          <w:rFonts w:ascii="Times New Roman" w:eastAsia="微软雅黑" w:hAnsi="Times New Roman" w:cs="Times New Roman"/>
          <w:sz w:val="22"/>
          <w:szCs w:val="22"/>
        </w:rPr>
        <w:t>：考虑在</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6.50 - 7.00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之间逢低买入，短期目标价</w:t>
      </w:r>
      <w:r w:rsidRPr="0086309C">
        <w:rPr>
          <w:rFonts w:ascii="Times New Roman" w:eastAsia="微软雅黑" w:hAnsi="Times New Roman" w:cs="Times New Roman"/>
          <w:sz w:val="22"/>
          <w:szCs w:val="22"/>
        </w:rPr>
        <w:t xml:space="preserve"> 8.50 </w:t>
      </w:r>
      <w:r w:rsidRPr="0086309C">
        <w:rPr>
          <w:rFonts w:ascii="Times New Roman" w:eastAsia="微软雅黑" w:hAnsi="Times New Roman" w:cs="Times New Roman"/>
          <w:sz w:val="22"/>
          <w:szCs w:val="22"/>
        </w:rPr>
        <w:t>美元。</w:t>
      </w:r>
    </w:p>
    <w:p w14:paraId="3DC85EED"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长线投资</w:t>
      </w:r>
      <w:r w:rsidRPr="0086309C">
        <w:rPr>
          <w:rFonts w:ascii="Times New Roman" w:eastAsia="微软雅黑" w:hAnsi="Times New Roman" w:cs="Times New Roman"/>
          <w:sz w:val="22"/>
          <w:szCs w:val="22"/>
        </w:rPr>
        <w:t>：若股价回调至</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b/>
          <w:bCs/>
          <w:sz w:val="22"/>
          <w:szCs w:val="22"/>
        </w:rPr>
        <w:t xml:space="preserve">5.50 - 6.00 </w:t>
      </w:r>
      <w:r w:rsidRPr="0086309C">
        <w:rPr>
          <w:rFonts w:ascii="Times New Roman" w:eastAsia="微软雅黑" w:hAnsi="Times New Roman" w:cs="Times New Roman"/>
          <w:b/>
          <w:bCs/>
          <w:sz w:val="22"/>
          <w:szCs w:val="22"/>
        </w:rPr>
        <w:t>美元</w:t>
      </w:r>
      <w:r w:rsidRPr="0086309C">
        <w:rPr>
          <w:rFonts w:ascii="Times New Roman" w:eastAsia="微软雅黑" w:hAnsi="Times New Roman" w:cs="Times New Roman"/>
          <w:sz w:val="22"/>
          <w:szCs w:val="22"/>
        </w:rPr>
        <w:t xml:space="preserve"> </w:t>
      </w:r>
      <w:r w:rsidRPr="0086309C">
        <w:rPr>
          <w:rFonts w:ascii="Times New Roman" w:eastAsia="微软雅黑" w:hAnsi="Times New Roman" w:cs="Times New Roman"/>
          <w:sz w:val="22"/>
          <w:szCs w:val="22"/>
        </w:rPr>
        <w:t>区间，可考虑布局，目标价</w:t>
      </w:r>
      <w:r w:rsidRPr="0086309C">
        <w:rPr>
          <w:rFonts w:ascii="Times New Roman" w:eastAsia="微软雅黑" w:hAnsi="Times New Roman" w:cs="Times New Roman"/>
          <w:sz w:val="22"/>
          <w:szCs w:val="22"/>
        </w:rPr>
        <w:t xml:space="preserve"> 10 </w:t>
      </w:r>
      <w:r w:rsidRPr="0086309C">
        <w:rPr>
          <w:rFonts w:ascii="Times New Roman" w:eastAsia="微软雅黑" w:hAnsi="Times New Roman" w:cs="Times New Roman"/>
          <w:sz w:val="22"/>
          <w:szCs w:val="22"/>
        </w:rPr>
        <w:t>美元以上。</w:t>
      </w:r>
    </w:p>
    <w:p w14:paraId="4AEE764D" w14:textId="77777777" w:rsidR="0086309C" w:rsidRPr="0086309C" w:rsidRDefault="0086309C" w:rsidP="0086309C">
      <w:pPr>
        <w:numPr>
          <w:ilvl w:val="0"/>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 xml:space="preserve">ADR vs </w:t>
      </w:r>
      <w:r w:rsidRPr="0086309C">
        <w:rPr>
          <w:rFonts w:ascii="Times New Roman" w:eastAsia="微软雅黑" w:hAnsi="Times New Roman" w:cs="Times New Roman"/>
          <w:b/>
          <w:bCs/>
          <w:sz w:val="22"/>
          <w:szCs w:val="22"/>
        </w:rPr>
        <w:t>港股通交易策略</w:t>
      </w:r>
      <w:r w:rsidRPr="0086309C">
        <w:rPr>
          <w:rFonts w:ascii="Times New Roman" w:eastAsia="微软雅黑" w:hAnsi="Times New Roman" w:cs="Times New Roman"/>
          <w:sz w:val="22"/>
          <w:szCs w:val="22"/>
        </w:rPr>
        <w:t>：</w:t>
      </w:r>
    </w:p>
    <w:p w14:paraId="393D3766"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lastRenderedPageBreak/>
        <w:t>XIACF</w:t>
      </w:r>
      <w:r w:rsidRPr="0086309C">
        <w:rPr>
          <w:rFonts w:ascii="Times New Roman" w:eastAsia="微软雅黑" w:hAnsi="Times New Roman" w:cs="Times New Roman"/>
          <w:b/>
          <w:bCs/>
          <w:sz w:val="22"/>
          <w:szCs w:val="22"/>
        </w:rPr>
        <w:t>（美股</w:t>
      </w:r>
      <w:r w:rsidRPr="0086309C">
        <w:rPr>
          <w:rFonts w:ascii="Times New Roman" w:eastAsia="微软雅黑" w:hAnsi="Times New Roman" w:cs="Times New Roman"/>
          <w:b/>
          <w:bCs/>
          <w:sz w:val="22"/>
          <w:szCs w:val="22"/>
        </w:rPr>
        <w:t xml:space="preserve"> OTC ADR</w:t>
      </w:r>
      <w:r w:rsidRPr="0086309C">
        <w:rPr>
          <w:rFonts w:ascii="Times New Roman" w:eastAsia="微软雅黑" w:hAnsi="Times New Roman" w:cs="Times New Roman"/>
          <w:b/>
          <w:bCs/>
          <w:sz w:val="22"/>
          <w:szCs w:val="22"/>
        </w:rPr>
        <w:t>）</w:t>
      </w:r>
      <w:r w:rsidRPr="0086309C">
        <w:rPr>
          <w:rFonts w:ascii="Times New Roman" w:eastAsia="微软雅黑" w:hAnsi="Times New Roman" w:cs="Times New Roman"/>
          <w:sz w:val="22"/>
          <w:szCs w:val="22"/>
        </w:rPr>
        <w:t>：适合美股投资者，但交易流动性较低，需关注买卖价差。</w:t>
      </w:r>
    </w:p>
    <w:p w14:paraId="7C830C35" w14:textId="77777777" w:rsidR="0086309C" w:rsidRPr="0086309C" w:rsidRDefault="0086309C" w:rsidP="0086309C">
      <w:pPr>
        <w:numPr>
          <w:ilvl w:val="1"/>
          <w:numId w:val="1035"/>
        </w:numPr>
        <w:rPr>
          <w:rFonts w:ascii="Times New Roman" w:eastAsia="微软雅黑" w:hAnsi="Times New Roman" w:cs="Times New Roman"/>
          <w:sz w:val="22"/>
          <w:szCs w:val="22"/>
        </w:rPr>
      </w:pPr>
      <w:r w:rsidRPr="0086309C">
        <w:rPr>
          <w:rFonts w:ascii="Times New Roman" w:eastAsia="微软雅黑" w:hAnsi="Times New Roman" w:cs="Times New Roman"/>
          <w:b/>
          <w:bCs/>
          <w:sz w:val="22"/>
          <w:szCs w:val="22"/>
        </w:rPr>
        <w:t>01810.HK</w:t>
      </w:r>
      <w:r w:rsidRPr="0086309C">
        <w:rPr>
          <w:rFonts w:ascii="Times New Roman" w:eastAsia="微软雅黑" w:hAnsi="Times New Roman" w:cs="Times New Roman"/>
          <w:b/>
          <w:bCs/>
          <w:sz w:val="22"/>
          <w:szCs w:val="22"/>
        </w:rPr>
        <w:t>（港交所股票）</w:t>
      </w:r>
      <w:r w:rsidRPr="0086309C">
        <w:rPr>
          <w:rFonts w:ascii="Times New Roman" w:eastAsia="微软雅黑" w:hAnsi="Times New Roman" w:cs="Times New Roman"/>
          <w:sz w:val="22"/>
          <w:szCs w:val="22"/>
        </w:rPr>
        <w:t>：适合使用港股通的投资者，交易流动性更高，适合中长期投资。</w:t>
      </w:r>
    </w:p>
    <w:p w14:paraId="4A784A62" w14:textId="77777777" w:rsidR="0086309C" w:rsidRPr="0086309C" w:rsidRDefault="0086309C" w:rsidP="0086309C">
      <w:pPr>
        <w:rPr>
          <w:rFonts w:ascii="Times New Roman" w:eastAsia="微软雅黑" w:hAnsi="Times New Roman" w:cs="Times New Roman"/>
          <w:sz w:val="22"/>
          <w:szCs w:val="22"/>
        </w:rPr>
      </w:pPr>
      <w:r w:rsidRPr="0086309C">
        <w:rPr>
          <w:rFonts w:ascii="Times New Roman" w:eastAsia="微软雅黑" w:hAnsi="Times New Roman" w:cs="Times New Roman"/>
          <w:sz w:val="22"/>
          <w:szCs w:val="22"/>
        </w:rPr>
        <w:t>建议结合宏观市场因素、财报数据及行业动态，综合判断投资机会。</w:t>
      </w:r>
    </w:p>
    <w:p w14:paraId="0D45E5D2" w14:textId="77777777" w:rsidR="0086309C" w:rsidRPr="00134146" w:rsidRDefault="0086309C" w:rsidP="00CB4AAC">
      <w:pPr>
        <w:rPr>
          <w:rFonts w:ascii="Times New Roman" w:eastAsia="微软雅黑" w:hAnsi="Times New Roman" w:cs="Times New Roman"/>
          <w:sz w:val="22"/>
          <w:szCs w:val="22"/>
        </w:rPr>
      </w:pPr>
    </w:p>
    <w:sectPr w:rsidR="0086309C" w:rsidRPr="00134146" w:rsidSect="00123184">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C9A39" w14:textId="77777777" w:rsidR="00696E9A" w:rsidRDefault="00696E9A" w:rsidP="000B1D73">
      <w:pPr>
        <w:spacing w:after="0" w:line="240" w:lineRule="auto"/>
      </w:pPr>
      <w:r>
        <w:separator/>
      </w:r>
    </w:p>
  </w:endnote>
  <w:endnote w:type="continuationSeparator" w:id="0">
    <w:p w14:paraId="1A70E407" w14:textId="77777777" w:rsidR="00696E9A" w:rsidRDefault="00696E9A" w:rsidP="000B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99349"/>
      <w:docPartObj>
        <w:docPartGallery w:val="Page Numbers (Bottom of Page)"/>
        <w:docPartUnique/>
      </w:docPartObj>
    </w:sdtPr>
    <w:sdtContent>
      <w:p w14:paraId="7243B3A4" w14:textId="6D055C2C" w:rsidR="00A24A6F" w:rsidRDefault="00A24A6F">
        <w:pPr>
          <w:pStyle w:val="af4"/>
          <w:jc w:val="right"/>
        </w:pPr>
        <w:r>
          <w:fldChar w:fldCharType="begin"/>
        </w:r>
        <w:r>
          <w:instrText>PAGE   \* MERGEFORMAT</w:instrText>
        </w:r>
        <w:r>
          <w:fldChar w:fldCharType="separate"/>
        </w:r>
        <w:r>
          <w:rPr>
            <w:lang w:val="zh-CN"/>
          </w:rPr>
          <w:t>2</w:t>
        </w:r>
        <w:r>
          <w:fldChar w:fldCharType="end"/>
        </w:r>
      </w:p>
    </w:sdtContent>
  </w:sdt>
  <w:p w14:paraId="6CD815E6" w14:textId="0282CD73" w:rsidR="00A24A6F" w:rsidRDefault="00A24A6F" w:rsidP="00A24A6F">
    <w:pPr>
      <w:pStyle w:val="af4"/>
      <w:tabs>
        <w:tab w:val="clear" w:pos="4320"/>
        <w:tab w:val="clear" w:pos="8640"/>
        <w:tab w:val="left" w:pos="69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40BBC" w14:textId="7F7ECB6F" w:rsidR="003E0761" w:rsidRDefault="003E0761">
    <w:pPr>
      <w:pStyle w:val="af4"/>
      <w:jc w:val="right"/>
    </w:pPr>
  </w:p>
  <w:p w14:paraId="573328E5" w14:textId="77777777" w:rsidR="003E0761" w:rsidRDefault="003E076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D11BF" w14:textId="77777777" w:rsidR="00696E9A" w:rsidRDefault="00696E9A" w:rsidP="000B1D73">
      <w:pPr>
        <w:spacing w:after="0" w:line="240" w:lineRule="auto"/>
      </w:pPr>
      <w:r>
        <w:separator/>
      </w:r>
    </w:p>
  </w:footnote>
  <w:footnote w:type="continuationSeparator" w:id="0">
    <w:p w14:paraId="41E29E0C" w14:textId="77777777" w:rsidR="00696E9A" w:rsidRDefault="00696E9A" w:rsidP="000B1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1473"/>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86B7B"/>
    <w:multiLevelType w:val="multilevel"/>
    <w:tmpl w:val="37A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E38A9"/>
    <w:multiLevelType w:val="multilevel"/>
    <w:tmpl w:val="F978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81F46"/>
    <w:multiLevelType w:val="multilevel"/>
    <w:tmpl w:val="058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D93146"/>
    <w:multiLevelType w:val="multilevel"/>
    <w:tmpl w:val="13F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E46A83"/>
    <w:multiLevelType w:val="multilevel"/>
    <w:tmpl w:val="E58E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EC1946"/>
    <w:multiLevelType w:val="multilevel"/>
    <w:tmpl w:val="9F9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36284A"/>
    <w:multiLevelType w:val="multilevel"/>
    <w:tmpl w:val="D53A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8032A3"/>
    <w:multiLevelType w:val="multilevel"/>
    <w:tmpl w:val="CC464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99673D"/>
    <w:multiLevelType w:val="multilevel"/>
    <w:tmpl w:val="C0AC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A25A6A"/>
    <w:multiLevelType w:val="multilevel"/>
    <w:tmpl w:val="C17A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AC50D4"/>
    <w:multiLevelType w:val="multilevel"/>
    <w:tmpl w:val="4F226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D03249"/>
    <w:multiLevelType w:val="multilevel"/>
    <w:tmpl w:val="948AE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DB5767"/>
    <w:multiLevelType w:val="multilevel"/>
    <w:tmpl w:val="A63C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DE5319"/>
    <w:multiLevelType w:val="multilevel"/>
    <w:tmpl w:val="3D38D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081387"/>
    <w:multiLevelType w:val="multilevel"/>
    <w:tmpl w:val="8AC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2D3523"/>
    <w:multiLevelType w:val="multilevel"/>
    <w:tmpl w:val="74D8E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314349"/>
    <w:multiLevelType w:val="multilevel"/>
    <w:tmpl w:val="F76E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477B51"/>
    <w:multiLevelType w:val="multilevel"/>
    <w:tmpl w:val="7178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645B7B"/>
    <w:multiLevelType w:val="multilevel"/>
    <w:tmpl w:val="6D3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772E1C"/>
    <w:multiLevelType w:val="multilevel"/>
    <w:tmpl w:val="2F02A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2884111"/>
    <w:multiLevelType w:val="multilevel"/>
    <w:tmpl w:val="EE609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2D73103"/>
    <w:multiLevelType w:val="multilevel"/>
    <w:tmpl w:val="08B2F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452A7A"/>
    <w:multiLevelType w:val="multilevel"/>
    <w:tmpl w:val="6FDA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520BD2"/>
    <w:multiLevelType w:val="multilevel"/>
    <w:tmpl w:val="3BE8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D953F4"/>
    <w:multiLevelType w:val="multilevel"/>
    <w:tmpl w:val="F578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3F62561"/>
    <w:multiLevelType w:val="multilevel"/>
    <w:tmpl w:val="5A36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FC7747"/>
    <w:multiLevelType w:val="multilevel"/>
    <w:tmpl w:val="9E8849E6"/>
    <w:lvl w:ilvl="0">
      <w:start w:val="1"/>
      <w:numFmt w:val="bullet"/>
      <w:lvlText w:val=""/>
      <w:lvlJc w:val="left"/>
      <w:pPr>
        <w:tabs>
          <w:tab w:val="num" w:pos="360"/>
        </w:tabs>
        <w:ind w:left="360" w:hanging="360"/>
      </w:pPr>
      <w:rPr>
        <w:rFonts w:ascii="Symbol" w:hAnsi="Symbol" w:hint="default"/>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0412464B"/>
    <w:multiLevelType w:val="multilevel"/>
    <w:tmpl w:val="ED522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1E1D5A"/>
    <w:multiLevelType w:val="multilevel"/>
    <w:tmpl w:val="91D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351D37"/>
    <w:multiLevelType w:val="multilevel"/>
    <w:tmpl w:val="F7DE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4B688F"/>
    <w:multiLevelType w:val="multilevel"/>
    <w:tmpl w:val="0FE2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4653839"/>
    <w:multiLevelType w:val="multilevel"/>
    <w:tmpl w:val="41E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4710F3A"/>
    <w:multiLevelType w:val="multilevel"/>
    <w:tmpl w:val="C4F8D7F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7E04BE"/>
    <w:multiLevelType w:val="multilevel"/>
    <w:tmpl w:val="263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481728F"/>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4A01B67"/>
    <w:multiLevelType w:val="multilevel"/>
    <w:tmpl w:val="EF08A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4BC47D6"/>
    <w:multiLevelType w:val="multilevel"/>
    <w:tmpl w:val="4344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D748F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4DA40C1"/>
    <w:multiLevelType w:val="multilevel"/>
    <w:tmpl w:val="EA0A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024E2D"/>
    <w:multiLevelType w:val="multilevel"/>
    <w:tmpl w:val="C484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182BDB"/>
    <w:multiLevelType w:val="multilevel"/>
    <w:tmpl w:val="516AA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39136F"/>
    <w:multiLevelType w:val="multilevel"/>
    <w:tmpl w:val="690C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58B6203"/>
    <w:multiLevelType w:val="multilevel"/>
    <w:tmpl w:val="A628F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5926681"/>
    <w:multiLevelType w:val="multilevel"/>
    <w:tmpl w:val="5C8A9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5955D86"/>
    <w:multiLevelType w:val="multilevel"/>
    <w:tmpl w:val="4406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5C74C99"/>
    <w:multiLevelType w:val="multilevel"/>
    <w:tmpl w:val="7C86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5EF60B9"/>
    <w:multiLevelType w:val="multilevel"/>
    <w:tmpl w:val="B796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2A28CE"/>
    <w:multiLevelType w:val="multilevel"/>
    <w:tmpl w:val="2AE2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4657B4"/>
    <w:multiLevelType w:val="multilevel"/>
    <w:tmpl w:val="A318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65C306F"/>
    <w:multiLevelType w:val="multilevel"/>
    <w:tmpl w:val="A120B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65D3BD2"/>
    <w:multiLevelType w:val="multilevel"/>
    <w:tmpl w:val="7300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66B70CF"/>
    <w:multiLevelType w:val="multilevel"/>
    <w:tmpl w:val="F25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6C15207"/>
    <w:multiLevelType w:val="multilevel"/>
    <w:tmpl w:val="59EE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6C905DF"/>
    <w:multiLevelType w:val="multilevel"/>
    <w:tmpl w:val="C6E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6CA2869"/>
    <w:multiLevelType w:val="multilevel"/>
    <w:tmpl w:val="FC921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6E76CCB"/>
    <w:multiLevelType w:val="multilevel"/>
    <w:tmpl w:val="CDE2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032FFE"/>
    <w:multiLevelType w:val="multilevel"/>
    <w:tmpl w:val="DD1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087F1E"/>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71B341E"/>
    <w:multiLevelType w:val="multilevel"/>
    <w:tmpl w:val="48A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1C68D8"/>
    <w:multiLevelType w:val="multilevel"/>
    <w:tmpl w:val="D58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335226"/>
    <w:multiLevelType w:val="multilevel"/>
    <w:tmpl w:val="A5F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47708D"/>
    <w:multiLevelType w:val="multilevel"/>
    <w:tmpl w:val="609A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7603054"/>
    <w:multiLevelType w:val="multilevel"/>
    <w:tmpl w:val="85B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7625FE9"/>
    <w:multiLevelType w:val="multilevel"/>
    <w:tmpl w:val="6B0E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78F18C6"/>
    <w:multiLevelType w:val="multilevel"/>
    <w:tmpl w:val="56E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7951885"/>
    <w:multiLevelType w:val="multilevel"/>
    <w:tmpl w:val="D43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7C5507C"/>
    <w:multiLevelType w:val="multilevel"/>
    <w:tmpl w:val="EC1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7CE0C75"/>
    <w:multiLevelType w:val="multilevel"/>
    <w:tmpl w:val="0AE0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7CE1B59"/>
    <w:multiLevelType w:val="multilevel"/>
    <w:tmpl w:val="B9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7F324F4"/>
    <w:multiLevelType w:val="multilevel"/>
    <w:tmpl w:val="CD2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8112654"/>
    <w:multiLevelType w:val="multilevel"/>
    <w:tmpl w:val="1E3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8167359"/>
    <w:multiLevelType w:val="multilevel"/>
    <w:tmpl w:val="E92CC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86B2658"/>
    <w:multiLevelType w:val="multilevel"/>
    <w:tmpl w:val="5B88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86E1B83"/>
    <w:multiLevelType w:val="multilevel"/>
    <w:tmpl w:val="688A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8763616"/>
    <w:multiLevelType w:val="multilevel"/>
    <w:tmpl w:val="4B2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87B7B56"/>
    <w:multiLevelType w:val="multilevel"/>
    <w:tmpl w:val="DEB0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8BA046B"/>
    <w:multiLevelType w:val="multilevel"/>
    <w:tmpl w:val="55F0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8CC1A0E"/>
    <w:multiLevelType w:val="multilevel"/>
    <w:tmpl w:val="8EE2F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CD60AD"/>
    <w:multiLevelType w:val="multilevel"/>
    <w:tmpl w:val="3676A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9052B7D"/>
    <w:multiLevelType w:val="multilevel"/>
    <w:tmpl w:val="4158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9216BBD"/>
    <w:multiLevelType w:val="multilevel"/>
    <w:tmpl w:val="FFCE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93A295E"/>
    <w:multiLevelType w:val="multilevel"/>
    <w:tmpl w:val="3C8884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94C4C6A"/>
    <w:multiLevelType w:val="multilevel"/>
    <w:tmpl w:val="6CCA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9510B5A"/>
    <w:multiLevelType w:val="multilevel"/>
    <w:tmpl w:val="7932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9583789"/>
    <w:multiLevelType w:val="multilevel"/>
    <w:tmpl w:val="7C4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9844AE2"/>
    <w:multiLevelType w:val="multilevel"/>
    <w:tmpl w:val="FBB6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99E1FCC"/>
    <w:multiLevelType w:val="multilevel"/>
    <w:tmpl w:val="09D0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9BD43DA"/>
    <w:multiLevelType w:val="multilevel"/>
    <w:tmpl w:val="84D4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9D265D9"/>
    <w:multiLevelType w:val="multilevel"/>
    <w:tmpl w:val="E4FC2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9DC773E"/>
    <w:multiLevelType w:val="multilevel"/>
    <w:tmpl w:val="A956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A8134A3"/>
    <w:multiLevelType w:val="multilevel"/>
    <w:tmpl w:val="1158D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A841D4E"/>
    <w:multiLevelType w:val="multilevel"/>
    <w:tmpl w:val="051C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A895F76"/>
    <w:multiLevelType w:val="multilevel"/>
    <w:tmpl w:val="0D5CC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AA046C3"/>
    <w:multiLevelType w:val="multilevel"/>
    <w:tmpl w:val="B77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AA1780D"/>
    <w:multiLevelType w:val="multilevel"/>
    <w:tmpl w:val="C2F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AA473D2"/>
    <w:multiLevelType w:val="multilevel"/>
    <w:tmpl w:val="1CB25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0ABB6698"/>
    <w:multiLevelType w:val="multilevel"/>
    <w:tmpl w:val="3ADA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ADA7D70"/>
    <w:multiLevelType w:val="multilevel"/>
    <w:tmpl w:val="F37EB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B2378A8"/>
    <w:multiLevelType w:val="multilevel"/>
    <w:tmpl w:val="2298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B24037C"/>
    <w:multiLevelType w:val="multilevel"/>
    <w:tmpl w:val="DA30E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0B353131"/>
    <w:multiLevelType w:val="multilevel"/>
    <w:tmpl w:val="BDA6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B38061C"/>
    <w:multiLevelType w:val="multilevel"/>
    <w:tmpl w:val="41B87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B556D38"/>
    <w:multiLevelType w:val="multilevel"/>
    <w:tmpl w:val="9FB8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B7A7EAF"/>
    <w:multiLevelType w:val="multilevel"/>
    <w:tmpl w:val="C932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B9A4CFC"/>
    <w:multiLevelType w:val="multilevel"/>
    <w:tmpl w:val="5310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BC37409"/>
    <w:multiLevelType w:val="multilevel"/>
    <w:tmpl w:val="A0CC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BE155B2"/>
    <w:multiLevelType w:val="multilevel"/>
    <w:tmpl w:val="9EA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BF868F0"/>
    <w:multiLevelType w:val="multilevel"/>
    <w:tmpl w:val="119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C000A1E"/>
    <w:multiLevelType w:val="multilevel"/>
    <w:tmpl w:val="9CDC4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C250B23"/>
    <w:multiLevelType w:val="multilevel"/>
    <w:tmpl w:val="D9D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C2E783A"/>
    <w:multiLevelType w:val="multilevel"/>
    <w:tmpl w:val="14E8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C635122"/>
    <w:multiLevelType w:val="multilevel"/>
    <w:tmpl w:val="7924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CA54C59"/>
    <w:multiLevelType w:val="multilevel"/>
    <w:tmpl w:val="87AA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D0C26BA"/>
    <w:multiLevelType w:val="multilevel"/>
    <w:tmpl w:val="D7F8E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0D1B0563"/>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0D4118F3"/>
    <w:multiLevelType w:val="multilevel"/>
    <w:tmpl w:val="98C8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D4A7BDC"/>
    <w:multiLevelType w:val="multilevel"/>
    <w:tmpl w:val="086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D883E6B"/>
    <w:multiLevelType w:val="multilevel"/>
    <w:tmpl w:val="9B76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DAD62D4"/>
    <w:multiLevelType w:val="multilevel"/>
    <w:tmpl w:val="3E70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DB20BB4"/>
    <w:multiLevelType w:val="multilevel"/>
    <w:tmpl w:val="56C66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DB34183"/>
    <w:multiLevelType w:val="multilevel"/>
    <w:tmpl w:val="2470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DB456C9"/>
    <w:multiLevelType w:val="multilevel"/>
    <w:tmpl w:val="4D4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DD42F09"/>
    <w:multiLevelType w:val="multilevel"/>
    <w:tmpl w:val="5464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E340166"/>
    <w:multiLevelType w:val="multilevel"/>
    <w:tmpl w:val="8ACE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E3410D7"/>
    <w:multiLevelType w:val="multilevel"/>
    <w:tmpl w:val="6F20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E8114EB"/>
    <w:multiLevelType w:val="multilevel"/>
    <w:tmpl w:val="6394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E836039"/>
    <w:multiLevelType w:val="multilevel"/>
    <w:tmpl w:val="46B05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E895DDE"/>
    <w:multiLevelType w:val="multilevel"/>
    <w:tmpl w:val="BF0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E8B2627"/>
    <w:multiLevelType w:val="multilevel"/>
    <w:tmpl w:val="AD6CA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EA163BC"/>
    <w:multiLevelType w:val="multilevel"/>
    <w:tmpl w:val="C32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ECF565C"/>
    <w:multiLevelType w:val="multilevel"/>
    <w:tmpl w:val="B002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EEA5272"/>
    <w:multiLevelType w:val="multilevel"/>
    <w:tmpl w:val="2856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F375DFA"/>
    <w:multiLevelType w:val="multilevel"/>
    <w:tmpl w:val="F51E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F3807DD"/>
    <w:multiLevelType w:val="multilevel"/>
    <w:tmpl w:val="93C21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0F3F03BF"/>
    <w:multiLevelType w:val="multilevel"/>
    <w:tmpl w:val="D73A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0F5E46D1"/>
    <w:multiLevelType w:val="multilevel"/>
    <w:tmpl w:val="ED76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F6B248E"/>
    <w:multiLevelType w:val="multilevel"/>
    <w:tmpl w:val="2A6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F6C55A5"/>
    <w:multiLevelType w:val="multilevel"/>
    <w:tmpl w:val="DB16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0F7D5EEC"/>
    <w:multiLevelType w:val="multilevel"/>
    <w:tmpl w:val="915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F9D1A2B"/>
    <w:multiLevelType w:val="multilevel"/>
    <w:tmpl w:val="1A429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FBA7C08"/>
    <w:multiLevelType w:val="multilevel"/>
    <w:tmpl w:val="4146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0107B6A"/>
    <w:multiLevelType w:val="multilevel"/>
    <w:tmpl w:val="E5B6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0345F45"/>
    <w:multiLevelType w:val="multilevel"/>
    <w:tmpl w:val="6A2A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0374BEE"/>
    <w:multiLevelType w:val="multilevel"/>
    <w:tmpl w:val="7C1CD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0374E1C"/>
    <w:multiLevelType w:val="multilevel"/>
    <w:tmpl w:val="B4469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0460753"/>
    <w:multiLevelType w:val="multilevel"/>
    <w:tmpl w:val="485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05676F8"/>
    <w:multiLevelType w:val="multilevel"/>
    <w:tmpl w:val="ADFE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08B4F5E"/>
    <w:multiLevelType w:val="multilevel"/>
    <w:tmpl w:val="29B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0B803D2"/>
    <w:multiLevelType w:val="multilevel"/>
    <w:tmpl w:val="8D3E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0C17C16"/>
    <w:multiLevelType w:val="multilevel"/>
    <w:tmpl w:val="38D6E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0F249E7"/>
    <w:multiLevelType w:val="multilevel"/>
    <w:tmpl w:val="EC064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0F66F28"/>
    <w:multiLevelType w:val="multilevel"/>
    <w:tmpl w:val="665E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14D68D7"/>
    <w:multiLevelType w:val="multilevel"/>
    <w:tmpl w:val="89E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18541A7"/>
    <w:multiLevelType w:val="multilevel"/>
    <w:tmpl w:val="B378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1AA5CD8"/>
    <w:multiLevelType w:val="multilevel"/>
    <w:tmpl w:val="05E4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1E82FE4"/>
    <w:multiLevelType w:val="multilevel"/>
    <w:tmpl w:val="F506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1FB057B"/>
    <w:multiLevelType w:val="multilevel"/>
    <w:tmpl w:val="FE4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1FC2F6A"/>
    <w:multiLevelType w:val="multilevel"/>
    <w:tmpl w:val="519EA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2521464"/>
    <w:multiLevelType w:val="multilevel"/>
    <w:tmpl w:val="CBCE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2661819"/>
    <w:multiLevelType w:val="multilevel"/>
    <w:tmpl w:val="373C6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26F62FD"/>
    <w:multiLevelType w:val="multilevel"/>
    <w:tmpl w:val="7D60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2FA2216"/>
    <w:multiLevelType w:val="multilevel"/>
    <w:tmpl w:val="DCF2E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2FA46F9"/>
    <w:multiLevelType w:val="multilevel"/>
    <w:tmpl w:val="E2F6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2FF0288"/>
    <w:multiLevelType w:val="multilevel"/>
    <w:tmpl w:val="BB24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30D7DA8"/>
    <w:multiLevelType w:val="multilevel"/>
    <w:tmpl w:val="AED6B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3177A79"/>
    <w:multiLevelType w:val="multilevel"/>
    <w:tmpl w:val="76A86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3182739"/>
    <w:multiLevelType w:val="multilevel"/>
    <w:tmpl w:val="CD781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3554A54"/>
    <w:multiLevelType w:val="hybridMultilevel"/>
    <w:tmpl w:val="3E0CE0F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13777751"/>
    <w:multiLevelType w:val="multilevel"/>
    <w:tmpl w:val="453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38A518F"/>
    <w:multiLevelType w:val="multilevel"/>
    <w:tmpl w:val="2E74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38F08B3"/>
    <w:multiLevelType w:val="multilevel"/>
    <w:tmpl w:val="E97E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42A4532"/>
    <w:multiLevelType w:val="multilevel"/>
    <w:tmpl w:val="96A2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4315EE0"/>
    <w:multiLevelType w:val="multilevel"/>
    <w:tmpl w:val="1F74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4327921"/>
    <w:multiLevelType w:val="multilevel"/>
    <w:tmpl w:val="509E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4610ECE"/>
    <w:multiLevelType w:val="multilevel"/>
    <w:tmpl w:val="6CC68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46B12D8"/>
    <w:multiLevelType w:val="multilevel"/>
    <w:tmpl w:val="9EAA6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494335B"/>
    <w:multiLevelType w:val="multilevel"/>
    <w:tmpl w:val="E0861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49719BE"/>
    <w:multiLevelType w:val="multilevel"/>
    <w:tmpl w:val="812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49A7EB9"/>
    <w:multiLevelType w:val="multilevel"/>
    <w:tmpl w:val="C9847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49E319A"/>
    <w:multiLevelType w:val="multilevel"/>
    <w:tmpl w:val="1812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4BB73F0"/>
    <w:multiLevelType w:val="multilevel"/>
    <w:tmpl w:val="0656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4C454A1"/>
    <w:multiLevelType w:val="multilevel"/>
    <w:tmpl w:val="C23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4C759CD"/>
    <w:multiLevelType w:val="multilevel"/>
    <w:tmpl w:val="C6E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4C87FF3"/>
    <w:multiLevelType w:val="multilevel"/>
    <w:tmpl w:val="AC0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4E1377A"/>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4E83D32"/>
    <w:multiLevelType w:val="multilevel"/>
    <w:tmpl w:val="E620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4F668C8"/>
    <w:multiLevelType w:val="multilevel"/>
    <w:tmpl w:val="1BA6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51446C0"/>
    <w:multiLevelType w:val="multilevel"/>
    <w:tmpl w:val="F9F82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52841BB"/>
    <w:multiLevelType w:val="multilevel"/>
    <w:tmpl w:val="A9AE2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52F5021"/>
    <w:multiLevelType w:val="multilevel"/>
    <w:tmpl w:val="90E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536748D"/>
    <w:multiLevelType w:val="multilevel"/>
    <w:tmpl w:val="23E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55045F9"/>
    <w:multiLevelType w:val="multilevel"/>
    <w:tmpl w:val="5F5A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5B866ED"/>
    <w:multiLevelType w:val="multilevel"/>
    <w:tmpl w:val="9B103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5C31E48"/>
    <w:multiLevelType w:val="multilevel"/>
    <w:tmpl w:val="EEC80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5C54C4D"/>
    <w:multiLevelType w:val="multilevel"/>
    <w:tmpl w:val="C71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5DB2CA0"/>
    <w:multiLevelType w:val="multilevel"/>
    <w:tmpl w:val="60C0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5F926F1"/>
    <w:multiLevelType w:val="multilevel"/>
    <w:tmpl w:val="52A8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6207BB0"/>
    <w:multiLevelType w:val="multilevel"/>
    <w:tmpl w:val="BEB4A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62A7759"/>
    <w:multiLevelType w:val="multilevel"/>
    <w:tmpl w:val="A71A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62B1976"/>
    <w:multiLevelType w:val="multilevel"/>
    <w:tmpl w:val="3C8884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1636551A"/>
    <w:multiLevelType w:val="multilevel"/>
    <w:tmpl w:val="2A0C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64C1DC5"/>
    <w:multiLevelType w:val="multilevel"/>
    <w:tmpl w:val="8E06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6684427"/>
    <w:multiLevelType w:val="multilevel"/>
    <w:tmpl w:val="90B88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6850F72"/>
    <w:multiLevelType w:val="multilevel"/>
    <w:tmpl w:val="9854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69D295E"/>
    <w:multiLevelType w:val="multilevel"/>
    <w:tmpl w:val="4BC0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6A31C90"/>
    <w:multiLevelType w:val="multilevel"/>
    <w:tmpl w:val="105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6FE4B6B"/>
    <w:multiLevelType w:val="multilevel"/>
    <w:tmpl w:val="0BC4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76B1CB9"/>
    <w:multiLevelType w:val="multilevel"/>
    <w:tmpl w:val="41B2A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77E638D"/>
    <w:multiLevelType w:val="multilevel"/>
    <w:tmpl w:val="CE4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7885FA8"/>
    <w:multiLevelType w:val="multilevel"/>
    <w:tmpl w:val="D1D0A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17C87C20"/>
    <w:multiLevelType w:val="multilevel"/>
    <w:tmpl w:val="4F0A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7EF6E8D"/>
    <w:multiLevelType w:val="multilevel"/>
    <w:tmpl w:val="E8FC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84B2B71"/>
    <w:multiLevelType w:val="multilevel"/>
    <w:tmpl w:val="7642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8505D4E"/>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879127D"/>
    <w:multiLevelType w:val="multilevel"/>
    <w:tmpl w:val="03BA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87D3B56"/>
    <w:multiLevelType w:val="multilevel"/>
    <w:tmpl w:val="07B29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88F69AF"/>
    <w:multiLevelType w:val="multilevel"/>
    <w:tmpl w:val="3550B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8C9026D"/>
    <w:multiLevelType w:val="multilevel"/>
    <w:tmpl w:val="9454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8F233A4"/>
    <w:multiLevelType w:val="multilevel"/>
    <w:tmpl w:val="B97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90B6BD1"/>
    <w:multiLevelType w:val="multilevel"/>
    <w:tmpl w:val="F146B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91C05B0"/>
    <w:multiLevelType w:val="multilevel"/>
    <w:tmpl w:val="8A660586"/>
    <w:styleLink w:val="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2" w15:restartNumberingAfterBreak="0">
    <w:nsid w:val="19410C29"/>
    <w:multiLevelType w:val="multilevel"/>
    <w:tmpl w:val="833E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9626BDE"/>
    <w:multiLevelType w:val="multilevel"/>
    <w:tmpl w:val="E31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9825015"/>
    <w:multiLevelType w:val="multilevel"/>
    <w:tmpl w:val="F974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9963AE7"/>
    <w:multiLevelType w:val="multilevel"/>
    <w:tmpl w:val="FB8E0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99657B6"/>
    <w:multiLevelType w:val="multilevel"/>
    <w:tmpl w:val="58A4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9C016AB"/>
    <w:multiLevelType w:val="multilevel"/>
    <w:tmpl w:val="95B02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A270088"/>
    <w:multiLevelType w:val="multilevel"/>
    <w:tmpl w:val="2738DB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A3048EA"/>
    <w:multiLevelType w:val="multilevel"/>
    <w:tmpl w:val="F05C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A3A56EE"/>
    <w:multiLevelType w:val="multilevel"/>
    <w:tmpl w:val="7654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A711CFF"/>
    <w:multiLevelType w:val="multilevel"/>
    <w:tmpl w:val="27AEA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AA3161F"/>
    <w:multiLevelType w:val="multilevel"/>
    <w:tmpl w:val="98687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1AB36848"/>
    <w:multiLevelType w:val="multilevel"/>
    <w:tmpl w:val="D3C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AC11C31"/>
    <w:multiLevelType w:val="multilevel"/>
    <w:tmpl w:val="95F6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AF3221C"/>
    <w:multiLevelType w:val="multilevel"/>
    <w:tmpl w:val="90E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AF606A1"/>
    <w:multiLevelType w:val="multilevel"/>
    <w:tmpl w:val="F62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B42657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1B460630"/>
    <w:multiLevelType w:val="multilevel"/>
    <w:tmpl w:val="316AF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B525B76"/>
    <w:multiLevelType w:val="multilevel"/>
    <w:tmpl w:val="0CD6C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B605CC4"/>
    <w:multiLevelType w:val="multilevel"/>
    <w:tmpl w:val="2764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B634C13"/>
    <w:multiLevelType w:val="multilevel"/>
    <w:tmpl w:val="8CF04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1B693E13"/>
    <w:multiLevelType w:val="multilevel"/>
    <w:tmpl w:val="3168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BA003BB"/>
    <w:multiLevelType w:val="multilevel"/>
    <w:tmpl w:val="3C888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1BF408A1"/>
    <w:multiLevelType w:val="multilevel"/>
    <w:tmpl w:val="69A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C005AA6"/>
    <w:multiLevelType w:val="multilevel"/>
    <w:tmpl w:val="9B54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C522AF5"/>
    <w:multiLevelType w:val="multilevel"/>
    <w:tmpl w:val="782E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C9C4774"/>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1CC735A9"/>
    <w:multiLevelType w:val="multilevel"/>
    <w:tmpl w:val="AE2C5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CC85245"/>
    <w:multiLevelType w:val="multilevel"/>
    <w:tmpl w:val="CFF0B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0" w15:restartNumberingAfterBreak="0">
    <w:nsid w:val="1CFC2B6A"/>
    <w:multiLevelType w:val="multilevel"/>
    <w:tmpl w:val="7A66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D0A4E2E"/>
    <w:multiLevelType w:val="multilevel"/>
    <w:tmpl w:val="FB0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D295EBC"/>
    <w:multiLevelType w:val="multilevel"/>
    <w:tmpl w:val="262A9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D4050F5"/>
    <w:multiLevelType w:val="multilevel"/>
    <w:tmpl w:val="16AA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D411037"/>
    <w:multiLevelType w:val="multilevel"/>
    <w:tmpl w:val="667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D561258"/>
    <w:multiLevelType w:val="multilevel"/>
    <w:tmpl w:val="D156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D5A347B"/>
    <w:multiLevelType w:val="multilevel"/>
    <w:tmpl w:val="15E42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1D6C7702"/>
    <w:multiLevelType w:val="multilevel"/>
    <w:tmpl w:val="CBE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D8B24C4"/>
    <w:multiLevelType w:val="multilevel"/>
    <w:tmpl w:val="56520E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9" w15:restartNumberingAfterBreak="0">
    <w:nsid w:val="1D9C2F06"/>
    <w:multiLevelType w:val="multilevel"/>
    <w:tmpl w:val="88E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DAF06D0"/>
    <w:multiLevelType w:val="multilevel"/>
    <w:tmpl w:val="EDAC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DC371C2"/>
    <w:multiLevelType w:val="multilevel"/>
    <w:tmpl w:val="DE3EB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DD47874"/>
    <w:multiLevelType w:val="multilevel"/>
    <w:tmpl w:val="9CAE3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DF166B6"/>
    <w:multiLevelType w:val="multilevel"/>
    <w:tmpl w:val="228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E234AB7"/>
    <w:multiLevelType w:val="multilevel"/>
    <w:tmpl w:val="321E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E351FEA"/>
    <w:multiLevelType w:val="multilevel"/>
    <w:tmpl w:val="38CC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E3635D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1E52639A"/>
    <w:multiLevelType w:val="multilevel"/>
    <w:tmpl w:val="CDC82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E637D8E"/>
    <w:multiLevelType w:val="multilevel"/>
    <w:tmpl w:val="2968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E653499"/>
    <w:multiLevelType w:val="multilevel"/>
    <w:tmpl w:val="1A74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E695B6C"/>
    <w:multiLevelType w:val="multilevel"/>
    <w:tmpl w:val="35D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E6B3917"/>
    <w:multiLevelType w:val="multilevel"/>
    <w:tmpl w:val="E27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E7945D9"/>
    <w:multiLevelType w:val="multilevel"/>
    <w:tmpl w:val="94E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EB82D5E"/>
    <w:multiLevelType w:val="multilevel"/>
    <w:tmpl w:val="7072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EE61F87"/>
    <w:multiLevelType w:val="multilevel"/>
    <w:tmpl w:val="64CC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EE862A5"/>
    <w:multiLevelType w:val="multilevel"/>
    <w:tmpl w:val="361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EFF5609"/>
    <w:multiLevelType w:val="multilevel"/>
    <w:tmpl w:val="D05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F041499"/>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1F1642CD"/>
    <w:multiLevelType w:val="multilevel"/>
    <w:tmpl w:val="0108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1F430FFE"/>
    <w:multiLevelType w:val="multilevel"/>
    <w:tmpl w:val="4838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F6404BA"/>
    <w:multiLevelType w:val="multilevel"/>
    <w:tmpl w:val="F522B3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1F6D4760"/>
    <w:multiLevelType w:val="multilevel"/>
    <w:tmpl w:val="FA3E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F984110"/>
    <w:multiLevelType w:val="multilevel"/>
    <w:tmpl w:val="7E1C5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FA94DA2"/>
    <w:multiLevelType w:val="multilevel"/>
    <w:tmpl w:val="FC3C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FD31557"/>
    <w:multiLevelType w:val="multilevel"/>
    <w:tmpl w:val="CEF2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FDE3916"/>
    <w:multiLevelType w:val="multilevel"/>
    <w:tmpl w:val="8CB8F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011738A"/>
    <w:multiLevelType w:val="multilevel"/>
    <w:tmpl w:val="7986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0132CD5"/>
    <w:multiLevelType w:val="multilevel"/>
    <w:tmpl w:val="2F6A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0325934"/>
    <w:multiLevelType w:val="multilevel"/>
    <w:tmpl w:val="C25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03D7D23"/>
    <w:multiLevelType w:val="multilevel"/>
    <w:tmpl w:val="EF02D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04F3671"/>
    <w:multiLevelType w:val="multilevel"/>
    <w:tmpl w:val="9D64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205C2D0E"/>
    <w:multiLevelType w:val="multilevel"/>
    <w:tmpl w:val="77EE4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08139D2"/>
    <w:multiLevelType w:val="multilevel"/>
    <w:tmpl w:val="E26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0E3649A"/>
    <w:multiLevelType w:val="multilevel"/>
    <w:tmpl w:val="79EE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20E93409"/>
    <w:multiLevelType w:val="multilevel"/>
    <w:tmpl w:val="E9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0EC2EC7"/>
    <w:multiLevelType w:val="multilevel"/>
    <w:tmpl w:val="7540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10E5844"/>
    <w:multiLevelType w:val="multilevel"/>
    <w:tmpl w:val="F35C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1463200"/>
    <w:multiLevelType w:val="multilevel"/>
    <w:tmpl w:val="D6A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15B4DAF"/>
    <w:multiLevelType w:val="multilevel"/>
    <w:tmpl w:val="F5E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1700B98"/>
    <w:multiLevelType w:val="multilevel"/>
    <w:tmpl w:val="F6F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1B6026E"/>
    <w:multiLevelType w:val="multilevel"/>
    <w:tmpl w:val="D96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2067791"/>
    <w:multiLevelType w:val="multilevel"/>
    <w:tmpl w:val="91FE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219591A"/>
    <w:multiLevelType w:val="multilevel"/>
    <w:tmpl w:val="05389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223C1E2A"/>
    <w:multiLevelType w:val="multilevel"/>
    <w:tmpl w:val="E2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2606BD0"/>
    <w:multiLevelType w:val="multilevel"/>
    <w:tmpl w:val="AE64E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226E0B01"/>
    <w:multiLevelType w:val="multilevel"/>
    <w:tmpl w:val="BB2E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2706CD8"/>
    <w:multiLevelType w:val="multilevel"/>
    <w:tmpl w:val="AFE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29E4E5B"/>
    <w:multiLevelType w:val="multilevel"/>
    <w:tmpl w:val="5850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22AB2AEB"/>
    <w:multiLevelType w:val="multilevel"/>
    <w:tmpl w:val="8274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2CD436C"/>
    <w:multiLevelType w:val="multilevel"/>
    <w:tmpl w:val="9C6A1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2EB5ABC"/>
    <w:multiLevelType w:val="multilevel"/>
    <w:tmpl w:val="7102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23052DE9"/>
    <w:multiLevelType w:val="multilevel"/>
    <w:tmpl w:val="F692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3192F65"/>
    <w:multiLevelType w:val="multilevel"/>
    <w:tmpl w:val="086A4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33443D7"/>
    <w:multiLevelType w:val="multilevel"/>
    <w:tmpl w:val="AC42C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3497123"/>
    <w:multiLevelType w:val="multilevel"/>
    <w:tmpl w:val="16B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39E1D35"/>
    <w:multiLevelType w:val="multilevel"/>
    <w:tmpl w:val="56B60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3D96D03"/>
    <w:multiLevelType w:val="multilevel"/>
    <w:tmpl w:val="A1FC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3F47C65"/>
    <w:multiLevelType w:val="multilevel"/>
    <w:tmpl w:val="9D203BF6"/>
    <w:lvl w:ilvl="0">
      <w:start w:val="1"/>
      <w:numFmt w:val="decimal"/>
      <w:lvlText w:val="%1)"/>
      <w:lvlJc w:val="left"/>
      <w:pPr>
        <w:tabs>
          <w:tab w:val="num" w:pos="360"/>
        </w:tabs>
        <w:ind w:left="360" w:hanging="360"/>
      </w:pPr>
      <w:rPr>
        <w:rFonts w:hint="default"/>
        <w:b/>
        <w:bCs/>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18" w15:restartNumberingAfterBreak="0">
    <w:nsid w:val="23F93271"/>
    <w:multiLevelType w:val="multilevel"/>
    <w:tmpl w:val="A2C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410290D"/>
    <w:multiLevelType w:val="multilevel"/>
    <w:tmpl w:val="328C9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41317DE"/>
    <w:multiLevelType w:val="multilevel"/>
    <w:tmpl w:val="A2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4132CAE"/>
    <w:multiLevelType w:val="multilevel"/>
    <w:tmpl w:val="A75C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42A18FE"/>
    <w:multiLevelType w:val="multilevel"/>
    <w:tmpl w:val="1C90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4644618"/>
    <w:multiLevelType w:val="multilevel"/>
    <w:tmpl w:val="B08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48B1041"/>
    <w:multiLevelType w:val="multilevel"/>
    <w:tmpl w:val="5FD28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49813F7"/>
    <w:multiLevelType w:val="multilevel"/>
    <w:tmpl w:val="63E6D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4A047EB"/>
    <w:multiLevelType w:val="multilevel"/>
    <w:tmpl w:val="CB342A7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7" w15:restartNumberingAfterBreak="0">
    <w:nsid w:val="24CE20D0"/>
    <w:multiLevelType w:val="multilevel"/>
    <w:tmpl w:val="1594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4FB6C5F"/>
    <w:multiLevelType w:val="multilevel"/>
    <w:tmpl w:val="AC02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5130254"/>
    <w:multiLevelType w:val="multilevel"/>
    <w:tmpl w:val="1CA8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5322D5D"/>
    <w:multiLevelType w:val="multilevel"/>
    <w:tmpl w:val="F696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5A85F47"/>
    <w:multiLevelType w:val="multilevel"/>
    <w:tmpl w:val="E402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5B70E94"/>
    <w:multiLevelType w:val="multilevel"/>
    <w:tmpl w:val="D6CE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5BD6CDE"/>
    <w:multiLevelType w:val="multilevel"/>
    <w:tmpl w:val="90A8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5E276E4"/>
    <w:multiLevelType w:val="multilevel"/>
    <w:tmpl w:val="A9C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5EC7D69"/>
    <w:multiLevelType w:val="multilevel"/>
    <w:tmpl w:val="EA741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5F973C1"/>
    <w:multiLevelType w:val="multilevel"/>
    <w:tmpl w:val="EF122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63D36E6"/>
    <w:multiLevelType w:val="multilevel"/>
    <w:tmpl w:val="C84C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64E3C3F"/>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6763E8F"/>
    <w:multiLevelType w:val="multilevel"/>
    <w:tmpl w:val="586E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267F1ACF"/>
    <w:multiLevelType w:val="multilevel"/>
    <w:tmpl w:val="59A0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26827917"/>
    <w:multiLevelType w:val="multilevel"/>
    <w:tmpl w:val="6714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26925DBA"/>
    <w:multiLevelType w:val="multilevel"/>
    <w:tmpl w:val="DE7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6996D7C"/>
    <w:multiLevelType w:val="multilevel"/>
    <w:tmpl w:val="0A048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6A418AF"/>
    <w:multiLevelType w:val="multilevel"/>
    <w:tmpl w:val="2FF2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26DA4324"/>
    <w:multiLevelType w:val="multilevel"/>
    <w:tmpl w:val="DE5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7035E6A"/>
    <w:multiLevelType w:val="multilevel"/>
    <w:tmpl w:val="ABDA6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271933FD"/>
    <w:multiLevelType w:val="multilevel"/>
    <w:tmpl w:val="832E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271A3BBF"/>
    <w:multiLevelType w:val="multilevel"/>
    <w:tmpl w:val="C2F4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27215749"/>
    <w:multiLevelType w:val="multilevel"/>
    <w:tmpl w:val="8D8C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72D1592"/>
    <w:multiLevelType w:val="multilevel"/>
    <w:tmpl w:val="3C8884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272E53F3"/>
    <w:multiLevelType w:val="multilevel"/>
    <w:tmpl w:val="ADE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75A5441"/>
    <w:multiLevelType w:val="multilevel"/>
    <w:tmpl w:val="1360A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77F5BA7"/>
    <w:multiLevelType w:val="multilevel"/>
    <w:tmpl w:val="A404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27911224"/>
    <w:multiLevelType w:val="multilevel"/>
    <w:tmpl w:val="222A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7912FC1"/>
    <w:multiLevelType w:val="multilevel"/>
    <w:tmpl w:val="632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7AD3FDC"/>
    <w:multiLevelType w:val="multilevel"/>
    <w:tmpl w:val="3508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27C45172"/>
    <w:multiLevelType w:val="multilevel"/>
    <w:tmpl w:val="A82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27F103F9"/>
    <w:multiLevelType w:val="multilevel"/>
    <w:tmpl w:val="303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80208BA"/>
    <w:multiLevelType w:val="multilevel"/>
    <w:tmpl w:val="10B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849353B"/>
    <w:multiLevelType w:val="multilevel"/>
    <w:tmpl w:val="8A74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284F1D02"/>
    <w:multiLevelType w:val="multilevel"/>
    <w:tmpl w:val="F890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85A329F"/>
    <w:multiLevelType w:val="multilevel"/>
    <w:tmpl w:val="86FE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28864756"/>
    <w:multiLevelType w:val="multilevel"/>
    <w:tmpl w:val="E2EE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288C3EE4"/>
    <w:multiLevelType w:val="multilevel"/>
    <w:tmpl w:val="E202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8A61F3A"/>
    <w:multiLevelType w:val="multilevel"/>
    <w:tmpl w:val="3B9E6D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28BB378C"/>
    <w:multiLevelType w:val="multilevel"/>
    <w:tmpl w:val="7FA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8F627A6"/>
    <w:multiLevelType w:val="multilevel"/>
    <w:tmpl w:val="A65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9111E12"/>
    <w:multiLevelType w:val="multilevel"/>
    <w:tmpl w:val="C43C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9125D04"/>
    <w:multiLevelType w:val="multilevel"/>
    <w:tmpl w:val="7E9A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917226D"/>
    <w:multiLevelType w:val="multilevel"/>
    <w:tmpl w:val="BF967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29206282"/>
    <w:multiLevelType w:val="multilevel"/>
    <w:tmpl w:val="DBF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97768AD"/>
    <w:multiLevelType w:val="multilevel"/>
    <w:tmpl w:val="1572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29FD796C"/>
    <w:multiLevelType w:val="multilevel"/>
    <w:tmpl w:val="0E7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A0671D2"/>
    <w:multiLevelType w:val="multilevel"/>
    <w:tmpl w:val="90E6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A0F4DB0"/>
    <w:multiLevelType w:val="multilevel"/>
    <w:tmpl w:val="5D1C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A1234F9"/>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2A22207C"/>
    <w:multiLevelType w:val="multilevel"/>
    <w:tmpl w:val="E7F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A5377FB"/>
    <w:multiLevelType w:val="multilevel"/>
    <w:tmpl w:val="57F8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A820AEB"/>
    <w:multiLevelType w:val="multilevel"/>
    <w:tmpl w:val="08BA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A8E3F26"/>
    <w:multiLevelType w:val="multilevel"/>
    <w:tmpl w:val="963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A9C6921"/>
    <w:multiLevelType w:val="multilevel"/>
    <w:tmpl w:val="A57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B017687"/>
    <w:multiLevelType w:val="multilevel"/>
    <w:tmpl w:val="D74C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2B0C1D73"/>
    <w:multiLevelType w:val="multilevel"/>
    <w:tmpl w:val="04DCD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2B1A513F"/>
    <w:multiLevelType w:val="multilevel"/>
    <w:tmpl w:val="5BEC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B201658"/>
    <w:multiLevelType w:val="multilevel"/>
    <w:tmpl w:val="C71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B424123"/>
    <w:multiLevelType w:val="multilevel"/>
    <w:tmpl w:val="2040A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2B4A6D0C"/>
    <w:multiLevelType w:val="multilevel"/>
    <w:tmpl w:val="A850A87A"/>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8" w15:restartNumberingAfterBreak="0">
    <w:nsid w:val="2B911B13"/>
    <w:multiLevelType w:val="multilevel"/>
    <w:tmpl w:val="A232D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BB75231"/>
    <w:multiLevelType w:val="multilevel"/>
    <w:tmpl w:val="C3F8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BBC03AC"/>
    <w:multiLevelType w:val="multilevel"/>
    <w:tmpl w:val="15EA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BE3658E"/>
    <w:multiLevelType w:val="multilevel"/>
    <w:tmpl w:val="A608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C0A2FE8"/>
    <w:multiLevelType w:val="multilevel"/>
    <w:tmpl w:val="44C8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C0B5249"/>
    <w:multiLevelType w:val="multilevel"/>
    <w:tmpl w:val="00D2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C834820"/>
    <w:multiLevelType w:val="multilevel"/>
    <w:tmpl w:val="7EEA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CB67B58"/>
    <w:multiLevelType w:val="multilevel"/>
    <w:tmpl w:val="73FE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CBB2CD2"/>
    <w:multiLevelType w:val="multilevel"/>
    <w:tmpl w:val="5852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CBC6E78"/>
    <w:multiLevelType w:val="multilevel"/>
    <w:tmpl w:val="9718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CCB1B64"/>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2CDA730F"/>
    <w:multiLevelType w:val="multilevel"/>
    <w:tmpl w:val="B846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2CDD430D"/>
    <w:multiLevelType w:val="multilevel"/>
    <w:tmpl w:val="2BCA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CE919C9"/>
    <w:multiLevelType w:val="multilevel"/>
    <w:tmpl w:val="D7C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2CF61577"/>
    <w:multiLevelType w:val="multilevel"/>
    <w:tmpl w:val="47225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2D1839CA"/>
    <w:multiLevelType w:val="multilevel"/>
    <w:tmpl w:val="81C86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2D4F7E4C"/>
    <w:multiLevelType w:val="multilevel"/>
    <w:tmpl w:val="146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2D792C3E"/>
    <w:multiLevelType w:val="multilevel"/>
    <w:tmpl w:val="25B86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2D991075"/>
    <w:multiLevelType w:val="multilevel"/>
    <w:tmpl w:val="121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DBE115C"/>
    <w:multiLevelType w:val="multilevel"/>
    <w:tmpl w:val="4F0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DCF1CFC"/>
    <w:multiLevelType w:val="multilevel"/>
    <w:tmpl w:val="5170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DD34097"/>
    <w:multiLevelType w:val="multilevel"/>
    <w:tmpl w:val="3C2C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DFD0221"/>
    <w:multiLevelType w:val="multilevel"/>
    <w:tmpl w:val="A3FC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E287EFE"/>
    <w:multiLevelType w:val="multilevel"/>
    <w:tmpl w:val="4E8E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2E5C3653"/>
    <w:multiLevelType w:val="multilevel"/>
    <w:tmpl w:val="B5EE0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2E6F0779"/>
    <w:multiLevelType w:val="multilevel"/>
    <w:tmpl w:val="B286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2ECA3AEE"/>
    <w:multiLevelType w:val="multilevel"/>
    <w:tmpl w:val="154E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ECD2C9C"/>
    <w:multiLevelType w:val="multilevel"/>
    <w:tmpl w:val="3F424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ED971CE"/>
    <w:multiLevelType w:val="multilevel"/>
    <w:tmpl w:val="8534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EEB30F0"/>
    <w:multiLevelType w:val="multilevel"/>
    <w:tmpl w:val="2BE2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F1148CC"/>
    <w:multiLevelType w:val="multilevel"/>
    <w:tmpl w:val="0068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F227011"/>
    <w:multiLevelType w:val="multilevel"/>
    <w:tmpl w:val="F3DE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2F3A00D9"/>
    <w:multiLevelType w:val="multilevel"/>
    <w:tmpl w:val="7FE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2F3A11C9"/>
    <w:multiLevelType w:val="multilevel"/>
    <w:tmpl w:val="FD400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F730A50"/>
    <w:multiLevelType w:val="multilevel"/>
    <w:tmpl w:val="7AA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2F7B4ED9"/>
    <w:multiLevelType w:val="multilevel"/>
    <w:tmpl w:val="2B9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FA15CD6"/>
    <w:multiLevelType w:val="multilevel"/>
    <w:tmpl w:val="72B06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2FB324C6"/>
    <w:multiLevelType w:val="multilevel"/>
    <w:tmpl w:val="FB163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2FF75ABD"/>
    <w:multiLevelType w:val="multilevel"/>
    <w:tmpl w:val="B77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0003EA5"/>
    <w:multiLevelType w:val="multilevel"/>
    <w:tmpl w:val="E488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304B6F32"/>
    <w:multiLevelType w:val="multilevel"/>
    <w:tmpl w:val="37A0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0880DF4"/>
    <w:multiLevelType w:val="multilevel"/>
    <w:tmpl w:val="FB826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30BF5D56"/>
    <w:multiLevelType w:val="multilevel"/>
    <w:tmpl w:val="F0F0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0C54578"/>
    <w:multiLevelType w:val="multilevel"/>
    <w:tmpl w:val="C34A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30D4678E"/>
    <w:multiLevelType w:val="multilevel"/>
    <w:tmpl w:val="E02E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0D64A99"/>
    <w:multiLevelType w:val="multilevel"/>
    <w:tmpl w:val="25EE5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31123DF5"/>
    <w:multiLevelType w:val="multilevel"/>
    <w:tmpl w:val="22A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312F0570"/>
    <w:multiLevelType w:val="multilevel"/>
    <w:tmpl w:val="6DF8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13203B3"/>
    <w:multiLevelType w:val="multilevel"/>
    <w:tmpl w:val="1B4A6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317C1A22"/>
    <w:multiLevelType w:val="multilevel"/>
    <w:tmpl w:val="8758D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18572A5"/>
    <w:multiLevelType w:val="multilevel"/>
    <w:tmpl w:val="E9B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18A347E"/>
    <w:multiLevelType w:val="multilevel"/>
    <w:tmpl w:val="0FC8E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1913D1E"/>
    <w:multiLevelType w:val="multilevel"/>
    <w:tmpl w:val="AC2CA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1942AE7"/>
    <w:multiLevelType w:val="multilevel"/>
    <w:tmpl w:val="2078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1E13B98"/>
    <w:multiLevelType w:val="multilevel"/>
    <w:tmpl w:val="D0DE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31E56E3C"/>
    <w:multiLevelType w:val="multilevel"/>
    <w:tmpl w:val="816E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32034B13"/>
    <w:multiLevelType w:val="multilevel"/>
    <w:tmpl w:val="BEC0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2342DF1"/>
    <w:multiLevelType w:val="multilevel"/>
    <w:tmpl w:val="84A8B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2390188"/>
    <w:multiLevelType w:val="multilevel"/>
    <w:tmpl w:val="D83A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325B0BD9"/>
    <w:multiLevelType w:val="multilevel"/>
    <w:tmpl w:val="84FE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326750CC"/>
    <w:multiLevelType w:val="multilevel"/>
    <w:tmpl w:val="B12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32774156"/>
    <w:multiLevelType w:val="multilevel"/>
    <w:tmpl w:val="60D4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2790A94"/>
    <w:multiLevelType w:val="multilevel"/>
    <w:tmpl w:val="FD2A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32800F02"/>
    <w:multiLevelType w:val="multilevel"/>
    <w:tmpl w:val="04C0A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32DE2A3F"/>
    <w:multiLevelType w:val="multilevel"/>
    <w:tmpl w:val="C6A8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32E5366B"/>
    <w:multiLevelType w:val="multilevel"/>
    <w:tmpl w:val="C3F6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32FD4862"/>
    <w:multiLevelType w:val="multilevel"/>
    <w:tmpl w:val="54FEF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332C6C20"/>
    <w:multiLevelType w:val="multilevel"/>
    <w:tmpl w:val="C94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334C19FE"/>
    <w:multiLevelType w:val="multilevel"/>
    <w:tmpl w:val="B124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33A165CA"/>
    <w:multiLevelType w:val="multilevel"/>
    <w:tmpl w:val="90D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33B44258"/>
    <w:multiLevelType w:val="multilevel"/>
    <w:tmpl w:val="DE04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33CE208E"/>
    <w:multiLevelType w:val="multilevel"/>
    <w:tmpl w:val="5C7C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33F7474C"/>
    <w:multiLevelType w:val="multilevel"/>
    <w:tmpl w:val="DC84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34543AE0"/>
    <w:multiLevelType w:val="multilevel"/>
    <w:tmpl w:val="ADDC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34590247"/>
    <w:multiLevelType w:val="multilevel"/>
    <w:tmpl w:val="06CAD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4752391"/>
    <w:multiLevelType w:val="multilevel"/>
    <w:tmpl w:val="61EE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348D4053"/>
    <w:multiLevelType w:val="multilevel"/>
    <w:tmpl w:val="C166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348F19E9"/>
    <w:multiLevelType w:val="multilevel"/>
    <w:tmpl w:val="4E6A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4A25A89"/>
    <w:multiLevelType w:val="multilevel"/>
    <w:tmpl w:val="0F684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4EF762B"/>
    <w:multiLevelType w:val="multilevel"/>
    <w:tmpl w:val="4250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355A043A"/>
    <w:multiLevelType w:val="multilevel"/>
    <w:tmpl w:val="AEEC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355D773B"/>
    <w:multiLevelType w:val="multilevel"/>
    <w:tmpl w:val="E610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35720379"/>
    <w:multiLevelType w:val="multilevel"/>
    <w:tmpl w:val="BC10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359B3CF9"/>
    <w:multiLevelType w:val="multilevel"/>
    <w:tmpl w:val="B27E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359F4D80"/>
    <w:multiLevelType w:val="multilevel"/>
    <w:tmpl w:val="C43E1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35B10095"/>
    <w:multiLevelType w:val="multilevel"/>
    <w:tmpl w:val="13E8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35C3337F"/>
    <w:multiLevelType w:val="multilevel"/>
    <w:tmpl w:val="9C0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35DA260C"/>
    <w:multiLevelType w:val="multilevel"/>
    <w:tmpl w:val="C32E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35F10F0D"/>
    <w:multiLevelType w:val="multilevel"/>
    <w:tmpl w:val="4848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35F10F40"/>
    <w:multiLevelType w:val="multilevel"/>
    <w:tmpl w:val="779C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35F5272A"/>
    <w:multiLevelType w:val="multilevel"/>
    <w:tmpl w:val="50AC4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5FE7DC9"/>
    <w:multiLevelType w:val="multilevel"/>
    <w:tmpl w:val="DAD2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365775D8"/>
    <w:multiLevelType w:val="multilevel"/>
    <w:tmpl w:val="8248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659324C"/>
    <w:multiLevelType w:val="multilevel"/>
    <w:tmpl w:val="725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36790BB6"/>
    <w:multiLevelType w:val="multilevel"/>
    <w:tmpl w:val="0086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6830C60"/>
    <w:multiLevelType w:val="multilevel"/>
    <w:tmpl w:val="D40C5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69527BF"/>
    <w:multiLevelType w:val="multilevel"/>
    <w:tmpl w:val="FB6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36970DEA"/>
    <w:multiLevelType w:val="multilevel"/>
    <w:tmpl w:val="07C0A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36B32942"/>
    <w:multiLevelType w:val="multilevel"/>
    <w:tmpl w:val="19424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6BA3A7A"/>
    <w:multiLevelType w:val="multilevel"/>
    <w:tmpl w:val="1A78D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36C85994"/>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36F815DD"/>
    <w:multiLevelType w:val="multilevel"/>
    <w:tmpl w:val="EF6C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36FF15C7"/>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372411A6"/>
    <w:multiLevelType w:val="multilevel"/>
    <w:tmpl w:val="5EBCB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37253A0A"/>
    <w:multiLevelType w:val="multilevel"/>
    <w:tmpl w:val="A0A4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7270D08"/>
    <w:multiLevelType w:val="multilevel"/>
    <w:tmpl w:val="5342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7376888"/>
    <w:multiLevelType w:val="multilevel"/>
    <w:tmpl w:val="E0A4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376852DA"/>
    <w:multiLevelType w:val="multilevel"/>
    <w:tmpl w:val="915E6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379B6325"/>
    <w:multiLevelType w:val="multilevel"/>
    <w:tmpl w:val="8A6C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37AA464E"/>
    <w:multiLevelType w:val="multilevel"/>
    <w:tmpl w:val="E89AE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37BA2186"/>
    <w:multiLevelType w:val="multilevel"/>
    <w:tmpl w:val="8FB2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37CB1EF0"/>
    <w:multiLevelType w:val="multilevel"/>
    <w:tmpl w:val="2EF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7CF32B7"/>
    <w:multiLevelType w:val="multilevel"/>
    <w:tmpl w:val="A9EA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7F61117"/>
    <w:multiLevelType w:val="multilevel"/>
    <w:tmpl w:val="8BA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80676CC"/>
    <w:multiLevelType w:val="multilevel"/>
    <w:tmpl w:val="783E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8154F93"/>
    <w:multiLevelType w:val="multilevel"/>
    <w:tmpl w:val="1B864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3818389D"/>
    <w:multiLevelType w:val="multilevel"/>
    <w:tmpl w:val="5E34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384E47F3"/>
    <w:multiLevelType w:val="multilevel"/>
    <w:tmpl w:val="D088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384F77B6"/>
    <w:multiLevelType w:val="multilevel"/>
    <w:tmpl w:val="A036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8567528"/>
    <w:multiLevelType w:val="multilevel"/>
    <w:tmpl w:val="C0A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386D7502"/>
    <w:multiLevelType w:val="multilevel"/>
    <w:tmpl w:val="3C1C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87B7457"/>
    <w:multiLevelType w:val="multilevel"/>
    <w:tmpl w:val="D9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38902DE4"/>
    <w:multiLevelType w:val="multilevel"/>
    <w:tmpl w:val="77BE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89A2764"/>
    <w:multiLevelType w:val="multilevel"/>
    <w:tmpl w:val="E88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38B77C8E"/>
    <w:multiLevelType w:val="multilevel"/>
    <w:tmpl w:val="3C8884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38DE4AA8"/>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390412D2"/>
    <w:multiLevelType w:val="multilevel"/>
    <w:tmpl w:val="49D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9076FDA"/>
    <w:multiLevelType w:val="multilevel"/>
    <w:tmpl w:val="B36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9180D58"/>
    <w:multiLevelType w:val="multilevel"/>
    <w:tmpl w:val="2AF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93743D3"/>
    <w:multiLevelType w:val="multilevel"/>
    <w:tmpl w:val="8FEA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39470A3D"/>
    <w:multiLevelType w:val="multilevel"/>
    <w:tmpl w:val="10748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3950758A"/>
    <w:multiLevelType w:val="multilevel"/>
    <w:tmpl w:val="1068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9634ACF"/>
    <w:multiLevelType w:val="multilevel"/>
    <w:tmpl w:val="71E2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396A482B"/>
    <w:multiLevelType w:val="multilevel"/>
    <w:tmpl w:val="B12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39A41565"/>
    <w:multiLevelType w:val="multilevel"/>
    <w:tmpl w:val="0BB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39BB7DBC"/>
    <w:multiLevelType w:val="multilevel"/>
    <w:tmpl w:val="BBCE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9DD03D7"/>
    <w:multiLevelType w:val="multilevel"/>
    <w:tmpl w:val="1D886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A0228F0"/>
    <w:multiLevelType w:val="multilevel"/>
    <w:tmpl w:val="8B48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A2B4F83"/>
    <w:multiLevelType w:val="multilevel"/>
    <w:tmpl w:val="2FAE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3A3E1681"/>
    <w:multiLevelType w:val="multilevel"/>
    <w:tmpl w:val="F7C2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3A51697A"/>
    <w:multiLevelType w:val="multilevel"/>
    <w:tmpl w:val="9C060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3A632399"/>
    <w:multiLevelType w:val="multilevel"/>
    <w:tmpl w:val="98E8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A70212E"/>
    <w:multiLevelType w:val="multilevel"/>
    <w:tmpl w:val="2562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3A714DC4"/>
    <w:multiLevelType w:val="multilevel"/>
    <w:tmpl w:val="30A20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3A977E62"/>
    <w:multiLevelType w:val="multilevel"/>
    <w:tmpl w:val="730C2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3AAD42E9"/>
    <w:multiLevelType w:val="multilevel"/>
    <w:tmpl w:val="3C3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3AC261C9"/>
    <w:multiLevelType w:val="multilevel"/>
    <w:tmpl w:val="708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3ACA1351"/>
    <w:multiLevelType w:val="multilevel"/>
    <w:tmpl w:val="864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3B0B4D0C"/>
    <w:multiLevelType w:val="multilevel"/>
    <w:tmpl w:val="189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3B131A0E"/>
    <w:multiLevelType w:val="multilevel"/>
    <w:tmpl w:val="8D5A2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3B2B1B22"/>
    <w:multiLevelType w:val="multilevel"/>
    <w:tmpl w:val="4E66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3B351545"/>
    <w:multiLevelType w:val="multilevel"/>
    <w:tmpl w:val="48D6B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3B3639A0"/>
    <w:multiLevelType w:val="multilevel"/>
    <w:tmpl w:val="C1CA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B4765A3"/>
    <w:multiLevelType w:val="multilevel"/>
    <w:tmpl w:val="EF78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B7078B1"/>
    <w:multiLevelType w:val="multilevel"/>
    <w:tmpl w:val="320A12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3" w15:restartNumberingAfterBreak="0">
    <w:nsid w:val="3B8E69D7"/>
    <w:multiLevelType w:val="multilevel"/>
    <w:tmpl w:val="7414B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BB13035"/>
    <w:multiLevelType w:val="multilevel"/>
    <w:tmpl w:val="541C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C361B1B"/>
    <w:multiLevelType w:val="multilevel"/>
    <w:tmpl w:val="0C0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C3C7907"/>
    <w:multiLevelType w:val="multilevel"/>
    <w:tmpl w:val="CE6E0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C4555A7"/>
    <w:multiLevelType w:val="multilevel"/>
    <w:tmpl w:val="491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C695A76"/>
    <w:multiLevelType w:val="multilevel"/>
    <w:tmpl w:val="548E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3C7B6DE8"/>
    <w:multiLevelType w:val="multilevel"/>
    <w:tmpl w:val="42D2E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3C930532"/>
    <w:multiLevelType w:val="multilevel"/>
    <w:tmpl w:val="F7C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3CAE2F16"/>
    <w:multiLevelType w:val="multilevel"/>
    <w:tmpl w:val="36D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3CB115C7"/>
    <w:multiLevelType w:val="multilevel"/>
    <w:tmpl w:val="7486C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3CCA482D"/>
    <w:multiLevelType w:val="multilevel"/>
    <w:tmpl w:val="5358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3CCD47FB"/>
    <w:multiLevelType w:val="multilevel"/>
    <w:tmpl w:val="5970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3CD7566C"/>
    <w:multiLevelType w:val="multilevel"/>
    <w:tmpl w:val="527A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3CF958FE"/>
    <w:multiLevelType w:val="multilevel"/>
    <w:tmpl w:val="A74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3D0931B6"/>
    <w:multiLevelType w:val="multilevel"/>
    <w:tmpl w:val="B3AE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3D0C3526"/>
    <w:multiLevelType w:val="multilevel"/>
    <w:tmpl w:val="7706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3D2F62CF"/>
    <w:multiLevelType w:val="multilevel"/>
    <w:tmpl w:val="EF4CC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3D3B4A5C"/>
    <w:multiLevelType w:val="multilevel"/>
    <w:tmpl w:val="014E5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3D5F37E7"/>
    <w:multiLevelType w:val="multilevel"/>
    <w:tmpl w:val="A12A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3D7E42B3"/>
    <w:multiLevelType w:val="multilevel"/>
    <w:tmpl w:val="271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3D831D35"/>
    <w:multiLevelType w:val="multilevel"/>
    <w:tmpl w:val="484A8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3D8C5F0C"/>
    <w:multiLevelType w:val="multilevel"/>
    <w:tmpl w:val="111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3DF40729"/>
    <w:multiLevelType w:val="multilevel"/>
    <w:tmpl w:val="A75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3E30682F"/>
    <w:multiLevelType w:val="multilevel"/>
    <w:tmpl w:val="2C66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3E365E96"/>
    <w:multiLevelType w:val="multilevel"/>
    <w:tmpl w:val="C12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3E4819C8"/>
    <w:multiLevelType w:val="multilevel"/>
    <w:tmpl w:val="6C042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3E70162A"/>
    <w:multiLevelType w:val="multilevel"/>
    <w:tmpl w:val="189A3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3EA32CDE"/>
    <w:multiLevelType w:val="multilevel"/>
    <w:tmpl w:val="1256B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3EB857E5"/>
    <w:multiLevelType w:val="multilevel"/>
    <w:tmpl w:val="66EE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3EBC71F5"/>
    <w:multiLevelType w:val="multilevel"/>
    <w:tmpl w:val="220A6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3EC96F80"/>
    <w:multiLevelType w:val="multilevel"/>
    <w:tmpl w:val="7CF2B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3EED479B"/>
    <w:multiLevelType w:val="multilevel"/>
    <w:tmpl w:val="9C4A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EFB5512"/>
    <w:multiLevelType w:val="multilevel"/>
    <w:tmpl w:val="BE5E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F084F5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3F0C77FE"/>
    <w:multiLevelType w:val="multilevel"/>
    <w:tmpl w:val="566CD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3F4B6FA2"/>
    <w:multiLevelType w:val="multilevel"/>
    <w:tmpl w:val="CBAAE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3F543B42"/>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3F736FC1"/>
    <w:multiLevelType w:val="multilevel"/>
    <w:tmpl w:val="0AFC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3F751C0A"/>
    <w:multiLevelType w:val="multilevel"/>
    <w:tmpl w:val="DF0C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3F76510B"/>
    <w:multiLevelType w:val="multilevel"/>
    <w:tmpl w:val="D0A0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3F927CD2"/>
    <w:multiLevelType w:val="multilevel"/>
    <w:tmpl w:val="8D9E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3F962D4D"/>
    <w:multiLevelType w:val="multilevel"/>
    <w:tmpl w:val="2CB2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3F991B66"/>
    <w:multiLevelType w:val="multilevel"/>
    <w:tmpl w:val="988A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3FAE2FE3"/>
    <w:multiLevelType w:val="multilevel"/>
    <w:tmpl w:val="952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3FB550D8"/>
    <w:multiLevelType w:val="multilevel"/>
    <w:tmpl w:val="6A3E5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3FE86D37"/>
    <w:multiLevelType w:val="multilevel"/>
    <w:tmpl w:val="576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02E7391"/>
    <w:multiLevelType w:val="multilevel"/>
    <w:tmpl w:val="846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04F4B1F"/>
    <w:multiLevelType w:val="multilevel"/>
    <w:tmpl w:val="36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406235CF"/>
    <w:multiLevelType w:val="multilevel"/>
    <w:tmpl w:val="F270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40762AE5"/>
    <w:multiLevelType w:val="multilevel"/>
    <w:tmpl w:val="7B2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40B34CC8"/>
    <w:multiLevelType w:val="multilevel"/>
    <w:tmpl w:val="CA7A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40B70032"/>
    <w:multiLevelType w:val="multilevel"/>
    <w:tmpl w:val="3610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40B77385"/>
    <w:multiLevelType w:val="multilevel"/>
    <w:tmpl w:val="307A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0BA5DDB"/>
    <w:multiLevelType w:val="multilevel"/>
    <w:tmpl w:val="C9068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40C347D8"/>
    <w:multiLevelType w:val="multilevel"/>
    <w:tmpl w:val="E40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40FD63C1"/>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4144086F"/>
    <w:multiLevelType w:val="multilevel"/>
    <w:tmpl w:val="5D0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415053F2"/>
    <w:multiLevelType w:val="multilevel"/>
    <w:tmpl w:val="5814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415820FB"/>
    <w:multiLevelType w:val="multilevel"/>
    <w:tmpl w:val="C782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417F5C38"/>
    <w:multiLevelType w:val="multilevel"/>
    <w:tmpl w:val="3B9A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419C3630"/>
    <w:multiLevelType w:val="multilevel"/>
    <w:tmpl w:val="18EED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41B16C06"/>
    <w:multiLevelType w:val="multilevel"/>
    <w:tmpl w:val="EA06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41C0272C"/>
    <w:multiLevelType w:val="multilevel"/>
    <w:tmpl w:val="1EC01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41C31053"/>
    <w:multiLevelType w:val="multilevel"/>
    <w:tmpl w:val="E76A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41DE2297"/>
    <w:multiLevelType w:val="multilevel"/>
    <w:tmpl w:val="5F8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1DE289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41E1227C"/>
    <w:multiLevelType w:val="multilevel"/>
    <w:tmpl w:val="5A9A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42254DA2"/>
    <w:multiLevelType w:val="multilevel"/>
    <w:tmpl w:val="FFEC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422E2B65"/>
    <w:multiLevelType w:val="multilevel"/>
    <w:tmpl w:val="3C88844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2365D02"/>
    <w:multiLevelType w:val="multilevel"/>
    <w:tmpl w:val="D0A02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4249326E"/>
    <w:multiLevelType w:val="multilevel"/>
    <w:tmpl w:val="E01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2A14B11"/>
    <w:multiLevelType w:val="multilevel"/>
    <w:tmpl w:val="0EAE7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42A14F2A"/>
    <w:multiLevelType w:val="multilevel"/>
    <w:tmpl w:val="AC2E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42DC3097"/>
    <w:multiLevelType w:val="multilevel"/>
    <w:tmpl w:val="8340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42E5147A"/>
    <w:multiLevelType w:val="multilevel"/>
    <w:tmpl w:val="71ECF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42EA5FA1"/>
    <w:multiLevelType w:val="multilevel"/>
    <w:tmpl w:val="E0F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43140591"/>
    <w:multiLevelType w:val="multilevel"/>
    <w:tmpl w:val="6F64B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3154EF8"/>
    <w:multiLevelType w:val="multilevel"/>
    <w:tmpl w:val="A8C6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431B15B9"/>
    <w:multiLevelType w:val="multilevel"/>
    <w:tmpl w:val="3F3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432F1E4C"/>
    <w:multiLevelType w:val="multilevel"/>
    <w:tmpl w:val="F772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3624F92"/>
    <w:multiLevelType w:val="multilevel"/>
    <w:tmpl w:val="8FD0B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439A3E50"/>
    <w:multiLevelType w:val="multilevel"/>
    <w:tmpl w:val="7384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43EB54EC"/>
    <w:multiLevelType w:val="multilevel"/>
    <w:tmpl w:val="442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43FA0C60"/>
    <w:multiLevelType w:val="multilevel"/>
    <w:tmpl w:val="F086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440067E0"/>
    <w:multiLevelType w:val="multilevel"/>
    <w:tmpl w:val="3C8884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44146548"/>
    <w:multiLevelType w:val="multilevel"/>
    <w:tmpl w:val="A9883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44453DF0"/>
    <w:multiLevelType w:val="multilevel"/>
    <w:tmpl w:val="D55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44646E2B"/>
    <w:multiLevelType w:val="multilevel"/>
    <w:tmpl w:val="58A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448139F4"/>
    <w:multiLevelType w:val="multilevel"/>
    <w:tmpl w:val="003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44843A33"/>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44C500CB"/>
    <w:multiLevelType w:val="multilevel"/>
    <w:tmpl w:val="3962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44C616EA"/>
    <w:multiLevelType w:val="multilevel"/>
    <w:tmpl w:val="752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451C02A3"/>
    <w:multiLevelType w:val="multilevel"/>
    <w:tmpl w:val="9A94C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457C62FE"/>
    <w:multiLevelType w:val="multilevel"/>
    <w:tmpl w:val="F6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45B27E1C"/>
    <w:multiLevelType w:val="multilevel"/>
    <w:tmpl w:val="A690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45B734AB"/>
    <w:multiLevelType w:val="multilevel"/>
    <w:tmpl w:val="9F7E2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45E64F61"/>
    <w:multiLevelType w:val="multilevel"/>
    <w:tmpl w:val="F77E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45E82450"/>
    <w:multiLevelType w:val="multilevel"/>
    <w:tmpl w:val="83AC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45EC21E1"/>
    <w:multiLevelType w:val="multilevel"/>
    <w:tmpl w:val="BB90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4601692A"/>
    <w:multiLevelType w:val="multilevel"/>
    <w:tmpl w:val="7F26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460904DB"/>
    <w:multiLevelType w:val="multilevel"/>
    <w:tmpl w:val="FF5E6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461D0F02"/>
    <w:multiLevelType w:val="multilevel"/>
    <w:tmpl w:val="D53AB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4637745C"/>
    <w:multiLevelType w:val="multilevel"/>
    <w:tmpl w:val="8082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46487530"/>
    <w:multiLevelType w:val="multilevel"/>
    <w:tmpl w:val="0344B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46527C41"/>
    <w:multiLevelType w:val="multilevel"/>
    <w:tmpl w:val="4662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46527D8D"/>
    <w:multiLevelType w:val="multilevel"/>
    <w:tmpl w:val="CA98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467E006B"/>
    <w:multiLevelType w:val="multilevel"/>
    <w:tmpl w:val="868E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467E1F73"/>
    <w:multiLevelType w:val="multilevel"/>
    <w:tmpl w:val="7FF42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46892A82"/>
    <w:multiLevelType w:val="multilevel"/>
    <w:tmpl w:val="DC04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46C53B4C"/>
    <w:multiLevelType w:val="multilevel"/>
    <w:tmpl w:val="22EE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46CA7897"/>
    <w:multiLevelType w:val="multilevel"/>
    <w:tmpl w:val="1E7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470F5A15"/>
    <w:multiLevelType w:val="multilevel"/>
    <w:tmpl w:val="397C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47147BB8"/>
    <w:multiLevelType w:val="multilevel"/>
    <w:tmpl w:val="27A2F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471A6666"/>
    <w:multiLevelType w:val="multilevel"/>
    <w:tmpl w:val="3672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47497D92"/>
    <w:multiLevelType w:val="multilevel"/>
    <w:tmpl w:val="16EEF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47514408"/>
    <w:multiLevelType w:val="multilevel"/>
    <w:tmpl w:val="62D86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47567C32"/>
    <w:multiLevelType w:val="multilevel"/>
    <w:tmpl w:val="BC84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477D40F8"/>
    <w:multiLevelType w:val="multilevel"/>
    <w:tmpl w:val="6890D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477E6A2C"/>
    <w:multiLevelType w:val="multilevel"/>
    <w:tmpl w:val="E3D2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47927D93"/>
    <w:multiLevelType w:val="multilevel"/>
    <w:tmpl w:val="A022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47B65392"/>
    <w:multiLevelType w:val="multilevel"/>
    <w:tmpl w:val="905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47D04A71"/>
    <w:multiLevelType w:val="multilevel"/>
    <w:tmpl w:val="16BC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47DD3ADB"/>
    <w:multiLevelType w:val="multilevel"/>
    <w:tmpl w:val="38D4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48117702"/>
    <w:multiLevelType w:val="multilevel"/>
    <w:tmpl w:val="CB1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48162C8D"/>
    <w:multiLevelType w:val="multilevel"/>
    <w:tmpl w:val="C88A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481755F9"/>
    <w:multiLevelType w:val="multilevel"/>
    <w:tmpl w:val="E878F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482B58D8"/>
    <w:multiLevelType w:val="multilevel"/>
    <w:tmpl w:val="512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48327B19"/>
    <w:multiLevelType w:val="multilevel"/>
    <w:tmpl w:val="72E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83425E0"/>
    <w:multiLevelType w:val="multilevel"/>
    <w:tmpl w:val="9DAEC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483B3BA3"/>
    <w:multiLevelType w:val="multilevel"/>
    <w:tmpl w:val="558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8436CC5"/>
    <w:multiLevelType w:val="multilevel"/>
    <w:tmpl w:val="4026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484669AF"/>
    <w:multiLevelType w:val="multilevel"/>
    <w:tmpl w:val="64B4A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4862159C"/>
    <w:multiLevelType w:val="multilevel"/>
    <w:tmpl w:val="7B7CD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487314E4"/>
    <w:multiLevelType w:val="multilevel"/>
    <w:tmpl w:val="41F8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488C6DB6"/>
    <w:multiLevelType w:val="multilevel"/>
    <w:tmpl w:val="5406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8D1436A"/>
    <w:multiLevelType w:val="multilevel"/>
    <w:tmpl w:val="F19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48E8236B"/>
    <w:multiLevelType w:val="multilevel"/>
    <w:tmpl w:val="11F09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8EA6A20"/>
    <w:multiLevelType w:val="multilevel"/>
    <w:tmpl w:val="1C9C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92D161F"/>
    <w:multiLevelType w:val="multilevel"/>
    <w:tmpl w:val="AA2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92F58A0"/>
    <w:multiLevelType w:val="multilevel"/>
    <w:tmpl w:val="685C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94C2D86"/>
    <w:multiLevelType w:val="multilevel"/>
    <w:tmpl w:val="786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495752B3"/>
    <w:multiLevelType w:val="multilevel"/>
    <w:tmpl w:val="D4F4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49657905"/>
    <w:multiLevelType w:val="multilevel"/>
    <w:tmpl w:val="3452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97B370B"/>
    <w:multiLevelType w:val="multilevel"/>
    <w:tmpl w:val="C976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498363DC"/>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49BF58EE"/>
    <w:multiLevelType w:val="multilevel"/>
    <w:tmpl w:val="FCBE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49D117B3"/>
    <w:multiLevelType w:val="multilevel"/>
    <w:tmpl w:val="C3D8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49D534DB"/>
    <w:multiLevelType w:val="multilevel"/>
    <w:tmpl w:val="ECE8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49E21889"/>
    <w:multiLevelType w:val="multilevel"/>
    <w:tmpl w:val="D5F8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A1267D2"/>
    <w:multiLevelType w:val="multilevel"/>
    <w:tmpl w:val="80FCA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A19696A"/>
    <w:multiLevelType w:val="multilevel"/>
    <w:tmpl w:val="9AA2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4A317E79"/>
    <w:multiLevelType w:val="multilevel"/>
    <w:tmpl w:val="95C0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A33435B"/>
    <w:multiLevelType w:val="multilevel"/>
    <w:tmpl w:val="5FA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A613978"/>
    <w:multiLevelType w:val="multilevel"/>
    <w:tmpl w:val="FC8E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A697211"/>
    <w:multiLevelType w:val="multilevel"/>
    <w:tmpl w:val="6FEE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15:restartNumberingAfterBreak="0">
    <w:nsid w:val="4A710652"/>
    <w:multiLevelType w:val="multilevel"/>
    <w:tmpl w:val="4AB0A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4AA2699C"/>
    <w:multiLevelType w:val="multilevel"/>
    <w:tmpl w:val="BE32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AB70697"/>
    <w:multiLevelType w:val="multilevel"/>
    <w:tmpl w:val="E30AB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4ABE262E"/>
    <w:multiLevelType w:val="multilevel"/>
    <w:tmpl w:val="BFA81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4AC47CFD"/>
    <w:multiLevelType w:val="multilevel"/>
    <w:tmpl w:val="AD68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4AC70A78"/>
    <w:multiLevelType w:val="multilevel"/>
    <w:tmpl w:val="9B3A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4ADE5902"/>
    <w:multiLevelType w:val="multilevel"/>
    <w:tmpl w:val="4A842944"/>
    <w:lvl w:ilvl="0">
      <w:start w:val="1"/>
      <w:numFmt w:val="decimal"/>
      <w:lvlText w:val="%1)"/>
      <w:lvlJc w:val="left"/>
      <w:pPr>
        <w:tabs>
          <w:tab w:val="num" w:pos="360"/>
        </w:tabs>
        <w:ind w:left="360" w:hanging="360"/>
      </w:pPr>
      <w:rPr>
        <w:rFonts w:hint="default"/>
        <w:b/>
        <w:bCs/>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5" w15:restartNumberingAfterBreak="0">
    <w:nsid w:val="4B02578C"/>
    <w:multiLevelType w:val="multilevel"/>
    <w:tmpl w:val="B79A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B151ECD"/>
    <w:multiLevelType w:val="multilevel"/>
    <w:tmpl w:val="B23C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4B3C01CB"/>
    <w:multiLevelType w:val="multilevel"/>
    <w:tmpl w:val="D7D8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4B722BF1"/>
    <w:multiLevelType w:val="multilevel"/>
    <w:tmpl w:val="098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4B891A9A"/>
    <w:multiLevelType w:val="multilevel"/>
    <w:tmpl w:val="6C1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4B9605D7"/>
    <w:multiLevelType w:val="multilevel"/>
    <w:tmpl w:val="9124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4BAF2AD1"/>
    <w:multiLevelType w:val="multilevel"/>
    <w:tmpl w:val="BB9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4BE379FC"/>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4C005180"/>
    <w:multiLevelType w:val="multilevel"/>
    <w:tmpl w:val="AE7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4C0229B2"/>
    <w:multiLevelType w:val="multilevel"/>
    <w:tmpl w:val="7B8A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4C122657"/>
    <w:multiLevelType w:val="multilevel"/>
    <w:tmpl w:val="29F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4C1A4813"/>
    <w:multiLevelType w:val="multilevel"/>
    <w:tmpl w:val="68C6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C435DA8"/>
    <w:multiLevelType w:val="multilevel"/>
    <w:tmpl w:val="78C4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4C633771"/>
    <w:multiLevelType w:val="multilevel"/>
    <w:tmpl w:val="694E7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4C674E58"/>
    <w:multiLevelType w:val="multilevel"/>
    <w:tmpl w:val="BACA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4C6760E5"/>
    <w:multiLevelType w:val="multilevel"/>
    <w:tmpl w:val="FB06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C94073E"/>
    <w:multiLevelType w:val="multilevel"/>
    <w:tmpl w:val="186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4C9545BA"/>
    <w:multiLevelType w:val="multilevel"/>
    <w:tmpl w:val="6D82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4CAB11C8"/>
    <w:multiLevelType w:val="multilevel"/>
    <w:tmpl w:val="97AA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4CB745D5"/>
    <w:multiLevelType w:val="multilevel"/>
    <w:tmpl w:val="8D5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4CD424C0"/>
    <w:multiLevelType w:val="multilevel"/>
    <w:tmpl w:val="281E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4CE95BA2"/>
    <w:multiLevelType w:val="multilevel"/>
    <w:tmpl w:val="433A6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4CED6676"/>
    <w:multiLevelType w:val="multilevel"/>
    <w:tmpl w:val="3204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CF22D32"/>
    <w:multiLevelType w:val="multilevel"/>
    <w:tmpl w:val="461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4D3D55EA"/>
    <w:multiLevelType w:val="multilevel"/>
    <w:tmpl w:val="798C4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4D4E5C1F"/>
    <w:multiLevelType w:val="multilevel"/>
    <w:tmpl w:val="A8D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4DAF788F"/>
    <w:multiLevelType w:val="multilevel"/>
    <w:tmpl w:val="D168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4E025F4A"/>
    <w:multiLevelType w:val="multilevel"/>
    <w:tmpl w:val="E8E2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4E22322F"/>
    <w:multiLevelType w:val="multilevel"/>
    <w:tmpl w:val="EA9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4E3620D9"/>
    <w:multiLevelType w:val="multilevel"/>
    <w:tmpl w:val="D2466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4E4C7AFE"/>
    <w:multiLevelType w:val="multilevel"/>
    <w:tmpl w:val="834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4E542CC4"/>
    <w:multiLevelType w:val="multilevel"/>
    <w:tmpl w:val="3694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E611CBE"/>
    <w:multiLevelType w:val="multilevel"/>
    <w:tmpl w:val="96DC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4E7C3C65"/>
    <w:multiLevelType w:val="multilevel"/>
    <w:tmpl w:val="8212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4EC46A81"/>
    <w:multiLevelType w:val="multilevel"/>
    <w:tmpl w:val="670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4ECC2910"/>
    <w:multiLevelType w:val="multilevel"/>
    <w:tmpl w:val="0094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EE43DE9"/>
    <w:multiLevelType w:val="multilevel"/>
    <w:tmpl w:val="B57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4EE44447"/>
    <w:multiLevelType w:val="multilevel"/>
    <w:tmpl w:val="3EBE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F0B2897"/>
    <w:multiLevelType w:val="multilevel"/>
    <w:tmpl w:val="6FEE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4F1B0A41"/>
    <w:multiLevelType w:val="multilevel"/>
    <w:tmpl w:val="3F7A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4F2C16EF"/>
    <w:multiLevelType w:val="multilevel"/>
    <w:tmpl w:val="13C8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4F3733B4"/>
    <w:multiLevelType w:val="multilevel"/>
    <w:tmpl w:val="5ACC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4F4B2CC1"/>
    <w:multiLevelType w:val="multilevel"/>
    <w:tmpl w:val="63F0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4F50669A"/>
    <w:multiLevelType w:val="multilevel"/>
    <w:tmpl w:val="F5A6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4F9D6F29"/>
    <w:multiLevelType w:val="multilevel"/>
    <w:tmpl w:val="7F28A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4F9D7B05"/>
    <w:multiLevelType w:val="multilevel"/>
    <w:tmpl w:val="9D2E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4FDE2CB2"/>
    <w:multiLevelType w:val="multilevel"/>
    <w:tmpl w:val="D83A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4FE97478"/>
    <w:multiLevelType w:val="multilevel"/>
    <w:tmpl w:val="D856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4FEE2C40"/>
    <w:multiLevelType w:val="multilevel"/>
    <w:tmpl w:val="9A38C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4FFC2B3A"/>
    <w:multiLevelType w:val="multilevel"/>
    <w:tmpl w:val="0E206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500B096D"/>
    <w:multiLevelType w:val="multilevel"/>
    <w:tmpl w:val="8AC63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501E6449"/>
    <w:multiLevelType w:val="multilevel"/>
    <w:tmpl w:val="424E3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504779BF"/>
    <w:multiLevelType w:val="multilevel"/>
    <w:tmpl w:val="DD12B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5067458F"/>
    <w:multiLevelType w:val="multilevel"/>
    <w:tmpl w:val="A134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506D1D1E"/>
    <w:multiLevelType w:val="multilevel"/>
    <w:tmpl w:val="6706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50A46A02"/>
    <w:multiLevelType w:val="multilevel"/>
    <w:tmpl w:val="42AAC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50BD17D9"/>
    <w:multiLevelType w:val="multilevel"/>
    <w:tmpl w:val="3DBA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51057378"/>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515B5B04"/>
    <w:multiLevelType w:val="multilevel"/>
    <w:tmpl w:val="EC144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51601934"/>
    <w:multiLevelType w:val="multilevel"/>
    <w:tmpl w:val="27F69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15:restartNumberingAfterBreak="0">
    <w:nsid w:val="519A4C09"/>
    <w:multiLevelType w:val="multilevel"/>
    <w:tmpl w:val="6EE4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51A1469B"/>
    <w:multiLevelType w:val="multilevel"/>
    <w:tmpl w:val="F8C8D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51CF34F4"/>
    <w:multiLevelType w:val="multilevel"/>
    <w:tmpl w:val="73BEA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51D34DC7"/>
    <w:multiLevelType w:val="multilevel"/>
    <w:tmpl w:val="1FA0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51DF2093"/>
    <w:multiLevelType w:val="multilevel"/>
    <w:tmpl w:val="9FC83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51ED3C6F"/>
    <w:multiLevelType w:val="multilevel"/>
    <w:tmpl w:val="4A8C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524B5C3F"/>
    <w:multiLevelType w:val="multilevel"/>
    <w:tmpl w:val="5AD29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524E4CCA"/>
    <w:multiLevelType w:val="multilevel"/>
    <w:tmpl w:val="487E7BB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52542E6F"/>
    <w:multiLevelType w:val="multilevel"/>
    <w:tmpl w:val="2BEA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526545F1"/>
    <w:multiLevelType w:val="multilevel"/>
    <w:tmpl w:val="FC2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52901B69"/>
    <w:multiLevelType w:val="multilevel"/>
    <w:tmpl w:val="81C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52B700A3"/>
    <w:multiLevelType w:val="multilevel"/>
    <w:tmpl w:val="30F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52C35396"/>
    <w:multiLevelType w:val="multilevel"/>
    <w:tmpl w:val="CF9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52CE0021"/>
    <w:multiLevelType w:val="multilevel"/>
    <w:tmpl w:val="3B04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52FE14C4"/>
    <w:multiLevelType w:val="multilevel"/>
    <w:tmpl w:val="C488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531D426D"/>
    <w:multiLevelType w:val="multilevel"/>
    <w:tmpl w:val="344C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532038E8"/>
    <w:multiLevelType w:val="multilevel"/>
    <w:tmpl w:val="97B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53396860"/>
    <w:multiLevelType w:val="multilevel"/>
    <w:tmpl w:val="F412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535D665E"/>
    <w:multiLevelType w:val="multilevel"/>
    <w:tmpl w:val="F7DC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535F3C02"/>
    <w:multiLevelType w:val="multilevel"/>
    <w:tmpl w:val="947CF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53605A50"/>
    <w:multiLevelType w:val="multilevel"/>
    <w:tmpl w:val="072C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3745096"/>
    <w:multiLevelType w:val="multilevel"/>
    <w:tmpl w:val="8200C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53B35467"/>
    <w:multiLevelType w:val="multilevel"/>
    <w:tmpl w:val="53A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53FD4F5D"/>
    <w:multiLevelType w:val="multilevel"/>
    <w:tmpl w:val="DD801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541E4ABE"/>
    <w:multiLevelType w:val="multilevel"/>
    <w:tmpl w:val="5EC6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543C45FC"/>
    <w:multiLevelType w:val="multilevel"/>
    <w:tmpl w:val="1B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545329AB"/>
    <w:multiLevelType w:val="multilevel"/>
    <w:tmpl w:val="62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545F79D6"/>
    <w:multiLevelType w:val="multilevel"/>
    <w:tmpl w:val="C1FC8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546A2753"/>
    <w:multiLevelType w:val="multilevel"/>
    <w:tmpl w:val="9E0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54766DD9"/>
    <w:multiLevelType w:val="multilevel"/>
    <w:tmpl w:val="FE9E7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54964DDF"/>
    <w:multiLevelType w:val="multilevel"/>
    <w:tmpl w:val="32EC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54B866D9"/>
    <w:multiLevelType w:val="multilevel"/>
    <w:tmpl w:val="BF62A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54BD2B1D"/>
    <w:multiLevelType w:val="multilevel"/>
    <w:tmpl w:val="53AA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551552AA"/>
    <w:multiLevelType w:val="multilevel"/>
    <w:tmpl w:val="328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551F44CA"/>
    <w:multiLevelType w:val="multilevel"/>
    <w:tmpl w:val="7A965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15:restartNumberingAfterBreak="0">
    <w:nsid w:val="557C43BA"/>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5587651A"/>
    <w:multiLevelType w:val="multilevel"/>
    <w:tmpl w:val="EBB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558E6355"/>
    <w:multiLevelType w:val="multilevel"/>
    <w:tmpl w:val="258C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559B6B2A"/>
    <w:multiLevelType w:val="multilevel"/>
    <w:tmpl w:val="074C5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55C53147"/>
    <w:multiLevelType w:val="multilevel"/>
    <w:tmpl w:val="4C060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55E9028C"/>
    <w:multiLevelType w:val="multilevel"/>
    <w:tmpl w:val="D150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562A4289"/>
    <w:multiLevelType w:val="multilevel"/>
    <w:tmpl w:val="AAB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56315709"/>
    <w:multiLevelType w:val="multilevel"/>
    <w:tmpl w:val="66BA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56425874"/>
    <w:multiLevelType w:val="multilevel"/>
    <w:tmpl w:val="6114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564A16C4"/>
    <w:multiLevelType w:val="multilevel"/>
    <w:tmpl w:val="08F4B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567348E4"/>
    <w:multiLevelType w:val="multilevel"/>
    <w:tmpl w:val="1FF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56861116"/>
    <w:multiLevelType w:val="multilevel"/>
    <w:tmpl w:val="3504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56943973"/>
    <w:multiLevelType w:val="multilevel"/>
    <w:tmpl w:val="482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56AB13AD"/>
    <w:multiLevelType w:val="multilevel"/>
    <w:tmpl w:val="F8162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56C16FB3"/>
    <w:multiLevelType w:val="multilevel"/>
    <w:tmpl w:val="0F7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56E60DD5"/>
    <w:multiLevelType w:val="multilevel"/>
    <w:tmpl w:val="B67EA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6F40CC4"/>
    <w:multiLevelType w:val="multilevel"/>
    <w:tmpl w:val="B7F4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570C3534"/>
    <w:multiLevelType w:val="multilevel"/>
    <w:tmpl w:val="ACE6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571C1958"/>
    <w:multiLevelType w:val="multilevel"/>
    <w:tmpl w:val="1BE0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571C1A30"/>
    <w:multiLevelType w:val="multilevel"/>
    <w:tmpl w:val="C78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57203CB4"/>
    <w:multiLevelType w:val="multilevel"/>
    <w:tmpl w:val="0FF8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572B5846"/>
    <w:multiLevelType w:val="multilevel"/>
    <w:tmpl w:val="852EC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573E3DE6"/>
    <w:multiLevelType w:val="multilevel"/>
    <w:tmpl w:val="C8F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57603EF9"/>
    <w:multiLevelType w:val="multilevel"/>
    <w:tmpl w:val="1A66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5794076D"/>
    <w:multiLevelType w:val="multilevel"/>
    <w:tmpl w:val="0E7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57E94DF3"/>
    <w:multiLevelType w:val="multilevel"/>
    <w:tmpl w:val="5B52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57F06806"/>
    <w:multiLevelType w:val="multilevel"/>
    <w:tmpl w:val="0C0A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582B406B"/>
    <w:multiLevelType w:val="multilevel"/>
    <w:tmpl w:val="32C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58561613"/>
    <w:multiLevelType w:val="multilevel"/>
    <w:tmpl w:val="355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585B70DD"/>
    <w:multiLevelType w:val="multilevel"/>
    <w:tmpl w:val="3C8C3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585D27FC"/>
    <w:multiLevelType w:val="multilevel"/>
    <w:tmpl w:val="5B82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586140C8"/>
    <w:multiLevelType w:val="multilevel"/>
    <w:tmpl w:val="077C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58A616CD"/>
    <w:multiLevelType w:val="multilevel"/>
    <w:tmpl w:val="36E2FA80"/>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3" w15:restartNumberingAfterBreak="0">
    <w:nsid w:val="58B85AC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58BF5CD9"/>
    <w:multiLevelType w:val="multilevel"/>
    <w:tmpl w:val="70E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58DC4329"/>
    <w:multiLevelType w:val="multilevel"/>
    <w:tmpl w:val="56C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59601057"/>
    <w:multiLevelType w:val="multilevel"/>
    <w:tmpl w:val="FEC0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597E6FBB"/>
    <w:multiLevelType w:val="multilevel"/>
    <w:tmpl w:val="589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599154B9"/>
    <w:multiLevelType w:val="multilevel"/>
    <w:tmpl w:val="00EA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599C00CB"/>
    <w:multiLevelType w:val="multilevel"/>
    <w:tmpl w:val="3082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59AB4BE4"/>
    <w:multiLevelType w:val="multilevel"/>
    <w:tmpl w:val="47A8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59AD0FD5"/>
    <w:multiLevelType w:val="multilevel"/>
    <w:tmpl w:val="2E5CE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59B826D3"/>
    <w:multiLevelType w:val="multilevel"/>
    <w:tmpl w:val="286A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59BD6DC9"/>
    <w:multiLevelType w:val="multilevel"/>
    <w:tmpl w:val="2832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59C0760D"/>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59E60668"/>
    <w:multiLevelType w:val="multilevel"/>
    <w:tmpl w:val="C7A0C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59F712E6"/>
    <w:multiLevelType w:val="multilevel"/>
    <w:tmpl w:val="68A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59F8571F"/>
    <w:multiLevelType w:val="multilevel"/>
    <w:tmpl w:val="16E6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5A221D1E"/>
    <w:multiLevelType w:val="multilevel"/>
    <w:tmpl w:val="930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5A2B7D39"/>
    <w:multiLevelType w:val="multilevel"/>
    <w:tmpl w:val="941C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5A314182"/>
    <w:multiLevelType w:val="multilevel"/>
    <w:tmpl w:val="907C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5A4002FB"/>
    <w:multiLevelType w:val="multilevel"/>
    <w:tmpl w:val="45A41C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5A5B13CD"/>
    <w:multiLevelType w:val="multilevel"/>
    <w:tmpl w:val="BA6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5A623903"/>
    <w:multiLevelType w:val="multilevel"/>
    <w:tmpl w:val="BE8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5A7F7248"/>
    <w:multiLevelType w:val="multilevel"/>
    <w:tmpl w:val="3C8884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5" w15:restartNumberingAfterBreak="0">
    <w:nsid w:val="5ABB10B1"/>
    <w:multiLevelType w:val="multilevel"/>
    <w:tmpl w:val="1C36A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5ABC2FB0"/>
    <w:multiLevelType w:val="multilevel"/>
    <w:tmpl w:val="564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5AC90B69"/>
    <w:multiLevelType w:val="multilevel"/>
    <w:tmpl w:val="E2B4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5AD618CF"/>
    <w:multiLevelType w:val="multilevel"/>
    <w:tmpl w:val="DB08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5AD618F8"/>
    <w:multiLevelType w:val="multilevel"/>
    <w:tmpl w:val="11868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5AEC5C29"/>
    <w:multiLevelType w:val="multilevel"/>
    <w:tmpl w:val="CF6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5B150A27"/>
    <w:multiLevelType w:val="multilevel"/>
    <w:tmpl w:val="30908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2" w15:restartNumberingAfterBreak="0">
    <w:nsid w:val="5B2C6AB8"/>
    <w:multiLevelType w:val="multilevel"/>
    <w:tmpl w:val="C264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5B714C99"/>
    <w:multiLevelType w:val="multilevel"/>
    <w:tmpl w:val="B5E83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4" w15:restartNumberingAfterBreak="0">
    <w:nsid w:val="5BD71B79"/>
    <w:multiLevelType w:val="multilevel"/>
    <w:tmpl w:val="5C1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5C02130C"/>
    <w:multiLevelType w:val="multilevel"/>
    <w:tmpl w:val="F160B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5C2246E7"/>
    <w:multiLevelType w:val="multilevel"/>
    <w:tmpl w:val="AFA8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5C532975"/>
    <w:multiLevelType w:val="multilevel"/>
    <w:tmpl w:val="747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5C625E73"/>
    <w:multiLevelType w:val="multilevel"/>
    <w:tmpl w:val="9E8849E6"/>
    <w:lvl w:ilvl="0">
      <w:start w:val="1"/>
      <w:numFmt w:val="bullet"/>
      <w:lvlText w:val=""/>
      <w:lvlJc w:val="left"/>
      <w:pPr>
        <w:tabs>
          <w:tab w:val="num" w:pos="360"/>
        </w:tabs>
        <w:ind w:left="360" w:hanging="360"/>
      </w:pPr>
      <w:rPr>
        <w:rFonts w:ascii="Symbol" w:hAnsi="Symbol" w:hint="default"/>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9" w15:restartNumberingAfterBreak="0">
    <w:nsid w:val="5C794D14"/>
    <w:multiLevelType w:val="multilevel"/>
    <w:tmpl w:val="9A1A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5C8E7495"/>
    <w:multiLevelType w:val="multilevel"/>
    <w:tmpl w:val="9E68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5CAF6A85"/>
    <w:multiLevelType w:val="multilevel"/>
    <w:tmpl w:val="9282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5CBF6777"/>
    <w:multiLevelType w:val="multilevel"/>
    <w:tmpl w:val="14C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5CC94C2E"/>
    <w:multiLevelType w:val="multilevel"/>
    <w:tmpl w:val="7FD2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5CD34257"/>
    <w:multiLevelType w:val="multilevel"/>
    <w:tmpl w:val="9AEAA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5CD80662"/>
    <w:multiLevelType w:val="multilevel"/>
    <w:tmpl w:val="2B0E3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5D1819F0"/>
    <w:multiLevelType w:val="multilevel"/>
    <w:tmpl w:val="7E80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5D746D2E"/>
    <w:multiLevelType w:val="multilevel"/>
    <w:tmpl w:val="892E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5D8B6264"/>
    <w:multiLevelType w:val="multilevel"/>
    <w:tmpl w:val="BAE8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5DA555B9"/>
    <w:multiLevelType w:val="multilevel"/>
    <w:tmpl w:val="C68C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5DB5284B"/>
    <w:multiLevelType w:val="multilevel"/>
    <w:tmpl w:val="F7C2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5DCE6424"/>
    <w:multiLevelType w:val="multilevel"/>
    <w:tmpl w:val="22B0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5DF0044B"/>
    <w:multiLevelType w:val="multilevel"/>
    <w:tmpl w:val="C9CA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5E007A6F"/>
    <w:multiLevelType w:val="multilevel"/>
    <w:tmpl w:val="83D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5E140104"/>
    <w:multiLevelType w:val="multilevel"/>
    <w:tmpl w:val="606C9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5E204948"/>
    <w:multiLevelType w:val="multilevel"/>
    <w:tmpl w:val="0C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5EE304A7"/>
    <w:multiLevelType w:val="multilevel"/>
    <w:tmpl w:val="6710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5F3D034E"/>
    <w:multiLevelType w:val="multilevel"/>
    <w:tmpl w:val="0F34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5F463F8A"/>
    <w:multiLevelType w:val="multilevel"/>
    <w:tmpl w:val="83F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5F840454"/>
    <w:multiLevelType w:val="multilevel"/>
    <w:tmpl w:val="8C2AA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5F9A52FE"/>
    <w:multiLevelType w:val="multilevel"/>
    <w:tmpl w:val="1C78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5F9C3DCC"/>
    <w:multiLevelType w:val="multilevel"/>
    <w:tmpl w:val="DDF0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5FB60A4E"/>
    <w:multiLevelType w:val="multilevel"/>
    <w:tmpl w:val="FBB8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5FBB47E7"/>
    <w:multiLevelType w:val="multilevel"/>
    <w:tmpl w:val="79E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5FC14352"/>
    <w:multiLevelType w:val="multilevel"/>
    <w:tmpl w:val="C9C2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5FCE3F70"/>
    <w:multiLevelType w:val="multilevel"/>
    <w:tmpl w:val="BD1C7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5FD94789"/>
    <w:multiLevelType w:val="multilevel"/>
    <w:tmpl w:val="1D28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5FEE7200"/>
    <w:multiLevelType w:val="multilevel"/>
    <w:tmpl w:val="54C6A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600600FC"/>
    <w:multiLevelType w:val="multilevel"/>
    <w:tmpl w:val="F31C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600D200E"/>
    <w:multiLevelType w:val="multilevel"/>
    <w:tmpl w:val="E00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60114A5A"/>
    <w:multiLevelType w:val="multilevel"/>
    <w:tmpl w:val="47DE5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602F39CF"/>
    <w:multiLevelType w:val="multilevel"/>
    <w:tmpl w:val="115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606A0FCA"/>
    <w:multiLevelType w:val="multilevel"/>
    <w:tmpl w:val="CD46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606A197E"/>
    <w:multiLevelType w:val="multilevel"/>
    <w:tmpl w:val="3C3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60782DA0"/>
    <w:multiLevelType w:val="multilevel"/>
    <w:tmpl w:val="2A50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15:restartNumberingAfterBreak="0">
    <w:nsid w:val="607B1FEA"/>
    <w:multiLevelType w:val="multilevel"/>
    <w:tmpl w:val="218C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6" w15:restartNumberingAfterBreak="0">
    <w:nsid w:val="61250A71"/>
    <w:multiLevelType w:val="multilevel"/>
    <w:tmpl w:val="753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613B7107"/>
    <w:multiLevelType w:val="multilevel"/>
    <w:tmpl w:val="CFE2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61611407"/>
    <w:multiLevelType w:val="multilevel"/>
    <w:tmpl w:val="0406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618F0771"/>
    <w:multiLevelType w:val="multilevel"/>
    <w:tmpl w:val="3AA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61A24589"/>
    <w:multiLevelType w:val="multilevel"/>
    <w:tmpl w:val="983C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61A547BF"/>
    <w:multiLevelType w:val="multilevel"/>
    <w:tmpl w:val="3968B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2" w15:restartNumberingAfterBreak="0">
    <w:nsid w:val="61D15912"/>
    <w:multiLevelType w:val="multilevel"/>
    <w:tmpl w:val="C02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61F71998"/>
    <w:multiLevelType w:val="multilevel"/>
    <w:tmpl w:val="0336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622F0246"/>
    <w:multiLevelType w:val="multilevel"/>
    <w:tmpl w:val="F0A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5" w15:restartNumberingAfterBreak="0">
    <w:nsid w:val="6231499F"/>
    <w:multiLevelType w:val="multilevel"/>
    <w:tmpl w:val="3BEC5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6245450A"/>
    <w:multiLevelType w:val="multilevel"/>
    <w:tmpl w:val="9598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625118EB"/>
    <w:multiLevelType w:val="multilevel"/>
    <w:tmpl w:val="5E5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62692F30"/>
    <w:multiLevelType w:val="multilevel"/>
    <w:tmpl w:val="108AE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626B7445"/>
    <w:multiLevelType w:val="multilevel"/>
    <w:tmpl w:val="B5CC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15:restartNumberingAfterBreak="0">
    <w:nsid w:val="6270342C"/>
    <w:multiLevelType w:val="multilevel"/>
    <w:tmpl w:val="7476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627E3B41"/>
    <w:multiLevelType w:val="multilevel"/>
    <w:tmpl w:val="F2B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62D42897"/>
    <w:multiLevelType w:val="multilevel"/>
    <w:tmpl w:val="ABDC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62DB45E6"/>
    <w:multiLevelType w:val="multilevel"/>
    <w:tmpl w:val="7D4C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4" w15:restartNumberingAfterBreak="0">
    <w:nsid w:val="630924D3"/>
    <w:multiLevelType w:val="multilevel"/>
    <w:tmpl w:val="B2F4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63260601"/>
    <w:multiLevelType w:val="multilevel"/>
    <w:tmpl w:val="190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633D546E"/>
    <w:multiLevelType w:val="multilevel"/>
    <w:tmpl w:val="A4F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63481D1F"/>
    <w:multiLevelType w:val="multilevel"/>
    <w:tmpl w:val="BD82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63481F71"/>
    <w:multiLevelType w:val="multilevel"/>
    <w:tmpl w:val="F338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639D417D"/>
    <w:multiLevelType w:val="multilevel"/>
    <w:tmpl w:val="1B2244C0"/>
    <w:lvl w:ilvl="0">
      <w:start w:val="10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30" w15:restartNumberingAfterBreak="0">
    <w:nsid w:val="63BE36CF"/>
    <w:multiLevelType w:val="multilevel"/>
    <w:tmpl w:val="9F4EF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63DD5BD4"/>
    <w:multiLevelType w:val="multilevel"/>
    <w:tmpl w:val="1A24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63FB4FF1"/>
    <w:multiLevelType w:val="multilevel"/>
    <w:tmpl w:val="20968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64100EDD"/>
    <w:multiLevelType w:val="multilevel"/>
    <w:tmpl w:val="E570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6410159D"/>
    <w:multiLevelType w:val="multilevel"/>
    <w:tmpl w:val="D90E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64141E0C"/>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64316723"/>
    <w:multiLevelType w:val="multilevel"/>
    <w:tmpl w:val="F846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64624530"/>
    <w:multiLevelType w:val="multilevel"/>
    <w:tmpl w:val="06FEB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64683D4E"/>
    <w:multiLevelType w:val="multilevel"/>
    <w:tmpl w:val="3D94A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9" w15:restartNumberingAfterBreak="0">
    <w:nsid w:val="647B0107"/>
    <w:multiLevelType w:val="multilevel"/>
    <w:tmpl w:val="541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649A2ECC"/>
    <w:multiLevelType w:val="multilevel"/>
    <w:tmpl w:val="FBD26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64A30021"/>
    <w:multiLevelType w:val="multilevel"/>
    <w:tmpl w:val="5D8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64C07306"/>
    <w:multiLevelType w:val="multilevel"/>
    <w:tmpl w:val="FA763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64D63983"/>
    <w:multiLevelType w:val="multilevel"/>
    <w:tmpl w:val="34B2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65054331"/>
    <w:multiLevelType w:val="multilevel"/>
    <w:tmpl w:val="EB52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651D4313"/>
    <w:multiLevelType w:val="multilevel"/>
    <w:tmpl w:val="E83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65720335"/>
    <w:multiLevelType w:val="multilevel"/>
    <w:tmpl w:val="89E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65C16227"/>
    <w:multiLevelType w:val="multilevel"/>
    <w:tmpl w:val="991A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65D56069"/>
    <w:multiLevelType w:val="multilevel"/>
    <w:tmpl w:val="E9EC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65E146A8"/>
    <w:multiLevelType w:val="multilevel"/>
    <w:tmpl w:val="D3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65ED7894"/>
    <w:multiLevelType w:val="multilevel"/>
    <w:tmpl w:val="263C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66087C3E"/>
    <w:multiLevelType w:val="multilevel"/>
    <w:tmpl w:val="776CD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660C2472"/>
    <w:multiLevelType w:val="multilevel"/>
    <w:tmpl w:val="A4969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661B6F6D"/>
    <w:multiLevelType w:val="multilevel"/>
    <w:tmpl w:val="FEE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661D3AF1"/>
    <w:multiLevelType w:val="multilevel"/>
    <w:tmpl w:val="EC12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662853CF"/>
    <w:multiLevelType w:val="multilevel"/>
    <w:tmpl w:val="CC4E5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662C7EC0"/>
    <w:multiLevelType w:val="multilevel"/>
    <w:tmpl w:val="D63C7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667323E0"/>
    <w:multiLevelType w:val="multilevel"/>
    <w:tmpl w:val="240C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66923E50"/>
    <w:multiLevelType w:val="multilevel"/>
    <w:tmpl w:val="7D62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15:restartNumberingAfterBreak="0">
    <w:nsid w:val="6695385E"/>
    <w:multiLevelType w:val="multilevel"/>
    <w:tmpl w:val="66460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0" w15:restartNumberingAfterBreak="0">
    <w:nsid w:val="66970917"/>
    <w:multiLevelType w:val="multilevel"/>
    <w:tmpl w:val="AB2E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66993661"/>
    <w:multiLevelType w:val="multilevel"/>
    <w:tmpl w:val="B396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670B6835"/>
    <w:multiLevelType w:val="multilevel"/>
    <w:tmpl w:val="F8F8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67782B75"/>
    <w:multiLevelType w:val="multilevel"/>
    <w:tmpl w:val="C8CCD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6778370D"/>
    <w:multiLevelType w:val="multilevel"/>
    <w:tmpl w:val="640A5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5" w15:restartNumberingAfterBreak="0">
    <w:nsid w:val="67852F4B"/>
    <w:multiLevelType w:val="multilevel"/>
    <w:tmpl w:val="2FD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67A31792"/>
    <w:multiLevelType w:val="multilevel"/>
    <w:tmpl w:val="00AAB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67D06B30"/>
    <w:multiLevelType w:val="multilevel"/>
    <w:tmpl w:val="CCBCD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67EA55C9"/>
    <w:multiLevelType w:val="multilevel"/>
    <w:tmpl w:val="7858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67EC0EF9"/>
    <w:multiLevelType w:val="multilevel"/>
    <w:tmpl w:val="2202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67ED36F9"/>
    <w:multiLevelType w:val="multilevel"/>
    <w:tmpl w:val="5F607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67F578BD"/>
    <w:multiLevelType w:val="multilevel"/>
    <w:tmpl w:val="66D0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67F862B5"/>
    <w:multiLevelType w:val="multilevel"/>
    <w:tmpl w:val="FC420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680C5646"/>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68640789"/>
    <w:multiLevelType w:val="multilevel"/>
    <w:tmpl w:val="6CFE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689E390B"/>
    <w:multiLevelType w:val="multilevel"/>
    <w:tmpl w:val="476A4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689F60EB"/>
    <w:multiLevelType w:val="multilevel"/>
    <w:tmpl w:val="A1E8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68A00815"/>
    <w:multiLevelType w:val="multilevel"/>
    <w:tmpl w:val="763C6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68AD7E48"/>
    <w:multiLevelType w:val="multilevel"/>
    <w:tmpl w:val="D27C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68C059F7"/>
    <w:multiLevelType w:val="multilevel"/>
    <w:tmpl w:val="52DAD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68C17F5E"/>
    <w:multiLevelType w:val="multilevel"/>
    <w:tmpl w:val="1A323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68CB7BD7"/>
    <w:multiLevelType w:val="multilevel"/>
    <w:tmpl w:val="72E2D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690073C3"/>
    <w:multiLevelType w:val="multilevel"/>
    <w:tmpl w:val="806E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69425977"/>
    <w:multiLevelType w:val="multilevel"/>
    <w:tmpl w:val="D910B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6943022F"/>
    <w:multiLevelType w:val="multilevel"/>
    <w:tmpl w:val="0198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69744E2B"/>
    <w:multiLevelType w:val="multilevel"/>
    <w:tmpl w:val="2D10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69BC2E34"/>
    <w:multiLevelType w:val="multilevel"/>
    <w:tmpl w:val="90966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6A0D4E29"/>
    <w:multiLevelType w:val="multilevel"/>
    <w:tmpl w:val="5E7E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6A1D38A8"/>
    <w:multiLevelType w:val="multilevel"/>
    <w:tmpl w:val="86C22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6A2D121B"/>
    <w:multiLevelType w:val="multilevel"/>
    <w:tmpl w:val="92485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6A4A5A35"/>
    <w:multiLevelType w:val="multilevel"/>
    <w:tmpl w:val="CF68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6A4C2893"/>
    <w:multiLevelType w:val="multilevel"/>
    <w:tmpl w:val="B4804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6A5F1D8F"/>
    <w:multiLevelType w:val="multilevel"/>
    <w:tmpl w:val="63F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6A9A6CF2"/>
    <w:multiLevelType w:val="multilevel"/>
    <w:tmpl w:val="AAEC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6AA51003"/>
    <w:multiLevelType w:val="multilevel"/>
    <w:tmpl w:val="EB5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5" w15:restartNumberingAfterBreak="0">
    <w:nsid w:val="6AAF7F98"/>
    <w:multiLevelType w:val="multilevel"/>
    <w:tmpl w:val="62A2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6AB570A4"/>
    <w:multiLevelType w:val="multilevel"/>
    <w:tmpl w:val="2DF8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6ACE350B"/>
    <w:multiLevelType w:val="multilevel"/>
    <w:tmpl w:val="6A7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6AE52C84"/>
    <w:multiLevelType w:val="multilevel"/>
    <w:tmpl w:val="EB4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6AF17C93"/>
    <w:multiLevelType w:val="multilevel"/>
    <w:tmpl w:val="ECBE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6AFF1338"/>
    <w:multiLevelType w:val="multilevel"/>
    <w:tmpl w:val="21DE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6B014E7A"/>
    <w:multiLevelType w:val="multilevel"/>
    <w:tmpl w:val="BDF8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2" w15:restartNumberingAfterBreak="0">
    <w:nsid w:val="6B0610EA"/>
    <w:multiLevelType w:val="multilevel"/>
    <w:tmpl w:val="4AC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6B281CC8"/>
    <w:multiLevelType w:val="multilevel"/>
    <w:tmpl w:val="B11C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4" w15:restartNumberingAfterBreak="0">
    <w:nsid w:val="6B421FE7"/>
    <w:multiLevelType w:val="multilevel"/>
    <w:tmpl w:val="11DC7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6B9E6015"/>
    <w:multiLevelType w:val="multilevel"/>
    <w:tmpl w:val="9B72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6BA86BF6"/>
    <w:multiLevelType w:val="multilevel"/>
    <w:tmpl w:val="2B7C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6BBB33DE"/>
    <w:multiLevelType w:val="multilevel"/>
    <w:tmpl w:val="FF1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6BC07501"/>
    <w:multiLevelType w:val="multilevel"/>
    <w:tmpl w:val="1612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9" w15:restartNumberingAfterBreak="0">
    <w:nsid w:val="6BD7625B"/>
    <w:multiLevelType w:val="multilevel"/>
    <w:tmpl w:val="329E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6BEE518F"/>
    <w:multiLevelType w:val="multilevel"/>
    <w:tmpl w:val="656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6BF85507"/>
    <w:multiLevelType w:val="multilevel"/>
    <w:tmpl w:val="46F6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6C247741"/>
    <w:multiLevelType w:val="multilevel"/>
    <w:tmpl w:val="7DB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6C3276FC"/>
    <w:multiLevelType w:val="multilevel"/>
    <w:tmpl w:val="FAC63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4" w15:restartNumberingAfterBreak="0">
    <w:nsid w:val="6C426E47"/>
    <w:multiLevelType w:val="multilevel"/>
    <w:tmpl w:val="DA9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6C5546C4"/>
    <w:multiLevelType w:val="multilevel"/>
    <w:tmpl w:val="43BA8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6" w15:restartNumberingAfterBreak="0">
    <w:nsid w:val="6C6E1805"/>
    <w:multiLevelType w:val="multilevel"/>
    <w:tmpl w:val="4C607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7" w15:restartNumberingAfterBreak="0">
    <w:nsid w:val="6C8F68AC"/>
    <w:multiLevelType w:val="multilevel"/>
    <w:tmpl w:val="D8C6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6C944712"/>
    <w:multiLevelType w:val="multilevel"/>
    <w:tmpl w:val="6798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6C9E37E0"/>
    <w:multiLevelType w:val="multilevel"/>
    <w:tmpl w:val="8A34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6CA82C98"/>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1" w15:restartNumberingAfterBreak="0">
    <w:nsid w:val="6CBA668C"/>
    <w:multiLevelType w:val="multilevel"/>
    <w:tmpl w:val="A622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6CF1310C"/>
    <w:multiLevelType w:val="multilevel"/>
    <w:tmpl w:val="A8E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6CFE0E95"/>
    <w:multiLevelType w:val="multilevel"/>
    <w:tmpl w:val="1CEE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6D0B15C9"/>
    <w:multiLevelType w:val="multilevel"/>
    <w:tmpl w:val="F25A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5" w15:restartNumberingAfterBreak="0">
    <w:nsid w:val="6D1C1550"/>
    <w:multiLevelType w:val="multilevel"/>
    <w:tmpl w:val="9154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6D453BC7"/>
    <w:multiLevelType w:val="multilevel"/>
    <w:tmpl w:val="E3C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6D4947B3"/>
    <w:multiLevelType w:val="multilevel"/>
    <w:tmpl w:val="D556B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8" w15:restartNumberingAfterBreak="0">
    <w:nsid w:val="6D5A6E3C"/>
    <w:multiLevelType w:val="multilevel"/>
    <w:tmpl w:val="762E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6D5C3CB2"/>
    <w:multiLevelType w:val="multilevel"/>
    <w:tmpl w:val="583E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6D65110E"/>
    <w:multiLevelType w:val="multilevel"/>
    <w:tmpl w:val="EDC6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6D8E2A78"/>
    <w:multiLevelType w:val="multilevel"/>
    <w:tmpl w:val="E2CC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6D9E116E"/>
    <w:multiLevelType w:val="multilevel"/>
    <w:tmpl w:val="C100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6E003AB5"/>
    <w:multiLevelType w:val="multilevel"/>
    <w:tmpl w:val="BEB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6E03385D"/>
    <w:multiLevelType w:val="multilevel"/>
    <w:tmpl w:val="1B72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6E3008F2"/>
    <w:multiLevelType w:val="multilevel"/>
    <w:tmpl w:val="BF26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6E307F89"/>
    <w:multiLevelType w:val="multilevel"/>
    <w:tmpl w:val="1ABE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7" w15:restartNumberingAfterBreak="0">
    <w:nsid w:val="6E393FE3"/>
    <w:multiLevelType w:val="multilevel"/>
    <w:tmpl w:val="4DA66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6E3A7F31"/>
    <w:multiLevelType w:val="multilevel"/>
    <w:tmpl w:val="8870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6E4637AD"/>
    <w:multiLevelType w:val="multilevel"/>
    <w:tmpl w:val="2C565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0" w15:restartNumberingAfterBreak="0">
    <w:nsid w:val="6E4E6C52"/>
    <w:multiLevelType w:val="multilevel"/>
    <w:tmpl w:val="95FA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1" w15:restartNumberingAfterBreak="0">
    <w:nsid w:val="6E79667C"/>
    <w:multiLevelType w:val="multilevel"/>
    <w:tmpl w:val="C1A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6E8D5F9E"/>
    <w:multiLevelType w:val="multilevel"/>
    <w:tmpl w:val="1A7C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3" w15:restartNumberingAfterBreak="0">
    <w:nsid w:val="6ED825CD"/>
    <w:multiLevelType w:val="multilevel"/>
    <w:tmpl w:val="B434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6F0A330F"/>
    <w:multiLevelType w:val="multilevel"/>
    <w:tmpl w:val="FFC4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6F1A10E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6" w15:restartNumberingAfterBreak="0">
    <w:nsid w:val="6F710EC3"/>
    <w:multiLevelType w:val="multilevel"/>
    <w:tmpl w:val="E3E2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6F75200A"/>
    <w:multiLevelType w:val="multilevel"/>
    <w:tmpl w:val="AE3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6FB25F08"/>
    <w:multiLevelType w:val="multilevel"/>
    <w:tmpl w:val="DB5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6FCC283B"/>
    <w:multiLevelType w:val="multilevel"/>
    <w:tmpl w:val="51905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6FD50998"/>
    <w:multiLevelType w:val="multilevel"/>
    <w:tmpl w:val="6E3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70146C86"/>
    <w:multiLevelType w:val="multilevel"/>
    <w:tmpl w:val="2502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2" w15:restartNumberingAfterBreak="0">
    <w:nsid w:val="701A6241"/>
    <w:multiLevelType w:val="multilevel"/>
    <w:tmpl w:val="2C4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702171C5"/>
    <w:multiLevelType w:val="multilevel"/>
    <w:tmpl w:val="A56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702503CC"/>
    <w:multiLevelType w:val="multilevel"/>
    <w:tmpl w:val="AFBE9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70BB752E"/>
    <w:multiLevelType w:val="multilevel"/>
    <w:tmpl w:val="83A6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70BE6D4C"/>
    <w:multiLevelType w:val="multilevel"/>
    <w:tmpl w:val="BB788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70C516CC"/>
    <w:multiLevelType w:val="multilevel"/>
    <w:tmpl w:val="AC34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8" w15:restartNumberingAfterBreak="0">
    <w:nsid w:val="70C62BD8"/>
    <w:multiLevelType w:val="multilevel"/>
    <w:tmpl w:val="8F3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70CA4950"/>
    <w:multiLevelType w:val="multilevel"/>
    <w:tmpl w:val="6B1C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70D9130D"/>
    <w:multiLevelType w:val="multilevel"/>
    <w:tmpl w:val="3926B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70DD20FB"/>
    <w:multiLevelType w:val="multilevel"/>
    <w:tmpl w:val="D268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2" w15:restartNumberingAfterBreak="0">
    <w:nsid w:val="713E1715"/>
    <w:multiLevelType w:val="multilevel"/>
    <w:tmpl w:val="822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71441C1D"/>
    <w:multiLevelType w:val="multilevel"/>
    <w:tmpl w:val="830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71453CF2"/>
    <w:multiLevelType w:val="multilevel"/>
    <w:tmpl w:val="8D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714B27E1"/>
    <w:multiLevelType w:val="multilevel"/>
    <w:tmpl w:val="5328B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6" w15:restartNumberingAfterBreak="0">
    <w:nsid w:val="7163241F"/>
    <w:multiLevelType w:val="multilevel"/>
    <w:tmpl w:val="D70A39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717D1F34"/>
    <w:multiLevelType w:val="multilevel"/>
    <w:tmpl w:val="75D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718B3A19"/>
    <w:multiLevelType w:val="multilevel"/>
    <w:tmpl w:val="3182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7209255B"/>
    <w:multiLevelType w:val="multilevel"/>
    <w:tmpl w:val="76E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72113F94"/>
    <w:multiLevelType w:val="multilevel"/>
    <w:tmpl w:val="948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726E3FAA"/>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2" w15:restartNumberingAfterBreak="0">
    <w:nsid w:val="726F6918"/>
    <w:multiLevelType w:val="multilevel"/>
    <w:tmpl w:val="268C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727F37AB"/>
    <w:multiLevelType w:val="multilevel"/>
    <w:tmpl w:val="3C888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4" w15:restartNumberingAfterBreak="0">
    <w:nsid w:val="72AE5B65"/>
    <w:multiLevelType w:val="hybridMultilevel"/>
    <w:tmpl w:val="0B46CD3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5" w15:restartNumberingAfterBreak="0">
    <w:nsid w:val="72C37211"/>
    <w:multiLevelType w:val="multilevel"/>
    <w:tmpl w:val="6B507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72E4584E"/>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7" w15:restartNumberingAfterBreak="0">
    <w:nsid w:val="72EE5327"/>
    <w:multiLevelType w:val="multilevel"/>
    <w:tmpl w:val="8432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731379D7"/>
    <w:multiLevelType w:val="multilevel"/>
    <w:tmpl w:val="013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73512B71"/>
    <w:multiLevelType w:val="multilevel"/>
    <w:tmpl w:val="6E226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73514DF3"/>
    <w:multiLevelType w:val="multilevel"/>
    <w:tmpl w:val="70D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738A4DA5"/>
    <w:multiLevelType w:val="multilevel"/>
    <w:tmpl w:val="E7F0A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739A3A1F"/>
    <w:multiLevelType w:val="multilevel"/>
    <w:tmpl w:val="F534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73C93F9D"/>
    <w:multiLevelType w:val="multilevel"/>
    <w:tmpl w:val="5A886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73FA7C01"/>
    <w:multiLevelType w:val="multilevel"/>
    <w:tmpl w:val="FAB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74040157"/>
    <w:multiLevelType w:val="multilevel"/>
    <w:tmpl w:val="2518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742F70E3"/>
    <w:multiLevelType w:val="multilevel"/>
    <w:tmpl w:val="13B4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74344AD8"/>
    <w:multiLevelType w:val="multilevel"/>
    <w:tmpl w:val="27E0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8" w15:restartNumberingAfterBreak="0">
    <w:nsid w:val="74675F6F"/>
    <w:multiLevelType w:val="multilevel"/>
    <w:tmpl w:val="F34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9" w15:restartNumberingAfterBreak="0">
    <w:nsid w:val="753F4F74"/>
    <w:multiLevelType w:val="multilevel"/>
    <w:tmpl w:val="B7DE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754B1F2A"/>
    <w:multiLevelType w:val="multilevel"/>
    <w:tmpl w:val="6BBC9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75660DBC"/>
    <w:multiLevelType w:val="multilevel"/>
    <w:tmpl w:val="111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759B0AC6"/>
    <w:multiLevelType w:val="multilevel"/>
    <w:tmpl w:val="0C2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75A104B2"/>
    <w:multiLevelType w:val="multilevel"/>
    <w:tmpl w:val="8ED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75AF1DDA"/>
    <w:multiLevelType w:val="multilevel"/>
    <w:tmpl w:val="BB761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5" w15:restartNumberingAfterBreak="0">
    <w:nsid w:val="75FA37F7"/>
    <w:multiLevelType w:val="multilevel"/>
    <w:tmpl w:val="5D027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6" w15:restartNumberingAfterBreak="0">
    <w:nsid w:val="761A1D6D"/>
    <w:multiLevelType w:val="multilevel"/>
    <w:tmpl w:val="35684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7" w15:restartNumberingAfterBreak="0">
    <w:nsid w:val="761E3B19"/>
    <w:multiLevelType w:val="multilevel"/>
    <w:tmpl w:val="C29A0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8" w15:restartNumberingAfterBreak="0">
    <w:nsid w:val="765037AD"/>
    <w:multiLevelType w:val="multilevel"/>
    <w:tmpl w:val="2A40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7655607B"/>
    <w:multiLevelType w:val="multilevel"/>
    <w:tmpl w:val="5498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765C66EF"/>
    <w:multiLevelType w:val="multilevel"/>
    <w:tmpl w:val="3D62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76AF7772"/>
    <w:multiLevelType w:val="multilevel"/>
    <w:tmpl w:val="206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76B601C2"/>
    <w:multiLevelType w:val="multilevel"/>
    <w:tmpl w:val="35C2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3" w15:restartNumberingAfterBreak="0">
    <w:nsid w:val="76D228C0"/>
    <w:multiLevelType w:val="multilevel"/>
    <w:tmpl w:val="FC527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4" w15:restartNumberingAfterBreak="0">
    <w:nsid w:val="76E6160B"/>
    <w:multiLevelType w:val="multilevel"/>
    <w:tmpl w:val="B76A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76E62921"/>
    <w:multiLevelType w:val="multilevel"/>
    <w:tmpl w:val="091E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76F023F4"/>
    <w:multiLevelType w:val="multilevel"/>
    <w:tmpl w:val="12409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76F26D5C"/>
    <w:multiLevelType w:val="multilevel"/>
    <w:tmpl w:val="700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76F8667E"/>
    <w:multiLevelType w:val="multilevel"/>
    <w:tmpl w:val="7E3A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771D6BD1"/>
    <w:multiLevelType w:val="multilevel"/>
    <w:tmpl w:val="186E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772049DA"/>
    <w:multiLevelType w:val="multilevel"/>
    <w:tmpl w:val="076E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1" w15:restartNumberingAfterBreak="0">
    <w:nsid w:val="77331FCF"/>
    <w:multiLevelType w:val="multilevel"/>
    <w:tmpl w:val="05E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773341CF"/>
    <w:multiLevelType w:val="multilevel"/>
    <w:tmpl w:val="D4A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15:restartNumberingAfterBreak="0">
    <w:nsid w:val="774E4477"/>
    <w:multiLevelType w:val="multilevel"/>
    <w:tmpl w:val="B366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4" w15:restartNumberingAfterBreak="0">
    <w:nsid w:val="777637CD"/>
    <w:multiLevelType w:val="multilevel"/>
    <w:tmpl w:val="F0B88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77C80912"/>
    <w:multiLevelType w:val="multilevel"/>
    <w:tmpl w:val="3596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78121B33"/>
    <w:multiLevelType w:val="multilevel"/>
    <w:tmpl w:val="4E7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7" w15:restartNumberingAfterBreak="0">
    <w:nsid w:val="78193510"/>
    <w:multiLevelType w:val="multilevel"/>
    <w:tmpl w:val="DE4A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8" w15:restartNumberingAfterBreak="0">
    <w:nsid w:val="78244B15"/>
    <w:multiLevelType w:val="multilevel"/>
    <w:tmpl w:val="3E7A2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783A16D9"/>
    <w:multiLevelType w:val="multilevel"/>
    <w:tmpl w:val="5FB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78646DDB"/>
    <w:multiLevelType w:val="multilevel"/>
    <w:tmpl w:val="8A660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1" w15:restartNumberingAfterBreak="0">
    <w:nsid w:val="78800977"/>
    <w:multiLevelType w:val="multilevel"/>
    <w:tmpl w:val="9C8C5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78AE7D3E"/>
    <w:multiLevelType w:val="hybridMultilevel"/>
    <w:tmpl w:val="2B688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3" w15:restartNumberingAfterBreak="0">
    <w:nsid w:val="78E25B68"/>
    <w:multiLevelType w:val="multilevel"/>
    <w:tmpl w:val="C3B6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7957638A"/>
    <w:multiLevelType w:val="multilevel"/>
    <w:tmpl w:val="D6D44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79614E87"/>
    <w:multiLevelType w:val="multilevel"/>
    <w:tmpl w:val="99C4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7978543B"/>
    <w:multiLevelType w:val="multilevel"/>
    <w:tmpl w:val="514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7" w15:restartNumberingAfterBreak="0">
    <w:nsid w:val="79CF4F19"/>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8" w15:restartNumberingAfterBreak="0">
    <w:nsid w:val="7A1B3D9A"/>
    <w:multiLevelType w:val="multilevel"/>
    <w:tmpl w:val="F07E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7A265BEF"/>
    <w:multiLevelType w:val="multilevel"/>
    <w:tmpl w:val="6730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7A392F9E"/>
    <w:multiLevelType w:val="multilevel"/>
    <w:tmpl w:val="F372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7A457542"/>
    <w:multiLevelType w:val="multilevel"/>
    <w:tmpl w:val="805A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7A4C12EC"/>
    <w:multiLevelType w:val="multilevel"/>
    <w:tmpl w:val="4B2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3" w15:restartNumberingAfterBreak="0">
    <w:nsid w:val="7A5606E1"/>
    <w:multiLevelType w:val="multilevel"/>
    <w:tmpl w:val="17E2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7A6E1392"/>
    <w:multiLevelType w:val="multilevel"/>
    <w:tmpl w:val="0472E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7A961420"/>
    <w:multiLevelType w:val="multilevel"/>
    <w:tmpl w:val="7E82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7AB8371B"/>
    <w:multiLevelType w:val="multilevel"/>
    <w:tmpl w:val="9F807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7" w15:restartNumberingAfterBreak="0">
    <w:nsid w:val="7AC53387"/>
    <w:multiLevelType w:val="multilevel"/>
    <w:tmpl w:val="DDF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7AE6130A"/>
    <w:multiLevelType w:val="multilevel"/>
    <w:tmpl w:val="3910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7B066618"/>
    <w:multiLevelType w:val="multilevel"/>
    <w:tmpl w:val="F290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7B0F3EEE"/>
    <w:multiLevelType w:val="multilevel"/>
    <w:tmpl w:val="EB7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7B20582B"/>
    <w:multiLevelType w:val="multilevel"/>
    <w:tmpl w:val="6D828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7B6C436C"/>
    <w:multiLevelType w:val="multilevel"/>
    <w:tmpl w:val="A21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7B761F82"/>
    <w:multiLevelType w:val="multilevel"/>
    <w:tmpl w:val="F39EB3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4" w15:restartNumberingAfterBreak="0">
    <w:nsid w:val="7B955A38"/>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5" w15:restartNumberingAfterBreak="0">
    <w:nsid w:val="7BA24F20"/>
    <w:multiLevelType w:val="multilevel"/>
    <w:tmpl w:val="9996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7BBB119B"/>
    <w:multiLevelType w:val="multilevel"/>
    <w:tmpl w:val="5B7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7BBF2028"/>
    <w:multiLevelType w:val="multilevel"/>
    <w:tmpl w:val="92D8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7BC225BE"/>
    <w:multiLevelType w:val="multilevel"/>
    <w:tmpl w:val="A87C496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7BF07DFD"/>
    <w:multiLevelType w:val="multilevel"/>
    <w:tmpl w:val="547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7C006873"/>
    <w:multiLevelType w:val="multilevel"/>
    <w:tmpl w:val="AB8C8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1" w15:restartNumberingAfterBreak="0">
    <w:nsid w:val="7C0A6CF4"/>
    <w:multiLevelType w:val="multilevel"/>
    <w:tmpl w:val="3048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7C4C559D"/>
    <w:multiLevelType w:val="multilevel"/>
    <w:tmpl w:val="6186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7C547F68"/>
    <w:multiLevelType w:val="multilevel"/>
    <w:tmpl w:val="373E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7C687D1A"/>
    <w:multiLevelType w:val="multilevel"/>
    <w:tmpl w:val="4272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7C6D415D"/>
    <w:multiLevelType w:val="multilevel"/>
    <w:tmpl w:val="B78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7C7560A2"/>
    <w:multiLevelType w:val="multilevel"/>
    <w:tmpl w:val="DB66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7C7E33CB"/>
    <w:multiLevelType w:val="multilevel"/>
    <w:tmpl w:val="7708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7CAD45EF"/>
    <w:multiLevelType w:val="multilevel"/>
    <w:tmpl w:val="69DE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9" w15:restartNumberingAfterBreak="0">
    <w:nsid w:val="7CBE4DAE"/>
    <w:multiLevelType w:val="multilevel"/>
    <w:tmpl w:val="82849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0" w15:restartNumberingAfterBreak="0">
    <w:nsid w:val="7CE003C5"/>
    <w:multiLevelType w:val="multilevel"/>
    <w:tmpl w:val="B19C5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1" w15:restartNumberingAfterBreak="0">
    <w:nsid w:val="7CFE681D"/>
    <w:multiLevelType w:val="multilevel"/>
    <w:tmpl w:val="EC9E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7D02788E"/>
    <w:multiLevelType w:val="multilevel"/>
    <w:tmpl w:val="4FC0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7D1564FB"/>
    <w:multiLevelType w:val="multilevel"/>
    <w:tmpl w:val="9118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7D1867B4"/>
    <w:multiLevelType w:val="multilevel"/>
    <w:tmpl w:val="86E6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7D3A63D7"/>
    <w:multiLevelType w:val="multilevel"/>
    <w:tmpl w:val="D4D6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6" w15:restartNumberingAfterBreak="0">
    <w:nsid w:val="7D586D40"/>
    <w:multiLevelType w:val="multilevel"/>
    <w:tmpl w:val="198C4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7D5F7030"/>
    <w:multiLevelType w:val="multilevel"/>
    <w:tmpl w:val="70D4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7DB975FA"/>
    <w:multiLevelType w:val="multilevel"/>
    <w:tmpl w:val="827A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7E031A41"/>
    <w:multiLevelType w:val="multilevel"/>
    <w:tmpl w:val="E47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7E2D5EE7"/>
    <w:multiLevelType w:val="multilevel"/>
    <w:tmpl w:val="0C88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1" w15:restartNumberingAfterBreak="0">
    <w:nsid w:val="7E3B7D2E"/>
    <w:multiLevelType w:val="multilevel"/>
    <w:tmpl w:val="34609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2" w15:restartNumberingAfterBreak="0">
    <w:nsid w:val="7E5136DA"/>
    <w:multiLevelType w:val="multilevel"/>
    <w:tmpl w:val="35D22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3" w15:restartNumberingAfterBreak="0">
    <w:nsid w:val="7E5A2431"/>
    <w:multiLevelType w:val="multilevel"/>
    <w:tmpl w:val="662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7E5E227C"/>
    <w:multiLevelType w:val="multilevel"/>
    <w:tmpl w:val="50BCD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5" w15:restartNumberingAfterBreak="0">
    <w:nsid w:val="7E6411DE"/>
    <w:multiLevelType w:val="multilevel"/>
    <w:tmpl w:val="4AEEE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6" w15:restartNumberingAfterBreak="0">
    <w:nsid w:val="7E875337"/>
    <w:multiLevelType w:val="multilevel"/>
    <w:tmpl w:val="6E9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7E915CA5"/>
    <w:multiLevelType w:val="multilevel"/>
    <w:tmpl w:val="D0A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7EC4792B"/>
    <w:multiLevelType w:val="multilevel"/>
    <w:tmpl w:val="9028C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7ECA6440"/>
    <w:multiLevelType w:val="multilevel"/>
    <w:tmpl w:val="5F605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0" w15:restartNumberingAfterBreak="0">
    <w:nsid w:val="7EE4427C"/>
    <w:multiLevelType w:val="multilevel"/>
    <w:tmpl w:val="85F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7F582A3C"/>
    <w:multiLevelType w:val="multilevel"/>
    <w:tmpl w:val="FD5A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7F761F8C"/>
    <w:multiLevelType w:val="hybridMultilevel"/>
    <w:tmpl w:val="DE76F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3" w15:restartNumberingAfterBreak="0">
    <w:nsid w:val="7F7E4694"/>
    <w:multiLevelType w:val="multilevel"/>
    <w:tmpl w:val="E23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7F96641D"/>
    <w:multiLevelType w:val="multilevel"/>
    <w:tmpl w:val="E08E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7F9F57B4"/>
    <w:multiLevelType w:val="multilevel"/>
    <w:tmpl w:val="95C4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6" w15:restartNumberingAfterBreak="0">
    <w:nsid w:val="7FBE031B"/>
    <w:multiLevelType w:val="multilevel"/>
    <w:tmpl w:val="9E48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7FEE2EF0"/>
    <w:multiLevelType w:val="multilevel"/>
    <w:tmpl w:val="AE5C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580611">
    <w:abstractNumId w:val="528"/>
  </w:num>
  <w:num w:numId="2" w16cid:durableId="1052078035">
    <w:abstractNumId w:val="77"/>
  </w:num>
  <w:num w:numId="3" w16cid:durableId="1656836825">
    <w:abstractNumId w:val="709"/>
  </w:num>
  <w:num w:numId="4" w16cid:durableId="293951604">
    <w:abstractNumId w:val="942"/>
  </w:num>
  <w:num w:numId="5" w16cid:durableId="550851210">
    <w:abstractNumId w:val="150"/>
  </w:num>
  <w:num w:numId="6" w16cid:durableId="1849052375">
    <w:abstractNumId w:val="605"/>
  </w:num>
  <w:num w:numId="7" w16cid:durableId="1065032197">
    <w:abstractNumId w:val="228"/>
  </w:num>
  <w:num w:numId="8" w16cid:durableId="379594852">
    <w:abstractNumId w:val="1126"/>
  </w:num>
  <w:num w:numId="9" w16cid:durableId="812947">
    <w:abstractNumId w:val="193"/>
  </w:num>
  <w:num w:numId="10" w16cid:durableId="780802208">
    <w:abstractNumId w:val="549"/>
  </w:num>
  <w:num w:numId="11" w16cid:durableId="534270118">
    <w:abstractNumId w:val="1135"/>
  </w:num>
  <w:num w:numId="12" w16cid:durableId="1829443070">
    <w:abstractNumId w:val="947"/>
  </w:num>
  <w:num w:numId="13" w16cid:durableId="840119156">
    <w:abstractNumId w:val="874"/>
  </w:num>
  <w:num w:numId="14" w16cid:durableId="253825946">
    <w:abstractNumId w:val="265"/>
  </w:num>
  <w:num w:numId="15" w16cid:durableId="223179286">
    <w:abstractNumId w:val="504"/>
  </w:num>
  <w:num w:numId="16" w16cid:durableId="1200510364">
    <w:abstractNumId w:val="44"/>
  </w:num>
  <w:num w:numId="17" w16cid:durableId="1845514201">
    <w:abstractNumId w:val="217"/>
  </w:num>
  <w:num w:numId="18" w16cid:durableId="912355504">
    <w:abstractNumId w:val="42"/>
  </w:num>
  <w:num w:numId="19" w16cid:durableId="1222400078">
    <w:abstractNumId w:val="878"/>
  </w:num>
  <w:num w:numId="20" w16cid:durableId="1108280753">
    <w:abstractNumId w:val="697"/>
  </w:num>
  <w:num w:numId="21" w16cid:durableId="1858495449">
    <w:abstractNumId w:val="165"/>
  </w:num>
  <w:num w:numId="22" w16cid:durableId="1113287371">
    <w:abstractNumId w:val="612"/>
  </w:num>
  <w:num w:numId="23" w16cid:durableId="1892571259">
    <w:abstractNumId w:val="537"/>
  </w:num>
  <w:num w:numId="24" w16cid:durableId="1181896226">
    <w:abstractNumId w:val="439"/>
  </w:num>
  <w:num w:numId="25" w16cid:durableId="716583041">
    <w:abstractNumId w:val="617"/>
  </w:num>
  <w:num w:numId="26" w16cid:durableId="1307659824">
    <w:abstractNumId w:val="658"/>
  </w:num>
  <w:num w:numId="27" w16cid:durableId="379089046">
    <w:abstractNumId w:val="596"/>
  </w:num>
  <w:num w:numId="28" w16cid:durableId="1443106723">
    <w:abstractNumId w:val="1089"/>
  </w:num>
  <w:num w:numId="29" w16cid:durableId="92408462">
    <w:abstractNumId w:val="2"/>
  </w:num>
  <w:num w:numId="30" w16cid:durableId="482044443">
    <w:abstractNumId w:val="179"/>
  </w:num>
  <w:num w:numId="31" w16cid:durableId="1382243836">
    <w:abstractNumId w:val="1042"/>
  </w:num>
  <w:num w:numId="32" w16cid:durableId="1778864976">
    <w:abstractNumId w:val="763"/>
  </w:num>
  <w:num w:numId="33" w16cid:durableId="22173083">
    <w:abstractNumId w:val="220"/>
  </w:num>
  <w:num w:numId="34" w16cid:durableId="335351033">
    <w:abstractNumId w:val="1056"/>
  </w:num>
  <w:num w:numId="35" w16cid:durableId="1859418674">
    <w:abstractNumId w:val="961"/>
  </w:num>
  <w:num w:numId="36" w16cid:durableId="1456367290">
    <w:abstractNumId w:val="447"/>
  </w:num>
  <w:num w:numId="37" w16cid:durableId="1311983879">
    <w:abstractNumId w:val="645"/>
  </w:num>
  <w:num w:numId="38" w16cid:durableId="221139316">
    <w:abstractNumId w:val="839"/>
  </w:num>
  <w:num w:numId="39" w16cid:durableId="1481195476">
    <w:abstractNumId w:val="197"/>
  </w:num>
  <w:num w:numId="40" w16cid:durableId="1071849025">
    <w:abstractNumId w:val="969"/>
  </w:num>
  <w:num w:numId="41" w16cid:durableId="857893802">
    <w:abstractNumId w:val="1006"/>
  </w:num>
  <w:num w:numId="42" w16cid:durableId="7416637">
    <w:abstractNumId w:val="383"/>
  </w:num>
  <w:num w:numId="43" w16cid:durableId="1091774506">
    <w:abstractNumId w:val="1124"/>
  </w:num>
  <w:num w:numId="44" w16cid:durableId="1040590522">
    <w:abstractNumId w:val="225"/>
  </w:num>
  <w:num w:numId="45" w16cid:durableId="1313867470">
    <w:abstractNumId w:val="850"/>
  </w:num>
  <w:num w:numId="46" w16cid:durableId="1113019165">
    <w:abstractNumId w:val="559"/>
  </w:num>
  <w:num w:numId="47" w16cid:durableId="715810462">
    <w:abstractNumId w:val="718"/>
  </w:num>
  <w:num w:numId="48" w16cid:durableId="2145848352">
    <w:abstractNumId w:val="227"/>
  </w:num>
  <w:num w:numId="49" w16cid:durableId="1355422593">
    <w:abstractNumId w:val="675"/>
  </w:num>
  <w:num w:numId="50" w16cid:durableId="2117558799">
    <w:abstractNumId w:val="700"/>
  </w:num>
  <w:num w:numId="51" w16cid:durableId="197359951">
    <w:abstractNumId w:val="164"/>
  </w:num>
  <w:num w:numId="52" w16cid:durableId="1374381897">
    <w:abstractNumId w:val="368"/>
  </w:num>
  <w:num w:numId="53" w16cid:durableId="2033065370">
    <w:abstractNumId w:val="394"/>
  </w:num>
  <w:num w:numId="54" w16cid:durableId="656374255">
    <w:abstractNumId w:val="804"/>
  </w:num>
  <w:num w:numId="55" w16cid:durableId="1095638308">
    <w:abstractNumId w:val="262"/>
  </w:num>
  <w:num w:numId="56" w16cid:durableId="556091824">
    <w:abstractNumId w:val="419"/>
  </w:num>
  <w:num w:numId="57" w16cid:durableId="295260753">
    <w:abstractNumId w:val="246"/>
  </w:num>
  <w:num w:numId="58" w16cid:durableId="2042897914">
    <w:abstractNumId w:val="580"/>
  </w:num>
  <w:num w:numId="59" w16cid:durableId="585649371">
    <w:abstractNumId w:val="171"/>
  </w:num>
  <w:num w:numId="60" w16cid:durableId="1917860696">
    <w:abstractNumId w:val="370"/>
  </w:num>
  <w:num w:numId="61" w16cid:durableId="1799100861">
    <w:abstractNumId w:val="134"/>
  </w:num>
  <w:num w:numId="62" w16cid:durableId="825360566">
    <w:abstractNumId w:val="1015"/>
  </w:num>
  <w:num w:numId="63" w16cid:durableId="1150513193">
    <w:abstractNumId w:val="386"/>
  </w:num>
  <w:num w:numId="64" w16cid:durableId="1428961316">
    <w:abstractNumId w:val="343"/>
  </w:num>
  <w:num w:numId="65" w16cid:durableId="1556967627">
    <w:abstractNumId w:val="660"/>
  </w:num>
  <w:num w:numId="66" w16cid:durableId="262609609">
    <w:abstractNumId w:val="436"/>
  </w:num>
  <w:num w:numId="67" w16cid:durableId="1101797041">
    <w:abstractNumId w:val="911"/>
  </w:num>
  <w:num w:numId="68" w16cid:durableId="1595479915">
    <w:abstractNumId w:val="829"/>
  </w:num>
  <w:num w:numId="69" w16cid:durableId="1336961803">
    <w:abstractNumId w:val="1065"/>
  </w:num>
  <w:num w:numId="70" w16cid:durableId="282229991">
    <w:abstractNumId w:val="879"/>
  </w:num>
  <w:num w:numId="71" w16cid:durableId="890843233">
    <w:abstractNumId w:val="1016"/>
  </w:num>
  <w:num w:numId="72" w16cid:durableId="1606890225">
    <w:abstractNumId w:val="578"/>
  </w:num>
  <w:num w:numId="73" w16cid:durableId="1287083340">
    <w:abstractNumId w:val="1175"/>
  </w:num>
  <w:num w:numId="74" w16cid:durableId="1703557185">
    <w:abstractNumId w:val="16"/>
  </w:num>
  <w:num w:numId="75" w16cid:durableId="2013146729">
    <w:abstractNumId w:val="683"/>
  </w:num>
  <w:num w:numId="76" w16cid:durableId="1600915934">
    <w:abstractNumId w:val="336"/>
  </w:num>
  <w:num w:numId="77" w16cid:durableId="555513067">
    <w:abstractNumId w:val="602"/>
  </w:num>
  <w:num w:numId="78" w16cid:durableId="1797407584">
    <w:abstractNumId w:val="555"/>
  </w:num>
  <w:num w:numId="79" w16cid:durableId="981816080">
    <w:abstractNumId w:val="43"/>
  </w:num>
  <w:num w:numId="80" w16cid:durableId="733626874">
    <w:abstractNumId w:val="886"/>
  </w:num>
  <w:num w:numId="81" w16cid:durableId="1007560118">
    <w:abstractNumId w:val="867"/>
  </w:num>
  <w:num w:numId="82" w16cid:durableId="31075219">
    <w:abstractNumId w:val="1136"/>
  </w:num>
  <w:num w:numId="83" w16cid:durableId="505559808">
    <w:abstractNumId w:val="759"/>
  </w:num>
  <w:num w:numId="84" w16cid:durableId="1332031016">
    <w:abstractNumId w:val="272"/>
  </w:num>
  <w:num w:numId="85" w16cid:durableId="1382364961">
    <w:abstractNumId w:val="919"/>
  </w:num>
  <w:num w:numId="86" w16cid:durableId="1215854236">
    <w:abstractNumId w:val="396"/>
  </w:num>
  <w:num w:numId="87" w16cid:durableId="1338725683">
    <w:abstractNumId w:val="28"/>
  </w:num>
  <w:num w:numId="88" w16cid:durableId="325478645">
    <w:abstractNumId w:val="25"/>
  </w:num>
  <w:num w:numId="89" w16cid:durableId="1053308045">
    <w:abstractNumId w:val="1003"/>
  </w:num>
  <w:num w:numId="90" w16cid:durableId="1181773841">
    <w:abstractNumId w:val="577"/>
  </w:num>
  <w:num w:numId="91" w16cid:durableId="779570633">
    <w:abstractNumId w:val="1026"/>
  </w:num>
  <w:num w:numId="92" w16cid:durableId="1833526206">
    <w:abstractNumId w:val="167"/>
  </w:num>
  <w:num w:numId="93" w16cid:durableId="1226913903">
    <w:abstractNumId w:val="625"/>
  </w:num>
  <w:num w:numId="94" w16cid:durableId="2034453851">
    <w:abstractNumId w:val="32"/>
  </w:num>
  <w:num w:numId="95" w16cid:durableId="208541459">
    <w:abstractNumId w:val="887"/>
  </w:num>
  <w:num w:numId="96" w16cid:durableId="79176782">
    <w:abstractNumId w:val="714"/>
  </w:num>
  <w:num w:numId="97" w16cid:durableId="1396509142">
    <w:abstractNumId w:val="985"/>
  </w:num>
  <w:num w:numId="98" w16cid:durableId="1876231698">
    <w:abstractNumId w:val="61"/>
  </w:num>
  <w:num w:numId="99" w16cid:durableId="1687514420">
    <w:abstractNumId w:val="186"/>
  </w:num>
  <w:num w:numId="100" w16cid:durableId="491872742">
    <w:abstractNumId w:val="362"/>
  </w:num>
  <w:num w:numId="101" w16cid:durableId="186648138">
    <w:abstractNumId w:val="159"/>
  </w:num>
  <w:num w:numId="102" w16cid:durableId="366872489">
    <w:abstractNumId w:val="339"/>
  </w:num>
  <w:num w:numId="103" w16cid:durableId="1008291081">
    <w:abstractNumId w:val="1131"/>
  </w:num>
  <w:num w:numId="104" w16cid:durableId="1529296279">
    <w:abstractNumId w:val="256"/>
  </w:num>
  <w:num w:numId="105" w16cid:durableId="1305351838">
    <w:abstractNumId w:val="260"/>
  </w:num>
  <w:num w:numId="106" w16cid:durableId="723873157">
    <w:abstractNumId w:val="803"/>
  </w:num>
  <w:num w:numId="107" w16cid:durableId="1525826551">
    <w:abstractNumId w:val="825"/>
  </w:num>
  <w:num w:numId="108" w16cid:durableId="1698772035">
    <w:abstractNumId w:val="194"/>
  </w:num>
  <w:num w:numId="109" w16cid:durableId="1312175474">
    <w:abstractNumId w:val="766"/>
  </w:num>
  <w:num w:numId="110" w16cid:durableId="143662779">
    <w:abstractNumId w:val="155"/>
  </w:num>
  <w:num w:numId="111" w16cid:durableId="1065564103">
    <w:abstractNumId w:val="464"/>
  </w:num>
  <w:num w:numId="112" w16cid:durableId="1962564744">
    <w:abstractNumId w:val="1167"/>
  </w:num>
  <w:num w:numId="113" w16cid:durableId="314459018">
    <w:abstractNumId w:val="315"/>
  </w:num>
  <w:num w:numId="114" w16cid:durableId="978535509">
    <w:abstractNumId w:val="806"/>
  </w:num>
  <w:num w:numId="115" w16cid:durableId="103236417">
    <w:abstractNumId w:val="574"/>
  </w:num>
  <w:num w:numId="116" w16cid:durableId="1202939098">
    <w:abstractNumId w:val="748"/>
  </w:num>
  <w:num w:numId="117" w16cid:durableId="1762872249">
    <w:abstractNumId w:val="581"/>
  </w:num>
  <w:num w:numId="118" w16cid:durableId="1381125334">
    <w:abstractNumId w:val="651"/>
  </w:num>
  <w:num w:numId="119" w16cid:durableId="1838306942">
    <w:abstractNumId w:val="1066"/>
  </w:num>
  <w:num w:numId="120" w16cid:durableId="971402577">
    <w:abstractNumId w:val="895"/>
  </w:num>
  <w:num w:numId="121" w16cid:durableId="238908843">
    <w:abstractNumId w:val="448"/>
  </w:num>
  <w:num w:numId="122" w16cid:durableId="731851313">
    <w:abstractNumId w:val="1095"/>
  </w:num>
  <w:num w:numId="123" w16cid:durableId="1338848070">
    <w:abstractNumId w:val="624"/>
  </w:num>
  <w:num w:numId="124" w16cid:durableId="1267232098">
    <w:abstractNumId w:val="613"/>
  </w:num>
  <w:num w:numId="125" w16cid:durableId="629482548">
    <w:abstractNumId w:val="280"/>
  </w:num>
  <w:num w:numId="126" w16cid:durableId="1555581563">
    <w:abstractNumId w:val="365"/>
  </w:num>
  <w:num w:numId="127" w16cid:durableId="649021783">
    <w:abstractNumId w:val="33"/>
  </w:num>
  <w:num w:numId="128" w16cid:durableId="1197474183">
    <w:abstractNumId w:val="772"/>
  </w:num>
  <w:num w:numId="129" w16cid:durableId="503401790">
    <w:abstractNumId w:val="382"/>
  </w:num>
  <w:num w:numId="130" w16cid:durableId="369960293">
    <w:abstractNumId w:val="1096"/>
  </w:num>
  <w:num w:numId="131" w16cid:durableId="410852907">
    <w:abstractNumId w:val="567"/>
  </w:num>
  <w:num w:numId="132" w16cid:durableId="1928687819">
    <w:abstractNumId w:val="87"/>
  </w:num>
  <w:num w:numId="133" w16cid:durableId="2123113436">
    <w:abstractNumId w:val="1103"/>
  </w:num>
  <w:num w:numId="134" w16cid:durableId="1848905332">
    <w:abstractNumId w:val="820"/>
  </w:num>
  <w:num w:numId="135" w16cid:durableId="994916606">
    <w:abstractNumId w:val="1137"/>
  </w:num>
  <w:num w:numId="136" w16cid:durableId="982542806">
    <w:abstractNumId w:val="423"/>
  </w:num>
  <w:num w:numId="137" w16cid:durableId="1462769418">
    <w:abstractNumId w:val="188"/>
  </w:num>
  <w:num w:numId="138" w16cid:durableId="1756972375">
    <w:abstractNumId w:val="55"/>
  </w:num>
  <w:num w:numId="139" w16cid:durableId="510610367">
    <w:abstractNumId w:val="993"/>
  </w:num>
  <w:num w:numId="140" w16cid:durableId="195776127">
    <w:abstractNumId w:val="466"/>
  </w:num>
  <w:num w:numId="141" w16cid:durableId="1509056353">
    <w:abstractNumId w:val="991"/>
  </w:num>
  <w:num w:numId="142" w16cid:durableId="586428438">
    <w:abstractNumId w:val="650"/>
  </w:num>
  <w:num w:numId="143" w16cid:durableId="1120564824">
    <w:abstractNumId w:val="14"/>
  </w:num>
  <w:num w:numId="144" w16cid:durableId="1572545164">
    <w:abstractNumId w:val="819"/>
  </w:num>
  <w:num w:numId="145" w16cid:durableId="413285523">
    <w:abstractNumId w:val="1114"/>
  </w:num>
  <w:num w:numId="146" w16cid:durableId="738484959">
    <w:abstractNumId w:val="291"/>
  </w:num>
  <w:num w:numId="147" w16cid:durableId="836847560">
    <w:abstractNumId w:val="738"/>
  </w:num>
  <w:num w:numId="148" w16cid:durableId="1715956854">
    <w:abstractNumId w:val="119"/>
  </w:num>
  <w:num w:numId="149" w16cid:durableId="1697191741">
    <w:abstractNumId w:val="646"/>
  </w:num>
  <w:num w:numId="150" w16cid:durableId="200486196">
    <w:abstractNumId w:val="298"/>
  </w:num>
  <w:num w:numId="151" w16cid:durableId="2057580371">
    <w:abstractNumId w:val="799"/>
  </w:num>
  <w:num w:numId="152" w16cid:durableId="370226260">
    <w:abstractNumId w:val="914"/>
  </w:num>
  <w:num w:numId="153" w16cid:durableId="1702586621">
    <w:abstractNumId w:val="677"/>
  </w:num>
  <w:num w:numId="154" w16cid:durableId="98913413">
    <w:abstractNumId w:val="1097"/>
  </w:num>
  <w:num w:numId="155" w16cid:durableId="221329715">
    <w:abstractNumId w:val="643"/>
  </w:num>
  <w:num w:numId="156" w16cid:durableId="783235856">
    <w:abstractNumId w:val="302"/>
  </w:num>
  <w:num w:numId="157" w16cid:durableId="1214081943">
    <w:abstractNumId w:val="290"/>
  </w:num>
  <w:num w:numId="158" w16cid:durableId="1311863042">
    <w:abstractNumId w:val="881"/>
  </w:num>
  <w:num w:numId="159" w16cid:durableId="1176577163">
    <w:abstractNumId w:val="400"/>
  </w:num>
  <w:num w:numId="160" w16cid:durableId="941377464">
    <w:abstractNumId w:val="431"/>
  </w:num>
  <w:num w:numId="161" w16cid:durableId="385567667">
    <w:abstractNumId w:val="310"/>
  </w:num>
  <w:num w:numId="162" w16cid:durableId="55980564">
    <w:abstractNumId w:val="882"/>
  </w:num>
  <w:num w:numId="163" w16cid:durableId="1295019791">
    <w:abstractNumId w:val="1102"/>
  </w:num>
  <w:num w:numId="164" w16cid:durableId="1217355553">
    <w:abstractNumId w:val="207"/>
  </w:num>
  <w:num w:numId="165" w16cid:durableId="1183740122">
    <w:abstractNumId w:val="696"/>
  </w:num>
  <w:num w:numId="166" w16cid:durableId="1618951386">
    <w:abstractNumId w:val="424"/>
  </w:num>
  <w:num w:numId="167" w16cid:durableId="2054426744">
    <w:abstractNumId w:val="445"/>
  </w:num>
  <w:num w:numId="168" w16cid:durableId="1602030076">
    <w:abstractNumId w:val="79"/>
  </w:num>
  <w:num w:numId="169" w16cid:durableId="609243006">
    <w:abstractNumId w:val="462"/>
  </w:num>
  <w:num w:numId="170" w16cid:durableId="66536970">
    <w:abstractNumId w:val="901"/>
  </w:num>
  <w:num w:numId="171" w16cid:durableId="1334380101">
    <w:abstractNumId w:val="726"/>
  </w:num>
  <w:num w:numId="172" w16cid:durableId="1262643663">
    <w:abstractNumId w:val="320"/>
  </w:num>
  <w:num w:numId="173" w16cid:durableId="1222863048">
    <w:abstractNumId w:val="1028"/>
  </w:num>
  <w:num w:numId="174" w16cid:durableId="188641460">
    <w:abstractNumId w:val="1151"/>
  </w:num>
  <w:num w:numId="175" w16cid:durableId="1027413808">
    <w:abstractNumId w:val="1054"/>
  </w:num>
  <w:num w:numId="176" w16cid:durableId="1160652847">
    <w:abstractNumId w:val="770"/>
  </w:num>
  <w:num w:numId="177" w16cid:durableId="1827282312">
    <w:abstractNumId w:val="948"/>
  </w:num>
  <w:num w:numId="178" w16cid:durableId="1780830137">
    <w:abstractNumId w:val="412"/>
  </w:num>
  <w:num w:numId="179" w16cid:durableId="1831829171">
    <w:abstractNumId w:val="455"/>
  </w:num>
  <w:num w:numId="180" w16cid:durableId="211233392">
    <w:abstractNumId w:val="437"/>
  </w:num>
  <w:num w:numId="181" w16cid:durableId="1456024170">
    <w:abstractNumId w:val="821"/>
  </w:num>
  <w:num w:numId="182" w16cid:durableId="1936211204">
    <w:abstractNumId w:val="1184"/>
  </w:num>
  <w:num w:numId="183" w16cid:durableId="523324714">
    <w:abstractNumId w:val="141"/>
  </w:num>
  <w:num w:numId="184" w16cid:durableId="1609510861">
    <w:abstractNumId w:val="140"/>
  </w:num>
  <w:num w:numId="185" w16cid:durableId="488710935">
    <w:abstractNumId w:val="236"/>
  </w:num>
  <w:num w:numId="186" w16cid:durableId="1198540027">
    <w:abstractNumId w:val="1001"/>
  </w:num>
  <w:num w:numId="187" w16cid:durableId="1846357719">
    <w:abstractNumId w:val="124"/>
  </w:num>
  <w:num w:numId="188" w16cid:durableId="705369641">
    <w:abstractNumId w:val="527"/>
  </w:num>
  <w:num w:numId="189" w16cid:durableId="1971008651">
    <w:abstractNumId w:val="722"/>
  </w:num>
  <w:num w:numId="190" w16cid:durableId="475529402">
    <w:abstractNumId w:val="978"/>
  </w:num>
  <w:num w:numId="191" w16cid:durableId="28116179">
    <w:abstractNumId w:val="210"/>
  </w:num>
  <w:num w:numId="192" w16cid:durableId="574366405">
    <w:abstractNumId w:val="1121"/>
  </w:num>
  <w:num w:numId="193" w16cid:durableId="140929360">
    <w:abstractNumId w:val="1121"/>
    <w:lvlOverride w:ilvl="1">
      <w:lvl w:ilvl="1">
        <w:numFmt w:val="bullet"/>
        <w:lvlText w:val="o"/>
        <w:lvlJc w:val="left"/>
        <w:pPr>
          <w:tabs>
            <w:tab w:val="num" w:pos="1440"/>
          </w:tabs>
          <w:ind w:left="1440" w:hanging="360"/>
        </w:pPr>
        <w:rPr>
          <w:rFonts w:ascii="Courier New" w:hAnsi="Courier New" w:hint="default"/>
          <w:sz w:val="20"/>
        </w:rPr>
      </w:lvl>
    </w:lvlOverride>
  </w:num>
  <w:num w:numId="194" w16cid:durableId="634872470">
    <w:abstractNumId w:val="173"/>
  </w:num>
  <w:num w:numId="195" w16cid:durableId="152525068">
    <w:abstractNumId w:val="1013"/>
  </w:num>
  <w:num w:numId="196" w16cid:durableId="2035302910">
    <w:abstractNumId w:val="1088"/>
  </w:num>
  <w:num w:numId="197" w16cid:durableId="1437603844">
    <w:abstractNumId w:val="965"/>
  </w:num>
  <w:num w:numId="198" w16cid:durableId="290865924">
    <w:abstractNumId w:val="499"/>
  </w:num>
  <w:num w:numId="199" w16cid:durableId="685254989">
    <w:abstractNumId w:val="518"/>
  </w:num>
  <w:num w:numId="200" w16cid:durableId="661545915">
    <w:abstractNumId w:val="306"/>
  </w:num>
  <w:num w:numId="201" w16cid:durableId="301472568">
    <w:abstractNumId w:val="656"/>
  </w:num>
  <w:num w:numId="202" w16cid:durableId="29958308">
    <w:abstractNumId w:val="1036"/>
  </w:num>
  <w:num w:numId="203" w16cid:durableId="908661248">
    <w:abstractNumId w:val="1179"/>
  </w:num>
  <w:num w:numId="204" w16cid:durableId="882209118">
    <w:abstractNumId w:val="520"/>
  </w:num>
  <w:num w:numId="205" w16cid:durableId="2052415650">
    <w:abstractNumId w:val="378"/>
  </w:num>
  <w:num w:numId="206" w16cid:durableId="319772587">
    <w:abstractNumId w:val="938"/>
  </w:num>
  <w:num w:numId="207" w16cid:durableId="1690838901">
    <w:abstractNumId w:val="163"/>
  </w:num>
  <w:num w:numId="208" w16cid:durableId="398673211">
    <w:abstractNumId w:val="1061"/>
  </w:num>
  <w:num w:numId="209" w16cid:durableId="697438172">
    <w:abstractNumId w:val="319"/>
  </w:num>
  <w:num w:numId="210" w16cid:durableId="686373061">
    <w:abstractNumId w:val="319"/>
    <w:lvlOverride w:ilvl="1">
      <w:lvl w:ilvl="1">
        <w:numFmt w:val="decimal"/>
        <w:lvlText w:val="%2."/>
        <w:lvlJc w:val="left"/>
      </w:lvl>
    </w:lvlOverride>
  </w:num>
  <w:num w:numId="211" w16cid:durableId="228198289">
    <w:abstractNumId w:val="251"/>
  </w:num>
  <w:num w:numId="212" w16cid:durableId="154496392">
    <w:abstractNumId w:val="62"/>
  </w:num>
  <w:num w:numId="213" w16cid:durableId="523325479">
    <w:abstractNumId w:val="639"/>
  </w:num>
  <w:num w:numId="214" w16cid:durableId="624582739">
    <w:abstractNumId w:val="355"/>
  </w:num>
  <w:num w:numId="215" w16cid:durableId="1184783003">
    <w:abstractNumId w:val="296"/>
  </w:num>
  <w:num w:numId="216" w16cid:durableId="633869094">
    <w:abstractNumId w:val="1007"/>
  </w:num>
  <w:num w:numId="217" w16cid:durableId="1995178300">
    <w:abstractNumId w:val="360"/>
  </w:num>
  <w:num w:numId="218" w16cid:durableId="1851287187">
    <w:abstractNumId w:val="21"/>
  </w:num>
  <w:num w:numId="219" w16cid:durableId="1312906791">
    <w:abstractNumId w:val="876"/>
  </w:num>
  <w:num w:numId="220" w16cid:durableId="2084063925">
    <w:abstractNumId w:val="784"/>
  </w:num>
  <w:num w:numId="221" w16cid:durableId="1960602110">
    <w:abstractNumId w:val="560"/>
  </w:num>
  <w:num w:numId="222" w16cid:durableId="641663398">
    <w:abstractNumId w:val="495"/>
  </w:num>
  <w:num w:numId="223" w16cid:durableId="51083376">
    <w:abstractNumId w:val="979"/>
  </w:num>
  <w:num w:numId="224" w16cid:durableId="1955357744">
    <w:abstractNumId w:val="979"/>
    <w:lvlOverride w:ilvl="1">
      <w:lvl w:ilvl="1">
        <w:numFmt w:val="bullet"/>
        <w:lvlText w:val="o"/>
        <w:lvlJc w:val="left"/>
        <w:pPr>
          <w:tabs>
            <w:tab w:val="num" w:pos="1440"/>
          </w:tabs>
          <w:ind w:left="1440" w:hanging="360"/>
        </w:pPr>
        <w:rPr>
          <w:rFonts w:ascii="Courier New" w:hAnsi="Courier New" w:hint="default"/>
          <w:sz w:val="20"/>
        </w:rPr>
      </w:lvl>
    </w:lvlOverride>
  </w:num>
  <w:num w:numId="225" w16cid:durableId="1725907390">
    <w:abstractNumId w:val="304"/>
  </w:num>
  <w:num w:numId="226" w16cid:durableId="185824904">
    <w:abstractNumId w:val="999"/>
  </w:num>
  <w:num w:numId="227" w16cid:durableId="557545985">
    <w:abstractNumId w:val="531"/>
  </w:num>
  <w:num w:numId="228" w16cid:durableId="1742017216">
    <w:abstractNumId w:val="1141"/>
  </w:num>
  <w:num w:numId="229" w16cid:durableId="247423902">
    <w:abstractNumId w:val="89"/>
  </w:num>
  <w:num w:numId="230" w16cid:durableId="497304562">
    <w:abstractNumId w:val="1109"/>
  </w:num>
  <w:num w:numId="231" w16cid:durableId="883372979">
    <w:abstractNumId w:val="1019"/>
  </w:num>
  <w:num w:numId="232" w16cid:durableId="2134708651">
    <w:abstractNumId w:val="121"/>
  </w:num>
  <w:num w:numId="233" w16cid:durableId="188688194">
    <w:abstractNumId w:val="161"/>
  </w:num>
  <w:num w:numId="234" w16cid:durableId="639650709">
    <w:abstractNumId w:val="862"/>
  </w:num>
  <w:num w:numId="235" w16cid:durableId="1218739378">
    <w:abstractNumId w:val="908"/>
  </w:num>
  <w:num w:numId="236" w16cid:durableId="2127430310">
    <w:abstractNumId w:val="175"/>
  </w:num>
  <w:num w:numId="237" w16cid:durableId="1222209474">
    <w:abstractNumId w:val="557"/>
  </w:num>
  <w:num w:numId="238" w16cid:durableId="156578074">
    <w:abstractNumId w:val="195"/>
  </w:num>
  <w:num w:numId="239" w16cid:durableId="66074583">
    <w:abstractNumId w:val="1145"/>
  </w:num>
  <w:num w:numId="240" w16cid:durableId="397361767">
    <w:abstractNumId w:val="1118"/>
  </w:num>
  <w:num w:numId="241" w16cid:durableId="1385179513">
    <w:abstractNumId w:val="841"/>
  </w:num>
  <w:num w:numId="242" w16cid:durableId="2127846585">
    <w:abstractNumId w:val="552"/>
  </w:num>
  <w:num w:numId="243" w16cid:durableId="1557201634">
    <w:abstractNumId w:val="930"/>
  </w:num>
  <w:num w:numId="244" w16cid:durableId="167985867">
    <w:abstractNumId w:val="472"/>
  </w:num>
  <w:num w:numId="245" w16cid:durableId="1004474337">
    <w:abstractNumId w:val="282"/>
  </w:num>
  <w:num w:numId="246" w16cid:durableId="198126860">
    <w:abstractNumId w:val="795"/>
  </w:num>
  <w:num w:numId="247" w16cid:durableId="1110903137">
    <w:abstractNumId w:val="1087"/>
  </w:num>
  <w:num w:numId="248" w16cid:durableId="1089502682">
    <w:abstractNumId w:val="1058"/>
  </w:num>
  <w:num w:numId="249" w16cid:durableId="463541107">
    <w:abstractNumId w:val="741"/>
  </w:num>
  <w:num w:numId="250" w16cid:durableId="568343963">
    <w:abstractNumId w:val="734"/>
  </w:num>
  <w:num w:numId="251" w16cid:durableId="145636036">
    <w:abstractNumId w:val="231"/>
  </w:num>
  <w:num w:numId="252" w16cid:durableId="1823932752">
    <w:abstractNumId w:val="451"/>
  </w:num>
  <w:num w:numId="253" w16cid:durableId="1038508529">
    <w:abstractNumId w:val="149"/>
  </w:num>
  <w:num w:numId="254" w16cid:durableId="516701333">
    <w:abstractNumId w:val="352"/>
  </w:num>
  <w:num w:numId="255" w16cid:durableId="161816876">
    <w:abstractNumId w:val="755"/>
  </w:num>
  <w:num w:numId="256" w16cid:durableId="1082683294">
    <w:abstractNumId w:val="809"/>
  </w:num>
  <w:num w:numId="257" w16cid:durableId="1896503783">
    <w:abstractNumId w:val="153"/>
  </w:num>
  <w:num w:numId="258" w16cid:durableId="240140046">
    <w:abstractNumId w:val="708"/>
  </w:num>
  <w:num w:numId="259" w16cid:durableId="2020084621">
    <w:abstractNumId w:val="452"/>
  </w:num>
  <w:num w:numId="260" w16cid:durableId="99642524">
    <w:abstractNumId w:val="665"/>
  </w:num>
  <w:num w:numId="261" w16cid:durableId="1365402859">
    <w:abstractNumId w:val="1040"/>
  </w:num>
  <w:num w:numId="262" w16cid:durableId="1557232295">
    <w:abstractNumId w:val="848"/>
  </w:num>
  <w:num w:numId="263" w16cid:durableId="408691728">
    <w:abstractNumId w:val="427"/>
  </w:num>
  <w:num w:numId="264" w16cid:durableId="484399190">
    <w:abstractNumId w:val="629"/>
  </w:num>
  <w:num w:numId="265" w16cid:durableId="1162235833">
    <w:abstractNumId w:val="470"/>
  </w:num>
  <w:num w:numId="266" w16cid:durableId="1067606854">
    <w:abstractNumId w:val="508"/>
  </w:num>
  <w:num w:numId="267" w16cid:durableId="1738164367">
    <w:abstractNumId w:val="486"/>
  </w:num>
  <w:num w:numId="268" w16cid:durableId="820272799">
    <w:abstractNumId w:val="989"/>
  </w:num>
  <w:num w:numId="269" w16cid:durableId="1965843610">
    <w:abstractNumId w:val="440"/>
  </w:num>
  <w:num w:numId="270" w16cid:durableId="449521143">
    <w:abstractNumId w:val="450"/>
  </w:num>
  <w:num w:numId="271" w16cid:durableId="1306280564">
    <w:abstractNumId w:val="392"/>
  </w:num>
  <w:num w:numId="272" w16cid:durableId="1308588348">
    <w:abstractNumId w:val="187"/>
  </w:num>
  <w:num w:numId="273" w16cid:durableId="145171921">
    <w:abstractNumId w:val="454"/>
  </w:num>
  <w:num w:numId="274" w16cid:durableId="1008405454">
    <w:abstractNumId w:val="108"/>
  </w:num>
  <w:num w:numId="275" w16cid:durableId="2068019729">
    <w:abstractNumId w:val="1079"/>
  </w:num>
  <w:num w:numId="276" w16cid:durableId="410002343">
    <w:abstractNumId w:val="553"/>
  </w:num>
  <w:num w:numId="277" w16cid:durableId="1430929303">
    <w:abstractNumId w:val="1086"/>
  </w:num>
  <w:num w:numId="278" w16cid:durableId="751052141">
    <w:abstractNumId w:val="601"/>
  </w:num>
  <w:num w:numId="279" w16cid:durableId="2021932493">
    <w:abstractNumId w:val="91"/>
  </w:num>
  <w:num w:numId="280" w16cid:durableId="224149146">
    <w:abstractNumId w:val="1083"/>
  </w:num>
  <w:num w:numId="281" w16cid:durableId="341132300">
    <w:abstractNumId w:val="956"/>
  </w:num>
  <w:num w:numId="282" w16cid:durableId="1780877476">
    <w:abstractNumId w:val="483"/>
  </w:num>
  <w:num w:numId="283" w16cid:durableId="2110655081">
    <w:abstractNumId w:val="224"/>
  </w:num>
  <w:num w:numId="284" w16cid:durableId="212275051">
    <w:abstractNumId w:val="191"/>
  </w:num>
  <w:num w:numId="285" w16cid:durableId="611477980">
    <w:abstractNumId w:val="283"/>
  </w:num>
  <w:num w:numId="286" w16cid:durableId="1034383139">
    <w:abstractNumId w:val="828"/>
  </w:num>
  <w:num w:numId="287" w16cid:durableId="1418014178">
    <w:abstractNumId w:val="801"/>
  </w:num>
  <w:num w:numId="288" w16cid:durableId="1980914708">
    <w:abstractNumId w:val="973"/>
  </w:num>
  <w:num w:numId="289" w16cid:durableId="2071228098">
    <w:abstractNumId w:val="376"/>
  </w:num>
  <w:num w:numId="290" w16cid:durableId="1765608356">
    <w:abstractNumId w:val="506"/>
  </w:num>
  <w:num w:numId="291" w16cid:durableId="348675669">
    <w:abstractNumId w:val="442"/>
  </w:num>
  <w:num w:numId="292" w16cid:durableId="2140175461">
    <w:abstractNumId w:val="422"/>
  </w:num>
  <w:num w:numId="293" w16cid:durableId="458495042">
    <w:abstractNumId w:val="56"/>
  </w:num>
  <w:num w:numId="294" w16cid:durableId="1883055563">
    <w:abstractNumId w:val="1037"/>
  </w:num>
  <w:num w:numId="295" w16cid:durableId="323437812">
    <w:abstractNumId w:val="116"/>
  </w:num>
  <w:num w:numId="296" w16cid:durableId="1744831722">
    <w:abstractNumId w:val="99"/>
  </w:num>
  <w:num w:numId="297" w16cid:durableId="793449650">
    <w:abstractNumId w:val="498"/>
  </w:num>
  <w:num w:numId="298" w16cid:durableId="1944874013">
    <w:abstractNumId w:val="218"/>
  </w:num>
  <w:num w:numId="299" w16cid:durableId="1147479940">
    <w:abstractNumId w:val="875"/>
  </w:num>
  <w:num w:numId="300" w16cid:durableId="1482967108">
    <w:abstractNumId w:val="1081"/>
  </w:num>
  <w:num w:numId="301" w16cid:durableId="1216161552">
    <w:abstractNumId w:val="166"/>
  </w:num>
  <w:num w:numId="302" w16cid:durableId="1584296419">
    <w:abstractNumId w:val="699"/>
  </w:num>
  <w:num w:numId="303" w16cid:durableId="1388531464">
    <w:abstractNumId w:val="1004"/>
  </w:num>
  <w:num w:numId="304" w16cid:durableId="1804879942">
    <w:abstractNumId w:val="267"/>
  </w:num>
  <w:num w:numId="305" w16cid:durableId="855384909">
    <w:abstractNumId w:val="970"/>
  </w:num>
  <w:num w:numId="306" w16cid:durableId="740757594">
    <w:abstractNumId w:val="986"/>
  </w:num>
  <w:num w:numId="307" w16cid:durableId="1234706280">
    <w:abstractNumId w:val="129"/>
  </w:num>
  <w:num w:numId="308" w16cid:durableId="1861314318">
    <w:abstractNumId w:val="278"/>
  </w:num>
  <w:num w:numId="309" w16cid:durableId="1806001583">
    <w:abstractNumId w:val="600"/>
  </w:num>
  <w:num w:numId="310" w16cid:durableId="549927704">
    <w:abstractNumId w:val="389"/>
  </w:num>
  <w:num w:numId="311" w16cid:durableId="780955430">
    <w:abstractNumId w:val="753"/>
  </w:num>
  <w:num w:numId="312" w16cid:durableId="1444374">
    <w:abstractNumId w:val="685"/>
  </w:num>
  <w:num w:numId="313" w16cid:durableId="317729528">
    <w:abstractNumId w:val="367"/>
  </w:num>
  <w:num w:numId="314" w16cid:durableId="2026469943">
    <w:abstractNumId w:val="1178"/>
  </w:num>
  <w:num w:numId="315" w16cid:durableId="1591233382">
    <w:abstractNumId w:val="963"/>
  </w:num>
  <w:num w:numId="316" w16cid:durableId="956259485">
    <w:abstractNumId w:val="745"/>
  </w:num>
  <w:num w:numId="317" w16cid:durableId="584336603">
    <w:abstractNumId w:val="421"/>
  </w:num>
  <w:num w:numId="318" w16cid:durableId="1650667102">
    <w:abstractNumId w:val="815"/>
  </w:num>
  <w:num w:numId="319" w16cid:durableId="1292983448">
    <w:abstractNumId w:val="1154"/>
  </w:num>
  <w:num w:numId="320" w16cid:durableId="1227763936">
    <w:abstractNumId w:val="65"/>
  </w:num>
  <w:num w:numId="321" w16cid:durableId="1819149712">
    <w:abstractNumId w:val="723"/>
  </w:num>
  <w:num w:numId="322" w16cid:durableId="919950009">
    <w:abstractNumId w:val="60"/>
  </w:num>
  <w:num w:numId="323" w16cid:durableId="1300499763">
    <w:abstractNumId w:val="401"/>
  </w:num>
  <w:num w:numId="324" w16cid:durableId="698553298">
    <w:abstractNumId w:val="136"/>
  </w:num>
  <w:num w:numId="325" w16cid:durableId="1754618579">
    <w:abstractNumId w:val="92"/>
  </w:num>
  <w:num w:numId="326" w16cid:durableId="1196456656">
    <w:abstractNumId w:val="391"/>
  </w:num>
  <w:num w:numId="327" w16cid:durableId="649022319">
    <w:abstractNumId w:val="585"/>
  </w:num>
  <w:num w:numId="328" w16cid:durableId="1560167135">
    <w:abstractNumId w:val="517"/>
  </w:num>
  <w:num w:numId="329" w16cid:durableId="1614903356">
    <w:abstractNumId w:val="344"/>
  </w:num>
  <w:num w:numId="330" w16cid:durableId="916863623">
    <w:abstractNumId w:val="941"/>
  </w:num>
  <w:num w:numId="331" w16cid:durableId="814416388">
    <w:abstractNumId w:val="88"/>
  </w:num>
  <w:num w:numId="332" w16cid:durableId="1332218882">
    <w:abstractNumId w:val="15"/>
  </w:num>
  <w:num w:numId="333" w16cid:durableId="1281955660">
    <w:abstractNumId w:val="892"/>
  </w:num>
  <w:num w:numId="334" w16cid:durableId="1245841786">
    <w:abstractNumId w:val="51"/>
  </w:num>
  <w:num w:numId="335" w16cid:durableId="643853239">
    <w:abstractNumId w:val="500"/>
  </w:num>
  <w:num w:numId="336" w16cid:durableId="2004508117">
    <w:abstractNumId w:val="340"/>
  </w:num>
  <w:num w:numId="337" w16cid:durableId="731074547">
    <w:abstractNumId w:val="865"/>
  </w:num>
  <w:num w:numId="338" w16cid:durableId="2126845913">
    <w:abstractNumId w:val="859"/>
  </w:num>
  <w:num w:numId="339" w16cid:durableId="532839215">
    <w:abstractNumId w:val="37"/>
  </w:num>
  <w:num w:numId="340" w16cid:durableId="1107000789">
    <w:abstractNumId w:val="93"/>
  </w:num>
  <w:num w:numId="341" w16cid:durableId="1757744427">
    <w:abstractNumId w:val="313"/>
  </w:num>
  <w:num w:numId="342" w16cid:durableId="808060563">
    <w:abstractNumId w:val="966"/>
  </w:num>
  <w:num w:numId="343" w16cid:durableId="1555845740">
    <w:abstractNumId w:val="1002"/>
  </w:num>
  <w:num w:numId="344" w16cid:durableId="1781991999">
    <w:abstractNumId w:val="608"/>
  </w:num>
  <w:num w:numId="345" w16cid:durableId="1357535657">
    <w:abstractNumId w:val="314"/>
  </w:num>
  <w:num w:numId="346" w16cid:durableId="1964146272">
    <w:abstractNumId w:val="976"/>
  </w:num>
  <w:num w:numId="347" w16cid:durableId="1157577274">
    <w:abstractNumId w:val="1029"/>
  </w:num>
  <w:num w:numId="348" w16cid:durableId="374042373">
    <w:abstractNumId w:val="47"/>
  </w:num>
  <w:num w:numId="349" w16cid:durableId="1967925661">
    <w:abstractNumId w:val="1063"/>
  </w:num>
  <w:num w:numId="350" w16cid:durableId="1425149390">
    <w:abstractNumId w:val="234"/>
  </w:num>
  <w:num w:numId="351" w16cid:durableId="122386334">
    <w:abstractNumId w:val="659"/>
  </w:num>
  <w:num w:numId="352" w16cid:durableId="1346052522">
    <w:abstractNumId w:val="526"/>
  </w:num>
  <w:num w:numId="353" w16cid:durableId="444808079">
    <w:abstractNumId w:val="562"/>
  </w:num>
  <w:num w:numId="354" w16cid:durableId="1014922732">
    <w:abstractNumId w:val="174"/>
  </w:num>
  <w:num w:numId="355" w16cid:durableId="1033582027">
    <w:abstractNumId w:val="137"/>
  </w:num>
  <w:num w:numId="356" w16cid:durableId="435103207">
    <w:abstractNumId w:val="974"/>
  </w:num>
  <w:num w:numId="357" w16cid:durableId="558396392">
    <w:abstractNumId w:val="502"/>
  </w:num>
  <w:num w:numId="358" w16cid:durableId="1950045637">
    <w:abstractNumId w:val="742"/>
  </w:num>
  <w:num w:numId="359" w16cid:durableId="1394163548">
    <w:abstractNumId w:val="416"/>
  </w:num>
  <w:num w:numId="360" w16cid:durableId="2083670750">
    <w:abstractNumId w:val="1076"/>
  </w:num>
  <w:num w:numId="361" w16cid:durableId="382801054">
    <w:abstractNumId w:val="125"/>
  </w:num>
  <w:num w:numId="362" w16cid:durableId="917599386">
    <w:abstractNumId w:val="190"/>
  </w:num>
  <w:num w:numId="363" w16cid:durableId="1481120905">
    <w:abstractNumId w:val="123"/>
  </w:num>
  <w:num w:numId="364" w16cid:durableId="494956854">
    <w:abstractNumId w:val="1105"/>
  </w:num>
  <w:num w:numId="365" w16cid:durableId="1194731967">
    <w:abstractNumId w:val="449"/>
  </w:num>
  <w:num w:numId="366" w16cid:durableId="1637376696">
    <w:abstractNumId w:val="751"/>
  </w:num>
  <w:num w:numId="367" w16cid:durableId="275332795">
    <w:abstractNumId w:val="1"/>
  </w:num>
  <w:num w:numId="368" w16cid:durableId="1608541741">
    <w:abstractNumId w:val="681"/>
  </w:num>
  <w:num w:numId="369" w16cid:durableId="1479491400">
    <w:abstractNumId w:val="147"/>
  </w:num>
  <w:num w:numId="370" w16cid:durableId="335227293">
    <w:abstractNumId w:val="1107"/>
  </w:num>
  <w:num w:numId="371" w16cid:durableId="134641572">
    <w:abstractNumId w:val="300"/>
  </w:num>
  <w:num w:numId="372" w16cid:durableId="1004936246">
    <w:abstractNumId w:val="250"/>
  </w:num>
  <w:num w:numId="373" w16cid:durableId="1267730412">
    <w:abstractNumId w:val="63"/>
  </w:num>
  <w:num w:numId="374" w16cid:durableId="12076480">
    <w:abstractNumId w:val="410"/>
  </w:num>
  <w:num w:numId="375" w16cid:durableId="816192094">
    <w:abstractNumId w:val="371"/>
  </w:num>
  <w:num w:numId="376" w16cid:durableId="1741947034">
    <w:abstractNumId w:val="721"/>
  </w:num>
  <w:num w:numId="377" w16cid:durableId="1476291091">
    <w:abstractNumId w:val="593"/>
  </w:num>
  <w:num w:numId="378" w16cid:durableId="1421949829">
    <w:abstractNumId w:val="305"/>
  </w:num>
  <w:num w:numId="379" w16cid:durableId="204951920">
    <w:abstractNumId w:val="395"/>
  </w:num>
  <w:num w:numId="380" w16cid:durableId="770663810">
    <w:abstractNumId w:val="1059"/>
  </w:num>
  <w:num w:numId="381" w16cid:durableId="1082793833">
    <w:abstractNumId w:val="1132"/>
  </w:num>
  <w:num w:numId="382" w16cid:durableId="1462769742">
    <w:abstractNumId w:val="353"/>
  </w:num>
  <w:num w:numId="383" w16cid:durableId="993223111">
    <w:abstractNumId w:val="328"/>
  </w:num>
  <w:num w:numId="384" w16cid:durableId="1103382007">
    <w:abstractNumId w:val="902"/>
  </w:num>
  <w:num w:numId="385" w16cid:durableId="1609391166">
    <w:abstractNumId w:val="968"/>
  </w:num>
  <w:num w:numId="386" w16cid:durableId="231084532">
    <w:abstractNumId w:val="110"/>
  </w:num>
  <w:num w:numId="387" w16cid:durableId="1546214757">
    <w:abstractNumId w:val="1163"/>
  </w:num>
  <w:num w:numId="388" w16cid:durableId="1413236853">
    <w:abstractNumId w:val="725"/>
  </w:num>
  <w:num w:numId="389" w16cid:durableId="2132701898">
    <w:abstractNumId w:val="4"/>
  </w:num>
  <w:num w:numId="390" w16cid:durableId="2092269386">
    <w:abstractNumId w:val="74"/>
  </w:num>
  <w:num w:numId="391" w16cid:durableId="209726600">
    <w:abstractNumId w:val="40"/>
  </w:num>
  <w:num w:numId="392" w16cid:durableId="486945440">
    <w:abstractNumId w:val="211"/>
  </w:num>
  <w:num w:numId="393" w16cid:durableId="464542626">
    <w:abstractNumId w:val="849"/>
  </w:num>
  <w:num w:numId="394" w16cid:durableId="1060203754">
    <w:abstractNumId w:val="209"/>
  </w:num>
  <w:num w:numId="395" w16cid:durableId="2082167135">
    <w:abstractNumId w:val="205"/>
  </w:num>
  <w:num w:numId="396" w16cid:durableId="1172916766">
    <w:abstractNumId w:val="773"/>
  </w:num>
  <w:num w:numId="397" w16cid:durableId="150415927">
    <w:abstractNumId w:val="281"/>
  </w:num>
  <w:num w:numId="398" w16cid:durableId="1215891828">
    <w:abstractNumId w:val="359"/>
  </w:num>
  <w:num w:numId="399" w16cid:durableId="509608661">
    <w:abstractNumId w:val="689"/>
  </w:num>
  <w:num w:numId="400" w16cid:durableId="2142110859">
    <w:abstractNumId w:val="616"/>
  </w:num>
  <w:num w:numId="401" w16cid:durableId="176846103">
    <w:abstractNumId w:val="1077"/>
  </w:num>
  <w:num w:numId="402" w16cid:durableId="1952783367">
    <w:abstractNumId w:val="691"/>
  </w:num>
  <w:num w:numId="403" w16cid:durableId="89740385">
    <w:abstractNumId w:val="351"/>
  </w:num>
  <w:num w:numId="404" w16cid:durableId="1093938027">
    <w:abstractNumId w:val="853"/>
  </w:num>
  <w:num w:numId="405" w16cid:durableId="1715884943">
    <w:abstractNumId w:val="851"/>
  </w:num>
  <w:num w:numId="406" w16cid:durableId="384186772">
    <w:abstractNumId w:val="890"/>
  </w:num>
  <w:num w:numId="407" w16cid:durableId="1963727110">
    <w:abstractNumId w:val="375"/>
  </w:num>
  <w:num w:numId="408" w16cid:durableId="1875382648">
    <w:abstractNumId w:val="529"/>
  </w:num>
  <w:num w:numId="409" w16cid:durableId="2079282618">
    <w:abstractNumId w:val="1034"/>
  </w:num>
  <w:num w:numId="410" w16cid:durableId="1027828235">
    <w:abstractNumId w:val="1142"/>
  </w:num>
  <w:num w:numId="411" w16cid:durableId="1077173089">
    <w:abstractNumId w:val="992"/>
  </w:num>
  <w:num w:numId="412" w16cid:durableId="1607079606">
    <w:abstractNumId w:val="1044"/>
  </w:num>
  <w:num w:numId="413" w16cid:durableId="1521700422">
    <w:abstractNumId w:val="1156"/>
  </w:num>
  <w:num w:numId="414" w16cid:durableId="1171749481">
    <w:abstractNumId w:val="138"/>
  </w:num>
  <w:num w:numId="415" w16cid:durableId="847670302">
    <w:abstractNumId w:val="808"/>
  </w:num>
  <w:num w:numId="416" w16cid:durableId="1473525515">
    <w:abstractNumId w:val="169"/>
  </w:num>
  <w:num w:numId="417" w16cid:durableId="894706402">
    <w:abstractNumId w:val="899"/>
  </w:num>
  <w:num w:numId="418" w16cid:durableId="1345126813">
    <w:abstractNumId w:val="896"/>
  </w:num>
  <w:num w:numId="419" w16cid:durableId="1811945731">
    <w:abstractNumId w:val="308"/>
  </w:num>
  <w:num w:numId="420" w16cid:durableId="828441085">
    <w:abstractNumId w:val="274"/>
  </w:num>
  <w:num w:numId="421" w16cid:durableId="752510741">
    <w:abstractNumId w:val="975"/>
  </w:num>
  <w:num w:numId="422" w16cid:durableId="1603805430">
    <w:abstractNumId w:val="796"/>
  </w:num>
  <w:num w:numId="423" w16cid:durableId="738863116">
    <w:abstractNumId w:val="572"/>
  </w:num>
  <w:num w:numId="424" w16cid:durableId="314769858">
    <w:abstractNumId w:val="50"/>
  </w:num>
  <w:num w:numId="425" w16cid:durableId="1840540947">
    <w:abstractNumId w:val="418"/>
  </w:num>
  <w:num w:numId="426" w16cid:durableId="1988583459">
    <w:abstractNumId w:val="564"/>
  </w:num>
  <w:num w:numId="427" w16cid:durableId="1378970627">
    <w:abstractNumId w:val="756"/>
  </w:num>
  <w:num w:numId="428" w16cid:durableId="1279097300">
    <w:abstractNumId w:val="41"/>
  </w:num>
  <w:num w:numId="429" w16cid:durableId="765618694">
    <w:abstractNumId w:val="105"/>
  </w:num>
  <w:num w:numId="430" w16cid:durableId="813371878">
    <w:abstractNumId w:val="425"/>
  </w:num>
  <w:num w:numId="431" w16cid:durableId="1512645721">
    <w:abstractNumId w:val="668"/>
  </w:num>
  <w:num w:numId="432" w16cid:durableId="1272395673">
    <w:abstractNumId w:val="237"/>
  </w:num>
  <w:num w:numId="433" w16cid:durableId="1651397401">
    <w:abstractNumId w:val="628"/>
  </w:num>
  <w:num w:numId="434" w16cid:durableId="1968075168">
    <w:abstractNumId w:val="453"/>
  </w:num>
  <w:num w:numId="435" w16cid:durableId="1882666130">
    <w:abstractNumId w:val="944"/>
  </w:num>
  <w:num w:numId="436" w16cid:durableId="1169717015">
    <w:abstractNumId w:val="1134"/>
  </w:num>
  <w:num w:numId="437" w16cid:durableId="2033796134">
    <w:abstractNumId w:val="30"/>
  </w:num>
  <w:num w:numId="438" w16cid:durableId="375743538">
    <w:abstractNumId w:val="467"/>
  </w:num>
  <w:num w:numId="439" w16cid:durableId="824124571">
    <w:abstractNumId w:val="122"/>
  </w:num>
  <w:num w:numId="440" w16cid:durableId="506598853">
    <w:abstractNumId w:val="180"/>
  </w:num>
  <w:num w:numId="441" w16cid:durableId="545139928">
    <w:abstractNumId w:val="717"/>
  </w:num>
  <w:num w:numId="442" w16cid:durableId="689840716">
    <w:abstractNumId w:val="35"/>
  </w:num>
  <w:num w:numId="443" w16cid:durableId="1814441694">
    <w:abstractNumId w:val="58"/>
  </w:num>
  <w:num w:numId="444" w16cid:durableId="517891358">
    <w:abstractNumId w:val="575"/>
  </w:num>
  <w:num w:numId="445" w16cid:durableId="35935803">
    <w:abstractNumId w:val="1140"/>
  </w:num>
  <w:num w:numId="446" w16cid:durableId="2034499966">
    <w:abstractNumId w:val="713"/>
  </w:num>
  <w:num w:numId="447" w16cid:durableId="877015635">
    <w:abstractNumId w:val="0"/>
  </w:num>
  <w:num w:numId="448" w16cid:durableId="1011031856">
    <w:abstractNumId w:val="687"/>
  </w:num>
  <w:num w:numId="449" w16cid:durableId="288097529">
    <w:abstractNumId w:val="297"/>
  </w:num>
  <w:num w:numId="450" w16cid:durableId="1907253069">
    <w:abstractNumId w:val="38"/>
  </w:num>
  <w:num w:numId="451" w16cid:durableId="719397493">
    <w:abstractNumId w:val="715"/>
  </w:num>
  <w:num w:numId="452" w16cid:durableId="189880496">
    <w:abstractNumId w:val="398"/>
  </w:num>
  <w:num w:numId="453" w16cid:durableId="554662817">
    <w:abstractNumId w:val="266"/>
  </w:num>
  <w:num w:numId="454" w16cid:durableId="130363463">
    <w:abstractNumId w:val="185"/>
  </w:num>
  <w:num w:numId="455" w16cid:durableId="372120914">
    <w:abstractNumId w:val="579"/>
  </w:num>
  <w:num w:numId="456" w16cid:durableId="822358231">
    <w:abstractNumId w:val="1127"/>
  </w:num>
  <w:num w:numId="457" w16cid:durableId="122308019">
    <w:abstractNumId w:val="632"/>
  </w:num>
  <w:num w:numId="458" w16cid:durableId="1445416128">
    <w:abstractNumId w:val="214"/>
  </w:num>
  <w:num w:numId="459" w16cid:durableId="1566180140">
    <w:abstractNumId w:val="277"/>
  </w:num>
  <w:num w:numId="460" w16cid:durableId="1864779298">
    <w:abstractNumId w:val="935"/>
  </w:num>
  <w:num w:numId="461" w16cid:durableId="780221330">
    <w:abstractNumId w:val="844"/>
  </w:num>
  <w:num w:numId="462" w16cid:durableId="1403481448">
    <w:abstractNumId w:val="488"/>
  </w:num>
  <w:num w:numId="463" w16cid:durableId="81991879">
    <w:abstractNumId w:val="1025"/>
  </w:num>
  <w:num w:numId="464" w16cid:durableId="1888832992">
    <w:abstractNumId w:val="576"/>
  </w:num>
  <w:num w:numId="465" w16cid:durableId="558786723">
    <w:abstractNumId w:val="856"/>
  </w:num>
  <w:num w:numId="466" w16cid:durableId="338191917">
    <w:abstractNumId w:val="1071"/>
  </w:num>
  <w:num w:numId="467" w16cid:durableId="1983461116">
    <w:abstractNumId w:val="357"/>
  </w:num>
  <w:num w:numId="468" w16cid:durableId="1856576364">
    <w:abstractNumId w:val="338"/>
  </w:num>
  <w:num w:numId="469" w16cid:durableId="548763354">
    <w:abstractNumId w:val="490"/>
  </w:num>
  <w:num w:numId="470" w16cid:durableId="306975861">
    <w:abstractNumId w:val="252"/>
  </w:num>
  <w:num w:numId="471" w16cid:durableId="13113570">
    <w:abstractNumId w:val="66"/>
  </w:num>
  <w:num w:numId="472" w16cid:durableId="274992487">
    <w:abstractNumId w:val="712"/>
  </w:num>
  <w:num w:numId="473" w16cid:durableId="1841577512">
    <w:abstractNumId w:val="1020"/>
  </w:num>
  <w:num w:numId="474" w16cid:durableId="1280183181">
    <w:abstractNumId w:val="513"/>
  </w:num>
  <w:num w:numId="475" w16cid:durableId="1885408073">
    <w:abstractNumId w:val="860"/>
  </w:num>
  <w:num w:numId="476" w16cid:durableId="504243476">
    <w:abstractNumId w:val="213"/>
  </w:num>
  <w:num w:numId="477" w16cid:durableId="1465349315">
    <w:abstractNumId w:val="354"/>
  </w:num>
  <w:num w:numId="478" w16cid:durableId="1955555108">
    <w:abstractNumId w:val="287"/>
  </w:num>
  <w:num w:numId="479" w16cid:durableId="310981960">
    <w:abstractNumId w:val="388"/>
  </w:num>
  <w:num w:numId="480" w16cid:durableId="1826581570">
    <w:abstractNumId w:val="674"/>
  </w:num>
  <w:num w:numId="481" w16cid:durableId="737827512">
    <w:abstractNumId w:val="952"/>
  </w:num>
  <w:num w:numId="482" w16cid:durableId="1579902090">
    <w:abstractNumId w:val="208"/>
  </w:num>
  <w:num w:numId="483" w16cid:durableId="1258323009">
    <w:abstractNumId w:val="833"/>
  </w:num>
  <w:num w:numId="484" w16cid:durableId="1313827620">
    <w:abstractNumId w:val="115"/>
  </w:num>
  <w:num w:numId="485" w16cid:durableId="2120372458">
    <w:abstractNumId w:val="202"/>
  </w:num>
  <w:num w:numId="486" w16cid:durableId="754133219">
    <w:abstractNumId w:val="750"/>
  </w:num>
  <w:num w:numId="487" w16cid:durableId="429475000">
    <w:abstractNumId w:val="476"/>
  </w:num>
  <w:num w:numId="488" w16cid:durableId="910626354">
    <w:abstractNumId w:val="201"/>
  </w:num>
  <w:num w:numId="489" w16cid:durableId="2075197998">
    <w:abstractNumId w:val="599"/>
  </w:num>
  <w:num w:numId="490" w16cid:durableId="306908471">
    <w:abstractNumId w:val="720"/>
  </w:num>
  <w:num w:numId="491" w16cid:durableId="1714034449">
    <w:abstractNumId w:val="540"/>
  </w:num>
  <w:num w:numId="492" w16cid:durableId="785464105">
    <w:abstractNumId w:val="311"/>
  </w:num>
  <w:num w:numId="493" w16cid:durableId="1922249843">
    <w:abstractNumId w:val="889"/>
  </w:num>
  <w:num w:numId="494" w16cid:durableId="610627097">
    <w:abstractNumId w:val="918"/>
  </w:num>
  <w:num w:numId="495" w16cid:durableId="2104375344">
    <w:abstractNumId w:val="248"/>
  </w:num>
  <w:num w:numId="496" w16cid:durableId="754285434">
    <w:abstractNumId w:val="563"/>
  </w:num>
  <w:num w:numId="497" w16cid:durableId="1470634237">
    <w:abstractNumId w:val="855"/>
  </w:num>
  <w:num w:numId="498" w16cid:durableId="1950431874">
    <w:abstractNumId w:val="638"/>
  </w:num>
  <w:num w:numId="499" w16cid:durableId="1737818717">
    <w:abstractNumId w:val="569"/>
  </w:num>
  <w:num w:numId="500" w16cid:durableId="2036232053">
    <w:abstractNumId w:val="937"/>
  </w:num>
  <w:num w:numId="501" w16cid:durableId="990450888">
    <w:abstractNumId w:val="268"/>
  </w:num>
  <w:num w:numId="502" w16cid:durableId="202521493">
    <w:abstractNumId w:val="1169"/>
  </w:num>
  <w:num w:numId="503" w16cid:durableId="635961745">
    <w:abstractNumId w:val="148"/>
  </w:num>
  <w:num w:numId="504" w16cid:durableId="989557759">
    <w:abstractNumId w:val="768"/>
  </w:num>
  <w:num w:numId="505" w16cid:durableId="1362053868">
    <w:abstractNumId w:val="688"/>
  </w:num>
  <w:num w:numId="506" w16cid:durableId="1280186803">
    <w:abstractNumId w:val="1130"/>
  </w:num>
  <w:num w:numId="507" w16cid:durableId="629898525">
    <w:abstractNumId w:val="414"/>
  </w:num>
  <w:num w:numId="508" w16cid:durableId="627932518">
    <w:abstractNumId w:val="1049"/>
  </w:num>
  <w:num w:numId="509" w16cid:durableId="602031102">
    <w:abstractNumId w:val="1113"/>
  </w:num>
  <w:num w:numId="510" w16cid:durableId="1684552171">
    <w:abstractNumId w:val="239"/>
  </w:num>
  <w:num w:numId="511" w16cid:durableId="1364286473">
    <w:abstractNumId w:val="489"/>
  </w:num>
  <w:num w:numId="512" w16cid:durableId="185019649">
    <w:abstractNumId w:val="151"/>
  </w:num>
  <w:num w:numId="513" w16cid:durableId="1055663287">
    <w:abstractNumId w:val="654"/>
  </w:num>
  <w:num w:numId="514" w16cid:durableId="656307604">
    <w:abstractNumId w:val="485"/>
  </w:num>
  <w:num w:numId="515" w16cid:durableId="356590120">
    <w:abstractNumId w:val="94"/>
  </w:num>
  <w:num w:numId="516" w16cid:durableId="1620524645">
    <w:abstractNumId w:val="309"/>
  </w:num>
  <w:num w:numId="517" w16cid:durableId="779108644">
    <w:abstractNumId w:val="920"/>
  </w:num>
  <w:num w:numId="518" w16cid:durableId="2086875476">
    <w:abstractNumId w:val="635"/>
  </w:num>
  <w:num w:numId="519" w16cid:durableId="385375253">
    <w:abstractNumId w:val="240"/>
  </w:num>
  <w:num w:numId="520" w16cid:durableId="1073356612">
    <w:abstractNumId w:val="736"/>
  </w:num>
  <w:num w:numId="521" w16cid:durableId="362445066">
    <w:abstractNumId w:val="634"/>
  </w:num>
  <w:num w:numId="522" w16cid:durableId="221985263">
    <w:abstractNumId w:val="609"/>
  </w:num>
  <w:num w:numId="523" w16cid:durableId="1861698255">
    <w:abstractNumId w:val="583"/>
  </w:num>
  <w:num w:numId="524" w16cid:durableId="447889945">
    <w:abstractNumId w:val="621"/>
  </w:num>
  <w:num w:numId="525" w16cid:durableId="186917752">
    <w:abstractNumId w:val="1050"/>
  </w:num>
  <w:num w:numId="526" w16cid:durableId="930049027">
    <w:abstractNumId w:val="1062"/>
  </w:num>
  <w:num w:numId="527" w16cid:durableId="942616525">
    <w:abstractNumId w:val="130"/>
  </w:num>
  <w:num w:numId="528" w16cid:durableId="1684547026">
    <w:abstractNumId w:val="184"/>
  </w:num>
  <w:num w:numId="529" w16cid:durableId="1247768949">
    <w:abstractNumId w:val="238"/>
  </w:num>
  <w:num w:numId="530" w16cid:durableId="468278971">
    <w:abstractNumId w:val="1010"/>
  </w:num>
  <w:num w:numId="531" w16cid:durableId="715590915">
    <w:abstractNumId w:val="1045"/>
  </w:num>
  <w:num w:numId="532" w16cid:durableId="1722242226">
    <w:abstractNumId w:val="1030"/>
  </w:num>
  <w:num w:numId="533" w16cid:durableId="1937782621">
    <w:abstractNumId w:val="9"/>
  </w:num>
  <w:num w:numId="534" w16cid:durableId="1337028606">
    <w:abstractNumId w:val="366"/>
  </w:num>
  <w:num w:numId="535" w16cid:durableId="1221286801">
    <w:abstractNumId w:val="301"/>
  </w:num>
  <w:num w:numId="536" w16cid:durableId="2132937324">
    <w:abstractNumId w:val="131"/>
  </w:num>
  <w:num w:numId="537" w16cid:durableId="1559628889">
    <w:abstractNumId w:val="83"/>
  </w:num>
  <w:num w:numId="538" w16cid:durableId="195429936">
    <w:abstractNumId w:val="1000"/>
  </w:num>
  <w:num w:numId="539" w16cid:durableId="1777208668">
    <w:abstractNumId w:val="229"/>
  </w:num>
  <w:num w:numId="540" w16cid:durableId="1854954400">
    <w:abstractNumId w:val="620"/>
  </w:num>
  <w:num w:numId="541" w16cid:durableId="344358476">
    <w:abstractNumId w:val="811"/>
  </w:num>
  <w:num w:numId="542" w16cid:durableId="1065420306">
    <w:abstractNumId w:val="26"/>
  </w:num>
  <w:num w:numId="543" w16cid:durableId="1387872440">
    <w:abstractNumId w:val="254"/>
  </w:num>
  <w:num w:numId="544" w16cid:durableId="230116151">
    <w:abstractNumId w:val="73"/>
  </w:num>
  <w:num w:numId="545" w16cid:durableId="1425490499">
    <w:abstractNumId w:val="730"/>
  </w:num>
  <w:num w:numId="546" w16cid:durableId="2121952176">
    <w:abstractNumId w:val="682"/>
  </w:num>
  <w:num w:numId="547" w16cid:durableId="1743134786">
    <w:abstractNumId w:val="1139"/>
  </w:num>
  <w:num w:numId="548" w16cid:durableId="1919825054">
    <w:abstractNumId w:val="10"/>
  </w:num>
  <w:num w:numId="549" w16cid:durableId="1989941895">
    <w:abstractNumId w:val="672"/>
  </w:num>
  <w:num w:numId="550" w16cid:durableId="1386758834">
    <w:abstractNumId w:val="928"/>
  </w:num>
  <w:num w:numId="551" w16cid:durableId="2007245106">
    <w:abstractNumId w:val="1032"/>
  </w:num>
  <w:num w:numId="552" w16cid:durableId="1764648439">
    <w:abstractNumId w:val="561"/>
  </w:num>
  <w:num w:numId="553" w16cid:durableId="1116752543">
    <w:abstractNumId w:val="104"/>
  </w:num>
  <w:num w:numId="554" w16cid:durableId="1725525659">
    <w:abstractNumId w:val="1123"/>
  </w:num>
  <w:num w:numId="555" w16cid:durableId="1597443048">
    <w:abstractNumId w:val="1072"/>
  </w:num>
  <w:num w:numId="556" w16cid:durableId="819493190">
    <w:abstractNumId w:val="1099"/>
  </w:num>
  <w:num w:numId="557" w16cid:durableId="458378134">
    <w:abstractNumId w:val="642"/>
  </w:num>
  <w:num w:numId="558" w16cid:durableId="675959773">
    <w:abstractNumId w:val="142"/>
  </w:num>
  <w:num w:numId="559" w16cid:durableId="80834771">
    <w:abstractNumId w:val="270"/>
  </w:num>
  <w:num w:numId="560" w16cid:durableId="897011422">
    <w:abstractNumId w:val="299"/>
  </w:num>
  <w:num w:numId="561" w16cid:durableId="584725292">
    <w:abstractNumId w:val="812"/>
  </w:num>
  <w:num w:numId="562" w16cid:durableId="228930152">
    <w:abstractNumId w:val="857"/>
  </w:num>
  <w:num w:numId="563" w16cid:durableId="265893061">
    <w:abstractNumId w:val="1047"/>
  </w:num>
  <w:num w:numId="564" w16cid:durableId="768238765">
    <w:abstractNumId w:val="754"/>
  </w:num>
  <w:num w:numId="565" w16cid:durableId="1636988108">
    <w:abstractNumId w:val="198"/>
  </w:num>
  <w:num w:numId="566" w16cid:durableId="2059935547">
    <w:abstractNumId w:val="18"/>
  </w:num>
  <w:num w:numId="567" w16cid:durableId="668292491">
    <w:abstractNumId w:val="679"/>
  </w:num>
  <w:num w:numId="568" w16cid:durableId="935985688">
    <w:abstractNumId w:val="1033"/>
  </w:num>
  <w:num w:numId="569" w16cid:durableId="699937927">
    <w:abstractNumId w:val="101"/>
  </w:num>
  <w:num w:numId="570" w16cid:durableId="947082077">
    <w:abstractNumId w:val="1012"/>
  </w:num>
  <w:num w:numId="571" w16cid:durableId="1883637314">
    <w:abstractNumId w:val="953"/>
  </w:num>
  <w:num w:numId="572" w16cid:durableId="1354964017">
    <w:abstractNumId w:val="484"/>
  </w:num>
  <w:num w:numId="573" w16cid:durableId="1417551892">
    <w:abstractNumId w:val="481"/>
  </w:num>
  <w:num w:numId="574" w16cid:durableId="1607300437">
    <w:abstractNumId w:val="823"/>
  </w:num>
  <w:num w:numId="575" w16cid:durableId="72318020">
    <w:abstractNumId w:val="292"/>
  </w:num>
  <w:num w:numId="576" w16cid:durableId="52167698">
    <w:abstractNumId w:val="111"/>
  </w:num>
  <w:num w:numId="577" w16cid:durableId="2018533994">
    <w:abstractNumId w:val="641"/>
  </w:num>
  <w:num w:numId="578" w16cid:durableId="1820073513">
    <w:abstractNumId w:val="631"/>
  </w:num>
  <w:num w:numId="579" w16cid:durableId="500199797">
    <w:abstractNumId w:val="782"/>
  </w:num>
  <w:num w:numId="580" w16cid:durableId="322856572">
    <w:abstractNumId w:val="984"/>
  </w:num>
  <w:num w:numId="581" w16cid:durableId="1222327159">
    <w:abstractNumId w:val="1176"/>
  </w:num>
  <w:num w:numId="582" w16cid:durableId="2100904090">
    <w:abstractNumId w:val="1181"/>
  </w:num>
  <w:num w:numId="583" w16cid:durableId="1883638111">
    <w:abstractNumId w:val="152"/>
  </w:num>
  <w:num w:numId="584" w16cid:durableId="1778715171">
    <w:abstractNumId w:val="524"/>
  </w:num>
  <w:num w:numId="585" w16cid:durableId="1449542805">
    <w:abstractNumId w:val="1183"/>
  </w:num>
  <w:num w:numId="586" w16cid:durableId="851189863">
    <w:abstractNumId w:val="710"/>
  </w:num>
  <w:num w:numId="587" w16cid:durableId="68045678">
    <w:abstractNumId w:val="614"/>
  </w:num>
  <w:num w:numId="588" w16cid:durableId="1140533794">
    <w:abstractNumId w:val="1138"/>
  </w:num>
  <w:num w:numId="589" w16cid:durableId="638262475">
    <w:abstractNumId w:val="337"/>
  </w:num>
  <w:num w:numId="590" w16cid:durableId="1888486822">
    <w:abstractNumId w:val="633"/>
  </w:num>
  <w:num w:numId="591" w16cid:durableId="1747727175">
    <w:abstractNumId w:val="1005"/>
  </w:num>
  <w:num w:numId="592" w16cid:durableId="665789021">
    <w:abstractNumId w:val="838"/>
  </w:num>
  <w:num w:numId="593" w16cid:durableId="696585418">
    <w:abstractNumId w:val="75"/>
  </w:num>
  <w:num w:numId="594" w16cid:durableId="966278443">
    <w:abstractNumId w:val="916"/>
  </w:num>
  <w:num w:numId="595" w16cid:durableId="627785551">
    <w:abstractNumId w:val="778"/>
  </w:num>
  <w:num w:numId="596" w16cid:durableId="1247108073">
    <w:abstractNumId w:val="23"/>
  </w:num>
  <w:num w:numId="597" w16cid:durableId="1584796087">
    <w:abstractNumId w:val="637"/>
  </w:num>
  <w:num w:numId="598" w16cid:durableId="215817164">
    <w:abstractNumId w:val="1068"/>
  </w:num>
  <w:num w:numId="599" w16cid:durableId="2051875088">
    <w:abstractNumId w:val="377"/>
  </w:num>
  <w:num w:numId="600" w16cid:durableId="1743989004">
    <w:abstractNumId w:val="347"/>
  </w:num>
  <w:num w:numId="601" w16cid:durableId="1235169121">
    <w:abstractNumId w:val="1090"/>
  </w:num>
  <w:num w:numId="602" w16cid:durableId="1384602846">
    <w:abstractNumId w:val="988"/>
  </w:num>
  <w:num w:numId="603" w16cid:durableId="1949308961">
    <w:abstractNumId w:val="64"/>
  </w:num>
  <w:num w:numId="604" w16cid:durableId="1454866080">
    <w:abstractNumId w:val="830"/>
  </w:num>
  <w:num w:numId="605" w16cid:durableId="193081893">
    <w:abstractNumId w:val="78"/>
  </w:num>
  <w:num w:numId="606" w16cid:durableId="536700069">
    <w:abstractNumId w:val="983"/>
  </w:num>
  <w:num w:numId="607" w16cid:durableId="1219047042">
    <w:abstractNumId w:val="834"/>
  </w:num>
  <w:num w:numId="608" w16cid:durableId="510921053">
    <w:abstractNumId w:val="1067"/>
  </w:num>
  <w:num w:numId="609" w16cid:durableId="1177420989">
    <w:abstractNumId w:val="870"/>
  </w:num>
  <w:num w:numId="610" w16cid:durableId="277102507">
    <w:abstractNumId w:val="962"/>
  </w:num>
  <w:num w:numId="611" w16cid:durableId="1776250373">
    <w:abstractNumId w:val="471"/>
  </w:num>
  <w:num w:numId="612" w16cid:durableId="225847394">
    <w:abstractNumId w:val="1070"/>
  </w:num>
  <w:num w:numId="613" w16cid:durableId="820461788">
    <w:abstractNumId w:val="925"/>
  </w:num>
  <w:num w:numId="614" w16cid:durableId="1353536765">
    <w:abstractNumId w:val="109"/>
  </w:num>
  <w:num w:numId="615" w16cid:durableId="339629231">
    <w:abstractNumId w:val="497"/>
  </w:num>
  <w:num w:numId="616" w16cid:durableId="1302148546">
    <w:abstractNumId w:val="127"/>
  </w:num>
  <w:num w:numId="617" w16cid:durableId="941884905">
    <w:abstractNumId w:val="289"/>
  </w:num>
  <w:num w:numId="618" w16cid:durableId="836532250">
    <w:abstractNumId w:val="842"/>
  </w:num>
  <w:num w:numId="619" w16cid:durableId="1922176496">
    <w:abstractNumId w:val="701"/>
  </w:num>
  <w:num w:numId="620" w16cid:durableId="1284077600">
    <w:abstractNumId w:val="788"/>
  </w:num>
  <w:num w:numId="621" w16cid:durableId="502011674">
    <w:abstractNumId w:val="461"/>
  </w:num>
  <w:num w:numId="622" w16cid:durableId="1730417526">
    <w:abstractNumId w:val="12"/>
  </w:num>
  <w:num w:numId="623" w16cid:durableId="675041011">
    <w:abstractNumId w:val="786"/>
  </w:num>
  <w:num w:numId="624" w16cid:durableId="949239631">
    <w:abstractNumId w:val="45"/>
  </w:num>
  <w:num w:numId="625" w16cid:durableId="187110144">
    <w:abstractNumId w:val="1048"/>
  </w:num>
  <w:num w:numId="626" w16cid:durableId="1771121103">
    <w:abstractNumId w:val="133"/>
  </w:num>
  <w:num w:numId="627" w16cid:durableId="55907914">
    <w:abstractNumId w:val="924"/>
  </w:num>
  <w:num w:numId="628" w16cid:durableId="2092001628">
    <w:abstractNumId w:val="662"/>
  </w:num>
  <w:num w:numId="629" w16cid:durableId="372538350">
    <w:abstractNumId w:val="510"/>
  </w:num>
  <w:num w:numId="630" w16cid:durableId="363870423">
    <w:abstractNumId w:val="523"/>
  </w:num>
  <w:num w:numId="631" w16cid:durableId="653802383">
    <w:abstractNumId w:val="565"/>
  </w:num>
  <w:num w:numId="632" w16cid:durableId="2139641569">
    <w:abstractNumId w:val="374"/>
  </w:num>
  <w:num w:numId="633" w16cid:durableId="804808789">
    <w:abstractNumId w:val="587"/>
  </w:num>
  <w:num w:numId="634" w16cid:durableId="1817140512">
    <w:abstractNumId w:val="910"/>
  </w:num>
  <w:num w:numId="635" w16cid:durableId="1815684943">
    <w:abstractNumId w:val="814"/>
  </w:num>
  <w:num w:numId="636" w16cid:durableId="2032758078">
    <w:abstractNumId w:val="716"/>
  </w:num>
  <w:num w:numId="637" w16cid:durableId="46298071">
    <w:abstractNumId w:val="434"/>
  </w:num>
  <w:num w:numId="638" w16cid:durableId="251933776">
    <w:abstractNumId w:val="789"/>
  </w:num>
  <w:num w:numId="639" w16cid:durableId="595216089">
    <w:abstractNumId w:val="327"/>
  </w:num>
  <w:num w:numId="640" w16cid:durableId="1808620426">
    <w:abstractNumId w:val="590"/>
  </w:num>
  <w:num w:numId="641" w16cid:durableId="1574124142">
    <w:abstractNumId w:val="19"/>
  </w:num>
  <w:num w:numId="642" w16cid:durableId="826441654">
    <w:abstractNumId w:val="548"/>
  </w:num>
  <w:num w:numId="643" w16cid:durableId="741678365">
    <w:abstractNumId w:val="381"/>
  </w:num>
  <w:num w:numId="644" w16cid:durableId="1911453927">
    <w:abstractNumId w:val="54"/>
  </w:num>
  <w:num w:numId="645" w16cid:durableId="900016774">
    <w:abstractNumId w:val="233"/>
  </w:num>
  <w:num w:numId="646" w16cid:durableId="192423636">
    <w:abstractNumId w:val="144"/>
  </w:num>
  <w:num w:numId="647" w16cid:durableId="831288319">
    <w:abstractNumId w:val="655"/>
  </w:num>
  <w:num w:numId="648" w16cid:durableId="777874870">
    <w:abstractNumId w:val="603"/>
  </w:num>
  <w:num w:numId="649" w16cid:durableId="30812286">
    <w:abstractNumId w:val="556"/>
  </w:num>
  <w:num w:numId="650" w16cid:durableId="375088750">
    <w:abstractNumId w:val="361"/>
  </w:num>
  <w:num w:numId="651" w16cid:durableId="536351917">
    <w:abstractNumId w:val="980"/>
  </w:num>
  <w:num w:numId="652" w16cid:durableId="1703938152">
    <w:abstractNumId w:val="994"/>
  </w:num>
  <w:num w:numId="653" w16cid:durableId="1288976326">
    <w:abstractNumId w:val="322"/>
  </w:num>
  <w:num w:numId="654" w16cid:durableId="922640955">
    <w:abstractNumId w:val="995"/>
  </w:num>
  <w:num w:numId="655" w16cid:durableId="1032847558">
    <w:abstractNumId w:val="707"/>
  </w:num>
  <w:num w:numId="656" w16cid:durableId="1397507799">
    <w:abstractNumId w:val="711"/>
  </w:num>
  <w:num w:numId="657" w16cid:durableId="1130634922">
    <w:abstractNumId w:val="934"/>
  </w:num>
  <w:num w:numId="658" w16cid:durableId="1725255485">
    <w:abstractNumId w:val="800"/>
  </w:num>
  <w:num w:numId="659" w16cid:durableId="111436949">
    <w:abstractNumId w:val="200"/>
  </w:num>
  <w:num w:numId="660" w16cid:durableId="1613704550">
    <w:abstractNumId w:val="1073"/>
  </w:num>
  <w:num w:numId="661" w16cid:durableId="252905862">
    <w:abstractNumId w:val="854"/>
  </w:num>
  <w:num w:numId="662" w16cid:durableId="919171267">
    <w:abstractNumId w:val="82"/>
  </w:num>
  <w:num w:numId="663" w16cid:durableId="2060475456">
    <w:abstractNumId w:val="611"/>
  </w:num>
  <w:num w:numId="664" w16cid:durableId="661664899">
    <w:abstractNumId w:val="598"/>
  </w:num>
  <w:num w:numId="665" w16cid:durableId="1301229841">
    <w:abstractNumId w:val="627"/>
  </w:num>
  <w:num w:numId="666" w16cid:durableId="1537280654">
    <w:abstractNumId w:val="243"/>
  </w:num>
  <w:num w:numId="667" w16cid:durableId="626200584">
    <w:abstractNumId w:val="350"/>
  </w:num>
  <w:num w:numId="668" w16cid:durableId="586571868">
    <w:abstractNumId w:val="512"/>
  </w:num>
  <w:num w:numId="669" w16cid:durableId="1853638456">
    <w:abstractNumId w:val="496"/>
  </w:num>
  <w:num w:numId="670" w16cid:durableId="1545555307">
    <w:abstractNumId w:val="972"/>
  </w:num>
  <w:num w:numId="671" w16cid:durableId="1264726978">
    <w:abstractNumId w:val="623"/>
  </w:num>
  <w:num w:numId="672" w16cid:durableId="1034768395">
    <w:abstractNumId w:val="845"/>
  </w:num>
  <w:num w:numId="673" w16cid:durableId="620574408">
    <w:abstractNumId w:val="1075"/>
  </w:num>
  <w:num w:numId="674" w16cid:durableId="2031223832">
    <w:abstractNumId w:val="932"/>
  </w:num>
  <w:num w:numId="675" w16cid:durableId="47733420">
    <w:abstractNumId w:val="428"/>
  </w:num>
  <w:num w:numId="676" w16cid:durableId="1635791086">
    <w:abstractNumId w:val="539"/>
  </w:num>
  <w:num w:numId="677" w16cid:durableId="1852643768">
    <w:abstractNumId w:val="900"/>
  </w:num>
  <w:num w:numId="678" w16cid:durableId="1941595805">
    <w:abstractNumId w:val="792"/>
  </w:num>
  <w:num w:numId="679" w16cid:durableId="414788985">
    <w:abstractNumId w:val="869"/>
  </w:num>
  <w:num w:numId="680" w16cid:durableId="545873076">
    <w:abstractNumId w:val="330"/>
  </w:num>
  <w:num w:numId="681" w16cid:durableId="1938977769">
    <w:abstractNumId w:val="411"/>
  </w:num>
  <w:num w:numId="682" w16cid:durableId="702679856">
    <w:abstractNumId w:val="1158"/>
  </w:num>
  <w:num w:numId="683" w16cid:durableId="240529309">
    <w:abstractNumId w:val="760"/>
  </w:num>
  <w:num w:numId="684" w16cid:durableId="142739078">
    <w:abstractNumId w:val="135"/>
  </w:num>
  <w:num w:numId="685" w16cid:durableId="1748265879">
    <w:abstractNumId w:val="912"/>
  </w:num>
  <w:num w:numId="686" w16cid:durableId="821041985">
    <w:abstractNumId w:val="554"/>
  </w:num>
  <w:num w:numId="687" w16cid:durableId="724256094">
    <w:abstractNumId w:val="807"/>
  </w:num>
  <w:num w:numId="688" w16cid:durableId="313805196">
    <w:abstractNumId w:val="1147"/>
  </w:num>
  <w:num w:numId="689" w16cid:durableId="162671292">
    <w:abstractNumId w:val="438"/>
  </w:num>
  <w:num w:numId="690" w16cid:durableId="1635525383">
    <w:abstractNumId w:val="402"/>
  </w:num>
  <w:num w:numId="691" w16cid:durableId="1447968276">
    <w:abstractNumId w:val="996"/>
  </w:num>
  <w:num w:numId="692" w16cid:durableId="538586526">
    <w:abstractNumId w:val="570"/>
  </w:num>
  <w:num w:numId="693" w16cid:durableId="1007371567">
    <w:abstractNumId w:val="729"/>
  </w:num>
  <w:num w:numId="694" w16cid:durableId="1152134128">
    <w:abstractNumId w:val="1017"/>
  </w:num>
  <w:num w:numId="695" w16cid:durableId="501818868">
    <w:abstractNumId w:val="769"/>
  </w:num>
  <w:num w:numId="696" w16cid:durableId="1550385548">
    <w:abstractNumId w:val="403"/>
  </w:num>
  <w:num w:numId="697" w16cid:durableId="1684013251">
    <w:abstractNumId w:val="48"/>
  </w:num>
  <w:num w:numId="698" w16cid:durableId="1644433879">
    <w:abstractNumId w:val="1060"/>
  </w:num>
  <w:num w:numId="699" w16cid:durableId="1272323130">
    <w:abstractNumId w:val="176"/>
  </w:num>
  <w:num w:numId="700" w16cid:durableId="1826240699">
    <w:abstractNumId w:val="285"/>
  </w:num>
  <w:num w:numId="701" w16cid:durableId="1879971562">
    <w:abstractNumId w:val="100"/>
  </w:num>
  <w:num w:numId="702" w16cid:durableId="42367904">
    <w:abstractNumId w:val="97"/>
  </w:num>
  <w:num w:numId="703" w16cid:durableId="994454787">
    <w:abstractNumId w:val="1161"/>
  </w:num>
  <w:num w:numId="704" w16cid:durableId="201481482">
    <w:abstractNumId w:val="139"/>
  </w:num>
  <w:num w:numId="705" w16cid:durableId="761027193">
    <w:abstractNumId w:val="307"/>
  </w:num>
  <w:num w:numId="706" w16cid:durableId="1996181262">
    <w:abstractNumId w:val="364"/>
  </w:num>
  <w:num w:numId="707" w16cid:durableId="1147475985">
    <w:abstractNumId w:val="196"/>
  </w:num>
  <w:num w:numId="708" w16cid:durableId="1638142736">
    <w:abstractNumId w:val="1122"/>
  </w:num>
  <w:num w:numId="709" w16cid:durableId="173810866">
    <w:abstractNumId w:val="106"/>
  </w:num>
  <w:num w:numId="710" w16cid:durableId="117913643">
    <w:abstractNumId w:val="1024"/>
  </w:num>
  <w:num w:numId="711" w16cid:durableId="1179613350">
    <w:abstractNumId w:val="39"/>
  </w:num>
  <w:num w:numId="712" w16cid:durableId="820191692">
    <w:abstractNumId w:val="731"/>
  </w:num>
  <w:num w:numId="713" w16cid:durableId="461853303">
    <w:abstractNumId w:val="779"/>
  </w:num>
  <w:num w:numId="714" w16cid:durableId="1319378982">
    <w:abstractNumId w:val="897"/>
  </w:num>
  <w:num w:numId="715" w16cid:durableId="40251564">
    <w:abstractNumId w:val="247"/>
  </w:num>
  <w:num w:numId="716" w16cid:durableId="1802263619">
    <w:abstractNumId w:val="1144"/>
  </w:num>
  <w:num w:numId="717" w16cid:durableId="333190737">
    <w:abstractNumId w:val="762"/>
  </w:num>
  <w:num w:numId="718" w16cid:durableId="916473348">
    <w:abstractNumId w:val="749"/>
  </w:num>
  <w:num w:numId="719" w16cid:durableId="384374494">
    <w:abstractNumId w:val="747"/>
  </w:num>
  <w:num w:numId="720" w16cid:durableId="1068456999">
    <w:abstractNumId w:val="802"/>
  </w:num>
  <w:num w:numId="721" w16cid:durableId="1430348146">
    <w:abstractNumId w:val="242"/>
  </w:num>
  <w:num w:numId="722" w16cid:durableId="2049064713">
    <w:abstractNumId w:val="408"/>
  </w:num>
  <w:num w:numId="723" w16cid:durableId="1347174418">
    <w:abstractNumId w:val="1014"/>
  </w:num>
  <w:num w:numId="724" w16cid:durableId="1546091227">
    <w:abstractNumId w:val="649"/>
  </w:num>
  <w:num w:numId="725" w16cid:durableId="144980239">
    <w:abstractNumId w:val="960"/>
  </w:num>
  <w:num w:numId="726" w16cid:durableId="2054381215">
    <w:abstractNumId w:val="622"/>
  </w:num>
  <w:num w:numId="727" w16cid:durableId="170411236">
    <w:abstractNumId w:val="588"/>
  </w:num>
  <w:num w:numId="728" w16cid:durableId="1681857339">
    <w:abstractNumId w:val="399"/>
  </w:num>
  <w:num w:numId="729" w16cid:durableId="1907717482">
    <w:abstractNumId w:val="743"/>
  </w:num>
  <w:num w:numId="730" w16cid:durableId="2085834555">
    <w:abstractNumId w:val="1092"/>
  </w:num>
  <w:num w:numId="731" w16cid:durableId="1482648643">
    <w:abstractNumId w:val="832"/>
  </w:num>
  <w:num w:numId="732" w16cid:durableId="619383977">
    <w:abstractNumId w:val="27"/>
  </w:num>
  <w:num w:numId="733" w16cid:durableId="1025865460">
    <w:abstractNumId w:val="868"/>
  </w:num>
  <w:num w:numId="734" w16cid:durableId="1126197439">
    <w:abstractNumId w:val="387"/>
  </w:num>
  <w:num w:numId="735" w16cid:durableId="2063674325">
    <w:abstractNumId w:val="704"/>
  </w:num>
  <w:num w:numId="736" w16cid:durableId="1547329646">
    <w:abstractNumId w:val="317"/>
  </w:num>
  <w:num w:numId="737" w16cid:durableId="1227959222">
    <w:abstractNumId w:val="222"/>
  </w:num>
  <w:num w:numId="738" w16cid:durableId="1071924225">
    <w:abstractNumId w:val="143"/>
  </w:num>
  <w:num w:numId="739" w16cid:durableId="752094652">
    <w:abstractNumId w:val="349"/>
  </w:num>
  <w:num w:numId="740" w16cid:durableId="700010374">
    <w:abstractNumId w:val="286"/>
  </w:num>
  <w:num w:numId="741" w16cid:durableId="616064323">
    <w:abstractNumId w:val="1166"/>
  </w:num>
  <w:num w:numId="742" w16cid:durableId="1572891671">
    <w:abstractNumId w:val="1129"/>
  </w:num>
  <w:num w:numId="743" w16cid:durableId="877623677">
    <w:abstractNumId w:val="1031"/>
  </w:num>
  <w:num w:numId="744" w16cid:durableId="2084713219">
    <w:abstractNumId w:val="158"/>
  </w:num>
  <w:num w:numId="745" w16cid:durableId="286089028">
    <w:abstractNumId w:val="509"/>
  </w:num>
  <w:num w:numId="746" w16cid:durableId="1532065903">
    <w:abstractNumId w:val="284"/>
  </w:num>
  <w:num w:numId="747" w16cid:durableId="1028288751">
    <w:abstractNumId w:val="232"/>
  </w:num>
  <w:num w:numId="748" w16cid:durableId="1738744164">
    <w:abstractNumId w:val="573"/>
  </w:num>
  <w:num w:numId="749" w16cid:durableId="773014242">
    <w:abstractNumId w:val="346"/>
  </w:num>
  <w:num w:numId="750" w16cid:durableId="151919031">
    <w:abstractNumId w:val="156"/>
  </w:num>
  <w:num w:numId="751" w16cid:durableId="1253778215">
    <w:abstractNumId w:val="482"/>
  </w:num>
  <w:num w:numId="752" w16cid:durableId="1046830024">
    <w:abstractNumId w:val="482"/>
    <w:lvlOverride w:ilvl="1">
      <w:lvl w:ilvl="1">
        <w:numFmt w:val="decimal"/>
        <w:lvlText w:val="%2."/>
        <w:lvlJc w:val="left"/>
      </w:lvl>
    </w:lvlOverride>
  </w:num>
  <w:num w:numId="753" w16cid:durableId="1159688259">
    <w:abstractNumId w:val="1152"/>
  </w:num>
  <w:num w:numId="754" w16cid:durableId="60910804">
    <w:abstractNumId w:val="1152"/>
    <w:lvlOverride w:ilvl="1">
      <w:lvl w:ilvl="1">
        <w:numFmt w:val="decimal"/>
        <w:lvlText w:val="%2."/>
        <w:lvlJc w:val="left"/>
      </w:lvl>
    </w:lvlOverride>
  </w:num>
  <w:num w:numId="755" w16cid:durableId="1410929960">
    <w:abstractNumId w:val="967"/>
  </w:num>
  <w:num w:numId="756" w16cid:durableId="1080711863">
    <w:abstractNumId w:val="967"/>
    <w:lvlOverride w:ilvl="1">
      <w:lvl w:ilvl="1">
        <w:numFmt w:val="decimal"/>
        <w:lvlText w:val="%2."/>
        <w:lvlJc w:val="left"/>
      </w:lvl>
    </w:lvlOverride>
  </w:num>
  <w:num w:numId="757" w16cid:durableId="1396002228">
    <w:abstractNumId w:val="532"/>
  </w:num>
  <w:num w:numId="758" w16cid:durableId="263809551">
    <w:abstractNumId w:val="532"/>
    <w:lvlOverride w:ilvl="1">
      <w:lvl w:ilvl="1">
        <w:numFmt w:val="decimal"/>
        <w:lvlText w:val="%2."/>
        <w:lvlJc w:val="left"/>
      </w:lvl>
    </w:lvlOverride>
  </w:num>
  <w:num w:numId="759" w16cid:durableId="287250287">
    <w:abstractNumId w:val="363"/>
  </w:num>
  <w:num w:numId="760" w16cid:durableId="2125809429">
    <w:abstractNumId w:val="363"/>
    <w:lvlOverride w:ilvl="1">
      <w:lvl w:ilvl="1">
        <w:numFmt w:val="decimal"/>
        <w:lvlText w:val="%2."/>
        <w:lvlJc w:val="left"/>
      </w:lvl>
    </w:lvlOverride>
  </w:num>
  <w:num w:numId="761" w16cid:durableId="1868247684">
    <w:abstractNumId w:val="877"/>
  </w:num>
  <w:num w:numId="762" w16cid:durableId="60100348">
    <w:abstractNumId w:val="546"/>
  </w:num>
  <w:num w:numId="763" w16cid:durableId="1836913529">
    <w:abstractNumId w:val="273"/>
  </w:num>
  <w:num w:numId="764" w16cid:durableId="1492015309">
    <w:abstractNumId w:val="469"/>
  </w:num>
  <w:num w:numId="765" w16cid:durableId="1903253198">
    <w:abstractNumId w:val="1170"/>
  </w:num>
  <w:num w:numId="766" w16cid:durableId="82914855">
    <w:abstractNumId w:val="785"/>
  </w:num>
  <w:num w:numId="767" w16cid:durableId="759909759">
    <w:abstractNumId w:val="836"/>
  </w:num>
  <w:num w:numId="768" w16cid:durableId="670331751">
    <w:abstractNumId w:val="619"/>
  </w:num>
  <w:num w:numId="769" w16cid:durableId="660232666">
    <w:abstractNumId w:val="226"/>
  </w:num>
  <w:num w:numId="770" w16cid:durableId="723679611">
    <w:abstractNumId w:val="226"/>
    <w:lvlOverride w:ilvl="1">
      <w:lvl w:ilvl="1">
        <w:numFmt w:val="decimal"/>
        <w:lvlText w:val="%2."/>
        <w:lvlJc w:val="left"/>
      </w:lvl>
    </w:lvlOverride>
  </w:num>
  <w:num w:numId="771" w16cid:durableId="548345976">
    <w:abstractNumId w:val="203"/>
  </w:num>
  <w:num w:numId="772" w16cid:durableId="401295372">
    <w:abstractNumId w:val="940"/>
  </w:num>
  <w:num w:numId="773" w16cid:durableId="222253066">
    <w:abstractNumId w:val="582"/>
  </w:num>
  <w:num w:numId="774" w16cid:durableId="1084883015">
    <w:abstractNumId w:val="128"/>
  </w:num>
  <w:num w:numId="775" w16cid:durableId="645158994">
    <w:abstractNumId w:val="771"/>
  </w:num>
  <w:num w:numId="776" w16cid:durableId="746197088">
    <w:abstractNumId w:val="20"/>
  </w:num>
  <w:num w:numId="777" w16cid:durableId="716853222">
    <w:abstractNumId w:val="794"/>
  </w:num>
  <w:num w:numId="778" w16cid:durableId="585501418">
    <w:abstractNumId w:val="1160"/>
  </w:num>
  <w:num w:numId="779" w16cid:durableId="1130511382">
    <w:abstractNumId w:val="915"/>
  </w:num>
  <w:num w:numId="780" w16cid:durableId="1407412043">
    <w:abstractNumId w:val="657"/>
  </w:num>
  <w:num w:numId="781" w16cid:durableId="1050885885">
    <w:abstractNumId w:val="1174"/>
  </w:num>
  <w:num w:numId="782" w16cid:durableId="584456341">
    <w:abstractNumId w:val="433"/>
  </w:num>
  <w:num w:numId="783" w16cid:durableId="639726962">
    <w:abstractNumId w:val="491"/>
  </w:num>
  <w:num w:numId="784" w16cid:durableId="302541811">
    <w:abstractNumId w:val="1008"/>
  </w:num>
  <w:num w:numId="785" w16cid:durableId="1337729483">
    <w:abstractNumId w:val="204"/>
  </w:num>
  <w:num w:numId="786" w16cid:durableId="1796488110">
    <w:abstractNumId w:val="348"/>
  </w:num>
  <w:num w:numId="787" w16cid:durableId="651835138">
    <w:abstractNumId w:val="263"/>
  </w:num>
  <w:num w:numId="788" w16cid:durableId="533736543">
    <w:abstractNumId w:val="98"/>
  </w:num>
  <w:num w:numId="789" w16cid:durableId="1505389798">
    <w:abstractNumId w:val="1091"/>
  </w:num>
  <w:num w:numId="790" w16cid:durableId="501360090">
    <w:abstractNumId w:val="177"/>
  </w:num>
  <w:num w:numId="791" w16cid:durableId="2001542948">
    <w:abstractNumId w:val="775"/>
  </w:num>
  <w:num w:numId="792" w16cid:durableId="1185048692">
    <w:abstractNumId w:val="864"/>
  </w:num>
  <w:num w:numId="793" w16cid:durableId="2108038233">
    <w:abstractNumId w:val="1171"/>
  </w:num>
  <w:num w:numId="794" w16cid:durableId="1102187697">
    <w:abstractNumId w:val="597"/>
  </w:num>
  <w:num w:numId="795" w16cid:durableId="2100984860">
    <w:abstractNumId w:val="797"/>
  </w:num>
  <w:num w:numId="796" w16cid:durableId="892808656">
    <w:abstractNumId w:val="764"/>
  </w:num>
  <w:num w:numId="797" w16cid:durableId="611203671">
    <w:abstractNumId w:val="493"/>
  </w:num>
  <w:num w:numId="798" w16cid:durableId="215316668">
    <w:abstractNumId w:val="1021"/>
  </w:num>
  <w:num w:numId="799" w16cid:durableId="1908757949">
    <w:abstractNumId w:val="223"/>
  </w:num>
  <w:num w:numId="800" w16cid:durableId="1723282526">
    <w:abstractNumId w:val="1164"/>
  </w:num>
  <w:num w:numId="801" w16cid:durableId="2128351675">
    <w:abstractNumId w:val="929"/>
  </w:num>
  <w:num w:numId="802" w16cid:durableId="744961786">
    <w:abstractNumId w:val="326"/>
  </w:num>
  <w:num w:numId="803" w16cid:durableId="1319918121">
    <w:abstractNumId w:val="258"/>
  </w:num>
  <w:num w:numId="804" w16cid:durableId="1146167146">
    <w:abstractNumId w:val="409"/>
  </w:num>
  <w:num w:numId="805" w16cid:durableId="1897087862">
    <w:abstractNumId w:val="880"/>
  </w:num>
  <w:num w:numId="806" w16cid:durableId="899942665">
    <w:abstractNumId w:val="694"/>
  </w:num>
  <w:num w:numId="807" w16cid:durableId="1815176115">
    <w:abstractNumId w:val="550"/>
  </w:num>
  <w:num w:numId="808" w16cid:durableId="1121652946">
    <w:abstractNumId w:val="334"/>
  </w:num>
  <w:num w:numId="809" w16cid:durableId="1131289641">
    <w:abstractNumId w:val="1148"/>
  </w:num>
  <w:num w:numId="810" w16cid:durableId="17196024">
    <w:abstractNumId w:val="1143"/>
  </w:num>
  <w:num w:numId="811" w16cid:durableId="985621454">
    <w:abstractNumId w:val="863"/>
  </w:num>
  <w:num w:numId="812" w16cid:durableId="1834955994">
    <w:abstractNumId w:val="249"/>
  </w:num>
  <w:num w:numId="813" w16cid:durableId="164712564">
    <w:abstractNumId w:val="542"/>
  </w:num>
  <w:num w:numId="814" w16cid:durableId="821190733">
    <w:abstractNumId w:val="684"/>
  </w:num>
  <w:num w:numId="815" w16cid:durableId="1437169722">
    <w:abstractNumId w:val="541"/>
  </w:num>
  <w:num w:numId="816" w16cid:durableId="1506481699">
    <w:abstractNumId w:val="118"/>
  </w:num>
  <w:num w:numId="817" w16cid:durableId="1584953072">
    <w:abstractNumId w:val="22"/>
  </w:num>
  <w:num w:numId="818" w16cid:durableId="1014117248">
    <w:abstractNumId w:val="405"/>
  </w:num>
  <w:num w:numId="819" w16cid:durableId="1837845741">
    <w:abstractNumId w:val="31"/>
  </w:num>
  <w:num w:numId="820" w16cid:durableId="1098525376">
    <w:abstractNumId w:val="958"/>
  </w:num>
  <w:num w:numId="821" w16cid:durableId="1974865558">
    <w:abstractNumId w:val="757"/>
  </w:num>
  <w:num w:numId="822" w16cid:durableId="889918854">
    <w:abstractNumId w:val="818"/>
  </w:num>
  <w:num w:numId="823" w16cid:durableId="142241849">
    <w:abstractNumId w:val="951"/>
  </w:num>
  <w:num w:numId="824" w16cid:durableId="2125226582">
    <w:abstractNumId w:val="160"/>
  </w:num>
  <w:num w:numId="825" w16cid:durableId="794522015">
    <w:abstractNumId w:val="692"/>
  </w:num>
  <w:num w:numId="826" w16cid:durableId="508759745">
    <w:abstractNumId w:val="463"/>
  </w:num>
  <w:num w:numId="827" w16cid:durableId="1860967864">
    <w:abstractNumId w:val="415"/>
  </w:num>
  <w:num w:numId="828" w16cid:durableId="349333101">
    <w:abstractNumId w:val="955"/>
  </w:num>
  <w:num w:numId="829" w16cid:durableId="541750946">
    <w:abstractNumId w:val="261"/>
  </w:num>
  <w:num w:numId="830" w16cid:durableId="148137295">
    <w:abstractNumId w:val="1177"/>
  </w:num>
  <w:num w:numId="831" w16cid:durableId="846556304">
    <w:abstractNumId w:val="640"/>
  </w:num>
  <w:num w:numId="832" w16cid:durableId="810945862">
    <w:abstractNumId w:val="1074"/>
  </w:num>
  <w:num w:numId="833" w16cid:durableId="1655986744">
    <w:abstractNumId w:val="1182"/>
  </w:num>
  <w:num w:numId="834" w16cid:durableId="702486179">
    <w:abstractNumId w:val="168"/>
  </w:num>
  <w:num w:numId="835" w16cid:durableId="1110784375">
    <w:abstractNumId w:val="1165"/>
  </w:num>
  <w:num w:numId="836" w16cid:durableId="952857651">
    <w:abstractNumId w:val="114"/>
  </w:num>
  <w:num w:numId="837" w16cid:durableId="1566719492">
    <w:abstractNumId w:val="380"/>
  </w:num>
  <w:num w:numId="838" w16cid:durableId="1797259322">
    <w:abstractNumId w:val="977"/>
  </w:num>
  <w:num w:numId="839" w16cid:durableId="1729956692">
    <w:abstractNumId w:val="945"/>
  </w:num>
  <w:num w:numId="840" w16cid:durableId="996307049">
    <w:abstractNumId w:val="671"/>
  </w:num>
  <w:num w:numId="841" w16cid:durableId="1921788049">
    <w:abstractNumId w:val="432"/>
  </w:num>
  <w:num w:numId="842" w16cid:durableId="797797254">
    <w:abstractNumId w:val="1120"/>
  </w:num>
  <w:num w:numId="843" w16cid:durableId="1293949054">
    <w:abstractNumId w:val="702"/>
  </w:num>
  <w:num w:numId="844" w16cid:durableId="1601571397">
    <w:abstractNumId w:val="847"/>
  </w:num>
  <w:num w:numId="845" w16cid:durableId="1533150247">
    <w:abstractNumId w:val="465"/>
  </w:num>
  <w:num w:numId="846" w16cid:durableId="687296488">
    <w:abstractNumId w:val="1094"/>
  </w:num>
  <w:num w:numId="847" w16cid:durableId="2070105978">
    <w:abstractNumId w:val="468"/>
  </w:num>
  <w:num w:numId="848" w16cid:durableId="118500284">
    <w:abstractNumId w:val="690"/>
  </w:num>
  <w:num w:numId="849" w16cid:durableId="16545148">
    <w:abstractNumId w:val="861"/>
  </w:num>
  <w:num w:numId="850" w16cid:durableId="1383098890">
    <w:abstractNumId w:val="813"/>
  </w:num>
  <w:num w:numId="851" w16cid:durableId="1428043216">
    <w:abstractNumId w:val="644"/>
  </w:num>
  <w:num w:numId="852" w16cid:durableId="771047858">
    <w:abstractNumId w:val="269"/>
  </w:num>
  <w:num w:numId="853" w16cid:durableId="1006130220">
    <w:abstractNumId w:val="264"/>
  </w:num>
  <w:num w:numId="854" w16cid:durableId="1637947315">
    <w:abstractNumId w:val="1057"/>
  </w:num>
  <w:num w:numId="855" w16cid:durableId="1537962654">
    <w:abstractNumId w:val="906"/>
  </w:num>
  <w:num w:numId="856" w16cid:durableId="973560952">
    <w:abstractNumId w:val="1133"/>
  </w:num>
  <w:num w:numId="857" w16cid:durableId="272326352">
    <w:abstractNumId w:val="325"/>
  </w:num>
  <w:num w:numId="858" w16cid:durableId="1930502131">
    <w:abstractNumId w:val="181"/>
  </w:num>
  <w:num w:numId="859" w16cid:durableId="204754307">
    <w:abstractNumId w:val="964"/>
  </w:num>
  <w:num w:numId="860" w16cid:durableId="666834838">
    <w:abstractNumId w:val="957"/>
  </w:num>
  <w:num w:numId="861" w16cid:durableId="1087530805">
    <w:abstractNumId w:val="96"/>
  </w:num>
  <w:num w:numId="862" w16cid:durableId="1918440884">
    <w:abstractNumId w:val="1106"/>
  </w:num>
  <w:num w:numId="863" w16cid:durableId="1826431972">
    <w:abstractNumId w:val="698"/>
  </w:num>
  <w:num w:numId="864" w16cid:durableId="1538542992">
    <w:abstractNumId w:val="276"/>
  </w:num>
  <w:num w:numId="865" w16cid:durableId="746153443">
    <w:abstractNumId w:val="604"/>
  </w:num>
  <w:num w:numId="866" w16cid:durableId="1262444970">
    <w:abstractNumId w:val="987"/>
  </w:num>
  <w:num w:numId="867" w16cid:durableId="252327252">
    <w:abstractNumId w:val="1080"/>
  </w:num>
  <w:num w:numId="868" w16cid:durableId="1905799395">
    <w:abstractNumId w:val="76"/>
  </w:num>
  <w:num w:numId="869" w16cid:durableId="794983218">
    <w:abstractNumId w:val="417"/>
  </w:num>
  <w:num w:numId="870" w16cid:durableId="1009989274">
    <w:abstractNumId w:val="1085"/>
  </w:num>
  <w:num w:numId="871" w16cid:durableId="1138038415">
    <w:abstractNumId w:val="954"/>
  </w:num>
  <w:num w:numId="872" w16cid:durableId="1859540199">
    <w:abstractNumId w:val="372"/>
  </w:num>
  <w:num w:numId="873" w16cid:durableId="1781489397">
    <w:abstractNumId w:val="1064"/>
  </w:num>
  <w:num w:numId="874" w16cid:durableId="1028531454">
    <w:abstractNumId w:val="533"/>
  </w:num>
  <w:num w:numId="875" w16cid:durableId="1329674585">
    <w:abstractNumId w:val="1043"/>
  </w:num>
  <w:num w:numId="876" w16cid:durableId="965695725">
    <w:abstractNumId w:val="776"/>
  </w:num>
  <w:num w:numId="877" w16cid:durableId="936716997">
    <w:abstractNumId w:val="647"/>
  </w:num>
  <w:num w:numId="878" w16cid:durableId="1159661599">
    <w:abstractNumId w:val="154"/>
  </w:num>
  <w:num w:numId="879" w16cid:durableId="1542405154">
    <w:abstractNumId w:val="584"/>
  </w:num>
  <w:num w:numId="880" w16cid:durableId="694116422">
    <w:abstractNumId w:val="172"/>
  </w:num>
  <w:num w:numId="881" w16cid:durableId="546114070">
    <w:abstractNumId w:val="324"/>
  </w:num>
  <w:num w:numId="882" w16cid:durableId="56559824">
    <w:abstractNumId w:val="241"/>
  </w:num>
  <w:num w:numId="883" w16cid:durableId="1518731909">
    <w:abstractNumId w:val="705"/>
  </w:num>
  <w:num w:numId="884" w16cid:durableId="551041029">
    <w:abstractNumId w:val="933"/>
  </w:num>
  <w:num w:numId="885" w16cid:durableId="292639403">
    <w:abstractNumId w:val="1150"/>
  </w:num>
  <w:num w:numId="886" w16cid:durableId="388765145">
    <w:abstractNumId w:val="345"/>
  </w:num>
  <w:num w:numId="887" w16cid:durableId="1515224084">
    <w:abstractNumId w:val="178"/>
  </w:num>
  <w:num w:numId="888" w16cid:durableId="1377853794">
    <w:abstractNumId w:val="939"/>
  </w:num>
  <w:num w:numId="889" w16cid:durableId="1839924958">
    <w:abstractNumId w:val="521"/>
  </w:num>
  <w:num w:numId="890" w16cid:durableId="974944664">
    <w:abstractNumId w:val="397"/>
  </w:num>
  <w:num w:numId="891" w16cid:durableId="149903721">
    <w:abstractNumId w:val="1155"/>
  </w:num>
  <w:num w:numId="892" w16cid:durableId="2105102176">
    <w:abstractNumId w:val="758"/>
  </w:num>
  <w:num w:numId="893" w16cid:durableId="2030520219">
    <w:abstractNumId w:val="822"/>
  </w:num>
  <w:num w:numId="894" w16cid:durableId="466554959">
    <w:abstractNumId w:val="592"/>
  </w:num>
  <w:num w:numId="895" w16cid:durableId="732049222">
    <w:abstractNumId w:val="923"/>
  </w:num>
  <w:num w:numId="896" w16cid:durableId="284435140">
    <w:abstractNumId w:val="752"/>
  </w:num>
  <w:num w:numId="897" w16cid:durableId="1768429015">
    <w:abstractNumId w:val="6"/>
  </w:num>
  <w:num w:numId="898" w16cid:durableId="357705976">
    <w:abstractNumId w:val="1159"/>
  </w:num>
  <w:num w:numId="899" w16cid:durableId="563179259">
    <w:abstractNumId w:val="1027"/>
  </w:num>
  <w:num w:numId="900" w16cid:durableId="2110463540">
    <w:abstractNumId w:val="946"/>
  </w:num>
  <w:num w:numId="901" w16cid:durableId="823089616">
    <w:abstractNumId w:val="406"/>
  </w:num>
  <w:num w:numId="902" w16cid:durableId="461650728">
    <w:abstractNumId w:val="843"/>
  </w:num>
  <w:num w:numId="903" w16cid:durableId="748842744">
    <w:abstractNumId w:val="457"/>
  </w:num>
  <w:num w:numId="904" w16cid:durableId="1774013818">
    <w:abstractNumId w:val="903"/>
  </w:num>
  <w:num w:numId="905" w16cid:durableId="1633250237">
    <w:abstractNumId w:val="107"/>
  </w:num>
  <w:num w:numId="906" w16cid:durableId="1771655514">
    <w:abstractNumId w:val="69"/>
  </w:num>
  <w:num w:numId="907" w16cid:durableId="932203383">
    <w:abstractNumId w:val="547"/>
  </w:num>
  <w:num w:numId="908" w16cid:durableId="647592945">
    <w:abstractNumId w:val="703"/>
  </w:num>
  <w:num w:numId="909" w16cid:durableId="218368793">
    <w:abstractNumId w:val="318"/>
  </w:num>
  <w:num w:numId="910" w16cid:durableId="1405567321">
    <w:abstractNumId w:val="1069"/>
  </w:num>
  <w:num w:numId="911" w16cid:durableId="1964462980">
    <w:abstractNumId w:val="515"/>
  </w:num>
  <w:num w:numId="912" w16cid:durableId="1362709985">
    <w:abstractNumId w:val="420"/>
  </w:num>
  <w:num w:numId="913" w16cid:durableId="1290938919">
    <w:abstractNumId w:val="1111"/>
  </w:num>
  <w:num w:numId="914" w16cid:durableId="1699162866">
    <w:abstractNumId w:val="791"/>
  </w:num>
  <w:num w:numId="915" w16cid:durableId="962003489">
    <w:abstractNumId w:val="534"/>
  </w:num>
  <w:num w:numId="916" w16cid:durableId="1335910863">
    <w:abstractNumId w:val="728"/>
  </w:num>
  <w:num w:numId="917" w16cid:durableId="965039629">
    <w:abstractNumId w:val="13"/>
  </w:num>
  <w:num w:numId="918" w16cid:durableId="1509058594">
    <w:abstractNumId w:val="1041"/>
  </w:num>
  <w:num w:numId="919" w16cid:durableId="578952295">
    <w:abstractNumId w:val="566"/>
  </w:num>
  <w:num w:numId="920" w16cid:durableId="665595062">
    <w:abstractNumId w:val="909"/>
  </w:num>
  <w:num w:numId="921" w16cid:durableId="248393684">
    <w:abstractNumId w:val="3"/>
  </w:num>
  <w:num w:numId="922" w16cid:durableId="1568954981">
    <w:abstractNumId w:val="70"/>
  </w:num>
  <w:num w:numId="923" w16cid:durableId="255016592">
    <w:abstractNumId w:val="959"/>
  </w:num>
  <w:num w:numId="924" w16cid:durableId="156264212">
    <w:abstractNumId w:val="840"/>
  </w:num>
  <w:num w:numId="925" w16cid:durableId="35812170">
    <w:abstractNumId w:val="456"/>
  </w:num>
  <w:num w:numId="926" w16cid:durableId="1887522615">
    <w:abstractNumId w:val="1039"/>
  </w:num>
  <w:num w:numId="927" w16cid:durableId="1376740103">
    <w:abstractNumId w:val="478"/>
  </w:num>
  <w:num w:numId="928" w16cid:durableId="1380280448">
    <w:abstractNumId w:val="551"/>
  </w:num>
  <w:num w:numId="929" w16cid:durableId="2091270020">
    <w:abstractNumId w:val="494"/>
  </w:num>
  <w:num w:numId="930" w16cid:durableId="949360437">
    <w:abstractNumId w:val="905"/>
  </w:num>
  <w:num w:numId="931" w16cid:durableId="1929995611">
    <w:abstractNumId w:val="1053"/>
  </w:num>
  <w:num w:numId="932" w16cid:durableId="1249845828">
    <w:abstractNumId w:val="981"/>
  </w:num>
  <w:num w:numId="933" w16cid:durableId="1418559021">
    <w:abstractNumId w:val="535"/>
  </w:num>
  <w:num w:numId="934" w16cid:durableId="1190216614">
    <w:abstractNumId w:val="831"/>
  </w:num>
  <w:num w:numId="935" w16cid:durableId="1667826676">
    <w:abstractNumId w:val="1078"/>
  </w:num>
  <w:num w:numId="936" w16cid:durableId="914555541">
    <w:abstractNumId w:val="767"/>
  </w:num>
  <w:num w:numId="937" w16cid:durableId="734400107">
    <w:abstractNumId w:val="586"/>
  </w:num>
  <w:num w:numId="938" w16cid:durableId="215514748">
    <w:abstractNumId w:val="727"/>
  </w:num>
  <w:num w:numId="939" w16cid:durableId="1525288193">
    <w:abstractNumId w:val="480"/>
  </w:num>
  <w:num w:numId="940" w16cid:durableId="586579769">
    <w:abstractNumId w:val="206"/>
  </w:num>
  <w:num w:numId="941" w16cid:durableId="1485469557">
    <w:abstractNumId w:val="1112"/>
  </w:num>
  <w:num w:numId="942" w16cid:durableId="818614627">
    <w:abstractNumId w:val="52"/>
  </w:num>
  <w:num w:numId="943" w16cid:durableId="34472448">
    <w:abstractNumId w:val="589"/>
  </w:num>
  <w:num w:numId="944" w16cid:durableId="1509442403">
    <w:abstractNumId w:val="1153"/>
  </w:num>
  <w:num w:numId="945" w16cid:durableId="2058504914">
    <w:abstractNumId w:val="1035"/>
  </w:num>
  <w:num w:numId="946" w16cid:durableId="301158400">
    <w:abstractNumId w:val="216"/>
  </w:num>
  <w:num w:numId="947" w16cid:durableId="1126394568">
    <w:abstractNumId w:val="693"/>
  </w:num>
  <w:num w:numId="948" w16cid:durableId="358629971">
    <w:abstractNumId w:val="695"/>
  </w:num>
  <w:num w:numId="949" w16cid:durableId="594746233">
    <w:abstractNumId w:val="626"/>
  </w:num>
  <w:num w:numId="950" w16cid:durableId="1202593041">
    <w:abstractNumId w:val="443"/>
  </w:num>
  <w:num w:numId="951" w16cid:durableId="151262431">
    <w:abstractNumId w:val="102"/>
  </w:num>
  <w:num w:numId="952" w16cid:durableId="839390505">
    <w:abstractNumId w:val="810"/>
  </w:num>
  <w:num w:numId="953" w16cid:durableId="1982805992">
    <w:abstractNumId w:val="1046"/>
  </w:num>
  <w:num w:numId="954" w16cid:durableId="2020615128">
    <w:abstractNumId w:val="84"/>
  </w:num>
  <w:num w:numId="955" w16cid:durableId="1724057428">
    <w:abstractNumId w:val="1116"/>
  </w:num>
  <w:num w:numId="956" w16cid:durableId="2050763951">
    <w:abstractNumId w:val="904"/>
  </w:num>
  <w:num w:numId="957" w16cid:durableId="1811745748">
    <w:abstractNumId w:val="673"/>
  </w:num>
  <w:num w:numId="958" w16cid:durableId="1551772208">
    <w:abstractNumId w:val="1011"/>
  </w:num>
  <w:num w:numId="959" w16cid:durableId="537669546">
    <w:abstractNumId w:val="259"/>
  </w:num>
  <w:num w:numId="960" w16cid:durableId="1135953849">
    <w:abstractNumId w:val="735"/>
  </w:num>
  <w:num w:numId="961" w16cid:durableId="40131303">
    <w:abstractNumId w:val="680"/>
  </w:num>
  <w:num w:numId="962" w16cid:durableId="1618677355">
    <w:abstractNumId w:val="331"/>
  </w:num>
  <w:num w:numId="963" w16cid:durableId="156894446">
    <w:abstractNumId w:val="591"/>
  </w:num>
  <w:num w:numId="964" w16cid:durableId="1668247367">
    <w:abstractNumId w:val="618"/>
  </w:num>
  <w:num w:numId="965" w16cid:durableId="710307660">
    <w:abstractNumId w:val="670"/>
  </w:num>
  <w:num w:numId="966" w16cid:durableId="1581674782">
    <w:abstractNumId w:val="1168"/>
  </w:num>
  <w:num w:numId="967" w16cid:durableId="1474524269">
    <w:abstractNumId w:val="1172"/>
  </w:num>
  <w:num w:numId="968" w16cid:durableId="1086999182">
    <w:abstractNumId w:val="11"/>
  </w:num>
  <w:num w:numId="969" w16cid:durableId="1362394985">
    <w:abstractNumId w:val="926"/>
  </w:num>
  <w:num w:numId="970" w16cid:durableId="375085348">
    <w:abstractNumId w:val="492"/>
  </w:num>
  <w:num w:numId="971" w16cid:durableId="516651850">
    <w:abstractNumId w:val="29"/>
  </w:num>
  <w:num w:numId="972" w16cid:durableId="43605724">
    <w:abstractNumId w:val="113"/>
  </w:num>
  <w:num w:numId="973" w16cid:durableId="1990478928">
    <w:abstractNumId w:val="1101"/>
  </w:num>
  <w:num w:numId="974" w16cid:durableId="546840097">
    <w:abstractNumId w:val="837"/>
  </w:num>
  <w:num w:numId="975" w16cid:durableId="108474445">
    <w:abstractNumId w:val="316"/>
  </w:num>
  <w:num w:numId="976" w16cid:durableId="1970624449">
    <w:abstractNumId w:val="373"/>
  </w:num>
  <w:num w:numId="977" w16cid:durableId="1503743317">
    <w:abstractNumId w:val="666"/>
  </w:num>
  <w:num w:numId="978" w16cid:durableId="1688142862">
    <w:abstractNumId w:val="798"/>
  </w:num>
  <w:num w:numId="979" w16cid:durableId="333188712">
    <w:abstractNumId w:val="487"/>
  </w:num>
  <w:num w:numId="980" w16cid:durableId="1716468481">
    <w:abstractNumId w:val="872"/>
  </w:num>
  <w:num w:numId="981" w16cid:durableId="48068746">
    <w:abstractNumId w:val="873"/>
  </w:num>
  <w:num w:numId="982" w16cid:durableId="184949526">
    <w:abstractNumId w:val="85"/>
  </w:num>
  <w:num w:numId="983" w16cid:durableId="584530275">
    <w:abstractNumId w:val="816"/>
  </w:num>
  <w:num w:numId="984" w16cid:durableId="459305958">
    <w:abstractNumId w:val="790"/>
  </w:num>
  <w:num w:numId="985" w16cid:durableId="981888202">
    <w:abstractNumId w:val="257"/>
  </w:num>
  <w:num w:numId="986" w16cid:durableId="978337657">
    <w:abstractNumId w:val="852"/>
  </w:num>
  <w:num w:numId="987" w16cid:durableId="846670533">
    <w:abstractNumId w:val="474"/>
  </w:num>
  <w:num w:numId="988" w16cid:durableId="580217007">
    <w:abstractNumId w:val="183"/>
  </w:num>
  <w:num w:numId="989" w16cid:durableId="1590626151">
    <w:abstractNumId w:val="777"/>
  </w:num>
  <w:num w:numId="990" w16cid:durableId="1482188283">
    <w:abstractNumId w:val="235"/>
  </w:num>
  <w:num w:numId="991" w16cid:durableId="1588611779">
    <w:abstractNumId w:val="536"/>
  </w:num>
  <w:num w:numId="992" w16cid:durableId="1344894168">
    <w:abstractNumId w:val="893"/>
  </w:num>
  <w:num w:numId="993" w16cid:durableId="145587373">
    <w:abstractNumId w:val="595"/>
  </w:num>
  <w:num w:numId="994" w16cid:durableId="2139642691">
    <w:abstractNumId w:val="648"/>
  </w:num>
  <w:num w:numId="995" w16cid:durableId="1385256186">
    <w:abstractNumId w:val="921"/>
  </w:num>
  <w:num w:numId="996" w16cid:durableId="1110317193">
    <w:abstractNumId w:val="774"/>
  </w:num>
  <w:num w:numId="997" w16cid:durableId="1526941061">
    <w:abstractNumId w:val="998"/>
  </w:num>
  <w:num w:numId="998" w16cid:durableId="712583110">
    <w:abstractNumId w:val="543"/>
  </w:num>
  <w:num w:numId="999" w16cid:durableId="347831084">
    <w:abstractNumId w:val="219"/>
  </w:num>
  <w:num w:numId="1000" w16cid:durableId="1236359942">
    <w:abstractNumId w:val="384"/>
  </w:num>
  <w:num w:numId="1001" w16cid:durableId="602498343">
    <w:abstractNumId w:val="516"/>
  </w:num>
  <w:num w:numId="1002" w16cid:durableId="2082632920">
    <w:abstractNumId w:val="846"/>
  </w:num>
  <w:num w:numId="1003" w16cid:durableId="1646816054">
    <w:abstractNumId w:val="858"/>
  </w:num>
  <w:num w:numId="1004" w16cid:durableId="294339935">
    <w:abstractNumId w:val="732"/>
  </w:num>
  <w:num w:numId="1005" w16cid:durableId="1513645038">
    <w:abstractNumId w:val="71"/>
  </w:num>
  <w:num w:numId="1006" w16cid:durableId="1524052556">
    <w:abstractNumId w:val="1084"/>
  </w:num>
  <w:num w:numId="1007" w16cid:durableId="1727754449">
    <w:abstractNumId w:val="885"/>
  </w:num>
  <w:num w:numId="1008" w16cid:durableId="418716015">
    <w:abstractNumId w:val="888"/>
  </w:num>
  <w:num w:numId="1009" w16cid:durableId="1975207437">
    <w:abstractNumId w:val="1104"/>
  </w:num>
  <w:num w:numId="1010" w16cid:durableId="1005716845">
    <w:abstractNumId w:val="678"/>
  </w:num>
  <w:num w:numId="1011" w16cid:durableId="182323209">
    <w:abstractNumId w:val="636"/>
  </w:num>
  <w:num w:numId="1012" w16cid:durableId="2143573818">
    <w:abstractNumId w:val="949"/>
  </w:num>
  <w:num w:numId="1013" w16cid:durableId="159781403">
    <w:abstractNumId w:val="342"/>
  </w:num>
  <w:num w:numId="1014" w16cid:durableId="1090546198">
    <w:abstractNumId w:val="607"/>
  </w:num>
  <w:num w:numId="1015" w16cid:durableId="384717081">
    <w:abstractNumId w:val="413"/>
  </w:num>
  <w:num w:numId="1016" w16cid:durableId="1127971141">
    <w:abstractNumId w:val="663"/>
  </w:num>
  <w:num w:numId="1017" w16cid:durableId="1340426826">
    <w:abstractNumId w:val="182"/>
  </w:num>
  <w:num w:numId="1018" w16cid:durableId="150803332">
    <w:abstractNumId w:val="501"/>
  </w:num>
  <w:num w:numId="1019" w16cid:durableId="157159922">
    <w:abstractNumId w:val="824"/>
  </w:num>
  <w:num w:numId="1020" w16cid:durableId="67271895">
    <w:abstractNumId w:val="459"/>
  </w:num>
  <w:num w:numId="1021" w16cid:durableId="385877976">
    <w:abstractNumId w:val="67"/>
  </w:num>
  <w:num w:numId="1022" w16cid:durableId="1943027816">
    <w:abstractNumId w:val="288"/>
  </w:num>
  <w:num w:numId="1023" w16cid:durableId="1818065092">
    <w:abstractNumId w:val="279"/>
  </w:num>
  <w:num w:numId="1024" w16cid:durableId="946081552">
    <w:abstractNumId w:val="871"/>
  </w:num>
  <w:num w:numId="1025" w16cid:durableId="1151142884">
    <w:abstractNumId w:val="1146"/>
  </w:num>
  <w:num w:numId="1026" w16cid:durableId="1301614135">
    <w:abstractNumId w:val="1022"/>
  </w:num>
  <w:num w:numId="1027" w16cid:durableId="1653636739">
    <w:abstractNumId w:val="545"/>
  </w:num>
  <w:num w:numId="1028" w16cid:durableId="2032341377">
    <w:abstractNumId w:val="507"/>
  </w:num>
  <w:num w:numId="1029" w16cid:durableId="1620184249">
    <w:abstractNumId w:val="653"/>
  </w:num>
  <w:num w:numId="1030" w16cid:durableId="19161441">
    <w:abstractNumId w:val="514"/>
  </w:num>
  <w:num w:numId="1031" w16cid:durableId="576866999">
    <w:abstractNumId w:val="132"/>
  </w:num>
  <w:num w:numId="1032" w16cid:durableId="2043555412">
    <w:abstractNumId w:val="59"/>
  </w:num>
  <w:num w:numId="1033" w16cid:durableId="2144539729">
    <w:abstractNumId w:val="936"/>
  </w:num>
  <w:num w:numId="1034" w16cid:durableId="638339558">
    <w:abstractNumId w:val="294"/>
  </w:num>
  <w:num w:numId="1035" w16cid:durableId="801726806">
    <w:abstractNumId w:val="503"/>
  </w:num>
  <w:num w:numId="1036" w16cid:durableId="2027056952">
    <w:abstractNumId w:val="733"/>
  </w:num>
  <w:num w:numId="1037" w16cid:durableId="526261941">
    <w:abstractNumId w:val="24"/>
  </w:num>
  <w:num w:numId="1038" w16cid:durableId="795828062">
    <w:abstractNumId w:val="7"/>
  </w:num>
  <w:num w:numId="1039" w16cid:durableId="991448290">
    <w:abstractNumId w:val="805"/>
  </w:num>
  <w:num w:numId="1040" w16cid:durableId="253125468">
    <w:abstractNumId w:val="630"/>
  </w:num>
  <w:num w:numId="1041" w16cid:durableId="1818187585">
    <w:abstractNumId w:val="1186"/>
  </w:num>
  <w:num w:numId="1042" w16cid:durableId="637959756">
    <w:abstractNumId w:val="393"/>
  </w:num>
  <w:num w:numId="1043" w16cid:durableId="672538860">
    <w:abstractNumId w:val="1051"/>
  </w:num>
  <w:num w:numId="1044" w16cid:durableId="1052925897">
    <w:abstractNumId w:val="444"/>
  </w:num>
  <w:num w:numId="1045" w16cid:durableId="220480584">
    <w:abstractNumId w:val="255"/>
  </w:num>
  <w:num w:numId="1046" w16cid:durableId="1630041933">
    <w:abstractNumId w:val="441"/>
  </w:num>
  <w:num w:numId="1047" w16cid:durableId="2135099618">
    <w:abstractNumId w:val="1055"/>
  </w:num>
  <w:num w:numId="1048" w16cid:durableId="1460613945">
    <w:abstractNumId w:val="1038"/>
  </w:num>
  <w:num w:numId="1049" w16cid:durableId="1246258806">
    <w:abstractNumId w:val="737"/>
  </w:num>
  <w:num w:numId="1050" w16cid:durableId="588006209">
    <w:abstractNumId w:val="244"/>
  </w:num>
  <w:num w:numId="1051" w16cid:durableId="1934705530">
    <w:abstractNumId w:val="884"/>
  </w:num>
  <w:num w:numId="1052" w16cid:durableId="715277409">
    <w:abstractNumId w:val="781"/>
  </w:num>
  <w:num w:numId="1053" w16cid:durableId="1162887813">
    <w:abstractNumId w:val="1149"/>
  </w:num>
  <w:num w:numId="1054" w16cid:durableId="1260482847">
    <w:abstractNumId w:val="522"/>
  </w:num>
  <w:num w:numId="1055" w16cid:durableId="1514223541">
    <w:abstractNumId w:val="80"/>
  </w:num>
  <w:num w:numId="1056" w16cid:durableId="573468577">
    <w:abstractNumId w:val="922"/>
  </w:num>
  <w:num w:numId="1057" w16cid:durableId="1253778153">
    <w:abstractNumId w:val="430"/>
  </w:num>
  <w:num w:numId="1058" w16cid:durableId="1882086692">
    <w:abstractNumId w:val="1009"/>
  </w:num>
  <w:num w:numId="1059" w16cid:durableId="1601330207">
    <w:abstractNumId w:val="46"/>
  </w:num>
  <w:num w:numId="1060" w16cid:durableId="1070732647">
    <w:abstractNumId w:val="982"/>
  </w:num>
  <w:num w:numId="1061" w16cid:durableId="1781413359">
    <w:abstractNumId w:val="473"/>
  </w:num>
  <w:num w:numId="1062" w16cid:durableId="259146963">
    <w:abstractNumId w:val="724"/>
  </w:num>
  <w:num w:numId="1063" w16cid:durableId="16657782">
    <w:abstractNumId w:val="112"/>
  </w:num>
  <w:num w:numId="1064" w16cid:durableId="2142574226">
    <w:abstractNumId w:val="706"/>
  </w:num>
  <w:num w:numId="1065" w16cid:durableId="1435856270">
    <w:abstractNumId w:val="36"/>
  </w:num>
  <w:num w:numId="1066" w16cid:durableId="1047488004">
    <w:abstractNumId w:val="429"/>
  </w:num>
  <w:num w:numId="1067" w16cid:durableId="1126000018">
    <w:abstractNumId w:val="917"/>
  </w:num>
  <w:num w:numId="1068" w16cid:durableId="1559047952">
    <w:abstractNumId w:val="1052"/>
  </w:num>
  <w:num w:numId="1069" w16cid:durableId="465437581">
    <w:abstractNumId w:val="321"/>
  </w:num>
  <w:num w:numId="1070" w16cid:durableId="902257483">
    <w:abstractNumId w:val="913"/>
  </w:num>
  <w:num w:numId="1071" w16cid:durableId="1476335481">
    <w:abstractNumId w:val="271"/>
  </w:num>
  <w:num w:numId="1072" w16cid:durableId="835463092">
    <w:abstractNumId w:val="477"/>
  </w:num>
  <w:num w:numId="1073" w16cid:durableId="1809516865">
    <w:abstractNumId w:val="835"/>
  </w:num>
  <w:num w:numId="1074" w16cid:durableId="691145649">
    <w:abstractNumId w:val="358"/>
  </w:num>
  <w:num w:numId="1075" w16cid:durableId="2135247812">
    <w:abstractNumId w:val="479"/>
  </w:num>
  <w:num w:numId="1076" w16cid:durableId="599799108">
    <w:abstractNumId w:val="950"/>
  </w:num>
  <w:num w:numId="1077" w16cid:durableId="794178256">
    <w:abstractNumId w:val="407"/>
  </w:num>
  <w:num w:numId="1078" w16cid:durableId="1443452770">
    <w:abstractNumId w:val="275"/>
  </w:num>
  <w:num w:numId="1079" w16cid:durableId="1194269266">
    <w:abstractNumId w:val="329"/>
  </w:num>
  <w:num w:numId="1080" w16cid:durableId="1952977035">
    <w:abstractNumId w:val="894"/>
  </w:num>
  <w:num w:numId="1081" w16cid:durableId="2005543640">
    <w:abstractNumId w:val="793"/>
  </w:num>
  <w:num w:numId="1082" w16cid:durableId="740905578">
    <w:abstractNumId w:val="817"/>
  </w:num>
  <w:num w:numId="1083" w16cid:durableId="1090126882">
    <w:abstractNumId w:val="1098"/>
  </w:num>
  <w:num w:numId="1084" w16cid:durableId="227810063">
    <w:abstractNumId w:val="544"/>
  </w:num>
  <w:num w:numId="1085" w16cid:durableId="58552243">
    <w:abstractNumId w:val="746"/>
  </w:num>
  <w:num w:numId="1086" w16cid:durableId="1165704248">
    <w:abstractNumId w:val="997"/>
  </w:num>
  <w:num w:numId="1087" w16cid:durableId="1804228206">
    <w:abstractNumId w:val="898"/>
  </w:num>
  <w:num w:numId="1088" w16cid:durableId="1610118732">
    <w:abstractNumId w:val="5"/>
  </w:num>
  <w:num w:numId="1089" w16cid:durableId="1389037758">
    <w:abstractNumId w:val="189"/>
  </w:num>
  <w:num w:numId="1090" w16cid:durableId="1380781117">
    <w:abstractNumId w:val="49"/>
  </w:num>
  <w:num w:numId="1091" w16cid:durableId="193658891">
    <w:abstractNumId w:val="312"/>
  </w:num>
  <w:num w:numId="1092" w16cid:durableId="988171554">
    <w:abstractNumId w:val="883"/>
  </w:num>
  <w:num w:numId="1093" w16cid:durableId="1769622455">
    <w:abstractNumId w:val="927"/>
  </w:num>
  <w:num w:numId="1094" w16cid:durableId="1520390467">
    <w:abstractNumId w:val="931"/>
  </w:num>
  <w:num w:numId="1095" w16cid:durableId="262422300">
    <w:abstractNumId w:val="385"/>
  </w:num>
  <w:num w:numId="1096" w16cid:durableId="2028366357">
    <w:abstractNumId w:val="744"/>
  </w:num>
  <w:num w:numId="1097" w16cid:durableId="528222411">
    <w:abstractNumId w:val="1185"/>
  </w:num>
  <w:num w:numId="1098" w16cid:durableId="1921059380">
    <w:abstractNumId w:val="81"/>
  </w:num>
  <w:num w:numId="1099" w16cid:durableId="888884947">
    <w:abstractNumId w:val="103"/>
  </w:num>
  <w:num w:numId="1100" w16cid:durableId="770853785">
    <w:abstractNumId w:val="369"/>
  </w:num>
  <w:num w:numId="1101" w16cid:durableId="1055469543">
    <w:abstractNumId w:val="971"/>
  </w:num>
  <w:num w:numId="1102" w16cid:durableId="2044091807">
    <w:abstractNumId w:val="594"/>
  </w:num>
  <w:num w:numId="1103" w16cid:durableId="720909875">
    <w:abstractNumId w:val="990"/>
  </w:num>
  <w:num w:numId="1104" w16cid:durableId="500895557">
    <w:abstractNumId w:val="1108"/>
  </w:num>
  <w:num w:numId="1105" w16cid:durableId="1817650783">
    <w:abstractNumId w:val="1125"/>
  </w:num>
  <w:num w:numId="1106" w16cid:durableId="695350665">
    <w:abstractNumId w:val="525"/>
  </w:num>
  <w:num w:numId="1107" w16cid:durableId="183979439">
    <w:abstractNumId w:val="68"/>
  </w:num>
  <w:num w:numId="1108" w16cid:durableId="1886869937">
    <w:abstractNumId w:val="90"/>
  </w:num>
  <w:num w:numId="1109" w16cid:durableId="163476060">
    <w:abstractNumId w:val="426"/>
  </w:num>
  <w:num w:numId="1110" w16cid:durableId="711347126">
    <w:abstractNumId w:val="1100"/>
  </w:num>
  <w:num w:numId="1111" w16cid:durableId="283579845">
    <w:abstractNumId w:val="606"/>
  </w:num>
  <w:num w:numId="1112" w16cid:durableId="1011954681">
    <w:abstractNumId w:val="667"/>
  </w:num>
  <w:num w:numId="1113" w16cid:durableId="1034841549">
    <w:abstractNumId w:val="146"/>
  </w:num>
  <w:num w:numId="1114" w16cid:durableId="522285198">
    <w:abstractNumId w:val="199"/>
  </w:num>
  <w:num w:numId="1115" w16cid:durableId="1136485753">
    <w:abstractNumId w:val="568"/>
  </w:num>
  <w:num w:numId="1116" w16cid:durableId="1688143210">
    <w:abstractNumId w:val="253"/>
  </w:num>
  <w:num w:numId="1117" w16cid:durableId="413284105">
    <w:abstractNumId w:val="1023"/>
  </w:num>
  <w:num w:numId="1118" w16cid:durableId="1971979336">
    <w:abstractNumId w:val="475"/>
  </w:num>
  <w:num w:numId="1119" w16cid:durableId="2097432681">
    <w:abstractNumId w:val="1117"/>
  </w:num>
  <w:num w:numId="1120" w16cid:durableId="1801922670">
    <w:abstractNumId w:val="215"/>
  </w:num>
  <w:num w:numId="1121" w16cid:durableId="1389721168">
    <w:abstractNumId w:val="615"/>
  </w:num>
  <w:num w:numId="1122" w16cid:durableId="521942868">
    <w:abstractNumId w:val="458"/>
  </w:num>
  <w:num w:numId="1123" w16cid:durableId="453403771">
    <w:abstractNumId w:val="17"/>
  </w:num>
  <w:num w:numId="1124" w16cid:durableId="1434741767">
    <w:abstractNumId w:val="866"/>
  </w:num>
  <w:num w:numId="1125" w16cid:durableId="604774738">
    <w:abstractNumId w:val="8"/>
  </w:num>
  <w:num w:numId="1126" w16cid:durableId="1968464461">
    <w:abstractNumId w:val="34"/>
  </w:num>
  <w:num w:numId="1127" w16cid:durableId="470177158">
    <w:abstractNumId w:val="1128"/>
  </w:num>
  <w:num w:numId="1128" w16cid:durableId="809861091">
    <w:abstractNumId w:val="652"/>
  </w:num>
  <w:num w:numId="1129" w16cid:durableId="1214345206">
    <w:abstractNumId w:val="57"/>
  </w:num>
  <w:num w:numId="1130" w16cid:durableId="775373265">
    <w:abstractNumId w:val="1187"/>
  </w:num>
  <w:num w:numId="1131" w16cid:durableId="1888568473">
    <w:abstractNumId w:val="332"/>
  </w:num>
  <w:num w:numId="1132" w16cid:durableId="1707558225">
    <w:abstractNumId w:val="221"/>
  </w:num>
  <w:num w:numId="1133" w16cid:durableId="73865238">
    <w:abstractNumId w:val="230"/>
  </w:num>
  <w:num w:numId="1134" w16cid:durableId="1049378595">
    <w:abstractNumId w:val="446"/>
  </w:num>
  <w:num w:numId="1135" w16cid:durableId="809328073">
    <w:abstractNumId w:val="891"/>
  </w:num>
  <w:num w:numId="1136" w16cid:durableId="241762965">
    <w:abstractNumId w:val="323"/>
  </w:num>
  <w:num w:numId="1137" w16cid:durableId="371463793">
    <w:abstractNumId w:val="511"/>
  </w:num>
  <w:num w:numId="1138" w16cid:durableId="328291391">
    <w:abstractNumId w:val="404"/>
  </w:num>
  <w:num w:numId="1139" w16cid:durableId="864946922">
    <w:abstractNumId w:val="661"/>
  </w:num>
  <w:num w:numId="1140" w16cid:durableId="1317802383">
    <w:abstractNumId w:val="212"/>
  </w:num>
  <w:num w:numId="1141" w16cid:durableId="1104422755">
    <w:abstractNumId w:val="827"/>
  </w:num>
  <w:num w:numId="1142" w16cid:durableId="2139254022">
    <w:abstractNumId w:val="669"/>
  </w:num>
  <w:num w:numId="1143" w16cid:durableId="1080906532">
    <w:abstractNumId w:val="740"/>
  </w:num>
  <w:num w:numId="1144" w16cid:durableId="175190356">
    <w:abstractNumId w:val="126"/>
  </w:num>
  <w:num w:numId="1145" w16cid:durableId="444423867">
    <w:abstractNumId w:val="505"/>
  </w:num>
  <w:num w:numId="1146" w16cid:durableId="1035304389">
    <w:abstractNumId w:val="157"/>
  </w:num>
  <w:num w:numId="1147" w16cid:durableId="94404106">
    <w:abstractNumId w:val="460"/>
  </w:num>
  <w:num w:numId="1148" w16cid:durableId="1794397526">
    <w:abstractNumId w:val="1180"/>
  </w:num>
  <w:num w:numId="1149" w16cid:durableId="1058090805">
    <w:abstractNumId w:val="390"/>
  </w:num>
  <w:num w:numId="1150" w16cid:durableId="106051265">
    <w:abstractNumId w:val="1157"/>
  </w:num>
  <w:num w:numId="1151" w16cid:durableId="1150486064">
    <w:abstractNumId w:val="86"/>
  </w:num>
  <w:num w:numId="1152" w16cid:durableId="1660383898">
    <w:abstractNumId w:val="295"/>
  </w:num>
  <w:num w:numId="1153" w16cid:durableId="277444850">
    <w:abstractNumId w:val="356"/>
  </w:num>
  <w:num w:numId="1154" w16cid:durableId="384640222">
    <w:abstractNumId w:val="558"/>
  </w:num>
  <w:num w:numId="1155" w16cid:durableId="5399956">
    <w:abstractNumId w:val="192"/>
  </w:num>
  <w:num w:numId="1156" w16cid:durableId="898444928">
    <w:abstractNumId w:val="72"/>
  </w:num>
  <w:num w:numId="1157" w16cid:durableId="1984843074">
    <w:abstractNumId w:val="335"/>
  </w:num>
  <w:num w:numId="1158" w16cid:durableId="1385446248">
    <w:abstractNumId w:val="333"/>
  </w:num>
  <w:num w:numId="1159" w16cid:durableId="1066299166">
    <w:abstractNumId w:val="538"/>
  </w:num>
  <w:num w:numId="1160" w16cid:durableId="305206658">
    <w:abstractNumId w:val="676"/>
  </w:num>
  <w:num w:numId="1161" w16cid:durableId="2049719480">
    <w:abstractNumId w:val="519"/>
  </w:num>
  <w:num w:numId="1162" w16cid:durableId="1971745966">
    <w:abstractNumId w:val="1173"/>
  </w:num>
  <w:num w:numId="1163" w16cid:durableId="843325282">
    <w:abstractNumId w:val="787"/>
  </w:num>
  <w:num w:numId="1164" w16cid:durableId="1878078342">
    <w:abstractNumId w:val="765"/>
  </w:num>
  <w:num w:numId="1165" w16cid:durableId="1517383347">
    <w:abstractNumId w:val="780"/>
  </w:num>
  <w:num w:numId="1166" w16cid:durableId="976833105">
    <w:abstractNumId w:val="117"/>
  </w:num>
  <w:num w:numId="1167" w16cid:durableId="1627151824">
    <w:abstractNumId w:val="783"/>
  </w:num>
  <w:num w:numId="1168" w16cid:durableId="837962663">
    <w:abstractNumId w:val="530"/>
  </w:num>
  <w:num w:numId="1169" w16cid:durableId="320474863">
    <w:abstractNumId w:val="53"/>
  </w:num>
  <w:num w:numId="1170" w16cid:durableId="1261528804">
    <w:abstractNumId w:val="1018"/>
  </w:num>
  <w:num w:numId="1171" w16cid:durableId="1594506838">
    <w:abstractNumId w:val="145"/>
  </w:num>
  <w:num w:numId="1172" w16cid:durableId="1972133424">
    <w:abstractNumId w:val="120"/>
  </w:num>
  <w:num w:numId="1173" w16cid:durableId="1875341100">
    <w:abstractNumId w:val="162"/>
  </w:num>
  <w:num w:numId="1174" w16cid:durableId="1967004521">
    <w:abstractNumId w:val="610"/>
  </w:num>
  <w:num w:numId="1175" w16cid:durableId="25058325">
    <w:abstractNumId w:val="739"/>
  </w:num>
  <w:num w:numId="1176" w16cid:durableId="843544887">
    <w:abstractNumId w:val="1119"/>
  </w:num>
  <w:num w:numId="1177" w16cid:durableId="189343047">
    <w:abstractNumId w:val="1082"/>
  </w:num>
  <w:num w:numId="1178" w16cid:durableId="1506045693">
    <w:abstractNumId w:val="571"/>
  </w:num>
  <w:num w:numId="1179" w16cid:durableId="1735740773">
    <w:abstractNumId w:val="341"/>
  </w:num>
  <w:num w:numId="1180" w16cid:durableId="520973434">
    <w:abstractNumId w:val="826"/>
  </w:num>
  <w:num w:numId="1181" w16cid:durableId="1265382589">
    <w:abstractNumId w:val="943"/>
  </w:num>
  <w:num w:numId="1182" w16cid:durableId="797727474">
    <w:abstractNumId w:val="1110"/>
  </w:num>
  <w:num w:numId="1183" w16cid:durableId="302278662">
    <w:abstractNumId w:val="719"/>
  </w:num>
  <w:num w:numId="1184" w16cid:durableId="706567936">
    <w:abstractNumId w:val="95"/>
  </w:num>
  <w:num w:numId="1185" w16cid:durableId="1383208653">
    <w:abstractNumId w:val="664"/>
  </w:num>
  <w:num w:numId="1186" w16cid:durableId="1347251007">
    <w:abstractNumId w:val="1115"/>
  </w:num>
  <w:num w:numId="1187" w16cid:durableId="950404782">
    <w:abstractNumId w:val="170"/>
  </w:num>
  <w:num w:numId="1188" w16cid:durableId="1122384664">
    <w:abstractNumId w:val="1162"/>
  </w:num>
  <w:num w:numId="1189" w16cid:durableId="2136751283">
    <w:abstractNumId w:val="686"/>
  </w:num>
  <w:num w:numId="1190" w16cid:durableId="1489134484">
    <w:abstractNumId w:val="761"/>
  </w:num>
  <w:num w:numId="1191" w16cid:durableId="227424987">
    <w:abstractNumId w:val="1093"/>
  </w:num>
  <w:num w:numId="1192" w16cid:durableId="50420115">
    <w:abstractNumId w:val="245"/>
  </w:num>
  <w:num w:numId="1193" w16cid:durableId="1769500839">
    <w:abstractNumId w:val="379"/>
  </w:num>
  <w:num w:numId="1194" w16cid:durableId="919944562">
    <w:abstractNumId w:val="435"/>
  </w:num>
  <w:num w:numId="1195" w16cid:durableId="947155851">
    <w:abstractNumId w:val="293"/>
  </w:num>
  <w:num w:numId="1196" w16cid:durableId="64225964">
    <w:abstractNumId w:val="907"/>
  </w:num>
  <w:num w:numId="1197" w16cid:durableId="768308655">
    <w:abstractNumId w:val="303"/>
  </w:num>
  <w:numIdMacAtCleanup w:val="8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efaultTableStyle w:val="4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D7"/>
    <w:rsid w:val="000026B6"/>
    <w:rsid w:val="00005422"/>
    <w:rsid w:val="0000590A"/>
    <w:rsid w:val="00005D7F"/>
    <w:rsid w:val="00010EDB"/>
    <w:rsid w:val="00010F5B"/>
    <w:rsid w:val="00024D8B"/>
    <w:rsid w:val="00027F94"/>
    <w:rsid w:val="00035F87"/>
    <w:rsid w:val="00040A0C"/>
    <w:rsid w:val="00040D73"/>
    <w:rsid w:val="00042CD8"/>
    <w:rsid w:val="00051672"/>
    <w:rsid w:val="00051CB6"/>
    <w:rsid w:val="00053559"/>
    <w:rsid w:val="00054599"/>
    <w:rsid w:val="000632E0"/>
    <w:rsid w:val="00066FD3"/>
    <w:rsid w:val="000672DE"/>
    <w:rsid w:val="0007279E"/>
    <w:rsid w:val="00074E35"/>
    <w:rsid w:val="000754BC"/>
    <w:rsid w:val="00077477"/>
    <w:rsid w:val="0009085C"/>
    <w:rsid w:val="00091506"/>
    <w:rsid w:val="000927C5"/>
    <w:rsid w:val="000951FE"/>
    <w:rsid w:val="000B1D73"/>
    <w:rsid w:val="000B35D5"/>
    <w:rsid w:val="000B6189"/>
    <w:rsid w:val="000C2248"/>
    <w:rsid w:val="000C353C"/>
    <w:rsid w:val="000C4693"/>
    <w:rsid w:val="000D088A"/>
    <w:rsid w:val="000D2778"/>
    <w:rsid w:val="000D5362"/>
    <w:rsid w:val="000E2710"/>
    <w:rsid w:val="000E28E9"/>
    <w:rsid w:val="000E34BF"/>
    <w:rsid w:val="000F197A"/>
    <w:rsid w:val="000F1A53"/>
    <w:rsid w:val="000F1BB3"/>
    <w:rsid w:val="000F6C85"/>
    <w:rsid w:val="000F7EEF"/>
    <w:rsid w:val="00107A2C"/>
    <w:rsid w:val="0011164C"/>
    <w:rsid w:val="00112F51"/>
    <w:rsid w:val="001152BF"/>
    <w:rsid w:val="00116453"/>
    <w:rsid w:val="00123184"/>
    <w:rsid w:val="00123914"/>
    <w:rsid w:val="0012460E"/>
    <w:rsid w:val="00124DB9"/>
    <w:rsid w:val="00127787"/>
    <w:rsid w:val="0012778B"/>
    <w:rsid w:val="00131F0B"/>
    <w:rsid w:val="0013304C"/>
    <w:rsid w:val="00134146"/>
    <w:rsid w:val="00134678"/>
    <w:rsid w:val="001352B4"/>
    <w:rsid w:val="00142D3F"/>
    <w:rsid w:val="001432F7"/>
    <w:rsid w:val="001448E1"/>
    <w:rsid w:val="00145A24"/>
    <w:rsid w:val="001463D3"/>
    <w:rsid w:val="00153AD7"/>
    <w:rsid w:val="00166D26"/>
    <w:rsid w:val="00174EDD"/>
    <w:rsid w:val="00177DA4"/>
    <w:rsid w:val="00177F4E"/>
    <w:rsid w:val="00180966"/>
    <w:rsid w:val="001860F3"/>
    <w:rsid w:val="00187009"/>
    <w:rsid w:val="00193A38"/>
    <w:rsid w:val="001A1934"/>
    <w:rsid w:val="001A252C"/>
    <w:rsid w:val="001A5557"/>
    <w:rsid w:val="001B7AD5"/>
    <w:rsid w:val="001C0452"/>
    <w:rsid w:val="001D37DB"/>
    <w:rsid w:val="001D45FA"/>
    <w:rsid w:val="001E532E"/>
    <w:rsid w:val="001E56C0"/>
    <w:rsid w:val="001F0089"/>
    <w:rsid w:val="001F01B1"/>
    <w:rsid w:val="001F03A6"/>
    <w:rsid w:val="001F39E6"/>
    <w:rsid w:val="00205410"/>
    <w:rsid w:val="002108AD"/>
    <w:rsid w:val="00210BA3"/>
    <w:rsid w:val="00211D79"/>
    <w:rsid w:val="00213D0A"/>
    <w:rsid w:val="0021470F"/>
    <w:rsid w:val="002207E0"/>
    <w:rsid w:val="00225DEA"/>
    <w:rsid w:val="00227F80"/>
    <w:rsid w:val="00240238"/>
    <w:rsid w:val="002438DD"/>
    <w:rsid w:val="00244706"/>
    <w:rsid w:val="00244D3F"/>
    <w:rsid w:val="00253138"/>
    <w:rsid w:val="00253F02"/>
    <w:rsid w:val="00255403"/>
    <w:rsid w:val="00264C25"/>
    <w:rsid w:val="0027456F"/>
    <w:rsid w:val="00274680"/>
    <w:rsid w:val="00274996"/>
    <w:rsid w:val="0027686B"/>
    <w:rsid w:val="002803CC"/>
    <w:rsid w:val="00281C18"/>
    <w:rsid w:val="0028509A"/>
    <w:rsid w:val="0028525A"/>
    <w:rsid w:val="00294729"/>
    <w:rsid w:val="002A0398"/>
    <w:rsid w:val="002A055B"/>
    <w:rsid w:val="002A3F2B"/>
    <w:rsid w:val="002A53E4"/>
    <w:rsid w:val="002B03DE"/>
    <w:rsid w:val="002B2154"/>
    <w:rsid w:val="002B5B88"/>
    <w:rsid w:val="002C2502"/>
    <w:rsid w:val="002D37AC"/>
    <w:rsid w:val="002D5A7D"/>
    <w:rsid w:val="002D6786"/>
    <w:rsid w:val="002D6D91"/>
    <w:rsid w:val="002E1C5C"/>
    <w:rsid w:val="002E4FBF"/>
    <w:rsid w:val="002E5174"/>
    <w:rsid w:val="002F3B8A"/>
    <w:rsid w:val="002F6B88"/>
    <w:rsid w:val="00306086"/>
    <w:rsid w:val="00317AD9"/>
    <w:rsid w:val="00322DFF"/>
    <w:rsid w:val="00324B9A"/>
    <w:rsid w:val="003250A4"/>
    <w:rsid w:val="00331D14"/>
    <w:rsid w:val="00333E38"/>
    <w:rsid w:val="00341582"/>
    <w:rsid w:val="003432D2"/>
    <w:rsid w:val="00347226"/>
    <w:rsid w:val="003476F5"/>
    <w:rsid w:val="00355E18"/>
    <w:rsid w:val="0035670E"/>
    <w:rsid w:val="0036127F"/>
    <w:rsid w:val="00361898"/>
    <w:rsid w:val="00365918"/>
    <w:rsid w:val="003726F3"/>
    <w:rsid w:val="003759A5"/>
    <w:rsid w:val="00377B80"/>
    <w:rsid w:val="00384F24"/>
    <w:rsid w:val="003917FD"/>
    <w:rsid w:val="003B0283"/>
    <w:rsid w:val="003B0286"/>
    <w:rsid w:val="003B27D2"/>
    <w:rsid w:val="003B3413"/>
    <w:rsid w:val="003C2F70"/>
    <w:rsid w:val="003C7FAE"/>
    <w:rsid w:val="003D253C"/>
    <w:rsid w:val="003D3C4F"/>
    <w:rsid w:val="003E0761"/>
    <w:rsid w:val="003E7068"/>
    <w:rsid w:val="003F175B"/>
    <w:rsid w:val="003F6D2E"/>
    <w:rsid w:val="0040113A"/>
    <w:rsid w:val="0040137F"/>
    <w:rsid w:val="00406041"/>
    <w:rsid w:val="0040619C"/>
    <w:rsid w:val="004065CF"/>
    <w:rsid w:val="00414082"/>
    <w:rsid w:val="00414D06"/>
    <w:rsid w:val="004157FC"/>
    <w:rsid w:val="00434CEE"/>
    <w:rsid w:val="004424E9"/>
    <w:rsid w:val="004442DD"/>
    <w:rsid w:val="00462742"/>
    <w:rsid w:val="004665A6"/>
    <w:rsid w:val="00466CE9"/>
    <w:rsid w:val="0047383F"/>
    <w:rsid w:val="004753DB"/>
    <w:rsid w:val="004755FF"/>
    <w:rsid w:val="00477638"/>
    <w:rsid w:val="004865B1"/>
    <w:rsid w:val="00490A4D"/>
    <w:rsid w:val="00492348"/>
    <w:rsid w:val="00492B6C"/>
    <w:rsid w:val="0049563F"/>
    <w:rsid w:val="00496607"/>
    <w:rsid w:val="00497B6B"/>
    <w:rsid w:val="004A3882"/>
    <w:rsid w:val="004B0925"/>
    <w:rsid w:val="004C2F0A"/>
    <w:rsid w:val="004C33BC"/>
    <w:rsid w:val="004D2719"/>
    <w:rsid w:val="004E0334"/>
    <w:rsid w:val="004E084F"/>
    <w:rsid w:val="004E1741"/>
    <w:rsid w:val="004E57E4"/>
    <w:rsid w:val="004F4674"/>
    <w:rsid w:val="004F53FB"/>
    <w:rsid w:val="00502ED8"/>
    <w:rsid w:val="00503AD7"/>
    <w:rsid w:val="00505D50"/>
    <w:rsid w:val="00507965"/>
    <w:rsid w:val="00520D52"/>
    <w:rsid w:val="00526E69"/>
    <w:rsid w:val="00526EE0"/>
    <w:rsid w:val="00527283"/>
    <w:rsid w:val="00527DDF"/>
    <w:rsid w:val="00530908"/>
    <w:rsid w:val="00531D95"/>
    <w:rsid w:val="005328A0"/>
    <w:rsid w:val="00541BBB"/>
    <w:rsid w:val="00544338"/>
    <w:rsid w:val="00546A29"/>
    <w:rsid w:val="00553277"/>
    <w:rsid w:val="00553B36"/>
    <w:rsid w:val="005547CD"/>
    <w:rsid w:val="00565EF6"/>
    <w:rsid w:val="005722C9"/>
    <w:rsid w:val="0057714F"/>
    <w:rsid w:val="00585349"/>
    <w:rsid w:val="0058590F"/>
    <w:rsid w:val="00585DB3"/>
    <w:rsid w:val="0059061A"/>
    <w:rsid w:val="00590A6D"/>
    <w:rsid w:val="00590AFC"/>
    <w:rsid w:val="00590CC4"/>
    <w:rsid w:val="005928FF"/>
    <w:rsid w:val="00597E99"/>
    <w:rsid w:val="005A2C1B"/>
    <w:rsid w:val="005A3841"/>
    <w:rsid w:val="005C2237"/>
    <w:rsid w:val="005C5B16"/>
    <w:rsid w:val="005E0370"/>
    <w:rsid w:val="005E06A3"/>
    <w:rsid w:val="005E0ABC"/>
    <w:rsid w:val="005E7625"/>
    <w:rsid w:val="005E7F36"/>
    <w:rsid w:val="005F2F0C"/>
    <w:rsid w:val="005F76BE"/>
    <w:rsid w:val="006001D4"/>
    <w:rsid w:val="00603C7A"/>
    <w:rsid w:val="006056CA"/>
    <w:rsid w:val="00611AA6"/>
    <w:rsid w:val="00611B59"/>
    <w:rsid w:val="00630727"/>
    <w:rsid w:val="00640E7E"/>
    <w:rsid w:val="00643146"/>
    <w:rsid w:val="00645625"/>
    <w:rsid w:val="00646086"/>
    <w:rsid w:val="006508A4"/>
    <w:rsid w:val="00653882"/>
    <w:rsid w:val="0065479C"/>
    <w:rsid w:val="00656C60"/>
    <w:rsid w:val="00657174"/>
    <w:rsid w:val="00666125"/>
    <w:rsid w:val="00667A83"/>
    <w:rsid w:val="00667B61"/>
    <w:rsid w:val="00667C73"/>
    <w:rsid w:val="006812A5"/>
    <w:rsid w:val="006834CC"/>
    <w:rsid w:val="00683E7B"/>
    <w:rsid w:val="0069215A"/>
    <w:rsid w:val="00696E9A"/>
    <w:rsid w:val="00697612"/>
    <w:rsid w:val="006A1BD7"/>
    <w:rsid w:val="006A5E8F"/>
    <w:rsid w:val="006B6556"/>
    <w:rsid w:val="006B7DB2"/>
    <w:rsid w:val="006C3F54"/>
    <w:rsid w:val="006C4C44"/>
    <w:rsid w:val="006C4CA5"/>
    <w:rsid w:val="006D00E0"/>
    <w:rsid w:val="006D281E"/>
    <w:rsid w:val="006D4CAA"/>
    <w:rsid w:val="006D659B"/>
    <w:rsid w:val="006E641B"/>
    <w:rsid w:val="00700CD2"/>
    <w:rsid w:val="0070167C"/>
    <w:rsid w:val="00704581"/>
    <w:rsid w:val="007071EB"/>
    <w:rsid w:val="00713B1C"/>
    <w:rsid w:val="0072746B"/>
    <w:rsid w:val="00733588"/>
    <w:rsid w:val="00737BC4"/>
    <w:rsid w:val="007409FE"/>
    <w:rsid w:val="00746331"/>
    <w:rsid w:val="00755D11"/>
    <w:rsid w:val="00756E3E"/>
    <w:rsid w:val="00757686"/>
    <w:rsid w:val="00763F6C"/>
    <w:rsid w:val="007652E1"/>
    <w:rsid w:val="00766D80"/>
    <w:rsid w:val="007671E6"/>
    <w:rsid w:val="007751C6"/>
    <w:rsid w:val="00775C4B"/>
    <w:rsid w:val="00782A1C"/>
    <w:rsid w:val="00782E02"/>
    <w:rsid w:val="00784486"/>
    <w:rsid w:val="00785EC9"/>
    <w:rsid w:val="0079418C"/>
    <w:rsid w:val="00797958"/>
    <w:rsid w:val="007A1387"/>
    <w:rsid w:val="007A5F70"/>
    <w:rsid w:val="007B6C91"/>
    <w:rsid w:val="007B78D7"/>
    <w:rsid w:val="007C3C77"/>
    <w:rsid w:val="007D6761"/>
    <w:rsid w:val="007D6A49"/>
    <w:rsid w:val="007E0067"/>
    <w:rsid w:val="007E332E"/>
    <w:rsid w:val="007E495F"/>
    <w:rsid w:val="007E7E9E"/>
    <w:rsid w:val="007F0DF7"/>
    <w:rsid w:val="007F3A26"/>
    <w:rsid w:val="007F6C08"/>
    <w:rsid w:val="007F76AE"/>
    <w:rsid w:val="00804F60"/>
    <w:rsid w:val="00820A5C"/>
    <w:rsid w:val="00820BD8"/>
    <w:rsid w:val="00825D80"/>
    <w:rsid w:val="00827991"/>
    <w:rsid w:val="00830CDF"/>
    <w:rsid w:val="00834559"/>
    <w:rsid w:val="0083486C"/>
    <w:rsid w:val="008365A7"/>
    <w:rsid w:val="00842BA1"/>
    <w:rsid w:val="00843BA5"/>
    <w:rsid w:val="00856D11"/>
    <w:rsid w:val="00860AD1"/>
    <w:rsid w:val="008616AB"/>
    <w:rsid w:val="00861E4F"/>
    <w:rsid w:val="0086309C"/>
    <w:rsid w:val="0087447C"/>
    <w:rsid w:val="00884D97"/>
    <w:rsid w:val="008A199E"/>
    <w:rsid w:val="008A48F4"/>
    <w:rsid w:val="008B0132"/>
    <w:rsid w:val="008B0968"/>
    <w:rsid w:val="008B673D"/>
    <w:rsid w:val="008C1276"/>
    <w:rsid w:val="008C2628"/>
    <w:rsid w:val="008C325D"/>
    <w:rsid w:val="008C38DA"/>
    <w:rsid w:val="008C4211"/>
    <w:rsid w:val="008D090A"/>
    <w:rsid w:val="008D687E"/>
    <w:rsid w:val="008F0656"/>
    <w:rsid w:val="008F160B"/>
    <w:rsid w:val="00902FB7"/>
    <w:rsid w:val="00904E55"/>
    <w:rsid w:val="00910E7A"/>
    <w:rsid w:val="00911542"/>
    <w:rsid w:val="00913A9F"/>
    <w:rsid w:val="00921519"/>
    <w:rsid w:val="00927DFB"/>
    <w:rsid w:val="00933C3A"/>
    <w:rsid w:val="00940BFF"/>
    <w:rsid w:val="00941475"/>
    <w:rsid w:val="009435B0"/>
    <w:rsid w:val="00945FFB"/>
    <w:rsid w:val="00946F67"/>
    <w:rsid w:val="00955430"/>
    <w:rsid w:val="00962461"/>
    <w:rsid w:val="00980BB9"/>
    <w:rsid w:val="009932DE"/>
    <w:rsid w:val="00993A16"/>
    <w:rsid w:val="009A37E7"/>
    <w:rsid w:val="009A4C4E"/>
    <w:rsid w:val="009A65DB"/>
    <w:rsid w:val="009A7EF4"/>
    <w:rsid w:val="009B3E77"/>
    <w:rsid w:val="009B5D22"/>
    <w:rsid w:val="009C2812"/>
    <w:rsid w:val="009C7C60"/>
    <w:rsid w:val="009D0161"/>
    <w:rsid w:val="009D209A"/>
    <w:rsid w:val="009D4AD4"/>
    <w:rsid w:val="009D6168"/>
    <w:rsid w:val="009E1A17"/>
    <w:rsid w:val="009E27B1"/>
    <w:rsid w:val="009E4E2B"/>
    <w:rsid w:val="009E501D"/>
    <w:rsid w:val="00A04D49"/>
    <w:rsid w:val="00A21546"/>
    <w:rsid w:val="00A245D8"/>
    <w:rsid w:val="00A24A6F"/>
    <w:rsid w:val="00A313E5"/>
    <w:rsid w:val="00A339F8"/>
    <w:rsid w:val="00A33D73"/>
    <w:rsid w:val="00A33DE4"/>
    <w:rsid w:val="00A34FE2"/>
    <w:rsid w:val="00A4222B"/>
    <w:rsid w:val="00A52CF5"/>
    <w:rsid w:val="00A65A98"/>
    <w:rsid w:val="00A6612A"/>
    <w:rsid w:val="00A67C6D"/>
    <w:rsid w:val="00A70169"/>
    <w:rsid w:val="00A73D76"/>
    <w:rsid w:val="00A74318"/>
    <w:rsid w:val="00A75B8C"/>
    <w:rsid w:val="00A75F82"/>
    <w:rsid w:val="00A80F85"/>
    <w:rsid w:val="00A85329"/>
    <w:rsid w:val="00AA659A"/>
    <w:rsid w:val="00AB0F5B"/>
    <w:rsid w:val="00AB3355"/>
    <w:rsid w:val="00AB580F"/>
    <w:rsid w:val="00AB5DA9"/>
    <w:rsid w:val="00AC0C77"/>
    <w:rsid w:val="00AC2730"/>
    <w:rsid w:val="00AC4BDB"/>
    <w:rsid w:val="00AD5D97"/>
    <w:rsid w:val="00AE0AFD"/>
    <w:rsid w:val="00AE4AB9"/>
    <w:rsid w:val="00AE4D0C"/>
    <w:rsid w:val="00AF7548"/>
    <w:rsid w:val="00B025BD"/>
    <w:rsid w:val="00B04A5D"/>
    <w:rsid w:val="00B06C72"/>
    <w:rsid w:val="00B122A8"/>
    <w:rsid w:val="00B123C1"/>
    <w:rsid w:val="00B140B6"/>
    <w:rsid w:val="00B168E1"/>
    <w:rsid w:val="00B20429"/>
    <w:rsid w:val="00B246CF"/>
    <w:rsid w:val="00B340B3"/>
    <w:rsid w:val="00B343BB"/>
    <w:rsid w:val="00B36CC9"/>
    <w:rsid w:val="00B42E55"/>
    <w:rsid w:val="00B431E7"/>
    <w:rsid w:val="00B60983"/>
    <w:rsid w:val="00B73A37"/>
    <w:rsid w:val="00B84179"/>
    <w:rsid w:val="00B84451"/>
    <w:rsid w:val="00B94BB3"/>
    <w:rsid w:val="00B95A9F"/>
    <w:rsid w:val="00B96871"/>
    <w:rsid w:val="00BA20F7"/>
    <w:rsid w:val="00BB73B9"/>
    <w:rsid w:val="00BC0032"/>
    <w:rsid w:val="00BC17F8"/>
    <w:rsid w:val="00BC5008"/>
    <w:rsid w:val="00BC76DB"/>
    <w:rsid w:val="00BD75DE"/>
    <w:rsid w:val="00BE2C98"/>
    <w:rsid w:val="00BE5846"/>
    <w:rsid w:val="00BF27D9"/>
    <w:rsid w:val="00BF3A92"/>
    <w:rsid w:val="00BF4063"/>
    <w:rsid w:val="00BF7F1E"/>
    <w:rsid w:val="00C02394"/>
    <w:rsid w:val="00C054CF"/>
    <w:rsid w:val="00C1019B"/>
    <w:rsid w:val="00C14BB7"/>
    <w:rsid w:val="00C171A7"/>
    <w:rsid w:val="00C218D8"/>
    <w:rsid w:val="00C23D69"/>
    <w:rsid w:val="00C33928"/>
    <w:rsid w:val="00C34A47"/>
    <w:rsid w:val="00C35488"/>
    <w:rsid w:val="00C42C16"/>
    <w:rsid w:val="00C441D3"/>
    <w:rsid w:val="00C455A7"/>
    <w:rsid w:val="00C50E36"/>
    <w:rsid w:val="00C54DFB"/>
    <w:rsid w:val="00C573E9"/>
    <w:rsid w:val="00C640FA"/>
    <w:rsid w:val="00C710B6"/>
    <w:rsid w:val="00C7133D"/>
    <w:rsid w:val="00C72799"/>
    <w:rsid w:val="00C72F5E"/>
    <w:rsid w:val="00C76FB3"/>
    <w:rsid w:val="00C80BB3"/>
    <w:rsid w:val="00C8276F"/>
    <w:rsid w:val="00C86B6D"/>
    <w:rsid w:val="00C876FD"/>
    <w:rsid w:val="00C9256F"/>
    <w:rsid w:val="00C93C65"/>
    <w:rsid w:val="00C978DE"/>
    <w:rsid w:val="00CB1216"/>
    <w:rsid w:val="00CB3B29"/>
    <w:rsid w:val="00CB4AAC"/>
    <w:rsid w:val="00CB4DDF"/>
    <w:rsid w:val="00CE4930"/>
    <w:rsid w:val="00CE6B94"/>
    <w:rsid w:val="00CE796C"/>
    <w:rsid w:val="00CF3EE3"/>
    <w:rsid w:val="00CF52B1"/>
    <w:rsid w:val="00D02BDB"/>
    <w:rsid w:val="00D061F8"/>
    <w:rsid w:val="00D10BC5"/>
    <w:rsid w:val="00D118D1"/>
    <w:rsid w:val="00D17E98"/>
    <w:rsid w:val="00D20DEF"/>
    <w:rsid w:val="00D2392A"/>
    <w:rsid w:val="00D25049"/>
    <w:rsid w:val="00D25C01"/>
    <w:rsid w:val="00D323E4"/>
    <w:rsid w:val="00D40D13"/>
    <w:rsid w:val="00D46B3B"/>
    <w:rsid w:val="00D64057"/>
    <w:rsid w:val="00D65187"/>
    <w:rsid w:val="00D70B28"/>
    <w:rsid w:val="00D73D06"/>
    <w:rsid w:val="00D8672E"/>
    <w:rsid w:val="00D93141"/>
    <w:rsid w:val="00D953E4"/>
    <w:rsid w:val="00D97BE8"/>
    <w:rsid w:val="00DA067D"/>
    <w:rsid w:val="00DA1A38"/>
    <w:rsid w:val="00DB3E94"/>
    <w:rsid w:val="00DB7B82"/>
    <w:rsid w:val="00DC7258"/>
    <w:rsid w:val="00DC785F"/>
    <w:rsid w:val="00DD4725"/>
    <w:rsid w:val="00DE0981"/>
    <w:rsid w:val="00DE1BEE"/>
    <w:rsid w:val="00DE5E1B"/>
    <w:rsid w:val="00DF6119"/>
    <w:rsid w:val="00E022BC"/>
    <w:rsid w:val="00E07960"/>
    <w:rsid w:val="00E10C8E"/>
    <w:rsid w:val="00E178B4"/>
    <w:rsid w:val="00E2121B"/>
    <w:rsid w:val="00E21AA3"/>
    <w:rsid w:val="00E22108"/>
    <w:rsid w:val="00E24F37"/>
    <w:rsid w:val="00E3328D"/>
    <w:rsid w:val="00E34480"/>
    <w:rsid w:val="00E36F09"/>
    <w:rsid w:val="00E450B0"/>
    <w:rsid w:val="00E45E64"/>
    <w:rsid w:val="00E511DB"/>
    <w:rsid w:val="00E57799"/>
    <w:rsid w:val="00E60073"/>
    <w:rsid w:val="00E64729"/>
    <w:rsid w:val="00E66A55"/>
    <w:rsid w:val="00E67FA4"/>
    <w:rsid w:val="00E7073A"/>
    <w:rsid w:val="00E72692"/>
    <w:rsid w:val="00E77F96"/>
    <w:rsid w:val="00E85907"/>
    <w:rsid w:val="00E907E1"/>
    <w:rsid w:val="00E9305D"/>
    <w:rsid w:val="00EA5549"/>
    <w:rsid w:val="00EB4BBB"/>
    <w:rsid w:val="00EB6DC1"/>
    <w:rsid w:val="00EC3BAA"/>
    <w:rsid w:val="00EC6483"/>
    <w:rsid w:val="00ED0EA7"/>
    <w:rsid w:val="00ED7004"/>
    <w:rsid w:val="00EE27A9"/>
    <w:rsid w:val="00EE3463"/>
    <w:rsid w:val="00EE5EAD"/>
    <w:rsid w:val="00EE5F26"/>
    <w:rsid w:val="00EE658E"/>
    <w:rsid w:val="00F00EF4"/>
    <w:rsid w:val="00F0364E"/>
    <w:rsid w:val="00F110D7"/>
    <w:rsid w:val="00F13067"/>
    <w:rsid w:val="00F2398F"/>
    <w:rsid w:val="00F35EC2"/>
    <w:rsid w:val="00F36BB6"/>
    <w:rsid w:val="00F41B1A"/>
    <w:rsid w:val="00F4253F"/>
    <w:rsid w:val="00F43D65"/>
    <w:rsid w:val="00F4503E"/>
    <w:rsid w:val="00F4668E"/>
    <w:rsid w:val="00F526B7"/>
    <w:rsid w:val="00F61DFB"/>
    <w:rsid w:val="00F626E3"/>
    <w:rsid w:val="00F64585"/>
    <w:rsid w:val="00F71CA0"/>
    <w:rsid w:val="00F80AD9"/>
    <w:rsid w:val="00F8353B"/>
    <w:rsid w:val="00F9486B"/>
    <w:rsid w:val="00FA1C59"/>
    <w:rsid w:val="00FC394B"/>
    <w:rsid w:val="00FC456C"/>
    <w:rsid w:val="00FC6173"/>
    <w:rsid w:val="00FC713B"/>
    <w:rsid w:val="00FE0D78"/>
    <w:rsid w:val="00FF2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29CA9"/>
  <w15:chartTrackingRefBased/>
  <w15:docId w15:val="{98E7E22C-6655-4ACC-89A1-4793F85DD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7B7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7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78D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B78D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7B78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78D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78D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78D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78D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7B78D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7B78D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7B78D7"/>
    <w:rPr>
      <w:rFonts w:eastAsiaTheme="majorEastAsia" w:cstheme="majorBidi"/>
      <w:color w:val="0F4761" w:themeColor="accent1" w:themeShade="BF"/>
      <w:sz w:val="28"/>
      <w:szCs w:val="28"/>
    </w:rPr>
  </w:style>
  <w:style w:type="character" w:customStyle="1" w:styleId="40">
    <w:name w:val="标题 4 字符"/>
    <w:basedOn w:val="a0"/>
    <w:link w:val="4"/>
    <w:uiPriority w:val="9"/>
    <w:rsid w:val="007B78D7"/>
    <w:rPr>
      <w:rFonts w:eastAsiaTheme="majorEastAsia" w:cstheme="majorBidi"/>
      <w:i/>
      <w:iCs/>
      <w:color w:val="0F4761" w:themeColor="accent1" w:themeShade="BF"/>
    </w:rPr>
  </w:style>
  <w:style w:type="character" w:customStyle="1" w:styleId="50">
    <w:name w:val="标题 5 字符"/>
    <w:basedOn w:val="a0"/>
    <w:link w:val="5"/>
    <w:uiPriority w:val="9"/>
    <w:rsid w:val="007B78D7"/>
    <w:rPr>
      <w:rFonts w:eastAsiaTheme="majorEastAsia" w:cstheme="majorBidi"/>
      <w:color w:val="0F4761" w:themeColor="accent1" w:themeShade="BF"/>
    </w:rPr>
  </w:style>
  <w:style w:type="character" w:customStyle="1" w:styleId="60">
    <w:name w:val="标题 6 字符"/>
    <w:basedOn w:val="a0"/>
    <w:link w:val="6"/>
    <w:uiPriority w:val="9"/>
    <w:semiHidden/>
    <w:rsid w:val="007B78D7"/>
    <w:rPr>
      <w:rFonts w:eastAsiaTheme="majorEastAsia" w:cstheme="majorBidi"/>
      <w:i/>
      <w:iCs/>
      <w:color w:val="595959" w:themeColor="text1" w:themeTint="A6"/>
    </w:rPr>
  </w:style>
  <w:style w:type="character" w:customStyle="1" w:styleId="70">
    <w:name w:val="标题 7 字符"/>
    <w:basedOn w:val="a0"/>
    <w:link w:val="7"/>
    <w:uiPriority w:val="9"/>
    <w:semiHidden/>
    <w:rsid w:val="007B78D7"/>
    <w:rPr>
      <w:rFonts w:eastAsiaTheme="majorEastAsia" w:cstheme="majorBidi"/>
      <w:color w:val="595959" w:themeColor="text1" w:themeTint="A6"/>
    </w:rPr>
  </w:style>
  <w:style w:type="character" w:customStyle="1" w:styleId="80">
    <w:name w:val="标题 8 字符"/>
    <w:basedOn w:val="a0"/>
    <w:link w:val="8"/>
    <w:uiPriority w:val="9"/>
    <w:semiHidden/>
    <w:rsid w:val="007B78D7"/>
    <w:rPr>
      <w:rFonts w:eastAsiaTheme="majorEastAsia" w:cstheme="majorBidi"/>
      <w:i/>
      <w:iCs/>
      <w:color w:val="272727" w:themeColor="text1" w:themeTint="D8"/>
    </w:rPr>
  </w:style>
  <w:style w:type="character" w:customStyle="1" w:styleId="90">
    <w:name w:val="标题 9 字符"/>
    <w:basedOn w:val="a0"/>
    <w:link w:val="9"/>
    <w:uiPriority w:val="9"/>
    <w:semiHidden/>
    <w:rsid w:val="007B78D7"/>
    <w:rPr>
      <w:rFonts w:eastAsiaTheme="majorEastAsia" w:cstheme="majorBidi"/>
      <w:color w:val="272727" w:themeColor="text1" w:themeTint="D8"/>
    </w:rPr>
  </w:style>
  <w:style w:type="paragraph" w:styleId="a3">
    <w:name w:val="Title"/>
    <w:basedOn w:val="a"/>
    <w:next w:val="a"/>
    <w:link w:val="a4"/>
    <w:uiPriority w:val="10"/>
    <w:qFormat/>
    <w:rsid w:val="007B7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78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78D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7B78D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B78D7"/>
    <w:pPr>
      <w:spacing w:before="160"/>
      <w:jc w:val="center"/>
    </w:pPr>
    <w:rPr>
      <w:i/>
      <w:iCs/>
      <w:color w:val="404040" w:themeColor="text1" w:themeTint="BF"/>
    </w:rPr>
  </w:style>
  <w:style w:type="character" w:customStyle="1" w:styleId="a8">
    <w:name w:val="引用 字符"/>
    <w:basedOn w:val="a0"/>
    <w:link w:val="a7"/>
    <w:uiPriority w:val="29"/>
    <w:rsid w:val="007B78D7"/>
    <w:rPr>
      <w:i/>
      <w:iCs/>
      <w:color w:val="404040" w:themeColor="text1" w:themeTint="BF"/>
    </w:rPr>
  </w:style>
  <w:style w:type="paragraph" w:styleId="a9">
    <w:name w:val="List Paragraph"/>
    <w:basedOn w:val="a"/>
    <w:uiPriority w:val="34"/>
    <w:qFormat/>
    <w:rsid w:val="007B78D7"/>
    <w:pPr>
      <w:ind w:left="720"/>
      <w:contextualSpacing/>
    </w:pPr>
  </w:style>
  <w:style w:type="character" w:styleId="aa">
    <w:name w:val="Intense Emphasis"/>
    <w:basedOn w:val="a0"/>
    <w:uiPriority w:val="21"/>
    <w:qFormat/>
    <w:rsid w:val="007B78D7"/>
    <w:rPr>
      <w:i/>
      <w:iCs/>
      <w:color w:val="0F4761" w:themeColor="accent1" w:themeShade="BF"/>
    </w:rPr>
  </w:style>
  <w:style w:type="paragraph" w:styleId="ab">
    <w:name w:val="Intense Quote"/>
    <w:basedOn w:val="a"/>
    <w:next w:val="a"/>
    <w:link w:val="ac"/>
    <w:uiPriority w:val="30"/>
    <w:qFormat/>
    <w:rsid w:val="007B7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78D7"/>
    <w:rPr>
      <w:i/>
      <w:iCs/>
      <w:color w:val="0F4761" w:themeColor="accent1" w:themeShade="BF"/>
    </w:rPr>
  </w:style>
  <w:style w:type="character" w:styleId="ad">
    <w:name w:val="Intense Reference"/>
    <w:basedOn w:val="a0"/>
    <w:uiPriority w:val="32"/>
    <w:qFormat/>
    <w:rsid w:val="007B78D7"/>
    <w:rPr>
      <w:b/>
      <w:bCs/>
      <w:smallCaps/>
      <w:color w:val="0F4761" w:themeColor="accent1" w:themeShade="BF"/>
      <w:spacing w:val="5"/>
    </w:rPr>
  </w:style>
  <w:style w:type="paragraph" w:styleId="ae">
    <w:name w:val="Normal (Web)"/>
    <w:basedOn w:val="a"/>
    <w:uiPriority w:val="99"/>
    <w:unhideWhenUsed/>
    <w:rsid w:val="007B78D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f">
    <w:name w:val="Strong"/>
    <w:basedOn w:val="a0"/>
    <w:uiPriority w:val="22"/>
    <w:qFormat/>
    <w:rsid w:val="007B78D7"/>
    <w:rPr>
      <w:b/>
      <w:bCs/>
    </w:rPr>
  </w:style>
  <w:style w:type="character" w:customStyle="1" w:styleId="katex-mathml">
    <w:name w:val="katex-mathml"/>
    <w:basedOn w:val="a0"/>
    <w:rsid w:val="00B20429"/>
  </w:style>
  <w:style w:type="character" w:customStyle="1" w:styleId="mord">
    <w:name w:val="mord"/>
    <w:basedOn w:val="a0"/>
    <w:rsid w:val="00B20429"/>
  </w:style>
  <w:style w:type="character" w:customStyle="1" w:styleId="mrel">
    <w:name w:val="mrel"/>
    <w:basedOn w:val="a0"/>
    <w:rsid w:val="00B20429"/>
  </w:style>
  <w:style w:type="character" w:customStyle="1" w:styleId="vlist-s">
    <w:name w:val="vlist-s"/>
    <w:basedOn w:val="a0"/>
    <w:rsid w:val="00B20429"/>
  </w:style>
  <w:style w:type="character" w:styleId="af0">
    <w:name w:val="Hyperlink"/>
    <w:basedOn w:val="a0"/>
    <w:uiPriority w:val="99"/>
    <w:unhideWhenUsed/>
    <w:rsid w:val="00913A9F"/>
    <w:rPr>
      <w:color w:val="0000FF"/>
      <w:u w:val="single"/>
    </w:rPr>
  </w:style>
  <w:style w:type="character" w:customStyle="1" w:styleId="ml-1">
    <w:name w:val="ml-1"/>
    <w:basedOn w:val="a0"/>
    <w:rsid w:val="00F61DFB"/>
  </w:style>
  <w:style w:type="table" w:styleId="af1">
    <w:name w:val="Table Grid"/>
    <w:basedOn w:val="a1"/>
    <w:uiPriority w:val="39"/>
    <w:rsid w:val="00F6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F61D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2">
    <w:name w:val="header"/>
    <w:basedOn w:val="a"/>
    <w:link w:val="af3"/>
    <w:uiPriority w:val="99"/>
    <w:unhideWhenUsed/>
    <w:rsid w:val="000B1D73"/>
    <w:pPr>
      <w:tabs>
        <w:tab w:val="center" w:pos="4320"/>
        <w:tab w:val="right" w:pos="8640"/>
      </w:tabs>
      <w:spacing w:after="0" w:line="240" w:lineRule="auto"/>
    </w:pPr>
  </w:style>
  <w:style w:type="character" w:customStyle="1" w:styleId="af3">
    <w:name w:val="页眉 字符"/>
    <w:basedOn w:val="a0"/>
    <w:link w:val="af2"/>
    <w:uiPriority w:val="99"/>
    <w:rsid w:val="000B1D73"/>
  </w:style>
  <w:style w:type="paragraph" w:styleId="af4">
    <w:name w:val="footer"/>
    <w:basedOn w:val="a"/>
    <w:link w:val="af5"/>
    <w:uiPriority w:val="99"/>
    <w:unhideWhenUsed/>
    <w:rsid w:val="000B1D73"/>
    <w:pPr>
      <w:tabs>
        <w:tab w:val="center" w:pos="4320"/>
        <w:tab w:val="right" w:pos="8640"/>
      </w:tabs>
      <w:spacing w:after="0" w:line="240" w:lineRule="auto"/>
    </w:pPr>
  </w:style>
  <w:style w:type="character" w:customStyle="1" w:styleId="af5">
    <w:name w:val="页脚 字符"/>
    <w:basedOn w:val="a0"/>
    <w:link w:val="af4"/>
    <w:uiPriority w:val="99"/>
    <w:rsid w:val="000B1D73"/>
  </w:style>
  <w:style w:type="character" w:styleId="af6">
    <w:name w:val="Unresolved Mention"/>
    <w:basedOn w:val="a0"/>
    <w:uiPriority w:val="99"/>
    <w:semiHidden/>
    <w:unhideWhenUsed/>
    <w:rsid w:val="00D64057"/>
    <w:rPr>
      <w:color w:val="605E5C"/>
      <w:shd w:val="clear" w:color="auto" w:fill="E1DFDD"/>
    </w:rPr>
  </w:style>
  <w:style w:type="table" w:styleId="51">
    <w:name w:val="Grid Table 5 Dark"/>
    <w:basedOn w:val="a1"/>
    <w:uiPriority w:val="50"/>
    <w:rsid w:val="005E0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f7">
    <w:name w:val="Date"/>
    <w:basedOn w:val="a"/>
    <w:next w:val="a"/>
    <w:link w:val="af8"/>
    <w:uiPriority w:val="99"/>
    <w:semiHidden/>
    <w:unhideWhenUsed/>
    <w:rsid w:val="0059061A"/>
  </w:style>
  <w:style w:type="character" w:customStyle="1" w:styleId="af8">
    <w:name w:val="日期 字符"/>
    <w:basedOn w:val="a0"/>
    <w:link w:val="af7"/>
    <w:uiPriority w:val="99"/>
    <w:semiHidden/>
    <w:rsid w:val="0059061A"/>
  </w:style>
  <w:style w:type="paragraph" w:styleId="TOC">
    <w:name w:val="TOC Heading"/>
    <w:basedOn w:val="10"/>
    <w:next w:val="a"/>
    <w:uiPriority w:val="39"/>
    <w:unhideWhenUsed/>
    <w:qFormat/>
    <w:rsid w:val="0059061A"/>
    <w:pPr>
      <w:spacing w:before="240" w:after="0" w:line="259" w:lineRule="auto"/>
      <w:outlineLvl w:val="9"/>
    </w:pPr>
    <w:rPr>
      <w:kern w:val="0"/>
      <w:sz w:val="32"/>
      <w:szCs w:val="32"/>
      <w14:ligatures w14:val="none"/>
    </w:rPr>
  </w:style>
  <w:style w:type="paragraph" w:styleId="TOC3">
    <w:name w:val="toc 3"/>
    <w:basedOn w:val="a"/>
    <w:next w:val="a"/>
    <w:autoRedefine/>
    <w:uiPriority w:val="39"/>
    <w:unhideWhenUsed/>
    <w:rsid w:val="0059061A"/>
    <w:pPr>
      <w:spacing w:after="0"/>
      <w:ind w:left="480"/>
    </w:pPr>
    <w:rPr>
      <w:i/>
      <w:iCs/>
      <w:sz w:val="20"/>
      <w:szCs w:val="20"/>
    </w:rPr>
  </w:style>
  <w:style w:type="paragraph" w:styleId="TOC2">
    <w:name w:val="toc 2"/>
    <w:basedOn w:val="a"/>
    <w:next w:val="a"/>
    <w:autoRedefine/>
    <w:uiPriority w:val="39"/>
    <w:unhideWhenUsed/>
    <w:rsid w:val="0059061A"/>
    <w:pPr>
      <w:spacing w:after="0"/>
      <w:ind w:left="240"/>
    </w:pPr>
    <w:rPr>
      <w:smallCaps/>
      <w:sz w:val="20"/>
      <w:szCs w:val="20"/>
    </w:rPr>
  </w:style>
  <w:style w:type="character" w:styleId="af9">
    <w:name w:val="Placeholder Text"/>
    <w:basedOn w:val="a0"/>
    <w:uiPriority w:val="99"/>
    <w:semiHidden/>
    <w:rsid w:val="00210BA3"/>
    <w:rPr>
      <w:color w:val="666666"/>
    </w:rPr>
  </w:style>
  <w:style w:type="paragraph" w:styleId="afa">
    <w:name w:val="No Spacing"/>
    <w:link w:val="afb"/>
    <w:uiPriority w:val="1"/>
    <w:qFormat/>
    <w:rsid w:val="00775C4B"/>
    <w:pPr>
      <w:spacing w:after="0" w:line="240" w:lineRule="auto"/>
    </w:pPr>
    <w:rPr>
      <w:kern w:val="0"/>
      <w:sz w:val="22"/>
      <w:szCs w:val="22"/>
      <w:lang w:eastAsia="en-US"/>
      <w14:ligatures w14:val="none"/>
    </w:rPr>
  </w:style>
  <w:style w:type="character" w:customStyle="1" w:styleId="afb">
    <w:name w:val="无间隔 字符"/>
    <w:basedOn w:val="a0"/>
    <w:link w:val="afa"/>
    <w:uiPriority w:val="1"/>
    <w:rsid w:val="00775C4B"/>
    <w:rPr>
      <w:kern w:val="0"/>
      <w:sz w:val="22"/>
      <w:szCs w:val="22"/>
      <w:lang w:eastAsia="en-US"/>
      <w14:ligatures w14:val="none"/>
    </w:rPr>
  </w:style>
  <w:style w:type="paragraph" w:styleId="TOC1">
    <w:name w:val="toc 1"/>
    <w:basedOn w:val="a"/>
    <w:next w:val="a"/>
    <w:autoRedefine/>
    <w:uiPriority w:val="39"/>
    <w:unhideWhenUsed/>
    <w:rsid w:val="00A6612A"/>
    <w:pPr>
      <w:tabs>
        <w:tab w:val="right" w:leader="dot" w:pos="9350"/>
      </w:tabs>
      <w:spacing w:before="120" w:after="120"/>
      <w:jc w:val="center"/>
    </w:pPr>
    <w:rPr>
      <w:b/>
      <w:bCs/>
      <w:caps/>
      <w:sz w:val="20"/>
      <w:szCs w:val="20"/>
    </w:rPr>
  </w:style>
  <w:style w:type="character" w:styleId="afc">
    <w:name w:val="Emphasis"/>
    <w:basedOn w:val="a0"/>
    <w:uiPriority w:val="20"/>
    <w:qFormat/>
    <w:rsid w:val="00123914"/>
    <w:rPr>
      <w:i/>
      <w:iCs/>
    </w:rPr>
  </w:style>
  <w:style w:type="paragraph" w:styleId="TOC4">
    <w:name w:val="toc 4"/>
    <w:basedOn w:val="a"/>
    <w:next w:val="a"/>
    <w:autoRedefine/>
    <w:uiPriority w:val="39"/>
    <w:unhideWhenUsed/>
    <w:rsid w:val="004A3882"/>
    <w:pPr>
      <w:spacing w:after="0"/>
      <w:ind w:left="720"/>
    </w:pPr>
    <w:rPr>
      <w:sz w:val="18"/>
      <w:szCs w:val="18"/>
    </w:rPr>
  </w:style>
  <w:style w:type="paragraph" w:styleId="TOC5">
    <w:name w:val="toc 5"/>
    <w:basedOn w:val="a"/>
    <w:next w:val="a"/>
    <w:autoRedefine/>
    <w:uiPriority w:val="39"/>
    <w:unhideWhenUsed/>
    <w:rsid w:val="004A3882"/>
    <w:pPr>
      <w:spacing w:after="0"/>
      <w:ind w:left="960"/>
    </w:pPr>
    <w:rPr>
      <w:sz w:val="18"/>
      <w:szCs w:val="18"/>
    </w:rPr>
  </w:style>
  <w:style w:type="paragraph" w:styleId="TOC6">
    <w:name w:val="toc 6"/>
    <w:basedOn w:val="a"/>
    <w:next w:val="a"/>
    <w:autoRedefine/>
    <w:uiPriority w:val="39"/>
    <w:unhideWhenUsed/>
    <w:rsid w:val="004A3882"/>
    <w:pPr>
      <w:spacing w:after="0"/>
      <w:ind w:left="1200"/>
    </w:pPr>
    <w:rPr>
      <w:sz w:val="18"/>
      <w:szCs w:val="18"/>
    </w:rPr>
  </w:style>
  <w:style w:type="paragraph" w:styleId="TOC7">
    <w:name w:val="toc 7"/>
    <w:basedOn w:val="a"/>
    <w:next w:val="a"/>
    <w:autoRedefine/>
    <w:uiPriority w:val="39"/>
    <w:unhideWhenUsed/>
    <w:rsid w:val="004A3882"/>
    <w:pPr>
      <w:spacing w:after="0"/>
      <w:ind w:left="1440"/>
    </w:pPr>
    <w:rPr>
      <w:sz w:val="18"/>
      <w:szCs w:val="18"/>
    </w:rPr>
  </w:style>
  <w:style w:type="paragraph" w:styleId="TOC8">
    <w:name w:val="toc 8"/>
    <w:basedOn w:val="a"/>
    <w:next w:val="a"/>
    <w:autoRedefine/>
    <w:uiPriority w:val="39"/>
    <w:unhideWhenUsed/>
    <w:rsid w:val="004A3882"/>
    <w:pPr>
      <w:spacing w:after="0"/>
      <w:ind w:left="1680"/>
    </w:pPr>
    <w:rPr>
      <w:sz w:val="18"/>
      <w:szCs w:val="18"/>
    </w:rPr>
  </w:style>
  <w:style w:type="paragraph" w:styleId="TOC9">
    <w:name w:val="toc 9"/>
    <w:basedOn w:val="a"/>
    <w:next w:val="a"/>
    <w:autoRedefine/>
    <w:uiPriority w:val="39"/>
    <w:unhideWhenUsed/>
    <w:rsid w:val="004A3882"/>
    <w:pPr>
      <w:spacing w:after="0"/>
      <w:ind w:left="1920"/>
    </w:pPr>
    <w:rPr>
      <w:sz w:val="18"/>
      <w:szCs w:val="18"/>
    </w:rPr>
  </w:style>
  <w:style w:type="character" w:styleId="afd">
    <w:name w:val="FollowedHyperlink"/>
    <w:basedOn w:val="a0"/>
    <w:uiPriority w:val="99"/>
    <w:semiHidden/>
    <w:unhideWhenUsed/>
    <w:rsid w:val="00365918"/>
    <w:rPr>
      <w:color w:val="96607D" w:themeColor="followedHyperlink"/>
      <w:u w:val="single"/>
    </w:rPr>
  </w:style>
  <w:style w:type="table" w:styleId="4-1">
    <w:name w:val="Grid Table 4 Accent 1"/>
    <w:basedOn w:val="a1"/>
    <w:uiPriority w:val="49"/>
    <w:rsid w:val="007274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numbering" w:customStyle="1" w:styleId="1">
    <w:name w:val="当前列表1"/>
    <w:uiPriority w:val="99"/>
    <w:rsid w:val="0086309C"/>
    <w:pPr>
      <w:numPr>
        <w:numId w:val="1132"/>
      </w:numPr>
    </w:pPr>
  </w:style>
  <w:style w:type="paragraph" w:customStyle="1" w:styleId="msonormal0">
    <w:name w:val="msonormal"/>
    <w:basedOn w:val="a"/>
    <w:rsid w:val="0086309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744">
      <w:bodyDiv w:val="1"/>
      <w:marLeft w:val="0"/>
      <w:marRight w:val="0"/>
      <w:marTop w:val="0"/>
      <w:marBottom w:val="0"/>
      <w:divBdr>
        <w:top w:val="none" w:sz="0" w:space="0" w:color="auto"/>
        <w:left w:val="none" w:sz="0" w:space="0" w:color="auto"/>
        <w:bottom w:val="none" w:sz="0" w:space="0" w:color="auto"/>
        <w:right w:val="none" w:sz="0" w:space="0" w:color="auto"/>
      </w:divBdr>
    </w:div>
    <w:div w:id="11686367">
      <w:bodyDiv w:val="1"/>
      <w:marLeft w:val="0"/>
      <w:marRight w:val="0"/>
      <w:marTop w:val="0"/>
      <w:marBottom w:val="0"/>
      <w:divBdr>
        <w:top w:val="none" w:sz="0" w:space="0" w:color="auto"/>
        <w:left w:val="none" w:sz="0" w:space="0" w:color="auto"/>
        <w:bottom w:val="none" w:sz="0" w:space="0" w:color="auto"/>
        <w:right w:val="none" w:sz="0" w:space="0" w:color="auto"/>
      </w:divBdr>
    </w:div>
    <w:div w:id="12809259">
      <w:bodyDiv w:val="1"/>
      <w:marLeft w:val="0"/>
      <w:marRight w:val="0"/>
      <w:marTop w:val="0"/>
      <w:marBottom w:val="0"/>
      <w:divBdr>
        <w:top w:val="none" w:sz="0" w:space="0" w:color="auto"/>
        <w:left w:val="none" w:sz="0" w:space="0" w:color="auto"/>
        <w:bottom w:val="none" w:sz="0" w:space="0" w:color="auto"/>
        <w:right w:val="none" w:sz="0" w:space="0" w:color="auto"/>
      </w:divBdr>
    </w:div>
    <w:div w:id="17968682">
      <w:bodyDiv w:val="1"/>
      <w:marLeft w:val="0"/>
      <w:marRight w:val="0"/>
      <w:marTop w:val="0"/>
      <w:marBottom w:val="0"/>
      <w:divBdr>
        <w:top w:val="none" w:sz="0" w:space="0" w:color="auto"/>
        <w:left w:val="none" w:sz="0" w:space="0" w:color="auto"/>
        <w:bottom w:val="none" w:sz="0" w:space="0" w:color="auto"/>
        <w:right w:val="none" w:sz="0" w:space="0" w:color="auto"/>
      </w:divBdr>
    </w:div>
    <w:div w:id="21515010">
      <w:bodyDiv w:val="1"/>
      <w:marLeft w:val="0"/>
      <w:marRight w:val="0"/>
      <w:marTop w:val="0"/>
      <w:marBottom w:val="0"/>
      <w:divBdr>
        <w:top w:val="none" w:sz="0" w:space="0" w:color="auto"/>
        <w:left w:val="none" w:sz="0" w:space="0" w:color="auto"/>
        <w:bottom w:val="none" w:sz="0" w:space="0" w:color="auto"/>
        <w:right w:val="none" w:sz="0" w:space="0" w:color="auto"/>
      </w:divBdr>
    </w:div>
    <w:div w:id="23871501">
      <w:bodyDiv w:val="1"/>
      <w:marLeft w:val="0"/>
      <w:marRight w:val="0"/>
      <w:marTop w:val="0"/>
      <w:marBottom w:val="0"/>
      <w:divBdr>
        <w:top w:val="none" w:sz="0" w:space="0" w:color="auto"/>
        <w:left w:val="none" w:sz="0" w:space="0" w:color="auto"/>
        <w:bottom w:val="none" w:sz="0" w:space="0" w:color="auto"/>
        <w:right w:val="none" w:sz="0" w:space="0" w:color="auto"/>
      </w:divBdr>
    </w:div>
    <w:div w:id="31469271">
      <w:bodyDiv w:val="1"/>
      <w:marLeft w:val="0"/>
      <w:marRight w:val="0"/>
      <w:marTop w:val="0"/>
      <w:marBottom w:val="0"/>
      <w:divBdr>
        <w:top w:val="none" w:sz="0" w:space="0" w:color="auto"/>
        <w:left w:val="none" w:sz="0" w:space="0" w:color="auto"/>
        <w:bottom w:val="none" w:sz="0" w:space="0" w:color="auto"/>
        <w:right w:val="none" w:sz="0" w:space="0" w:color="auto"/>
      </w:divBdr>
    </w:div>
    <w:div w:id="46801595">
      <w:bodyDiv w:val="1"/>
      <w:marLeft w:val="0"/>
      <w:marRight w:val="0"/>
      <w:marTop w:val="0"/>
      <w:marBottom w:val="0"/>
      <w:divBdr>
        <w:top w:val="none" w:sz="0" w:space="0" w:color="auto"/>
        <w:left w:val="none" w:sz="0" w:space="0" w:color="auto"/>
        <w:bottom w:val="none" w:sz="0" w:space="0" w:color="auto"/>
        <w:right w:val="none" w:sz="0" w:space="0" w:color="auto"/>
      </w:divBdr>
    </w:div>
    <w:div w:id="51735050">
      <w:bodyDiv w:val="1"/>
      <w:marLeft w:val="0"/>
      <w:marRight w:val="0"/>
      <w:marTop w:val="0"/>
      <w:marBottom w:val="0"/>
      <w:divBdr>
        <w:top w:val="none" w:sz="0" w:space="0" w:color="auto"/>
        <w:left w:val="none" w:sz="0" w:space="0" w:color="auto"/>
        <w:bottom w:val="none" w:sz="0" w:space="0" w:color="auto"/>
        <w:right w:val="none" w:sz="0" w:space="0" w:color="auto"/>
      </w:divBdr>
    </w:div>
    <w:div w:id="53551738">
      <w:bodyDiv w:val="1"/>
      <w:marLeft w:val="0"/>
      <w:marRight w:val="0"/>
      <w:marTop w:val="0"/>
      <w:marBottom w:val="0"/>
      <w:divBdr>
        <w:top w:val="none" w:sz="0" w:space="0" w:color="auto"/>
        <w:left w:val="none" w:sz="0" w:space="0" w:color="auto"/>
        <w:bottom w:val="none" w:sz="0" w:space="0" w:color="auto"/>
        <w:right w:val="none" w:sz="0" w:space="0" w:color="auto"/>
      </w:divBdr>
    </w:div>
    <w:div w:id="53742956">
      <w:bodyDiv w:val="1"/>
      <w:marLeft w:val="0"/>
      <w:marRight w:val="0"/>
      <w:marTop w:val="0"/>
      <w:marBottom w:val="0"/>
      <w:divBdr>
        <w:top w:val="none" w:sz="0" w:space="0" w:color="auto"/>
        <w:left w:val="none" w:sz="0" w:space="0" w:color="auto"/>
        <w:bottom w:val="none" w:sz="0" w:space="0" w:color="auto"/>
        <w:right w:val="none" w:sz="0" w:space="0" w:color="auto"/>
      </w:divBdr>
    </w:div>
    <w:div w:id="61998252">
      <w:bodyDiv w:val="1"/>
      <w:marLeft w:val="0"/>
      <w:marRight w:val="0"/>
      <w:marTop w:val="0"/>
      <w:marBottom w:val="0"/>
      <w:divBdr>
        <w:top w:val="none" w:sz="0" w:space="0" w:color="auto"/>
        <w:left w:val="none" w:sz="0" w:space="0" w:color="auto"/>
        <w:bottom w:val="none" w:sz="0" w:space="0" w:color="auto"/>
        <w:right w:val="none" w:sz="0" w:space="0" w:color="auto"/>
      </w:divBdr>
    </w:div>
    <w:div w:id="62990776">
      <w:bodyDiv w:val="1"/>
      <w:marLeft w:val="0"/>
      <w:marRight w:val="0"/>
      <w:marTop w:val="0"/>
      <w:marBottom w:val="0"/>
      <w:divBdr>
        <w:top w:val="none" w:sz="0" w:space="0" w:color="auto"/>
        <w:left w:val="none" w:sz="0" w:space="0" w:color="auto"/>
        <w:bottom w:val="none" w:sz="0" w:space="0" w:color="auto"/>
        <w:right w:val="none" w:sz="0" w:space="0" w:color="auto"/>
      </w:divBdr>
    </w:div>
    <w:div w:id="68506268">
      <w:bodyDiv w:val="1"/>
      <w:marLeft w:val="0"/>
      <w:marRight w:val="0"/>
      <w:marTop w:val="0"/>
      <w:marBottom w:val="0"/>
      <w:divBdr>
        <w:top w:val="none" w:sz="0" w:space="0" w:color="auto"/>
        <w:left w:val="none" w:sz="0" w:space="0" w:color="auto"/>
        <w:bottom w:val="none" w:sz="0" w:space="0" w:color="auto"/>
        <w:right w:val="none" w:sz="0" w:space="0" w:color="auto"/>
      </w:divBdr>
    </w:div>
    <w:div w:id="80569308">
      <w:bodyDiv w:val="1"/>
      <w:marLeft w:val="0"/>
      <w:marRight w:val="0"/>
      <w:marTop w:val="0"/>
      <w:marBottom w:val="0"/>
      <w:divBdr>
        <w:top w:val="none" w:sz="0" w:space="0" w:color="auto"/>
        <w:left w:val="none" w:sz="0" w:space="0" w:color="auto"/>
        <w:bottom w:val="none" w:sz="0" w:space="0" w:color="auto"/>
        <w:right w:val="none" w:sz="0" w:space="0" w:color="auto"/>
      </w:divBdr>
    </w:div>
    <w:div w:id="81336852">
      <w:bodyDiv w:val="1"/>
      <w:marLeft w:val="0"/>
      <w:marRight w:val="0"/>
      <w:marTop w:val="0"/>
      <w:marBottom w:val="0"/>
      <w:divBdr>
        <w:top w:val="none" w:sz="0" w:space="0" w:color="auto"/>
        <w:left w:val="none" w:sz="0" w:space="0" w:color="auto"/>
        <w:bottom w:val="none" w:sz="0" w:space="0" w:color="auto"/>
        <w:right w:val="none" w:sz="0" w:space="0" w:color="auto"/>
      </w:divBdr>
    </w:div>
    <w:div w:id="91434463">
      <w:bodyDiv w:val="1"/>
      <w:marLeft w:val="0"/>
      <w:marRight w:val="0"/>
      <w:marTop w:val="0"/>
      <w:marBottom w:val="0"/>
      <w:divBdr>
        <w:top w:val="none" w:sz="0" w:space="0" w:color="auto"/>
        <w:left w:val="none" w:sz="0" w:space="0" w:color="auto"/>
        <w:bottom w:val="none" w:sz="0" w:space="0" w:color="auto"/>
        <w:right w:val="none" w:sz="0" w:space="0" w:color="auto"/>
      </w:divBdr>
      <w:divsChild>
        <w:div w:id="1473718318">
          <w:marLeft w:val="0"/>
          <w:marRight w:val="0"/>
          <w:marTop w:val="0"/>
          <w:marBottom w:val="0"/>
          <w:divBdr>
            <w:top w:val="none" w:sz="0" w:space="0" w:color="auto"/>
            <w:left w:val="none" w:sz="0" w:space="0" w:color="auto"/>
            <w:bottom w:val="none" w:sz="0" w:space="0" w:color="auto"/>
            <w:right w:val="none" w:sz="0" w:space="0" w:color="auto"/>
          </w:divBdr>
          <w:divsChild>
            <w:div w:id="565720420">
              <w:marLeft w:val="0"/>
              <w:marRight w:val="0"/>
              <w:marTop w:val="0"/>
              <w:marBottom w:val="0"/>
              <w:divBdr>
                <w:top w:val="none" w:sz="0" w:space="0" w:color="auto"/>
                <w:left w:val="none" w:sz="0" w:space="0" w:color="auto"/>
                <w:bottom w:val="none" w:sz="0" w:space="0" w:color="auto"/>
                <w:right w:val="none" w:sz="0" w:space="0" w:color="auto"/>
              </w:divBdr>
              <w:divsChild>
                <w:div w:id="1624118778">
                  <w:marLeft w:val="0"/>
                  <w:marRight w:val="0"/>
                  <w:marTop w:val="0"/>
                  <w:marBottom w:val="0"/>
                  <w:divBdr>
                    <w:top w:val="none" w:sz="0" w:space="0" w:color="auto"/>
                    <w:left w:val="none" w:sz="0" w:space="0" w:color="auto"/>
                    <w:bottom w:val="none" w:sz="0" w:space="0" w:color="auto"/>
                    <w:right w:val="none" w:sz="0" w:space="0" w:color="auto"/>
                  </w:divBdr>
                  <w:divsChild>
                    <w:div w:id="841817162">
                      <w:marLeft w:val="0"/>
                      <w:marRight w:val="0"/>
                      <w:marTop w:val="0"/>
                      <w:marBottom w:val="0"/>
                      <w:divBdr>
                        <w:top w:val="none" w:sz="0" w:space="0" w:color="auto"/>
                        <w:left w:val="none" w:sz="0" w:space="0" w:color="auto"/>
                        <w:bottom w:val="none" w:sz="0" w:space="0" w:color="auto"/>
                        <w:right w:val="none" w:sz="0" w:space="0" w:color="auto"/>
                      </w:divBdr>
                      <w:divsChild>
                        <w:div w:id="1944847722">
                          <w:marLeft w:val="0"/>
                          <w:marRight w:val="0"/>
                          <w:marTop w:val="0"/>
                          <w:marBottom w:val="0"/>
                          <w:divBdr>
                            <w:top w:val="none" w:sz="0" w:space="0" w:color="auto"/>
                            <w:left w:val="none" w:sz="0" w:space="0" w:color="auto"/>
                            <w:bottom w:val="none" w:sz="0" w:space="0" w:color="auto"/>
                            <w:right w:val="none" w:sz="0" w:space="0" w:color="auto"/>
                          </w:divBdr>
                          <w:divsChild>
                            <w:div w:id="85929717">
                              <w:marLeft w:val="0"/>
                              <w:marRight w:val="0"/>
                              <w:marTop w:val="0"/>
                              <w:marBottom w:val="0"/>
                              <w:divBdr>
                                <w:top w:val="none" w:sz="0" w:space="0" w:color="auto"/>
                                <w:left w:val="none" w:sz="0" w:space="0" w:color="auto"/>
                                <w:bottom w:val="none" w:sz="0" w:space="0" w:color="auto"/>
                                <w:right w:val="none" w:sz="0" w:space="0" w:color="auto"/>
                              </w:divBdr>
                              <w:divsChild>
                                <w:div w:id="1388337095">
                                  <w:marLeft w:val="0"/>
                                  <w:marRight w:val="0"/>
                                  <w:marTop w:val="0"/>
                                  <w:marBottom w:val="0"/>
                                  <w:divBdr>
                                    <w:top w:val="none" w:sz="0" w:space="0" w:color="auto"/>
                                    <w:left w:val="none" w:sz="0" w:space="0" w:color="auto"/>
                                    <w:bottom w:val="none" w:sz="0" w:space="0" w:color="auto"/>
                                    <w:right w:val="none" w:sz="0" w:space="0" w:color="auto"/>
                                  </w:divBdr>
                                  <w:divsChild>
                                    <w:div w:id="53621265">
                                      <w:marLeft w:val="0"/>
                                      <w:marRight w:val="0"/>
                                      <w:marTop w:val="0"/>
                                      <w:marBottom w:val="0"/>
                                      <w:divBdr>
                                        <w:top w:val="none" w:sz="0" w:space="0" w:color="auto"/>
                                        <w:left w:val="none" w:sz="0" w:space="0" w:color="auto"/>
                                        <w:bottom w:val="none" w:sz="0" w:space="0" w:color="auto"/>
                                        <w:right w:val="none" w:sz="0" w:space="0" w:color="auto"/>
                                      </w:divBdr>
                                      <w:divsChild>
                                        <w:div w:id="643585250">
                                          <w:marLeft w:val="0"/>
                                          <w:marRight w:val="0"/>
                                          <w:marTop w:val="0"/>
                                          <w:marBottom w:val="0"/>
                                          <w:divBdr>
                                            <w:top w:val="none" w:sz="0" w:space="0" w:color="auto"/>
                                            <w:left w:val="none" w:sz="0" w:space="0" w:color="auto"/>
                                            <w:bottom w:val="none" w:sz="0" w:space="0" w:color="auto"/>
                                            <w:right w:val="none" w:sz="0" w:space="0" w:color="auto"/>
                                          </w:divBdr>
                                          <w:divsChild>
                                            <w:div w:id="282033228">
                                              <w:marLeft w:val="0"/>
                                              <w:marRight w:val="0"/>
                                              <w:marTop w:val="0"/>
                                              <w:marBottom w:val="0"/>
                                              <w:divBdr>
                                                <w:top w:val="none" w:sz="0" w:space="0" w:color="auto"/>
                                                <w:left w:val="none" w:sz="0" w:space="0" w:color="auto"/>
                                                <w:bottom w:val="none" w:sz="0" w:space="0" w:color="auto"/>
                                                <w:right w:val="none" w:sz="0" w:space="0" w:color="auto"/>
                                              </w:divBdr>
                                              <w:divsChild>
                                                <w:div w:id="771241454">
                                                  <w:marLeft w:val="0"/>
                                                  <w:marRight w:val="0"/>
                                                  <w:marTop w:val="0"/>
                                                  <w:marBottom w:val="0"/>
                                                  <w:divBdr>
                                                    <w:top w:val="none" w:sz="0" w:space="0" w:color="auto"/>
                                                    <w:left w:val="none" w:sz="0" w:space="0" w:color="auto"/>
                                                    <w:bottom w:val="none" w:sz="0" w:space="0" w:color="auto"/>
                                                    <w:right w:val="none" w:sz="0" w:space="0" w:color="auto"/>
                                                  </w:divBdr>
                                                  <w:divsChild>
                                                    <w:div w:id="1704208785">
                                                      <w:marLeft w:val="0"/>
                                                      <w:marRight w:val="0"/>
                                                      <w:marTop w:val="0"/>
                                                      <w:marBottom w:val="0"/>
                                                      <w:divBdr>
                                                        <w:top w:val="none" w:sz="0" w:space="0" w:color="auto"/>
                                                        <w:left w:val="none" w:sz="0" w:space="0" w:color="auto"/>
                                                        <w:bottom w:val="none" w:sz="0" w:space="0" w:color="auto"/>
                                                        <w:right w:val="none" w:sz="0" w:space="0" w:color="auto"/>
                                                      </w:divBdr>
                                                      <w:divsChild>
                                                        <w:div w:id="196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275963">
      <w:bodyDiv w:val="1"/>
      <w:marLeft w:val="0"/>
      <w:marRight w:val="0"/>
      <w:marTop w:val="0"/>
      <w:marBottom w:val="0"/>
      <w:divBdr>
        <w:top w:val="none" w:sz="0" w:space="0" w:color="auto"/>
        <w:left w:val="none" w:sz="0" w:space="0" w:color="auto"/>
        <w:bottom w:val="none" w:sz="0" w:space="0" w:color="auto"/>
        <w:right w:val="none" w:sz="0" w:space="0" w:color="auto"/>
      </w:divBdr>
    </w:div>
    <w:div w:id="106656890">
      <w:bodyDiv w:val="1"/>
      <w:marLeft w:val="0"/>
      <w:marRight w:val="0"/>
      <w:marTop w:val="0"/>
      <w:marBottom w:val="0"/>
      <w:divBdr>
        <w:top w:val="none" w:sz="0" w:space="0" w:color="auto"/>
        <w:left w:val="none" w:sz="0" w:space="0" w:color="auto"/>
        <w:bottom w:val="none" w:sz="0" w:space="0" w:color="auto"/>
        <w:right w:val="none" w:sz="0" w:space="0" w:color="auto"/>
      </w:divBdr>
    </w:div>
    <w:div w:id="108280434">
      <w:bodyDiv w:val="1"/>
      <w:marLeft w:val="0"/>
      <w:marRight w:val="0"/>
      <w:marTop w:val="0"/>
      <w:marBottom w:val="0"/>
      <w:divBdr>
        <w:top w:val="none" w:sz="0" w:space="0" w:color="auto"/>
        <w:left w:val="none" w:sz="0" w:space="0" w:color="auto"/>
        <w:bottom w:val="none" w:sz="0" w:space="0" w:color="auto"/>
        <w:right w:val="none" w:sz="0" w:space="0" w:color="auto"/>
      </w:divBdr>
    </w:div>
    <w:div w:id="108670204">
      <w:bodyDiv w:val="1"/>
      <w:marLeft w:val="0"/>
      <w:marRight w:val="0"/>
      <w:marTop w:val="0"/>
      <w:marBottom w:val="0"/>
      <w:divBdr>
        <w:top w:val="none" w:sz="0" w:space="0" w:color="auto"/>
        <w:left w:val="none" w:sz="0" w:space="0" w:color="auto"/>
        <w:bottom w:val="none" w:sz="0" w:space="0" w:color="auto"/>
        <w:right w:val="none" w:sz="0" w:space="0" w:color="auto"/>
      </w:divBdr>
    </w:div>
    <w:div w:id="114561372">
      <w:bodyDiv w:val="1"/>
      <w:marLeft w:val="0"/>
      <w:marRight w:val="0"/>
      <w:marTop w:val="0"/>
      <w:marBottom w:val="0"/>
      <w:divBdr>
        <w:top w:val="none" w:sz="0" w:space="0" w:color="auto"/>
        <w:left w:val="none" w:sz="0" w:space="0" w:color="auto"/>
        <w:bottom w:val="none" w:sz="0" w:space="0" w:color="auto"/>
        <w:right w:val="none" w:sz="0" w:space="0" w:color="auto"/>
      </w:divBdr>
    </w:div>
    <w:div w:id="117380815">
      <w:bodyDiv w:val="1"/>
      <w:marLeft w:val="0"/>
      <w:marRight w:val="0"/>
      <w:marTop w:val="0"/>
      <w:marBottom w:val="0"/>
      <w:divBdr>
        <w:top w:val="none" w:sz="0" w:space="0" w:color="auto"/>
        <w:left w:val="none" w:sz="0" w:space="0" w:color="auto"/>
        <w:bottom w:val="none" w:sz="0" w:space="0" w:color="auto"/>
        <w:right w:val="none" w:sz="0" w:space="0" w:color="auto"/>
      </w:divBdr>
    </w:div>
    <w:div w:id="131947594">
      <w:bodyDiv w:val="1"/>
      <w:marLeft w:val="0"/>
      <w:marRight w:val="0"/>
      <w:marTop w:val="0"/>
      <w:marBottom w:val="0"/>
      <w:divBdr>
        <w:top w:val="none" w:sz="0" w:space="0" w:color="auto"/>
        <w:left w:val="none" w:sz="0" w:space="0" w:color="auto"/>
        <w:bottom w:val="none" w:sz="0" w:space="0" w:color="auto"/>
        <w:right w:val="none" w:sz="0" w:space="0" w:color="auto"/>
      </w:divBdr>
    </w:div>
    <w:div w:id="144321117">
      <w:bodyDiv w:val="1"/>
      <w:marLeft w:val="0"/>
      <w:marRight w:val="0"/>
      <w:marTop w:val="0"/>
      <w:marBottom w:val="0"/>
      <w:divBdr>
        <w:top w:val="none" w:sz="0" w:space="0" w:color="auto"/>
        <w:left w:val="none" w:sz="0" w:space="0" w:color="auto"/>
        <w:bottom w:val="none" w:sz="0" w:space="0" w:color="auto"/>
        <w:right w:val="none" w:sz="0" w:space="0" w:color="auto"/>
      </w:divBdr>
      <w:divsChild>
        <w:div w:id="683820440">
          <w:marLeft w:val="0"/>
          <w:marRight w:val="0"/>
          <w:marTop w:val="0"/>
          <w:marBottom w:val="0"/>
          <w:divBdr>
            <w:top w:val="none" w:sz="0" w:space="0" w:color="auto"/>
            <w:left w:val="none" w:sz="0" w:space="0" w:color="auto"/>
            <w:bottom w:val="none" w:sz="0" w:space="0" w:color="auto"/>
            <w:right w:val="none" w:sz="0" w:space="0" w:color="auto"/>
          </w:divBdr>
        </w:div>
        <w:div w:id="730230888">
          <w:marLeft w:val="0"/>
          <w:marRight w:val="0"/>
          <w:marTop w:val="0"/>
          <w:marBottom w:val="0"/>
          <w:divBdr>
            <w:top w:val="none" w:sz="0" w:space="0" w:color="auto"/>
            <w:left w:val="none" w:sz="0" w:space="0" w:color="auto"/>
            <w:bottom w:val="none" w:sz="0" w:space="0" w:color="auto"/>
            <w:right w:val="none" w:sz="0" w:space="0" w:color="auto"/>
          </w:divBdr>
        </w:div>
        <w:div w:id="1307780661">
          <w:marLeft w:val="0"/>
          <w:marRight w:val="0"/>
          <w:marTop w:val="0"/>
          <w:marBottom w:val="0"/>
          <w:divBdr>
            <w:top w:val="none" w:sz="0" w:space="0" w:color="auto"/>
            <w:left w:val="none" w:sz="0" w:space="0" w:color="auto"/>
            <w:bottom w:val="none" w:sz="0" w:space="0" w:color="auto"/>
            <w:right w:val="none" w:sz="0" w:space="0" w:color="auto"/>
          </w:divBdr>
        </w:div>
        <w:div w:id="1538855614">
          <w:marLeft w:val="0"/>
          <w:marRight w:val="0"/>
          <w:marTop w:val="0"/>
          <w:marBottom w:val="0"/>
          <w:divBdr>
            <w:top w:val="none" w:sz="0" w:space="0" w:color="auto"/>
            <w:left w:val="none" w:sz="0" w:space="0" w:color="auto"/>
            <w:bottom w:val="none" w:sz="0" w:space="0" w:color="auto"/>
            <w:right w:val="none" w:sz="0" w:space="0" w:color="auto"/>
          </w:divBdr>
        </w:div>
        <w:div w:id="2028869781">
          <w:marLeft w:val="0"/>
          <w:marRight w:val="0"/>
          <w:marTop w:val="0"/>
          <w:marBottom w:val="0"/>
          <w:divBdr>
            <w:top w:val="none" w:sz="0" w:space="0" w:color="auto"/>
            <w:left w:val="none" w:sz="0" w:space="0" w:color="auto"/>
            <w:bottom w:val="none" w:sz="0" w:space="0" w:color="auto"/>
            <w:right w:val="none" w:sz="0" w:space="0" w:color="auto"/>
          </w:divBdr>
        </w:div>
      </w:divsChild>
    </w:div>
    <w:div w:id="147940827">
      <w:bodyDiv w:val="1"/>
      <w:marLeft w:val="0"/>
      <w:marRight w:val="0"/>
      <w:marTop w:val="0"/>
      <w:marBottom w:val="0"/>
      <w:divBdr>
        <w:top w:val="none" w:sz="0" w:space="0" w:color="auto"/>
        <w:left w:val="none" w:sz="0" w:space="0" w:color="auto"/>
        <w:bottom w:val="none" w:sz="0" w:space="0" w:color="auto"/>
        <w:right w:val="none" w:sz="0" w:space="0" w:color="auto"/>
      </w:divBdr>
    </w:div>
    <w:div w:id="149252043">
      <w:bodyDiv w:val="1"/>
      <w:marLeft w:val="0"/>
      <w:marRight w:val="0"/>
      <w:marTop w:val="0"/>
      <w:marBottom w:val="0"/>
      <w:divBdr>
        <w:top w:val="none" w:sz="0" w:space="0" w:color="auto"/>
        <w:left w:val="none" w:sz="0" w:space="0" w:color="auto"/>
        <w:bottom w:val="none" w:sz="0" w:space="0" w:color="auto"/>
        <w:right w:val="none" w:sz="0" w:space="0" w:color="auto"/>
      </w:divBdr>
    </w:div>
    <w:div w:id="157775534">
      <w:bodyDiv w:val="1"/>
      <w:marLeft w:val="0"/>
      <w:marRight w:val="0"/>
      <w:marTop w:val="0"/>
      <w:marBottom w:val="0"/>
      <w:divBdr>
        <w:top w:val="none" w:sz="0" w:space="0" w:color="auto"/>
        <w:left w:val="none" w:sz="0" w:space="0" w:color="auto"/>
        <w:bottom w:val="none" w:sz="0" w:space="0" w:color="auto"/>
        <w:right w:val="none" w:sz="0" w:space="0" w:color="auto"/>
      </w:divBdr>
    </w:div>
    <w:div w:id="159735396">
      <w:bodyDiv w:val="1"/>
      <w:marLeft w:val="0"/>
      <w:marRight w:val="0"/>
      <w:marTop w:val="0"/>
      <w:marBottom w:val="0"/>
      <w:divBdr>
        <w:top w:val="none" w:sz="0" w:space="0" w:color="auto"/>
        <w:left w:val="none" w:sz="0" w:space="0" w:color="auto"/>
        <w:bottom w:val="none" w:sz="0" w:space="0" w:color="auto"/>
        <w:right w:val="none" w:sz="0" w:space="0" w:color="auto"/>
      </w:divBdr>
    </w:div>
    <w:div w:id="163980886">
      <w:bodyDiv w:val="1"/>
      <w:marLeft w:val="0"/>
      <w:marRight w:val="0"/>
      <w:marTop w:val="0"/>
      <w:marBottom w:val="0"/>
      <w:divBdr>
        <w:top w:val="none" w:sz="0" w:space="0" w:color="auto"/>
        <w:left w:val="none" w:sz="0" w:space="0" w:color="auto"/>
        <w:bottom w:val="none" w:sz="0" w:space="0" w:color="auto"/>
        <w:right w:val="none" w:sz="0" w:space="0" w:color="auto"/>
      </w:divBdr>
    </w:div>
    <w:div w:id="168761455">
      <w:bodyDiv w:val="1"/>
      <w:marLeft w:val="0"/>
      <w:marRight w:val="0"/>
      <w:marTop w:val="0"/>
      <w:marBottom w:val="0"/>
      <w:divBdr>
        <w:top w:val="none" w:sz="0" w:space="0" w:color="auto"/>
        <w:left w:val="none" w:sz="0" w:space="0" w:color="auto"/>
        <w:bottom w:val="none" w:sz="0" w:space="0" w:color="auto"/>
        <w:right w:val="none" w:sz="0" w:space="0" w:color="auto"/>
      </w:divBdr>
    </w:div>
    <w:div w:id="176964211">
      <w:bodyDiv w:val="1"/>
      <w:marLeft w:val="0"/>
      <w:marRight w:val="0"/>
      <w:marTop w:val="0"/>
      <w:marBottom w:val="0"/>
      <w:divBdr>
        <w:top w:val="none" w:sz="0" w:space="0" w:color="auto"/>
        <w:left w:val="none" w:sz="0" w:space="0" w:color="auto"/>
        <w:bottom w:val="none" w:sz="0" w:space="0" w:color="auto"/>
        <w:right w:val="none" w:sz="0" w:space="0" w:color="auto"/>
      </w:divBdr>
    </w:div>
    <w:div w:id="183906776">
      <w:bodyDiv w:val="1"/>
      <w:marLeft w:val="0"/>
      <w:marRight w:val="0"/>
      <w:marTop w:val="0"/>
      <w:marBottom w:val="0"/>
      <w:divBdr>
        <w:top w:val="none" w:sz="0" w:space="0" w:color="auto"/>
        <w:left w:val="none" w:sz="0" w:space="0" w:color="auto"/>
        <w:bottom w:val="none" w:sz="0" w:space="0" w:color="auto"/>
        <w:right w:val="none" w:sz="0" w:space="0" w:color="auto"/>
      </w:divBdr>
    </w:div>
    <w:div w:id="183910973">
      <w:bodyDiv w:val="1"/>
      <w:marLeft w:val="0"/>
      <w:marRight w:val="0"/>
      <w:marTop w:val="0"/>
      <w:marBottom w:val="0"/>
      <w:divBdr>
        <w:top w:val="none" w:sz="0" w:space="0" w:color="auto"/>
        <w:left w:val="none" w:sz="0" w:space="0" w:color="auto"/>
        <w:bottom w:val="none" w:sz="0" w:space="0" w:color="auto"/>
        <w:right w:val="none" w:sz="0" w:space="0" w:color="auto"/>
      </w:divBdr>
    </w:div>
    <w:div w:id="184367216">
      <w:bodyDiv w:val="1"/>
      <w:marLeft w:val="0"/>
      <w:marRight w:val="0"/>
      <w:marTop w:val="0"/>
      <w:marBottom w:val="0"/>
      <w:divBdr>
        <w:top w:val="none" w:sz="0" w:space="0" w:color="auto"/>
        <w:left w:val="none" w:sz="0" w:space="0" w:color="auto"/>
        <w:bottom w:val="none" w:sz="0" w:space="0" w:color="auto"/>
        <w:right w:val="none" w:sz="0" w:space="0" w:color="auto"/>
      </w:divBdr>
    </w:div>
    <w:div w:id="185217588">
      <w:bodyDiv w:val="1"/>
      <w:marLeft w:val="0"/>
      <w:marRight w:val="0"/>
      <w:marTop w:val="0"/>
      <w:marBottom w:val="0"/>
      <w:divBdr>
        <w:top w:val="none" w:sz="0" w:space="0" w:color="auto"/>
        <w:left w:val="none" w:sz="0" w:space="0" w:color="auto"/>
        <w:bottom w:val="none" w:sz="0" w:space="0" w:color="auto"/>
        <w:right w:val="none" w:sz="0" w:space="0" w:color="auto"/>
      </w:divBdr>
    </w:div>
    <w:div w:id="188033658">
      <w:bodyDiv w:val="1"/>
      <w:marLeft w:val="0"/>
      <w:marRight w:val="0"/>
      <w:marTop w:val="0"/>
      <w:marBottom w:val="0"/>
      <w:divBdr>
        <w:top w:val="none" w:sz="0" w:space="0" w:color="auto"/>
        <w:left w:val="none" w:sz="0" w:space="0" w:color="auto"/>
        <w:bottom w:val="none" w:sz="0" w:space="0" w:color="auto"/>
        <w:right w:val="none" w:sz="0" w:space="0" w:color="auto"/>
      </w:divBdr>
    </w:div>
    <w:div w:id="194736703">
      <w:bodyDiv w:val="1"/>
      <w:marLeft w:val="0"/>
      <w:marRight w:val="0"/>
      <w:marTop w:val="0"/>
      <w:marBottom w:val="0"/>
      <w:divBdr>
        <w:top w:val="none" w:sz="0" w:space="0" w:color="auto"/>
        <w:left w:val="none" w:sz="0" w:space="0" w:color="auto"/>
        <w:bottom w:val="none" w:sz="0" w:space="0" w:color="auto"/>
        <w:right w:val="none" w:sz="0" w:space="0" w:color="auto"/>
      </w:divBdr>
      <w:divsChild>
        <w:div w:id="1605917326">
          <w:marLeft w:val="0"/>
          <w:marRight w:val="0"/>
          <w:marTop w:val="0"/>
          <w:marBottom w:val="0"/>
          <w:divBdr>
            <w:top w:val="none" w:sz="0" w:space="0" w:color="auto"/>
            <w:left w:val="none" w:sz="0" w:space="0" w:color="auto"/>
            <w:bottom w:val="none" w:sz="0" w:space="0" w:color="auto"/>
            <w:right w:val="none" w:sz="0" w:space="0" w:color="auto"/>
          </w:divBdr>
          <w:divsChild>
            <w:div w:id="871724653">
              <w:marLeft w:val="0"/>
              <w:marRight w:val="0"/>
              <w:marTop w:val="0"/>
              <w:marBottom w:val="0"/>
              <w:divBdr>
                <w:top w:val="none" w:sz="0" w:space="0" w:color="auto"/>
                <w:left w:val="none" w:sz="0" w:space="0" w:color="auto"/>
                <w:bottom w:val="none" w:sz="0" w:space="0" w:color="auto"/>
                <w:right w:val="none" w:sz="0" w:space="0" w:color="auto"/>
              </w:divBdr>
              <w:divsChild>
                <w:div w:id="563445203">
                  <w:marLeft w:val="0"/>
                  <w:marRight w:val="0"/>
                  <w:marTop w:val="0"/>
                  <w:marBottom w:val="0"/>
                  <w:divBdr>
                    <w:top w:val="none" w:sz="0" w:space="0" w:color="auto"/>
                    <w:left w:val="none" w:sz="0" w:space="0" w:color="auto"/>
                    <w:bottom w:val="none" w:sz="0" w:space="0" w:color="auto"/>
                    <w:right w:val="none" w:sz="0" w:space="0" w:color="auto"/>
                  </w:divBdr>
                  <w:divsChild>
                    <w:div w:id="1893693019">
                      <w:marLeft w:val="0"/>
                      <w:marRight w:val="0"/>
                      <w:marTop w:val="0"/>
                      <w:marBottom w:val="0"/>
                      <w:divBdr>
                        <w:top w:val="none" w:sz="0" w:space="0" w:color="auto"/>
                        <w:left w:val="none" w:sz="0" w:space="0" w:color="auto"/>
                        <w:bottom w:val="none" w:sz="0" w:space="0" w:color="auto"/>
                        <w:right w:val="none" w:sz="0" w:space="0" w:color="auto"/>
                      </w:divBdr>
                      <w:divsChild>
                        <w:div w:id="1412657943">
                          <w:marLeft w:val="0"/>
                          <w:marRight w:val="0"/>
                          <w:marTop w:val="0"/>
                          <w:marBottom w:val="0"/>
                          <w:divBdr>
                            <w:top w:val="none" w:sz="0" w:space="0" w:color="auto"/>
                            <w:left w:val="none" w:sz="0" w:space="0" w:color="auto"/>
                            <w:bottom w:val="none" w:sz="0" w:space="0" w:color="auto"/>
                            <w:right w:val="none" w:sz="0" w:space="0" w:color="auto"/>
                          </w:divBdr>
                          <w:divsChild>
                            <w:div w:id="18409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38925">
      <w:bodyDiv w:val="1"/>
      <w:marLeft w:val="0"/>
      <w:marRight w:val="0"/>
      <w:marTop w:val="0"/>
      <w:marBottom w:val="0"/>
      <w:divBdr>
        <w:top w:val="none" w:sz="0" w:space="0" w:color="auto"/>
        <w:left w:val="none" w:sz="0" w:space="0" w:color="auto"/>
        <w:bottom w:val="none" w:sz="0" w:space="0" w:color="auto"/>
        <w:right w:val="none" w:sz="0" w:space="0" w:color="auto"/>
      </w:divBdr>
    </w:div>
    <w:div w:id="228001226">
      <w:bodyDiv w:val="1"/>
      <w:marLeft w:val="0"/>
      <w:marRight w:val="0"/>
      <w:marTop w:val="0"/>
      <w:marBottom w:val="0"/>
      <w:divBdr>
        <w:top w:val="none" w:sz="0" w:space="0" w:color="auto"/>
        <w:left w:val="none" w:sz="0" w:space="0" w:color="auto"/>
        <w:bottom w:val="none" w:sz="0" w:space="0" w:color="auto"/>
        <w:right w:val="none" w:sz="0" w:space="0" w:color="auto"/>
      </w:divBdr>
    </w:div>
    <w:div w:id="228732413">
      <w:bodyDiv w:val="1"/>
      <w:marLeft w:val="0"/>
      <w:marRight w:val="0"/>
      <w:marTop w:val="0"/>
      <w:marBottom w:val="0"/>
      <w:divBdr>
        <w:top w:val="none" w:sz="0" w:space="0" w:color="auto"/>
        <w:left w:val="none" w:sz="0" w:space="0" w:color="auto"/>
        <w:bottom w:val="none" w:sz="0" w:space="0" w:color="auto"/>
        <w:right w:val="none" w:sz="0" w:space="0" w:color="auto"/>
      </w:divBdr>
      <w:divsChild>
        <w:div w:id="90395415">
          <w:marLeft w:val="0"/>
          <w:marRight w:val="0"/>
          <w:marTop w:val="0"/>
          <w:marBottom w:val="0"/>
          <w:divBdr>
            <w:top w:val="none" w:sz="0" w:space="0" w:color="auto"/>
            <w:left w:val="none" w:sz="0" w:space="0" w:color="auto"/>
            <w:bottom w:val="none" w:sz="0" w:space="0" w:color="auto"/>
            <w:right w:val="none" w:sz="0" w:space="0" w:color="auto"/>
          </w:divBdr>
        </w:div>
        <w:div w:id="127939948">
          <w:marLeft w:val="0"/>
          <w:marRight w:val="0"/>
          <w:marTop w:val="0"/>
          <w:marBottom w:val="0"/>
          <w:divBdr>
            <w:top w:val="none" w:sz="0" w:space="0" w:color="auto"/>
            <w:left w:val="none" w:sz="0" w:space="0" w:color="auto"/>
            <w:bottom w:val="none" w:sz="0" w:space="0" w:color="auto"/>
            <w:right w:val="none" w:sz="0" w:space="0" w:color="auto"/>
          </w:divBdr>
        </w:div>
        <w:div w:id="250355048">
          <w:marLeft w:val="0"/>
          <w:marRight w:val="0"/>
          <w:marTop w:val="0"/>
          <w:marBottom w:val="0"/>
          <w:divBdr>
            <w:top w:val="none" w:sz="0" w:space="0" w:color="auto"/>
            <w:left w:val="none" w:sz="0" w:space="0" w:color="auto"/>
            <w:bottom w:val="none" w:sz="0" w:space="0" w:color="auto"/>
            <w:right w:val="none" w:sz="0" w:space="0" w:color="auto"/>
          </w:divBdr>
          <w:divsChild>
            <w:div w:id="2136673368">
              <w:marLeft w:val="0"/>
              <w:marRight w:val="0"/>
              <w:marTop w:val="0"/>
              <w:marBottom w:val="0"/>
              <w:divBdr>
                <w:top w:val="none" w:sz="0" w:space="0" w:color="auto"/>
                <w:left w:val="none" w:sz="0" w:space="0" w:color="auto"/>
                <w:bottom w:val="none" w:sz="0" w:space="0" w:color="auto"/>
                <w:right w:val="none" w:sz="0" w:space="0" w:color="auto"/>
              </w:divBdr>
            </w:div>
          </w:divsChild>
        </w:div>
        <w:div w:id="325089288">
          <w:marLeft w:val="0"/>
          <w:marRight w:val="0"/>
          <w:marTop w:val="0"/>
          <w:marBottom w:val="0"/>
          <w:divBdr>
            <w:top w:val="none" w:sz="0" w:space="0" w:color="auto"/>
            <w:left w:val="none" w:sz="0" w:space="0" w:color="auto"/>
            <w:bottom w:val="none" w:sz="0" w:space="0" w:color="auto"/>
            <w:right w:val="none" w:sz="0" w:space="0" w:color="auto"/>
          </w:divBdr>
        </w:div>
        <w:div w:id="439186219">
          <w:marLeft w:val="0"/>
          <w:marRight w:val="0"/>
          <w:marTop w:val="0"/>
          <w:marBottom w:val="0"/>
          <w:divBdr>
            <w:top w:val="none" w:sz="0" w:space="0" w:color="auto"/>
            <w:left w:val="none" w:sz="0" w:space="0" w:color="auto"/>
            <w:bottom w:val="none" w:sz="0" w:space="0" w:color="auto"/>
            <w:right w:val="none" w:sz="0" w:space="0" w:color="auto"/>
          </w:divBdr>
        </w:div>
        <w:div w:id="448086461">
          <w:marLeft w:val="0"/>
          <w:marRight w:val="0"/>
          <w:marTop w:val="0"/>
          <w:marBottom w:val="0"/>
          <w:divBdr>
            <w:top w:val="none" w:sz="0" w:space="0" w:color="auto"/>
            <w:left w:val="none" w:sz="0" w:space="0" w:color="auto"/>
            <w:bottom w:val="none" w:sz="0" w:space="0" w:color="auto"/>
            <w:right w:val="none" w:sz="0" w:space="0" w:color="auto"/>
          </w:divBdr>
          <w:divsChild>
            <w:div w:id="764692726">
              <w:marLeft w:val="0"/>
              <w:marRight w:val="0"/>
              <w:marTop w:val="0"/>
              <w:marBottom w:val="0"/>
              <w:divBdr>
                <w:top w:val="none" w:sz="0" w:space="0" w:color="auto"/>
                <w:left w:val="none" w:sz="0" w:space="0" w:color="auto"/>
                <w:bottom w:val="none" w:sz="0" w:space="0" w:color="auto"/>
                <w:right w:val="none" w:sz="0" w:space="0" w:color="auto"/>
              </w:divBdr>
            </w:div>
          </w:divsChild>
        </w:div>
        <w:div w:id="505244875">
          <w:marLeft w:val="0"/>
          <w:marRight w:val="0"/>
          <w:marTop w:val="0"/>
          <w:marBottom w:val="0"/>
          <w:divBdr>
            <w:top w:val="none" w:sz="0" w:space="0" w:color="auto"/>
            <w:left w:val="none" w:sz="0" w:space="0" w:color="auto"/>
            <w:bottom w:val="none" w:sz="0" w:space="0" w:color="auto"/>
            <w:right w:val="none" w:sz="0" w:space="0" w:color="auto"/>
          </w:divBdr>
        </w:div>
        <w:div w:id="593633512">
          <w:marLeft w:val="0"/>
          <w:marRight w:val="0"/>
          <w:marTop w:val="0"/>
          <w:marBottom w:val="0"/>
          <w:divBdr>
            <w:top w:val="none" w:sz="0" w:space="0" w:color="auto"/>
            <w:left w:val="none" w:sz="0" w:space="0" w:color="auto"/>
            <w:bottom w:val="none" w:sz="0" w:space="0" w:color="auto"/>
            <w:right w:val="none" w:sz="0" w:space="0" w:color="auto"/>
          </w:divBdr>
        </w:div>
        <w:div w:id="820537851">
          <w:marLeft w:val="0"/>
          <w:marRight w:val="0"/>
          <w:marTop w:val="0"/>
          <w:marBottom w:val="0"/>
          <w:divBdr>
            <w:top w:val="none" w:sz="0" w:space="0" w:color="auto"/>
            <w:left w:val="none" w:sz="0" w:space="0" w:color="auto"/>
            <w:bottom w:val="none" w:sz="0" w:space="0" w:color="auto"/>
            <w:right w:val="none" w:sz="0" w:space="0" w:color="auto"/>
          </w:divBdr>
        </w:div>
        <w:div w:id="880898302">
          <w:marLeft w:val="0"/>
          <w:marRight w:val="0"/>
          <w:marTop w:val="0"/>
          <w:marBottom w:val="0"/>
          <w:divBdr>
            <w:top w:val="none" w:sz="0" w:space="0" w:color="auto"/>
            <w:left w:val="none" w:sz="0" w:space="0" w:color="auto"/>
            <w:bottom w:val="none" w:sz="0" w:space="0" w:color="auto"/>
            <w:right w:val="none" w:sz="0" w:space="0" w:color="auto"/>
          </w:divBdr>
        </w:div>
        <w:div w:id="886262085">
          <w:marLeft w:val="0"/>
          <w:marRight w:val="0"/>
          <w:marTop w:val="0"/>
          <w:marBottom w:val="0"/>
          <w:divBdr>
            <w:top w:val="none" w:sz="0" w:space="0" w:color="auto"/>
            <w:left w:val="none" w:sz="0" w:space="0" w:color="auto"/>
            <w:bottom w:val="none" w:sz="0" w:space="0" w:color="auto"/>
            <w:right w:val="none" w:sz="0" w:space="0" w:color="auto"/>
          </w:divBdr>
        </w:div>
        <w:div w:id="1047532823">
          <w:marLeft w:val="0"/>
          <w:marRight w:val="0"/>
          <w:marTop w:val="0"/>
          <w:marBottom w:val="0"/>
          <w:divBdr>
            <w:top w:val="none" w:sz="0" w:space="0" w:color="auto"/>
            <w:left w:val="none" w:sz="0" w:space="0" w:color="auto"/>
            <w:bottom w:val="none" w:sz="0" w:space="0" w:color="auto"/>
            <w:right w:val="none" w:sz="0" w:space="0" w:color="auto"/>
          </w:divBdr>
        </w:div>
        <w:div w:id="1271398404">
          <w:marLeft w:val="0"/>
          <w:marRight w:val="0"/>
          <w:marTop w:val="0"/>
          <w:marBottom w:val="0"/>
          <w:divBdr>
            <w:top w:val="none" w:sz="0" w:space="0" w:color="auto"/>
            <w:left w:val="none" w:sz="0" w:space="0" w:color="auto"/>
            <w:bottom w:val="none" w:sz="0" w:space="0" w:color="auto"/>
            <w:right w:val="none" w:sz="0" w:space="0" w:color="auto"/>
          </w:divBdr>
        </w:div>
        <w:div w:id="1379208026">
          <w:marLeft w:val="0"/>
          <w:marRight w:val="0"/>
          <w:marTop w:val="0"/>
          <w:marBottom w:val="0"/>
          <w:divBdr>
            <w:top w:val="none" w:sz="0" w:space="0" w:color="auto"/>
            <w:left w:val="none" w:sz="0" w:space="0" w:color="auto"/>
            <w:bottom w:val="none" w:sz="0" w:space="0" w:color="auto"/>
            <w:right w:val="none" w:sz="0" w:space="0" w:color="auto"/>
          </w:divBdr>
        </w:div>
        <w:div w:id="1407459160">
          <w:marLeft w:val="0"/>
          <w:marRight w:val="0"/>
          <w:marTop w:val="0"/>
          <w:marBottom w:val="0"/>
          <w:divBdr>
            <w:top w:val="none" w:sz="0" w:space="0" w:color="auto"/>
            <w:left w:val="none" w:sz="0" w:space="0" w:color="auto"/>
            <w:bottom w:val="none" w:sz="0" w:space="0" w:color="auto"/>
            <w:right w:val="none" w:sz="0" w:space="0" w:color="auto"/>
          </w:divBdr>
          <w:divsChild>
            <w:div w:id="755395493">
              <w:marLeft w:val="0"/>
              <w:marRight w:val="0"/>
              <w:marTop w:val="0"/>
              <w:marBottom w:val="0"/>
              <w:divBdr>
                <w:top w:val="none" w:sz="0" w:space="0" w:color="auto"/>
                <w:left w:val="none" w:sz="0" w:space="0" w:color="auto"/>
                <w:bottom w:val="none" w:sz="0" w:space="0" w:color="auto"/>
                <w:right w:val="none" w:sz="0" w:space="0" w:color="auto"/>
              </w:divBdr>
            </w:div>
          </w:divsChild>
        </w:div>
        <w:div w:id="1486820856">
          <w:marLeft w:val="0"/>
          <w:marRight w:val="0"/>
          <w:marTop w:val="0"/>
          <w:marBottom w:val="0"/>
          <w:divBdr>
            <w:top w:val="none" w:sz="0" w:space="0" w:color="auto"/>
            <w:left w:val="none" w:sz="0" w:space="0" w:color="auto"/>
            <w:bottom w:val="none" w:sz="0" w:space="0" w:color="auto"/>
            <w:right w:val="none" w:sz="0" w:space="0" w:color="auto"/>
          </w:divBdr>
        </w:div>
        <w:div w:id="1516073878">
          <w:marLeft w:val="0"/>
          <w:marRight w:val="0"/>
          <w:marTop w:val="0"/>
          <w:marBottom w:val="0"/>
          <w:divBdr>
            <w:top w:val="none" w:sz="0" w:space="0" w:color="auto"/>
            <w:left w:val="none" w:sz="0" w:space="0" w:color="auto"/>
            <w:bottom w:val="none" w:sz="0" w:space="0" w:color="auto"/>
            <w:right w:val="none" w:sz="0" w:space="0" w:color="auto"/>
          </w:divBdr>
        </w:div>
        <w:div w:id="1563754965">
          <w:marLeft w:val="0"/>
          <w:marRight w:val="0"/>
          <w:marTop w:val="0"/>
          <w:marBottom w:val="0"/>
          <w:divBdr>
            <w:top w:val="none" w:sz="0" w:space="0" w:color="auto"/>
            <w:left w:val="none" w:sz="0" w:space="0" w:color="auto"/>
            <w:bottom w:val="none" w:sz="0" w:space="0" w:color="auto"/>
            <w:right w:val="none" w:sz="0" w:space="0" w:color="auto"/>
          </w:divBdr>
        </w:div>
        <w:div w:id="1625774288">
          <w:marLeft w:val="0"/>
          <w:marRight w:val="0"/>
          <w:marTop w:val="0"/>
          <w:marBottom w:val="0"/>
          <w:divBdr>
            <w:top w:val="none" w:sz="0" w:space="0" w:color="auto"/>
            <w:left w:val="none" w:sz="0" w:space="0" w:color="auto"/>
            <w:bottom w:val="none" w:sz="0" w:space="0" w:color="auto"/>
            <w:right w:val="none" w:sz="0" w:space="0" w:color="auto"/>
          </w:divBdr>
        </w:div>
        <w:div w:id="1825311494">
          <w:marLeft w:val="0"/>
          <w:marRight w:val="0"/>
          <w:marTop w:val="0"/>
          <w:marBottom w:val="0"/>
          <w:divBdr>
            <w:top w:val="none" w:sz="0" w:space="0" w:color="auto"/>
            <w:left w:val="none" w:sz="0" w:space="0" w:color="auto"/>
            <w:bottom w:val="none" w:sz="0" w:space="0" w:color="auto"/>
            <w:right w:val="none" w:sz="0" w:space="0" w:color="auto"/>
          </w:divBdr>
        </w:div>
        <w:div w:id="1829638301">
          <w:marLeft w:val="0"/>
          <w:marRight w:val="0"/>
          <w:marTop w:val="0"/>
          <w:marBottom w:val="0"/>
          <w:divBdr>
            <w:top w:val="none" w:sz="0" w:space="0" w:color="auto"/>
            <w:left w:val="none" w:sz="0" w:space="0" w:color="auto"/>
            <w:bottom w:val="none" w:sz="0" w:space="0" w:color="auto"/>
            <w:right w:val="none" w:sz="0" w:space="0" w:color="auto"/>
          </w:divBdr>
        </w:div>
        <w:div w:id="1941451056">
          <w:marLeft w:val="0"/>
          <w:marRight w:val="0"/>
          <w:marTop w:val="0"/>
          <w:marBottom w:val="0"/>
          <w:divBdr>
            <w:top w:val="none" w:sz="0" w:space="0" w:color="auto"/>
            <w:left w:val="none" w:sz="0" w:space="0" w:color="auto"/>
            <w:bottom w:val="none" w:sz="0" w:space="0" w:color="auto"/>
            <w:right w:val="none" w:sz="0" w:space="0" w:color="auto"/>
          </w:divBdr>
        </w:div>
        <w:div w:id="2066563820">
          <w:marLeft w:val="0"/>
          <w:marRight w:val="0"/>
          <w:marTop w:val="0"/>
          <w:marBottom w:val="0"/>
          <w:divBdr>
            <w:top w:val="none" w:sz="0" w:space="0" w:color="auto"/>
            <w:left w:val="none" w:sz="0" w:space="0" w:color="auto"/>
            <w:bottom w:val="none" w:sz="0" w:space="0" w:color="auto"/>
            <w:right w:val="none" w:sz="0" w:space="0" w:color="auto"/>
          </w:divBdr>
        </w:div>
        <w:div w:id="2100978292">
          <w:marLeft w:val="0"/>
          <w:marRight w:val="0"/>
          <w:marTop w:val="0"/>
          <w:marBottom w:val="0"/>
          <w:divBdr>
            <w:top w:val="none" w:sz="0" w:space="0" w:color="auto"/>
            <w:left w:val="none" w:sz="0" w:space="0" w:color="auto"/>
            <w:bottom w:val="none" w:sz="0" w:space="0" w:color="auto"/>
            <w:right w:val="none" w:sz="0" w:space="0" w:color="auto"/>
          </w:divBdr>
        </w:div>
        <w:div w:id="2101220880">
          <w:marLeft w:val="0"/>
          <w:marRight w:val="0"/>
          <w:marTop w:val="0"/>
          <w:marBottom w:val="0"/>
          <w:divBdr>
            <w:top w:val="none" w:sz="0" w:space="0" w:color="auto"/>
            <w:left w:val="none" w:sz="0" w:space="0" w:color="auto"/>
            <w:bottom w:val="none" w:sz="0" w:space="0" w:color="auto"/>
            <w:right w:val="none" w:sz="0" w:space="0" w:color="auto"/>
          </w:divBdr>
        </w:div>
        <w:div w:id="2116560034">
          <w:marLeft w:val="0"/>
          <w:marRight w:val="0"/>
          <w:marTop w:val="0"/>
          <w:marBottom w:val="0"/>
          <w:divBdr>
            <w:top w:val="none" w:sz="0" w:space="0" w:color="auto"/>
            <w:left w:val="none" w:sz="0" w:space="0" w:color="auto"/>
            <w:bottom w:val="none" w:sz="0" w:space="0" w:color="auto"/>
            <w:right w:val="none" w:sz="0" w:space="0" w:color="auto"/>
          </w:divBdr>
        </w:div>
        <w:div w:id="2134860905">
          <w:marLeft w:val="0"/>
          <w:marRight w:val="0"/>
          <w:marTop w:val="0"/>
          <w:marBottom w:val="0"/>
          <w:divBdr>
            <w:top w:val="none" w:sz="0" w:space="0" w:color="auto"/>
            <w:left w:val="none" w:sz="0" w:space="0" w:color="auto"/>
            <w:bottom w:val="none" w:sz="0" w:space="0" w:color="auto"/>
            <w:right w:val="none" w:sz="0" w:space="0" w:color="auto"/>
          </w:divBdr>
        </w:div>
      </w:divsChild>
    </w:div>
    <w:div w:id="229972413">
      <w:bodyDiv w:val="1"/>
      <w:marLeft w:val="0"/>
      <w:marRight w:val="0"/>
      <w:marTop w:val="0"/>
      <w:marBottom w:val="0"/>
      <w:divBdr>
        <w:top w:val="none" w:sz="0" w:space="0" w:color="auto"/>
        <w:left w:val="none" w:sz="0" w:space="0" w:color="auto"/>
        <w:bottom w:val="none" w:sz="0" w:space="0" w:color="auto"/>
        <w:right w:val="none" w:sz="0" w:space="0" w:color="auto"/>
      </w:divBdr>
    </w:div>
    <w:div w:id="233273541">
      <w:bodyDiv w:val="1"/>
      <w:marLeft w:val="0"/>
      <w:marRight w:val="0"/>
      <w:marTop w:val="0"/>
      <w:marBottom w:val="0"/>
      <w:divBdr>
        <w:top w:val="none" w:sz="0" w:space="0" w:color="auto"/>
        <w:left w:val="none" w:sz="0" w:space="0" w:color="auto"/>
        <w:bottom w:val="none" w:sz="0" w:space="0" w:color="auto"/>
        <w:right w:val="none" w:sz="0" w:space="0" w:color="auto"/>
      </w:divBdr>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38907980">
      <w:bodyDiv w:val="1"/>
      <w:marLeft w:val="0"/>
      <w:marRight w:val="0"/>
      <w:marTop w:val="0"/>
      <w:marBottom w:val="0"/>
      <w:divBdr>
        <w:top w:val="none" w:sz="0" w:space="0" w:color="auto"/>
        <w:left w:val="none" w:sz="0" w:space="0" w:color="auto"/>
        <w:bottom w:val="none" w:sz="0" w:space="0" w:color="auto"/>
        <w:right w:val="none" w:sz="0" w:space="0" w:color="auto"/>
      </w:divBdr>
    </w:div>
    <w:div w:id="239288311">
      <w:bodyDiv w:val="1"/>
      <w:marLeft w:val="0"/>
      <w:marRight w:val="0"/>
      <w:marTop w:val="0"/>
      <w:marBottom w:val="0"/>
      <w:divBdr>
        <w:top w:val="none" w:sz="0" w:space="0" w:color="auto"/>
        <w:left w:val="none" w:sz="0" w:space="0" w:color="auto"/>
        <w:bottom w:val="none" w:sz="0" w:space="0" w:color="auto"/>
        <w:right w:val="none" w:sz="0" w:space="0" w:color="auto"/>
      </w:divBdr>
    </w:div>
    <w:div w:id="239683841">
      <w:bodyDiv w:val="1"/>
      <w:marLeft w:val="0"/>
      <w:marRight w:val="0"/>
      <w:marTop w:val="0"/>
      <w:marBottom w:val="0"/>
      <w:divBdr>
        <w:top w:val="none" w:sz="0" w:space="0" w:color="auto"/>
        <w:left w:val="none" w:sz="0" w:space="0" w:color="auto"/>
        <w:bottom w:val="none" w:sz="0" w:space="0" w:color="auto"/>
        <w:right w:val="none" w:sz="0" w:space="0" w:color="auto"/>
      </w:divBdr>
    </w:div>
    <w:div w:id="250241962">
      <w:bodyDiv w:val="1"/>
      <w:marLeft w:val="0"/>
      <w:marRight w:val="0"/>
      <w:marTop w:val="0"/>
      <w:marBottom w:val="0"/>
      <w:divBdr>
        <w:top w:val="none" w:sz="0" w:space="0" w:color="auto"/>
        <w:left w:val="none" w:sz="0" w:space="0" w:color="auto"/>
        <w:bottom w:val="none" w:sz="0" w:space="0" w:color="auto"/>
        <w:right w:val="none" w:sz="0" w:space="0" w:color="auto"/>
      </w:divBdr>
    </w:div>
    <w:div w:id="254558541">
      <w:bodyDiv w:val="1"/>
      <w:marLeft w:val="0"/>
      <w:marRight w:val="0"/>
      <w:marTop w:val="0"/>
      <w:marBottom w:val="0"/>
      <w:divBdr>
        <w:top w:val="none" w:sz="0" w:space="0" w:color="auto"/>
        <w:left w:val="none" w:sz="0" w:space="0" w:color="auto"/>
        <w:bottom w:val="none" w:sz="0" w:space="0" w:color="auto"/>
        <w:right w:val="none" w:sz="0" w:space="0" w:color="auto"/>
      </w:divBdr>
    </w:div>
    <w:div w:id="257834513">
      <w:bodyDiv w:val="1"/>
      <w:marLeft w:val="0"/>
      <w:marRight w:val="0"/>
      <w:marTop w:val="0"/>
      <w:marBottom w:val="0"/>
      <w:divBdr>
        <w:top w:val="none" w:sz="0" w:space="0" w:color="auto"/>
        <w:left w:val="none" w:sz="0" w:space="0" w:color="auto"/>
        <w:bottom w:val="none" w:sz="0" w:space="0" w:color="auto"/>
        <w:right w:val="none" w:sz="0" w:space="0" w:color="auto"/>
      </w:divBdr>
    </w:div>
    <w:div w:id="261032934">
      <w:bodyDiv w:val="1"/>
      <w:marLeft w:val="0"/>
      <w:marRight w:val="0"/>
      <w:marTop w:val="0"/>
      <w:marBottom w:val="0"/>
      <w:divBdr>
        <w:top w:val="none" w:sz="0" w:space="0" w:color="auto"/>
        <w:left w:val="none" w:sz="0" w:space="0" w:color="auto"/>
        <w:bottom w:val="none" w:sz="0" w:space="0" w:color="auto"/>
        <w:right w:val="none" w:sz="0" w:space="0" w:color="auto"/>
      </w:divBdr>
    </w:div>
    <w:div w:id="266616534">
      <w:bodyDiv w:val="1"/>
      <w:marLeft w:val="0"/>
      <w:marRight w:val="0"/>
      <w:marTop w:val="0"/>
      <w:marBottom w:val="0"/>
      <w:divBdr>
        <w:top w:val="none" w:sz="0" w:space="0" w:color="auto"/>
        <w:left w:val="none" w:sz="0" w:space="0" w:color="auto"/>
        <w:bottom w:val="none" w:sz="0" w:space="0" w:color="auto"/>
        <w:right w:val="none" w:sz="0" w:space="0" w:color="auto"/>
      </w:divBdr>
    </w:div>
    <w:div w:id="267590270">
      <w:bodyDiv w:val="1"/>
      <w:marLeft w:val="0"/>
      <w:marRight w:val="0"/>
      <w:marTop w:val="0"/>
      <w:marBottom w:val="0"/>
      <w:divBdr>
        <w:top w:val="none" w:sz="0" w:space="0" w:color="auto"/>
        <w:left w:val="none" w:sz="0" w:space="0" w:color="auto"/>
        <w:bottom w:val="none" w:sz="0" w:space="0" w:color="auto"/>
        <w:right w:val="none" w:sz="0" w:space="0" w:color="auto"/>
      </w:divBdr>
    </w:div>
    <w:div w:id="269119863">
      <w:bodyDiv w:val="1"/>
      <w:marLeft w:val="0"/>
      <w:marRight w:val="0"/>
      <w:marTop w:val="0"/>
      <w:marBottom w:val="0"/>
      <w:divBdr>
        <w:top w:val="none" w:sz="0" w:space="0" w:color="auto"/>
        <w:left w:val="none" w:sz="0" w:space="0" w:color="auto"/>
        <w:bottom w:val="none" w:sz="0" w:space="0" w:color="auto"/>
        <w:right w:val="none" w:sz="0" w:space="0" w:color="auto"/>
      </w:divBdr>
    </w:div>
    <w:div w:id="276914872">
      <w:bodyDiv w:val="1"/>
      <w:marLeft w:val="0"/>
      <w:marRight w:val="0"/>
      <w:marTop w:val="0"/>
      <w:marBottom w:val="0"/>
      <w:divBdr>
        <w:top w:val="none" w:sz="0" w:space="0" w:color="auto"/>
        <w:left w:val="none" w:sz="0" w:space="0" w:color="auto"/>
        <w:bottom w:val="none" w:sz="0" w:space="0" w:color="auto"/>
        <w:right w:val="none" w:sz="0" w:space="0" w:color="auto"/>
      </w:divBdr>
    </w:div>
    <w:div w:id="281690468">
      <w:bodyDiv w:val="1"/>
      <w:marLeft w:val="0"/>
      <w:marRight w:val="0"/>
      <w:marTop w:val="0"/>
      <w:marBottom w:val="0"/>
      <w:divBdr>
        <w:top w:val="none" w:sz="0" w:space="0" w:color="auto"/>
        <w:left w:val="none" w:sz="0" w:space="0" w:color="auto"/>
        <w:bottom w:val="none" w:sz="0" w:space="0" w:color="auto"/>
        <w:right w:val="none" w:sz="0" w:space="0" w:color="auto"/>
      </w:divBdr>
      <w:divsChild>
        <w:div w:id="346907559">
          <w:marLeft w:val="0"/>
          <w:marRight w:val="0"/>
          <w:marTop w:val="0"/>
          <w:marBottom w:val="0"/>
          <w:divBdr>
            <w:top w:val="none" w:sz="0" w:space="0" w:color="auto"/>
            <w:left w:val="none" w:sz="0" w:space="0" w:color="auto"/>
            <w:bottom w:val="none" w:sz="0" w:space="0" w:color="auto"/>
            <w:right w:val="none" w:sz="0" w:space="0" w:color="auto"/>
          </w:divBdr>
          <w:divsChild>
            <w:div w:id="818764250">
              <w:marLeft w:val="0"/>
              <w:marRight w:val="0"/>
              <w:marTop w:val="0"/>
              <w:marBottom w:val="0"/>
              <w:divBdr>
                <w:top w:val="none" w:sz="0" w:space="0" w:color="auto"/>
                <w:left w:val="none" w:sz="0" w:space="0" w:color="auto"/>
                <w:bottom w:val="none" w:sz="0" w:space="0" w:color="auto"/>
                <w:right w:val="none" w:sz="0" w:space="0" w:color="auto"/>
              </w:divBdr>
              <w:divsChild>
                <w:div w:id="1645155681">
                  <w:marLeft w:val="0"/>
                  <w:marRight w:val="0"/>
                  <w:marTop w:val="0"/>
                  <w:marBottom w:val="0"/>
                  <w:divBdr>
                    <w:top w:val="none" w:sz="0" w:space="0" w:color="auto"/>
                    <w:left w:val="none" w:sz="0" w:space="0" w:color="auto"/>
                    <w:bottom w:val="none" w:sz="0" w:space="0" w:color="auto"/>
                    <w:right w:val="none" w:sz="0" w:space="0" w:color="auto"/>
                  </w:divBdr>
                  <w:divsChild>
                    <w:div w:id="1546868901">
                      <w:marLeft w:val="0"/>
                      <w:marRight w:val="0"/>
                      <w:marTop w:val="0"/>
                      <w:marBottom w:val="0"/>
                      <w:divBdr>
                        <w:top w:val="none" w:sz="0" w:space="0" w:color="auto"/>
                        <w:left w:val="none" w:sz="0" w:space="0" w:color="auto"/>
                        <w:bottom w:val="none" w:sz="0" w:space="0" w:color="auto"/>
                        <w:right w:val="none" w:sz="0" w:space="0" w:color="auto"/>
                      </w:divBdr>
                      <w:divsChild>
                        <w:div w:id="218984642">
                          <w:marLeft w:val="0"/>
                          <w:marRight w:val="0"/>
                          <w:marTop w:val="0"/>
                          <w:marBottom w:val="0"/>
                          <w:divBdr>
                            <w:top w:val="none" w:sz="0" w:space="0" w:color="auto"/>
                            <w:left w:val="none" w:sz="0" w:space="0" w:color="auto"/>
                            <w:bottom w:val="none" w:sz="0" w:space="0" w:color="auto"/>
                            <w:right w:val="none" w:sz="0" w:space="0" w:color="auto"/>
                          </w:divBdr>
                          <w:divsChild>
                            <w:div w:id="10355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938119">
      <w:bodyDiv w:val="1"/>
      <w:marLeft w:val="0"/>
      <w:marRight w:val="0"/>
      <w:marTop w:val="0"/>
      <w:marBottom w:val="0"/>
      <w:divBdr>
        <w:top w:val="none" w:sz="0" w:space="0" w:color="auto"/>
        <w:left w:val="none" w:sz="0" w:space="0" w:color="auto"/>
        <w:bottom w:val="none" w:sz="0" w:space="0" w:color="auto"/>
        <w:right w:val="none" w:sz="0" w:space="0" w:color="auto"/>
      </w:divBdr>
    </w:div>
    <w:div w:id="307631841">
      <w:bodyDiv w:val="1"/>
      <w:marLeft w:val="0"/>
      <w:marRight w:val="0"/>
      <w:marTop w:val="0"/>
      <w:marBottom w:val="0"/>
      <w:divBdr>
        <w:top w:val="none" w:sz="0" w:space="0" w:color="auto"/>
        <w:left w:val="none" w:sz="0" w:space="0" w:color="auto"/>
        <w:bottom w:val="none" w:sz="0" w:space="0" w:color="auto"/>
        <w:right w:val="none" w:sz="0" w:space="0" w:color="auto"/>
      </w:divBdr>
    </w:div>
    <w:div w:id="329261965">
      <w:bodyDiv w:val="1"/>
      <w:marLeft w:val="0"/>
      <w:marRight w:val="0"/>
      <w:marTop w:val="0"/>
      <w:marBottom w:val="0"/>
      <w:divBdr>
        <w:top w:val="none" w:sz="0" w:space="0" w:color="auto"/>
        <w:left w:val="none" w:sz="0" w:space="0" w:color="auto"/>
        <w:bottom w:val="none" w:sz="0" w:space="0" w:color="auto"/>
        <w:right w:val="none" w:sz="0" w:space="0" w:color="auto"/>
      </w:divBdr>
      <w:divsChild>
        <w:div w:id="254703855">
          <w:marLeft w:val="0"/>
          <w:marRight w:val="0"/>
          <w:marTop w:val="0"/>
          <w:marBottom w:val="0"/>
          <w:divBdr>
            <w:top w:val="none" w:sz="0" w:space="0" w:color="auto"/>
            <w:left w:val="none" w:sz="0" w:space="0" w:color="auto"/>
            <w:bottom w:val="none" w:sz="0" w:space="0" w:color="auto"/>
            <w:right w:val="none" w:sz="0" w:space="0" w:color="auto"/>
          </w:divBdr>
        </w:div>
        <w:div w:id="482619155">
          <w:marLeft w:val="0"/>
          <w:marRight w:val="0"/>
          <w:marTop w:val="0"/>
          <w:marBottom w:val="0"/>
          <w:divBdr>
            <w:top w:val="none" w:sz="0" w:space="0" w:color="auto"/>
            <w:left w:val="none" w:sz="0" w:space="0" w:color="auto"/>
            <w:bottom w:val="none" w:sz="0" w:space="0" w:color="auto"/>
            <w:right w:val="none" w:sz="0" w:space="0" w:color="auto"/>
          </w:divBdr>
        </w:div>
        <w:div w:id="1126198261">
          <w:marLeft w:val="0"/>
          <w:marRight w:val="0"/>
          <w:marTop w:val="0"/>
          <w:marBottom w:val="0"/>
          <w:divBdr>
            <w:top w:val="none" w:sz="0" w:space="0" w:color="auto"/>
            <w:left w:val="none" w:sz="0" w:space="0" w:color="auto"/>
            <w:bottom w:val="none" w:sz="0" w:space="0" w:color="auto"/>
            <w:right w:val="none" w:sz="0" w:space="0" w:color="auto"/>
          </w:divBdr>
        </w:div>
        <w:div w:id="1278638790">
          <w:marLeft w:val="0"/>
          <w:marRight w:val="0"/>
          <w:marTop w:val="0"/>
          <w:marBottom w:val="0"/>
          <w:divBdr>
            <w:top w:val="none" w:sz="0" w:space="0" w:color="auto"/>
            <w:left w:val="none" w:sz="0" w:space="0" w:color="auto"/>
            <w:bottom w:val="none" w:sz="0" w:space="0" w:color="auto"/>
            <w:right w:val="none" w:sz="0" w:space="0" w:color="auto"/>
          </w:divBdr>
        </w:div>
      </w:divsChild>
    </w:div>
    <w:div w:id="349064918">
      <w:bodyDiv w:val="1"/>
      <w:marLeft w:val="0"/>
      <w:marRight w:val="0"/>
      <w:marTop w:val="0"/>
      <w:marBottom w:val="0"/>
      <w:divBdr>
        <w:top w:val="none" w:sz="0" w:space="0" w:color="auto"/>
        <w:left w:val="none" w:sz="0" w:space="0" w:color="auto"/>
        <w:bottom w:val="none" w:sz="0" w:space="0" w:color="auto"/>
        <w:right w:val="none" w:sz="0" w:space="0" w:color="auto"/>
      </w:divBdr>
    </w:div>
    <w:div w:id="349450719">
      <w:bodyDiv w:val="1"/>
      <w:marLeft w:val="0"/>
      <w:marRight w:val="0"/>
      <w:marTop w:val="0"/>
      <w:marBottom w:val="0"/>
      <w:divBdr>
        <w:top w:val="none" w:sz="0" w:space="0" w:color="auto"/>
        <w:left w:val="none" w:sz="0" w:space="0" w:color="auto"/>
        <w:bottom w:val="none" w:sz="0" w:space="0" w:color="auto"/>
        <w:right w:val="none" w:sz="0" w:space="0" w:color="auto"/>
      </w:divBdr>
    </w:div>
    <w:div w:id="360478244">
      <w:bodyDiv w:val="1"/>
      <w:marLeft w:val="0"/>
      <w:marRight w:val="0"/>
      <w:marTop w:val="0"/>
      <w:marBottom w:val="0"/>
      <w:divBdr>
        <w:top w:val="none" w:sz="0" w:space="0" w:color="auto"/>
        <w:left w:val="none" w:sz="0" w:space="0" w:color="auto"/>
        <w:bottom w:val="none" w:sz="0" w:space="0" w:color="auto"/>
        <w:right w:val="none" w:sz="0" w:space="0" w:color="auto"/>
      </w:divBdr>
      <w:divsChild>
        <w:div w:id="578903443">
          <w:marLeft w:val="0"/>
          <w:marRight w:val="0"/>
          <w:marTop w:val="0"/>
          <w:marBottom w:val="0"/>
          <w:divBdr>
            <w:top w:val="none" w:sz="0" w:space="0" w:color="auto"/>
            <w:left w:val="none" w:sz="0" w:space="0" w:color="auto"/>
            <w:bottom w:val="none" w:sz="0" w:space="0" w:color="auto"/>
            <w:right w:val="none" w:sz="0" w:space="0" w:color="auto"/>
          </w:divBdr>
          <w:divsChild>
            <w:div w:id="710032559">
              <w:marLeft w:val="0"/>
              <w:marRight w:val="0"/>
              <w:marTop w:val="0"/>
              <w:marBottom w:val="0"/>
              <w:divBdr>
                <w:top w:val="none" w:sz="0" w:space="0" w:color="auto"/>
                <w:left w:val="none" w:sz="0" w:space="0" w:color="auto"/>
                <w:bottom w:val="none" w:sz="0" w:space="0" w:color="auto"/>
                <w:right w:val="none" w:sz="0" w:space="0" w:color="auto"/>
              </w:divBdr>
              <w:divsChild>
                <w:div w:id="325279455">
                  <w:marLeft w:val="0"/>
                  <w:marRight w:val="0"/>
                  <w:marTop w:val="0"/>
                  <w:marBottom w:val="0"/>
                  <w:divBdr>
                    <w:top w:val="none" w:sz="0" w:space="0" w:color="auto"/>
                    <w:left w:val="none" w:sz="0" w:space="0" w:color="auto"/>
                    <w:bottom w:val="none" w:sz="0" w:space="0" w:color="auto"/>
                    <w:right w:val="none" w:sz="0" w:space="0" w:color="auto"/>
                  </w:divBdr>
                  <w:divsChild>
                    <w:div w:id="1227914546">
                      <w:marLeft w:val="0"/>
                      <w:marRight w:val="0"/>
                      <w:marTop w:val="0"/>
                      <w:marBottom w:val="0"/>
                      <w:divBdr>
                        <w:top w:val="none" w:sz="0" w:space="0" w:color="auto"/>
                        <w:left w:val="none" w:sz="0" w:space="0" w:color="auto"/>
                        <w:bottom w:val="none" w:sz="0" w:space="0" w:color="auto"/>
                        <w:right w:val="none" w:sz="0" w:space="0" w:color="auto"/>
                      </w:divBdr>
                      <w:divsChild>
                        <w:div w:id="944924714">
                          <w:marLeft w:val="0"/>
                          <w:marRight w:val="0"/>
                          <w:marTop w:val="0"/>
                          <w:marBottom w:val="0"/>
                          <w:divBdr>
                            <w:top w:val="none" w:sz="0" w:space="0" w:color="auto"/>
                            <w:left w:val="none" w:sz="0" w:space="0" w:color="auto"/>
                            <w:bottom w:val="none" w:sz="0" w:space="0" w:color="auto"/>
                            <w:right w:val="none" w:sz="0" w:space="0" w:color="auto"/>
                          </w:divBdr>
                          <w:divsChild>
                            <w:div w:id="1495729624">
                              <w:marLeft w:val="0"/>
                              <w:marRight w:val="0"/>
                              <w:marTop w:val="0"/>
                              <w:marBottom w:val="0"/>
                              <w:divBdr>
                                <w:top w:val="none" w:sz="0" w:space="0" w:color="auto"/>
                                <w:left w:val="none" w:sz="0" w:space="0" w:color="auto"/>
                                <w:bottom w:val="none" w:sz="0" w:space="0" w:color="auto"/>
                                <w:right w:val="none" w:sz="0" w:space="0" w:color="auto"/>
                              </w:divBdr>
                              <w:divsChild>
                                <w:div w:id="1324429875">
                                  <w:marLeft w:val="0"/>
                                  <w:marRight w:val="0"/>
                                  <w:marTop w:val="0"/>
                                  <w:marBottom w:val="0"/>
                                  <w:divBdr>
                                    <w:top w:val="none" w:sz="0" w:space="0" w:color="auto"/>
                                    <w:left w:val="none" w:sz="0" w:space="0" w:color="auto"/>
                                    <w:bottom w:val="none" w:sz="0" w:space="0" w:color="auto"/>
                                    <w:right w:val="none" w:sz="0" w:space="0" w:color="auto"/>
                                  </w:divBdr>
                                  <w:divsChild>
                                    <w:div w:id="337123492">
                                      <w:marLeft w:val="0"/>
                                      <w:marRight w:val="0"/>
                                      <w:marTop w:val="0"/>
                                      <w:marBottom w:val="0"/>
                                      <w:divBdr>
                                        <w:top w:val="none" w:sz="0" w:space="0" w:color="auto"/>
                                        <w:left w:val="none" w:sz="0" w:space="0" w:color="auto"/>
                                        <w:bottom w:val="none" w:sz="0" w:space="0" w:color="auto"/>
                                        <w:right w:val="none" w:sz="0" w:space="0" w:color="auto"/>
                                      </w:divBdr>
                                      <w:divsChild>
                                        <w:div w:id="778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724597">
          <w:marLeft w:val="0"/>
          <w:marRight w:val="0"/>
          <w:marTop w:val="0"/>
          <w:marBottom w:val="0"/>
          <w:divBdr>
            <w:top w:val="none" w:sz="0" w:space="0" w:color="auto"/>
            <w:left w:val="none" w:sz="0" w:space="0" w:color="auto"/>
            <w:bottom w:val="none" w:sz="0" w:space="0" w:color="auto"/>
            <w:right w:val="none" w:sz="0" w:space="0" w:color="auto"/>
          </w:divBdr>
          <w:divsChild>
            <w:div w:id="1891921126">
              <w:marLeft w:val="0"/>
              <w:marRight w:val="0"/>
              <w:marTop w:val="0"/>
              <w:marBottom w:val="0"/>
              <w:divBdr>
                <w:top w:val="none" w:sz="0" w:space="0" w:color="auto"/>
                <w:left w:val="none" w:sz="0" w:space="0" w:color="auto"/>
                <w:bottom w:val="none" w:sz="0" w:space="0" w:color="auto"/>
                <w:right w:val="none" w:sz="0" w:space="0" w:color="auto"/>
              </w:divBdr>
              <w:divsChild>
                <w:div w:id="792747478">
                  <w:marLeft w:val="0"/>
                  <w:marRight w:val="0"/>
                  <w:marTop w:val="0"/>
                  <w:marBottom w:val="0"/>
                  <w:divBdr>
                    <w:top w:val="none" w:sz="0" w:space="0" w:color="auto"/>
                    <w:left w:val="none" w:sz="0" w:space="0" w:color="auto"/>
                    <w:bottom w:val="none" w:sz="0" w:space="0" w:color="auto"/>
                    <w:right w:val="none" w:sz="0" w:space="0" w:color="auto"/>
                  </w:divBdr>
                  <w:divsChild>
                    <w:div w:id="815806736">
                      <w:marLeft w:val="0"/>
                      <w:marRight w:val="0"/>
                      <w:marTop w:val="0"/>
                      <w:marBottom w:val="0"/>
                      <w:divBdr>
                        <w:top w:val="none" w:sz="0" w:space="0" w:color="auto"/>
                        <w:left w:val="none" w:sz="0" w:space="0" w:color="auto"/>
                        <w:bottom w:val="none" w:sz="0" w:space="0" w:color="auto"/>
                        <w:right w:val="none" w:sz="0" w:space="0" w:color="auto"/>
                      </w:divBdr>
                      <w:divsChild>
                        <w:div w:id="2127038963">
                          <w:marLeft w:val="0"/>
                          <w:marRight w:val="0"/>
                          <w:marTop w:val="0"/>
                          <w:marBottom w:val="0"/>
                          <w:divBdr>
                            <w:top w:val="none" w:sz="0" w:space="0" w:color="auto"/>
                            <w:left w:val="none" w:sz="0" w:space="0" w:color="auto"/>
                            <w:bottom w:val="none" w:sz="0" w:space="0" w:color="auto"/>
                            <w:right w:val="none" w:sz="0" w:space="0" w:color="auto"/>
                          </w:divBdr>
                          <w:divsChild>
                            <w:div w:id="2051873917">
                              <w:marLeft w:val="0"/>
                              <w:marRight w:val="0"/>
                              <w:marTop w:val="0"/>
                              <w:marBottom w:val="0"/>
                              <w:divBdr>
                                <w:top w:val="none" w:sz="0" w:space="0" w:color="auto"/>
                                <w:left w:val="none" w:sz="0" w:space="0" w:color="auto"/>
                                <w:bottom w:val="none" w:sz="0" w:space="0" w:color="auto"/>
                                <w:right w:val="none" w:sz="0" w:space="0" w:color="auto"/>
                              </w:divBdr>
                              <w:divsChild>
                                <w:div w:id="206141969">
                                  <w:marLeft w:val="0"/>
                                  <w:marRight w:val="0"/>
                                  <w:marTop w:val="0"/>
                                  <w:marBottom w:val="0"/>
                                  <w:divBdr>
                                    <w:top w:val="none" w:sz="0" w:space="0" w:color="auto"/>
                                    <w:left w:val="none" w:sz="0" w:space="0" w:color="auto"/>
                                    <w:bottom w:val="none" w:sz="0" w:space="0" w:color="auto"/>
                                    <w:right w:val="none" w:sz="0" w:space="0" w:color="auto"/>
                                  </w:divBdr>
                                  <w:divsChild>
                                    <w:div w:id="15077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799991">
          <w:marLeft w:val="0"/>
          <w:marRight w:val="0"/>
          <w:marTop w:val="0"/>
          <w:marBottom w:val="0"/>
          <w:divBdr>
            <w:top w:val="none" w:sz="0" w:space="0" w:color="auto"/>
            <w:left w:val="none" w:sz="0" w:space="0" w:color="auto"/>
            <w:bottom w:val="none" w:sz="0" w:space="0" w:color="auto"/>
            <w:right w:val="none" w:sz="0" w:space="0" w:color="auto"/>
          </w:divBdr>
          <w:divsChild>
            <w:div w:id="1984774979">
              <w:marLeft w:val="0"/>
              <w:marRight w:val="0"/>
              <w:marTop w:val="0"/>
              <w:marBottom w:val="0"/>
              <w:divBdr>
                <w:top w:val="none" w:sz="0" w:space="0" w:color="auto"/>
                <w:left w:val="none" w:sz="0" w:space="0" w:color="auto"/>
                <w:bottom w:val="none" w:sz="0" w:space="0" w:color="auto"/>
                <w:right w:val="none" w:sz="0" w:space="0" w:color="auto"/>
              </w:divBdr>
              <w:divsChild>
                <w:div w:id="996302774">
                  <w:marLeft w:val="0"/>
                  <w:marRight w:val="0"/>
                  <w:marTop w:val="0"/>
                  <w:marBottom w:val="0"/>
                  <w:divBdr>
                    <w:top w:val="none" w:sz="0" w:space="0" w:color="auto"/>
                    <w:left w:val="none" w:sz="0" w:space="0" w:color="auto"/>
                    <w:bottom w:val="none" w:sz="0" w:space="0" w:color="auto"/>
                    <w:right w:val="none" w:sz="0" w:space="0" w:color="auto"/>
                  </w:divBdr>
                  <w:divsChild>
                    <w:div w:id="1618876636">
                      <w:marLeft w:val="0"/>
                      <w:marRight w:val="0"/>
                      <w:marTop w:val="0"/>
                      <w:marBottom w:val="0"/>
                      <w:divBdr>
                        <w:top w:val="none" w:sz="0" w:space="0" w:color="auto"/>
                        <w:left w:val="none" w:sz="0" w:space="0" w:color="auto"/>
                        <w:bottom w:val="none" w:sz="0" w:space="0" w:color="auto"/>
                        <w:right w:val="none" w:sz="0" w:space="0" w:color="auto"/>
                      </w:divBdr>
                      <w:divsChild>
                        <w:div w:id="564343567">
                          <w:marLeft w:val="0"/>
                          <w:marRight w:val="0"/>
                          <w:marTop w:val="0"/>
                          <w:marBottom w:val="0"/>
                          <w:divBdr>
                            <w:top w:val="none" w:sz="0" w:space="0" w:color="auto"/>
                            <w:left w:val="none" w:sz="0" w:space="0" w:color="auto"/>
                            <w:bottom w:val="none" w:sz="0" w:space="0" w:color="auto"/>
                            <w:right w:val="none" w:sz="0" w:space="0" w:color="auto"/>
                          </w:divBdr>
                          <w:divsChild>
                            <w:div w:id="1102216618">
                              <w:marLeft w:val="0"/>
                              <w:marRight w:val="0"/>
                              <w:marTop w:val="0"/>
                              <w:marBottom w:val="0"/>
                              <w:divBdr>
                                <w:top w:val="none" w:sz="0" w:space="0" w:color="auto"/>
                                <w:left w:val="none" w:sz="0" w:space="0" w:color="auto"/>
                                <w:bottom w:val="none" w:sz="0" w:space="0" w:color="auto"/>
                                <w:right w:val="none" w:sz="0" w:space="0" w:color="auto"/>
                              </w:divBdr>
                              <w:divsChild>
                                <w:div w:id="990598605">
                                  <w:marLeft w:val="0"/>
                                  <w:marRight w:val="0"/>
                                  <w:marTop w:val="0"/>
                                  <w:marBottom w:val="0"/>
                                  <w:divBdr>
                                    <w:top w:val="none" w:sz="0" w:space="0" w:color="auto"/>
                                    <w:left w:val="none" w:sz="0" w:space="0" w:color="auto"/>
                                    <w:bottom w:val="none" w:sz="0" w:space="0" w:color="auto"/>
                                    <w:right w:val="none" w:sz="0" w:space="0" w:color="auto"/>
                                  </w:divBdr>
                                  <w:divsChild>
                                    <w:div w:id="7656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3498">
                  <w:marLeft w:val="0"/>
                  <w:marRight w:val="0"/>
                  <w:marTop w:val="0"/>
                  <w:marBottom w:val="0"/>
                  <w:divBdr>
                    <w:top w:val="none" w:sz="0" w:space="0" w:color="auto"/>
                    <w:left w:val="none" w:sz="0" w:space="0" w:color="auto"/>
                    <w:bottom w:val="none" w:sz="0" w:space="0" w:color="auto"/>
                    <w:right w:val="none" w:sz="0" w:space="0" w:color="auto"/>
                  </w:divBdr>
                  <w:divsChild>
                    <w:div w:id="89397342">
                      <w:marLeft w:val="0"/>
                      <w:marRight w:val="0"/>
                      <w:marTop w:val="0"/>
                      <w:marBottom w:val="0"/>
                      <w:divBdr>
                        <w:top w:val="none" w:sz="0" w:space="0" w:color="auto"/>
                        <w:left w:val="none" w:sz="0" w:space="0" w:color="auto"/>
                        <w:bottom w:val="none" w:sz="0" w:space="0" w:color="auto"/>
                        <w:right w:val="none" w:sz="0" w:space="0" w:color="auto"/>
                      </w:divBdr>
                      <w:divsChild>
                        <w:div w:id="121071386">
                          <w:marLeft w:val="0"/>
                          <w:marRight w:val="0"/>
                          <w:marTop w:val="0"/>
                          <w:marBottom w:val="0"/>
                          <w:divBdr>
                            <w:top w:val="none" w:sz="0" w:space="0" w:color="auto"/>
                            <w:left w:val="none" w:sz="0" w:space="0" w:color="auto"/>
                            <w:bottom w:val="none" w:sz="0" w:space="0" w:color="auto"/>
                            <w:right w:val="none" w:sz="0" w:space="0" w:color="auto"/>
                          </w:divBdr>
                          <w:divsChild>
                            <w:div w:id="1262445435">
                              <w:marLeft w:val="0"/>
                              <w:marRight w:val="0"/>
                              <w:marTop w:val="0"/>
                              <w:marBottom w:val="0"/>
                              <w:divBdr>
                                <w:top w:val="none" w:sz="0" w:space="0" w:color="auto"/>
                                <w:left w:val="none" w:sz="0" w:space="0" w:color="auto"/>
                                <w:bottom w:val="none" w:sz="0" w:space="0" w:color="auto"/>
                                <w:right w:val="none" w:sz="0" w:space="0" w:color="auto"/>
                              </w:divBdr>
                              <w:divsChild>
                                <w:div w:id="203570">
                                  <w:marLeft w:val="0"/>
                                  <w:marRight w:val="0"/>
                                  <w:marTop w:val="0"/>
                                  <w:marBottom w:val="0"/>
                                  <w:divBdr>
                                    <w:top w:val="none" w:sz="0" w:space="0" w:color="auto"/>
                                    <w:left w:val="none" w:sz="0" w:space="0" w:color="auto"/>
                                    <w:bottom w:val="none" w:sz="0" w:space="0" w:color="auto"/>
                                    <w:right w:val="none" w:sz="0" w:space="0" w:color="auto"/>
                                  </w:divBdr>
                                  <w:divsChild>
                                    <w:div w:id="17380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337798">
      <w:bodyDiv w:val="1"/>
      <w:marLeft w:val="0"/>
      <w:marRight w:val="0"/>
      <w:marTop w:val="0"/>
      <w:marBottom w:val="0"/>
      <w:divBdr>
        <w:top w:val="none" w:sz="0" w:space="0" w:color="auto"/>
        <w:left w:val="none" w:sz="0" w:space="0" w:color="auto"/>
        <w:bottom w:val="none" w:sz="0" w:space="0" w:color="auto"/>
        <w:right w:val="none" w:sz="0" w:space="0" w:color="auto"/>
      </w:divBdr>
    </w:div>
    <w:div w:id="367410504">
      <w:bodyDiv w:val="1"/>
      <w:marLeft w:val="0"/>
      <w:marRight w:val="0"/>
      <w:marTop w:val="0"/>
      <w:marBottom w:val="0"/>
      <w:divBdr>
        <w:top w:val="none" w:sz="0" w:space="0" w:color="auto"/>
        <w:left w:val="none" w:sz="0" w:space="0" w:color="auto"/>
        <w:bottom w:val="none" w:sz="0" w:space="0" w:color="auto"/>
        <w:right w:val="none" w:sz="0" w:space="0" w:color="auto"/>
      </w:divBdr>
    </w:div>
    <w:div w:id="371077237">
      <w:bodyDiv w:val="1"/>
      <w:marLeft w:val="0"/>
      <w:marRight w:val="0"/>
      <w:marTop w:val="0"/>
      <w:marBottom w:val="0"/>
      <w:divBdr>
        <w:top w:val="none" w:sz="0" w:space="0" w:color="auto"/>
        <w:left w:val="none" w:sz="0" w:space="0" w:color="auto"/>
        <w:bottom w:val="none" w:sz="0" w:space="0" w:color="auto"/>
        <w:right w:val="none" w:sz="0" w:space="0" w:color="auto"/>
      </w:divBdr>
    </w:div>
    <w:div w:id="372116203">
      <w:bodyDiv w:val="1"/>
      <w:marLeft w:val="0"/>
      <w:marRight w:val="0"/>
      <w:marTop w:val="0"/>
      <w:marBottom w:val="0"/>
      <w:divBdr>
        <w:top w:val="none" w:sz="0" w:space="0" w:color="auto"/>
        <w:left w:val="none" w:sz="0" w:space="0" w:color="auto"/>
        <w:bottom w:val="none" w:sz="0" w:space="0" w:color="auto"/>
        <w:right w:val="none" w:sz="0" w:space="0" w:color="auto"/>
      </w:divBdr>
    </w:div>
    <w:div w:id="374669391">
      <w:bodyDiv w:val="1"/>
      <w:marLeft w:val="0"/>
      <w:marRight w:val="0"/>
      <w:marTop w:val="0"/>
      <w:marBottom w:val="0"/>
      <w:divBdr>
        <w:top w:val="none" w:sz="0" w:space="0" w:color="auto"/>
        <w:left w:val="none" w:sz="0" w:space="0" w:color="auto"/>
        <w:bottom w:val="none" w:sz="0" w:space="0" w:color="auto"/>
        <w:right w:val="none" w:sz="0" w:space="0" w:color="auto"/>
      </w:divBdr>
    </w:div>
    <w:div w:id="375666105">
      <w:bodyDiv w:val="1"/>
      <w:marLeft w:val="0"/>
      <w:marRight w:val="0"/>
      <w:marTop w:val="0"/>
      <w:marBottom w:val="0"/>
      <w:divBdr>
        <w:top w:val="none" w:sz="0" w:space="0" w:color="auto"/>
        <w:left w:val="none" w:sz="0" w:space="0" w:color="auto"/>
        <w:bottom w:val="none" w:sz="0" w:space="0" w:color="auto"/>
        <w:right w:val="none" w:sz="0" w:space="0" w:color="auto"/>
      </w:divBdr>
    </w:div>
    <w:div w:id="377583201">
      <w:bodyDiv w:val="1"/>
      <w:marLeft w:val="0"/>
      <w:marRight w:val="0"/>
      <w:marTop w:val="0"/>
      <w:marBottom w:val="0"/>
      <w:divBdr>
        <w:top w:val="none" w:sz="0" w:space="0" w:color="auto"/>
        <w:left w:val="none" w:sz="0" w:space="0" w:color="auto"/>
        <w:bottom w:val="none" w:sz="0" w:space="0" w:color="auto"/>
        <w:right w:val="none" w:sz="0" w:space="0" w:color="auto"/>
      </w:divBdr>
    </w:div>
    <w:div w:id="377710451">
      <w:bodyDiv w:val="1"/>
      <w:marLeft w:val="0"/>
      <w:marRight w:val="0"/>
      <w:marTop w:val="0"/>
      <w:marBottom w:val="0"/>
      <w:divBdr>
        <w:top w:val="none" w:sz="0" w:space="0" w:color="auto"/>
        <w:left w:val="none" w:sz="0" w:space="0" w:color="auto"/>
        <w:bottom w:val="none" w:sz="0" w:space="0" w:color="auto"/>
        <w:right w:val="none" w:sz="0" w:space="0" w:color="auto"/>
      </w:divBdr>
    </w:div>
    <w:div w:id="380444856">
      <w:bodyDiv w:val="1"/>
      <w:marLeft w:val="0"/>
      <w:marRight w:val="0"/>
      <w:marTop w:val="0"/>
      <w:marBottom w:val="0"/>
      <w:divBdr>
        <w:top w:val="none" w:sz="0" w:space="0" w:color="auto"/>
        <w:left w:val="none" w:sz="0" w:space="0" w:color="auto"/>
        <w:bottom w:val="none" w:sz="0" w:space="0" w:color="auto"/>
        <w:right w:val="none" w:sz="0" w:space="0" w:color="auto"/>
      </w:divBdr>
    </w:div>
    <w:div w:id="382680986">
      <w:bodyDiv w:val="1"/>
      <w:marLeft w:val="0"/>
      <w:marRight w:val="0"/>
      <w:marTop w:val="0"/>
      <w:marBottom w:val="0"/>
      <w:divBdr>
        <w:top w:val="none" w:sz="0" w:space="0" w:color="auto"/>
        <w:left w:val="none" w:sz="0" w:space="0" w:color="auto"/>
        <w:bottom w:val="none" w:sz="0" w:space="0" w:color="auto"/>
        <w:right w:val="none" w:sz="0" w:space="0" w:color="auto"/>
      </w:divBdr>
    </w:div>
    <w:div w:id="385105354">
      <w:bodyDiv w:val="1"/>
      <w:marLeft w:val="0"/>
      <w:marRight w:val="0"/>
      <w:marTop w:val="0"/>
      <w:marBottom w:val="0"/>
      <w:divBdr>
        <w:top w:val="none" w:sz="0" w:space="0" w:color="auto"/>
        <w:left w:val="none" w:sz="0" w:space="0" w:color="auto"/>
        <w:bottom w:val="none" w:sz="0" w:space="0" w:color="auto"/>
        <w:right w:val="none" w:sz="0" w:space="0" w:color="auto"/>
      </w:divBdr>
    </w:div>
    <w:div w:id="389233631">
      <w:bodyDiv w:val="1"/>
      <w:marLeft w:val="0"/>
      <w:marRight w:val="0"/>
      <w:marTop w:val="0"/>
      <w:marBottom w:val="0"/>
      <w:divBdr>
        <w:top w:val="none" w:sz="0" w:space="0" w:color="auto"/>
        <w:left w:val="none" w:sz="0" w:space="0" w:color="auto"/>
        <w:bottom w:val="none" w:sz="0" w:space="0" w:color="auto"/>
        <w:right w:val="none" w:sz="0" w:space="0" w:color="auto"/>
      </w:divBdr>
    </w:div>
    <w:div w:id="390203043">
      <w:bodyDiv w:val="1"/>
      <w:marLeft w:val="0"/>
      <w:marRight w:val="0"/>
      <w:marTop w:val="0"/>
      <w:marBottom w:val="0"/>
      <w:divBdr>
        <w:top w:val="none" w:sz="0" w:space="0" w:color="auto"/>
        <w:left w:val="none" w:sz="0" w:space="0" w:color="auto"/>
        <w:bottom w:val="none" w:sz="0" w:space="0" w:color="auto"/>
        <w:right w:val="none" w:sz="0" w:space="0" w:color="auto"/>
      </w:divBdr>
    </w:div>
    <w:div w:id="399983995">
      <w:bodyDiv w:val="1"/>
      <w:marLeft w:val="0"/>
      <w:marRight w:val="0"/>
      <w:marTop w:val="0"/>
      <w:marBottom w:val="0"/>
      <w:divBdr>
        <w:top w:val="none" w:sz="0" w:space="0" w:color="auto"/>
        <w:left w:val="none" w:sz="0" w:space="0" w:color="auto"/>
        <w:bottom w:val="none" w:sz="0" w:space="0" w:color="auto"/>
        <w:right w:val="none" w:sz="0" w:space="0" w:color="auto"/>
      </w:divBdr>
    </w:div>
    <w:div w:id="404958084">
      <w:bodyDiv w:val="1"/>
      <w:marLeft w:val="0"/>
      <w:marRight w:val="0"/>
      <w:marTop w:val="0"/>
      <w:marBottom w:val="0"/>
      <w:divBdr>
        <w:top w:val="none" w:sz="0" w:space="0" w:color="auto"/>
        <w:left w:val="none" w:sz="0" w:space="0" w:color="auto"/>
        <w:bottom w:val="none" w:sz="0" w:space="0" w:color="auto"/>
        <w:right w:val="none" w:sz="0" w:space="0" w:color="auto"/>
      </w:divBdr>
    </w:div>
    <w:div w:id="405078665">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
    <w:div w:id="405762531">
      <w:bodyDiv w:val="1"/>
      <w:marLeft w:val="0"/>
      <w:marRight w:val="0"/>
      <w:marTop w:val="0"/>
      <w:marBottom w:val="0"/>
      <w:divBdr>
        <w:top w:val="none" w:sz="0" w:space="0" w:color="auto"/>
        <w:left w:val="none" w:sz="0" w:space="0" w:color="auto"/>
        <w:bottom w:val="none" w:sz="0" w:space="0" w:color="auto"/>
        <w:right w:val="none" w:sz="0" w:space="0" w:color="auto"/>
      </w:divBdr>
    </w:div>
    <w:div w:id="408382164">
      <w:bodyDiv w:val="1"/>
      <w:marLeft w:val="0"/>
      <w:marRight w:val="0"/>
      <w:marTop w:val="0"/>
      <w:marBottom w:val="0"/>
      <w:divBdr>
        <w:top w:val="none" w:sz="0" w:space="0" w:color="auto"/>
        <w:left w:val="none" w:sz="0" w:space="0" w:color="auto"/>
        <w:bottom w:val="none" w:sz="0" w:space="0" w:color="auto"/>
        <w:right w:val="none" w:sz="0" w:space="0" w:color="auto"/>
      </w:divBdr>
    </w:div>
    <w:div w:id="411972911">
      <w:bodyDiv w:val="1"/>
      <w:marLeft w:val="0"/>
      <w:marRight w:val="0"/>
      <w:marTop w:val="0"/>
      <w:marBottom w:val="0"/>
      <w:divBdr>
        <w:top w:val="none" w:sz="0" w:space="0" w:color="auto"/>
        <w:left w:val="none" w:sz="0" w:space="0" w:color="auto"/>
        <w:bottom w:val="none" w:sz="0" w:space="0" w:color="auto"/>
        <w:right w:val="none" w:sz="0" w:space="0" w:color="auto"/>
      </w:divBdr>
    </w:div>
    <w:div w:id="412171056">
      <w:bodyDiv w:val="1"/>
      <w:marLeft w:val="0"/>
      <w:marRight w:val="0"/>
      <w:marTop w:val="0"/>
      <w:marBottom w:val="0"/>
      <w:divBdr>
        <w:top w:val="none" w:sz="0" w:space="0" w:color="auto"/>
        <w:left w:val="none" w:sz="0" w:space="0" w:color="auto"/>
        <w:bottom w:val="none" w:sz="0" w:space="0" w:color="auto"/>
        <w:right w:val="none" w:sz="0" w:space="0" w:color="auto"/>
      </w:divBdr>
    </w:div>
    <w:div w:id="421682013">
      <w:bodyDiv w:val="1"/>
      <w:marLeft w:val="0"/>
      <w:marRight w:val="0"/>
      <w:marTop w:val="0"/>
      <w:marBottom w:val="0"/>
      <w:divBdr>
        <w:top w:val="none" w:sz="0" w:space="0" w:color="auto"/>
        <w:left w:val="none" w:sz="0" w:space="0" w:color="auto"/>
        <w:bottom w:val="none" w:sz="0" w:space="0" w:color="auto"/>
        <w:right w:val="none" w:sz="0" w:space="0" w:color="auto"/>
      </w:divBdr>
    </w:div>
    <w:div w:id="427116534">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441921045">
      <w:bodyDiv w:val="1"/>
      <w:marLeft w:val="0"/>
      <w:marRight w:val="0"/>
      <w:marTop w:val="0"/>
      <w:marBottom w:val="0"/>
      <w:divBdr>
        <w:top w:val="none" w:sz="0" w:space="0" w:color="auto"/>
        <w:left w:val="none" w:sz="0" w:space="0" w:color="auto"/>
        <w:bottom w:val="none" w:sz="0" w:space="0" w:color="auto"/>
        <w:right w:val="none" w:sz="0" w:space="0" w:color="auto"/>
      </w:divBdr>
    </w:div>
    <w:div w:id="441924206">
      <w:bodyDiv w:val="1"/>
      <w:marLeft w:val="0"/>
      <w:marRight w:val="0"/>
      <w:marTop w:val="0"/>
      <w:marBottom w:val="0"/>
      <w:divBdr>
        <w:top w:val="none" w:sz="0" w:space="0" w:color="auto"/>
        <w:left w:val="none" w:sz="0" w:space="0" w:color="auto"/>
        <w:bottom w:val="none" w:sz="0" w:space="0" w:color="auto"/>
        <w:right w:val="none" w:sz="0" w:space="0" w:color="auto"/>
      </w:divBdr>
    </w:div>
    <w:div w:id="444545839">
      <w:bodyDiv w:val="1"/>
      <w:marLeft w:val="0"/>
      <w:marRight w:val="0"/>
      <w:marTop w:val="0"/>
      <w:marBottom w:val="0"/>
      <w:divBdr>
        <w:top w:val="none" w:sz="0" w:space="0" w:color="auto"/>
        <w:left w:val="none" w:sz="0" w:space="0" w:color="auto"/>
        <w:bottom w:val="none" w:sz="0" w:space="0" w:color="auto"/>
        <w:right w:val="none" w:sz="0" w:space="0" w:color="auto"/>
      </w:divBdr>
    </w:div>
    <w:div w:id="447047670">
      <w:bodyDiv w:val="1"/>
      <w:marLeft w:val="0"/>
      <w:marRight w:val="0"/>
      <w:marTop w:val="0"/>
      <w:marBottom w:val="0"/>
      <w:divBdr>
        <w:top w:val="none" w:sz="0" w:space="0" w:color="auto"/>
        <w:left w:val="none" w:sz="0" w:space="0" w:color="auto"/>
        <w:bottom w:val="none" w:sz="0" w:space="0" w:color="auto"/>
        <w:right w:val="none" w:sz="0" w:space="0" w:color="auto"/>
      </w:divBdr>
    </w:div>
    <w:div w:id="454638414">
      <w:bodyDiv w:val="1"/>
      <w:marLeft w:val="0"/>
      <w:marRight w:val="0"/>
      <w:marTop w:val="0"/>
      <w:marBottom w:val="0"/>
      <w:divBdr>
        <w:top w:val="none" w:sz="0" w:space="0" w:color="auto"/>
        <w:left w:val="none" w:sz="0" w:space="0" w:color="auto"/>
        <w:bottom w:val="none" w:sz="0" w:space="0" w:color="auto"/>
        <w:right w:val="none" w:sz="0" w:space="0" w:color="auto"/>
      </w:divBdr>
      <w:divsChild>
        <w:div w:id="1971090104">
          <w:marLeft w:val="0"/>
          <w:marRight w:val="0"/>
          <w:marTop w:val="0"/>
          <w:marBottom w:val="0"/>
          <w:divBdr>
            <w:top w:val="none" w:sz="0" w:space="0" w:color="auto"/>
            <w:left w:val="none" w:sz="0" w:space="0" w:color="auto"/>
            <w:bottom w:val="none" w:sz="0" w:space="0" w:color="auto"/>
            <w:right w:val="none" w:sz="0" w:space="0" w:color="auto"/>
          </w:divBdr>
          <w:divsChild>
            <w:div w:id="1362508180">
              <w:marLeft w:val="0"/>
              <w:marRight w:val="0"/>
              <w:marTop w:val="0"/>
              <w:marBottom w:val="0"/>
              <w:divBdr>
                <w:top w:val="none" w:sz="0" w:space="0" w:color="auto"/>
                <w:left w:val="none" w:sz="0" w:space="0" w:color="auto"/>
                <w:bottom w:val="none" w:sz="0" w:space="0" w:color="auto"/>
                <w:right w:val="none" w:sz="0" w:space="0" w:color="auto"/>
              </w:divBdr>
              <w:divsChild>
                <w:div w:id="740177525">
                  <w:marLeft w:val="0"/>
                  <w:marRight w:val="0"/>
                  <w:marTop w:val="0"/>
                  <w:marBottom w:val="0"/>
                  <w:divBdr>
                    <w:top w:val="none" w:sz="0" w:space="0" w:color="auto"/>
                    <w:left w:val="none" w:sz="0" w:space="0" w:color="auto"/>
                    <w:bottom w:val="none" w:sz="0" w:space="0" w:color="auto"/>
                    <w:right w:val="none" w:sz="0" w:space="0" w:color="auto"/>
                  </w:divBdr>
                  <w:divsChild>
                    <w:div w:id="947280149">
                      <w:marLeft w:val="0"/>
                      <w:marRight w:val="0"/>
                      <w:marTop w:val="0"/>
                      <w:marBottom w:val="0"/>
                      <w:divBdr>
                        <w:top w:val="none" w:sz="0" w:space="0" w:color="auto"/>
                        <w:left w:val="none" w:sz="0" w:space="0" w:color="auto"/>
                        <w:bottom w:val="none" w:sz="0" w:space="0" w:color="auto"/>
                        <w:right w:val="none" w:sz="0" w:space="0" w:color="auto"/>
                      </w:divBdr>
                      <w:divsChild>
                        <w:div w:id="518668117">
                          <w:marLeft w:val="0"/>
                          <w:marRight w:val="0"/>
                          <w:marTop w:val="0"/>
                          <w:marBottom w:val="0"/>
                          <w:divBdr>
                            <w:top w:val="none" w:sz="0" w:space="0" w:color="auto"/>
                            <w:left w:val="none" w:sz="0" w:space="0" w:color="auto"/>
                            <w:bottom w:val="none" w:sz="0" w:space="0" w:color="auto"/>
                            <w:right w:val="none" w:sz="0" w:space="0" w:color="auto"/>
                          </w:divBdr>
                          <w:divsChild>
                            <w:div w:id="488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00621">
      <w:bodyDiv w:val="1"/>
      <w:marLeft w:val="0"/>
      <w:marRight w:val="0"/>
      <w:marTop w:val="0"/>
      <w:marBottom w:val="0"/>
      <w:divBdr>
        <w:top w:val="none" w:sz="0" w:space="0" w:color="auto"/>
        <w:left w:val="none" w:sz="0" w:space="0" w:color="auto"/>
        <w:bottom w:val="none" w:sz="0" w:space="0" w:color="auto"/>
        <w:right w:val="none" w:sz="0" w:space="0" w:color="auto"/>
      </w:divBdr>
    </w:div>
    <w:div w:id="461465389">
      <w:bodyDiv w:val="1"/>
      <w:marLeft w:val="0"/>
      <w:marRight w:val="0"/>
      <w:marTop w:val="0"/>
      <w:marBottom w:val="0"/>
      <w:divBdr>
        <w:top w:val="none" w:sz="0" w:space="0" w:color="auto"/>
        <w:left w:val="none" w:sz="0" w:space="0" w:color="auto"/>
        <w:bottom w:val="none" w:sz="0" w:space="0" w:color="auto"/>
        <w:right w:val="none" w:sz="0" w:space="0" w:color="auto"/>
      </w:divBdr>
    </w:div>
    <w:div w:id="463080104">
      <w:bodyDiv w:val="1"/>
      <w:marLeft w:val="0"/>
      <w:marRight w:val="0"/>
      <w:marTop w:val="0"/>
      <w:marBottom w:val="0"/>
      <w:divBdr>
        <w:top w:val="none" w:sz="0" w:space="0" w:color="auto"/>
        <w:left w:val="none" w:sz="0" w:space="0" w:color="auto"/>
        <w:bottom w:val="none" w:sz="0" w:space="0" w:color="auto"/>
        <w:right w:val="none" w:sz="0" w:space="0" w:color="auto"/>
      </w:divBdr>
    </w:div>
    <w:div w:id="468323049">
      <w:bodyDiv w:val="1"/>
      <w:marLeft w:val="0"/>
      <w:marRight w:val="0"/>
      <w:marTop w:val="0"/>
      <w:marBottom w:val="0"/>
      <w:divBdr>
        <w:top w:val="none" w:sz="0" w:space="0" w:color="auto"/>
        <w:left w:val="none" w:sz="0" w:space="0" w:color="auto"/>
        <w:bottom w:val="none" w:sz="0" w:space="0" w:color="auto"/>
        <w:right w:val="none" w:sz="0" w:space="0" w:color="auto"/>
      </w:divBdr>
    </w:div>
    <w:div w:id="474034921">
      <w:bodyDiv w:val="1"/>
      <w:marLeft w:val="0"/>
      <w:marRight w:val="0"/>
      <w:marTop w:val="0"/>
      <w:marBottom w:val="0"/>
      <w:divBdr>
        <w:top w:val="none" w:sz="0" w:space="0" w:color="auto"/>
        <w:left w:val="none" w:sz="0" w:space="0" w:color="auto"/>
        <w:bottom w:val="none" w:sz="0" w:space="0" w:color="auto"/>
        <w:right w:val="none" w:sz="0" w:space="0" w:color="auto"/>
      </w:divBdr>
    </w:div>
    <w:div w:id="474296758">
      <w:bodyDiv w:val="1"/>
      <w:marLeft w:val="0"/>
      <w:marRight w:val="0"/>
      <w:marTop w:val="0"/>
      <w:marBottom w:val="0"/>
      <w:divBdr>
        <w:top w:val="none" w:sz="0" w:space="0" w:color="auto"/>
        <w:left w:val="none" w:sz="0" w:space="0" w:color="auto"/>
        <w:bottom w:val="none" w:sz="0" w:space="0" w:color="auto"/>
        <w:right w:val="none" w:sz="0" w:space="0" w:color="auto"/>
      </w:divBdr>
    </w:div>
    <w:div w:id="488445279">
      <w:bodyDiv w:val="1"/>
      <w:marLeft w:val="0"/>
      <w:marRight w:val="0"/>
      <w:marTop w:val="0"/>
      <w:marBottom w:val="0"/>
      <w:divBdr>
        <w:top w:val="none" w:sz="0" w:space="0" w:color="auto"/>
        <w:left w:val="none" w:sz="0" w:space="0" w:color="auto"/>
        <w:bottom w:val="none" w:sz="0" w:space="0" w:color="auto"/>
        <w:right w:val="none" w:sz="0" w:space="0" w:color="auto"/>
      </w:divBdr>
    </w:div>
    <w:div w:id="491874887">
      <w:bodyDiv w:val="1"/>
      <w:marLeft w:val="0"/>
      <w:marRight w:val="0"/>
      <w:marTop w:val="0"/>
      <w:marBottom w:val="0"/>
      <w:divBdr>
        <w:top w:val="none" w:sz="0" w:space="0" w:color="auto"/>
        <w:left w:val="none" w:sz="0" w:space="0" w:color="auto"/>
        <w:bottom w:val="none" w:sz="0" w:space="0" w:color="auto"/>
        <w:right w:val="none" w:sz="0" w:space="0" w:color="auto"/>
      </w:divBdr>
    </w:div>
    <w:div w:id="498741390">
      <w:bodyDiv w:val="1"/>
      <w:marLeft w:val="0"/>
      <w:marRight w:val="0"/>
      <w:marTop w:val="0"/>
      <w:marBottom w:val="0"/>
      <w:divBdr>
        <w:top w:val="none" w:sz="0" w:space="0" w:color="auto"/>
        <w:left w:val="none" w:sz="0" w:space="0" w:color="auto"/>
        <w:bottom w:val="none" w:sz="0" w:space="0" w:color="auto"/>
        <w:right w:val="none" w:sz="0" w:space="0" w:color="auto"/>
      </w:divBdr>
    </w:div>
    <w:div w:id="499154242">
      <w:bodyDiv w:val="1"/>
      <w:marLeft w:val="0"/>
      <w:marRight w:val="0"/>
      <w:marTop w:val="0"/>
      <w:marBottom w:val="0"/>
      <w:divBdr>
        <w:top w:val="none" w:sz="0" w:space="0" w:color="auto"/>
        <w:left w:val="none" w:sz="0" w:space="0" w:color="auto"/>
        <w:bottom w:val="none" w:sz="0" w:space="0" w:color="auto"/>
        <w:right w:val="none" w:sz="0" w:space="0" w:color="auto"/>
      </w:divBdr>
    </w:div>
    <w:div w:id="499586145">
      <w:bodyDiv w:val="1"/>
      <w:marLeft w:val="0"/>
      <w:marRight w:val="0"/>
      <w:marTop w:val="0"/>
      <w:marBottom w:val="0"/>
      <w:divBdr>
        <w:top w:val="none" w:sz="0" w:space="0" w:color="auto"/>
        <w:left w:val="none" w:sz="0" w:space="0" w:color="auto"/>
        <w:bottom w:val="none" w:sz="0" w:space="0" w:color="auto"/>
        <w:right w:val="none" w:sz="0" w:space="0" w:color="auto"/>
      </w:divBdr>
    </w:div>
    <w:div w:id="502091355">
      <w:bodyDiv w:val="1"/>
      <w:marLeft w:val="0"/>
      <w:marRight w:val="0"/>
      <w:marTop w:val="0"/>
      <w:marBottom w:val="0"/>
      <w:divBdr>
        <w:top w:val="none" w:sz="0" w:space="0" w:color="auto"/>
        <w:left w:val="none" w:sz="0" w:space="0" w:color="auto"/>
        <w:bottom w:val="none" w:sz="0" w:space="0" w:color="auto"/>
        <w:right w:val="none" w:sz="0" w:space="0" w:color="auto"/>
      </w:divBdr>
    </w:div>
    <w:div w:id="503479338">
      <w:bodyDiv w:val="1"/>
      <w:marLeft w:val="0"/>
      <w:marRight w:val="0"/>
      <w:marTop w:val="0"/>
      <w:marBottom w:val="0"/>
      <w:divBdr>
        <w:top w:val="none" w:sz="0" w:space="0" w:color="auto"/>
        <w:left w:val="none" w:sz="0" w:space="0" w:color="auto"/>
        <w:bottom w:val="none" w:sz="0" w:space="0" w:color="auto"/>
        <w:right w:val="none" w:sz="0" w:space="0" w:color="auto"/>
      </w:divBdr>
    </w:div>
    <w:div w:id="506671018">
      <w:bodyDiv w:val="1"/>
      <w:marLeft w:val="0"/>
      <w:marRight w:val="0"/>
      <w:marTop w:val="0"/>
      <w:marBottom w:val="0"/>
      <w:divBdr>
        <w:top w:val="none" w:sz="0" w:space="0" w:color="auto"/>
        <w:left w:val="none" w:sz="0" w:space="0" w:color="auto"/>
        <w:bottom w:val="none" w:sz="0" w:space="0" w:color="auto"/>
        <w:right w:val="none" w:sz="0" w:space="0" w:color="auto"/>
      </w:divBdr>
    </w:div>
    <w:div w:id="512229838">
      <w:bodyDiv w:val="1"/>
      <w:marLeft w:val="0"/>
      <w:marRight w:val="0"/>
      <w:marTop w:val="0"/>
      <w:marBottom w:val="0"/>
      <w:divBdr>
        <w:top w:val="none" w:sz="0" w:space="0" w:color="auto"/>
        <w:left w:val="none" w:sz="0" w:space="0" w:color="auto"/>
        <w:bottom w:val="none" w:sz="0" w:space="0" w:color="auto"/>
        <w:right w:val="none" w:sz="0" w:space="0" w:color="auto"/>
      </w:divBdr>
    </w:div>
    <w:div w:id="519274328">
      <w:bodyDiv w:val="1"/>
      <w:marLeft w:val="0"/>
      <w:marRight w:val="0"/>
      <w:marTop w:val="0"/>
      <w:marBottom w:val="0"/>
      <w:divBdr>
        <w:top w:val="none" w:sz="0" w:space="0" w:color="auto"/>
        <w:left w:val="none" w:sz="0" w:space="0" w:color="auto"/>
        <w:bottom w:val="none" w:sz="0" w:space="0" w:color="auto"/>
        <w:right w:val="none" w:sz="0" w:space="0" w:color="auto"/>
      </w:divBdr>
      <w:divsChild>
        <w:div w:id="158546879">
          <w:marLeft w:val="0"/>
          <w:marRight w:val="0"/>
          <w:marTop w:val="0"/>
          <w:marBottom w:val="0"/>
          <w:divBdr>
            <w:top w:val="none" w:sz="0" w:space="0" w:color="auto"/>
            <w:left w:val="none" w:sz="0" w:space="0" w:color="auto"/>
            <w:bottom w:val="none" w:sz="0" w:space="0" w:color="auto"/>
            <w:right w:val="none" w:sz="0" w:space="0" w:color="auto"/>
          </w:divBdr>
        </w:div>
        <w:div w:id="165750384">
          <w:marLeft w:val="0"/>
          <w:marRight w:val="0"/>
          <w:marTop w:val="0"/>
          <w:marBottom w:val="0"/>
          <w:divBdr>
            <w:top w:val="none" w:sz="0" w:space="0" w:color="auto"/>
            <w:left w:val="none" w:sz="0" w:space="0" w:color="auto"/>
            <w:bottom w:val="none" w:sz="0" w:space="0" w:color="auto"/>
            <w:right w:val="none" w:sz="0" w:space="0" w:color="auto"/>
          </w:divBdr>
        </w:div>
        <w:div w:id="202865786">
          <w:marLeft w:val="0"/>
          <w:marRight w:val="0"/>
          <w:marTop w:val="0"/>
          <w:marBottom w:val="0"/>
          <w:divBdr>
            <w:top w:val="none" w:sz="0" w:space="0" w:color="auto"/>
            <w:left w:val="none" w:sz="0" w:space="0" w:color="auto"/>
            <w:bottom w:val="none" w:sz="0" w:space="0" w:color="auto"/>
            <w:right w:val="none" w:sz="0" w:space="0" w:color="auto"/>
          </w:divBdr>
        </w:div>
        <w:div w:id="502282550">
          <w:marLeft w:val="0"/>
          <w:marRight w:val="0"/>
          <w:marTop w:val="0"/>
          <w:marBottom w:val="0"/>
          <w:divBdr>
            <w:top w:val="none" w:sz="0" w:space="0" w:color="auto"/>
            <w:left w:val="none" w:sz="0" w:space="0" w:color="auto"/>
            <w:bottom w:val="none" w:sz="0" w:space="0" w:color="auto"/>
            <w:right w:val="none" w:sz="0" w:space="0" w:color="auto"/>
          </w:divBdr>
        </w:div>
        <w:div w:id="521479504">
          <w:marLeft w:val="0"/>
          <w:marRight w:val="0"/>
          <w:marTop w:val="0"/>
          <w:marBottom w:val="0"/>
          <w:divBdr>
            <w:top w:val="none" w:sz="0" w:space="0" w:color="auto"/>
            <w:left w:val="none" w:sz="0" w:space="0" w:color="auto"/>
            <w:bottom w:val="none" w:sz="0" w:space="0" w:color="auto"/>
            <w:right w:val="none" w:sz="0" w:space="0" w:color="auto"/>
          </w:divBdr>
        </w:div>
        <w:div w:id="526792691">
          <w:marLeft w:val="0"/>
          <w:marRight w:val="0"/>
          <w:marTop w:val="0"/>
          <w:marBottom w:val="0"/>
          <w:divBdr>
            <w:top w:val="none" w:sz="0" w:space="0" w:color="auto"/>
            <w:left w:val="none" w:sz="0" w:space="0" w:color="auto"/>
            <w:bottom w:val="none" w:sz="0" w:space="0" w:color="auto"/>
            <w:right w:val="none" w:sz="0" w:space="0" w:color="auto"/>
          </w:divBdr>
        </w:div>
        <w:div w:id="534738339">
          <w:marLeft w:val="0"/>
          <w:marRight w:val="0"/>
          <w:marTop w:val="0"/>
          <w:marBottom w:val="0"/>
          <w:divBdr>
            <w:top w:val="none" w:sz="0" w:space="0" w:color="auto"/>
            <w:left w:val="none" w:sz="0" w:space="0" w:color="auto"/>
            <w:bottom w:val="none" w:sz="0" w:space="0" w:color="auto"/>
            <w:right w:val="none" w:sz="0" w:space="0" w:color="auto"/>
          </w:divBdr>
        </w:div>
        <w:div w:id="618682845">
          <w:marLeft w:val="0"/>
          <w:marRight w:val="0"/>
          <w:marTop w:val="0"/>
          <w:marBottom w:val="0"/>
          <w:divBdr>
            <w:top w:val="none" w:sz="0" w:space="0" w:color="auto"/>
            <w:left w:val="none" w:sz="0" w:space="0" w:color="auto"/>
            <w:bottom w:val="none" w:sz="0" w:space="0" w:color="auto"/>
            <w:right w:val="none" w:sz="0" w:space="0" w:color="auto"/>
          </w:divBdr>
        </w:div>
        <w:div w:id="653218194">
          <w:marLeft w:val="0"/>
          <w:marRight w:val="0"/>
          <w:marTop w:val="0"/>
          <w:marBottom w:val="0"/>
          <w:divBdr>
            <w:top w:val="none" w:sz="0" w:space="0" w:color="auto"/>
            <w:left w:val="none" w:sz="0" w:space="0" w:color="auto"/>
            <w:bottom w:val="none" w:sz="0" w:space="0" w:color="auto"/>
            <w:right w:val="none" w:sz="0" w:space="0" w:color="auto"/>
          </w:divBdr>
        </w:div>
        <w:div w:id="775902486">
          <w:marLeft w:val="0"/>
          <w:marRight w:val="0"/>
          <w:marTop w:val="0"/>
          <w:marBottom w:val="0"/>
          <w:divBdr>
            <w:top w:val="none" w:sz="0" w:space="0" w:color="auto"/>
            <w:left w:val="none" w:sz="0" w:space="0" w:color="auto"/>
            <w:bottom w:val="none" w:sz="0" w:space="0" w:color="auto"/>
            <w:right w:val="none" w:sz="0" w:space="0" w:color="auto"/>
          </w:divBdr>
          <w:divsChild>
            <w:div w:id="8875410">
              <w:marLeft w:val="0"/>
              <w:marRight w:val="0"/>
              <w:marTop w:val="0"/>
              <w:marBottom w:val="0"/>
              <w:divBdr>
                <w:top w:val="none" w:sz="0" w:space="0" w:color="auto"/>
                <w:left w:val="none" w:sz="0" w:space="0" w:color="auto"/>
                <w:bottom w:val="none" w:sz="0" w:space="0" w:color="auto"/>
                <w:right w:val="none" w:sz="0" w:space="0" w:color="auto"/>
              </w:divBdr>
            </w:div>
          </w:divsChild>
        </w:div>
        <w:div w:id="956372285">
          <w:marLeft w:val="0"/>
          <w:marRight w:val="0"/>
          <w:marTop w:val="0"/>
          <w:marBottom w:val="0"/>
          <w:divBdr>
            <w:top w:val="none" w:sz="0" w:space="0" w:color="auto"/>
            <w:left w:val="none" w:sz="0" w:space="0" w:color="auto"/>
            <w:bottom w:val="none" w:sz="0" w:space="0" w:color="auto"/>
            <w:right w:val="none" w:sz="0" w:space="0" w:color="auto"/>
          </w:divBdr>
        </w:div>
        <w:div w:id="1056781371">
          <w:marLeft w:val="0"/>
          <w:marRight w:val="0"/>
          <w:marTop w:val="0"/>
          <w:marBottom w:val="0"/>
          <w:divBdr>
            <w:top w:val="none" w:sz="0" w:space="0" w:color="auto"/>
            <w:left w:val="none" w:sz="0" w:space="0" w:color="auto"/>
            <w:bottom w:val="none" w:sz="0" w:space="0" w:color="auto"/>
            <w:right w:val="none" w:sz="0" w:space="0" w:color="auto"/>
          </w:divBdr>
        </w:div>
        <w:div w:id="1108701644">
          <w:marLeft w:val="0"/>
          <w:marRight w:val="0"/>
          <w:marTop w:val="0"/>
          <w:marBottom w:val="0"/>
          <w:divBdr>
            <w:top w:val="none" w:sz="0" w:space="0" w:color="auto"/>
            <w:left w:val="none" w:sz="0" w:space="0" w:color="auto"/>
            <w:bottom w:val="none" w:sz="0" w:space="0" w:color="auto"/>
            <w:right w:val="none" w:sz="0" w:space="0" w:color="auto"/>
          </w:divBdr>
        </w:div>
        <w:div w:id="1145583254">
          <w:marLeft w:val="0"/>
          <w:marRight w:val="0"/>
          <w:marTop w:val="0"/>
          <w:marBottom w:val="0"/>
          <w:divBdr>
            <w:top w:val="none" w:sz="0" w:space="0" w:color="auto"/>
            <w:left w:val="none" w:sz="0" w:space="0" w:color="auto"/>
            <w:bottom w:val="none" w:sz="0" w:space="0" w:color="auto"/>
            <w:right w:val="none" w:sz="0" w:space="0" w:color="auto"/>
          </w:divBdr>
        </w:div>
        <w:div w:id="1173840174">
          <w:marLeft w:val="0"/>
          <w:marRight w:val="0"/>
          <w:marTop w:val="0"/>
          <w:marBottom w:val="0"/>
          <w:divBdr>
            <w:top w:val="none" w:sz="0" w:space="0" w:color="auto"/>
            <w:left w:val="none" w:sz="0" w:space="0" w:color="auto"/>
            <w:bottom w:val="none" w:sz="0" w:space="0" w:color="auto"/>
            <w:right w:val="none" w:sz="0" w:space="0" w:color="auto"/>
          </w:divBdr>
        </w:div>
        <w:div w:id="1263874874">
          <w:marLeft w:val="0"/>
          <w:marRight w:val="0"/>
          <w:marTop w:val="0"/>
          <w:marBottom w:val="0"/>
          <w:divBdr>
            <w:top w:val="none" w:sz="0" w:space="0" w:color="auto"/>
            <w:left w:val="none" w:sz="0" w:space="0" w:color="auto"/>
            <w:bottom w:val="none" w:sz="0" w:space="0" w:color="auto"/>
            <w:right w:val="none" w:sz="0" w:space="0" w:color="auto"/>
          </w:divBdr>
          <w:divsChild>
            <w:div w:id="1162742286">
              <w:marLeft w:val="0"/>
              <w:marRight w:val="0"/>
              <w:marTop w:val="0"/>
              <w:marBottom w:val="0"/>
              <w:divBdr>
                <w:top w:val="none" w:sz="0" w:space="0" w:color="auto"/>
                <w:left w:val="none" w:sz="0" w:space="0" w:color="auto"/>
                <w:bottom w:val="none" w:sz="0" w:space="0" w:color="auto"/>
                <w:right w:val="none" w:sz="0" w:space="0" w:color="auto"/>
              </w:divBdr>
            </w:div>
          </w:divsChild>
        </w:div>
        <w:div w:id="1292175735">
          <w:marLeft w:val="0"/>
          <w:marRight w:val="0"/>
          <w:marTop w:val="0"/>
          <w:marBottom w:val="0"/>
          <w:divBdr>
            <w:top w:val="none" w:sz="0" w:space="0" w:color="auto"/>
            <w:left w:val="none" w:sz="0" w:space="0" w:color="auto"/>
            <w:bottom w:val="none" w:sz="0" w:space="0" w:color="auto"/>
            <w:right w:val="none" w:sz="0" w:space="0" w:color="auto"/>
          </w:divBdr>
        </w:div>
        <w:div w:id="1377003385">
          <w:marLeft w:val="0"/>
          <w:marRight w:val="0"/>
          <w:marTop w:val="0"/>
          <w:marBottom w:val="0"/>
          <w:divBdr>
            <w:top w:val="none" w:sz="0" w:space="0" w:color="auto"/>
            <w:left w:val="none" w:sz="0" w:space="0" w:color="auto"/>
            <w:bottom w:val="none" w:sz="0" w:space="0" w:color="auto"/>
            <w:right w:val="none" w:sz="0" w:space="0" w:color="auto"/>
          </w:divBdr>
        </w:div>
        <w:div w:id="1464999584">
          <w:marLeft w:val="0"/>
          <w:marRight w:val="0"/>
          <w:marTop w:val="0"/>
          <w:marBottom w:val="0"/>
          <w:divBdr>
            <w:top w:val="none" w:sz="0" w:space="0" w:color="auto"/>
            <w:left w:val="none" w:sz="0" w:space="0" w:color="auto"/>
            <w:bottom w:val="none" w:sz="0" w:space="0" w:color="auto"/>
            <w:right w:val="none" w:sz="0" w:space="0" w:color="auto"/>
          </w:divBdr>
        </w:div>
        <w:div w:id="1491948800">
          <w:marLeft w:val="0"/>
          <w:marRight w:val="0"/>
          <w:marTop w:val="0"/>
          <w:marBottom w:val="0"/>
          <w:divBdr>
            <w:top w:val="none" w:sz="0" w:space="0" w:color="auto"/>
            <w:left w:val="none" w:sz="0" w:space="0" w:color="auto"/>
            <w:bottom w:val="none" w:sz="0" w:space="0" w:color="auto"/>
            <w:right w:val="none" w:sz="0" w:space="0" w:color="auto"/>
          </w:divBdr>
        </w:div>
        <w:div w:id="1588614100">
          <w:marLeft w:val="0"/>
          <w:marRight w:val="0"/>
          <w:marTop w:val="0"/>
          <w:marBottom w:val="0"/>
          <w:divBdr>
            <w:top w:val="none" w:sz="0" w:space="0" w:color="auto"/>
            <w:left w:val="none" w:sz="0" w:space="0" w:color="auto"/>
            <w:bottom w:val="none" w:sz="0" w:space="0" w:color="auto"/>
            <w:right w:val="none" w:sz="0" w:space="0" w:color="auto"/>
          </w:divBdr>
        </w:div>
        <w:div w:id="1599019357">
          <w:marLeft w:val="0"/>
          <w:marRight w:val="0"/>
          <w:marTop w:val="0"/>
          <w:marBottom w:val="0"/>
          <w:divBdr>
            <w:top w:val="none" w:sz="0" w:space="0" w:color="auto"/>
            <w:left w:val="none" w:sz="0" w:space="0" w:color="auto"/>
            <w:bottom w:val="none" w:sz="0" w:space="0" w:color="auto"/>
            <w:right w:val="none" w:sz="0" w:space="0" w:color="auto"/>
          </w:divBdr>
        </w:div>
        <w:div w:id="1827086446">
          <w:marLeft w:val="0"/>
          <w:marRight w:val="0"/>
          <w:marTop w:val="0"/>
          <w:marBottom w:val="0"/>
          <w:divBdr>
            <w:top w:val="none" w:sz="0" w:space="0" w:color="auto"/>
            <w:left w:val="none" w:sz="0" w:space="0" w:color="auto"/>
            <w:bottom w:val="none" w:sz="0" w:space="0" w:color="auto"/>
            <w:right w:val="none" w:sz="0" w:space="0" w:color="auto"/>
          </w:divBdr>
          <w:divsChild>
            <w:div w:id="831800678">
              <w:marLeft w:val="0"/>
              <w:marRight w:val="0"/>
              <w:marTop w:val="0"/>
              <w:marBottom w:val="0"/>
              <w:divBdr>
                <w:top w:val="none" w:sz="0" w:space="0" w:color="auto"/>
                <w:left w:val="none" w:sz="0" w:space="0" w:color="auto"/>
                <w:bottom w:val="none" w:sz="0" w:space="0" w:color="auto"/>
                <w:right w:val="none" w:sz="0" w:space="0" w:color="auto"/>
              </w:divBdr>
            </w:div>
          </w:divsChild>
        </w:div>
        <w:div w:id="1891727862">
          <w:marLeft w:val="0"/>
          <w:marRight w:val="0"/>
          <w:marTop w:val="0"/>
          <w:marBottom w:val="0"/>
          <w:divBdr>
            <w:top w:val="none" w:sz="0" w:space="0" w:color="auto"/>
            <w:left w:val="none" w:sz="0" w:space="0" w:color="auto"/>
            <w:bottom w:val="none" w:sz="0" w:space="0" w:color="auto"/>
            <w:right w:val="none" w:sz="0" w:space="0" w:color="auto"/>
          </w:divBdr>
        </w:div>
        <w:div w:id="2054186667">
          <w:marLeft w:val="0"/>
          <w:marRight w:val="0"/>
          <w:marTop w:val="0"/>
          <w:marBottom w:val="0"/>
          <w:divBdr>
            <w:top w:val="none" w:sz="0" w:space="0" w:color="auto"/>
            <w:left w:val="none" w:sz="0" w:space="0" w:color="auto"/>
            <w:bottom w:val="none" w:sz="0" w:space="0" w:color="auto"/>
            <w:right w:val="none" w:sz="0" w:space="0" w:color="auto"/>
          </w:divBdr>
        </w:div>
        <w:div w:id="2107190576">
          <w:marLeft w:val="0"/>
          <w:marRight w:val="0"/>
          <w:marTop w:val="0"/>
          <w:marBottom w:val="0"/>
          <w:divBdr>
            <w:top w:val="none" w:sz="0" w:space="0" w:color="auto"/>
            <w:left w:val="none" w:sz="0" w:space="0" w:color="auto"/>
            <w:bottom w:val="none" w:sz="0" w:space="0" w:color="auto"/>
            <w:right w:val="none" w:sz="0" w:space="0" w:color="auto"/>
          </w:divBdr>
        </w:div>
        <w:div w:id="2127851062">
          <w:marLeft w:val="0"/>
          <w:marRight w:val="0"/>
          <w:marTop w:val="0"/>
          <w:marBottom w:val="0"/>
          <w:divBdr>
            <w:top w:val="none" w:sz="0" w:space="0" w:color="auto"/>
            <w:left w:val="none" w:sz="0" w:space="0" w:color="auto"/>
            <w:bottom w:val="none" w:sz="0" w:space="0" w:color="auto"/>
            <w:right w:val="none" w:sz="0" w:space="0" w:color="auto"/>
          </w:divBdr>
        </w:div>
      </w:divsChild>
    </w:div>
    <w:div w:id="522979481">
      <w:bodyDiv w:val="1"/>
      <w:marLeft w:val="0"/>
      <w:marRight w:val="0"/>
      <w:marTop w:val="0"/>
      <w:marBottom w:val="0"/>
      <w:divBdr>
        <w:top w:val="none" w:sz="0" w:space="0" w:color="auto"/>
        <w:left w:val="none" w:sz="0" w:space="0" w:color="auto"/>
        <w:bottom w:val="none" w:sz="0" w:space="0" w:color="auto"/>
        <w:right w:val="none" w:sz="0" w:space="0" w:color="auto"/>
      </w:divBdr>
    </w:div>
    <w:div w:id="524639464">
      <w:bodyDiv w:val="1"/>
      <w:marLeft w:val="0"/>
      <w:marRight w:val="0"/>
      <w:marTop w:val="0"/>
      <w:marBottom w:val="0"/>
      <w:divBdr>
        <w:top w:val="none" w:sz="0" w:space="0" w:color="auto"/>
        <w:left w:val="none" w:sz="0" w:space="0" w:color="auto"/>
        <w:bottom w:val="none" w:sz="0" w:space="0" w:color="auto"/>
        <w:right w:val="none" w:sz="0" w:space="0" w:color="auto"/>
      </w:divBdr>
    </w:div>
    <w:div w:id="527648949">
      <w:bodyDiv w:val="1"/>
      <w:marLeft w:val="0"/>
      <w:marRight w:val="0"/>
      <w:marTop w:val="0"/>
      <w:marBottom w:val="0"/>
      <w:divBdr>
        <w:top w:val="none" w:sz="0" w:space="0" w:color="auto"/>
        <w:left w:val="none" w:sz="0" w:space="0" w:color="auto"/>
        <w:bottom w:val="none" w:sz="0" w:space="0" w:color="auto"/>
        <w:right w:val="none" w:sz="0" w:space="0" w:color="auto"/>
      </w:divBdr>
    </w:div>
    <w:div w:id="528689741">
      <w:bodyDiv w:val="1"/>
      <w:marLeft w:val="0"/>
      <w:marRight w:val="0"/>
      <w:marTop w:val="0"/>
      <w:marBottom w:val="0"/>
      <w:divBdr>
        <w:top w:val="none" w:sz="0" w:space="0" w:color="auto"/>
        <w:left w:val="none" w:sz="0" w:space="0" w:color="auto"/>
        <w:bottom w:val="none" w:sz="0" w:space="0" w:color="auto"/>
        <w:right w:val="none" w:sz="0" w:space="0" w:color="auto"/>
      </w:divBdr>
    </w:div>
    <w:div w:id="532111600">
      <w:bodyDiv w:val="1"/>
      <w:marLeft w:val="0"/>
      <w:marRight w:val="0"/>
      <w:marTop w:val="0"/>
      <w:marBottom w:val="0"/>
      <w:divBdr>
        <w:top w:val="none" w:sz="0" w:space="0" w:color="auto"/>
        <w:left w:val="none" w:sz="0" w:space="0" w:color="auto"/>
        <w:bottom w:val="none" w:sz="0" w:space="0" w:color="auto"/>
        <w:right w:val="none" w:sz="0" w:space="0" w:color="auto"/>
      </w:divBdr>
    </w:div>
    <w:div w:id="533005681">
      <w:bodyDiv w:val="1"/>
      <w:marLeft w:val="0"/>
      <w:marRight w:val="0"/>
      <w:marTop w:val="0"/>
      <w:marBottom w:val="0"/>
      <w:divBdr>
        <w:top w:val="none" w:sz="0" w:space="0" w:color="auto"/>
        <w:left w:val="none" w:sz="0" w:space="0" w:color="auto"/>
        <w:bottom w:val="none" w:sz="0" w:space="0" w:color="auto"/>
        <w:right w:val="none" w:sz="0" w:space="0" w:color="auto"/>
      </w:divBdr>
    </w:div>
    <w:div w:id="535048933">
      <w:bodyDiv w:val="1"/>
      <w:marLeft w:val="0"/>
      <w:marRight w:val="0"/>
      <w:marTop w:val="0"/>
      <w:marBottom w:val="0"/>
      <w:divBdr>
        <w:top w:val="none" w:sz="0" w:space="0" w:color="auto"/>
        <w:left w:val="none" w:sz="0" w:space="0" w:color="auto"/>
        <w:bottom w:val="none" w:sz="0" w:space="0" w:color="auto"/>
        <w:right w:val="none" w:sz="0" w:space="0" w:color="auto"/>
      </w:divBdr>
    </w:div>
    <w:div w:id="537745257">
      <w:bodyDiv w:val="1"/>
      <w:marLeft w:val="0"/>
      <w:marRight w:val="0"/>
      <w:marTop w:val="0"/>
      <w:marBottom w:val="0"/>
      <w:divBdr>
        <w:top w:val="none" w:sz="0" w:space="0" w:color="auto"/>
        <w:left w:val="none" w:sz="0" w:space="0" w:color="auto"/>
        <w:bottom w:val="none" w:sz="0" w:space="0" w:color="auto"/>
        <w:right w:val="none" w:sz="0" w:space="0" w:color="auto"/>
      </w:divBdr>
    </w:div>
    <w:div w:id="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373581311">
          <w:marLeft w:val="0"/>
          <w:marRight w:val="0"/>
          <w:marTop w:val="0"/>
          <w:marBottom w:val="0"/>
          <w:divBdr>
            <w:top w:val="none" w:sz="0" w:space="0" w:color="auto"/>
            <w:left w:val="none" w:sz="0" w:space="0" w:color="auto"/>
            <w:bottom w:val="none" w:sz="0" w:space="0" w:color="auto"/>
            <w:right w:val="none" w:sz="0" w:space="0" w:color="auto"/>
          </w:divBdr>
          <w:divsChild>
            <w:div w:id="2019385635">
              <w:marLeft w:val="0"/>
              <w:marRight w:val="0"/>
              <w:marTop w:val="0"/>
              <w:marBottom w:val="0"/>
              <w:divBdr>
                <w:top w:val="none" w:sz="0" w:space="0" w:color="auto"/>
                <w:left w:val="none" w:sz="0" w:space="0" w:color="auto"/>
                <w:bottom w:val="none" w:sz="0" w:space="0" w:color="auto"/>
                <w:right w:val="none" w:sz="0" w:space="0" w:color="auto"/>
              </w:divBdr>
              <w:divsChild>
                <w:div w:id="1523518962">
                  <w:marLeft w:val="0"/>
                  <w:marRight w:val="0"/>
                  <w:marTop w:val="0"/>
                  <w:marBottom w:val="0"/>
                  <w:divBdr>
                    <w:top w:val="none" w:sz="0" w:space="0" w:color="auto"/>
                    <w:left w:val="none" w:sz="0" w:space="0" w:color="auto"/>
                    <w:bottom w:val="none" w:sz="0" w:space="0" w:color="auto"/>
                    <w:right w:val="none" w:sz="0" w:space="0" w:color="auto"/>
                  </w:divBdr>
                  <w:divsChild>
                    <w:div w:id="468861362">
                      <w:marLeft w:val="0"/>
                      <w:marRight w:val="0"/>
                      <w:marTop w:val="0"/>
                      <w:marBottom w:val="0"/>
                      <w:divBdr>
                        <w:top w:val="none" w:sz="0" w:space="0" w:color="auto"/>
                        <w:left w:val="none" w:sz="0" w:space="0" w:color="auto"/>
                        <w:bottom w:val="none" w:sz="0" w:space="0" w:color="auto"/>
                        <w:right w:val="none" w:sz="0" w:space="0" w:color="auto"/>
                      </w:divBdr>
                      <w:divsChild>
                        <w:div w:id="728000016">
                          <w:marLeft w:val="0"/>
                          <w:marRight w:val="0"/>
                          <w:marTop w:val="0"/>
                          <w:marBottom w:val="0"/>
                          <w:divBdr>
                            <w:top w:val="none" w:sz="0" w:space="0" w:color="auto"/>
                            <w:left w:val="none" w:sz="0" w:space="0" w:color="auto"/>
                            <w:bottom w:val="none" w:sz="0" w:space="0" w:color="auto"/>
                            <w:right w:val="none" w:sz="0" w:space="0" w:color="auto"/>
                          </w:divBdr>
                          <w:divsChild>
                            <w:div w:id="1944191824">
                              <w:marLeft w:val="0"/>
                              <w:marRight w:val="0"/>
                              <w:marTop w:val="0"/>
                              <w:marBottom w:val="0"/>
                              <w:divBdr>
                                <w:top w:val="none" w:sz="0" w:space="0" w:color="auto"/>
                                <w:left w:val="none" w:sz="0" w:space="0" w:color="auto"/>
                                <w:bottom w:val="none" w:sz="0" w:space="0" w:color="auto"/>
                                <w:right w:val="none" w:sz="0" w:space="0" w:color="auto"/>
                              </w:divBdr>
                              <w:divsChild>
                                <w:div w:id="845049233">
                                  <w:marLeft w:val="0"/>
                                  <w:marRight w:val="0"/>
                                  <w:marTop w:val="0"/>
                                  <w:marBottom w:val="0"/>
                                  <w:divBdr>
                                    <w:top w:val="none" w:sz="0" w:space="0" w:color="auto"/>
                                    <w:left w:val="none" w:sz="0" w:space="0" w:color="auto"/>
                                    <w:bottom w:val="none" w:sz="0" w:space="0" w:color="auto"/>
                                    <w:right w:val="none" w:sz="0" w:space="0" w:color="auto"/>
                                  </w:divBdr>
                                  <w:divsChild>
                                    <w:div w:id="1776513010">
                                      <w:marLeft w:val="0"/>
                                      <w:marRight w:val="0"/>
                                      <w:marTop w:val="0"/>
                                      <w:marBottom w:val="0"/>
                                      <w:divBdr>
                                        <w:top w:val="none" w:sz="0" w:space="0" w:color="auto"/>
                                        <w:left w:val="none" w:sz="0" w:space="0" w:color="auto"/>
                                        <w:bottom w:val="none" w:sz="0" w:space="0" w:color="auto"/>
                                        <w:right w:val="none" w:sz="0" w:space="0" w:color="auto"/>
                                      </w:divBdr>
                                      <w:divsChild>
                                        <w:div w:id="786386822">
                                          <w:marLeft w:val="0"/>
                                          <w:marRight w:val="0"/>
                                          <w:marTop w:val="0"/>
                                          <w:marBottom w:val="0"/>
                                          <w:divBdr>
                                            <w:top w:val="none" w:sz="0" w:space="0" w:color="auto"/>
                                            <w:left w:val="none" w:sz="0" w:space="0" w:color="auto"/>
                                            <w:bottom w:val="none" w:sz="0" w:space="0" w:color="auto"/>
                                            <w:right w:val="none" w:sz="0" w:space="0" w:color="auto"/>
                                          </w:divBdr>
                                          <w:divsChild>
                                            <w:div w:id="791051484">
                                              <w:marLeft w:val="0"/>
                                              <w:marRight w:val="0"/>
                                              <w:marTop w:val="0"/>
                                              <w:marBottom w:val="0"/>
                                              <w:divBdr>
                                                <w:top w:val="none" w:sz="0" w:space="0" w:color="auto"/>
                                                <w:left w:val="none" w:sz="0" w:space="0" w:color="auto"/>
                                                <w:bottom w:val="none" w:sz="0" w:space="0" w:color="auto"/>
                                                <w:right w:val="none" w:sz="0" w:space="0" w:color="auto"/>
                                              </w:divBdr>
                                              <w:divsChild>
                                                <w:div w:id="1796482058">
                                                  <w:marLeft w:val="0"/>
                                                  <w:marRight w:val="0"/>
                                                  <w:marTop w:val="0"/>
                                                  <w:marBottom w:val="0"/>
                                                  <w:divBdr>
                                                    <w:top w:val="none" w:sz="0" w:space="0" w:color="auto"/>
                                                    <w:left w:val="none" w:sz="0" w:space="0" w:color="auto"/>
                                                    <w:bottom w:val="none" w:sz="0" w:space="0" w:color="auto"/>
                                                    <w:right w:val="none" w:sz="0" w:space="0" w:color="auto"/>
                                                  </w:divBdr>
                                                  <w:divsChild>
                                                    <w:div w:id="2122989952">
                                                      <w:marLeft w:val="0"/>
                                                      <w:marRight w:val="0"/>
                                                      <w:marTop w:val="0"/>
                                                      <w:marBottom w:val="0"/>
                                                      <w:divBdr>
                                                        <w:top w:val="none" w:sz="0" w:space="0" w:color="auto"/>
                                                        <w:left w:val="none" w:sz="0" w:space="0" w:color="auto"/>
                                                        <w:bottom w:val="none" w:sz="0" w:space="0" w:color="auto"/>
                                                        <w:right w:val="none" w:sz="0" w:space="0" w:color="auto"/>
                                                      </w:divBdr>
                                                      <w:divsChild>
                                                        <w:div w:id="15103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715215">
      <w:bodyDiv w:val="1"/>
      <w:marLeft w:val="0"/>
      <w:marRight w:val="0"/>
      <w:marTop w:val="0"/>
      <w:marBottom w:val="0"/>
      <w:divBdr>
        <w:top w:val="none" w:sz="0" w:space="0" w:color="auto"/>
        <w:left w:val="none" w:sz="0" w:space="0" w:color="auto"/>
        <w:bottom w:val="none" w:sz="0" w:space="0" w:color="auto"/>
        <w:right w:val="none" w:sz="0" w:space="0" w:color="auto"/>
      </w:divBdr>
    </w:div>
    <w:div w:id="543179481">
      <w:bodyDiv w:val="1"/>
      <w:marLeft w:val="0"/>
      <w:marRight w:val="0"/>
      <w:marTop w:val="0"/>
      <w:marBottom w:val="0"/>
      <w:divBdr>
        <w:top w:val="none" w:sz="0" w:space="0" w:color="auto"/>
        <w:left w:val="none" w:sz="0" w:space="0" w:color="auto"/>
        <w:bottom w:val="none" w:sz="0" w:space="0" w:color="auto"/>
        <w:right w:val="none" w:sz="0" w:space="0" w:color="auto"/>
      </w:divBdr>
    </w:div>
    <w:div w:id="554463057">
      <w:bodyDiv w:val="1"/>
      <w:marLeft w:val="0"/>
      <w:marRight w:val="0"/>
      <w:marTop w:val="0"/>
      <w:marBottom w:val="0"/>
      <w:divBdr>
        <w:top w:val="none" w:sz="0" w:space="0" w:color="auto"/>
        <w:left w:val="none" w:sz="0" w:space="0" w:color="auto"/>
        <w:bottom w:val="none" w:sz="0" w:space="0" w:color="auto"/>
        <w:right w:val="none" w:sz="0" w:space="0" w:color="auto"/>
      </w:divBdr>
    </w:div>
    <w:div w:id="559941826">
      <w:bodyDiv w:val="1"/>
      <w:marLeft w:val="0"/>
      <w:marRight w:val="0"/>
      <w:marTop w:val="0"/>
      <w:marBottom w:val="0"/>
      <w:divBdr>
        <w:top w:val="none" w:sz="0" w:space="0" w:color="auto"/>
        <w:left w:val="none" w:sz="0" w:space="0" w:color="auto"/>
        <w:bottom w:val="none" w:sz="0" w:space="0" w:color="auto"/>
        <w:right w:val="none" w:sz="0" w:space="0" w:color="auto"/>
      </w:divBdr>
    </w:div>
    <w:div w:id="562107779">
      <w:bodyDiv w:val="1"/>
      <w:marLeft w:val="0"/>
      <w:marRight w:val="0"/>
      <w:marTop w:val="0"/>
      <w:marBottom w:val="0"/>
      <w:divBdr>
        <w:top w:val="none" w:sz="0" w:space="0" w:color="auto"/>
        <w:left w:val="none" w:sz="0" w:space="0" w:color="auto"/>
        <w:bottom w:val="none" w:sz="0" w:space="0" w:color="auto"/>
        <w:right w:val="none" w:sz="0" w:space="0" w:color="auto"/>
      </w:divBdr>
    </w:div>
    <w:div w:id="564881178">
      <w:bodyDiv w:val="1"/>
      <w:marLeft w:val="0"/>
      <w:marRight w:val="0"/>
      <w:marTop w:val="0"/>
      <w:marBottom w:val="0"/>
      <w:divBdr>
        <w:top w:val="none" w:sz="0" w:space="0" w:color="auto"/>
        <w:left w:val="none" w:sz="0" w:space="0" w:color="auto"/>
        <w:bottom w:val="none" w:sz="0" w:space="0" w:color="auto"/>
        <w:right w:val="none" w:sz="0" w:space="0" w:color="auto"/>
      </w:divBdr>
    </w:div>
    <w:div w:id="566454955">
      <w:bodyDiv w:val="1"/>
      <w:marLeft w:val="0"/>
      <w:marRight w:val="0"/>
      <w:marTop w:val="0"/>
      <w:marBottom w:val="0"/>
      <w:divBdr>
        <w:top w:val="none" w:sz="0" w:space="0" w:color="auto"/>
        <w:left w:val="none" w:sz="0" w:space="0" w:color="auto"/>
        <w:bottom w:val="none" w:sz="0" w:space="0" w:color="auto"/>
        <w:right w:val="none" w:sz="0" w:space="0" w:color="auto"/>
      </w:divBdr>
    </w:div>
    <w:div w:id="566648023">
      <w:bodyDiv w:val="1"/>
      <w:marLeft w:val="0"/>
      <w:marRight w:val="0"/>
      <w:marTop w:val="0"/>
      <w:marBottom w:val="0"/>
      <w:divBdr>
        <w:top w:val="none" w:sz="0" w:space="0" w:color="auto"/>
        <w:left w:val="none" w:sz="0" w:space="0" w:color="auto"/>
        <w:bottom w:val="none" w:sz="0" w:space="0" w:color="auto"/>
        <w:right w:val="none" w:sz="0" w:space="0" w:color="auto"/>
      </w:divBdr>
    </w:div>
    <w:div w:id="576524725">
      <w:bodyDiv w:val="1"/>
      <w:marLeft w:val="0"/>
      <w:marRight w:val="0"/>
      <w:marTop w:val="0"/>
      <w:marBottom w:val="0"/>
      <w:divBdr>
        <w:top w:val="none" w:sz="0" w:space="0" w:color="auto"/>
        <w:left w:val="none" w:sz="0" w:space="0" w:color="auto"/>
        <w:bottom w:val="none" w:sz="0" w:space="0" w:color="auto"/>
        <w:right w:val="none" w:sz="0" w:space="0" w:color="auto"/>
      </w:divBdr>
      <w:divsChild>
        <w:div w:id="51005539">
          <w:marLeft w:val="0"/>
          <w:marRight w:val="0"/>
          <w:marTop w:val="0"/>
          <w:marBottom w:val="0"/>
          <w:divBdr>
            <w:top w:val="none" w:sz="0" w:space="0" w:color="auto"/>
            <w:left w:val="none" w:sz="0" w:space="0" w:color="auto"/>
            <w:bottom w:val="none" w:sz="0" w:space="0" w:color="auto"/>
            <w:right w:val="none" w:sz="0" w:space="0" w:color="auto"/>
          </w:divBdr>
        </w:div>
        <w:div w:id="168521267">
          <w:marLeft w:val="0"/>
          <w:marRight w:val="0"/>
          <w:marTop w:val="0"/>
          <w:marBottom w:val="0"/>
          <w:divBdr>
            <w:top w:val="none" w:sz="0" w:space="0" w:color="auto"/>
            <w:left w:val="none" w:sz="0" w:space="0" w:color="auto"/>
            <w:bottom w:val="none" w:sz="0" w:space="0" w:color="auto"/>
            <w:right w:val="none" w:sz="0" w:space="0" w:color="auto"/>
          </w:divBdr>
        </w:div>
        <w:div w:id="284776000">
          <w:marLeft w:val="0"/>
          <w:marRight w:val="0"/>
          <w:marTop w:val="0"/>
          <w:marBottom w:val="0"/>
          <w:divBdr>
            <w:top w:val="none" w:sz="0" w:space="0" w:color="auto"/>
            <w:left w:val="none" w:sz="0" w:space="0" w:color="auto"/>
            <w:bottom w:val="none" w:sz="0" w:space="0" w:color="auto"/>
            <w:right w:val="none" w:sz="0" w:space="0" w:color="auto"/>
          </w:divBdr>
        </w:div>
        <w:div w:id="394622523">
          <w:marLeft w:val="0"/>
          <w:marRight w:val="0"/>
          <w:marTop w:val="0"/>
          <w:marBottom w:val="0"/>
          <w:divBdr>
            <w:top w:val="none" w:sz="0" w:space="0" w:color="auto"/>
            <w:left w:val="none" w:sz="0" w:space="0" w:color="auto"/>
            <w:bottom w:val="none" w:sz="0" w:space="0" w:color="auto"/>
            <w:right w:val="none" w:sz="0" w:space="0" w:color="auto"/>
          </w:divBdr>
        </w:div>
        <w:div w:id="416093902">
          <w:marLeft w:val="0"/>
          <w:marRight w:val="0"/>
          <w:marTop w:val="0"/>
          <w:marBottom w:val="0"/>
          <w:divBdr>
            <w:top w:val="none" w:sz="0" w:space="0" w:color="auto"/>
            <w:left w:val="none" w:sz="0" w:space="0" w:color="auto"/>
            <w:bottom w:val="none" w:sz="0" w:space="0" w:color="auto"/>
            <w:right w:val="none" w:sz="0" w:space="0" w:color="auto"/>
          </w:divBdr>
          <w:divsChild>
            <w:div w:id="823207345">
              <w:marLeft w:val="0"/>
              <w:marRight w:val="0"/>
              <w:marTop w:val="0"/>
              <w:marBottom w:val="0"/>
              <w:divBdr>
                <w:top w:val="none" w:sz="0" w:space="0" w:color="auto"/>
                <w:left w:val="none" w:sz="0" w:space="0" w:color="auto"/>
                <w:bottom w:val="none" w:sz="0" w:space="0" w:color="auto"/>
                <w:right w:val="none" w:sz="0" w:space="0" w:color="auto"/>
              </w:divBdr>
            </w:div>
          </w:divsChild>
        </w:div>
        <w:div w:id="470251015">
          <w:marLeft w:val="0"/>
          <w:marRight w:val="0"/>
          <w:marTop w:val="0"/>
          <w:marBottom w:val="0"/>
          <w:divBdr>
            <w:top w:val="none" w:sz="0" w:space="0" w:color="auto"/>
            <w:left w:val="none" w:sz="0" w:space="0" w:color="auto"/>
            <w:bottom w:val="none" w:sz="0" w:space="0" w:color="auto"/>
            <w:right w:val="none" w:sz="0" w:space="0" w:color="auto"/>
          </w:divBdr>
          <w:divsChild>
            <w:div w:id="1518034034">
              <w:marLeft w:val="0"/>
              <w:marRight w:val="0"/>
              <w:marTop w:val="0"/>
              <w:marBottom w:val="0"/>
              <w:divBdr>
                <w:top w:val="none" w:sz="0" w:space="0" w:color="auto"/>
                <w:left w:val="none" w:sz="0" w:space="0" w:color="auto"/>
                <w:bottom w:val="none" w:sz="0" w:space="0" w:color="auto"/>
                <w:right w:val="none" w:sz="0" w:space="0" w:color="auto"/>
              </w:divBdr>
            </w:div>
          </w:divsChild>
        </w:div>
        <w:div w:id="477846791">
          <w:marLeft w:val="0"/>
          <w:marRight w:val="0"/>
          <w:marTop w:val="0"/>
          <w:marBottom w:val="0"/>
          <w:divBdr>
            <w:top w:val="none" w:sz="0" w:space="0" w:color="auto"/>
            <w:left w:val="none" w:sz="0" w:space="0" w:color="auto"/>
            <w:bottom w:val="none" w:sz="0" w:space="0" w:color="auto"/>
            <w:right w:val="none" w:sz="0" w:space="0" w:color="auto"/>
          </w:divBdr>
        </w:div>
        <w:div w:id="574782960">
          <w:marLeft w:val="0"/>
          <w:marRight w:val="0"/>
          <w:marTop w:val="0"/>
          <w:marBottom w:val="0"/>
          <w:divBdr>
            <w:top w:val="none" w:sz="0" w:space="0" w:color="auto"/>
            <w:left w:val="none" w:sz="0" w:space="0" w:color="auto"/>
            <w:bottom w:val="none" w:sz="0" w:space="0" w:color="auto"/>
            <w:right w:val="none" w:sz="0" w:space="0" w:color="auto"/>
          </w:divBdr>
        </w:div>
        <w:div w:id="587035054">
          <w:marLeft w:val="0"/>
          <w:marRight w:val="0"/>
          <w:marTop w:val="0"/>
          <w:marBottom w:val="0"/>
          <w:divBdr>
            <w:top w:val="none" w:sz="0" w:space="0" w:color="auto"/>
            <w:left w:val="none" w:sz="0" w:space="0" w:color="auto"/>
            <w:bottom w:val="none" w:sz="0" w:space="0" w:color="auto"/>
            <w:right w:val="none" w:sz="0" w:space="0" w:color="auto"/>
          </w:divBdr>
        </w:div>
        <w:div w:id="637956778">
          <w:marLeft w:val="0"/>
          <w:marRight w:val="0"/>
          <w:marTop w:val="0"/>
          <w:marBottom w:val="0"/>
          <w:divBdr>
            <w:top w:val="none" w:sz="0" w:space="0" w:color="auto"/>
            <w:left w:val="none" w:sz="0" w:space="0" w:color="auto"/>
            <w:bottom w:val="none" w:sz="0" w:space="0" w:color="auto"/>
            <w:right w:val="none" w:sz="0" w:space="0" w:color="auto"/>
          </w:divBdr>
        </w:div>
        <w:div w:id="647055527">
          <w:marLeft w:val="0"/>
          <w:marRight w:val="0"/>
          <w:marTop w:val="0"/>
          <w:marBottom w:val="0"/>
          <w:divBdr>
            <w:top w:val="none" w:sz="0" w:space="0" w:color="auto"/>
            <w:left w:val="none" w:sz="0" w:space="0" w:color="auto"/>
            <w:bottom w:val="none" w:sz="0" w:space="0" w:color="auto"/>
            <w:right w:val="none" w:sz="0" w:space="0" w:color="auto"/>
          </w:divBdr>
        </w:div>
        <w:div w:id="715856633">
          <w:marLeft w:val="0"/>
          <w:marRight w:val="0"/>
          <w:marTop w:val="0"/>
          <w:marBottom w:val="0"/>
          <w:divBdr>
            <w:top w:val="none" w:sz="0" w:space="0" w:color="auto"/>
            <w:left w:val="none" w:sz="0" w:space="0" w:color="auto"/>
            <w:bottom w:val="none" w:sz="0" w:space="0" w:color="auto"/>
            <w:right w:val="none" w:sz="0" w:space="0" w:color="auto"/>
          </w:divBdr>
        </w:div>
        <w:div w:id="802582260">
          <w:marLeft w:val="0"/>
          <w:marRight w:val="0"/>
          <w:marTop w:val="0"/>
          <w:marBottom w:val="0"/>
          <w:divBdr>
            <w:top w:val="none" w:sz="0" w:space="0" w:color="auto"/>
            <w:left w:val="none" w:sz="0" w:space="0" w:color="auto"/>
            <w:bottom w:val="none" w:sz="0" w:space="0" w:color="auto"/>
            <w:right w:val="none" w:sz="0" w:space="0" w:color="auto"/>
          </w:divBdr>
        </w:div>
        <w:div w:id="1121653776">
          <w:marLeft w:val="0"/>
          <w:marRight w:val="0"/>
          <w:marTop w:val="0"/>
          <w:marBottom w:val="0"/>
          <w:divBdr>
            <w:top w:val="none" w:sz="0" w:space="0" w:color="auto"/>
            <w:left w:val="none" w:sz="0" w:space="0" w:color="auto"/>
            <w:bottom w:val="none" w:sz="0" w:space="0" w:color="auto"/>
            <w:right w:val="none" w:sz="0" w:space="0" w:color="auto"/>
          </w:divBdr>
          <w:divsChild>
            <w:div w:id="1470779649">
              <w:marLeft w:val="0"/>
              <w:marRight w:val="0"/>
              <w:marTop w:val="0"/>
              <w:marBottom w:val="0"/>
              <w:divBdr>
                <w:top w:val="none" w:sz="0" w:space="0" w:color="auto"/>
                <w:left w:val="none" w:sz="0" w:space="0" w:color="auto"/>
                <w:bottom w:val="none" w:sz="0" w:space="0" w:color="auto"/>
                <w:right w:val="none" w:sz="0" w:space="0" w:color="auto"/>
              </w:divBdr>
            </w:div>
          </w:divsChild>
        </w:div>
        <w:div w:id="1173643156">
          <w:marLeft w:val="0"/>
          <w:marRight w:val="0"/>
          <w:marTop w:val="0"/>
          <w:marBottom w:val="0"/>
          <w:divBdr>
            <w:top w:val="none" w:sz="0" w:space="0" w:color="auto"/>
            <w:left w:val="none" w:sz="0" w:space="0" w:color="auto"/>
            <w:bottom w:val="none" w:sz="0" w:space="0" w:color="auto"/>
            <w:right w:val="none" w:sz="0" w:space="0" w:color="auto"/>
          </w:divBdr>
        </w:div>
        <w:div w:id="1193566549">
          <w:marLeft w:val="0"/>
          <w:marRight w:val="0"/>
          <w:marTop w:val="0"/>
          <w:marBottom w:val="0"/>
          <w:divBdr>
            <w:top w:val="none" w:sz="0" w:space="0" w:color="auto"/>
            <w:left w:val="none" w:sz="0" w:space="0" w:color="auto"/>
            <w:bottom w:val="none" w:sz="0" w:space="0" w:color="auto"/>
            <w:right w:val="none" w:sz="0" w:space="0" w:color="auto"/>
          </w:divBdr>
        </w:div>
        <w:div w:id="1200824244">
          <w:marLeft w:val="0"/>
          <w:marRight w:val="0"/>
          <w:marTop w:val="0"/>
          <w:marBottom w:val="0"/>
          <w:divBdr>
            <w:top w:val="none" w:sz="0" w:space="0" w:color="auto"/>
            <w:left w:val="none" w:sz="0" w:space="0" w:color="auto"/>
            <w:bottom w:val="none" w:sz="0" w:space="0" w:color="auto"/>
            <w:right w:val="none" w:sz="0" w:space="0" w:color="auto"/>
          </w:divBdr>
        </w:div>
        <w:div w:id="1262638564">
          <w:marLeft w:val="0"/>
          <w:marRight w:val="0"/>
          <w:marTop w:val="0"/>
          <w:marBottom w:val="0"/>
          <w:divBdr>
            <w:top w:val="none" w:sz="0" w:space="0" w:color="auto"/>
            <w:left w:val="none" w:sz="0" w:space="0" w:color="auto"/>
            <w:bottom w:val="none" w:sz="0" w:space="0" w:color="auto"/>
            <w:right w:val="none" w:sz="0" w:space="0" w:color="auto"/>
          </w:divBdr>
        </w:div>
        <w:div w:id="1301497937">
          <w:marLeft w:val="0"/>
          <w:marRight w:val="0"/>
          <w:marTop w:val="0"/>
          <w:marBottom w:val="0"/>
          <w:divBdr>
            <w:top w:val="none" w:sz="0" w:space="0" w:color="auto"/>
            <w:left w:val="none" w:sz="0" w:space="0" w:color="auto"/>
            <w:bottom w:val="none" w:sz="0" w:space="0" w:color="auto"/>
            <w:right w:val="none" w:sz="0" w:space="0" w:color="auto"/>
          </w:divBdr>
        </w:div>
        <w:div w:id="1306013579">
          <w:marLeft w:val="0"/>
          <w:marRight w:val="0"/>
          <w:marTop w:val="0"/>
          <w:marBottom w:val="0"/>
          <w:divBdr>
            <w:top w:val="none" w:sz="0" w:space="0" w:color="auto"/>
            <w:left w:val="none" w:sz="0" w:space="0" w:color="auto"/>
            <w:bottom w:val="none" w:sz="0" w:space="0" w:color="auto"/>
            <w:right w:val="none" w:sz="0" w:space="0" w:color="auto"/>
          </w:divBdr>
        </w:div>
        <w:div w:id="1461925128">
          <w:marLeft w:val="0"/>
          <w:marRight w:val="0"/>
          <w:marTop w:val="0"/>
          <w:marBottom w:val="0"/>
          <w:divBdr>
            <w:top w:val="none" w:sz="0" w:space="0" w:color="auto"/>
            <w:left w:val="none" w:sz="0" w:space="0" w:color="auto"/>
            <w:bottom w:val="none" w:sz="0" w:space="0" w:color="auto"/>
            <w:right w:val="none" w:sz="0" w:space="0" w:color="auto"/>
          </w:divBdr>
        </w:div>
        <w:div w:id="1492023866">
          <w:marLeft w:val="0"/>
          <w:marRight w:val="0"/>
          <w:marTop w:val="0"/>
          <w:marBottom w:val="0"/>
          <w:divBdr>
            <w:top w:val="none" w:sz="0" w:space="0" w:color="auto"/>
            <w:left w:val="none" w:sz="0" w:space="0" w:color="auto"/>
            <w:bottom w:val="none" w:sz="0" w:space="0" w:color="auto"/>
            <w:right w:val="none" w:sz="0" w:space="0" w:color="auto"/>
          </w:divBdr>
        </w:div>
        <w:div w:id="1520655304">
          <w:marLeft w:val="0"/>
          <w:marRight w:val="0"/>
          <w:marTop w:val="0"/>
          <w:marBottom w:val="0"/>
          <w:divBdr>
            <w:top w:val="none" w:sz="0" w:space="0" w:color="auto"/>
            <w:left w:val="none" w:sz="0" w:space="0" w:color="auto"/>
            <w:bottom w:val="none" w:sz="0" w:space="0" w:color="auto"/>
            <w:right w:val="none" w:sz="0" w:space="0" w:color="auto"/>
          </w:divBdr>
        </w:div>
        <w:div w:id="1600792686">
          <w:marLeft w:val="0"/>
          <w:marRight w:val="0"/>
          <w:marTop w:val="0"/>
          <w:marBottom w:val="0"/>
          <w:divBdr>
            <w:top w:val="none" w:sz="0" w:space="0" w:color="auto"/>
            <w:left w:val="none" w:sz="0" w:space="0" w:color="auto"/>
            <w:bottom w:val="none" w:sz="0" w:space="0" w:color="auto"/>
            <w:right w:val="none" w:sz="0" w:space="0" w:color="auto"/>
          </w:divBdr>
        </w:div>
        <w:div w:id="1733045643">
          <w:marLeft w:val="0"/>
          <w:marRight w:val="0"/>
          <w:marTop w:val="0"/>
          <w:marBottom w:val="0"/>
          <w:divBdr>
            <w:top w:val="none" w:sz="0" w:space="0" w:color="auto"/>
            <w:left w:val="none" w:sz="0" w:space="0" w:color="auto"/>
            <w:bottom w:val="none" w:sz="0" w:space="0" w:color="auto"/>
            <w:right w:val="none" w:sz="0" w:space="0" w:color="auto"/>
          </w:divBdr>
        </w:div>
        <w:div w:id="1764179863">
          <w:marLeft w:val="0"/>
          <w:marRight w:val="0"/>
          <w:marTop w:val="0"/>
          <w:marBottom w:val="0"/>
          <w:divBdr>
            <w:top w:val="none" w:sz="0" w:space="0" w:color="auto"/>
            <w:left w:val="none" w:sz="0" w:space="0" w:color="auto"/>
            <w:bottom w:val="none" w:sz="0" w:space="0" w:color="auto"/>
            <w:right w:val="none" w:sz="0" w:space="0" w:color="auto"/>
          </w:divBdr>
        </w:div>
        <w:div w:id="1927305351">
          <w:marLeft w:val="0"/>
          <w:marRight w:val="0"/>
          <w:marTop w:val="0"/>
          <w:marBottom w:val="0"/>
          <w:divBdr>
            <w:top w:val="none" w:sz="0" w:space="0" w:color="auto"/>
            <w:left w:val="none" w:sz="0" w:space="0" w:color="auto"/>
            <w:bottom w:val="none" w:sz="0" w:space="0" w:color="auto"/>
            <w:right w:val="none" w:sz="0" w:space="0" w:color="auto"/>
          </w:divBdr>
        </w:div>
      </w:divsChild>
    </w:div>
    <w:div w:id="582841240">
      <w:bodyDiv w:val="1"/>
      <w:marLeft w:val="0"/>
      <w:marRight w:val="0"/>
      <w:marTop w:val="0"/>
      <w:marBottom w:val="0"/>
      <w:divBdr>
        <w:top w:val="none" w:sz="0" w:space="0" w:color="auto"/>
        <w:left w:val="none" w:sz="0" w:space="0" w:color="auto"/>
        <w:bottom w:val="none" w:sz="0" w:space="0" w:color="auto"/>
        <w:right w:val="none" w:sz="0" w:space="0" w:color="auto"/>
      </w:divBdr>
      <w:divsChild>
        <w:div w:id="200485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895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231046">
      <w:bodyDiv w:val="1"/>
      <w:marLeft w:val="0"/>
      <w:marRight w:val="0"/>
      <w:marTop w:val="0"/>
      <w:marBottom w:val="0"/>
      <w:divBdr>
        <w:top w:val="none" w:sz="0" w:space="0" w:color="auto"/>
        <w:left w:val="none" w:sz="0" w:space="0" w:color="auto"/>
        <w:bottom w:val="none" w:sz="0" w:space="0" w:color="auto"/>
        <w:right w:val="none" w:sz="0" w:space="0" w:color="auto"/>
      </w:divBdr>
    </w:div>
    <w:div w:id="594629442">
      <w:bodyDiv w:val="1"/>
      <w:marLeft w:val="0"/>
      <w:marRight w:val="0"/>
      <w:marTop w:val="0"/>
      <w:marBottom w:val="0"/>
      <w:divBdr>
        <w:top w:val="none" w:sz="0" w:space="0" w:color="auto"/>
        <w:left w:val="none" w:sz="0" w:space="0" w:color="auto"/>
        <w:bottom w:val="none" w:sz="0" w:space="0" w:color="auto"/>
        <w:right w:val="none" w:sz="0" w:space="0" w:color="auto"/>
      </w:divBdr>
    </w:div>
    <w:div w:id="596332506">
      <w:bodyDiv w:val="1"/>
      <w:marLeft w:val="0"/>
      <w:marRight w:val="0"/>
      <w:marTop w:val="0"/>
      <w:marBottom w:val="0"/>
      <w:divBdr>
        <w:top w:val="none" w:sz="0" w:space="0" w:color="auto"/>
        <w:left w:val="none" w:sz="0" w:space="0" w:color="auto"/>
        <w:bottom w:val="none" w:sz="0" w:space="0" w:color="auto"/>
        <w:right w:val="none" w:sz="0" w:space="0" w:color="auto"/>
      </w:divBdr>
    </w:div>
    <w:div w:id="604384373">
      <w:bodyDiv w:val="1"/>
      <w:marLeft w:val="0"/>
      <w:marRight w:val="0"/>
      <w:marTop w:val="0"/>
      <w:marBottom w:val="0"/>
      <w:divBdr>
        <w:top w:val="none" w:sz="0" w:space="0" w:color="auto"/>
        <w:left w:val="none" w:sz="0" w:space="0" w:color="auto"/>
        <w:bottom w:val="none" w:sz="0" w:space="0" w:color="auto"/>
        <w:right w:val="none" w:sz="0" w:space="0" w:color="auto"/>
      </w:divBdr>
    </w:div>
    <w:div w:id="613951011">
      <w:bodyDiv w:val="1"/>
      <w:marLeft w:val="0"/>
      <w:marRight w:val="0"/>
      <w:marTop w:val="0"/>
      <w:marBottom w:val="0"/>
      <w:divBdr>
        <w:top w:val="none" w:sz="0" w:space="0" w:color="auto"/>
        <w:left w:val="none" w:sz="0" w:space="0" w:color="auto"/>
        <w:bottom w:val="none" w:sz="0" w:space="0" w:color="auto"/>
        <w:right w:val="none" w:sz="0" w:space="0" w:color="auto"/>
      </w:divBdr>
    </w:div>
    <w:div w:id="614093985">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22032315">
      <w:bodyDiv w:val="1"/>
      <w:marLeft w:val="0"/>
      <w:marRight w:val="0"/>
      <w:marTop w:val="0"/>
      <w:marBottom w:val="0"/>
      <w:divBdr>
        <w:top w:val="none" w:sz="0" w:space="0" w:color="auto"/>
        <w:left w:val="none" w:sz="0" w:space="0" w:color="auto"/>
        <w:bottom w:val="none" w:sz="0" w:space="0" w:color="auto"/>
        <w:right w:val="none" w:sz="0" w:space="0" w:color="auto"/>
      </w:divBdr>
      <w:divsChild>
        <w:div w:id="191191511">
          <w:marLeft w:val="0"/>
          <w:marRight w:val="0"/>
          <w:marTop w:val="0"/>
          <w:marBottom w:val="0"/>
          <w:divBdr>
            <w:top w:val="none" w:sz="0" w:space="0" w:color="auto"/>
            <w:left w:val="none" w:sz="0" w:space="0" w:color="auto"/>
            <w:bottom w:val="none" w:sz="0" w:space="0" w:color="auto"/>
            <w:right w:val="none" w:sz="0" w:space="0" w:color="auto"/>
          </w:divBdr>
          <w:divsChild>
            <w:div w:id="1993363558">
              <w:marLeft w:val="0"/>
              <w:marRight w:val="0"/>
              <w:marTop w:val="0"/>
              <w:marBottom w:val="0"/>
              <w:divBdr>
                <w:top w:val="none" w:sz="0" w:space="0" w:color="auto"/>
                <w:left w:val="none" w:sz="0" w:space="0" w:color="auto"/>
                <w:bottom w:val="none" w:sz="0" w:space="0" w:color="auto"/>
                <w:right w:val="none" w:sz="0" w:space="0" w:color="auto"/>
              </w:divBdr>
              <w:divsChild>
                <w:div w:id="564530583">
                  <w:marLeft w:val="0"/>
                  <w:marRight w:val="0"/>
                  <w:marTop w:val="0"/>
                  <w:marBottom w:val="0"/>
                  <w:divBdr>
                    <w:top w:val="none" w:sz="0" w:space="0" w:color="auto"/>
                    <w:left w:val="none" w:sz="0" w:space="0" w:color="auto"/>
                    <w:bottom w:val="none" w:sz="0" w:space="0" w:color="auto"/>
                    <w:right w:val="none" w:sz="0" w:space="0" w:color="auto"/>
                  </w:divBdr>
                  <w:divsChild>
                    <w:div w:id="2033724573">
                      <w:marLeft w:val="0"/>
                      <w:marRight w:val="0"/>
                      <w:marTop w:val="0"/>
                      <w:marBottom w:val="0"/>
                      <w:divBdr>
                        <w:top w:val="none" w:sz="0" w:space="0" w:color="auto"/>
                        <w:left w:val="none" w:sz="0" w:space="0" w:color="auto"/>
                        <w:bottom w:val="none" w:sz="0" w:space="0" w:color="auto"/>
                        <w:right w:val="none" w:sz="0" w:space="0" w:color="auto"/>
                      </w:divBdr>
                      <w:divsChild>
                        <w:div w:id="1765031737">
                          <w:marLeft w:val="0"/>
                          <w:marRight w:val="0"/>
                          <w:marTop w:val="0"/>
                          <w:marBottom w:val="0"/>
                          <w:divBdr>
                            <w:top w:val="none" w:sz="0" w:space="0" w:color="auto"/>
                            <w:left w:val="none" w:sz="0" w:space="0" w:color="auto"/>
                            <w:bottom w:val="none" w:sz="0" w:space="0" w:color="auto"/>
                            <w:right w:val="none" w:sz="0" w:space="0" w:color="auto"/>
                          </w:divBdr>
                          <w:divsChild>
                            <w:div w:id="15856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322238">
      <w:bodyDiv w:val="1"/>
      <w:marLeft w:val="0"/>
      <w:marRight w:val="0"/>
      <w:marTop w:val="0"/>
      <w:marBottom w:val="0"/>
      <w:divBdr>
        <w:top w:val="none" w:sz="0" w:space="0" w:color="auto"/>
        <w:left w:val="none" w:sz="0" w:space="0" w:color="auto"/>
        <w:bottom w:val="none" w:sz="0" w:space="0" w:color="auto"/>
        <w:right w:val="none" w:sz="0" w:space="0" w:color="auto"/>
      </w:divBdr>
    </w:div>
    <w:div w:id="634414229">
      <w:bodyDiv w:val="1"/>
      <w:marLeft w:val="0"/>
      <w:marRight w:val="0"/>
      <w:marTop w:val="0"/>
      <w:marBottom w:val="0"/>
      <w:divBdr>
        <w:top w:val="none" w:sz="0" w:space="0" w:color="auto"/>
        <w:left w:val="none" w:sz="0" w:space="0" w:color="auto"/>
        <w:bottom w:val="none" w:sz="0" w:space="0" w:color="auto"/>
        <w:right w:val="none" w:sz="0" w:space="0" w:color="auto"/>
      </w:divBdr>
    </w:div>
    <w:div w:id="641422677">
      <w:bodyDiv w:val="1"/>
      <w:marLeft w:val="0"/>
      <w:marRight w:val="0"/>
      <w:marTop w:val="0"/>
      <w:marBottom w:val="0"/>
      <w:divBdr>
        <w:top w:val="none" w:sz="0" w:space="0" w:color="auto"/>
        <w:left w:val="none" w:sz="0" w:space="0" w:color="auto"/>
        <w:bottom w:val="none" w:sz="0" w:space="0" w:color="auto"/>
        <w:right w:val="none" w:sz="0" w:space="0" w:color="auto"/>
      </w:divBdr>
    </w:div>
    <w:div w:id="650601593">
      <w:bodyDiv w:val="1"/>
      <w:marLeft w:val="0"/>
      <w:marRight w:val="0"/>
      <w:marTop w:val="0"/>
      <w:marBottom w:val="0"/>
      <w:divBdr>
        <w:top w:val="none" w:sz="0" w:space="0" w:color="auto"/>
        <w:left w:val="none" w:sz="0" w:space="0" w:color="auto"/>
        <w:bottom w:val="none" w:sz="0" w:space="0" w:color="auto"/>
        <w:right w:val="none" w:sz="0" w:space="0" w:color="auto"/>
      </w:divBdr>
    </w:div>
    <w:div w:id="650643776">
      <w:bodyDiv w:val="1"/>
      <w:marLeft w:val="0"/>
      <w:marRight w:val="0"/>
      <w:marTop w:val="0"/>
      <w:marBottom w:val="0"/>
      <w:divBdr>
        <w:top w:val="none" w:sz="0" w:space="0" w:color="auto"/>
        <w:left w:val="none" w:sz="0" w:space="0" w:color="auto"/>
        <w:bottom w:val="none" w:sz="0" w:space="0" w:color="auto"/>
        <w:right w:val="none" w:sz="0" w:space="0" w:color="auto"/>
      </w:divBdr>
    </w:div>
    <w:div w:id="655962897">
      <w:bodyDiv w:val="1"/>
      <w:marLeft w:val="0"/>
      <w:marRight w:val="0"/>
      <w:marTop w:val="0"/>
      <w:marBottom w:val="0"/>
      <w:divBdr>
        <w:top w:val="none" w:sz="0" w:space="0" w:color="auto"/>
        <w:left w:val="none" w:sz="0" w:space="0" w:color="auto"/>
        <w:bottom w:val="none" w:sz="0" w:space="0" w:color="auto"/>
        <w:right w:val="none" w:sz="0" w:space="0" w:color="auto"/>
      </w:divBdr>
    </w:div>
    <w:div w:id="656108719">
      <w:bodyDiv w:val="1"/>
      <w:marLeft w:val="0"/>
      <w:marRight w:val="0"/>
      <w:marTop w:val="0"/>
      <w:marBottom w:val="0"/>
      <w:divBdr>
        <w:top w:val="none" w:sz="0" w:space="0" w:color="auto"/>
        <w:left w:val="none" w:sz="0" w:space="0" w:color="auto"/>
        <w:bottom w:val="none" w:sz="0" w:space="0" w:color="auto"/>
        <w:right w:val="none" w:sz="0" w:space="0" w:color="auto"/>
      </w:divBdr>
    </w:div>
    <w:div w:id="657920773">
      <w:bodyDiv w:val="1"/>
      <w:marLeft w:val="0"/>
      <w:marRight w:val="0"/>
      <w:marTop w:val="0"/>
      <w:marBottom w:val="0"/>
      <w:divBdr>
        <w:top w:val="none" w:sz="0" w:space="0" w:color="auto"/>
        <w:left w:val="none" w:sz="0" w:space="0" w:color="auto"/>
        <w:bottom w:val="none" w:sz="0" w:space="0" w:color="auto"/>
        <w:right w:val="none" w:sz="0" w:space="0" w:color="auto"/>
      </w:divBdr>
    </w:div>
    <w:div w:id="664744728">
      <w:bodyDiv w:val="1"/>
      <w:marLeft w:val="0"/>
      <w:marRight w:val="0"/>
      <w:marTop w:val="0"/>
      <w:marBottom w:val="0"/>
      <w:divBdr>
        <w:top w:val="none" w:sz="0" w:space="0" w:color="auto"/>
        <w:left w:val="none" w:sz="0" w:space="0" w:color="auto"/>
        <w:bottom w:val="none" w:sz="0" w:space="0" w:color="auto"/>
        <w:right w:val="none" w:sz="0" w:space="0" w:color="auto"/>
      </w:divBdr>
    </w:div>
    <w:div w:id="665548710">
      <w:bodyDiv w:val="1"/>
      <w:marLeft w:val="0"/>
      <w:marRight w:val="0"/>
      <w:marTop w:val="0"/>
      <w:marBottom w:val="0"/>
      <w:divBdr>
        <w:top w:val="none" w:sz="0" w:space="0" w:color="auto"/>
        <w:left w:val="none" w:sz="0" w:space="0" w:color="auto"/>
        <w:bottom w:val="none" w:sz="0" w:space="0" w:color="auto"/>
        <w:right w:val="none" w:sz="0" w:space="0" w:color="auto"/>
      </w:divBdr>
    </w:div>
    <w:div w:id="669333774">
      <w:bodyDiv w:val="1"/>
      <w:marLeft w:val="0"/>
      <w:marRight w:val="0"/>
      <w:marTop w:val="0"/>
      <w:marBottom w:val="0"/>
      <w:divBdr>
        <w:top w:val="none" w:sz="0" w:space="0" w:color="auto"/>
        <w:left w:val="none" w:sz="0" w:space="0" w:color="auto"/>
        <w:bottom w:val="none" w:sz="0" w:space="0" w:color="auto"/>
        <w:right w:val="none" w:sz="0" w:space="0" w:color="auto"/>
      </w:divBdr>
    </w:div>
    <w:div w:id="678240581">
      <w:bodyDiv w:val="1"/>
      <w:marLeft w:val="0"/>
      <w:marRight w:val="0"/>
      <w:marTop w:val="0"/>
      <w:marBottom w:val="0"/>
      <w:divBdr>
        <w:top w:val="none" w:sz="0" w:space="0" w:color="auto"/>
        <w:left w:val="none" w:sz="0" w:space="0" w:color="auto"/>
        <w:bottom w:val="none" w:sz="0" w:space="0" w:color="auto"/>
        <w:right w:val="none" w:sz="0" w:space="0" w:color="auto"/>
      </w:divBdr>
    </w:div>
    <w:div w:id="697779176">
      <w:bodyDiv w:val="1"/>
      <w:marLeft w:val="0"/>
      <w:marRight w:val="0"/>
      <w:marTop w:val="0"/>
      <w:marBottom w:val="0"/>
      <w:divBdr>
        <w:top w:val="none" w:sz="0" w:space="0" w:color="auto"/>
        <w:left w:val="none" w:sz="0" w:space="0" w:color="auto"/>
        <w:bottom w:val="none" w:sz="0" w:space="0" w:color="auto"/>
        <w:right w:val="none" w:sz="0" w:space="0" w:color="auto"/>
      </w:divBdr>
    </w:div>
    <w:div w:id="698311992">
      <w:bodyDiv w:val="1"/>
      <w:marLeft w:val="0"/>
      <w:marRight w:val="0"/>
      <w:marTop w:val="0"/>
      <w:marBottom w:val="0"/>
      <w:divBdr>
        <w:top w:val="none" w:sz="0" w:space="0" w:color="auto"/>
        <w:left w:val="none" w:sz="0" w:space="0" w:color="auto"/>
        <w:bottom w:val="none" w:sz="0" w:space="0" w:color="auto"/>
        <w:right w:val="none" w:sz="0" w:space="0" w:color="auto"/>
      </w:divBdr>
    </w:div>
    <w:div w:id="699234718">
      <w:bodyDiv w:val="1"/>
      <w:marLeft w:val="0"/>
      <w:marRight w:val="0"/>
      <w:marTop w:val="0"/>
      <w:marBottom w:val="0"/>
      <w:divBdr>
        <w:top w:val="none" w:sz="0" w:space="0" w:color="auto"/>
        <w:left w:val="none" w:sz="0" w:space="0" w:color="auto"/>
        <w:bottom w:val="none" w:sz="0" w:space="0" w:color="auto"/>
        <w:right w:val="none" w:sz="0" w:space="0" w:color="auto"/>
      </w:divBdr>
      <w:divsChild>
        <w:div w:id="1222640598">
          <w:marLeft w:val="0"/>
          <w:marRight w:val="0"/>
          <w:marTop w:val="0"/>
          <w:marBottom w:val="0"/>
          <w:divBdr>
            <w:top w:val="none" w:sz="0" w:space="0" w:color="auto"/>
            <w:left w:val="none" w:sz="0" w:space="0" w:color="auto"/>
            <w:bottom w:val="none" w:sz="0" w:space="0" w:color="auto"/>
            <w:right w:val="none" w:sz="0" w:space="0" w:color="auto"/>
          </w:divBdr>
        </w:div>
      </w:divsChild>
    </w:div>
    <w:div w:id="699861418">
      <w:bodyDiv w:val="1"/>
      <w:marLeft w:val="0"/>
      <w:marRight w:val="0"/>
      <w:marTop w:val="0"/>
      <w:marBottom w:val="0"/>
      <w:divBdr>
        <w:top w:val="none" w:sz="0" w:space="0" w:color="auto"/>
        <w:left w:val="none" w:sz="0" w:space="0" w:color="auto"/>
        <w:bottom w:val="none" w:sz="0" w:space="0" w:color="auto"/>
        <w:right w:val="none" w:sz="0" w:space="0" w:color="auto"/>
      </w:divBdr>
    </w:div>
    <w:div w:id="707990439">
      <w:bodyDiv w:val="1"/>
      <w:marLeft w:val="0"/>
      <w:marRight w:val="0"/>
      <w:marTop w:val="0"/>
      <w:marBottom w:val="0"/>
      <w:divBdr>
        <w:top w:val="none" w:sz="0" w:space="0" w:color="auto"/>
        <w:left w:val="none" w:sz="0" w:space="0" w:color="auto"/>
        <w:bottom w:val="none" w:sz="0" w:space="0" w:color="auto"/>
        <w:right w:val="none" w:sz="0" w:space="0" w:color="auto"/>
      </w:divBdr>
    </w:div>
    <w:div w:id="708527670">
      <w:bodyDiv w:val="1"/>
      <w:marLeft w:val="0"/>
      <w:marRight w:val="0"/>
      <w:marTop w:val="0"/>
      <w:marBottom w:val="0"/>
      <w:divBdr>
        <w:top w:val="none" w:sz="0" w:space="0" w:color="auto"/>
        <w:left w:val="none" w:sz="0" w:space="0" w:color="auto"/>
        <w:bottom w:val="none" w:sz="0" w:space="0" w:color="auto"/>
        <w:right w:val="none" w:sz="0" w:space="0" w:color="auto"/>
      </w:divBdr>
    </w:div>
    <w:div w:id="716011713">
      <w:bodyDiv w:val="1"/>
      <w:marLeft w:val="0"/>
      <w:marRight w:val="0"/>
      <w:marTop w:val="0"/>
      <w:marBottom w:val="0"/>
      <w:divBdr>
        <w:top w:val="none" w:sz="0" w:space="0" w:color="auto"/>
        <w:left w:val="none" w:sz="0" w:space="0" w:color="auto"/>
        <w:bottom w:val="none" w:sz="0" w:space="0" w:color="auto"/>
        <w:right w:val="none" w:sz="0" w:space="0" w:color="auto"/>
      </w:divBdr>
    </w:div>
    <w:div w:id="722601333">
      <w:bodyDiv w:val="1"/>
      <w:marLeft w:val="0"/>
      <w:marRight w:val="0"/>
      <w:marTop w:val="0"/>
      <w:marBottom w:val="0"/>
      <w:divBdr>
        <w:top w:val="none" w:sz="0" w:space="0" w:color="auto"/>
        <w:left w:val="none" w:sz="0" w:space="0" w:color="auto"/>
        <w:bottom w:val="none" w:sz="0" w:space="0" w:color="auto"/>
        <w:right w:val="none" w:sz="0" w:space="0" w:color="auto"/>
      </w:divBdr>
    </w:div>
    <w:div w:id="734162017">
      <w:bodyDiv w:val="1"/>
      <w:marLeft w:val="0"/>
      <w:marRight w:val="0"/>
      <w:marTop w:val="0"/>
      <w:marBottom w:val="0"/>
      <w:divBdr>
        <w:top w:val="none" w:sz="0" w:space="0" w:color="auto"/>
        <w:left w:val="none" w:sz="0" w:space="0" w:color="auto"/>
        <w:bottom w:val="none" w:sz="0" w:space="0" w:color="auto"/>
        <w:right w:val="none" w:sz="0" w:space="0" w:color="auto"/>
      </w:divBdr>
    </w:div>
    <w:div w:id="734401704">
      <w:bodyDiv w:val="1"/>
      <w:marLeft w:val="0"/>
      <w:marRight w:val="0"/>
      <w:marTop w:val="0"/>
      <w:marBottom w:val="0"/>
      <w:divBdr>
        <w:top w:val="none" w:sz="0" w:space="0" w:color="auto"/>
        <w:left w:val="none" w:sz="0" w:space="0" w:color="auto"/>
        <w:bottom w:val="none" w:sz="0" w:space="0" w:color="auto"/>
        <w:right w:val="none" w:sz="0" w:space="0" w:color="auto"/>
      </w:divBdr>
    </w:div>
    <w:div w:id="734814610">
      <w:bodyDiv w:val="1"/>
      <w:marLeft w:val="0"/>
      <w:marRight w:val="0"/>
      <w:marTop w:val="0"/>
      <w:marBottom w:val="0"/>
      <w:divBdr>
        <w:top w:val="none" w:sz="0" w:space="0" w:color="auto"/>
        <w:left w:val="none" w:sz="0" w:space="0" w:color="auto"/>
        <w:bottom w:val="none" w:sz="0" w:space="0" w:color="auto"/>
        <w:right w:val="none" w:sz="0" w:space="0" w:color="auto"/>
      </w:divBdr>
    </w:div>
    <w:div w:id="740517467">
      <w:bodyDiv w:val="1"/>
      <w:marLeft w:val="0"/>
      <w:marRight w:val="0"/>
      <w:marTop w:val="0"/>
      <w:marBottom w:val="0"/>
      <w:divBdr>
        <w:top w:val="none" w:sz="0" w:space="0" w:color="auto"/>
        <w:left w:val="none" w:sz="0" w:space="0" w:color="auto"/>
        <w:bottom w:val="none" w:sz="0" w:space="0" w:color="auto"/>
        <w:right w:val="none" w:sz="0" w:space="0" w:color="auto"/>
      </w:divBdr>
    </w:div>
    <w:div w:id="745617032">
      <w:bodyDiv w:val="1"/>
      <w:marLeft w:val="0"/>
      <w:marRight w:val="0"/>
      <w:marTop w:val="0"/>
      <w:marBottom w:val="0"/>
      <w:divBdr>
        <w:top w:val="none" w:sz="0" w:space="0" w:color="auto"/>
        <w:left w:val="none" w:sz="0" w:space="0" w:color="auto"/>
        <w:bottom w:val="none" w:sz="0" w:space="0" w:color="auto"/>
        <w:right w:val="none" w:sz="0" w:space="0" w:color="auto"/>
      </w:divBdr>
    </w:div>
    <w:div w:id="748773280">
      <w:bodyDiv w:val="1"/>
      <w:marLeft w:val="0"/>
      <w:marRight w:val="0"/>
      <w:marTop w:val="0"/>
      <w:marBottom w:val="0"/>
      <w:divBdr>
        <w:top w:val="none" w:sz="0" w:space="0" w:color="auto"/>
        <w:left w:val="none" w:sz="0" w:space="0" w:color="auto"/>
        <w:bottom w:val="none" w:sz="0" w:space="0" w:color="auto"/>
        <w:right w:val="none" w:sz="0" w:space="0" w:color="auto"/>
      </w:divBdr>
    </w:div>
    <w:div w:id="752819543">
      <w:bodyDiv w:val="1"/>
      <w:marLeft w:val="0"/>
      <w:marRight w:val="0"/>
      <w:marTop w:val="0"/>
      <w:marBottom w:val="0"/>
      <w:divBdr>
        <w:top w:val="none" w:sz="0" w:space="0" w:color="auto"/>
        <w:left w:val="none" w:sz="0" w:space="0" w:color="auto"/>
        <w:bottom w:val="none" w:sz="0" w:space="0" w:color="auto"/>
        <w:right w:val="none" w:sz="0" w:space="0" w:color="auto"/>
      </w:divBdr>
    </w:div>
    <w:div w:id="755634738">
      <w:bodyDiv w:val="1"/>
      <w:marLeft w:val="0"/>
      <w:marRight w:val="0"/>
      <w:marTop w:val="0"/>
      <w:marBottom w:val="0"/>
      <w:divBdr>
        <w:top w:val="none" w:sz="0" w:space="0" w:color="auto"/>
        <w:left w:val="none" w:sz="0" w:space="0" w:color="auto"/>
        <w:bottom w:val="none" w:sz="0" w:space="0" w:color="auto"/>
        <w:right w:val="none" w:sz="0" w:space="0" w:color="auto"/>
      </w:divBdr>
    </w:div>
    <w:div w:id="758720526">
      <w:bodyDiv w:val="1"/>
      <w:marLeft w:val="0"/>
      <w:marRight w:val="0"/>
      <w:marTop w:val="0"/>
      <w:marBottom w:val="0"/>
      <w:divBdr>
        <w:top w:val="none" w:sz="0" w:space="0" w:color="auto"/>
        <w:left w:val="none" w:sz="0" w:space="0" w:color="auto"/>
        <w:bottom w:val="none" w:sz="0" w:space="0" w:color="auto"/>
        <w:right w:val="none" w:sz="0" w:space="0" w:color="auto"/>
      </w:divBdr>
    </w:div>
    <w:div w:id="760952308">
      <w:bodyDiv w:val="1"/>
      <w:marLeft w:val="0"/>
      <w:marRight w:val="0"/>
      <w:marTop w:val="0"/>
      <w:marBottom w:val="0"/>
      <w:divBdr>
        <w:top w:val="none" w:sz="0" w:space="0" w:color="auto"/>
        <w:left w:val="none" w:sz="0" w:space="0" w:color="auto"/>
        <w:bottom w:val="none" w:sz="0" w:space="0" w:color="auto"/>
        <w:right w:val="none" w:sz="0" w:space="0" w:color="auto"/>
      </w:divBdr>
    </w:div>
    <w:div w:id="763957478">
      <w:bodyDiv w:val="1"/>
      <w:marLeft w:val="0"/>
      <w:marRight w:val="0"/>
      <w:marTop w:val="0"/>
      <w:marBottom w:val="0"/>
      <w:divBdr>
        <w:top w:val="none" w:sz="0" w:space="0" w:color="auto"/>
        <w:left w:val="none" w:sz="0" w:space="0" w:color="auto"/>
        <w:bottom w:val="none" w:sz="0" w:space="0" w:color="auto"/>
        <w:right w:val="none" w:sz="0" w:space="0" w:color="auto"/>
      </w:divBdr>
    </w:div>
    <w:div w:id="770930271">
      <w:bodyDiv w:val="1"/>
      <w:marLeft w:val="0"/>
      <w:marRight w:val="0"/>
      <w:marTop w:val="0"/>
      <w:marBottom w:val="0"/>
      <w:divBdr>
        <w:top w:val="none" w:sz="0" w:space="0" w:color="auto"/>
        <w:left w:val="none" w:sz="0" w:space="0" w:color="auto"/>
        <w:bottom w:val="none" w:sz="0" w:space="0" w:color="auto"/>
        <w:right w:val="none" w:sz="0" w:space="0" w:color="auto"/>
      </w:divBdr>
    </w:div>
    <w:div w:id="775516657">
      <w:bodyDiv w:val="1"/>
      <w:marLeft w:val="0"/>
      <w:marRight w:val="0"/>
      <w:marTop w:val="0"/>
      <w:marBottom w:val="0"/>
      <w:divBdr>
        <w:top w:val="none" w:sz="0" w:space="0" w:color="auto"/>
        <w:left w:val="none" w:sz="0" w:space="0" w:color="auto"/>
        <w:bottom w:val="none" w:sz="0" w:space="0" w:color="auto"/>
        <w:right w:val="none" w:sz="0" w:space="0" w:color="auto"/>
      </w:divBdr>
    </w:div>
    <w:div w:id="782647193">
      <w:bodyDiv w:val="1"/>
      <w:marLeft w:val="0"/>
      <w:marRight w:val="0"/>
      <w:marTop w:val="0"/>
      <w:marBottom w:val="0"/>
      <w:divBdr>
        <w:top w:val="none" w:sz="0" w:space="0" w:color="auto"/>
        <w:left w:val="none" w:sz="0" w:space="0" w:color="auto"/>
        <w:bottom w:val="none" w:sz="0" w:space="0" w:color="auto"/>
        <w:right w:val="none" w:sz="0" w:space="0" w:color="auto"/>
      </w:divBdr>
    </w:div>
    <w:div w:id="799374627">
      <w:bodyDiv w:val="1"/>
      <w:marLeft w:val="0"/>
      <w:marRight w:val="0"/>
      <w:marTop w:val="0"/>
      <w:marBottom w:val="0"/>
      <w:divBdr>
        <w:top w:val="none" w:sz="0" w:space="0" w:color="auto"/>
        <w:left w:val="none" w:sz="0" w:space="0" w:color="auto"/>
        <w:bottom w:val="none" w:sz="0" w:space="0" w:color="auto"/>
        <w:right w:val="none" w:sz="0" w:space="0" w:color="auto"/>
      </w:divBdr>
    </w:div>
    <w:div w:id="800728585">
      <w:bodyDiv w:val="1"/>
      <w:marLeft w:val="0"/>
      <w:marRight w:val="0"/>
      <w:marTop w:val="0"/>
      <w:marBottom w:val="0"/>
      <w:divBdr>
        <w:top w:val="none" w:sz="0" w:space="0" w:color="auto"/>
        <w:left w:val="none" w:sz="0" w:space="0" w:color="auto"/>
        <w:bottom w:val="none" w:sz="0" w:space="0" w:color="auto"/>
        <w:right w:val="none" w:sz="0" w:space="0" w:color="auto"/>
      </w:divBdr>
    </w:div>
    <w:div w:id="802120037">
      <w:bodyDiv w:val="1"/>
      <w:marLeft w:val="0"/>
      <w:marRight w:val="0"/>
      <w:marTop w:val="0"/>
      <w:marBottom w:val="0"/>
      <w:divBdr>
        <w:top w:val="none" w:sz="0" w:space="0" w:color="auto"/>
        <w:left w:val="none" w:sz="0" w:space="0" w:color="auto"/>
        <w:bottom w:val="none" w:sz="0" w:space="0" w:color="auto"/>
        <w:right w:val="none" w:sz="0" w:space="0" w:color="auto"/>
      </w:divBdr>
    </w:div>
    <w:div w:id="802504460">
      <w:bodyDiv w:val="1"/>
      <w:marLeft w:val="0"/>
      <w:marRight w:val="0"/>
      <w:marTop w:val="0"/>
      <w:marBottom w:val="0"/>
      <w:divBdr>
        <w:top w:val="none" w:sz="0" w:space="0" w:color="auto"/>
        <w:left w:val="none" w:sz="0" w:space="0" w:color="auto"/>
        <w:bottom w:val="none" w:sz="0" w:space="0" w:color="auto"/>
        <w:right w:val="none" w:sz="0" w:space="0" w:color="auto"/>
      </w:divBdr>
    </w:div>
    <w:div w:id="809252663">
      <w:bodyDiv w:val="1"/>
      <w:marLeft w:val="0"/>
      <w:marRight w:val="0"/>
      <w:marTop w:val="0"/>
      <w:marBottom w:val="0"/>
      <w:divBdr>
        <w:top w:val="none" w:sz="0" w:space="0" w:color="auto"/>
        <w:left w:val="none" w:sz="0" w:space="0" w:color="auto"/>
        <w:bottom w:val="none" w:sz="0" w:space="0" w:color="auto"/>
        <w:right w:val="none" w:sz="0" w:space="0" w:color="auto"/>
      </w:divBdr>
    </w:div>
    <w:div w:id="809664328">
      <w:bodyDiv w:val="1"/>
      <w:marLeft w:val="0"/>
      <w:marRight w:val="0"/>
      <w:marTop w:val="0"/>
      <w:marBottom w:val="0"/>
      <w:divBdr>
        <w:top w:val="none" w:sz="0" w:space="0" w:color="auto"/>
        <w:left w:val="none" w:sz="0" w:space="0" w:color="auto"/>
        <w:bottom w:val="none" w:sz="0" w:space="0" w:color="auto"/>
        <w:right w:val="none" w:sz="0" w:space="0" w:color="auto"/>
      </w:divBdr>
    </w:div>
    <w:div w:id="814838267">
      <w:bodyDiv w:val="1"/>
      <w:marLeft w:val="0"/>
      <w:marRight w:val="0"/>
      <w:marTop w:val="0"/>
      <w:marBottom w:val="0"/>
      <w:divBdr>
        <w:top w:val="none" w:sz="0" w:space="0" w:color="auto"/>
        <w:left w:val="none" w:sz="0" w:space="0" w:color="auto"/>
        <w:bottom w:val="none" w:sz="0" w:space="0" w:color="auto"/>
        <w:right w:val="none" w:sz="0" w:space="0" w:color="auto"/>
      </w:divBdr>
    </w:div>
    <w:div w:id="816537309">
      <w:bodyDiv w:val="1"/>
      <w:marLeft w:val="0"/>
      <w:marRight w:val="0"/>
      <w:marTop w:val="0"/>
      <w:marBottom w:val="0"/>
      <w:divBdr>
        <w:top w:val="none" w:sz="0" w:space="0" w:color="auto"/>
        <w:left w:val="none" w:sz="0" w:space="0" w:color="auto"/>
        <w:bottom w:val="none" w:sz="0" w:space="0" w:color="auto"/>
        <w:right w:val="none" w:sz="0" w:space="0" w:color="auto"/>
      </w:divBdr>
    </w:div>
    <w:div w:id="823742418">
      <w:bodyDiv w:val="1"/>
      <w:marLeft w:val="0"/>
      <w:marRight w:val="0"/>
      <w:marTop w:val="0"/>
      <w:marBottom w:val="0"/>
      <w:divBdr>
        <w:top w:val="none" w:sz="0" w:space="0" w:color="auto"/>
        <w:left w:val="none" w:sz="0" w:space="0" w:color="auto"/>
        <w:bottom w:val="none" w:sz="0" w:space="0" w:color="auto"/>
        <w:right w:val="none" w:sz="0" w:space="0" w:color="auto"/>
      </w:divBdr>
    </w:div>
    <w:div w:id="823815641">
      <w:bodyDiv w:val="1"/>
      <w:marLeft w:val="0"/>
      <w:marRight w:val="0"/>
      <w:marTop w:val="0"/>
      <w:marBottom w:val="0"/>
      <w:divBdr>
        <w:top w:val="none" w:sz="0" w:space="0" w:color="auto"/>
        <w:left w:val="none" w:sz="0" w:space="0" w:color="auto"/>
        <w:bottom w:val="none" w:sz="0" w:space="0" w:color="auto"/>
        <w:right w:val="none" w:sz="0" w:space="0" w:color="auto"/>
      </w:divBdr>
    </w:div>
    <w:div w:id="827599075">
      <w:bodyDiv w:val="1"/>
      <w:marLeft w:val="0"/>
      <w:marRight w:val="0"/>
      <w:marTop w:val="0"/>
      <w:marBottom w:val="0"/>
      <w:divBdr>
        <w:top w:val="none" w:sz="0" w:space="0" w:color="auto"/>
        <w:left w:val="none" w:sz="0" w:space="0" w:color="auto"/>
        <w:bottom w:val="none" w:sz="0" w:space="0" w:color="auto"/>
        <w:right w:val="none" w:sz="0" w:space="0" w:color="auto"/>
      </w:divBdr>
    </w:div>
    <w:div w:id="829638680">
      <w:bodyDiv w:val="1"/>
      <w:marLeft w:val="0"/>
      <w:marRight w:val="0"/>
      <w:marTop w:val="0"/>
      <w:marBottom w:val="0"/>
      <w:divBdr>
        <w:top w:val="none" w:sz="0" w:space="0" w:color="auto"/>
        <w:left w:val="none" w:sz="0" w:space="0" w:color="auto"/>
        <w:bottom w:val="none" w:sz="0" w:space="0" w:color="auto"/>
        <w:right w:val="none" w:sz="0" w:space="0" w:color="auto"/>
      </w:divBdr>
    </w:div>
    <w:div w:id="830608981">
      <w:bodyDiv w:val="1"/>
      <w:marLeft w:val="0"/>
      <w:marRight w:val="0"/>
      <w:marTop w:val="0"/>
      <w:marBottom w:val="0"/>
      <w:divBdr>
        <w:top w:val="none" w:sz="0" w:space="0" w:color="auto"/>
        <w:left w:val="none" w:sz="0" w:space="0" w:color="auto"/>
        <w:bottom w:val="none" w:sz="0" w:space="0" w:color="auto"/>
        <w:right w:val="none" w:sz="0" w:space="0" w:color="auto"/>
      </w:divBdr>
    </w:div>
    <w:div w:id="831720461">
      <w:bodyDiv w:val="1"/>
      <w:marLeft w:val="0"/>
      <w:marRight w:val="0"/>
      <w:marTop w:val="0"/>
      <w:marBottom w:val="0"/>
      <w:divBdr>
        <w:top w:val="none" w:sz="0" w:space="0" w:color="auto"/>
        <w:left w:val="none" w:sz="0" w:space="0" w:color="auto"/>
        <w:bottom w:val="none" w:sz="0" w:space="0" w:color="auto"/>
        <w:right w:val="none" w:sz="0" w:space="0" w:color="auto"/>
      </w:divBdr>
    </w:div>
    <w:div w:id="840392504">
      <w:bodyDiv w:val="1"/>
      <w:marLeft w:val="0"/>
      <w:marRight w:val="0"/>
      <w:marTop w:val="0"/>
      <w:marBottom w:val="0"/>
      <w:divBdr>
        <w:top w:val="none" w:sz="0" w:space="0" w:color="auto"/>
        <w:left w:val="none" w:sz="0" w:space="0" w:color="auto"/>
        <w:bottom w:val="none" w:sz="0" w:space="0" w:color="auto"/>
        <w:right w:val="none" w:sz="0" w:space="0" w:color="auto"/>
      </w:divBdr>
    </w:div>
    <w:div w:id="845562417">
      <w:bodyDiv w:val="1"/>
      <w:marLeft w:val="0"/>
      <w:marRight w:val="0"/>
      <w:marTop w:val="0"/>
      <w:marBottom w:val="0"/>
      <w:divBdr>
        <w:top w:val="none" w:sz="0" w:space="0" w:color="auto"/>
        <w:left w:val="none" w:sz="0" w:space="0" w:color="auto"/>
        <w:bottom w:val="none" w:sz="0" w:space="0" w:color="auto"/>
        <w:right w:val="none" w:sz="0" w:space="0" w:color="auto"/>
      </w:divBdr>
    </w:div>
    <w:div w:id="851409306">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59853576">
      <w:bodyDiv w:val="1"/>
      <w:marLeft w:val="0"/>
      <w:marRight w:val="0"/>
      <w:marTop w:val="0"/>
      <w:marBottom w:val="0"/>
      <w:divBdr>
        <w:top w:val="none" w:sz="0" w:space="0" w:color="auto"/>
        <w:left w:val="none" w:sz="0" w:space="0" w:color="auto"/>
        <w:bottom w:val="none" w:sz="0" w:space="0" w:color="auto"/>
        <w:right w:val="none" w:sz="0" w:space="0" w:color="auto"/>
      </w:divBdr>
    </w:div>
    <w:div w:id="861865026">
      <w:bodyDiv w:val="1"/>
      <w:marLeft w:val="0"/>
      <w:marRight w:val="0"/>
      <w:marTop w:val="0"/>
      <w:marBottom w:val="0"/>
      <w:divBdr>
        <w:top w:val="none" w:sz="0" w:space="0" w:color="auto"/>
        <w:left w:val="none" w:sz="0" w:space="0" w:color="auto"/>
        <w:bottom w:val="none" w:sz="0" w:space="0" w:color="auto"/>
        <w:right w:val="none" w:sz="0" w:space="0" w:color="auto"/>
      </w:divBdr>
    </w:div>
    <w:div w:id="861868125">
      <w:bodyDiv w:val="1"/>
      <w:marLeft w:val="0"/>
      <w:marRight w:val="0"/>
      <w:marTop w:val="0"/>
      <w:marBottom w:val="0"/>
      <w:divBdr>
        <w:top w:val="none" w:sz="0" w:space="0" w:color="auto"/>
        <w:left w:val="none" w:sz="0" w:space="0" w:color="auto"/>
        <w:bottom w:val="none" w:sz="0" w:space="0" w:color="auto"/>
        <w:right w:val="none" w:sz="0" w:space="0" w:color="auto"/>
      </w:divBdr>
    </w:div>
    <w:div w:id="863442419">
      <w:bodyDiv w:val="1"/>
      <w:marLeft w:val="0"/>
      <w:marRight w:val="0"/>
      <w:marTop w:val="0"/>
      <w:marBottom w:val="0"/>
      <w:divBdr>
        <w:top w:val="none" w:sz="0" w:space="0" w:color="auto"/>
        <w:left w:val="none" w:sz="0" w:space="0" w:color="auto"/>
        <w:bottom w:val="none" w:sz="0" w:space="0" w:color="auto"/>
        <w:right w:val="none" w:sz="0" w:space="0" w:color="auto"/>
      </w:divBdr>
      <w:divsChild>
        <w:div w:id="206994769">
          <w:marLeft w:val="0"/>
          <w:marRight w:val="0"/>
          <w:marTop w:val="0"/>
          <w:marBottom w:val="0"/>
          <w:divBdr>
            <w:top w:val="none" w:sz="0" w:space="0" w:color="auto"/>
            <w:left w:val="none" w:sz="0" w:space="0" w:color="auto"/>
            <w:bottom w:val="none" w:sz="0" w:space="0" w:color="auto"/>
            <w:right w:val="none" w:sz="0" w:space="0" w:color="auto"/>
          </w:divBdr>
          <w:divsChild>
            <w:div w:id="1029768323">
              <w:marLeft w:val="0"/>
              <w:marRight w:val="0"/>
              <w:marTop w:val="0"/>
              <w:marBottom w:val="0"/>
              <w:divBdr>
                <w:top w:val="none" w:sz="0" w:space="0" w:color="auto"/>
                <w:left w:val="none" w:sz="0" w:space="0" w:color="auto"/>
                <w:bottom w:val="none" w:sz="0" w:space="0" w:color="auto"/>
                <w:right w:val="none" w:sz="0" w:space="0" w:color="auto"/>
              </w:divBdr>
              <w:divsChild>
                <w:div w:id="24454465">
                  <w:marLeft w:val="0"/>
                  <w:marRight w:val="0"/>
                  <w:marTop w:val="0"/>
                  <w:marBottom w:val="0"/>
                  <w:divBdr>
                    <w:top w:val="none" w:sz="0" w:space="0" w:color="auto"/>
                    <w:left w:val="none" w:sz="0" w:space="0" w:color="auto"/>
                    <w:bottom w:val="none" w:sz="0" w:space="0" w:color="auto"/>
                    <w:right w:val="none" w:sz="0" w:space="0" w:color="auto"/>
                  </w:divBdr>
                  <w:divsChild>
                    <w:div w:id="527988187">
                      <w:marLeft w:val="0"/>
                      <w:marRight w:val="0"/>
                      <w:marTop w:val="0"/>
                      <w:marBottom w:val="0"/>
                      <w:divBdr>
                        <w:top w:val="none" w:sz="0" w:space="0" w:color="auto"/>
                        <w:left w:val="none" w:sz="0" w:space="0" w:color="auto"/>
                        <w:bottom w:val="none" w:sz="0" w:space="0" w:color="auto"/>
                        <w:right w:val="none" w:sz="0" w:space="0" w:color="auto"/>
                      </w:divBdr>
                      <w:divsChild>
                        <w:div w:id="1629119182">
                          <w:marLeft w:val="0"/>
                          <w:marRight w:val="0"/>
                          <w:marTop w:val="0"/>
                          <w:marBottom w:val="0"/>
                          <w:divBdr>
                            <w:top w:val="none" w:sz="0" w:space="0" w:color="auto"/>
                            <w:left w:val="none" w:sz="0" w:space="0" w:color="auto"/>
                            <w:bottom w:val="none" w:sz="0" w:space="0" w:color="auto"/>
                            <w:right w:val="none" w:sz="0" w:space="0" w:color="auto"/>
                          </w:divBdr>
                          <w:divsChild>
                            <w:div w:id="18608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595194">
      <w:bodyDiv w:val="1"/>
      <w:marLeft w:val="0"/>
      <w:marRight w:val="0"/>
      <w:marTop w:val="0"/>
      <w:marBottom w:val="0"/>
      <w:divBdr>
        <w:top w:val="none" w:sz="0" w:space="0" w:color="auto"/>
        <w:left w:val="none" w:sz="0" w:space="0" w:color="auto"/>
        <w:bottom w:val="none" w:sz="0" w:space="0" w:color="auto"/>
        <w:right w:val="none" w:sz="0" w:space="0" w:color="auto"/>
      </w:divBdr>
    </w:div>
    <w:div w:id="866910489">
      <w:bodyDiv w:val="1"/>
      <w:marLeft w:val="0"/>
      <w:marRight w:val="0"/>
      <w:marTop w:val="0"/>
      <w:marBottom w:val="0"/>
      <w:divBdr>
        <w:top w:val="none" w:sz="0" w:space="0" w:color="auto"/>
        <w:left w:val="none" w:sz="0" w:space="0" w:color="auto"/>
        <w:bottom w:val="none" w:sz="0" w:space="0" w:color="auto"/>
        <w:right w:val="none" w:sz="0" w:space="0" w:color="auto"/>
      </w:divBdr>
    </w:div>
    <w:div w:id="875390767">
      <w:bodyDiv w:val="1"/>
      <w:marLeft w:val="0"/>
      <w:marRight w:val="0"/>
      <w:marTop w:val="0"/>
      <w:marBottom w:val="0"/>
      <w:divBdr>
        <w:top w:val="none" w:sz="0" w:space="0" w:color="auto"/>
        <w:left w:val="none" w:sz="0" w:space="0" w:color="auto"/>
        <w:bottom w:val="none" w:sz="0" w:space="0" w:color="auto"/>
        <w:right w:val="none" w:sz="0" w:space="0" w:color="auto"/>
      </w:divBdr>
    </w:div>
    <w:div w:id="877158462">
      <w:bodyDiv w:val="1"/>
      <w:marLeft w:val="0"/>
      <w:marRight w:val="0"/>
      <w:marTop w:val="0"/>
      <w:marBottom w:val="0"/>
      <w:divBdr>
        <w:top w:val="none" w:sz="0" w:space="0" w:color="auto"/>
        <w:left w:val="none" w:sz="0" w:space="0" w:color="auto"/>
        <w:bottom w:val="none" w:sz="0" w:space="0" w:color="auto"/>
        <w:right w:val="none" w:sz="0" w:space="0" w:color="auto"/>
      </w:divBdr>
    </w:div>
    <w:div w:id="884682171">
      <w:bodyDiv w:val="1"/>
      <w:marLeft w:val="0"/>
      <w:marRight w:val="0"/>
      <w:marTop w:val="0"/>
      <w:marBottom w:val="0"/>
      <w:divBdr>
        <w:top w:val="none" w:sz="0" w:space="0" w:color="auto"/>
        <w:left w:val="none" w:sz="0" w:space="0" w:color="auto"/>
        <w:bottom w:val="none" w:sz="0" w:space="0" w:color="auto"/>
        <w:right w:val="none" w:sz="0" w:space="0" w:color="auto"/>
      </w:divBdr>
    </w:div>
    <w:div w:id="888762147">
      <w:bodyDiv w:val="1"/>
      <w:marLeft w:val="0"/>
      <w:marRight w:val="0"/>
      <w:marTop w:val="0"/>
      <w:marBottom w:val="0"/>
      <w:divBdr>
        <w:top w:val="none" w:sz="0" w:space="0" w:color="auto"/>
        <w:left w:val="none" w:sz="0" w:space="0" w:color="auto"/>
        <w:bottom w:val="none" w:sz="0" w:space="0" w:color="auto"/>
        <w:right w:val="none" w:sz="0" w:space="0" w:color="auto"/>
      </w:divBdr>
    </w:div>
    <w:div w:id="899168214">
      <w:bodyDiv w:val="1"/>
      <w:marLeft w:val="0"/>
      <w:marRight w:val="0"/>
      <w:marTop w:val="0"/>
      <w:marBottom w:val="0"/>
      <w:divBdr>
        <w:top w:val="none" w:sz="0" w:space="0" w:color="auto"/>
        <w:left w:val="none" w:sz="0" w:space="0" w:color="auto"/>
        <w:bottom w:val="none" w:sz="0" w:space="0" w:color="auto"/>
        <w:right w:val="none" w:sz="0" w:space="0" w:color="auto"/>
      </w:divBdr>
    </w:div>
    <w:div w:id="903564338">
      <w:bodyDiv w:val="1"/>
      <w:marLeft w:val="0"/>
      <w:marRight w:val="0"/>
      <w:marTop w:val="0"/>
      <w:marBottom w:val="0"/>
      <w:divBdr>
        <w:top w:val="none" w:sz="0" w:space="0" w:color="auto"/>
        <w:left w:val="none" w:sz="0" w:space="0" w:color="auto"/>
        <w:bottom w:val="none" w:sz="0" w:space="0" w:color="auto"/>
        <w:right w:val="none" w:sz="0" w:space="0" w:color="auto"/>
      </w:divBdr>
    </w:div>
    <w:div w:id="906183428">
      <w:bodyDiv w:val="1"/>
      <w:marLeft w:val="0"/>
      <w:marRight w:val="0"/>
      <w:marTop w:val="0"/>
      <w:marBottom w:val="0"/>
      <w:divBdr>
        <w:top w:val="none" w:sz="0" w:space="0" w:color="auto"/>
        <w:left w:val="none" w:sz="0" w:space="0" w:color="auto"/>
        <w:bottom w:val="none" w:sz="0" w:space="0" w:color="auto"/>
        <w:right w:val="none" w:sz="0" w:space="0" w:color="auto"/>
      </w:divBdr>
      <w:divsChild>
        <w:div w:id="2054887203">
          <w:marLeft w:val="0"/>
          <w:marRight w:val="0"/>
          <w:marTop w:val="0"/>
          <w:marBottom w:val="0"/>
          <w:divBdr>
            <w:top w:val="none" w:sz="0" w:space="0" w:color="auto"/>
            <w:left w:val="none" w:sz="0" w:space="0" w:color="auto"/>
            <w:bottom w:val="none" w:sz="0" w:space="0" w:color="auto"/>
            <w:right w:val="none" w:sz="0" w:space="0" w:color="auto"/>
          </w:divBdr>
          <w:divsChild>
            <w:div w:id="366565178">
              <w:marLeft w:val="0"/>
              <w:marRight w:val="0"/>
              <w:marTop w:val="0"/>
              <w:marBottom w:val="0"/>
              <w:divBdr>
                <w:top w:val="none" w:sz="0" w:space="0" w:color="auto"/>
                <w:left w:val="none" w:sz="0" w:space="0" w:color="auto"/>
                <w:bottom w:val="none" w:sz="0" w:space="0" w:color="auto"/>
                <w:right w:val="none" w:sz="0" w:space="0" w:color="auto"/>
              </w:divBdr>
              <w:divsChild>
                <w:div w:id="554464278">
                  <w:marLeft w:val="0"/>
                  <w:marRight w:val="0"/>
                  <w:marTop w:val="0"/>
                  <w:marBottom w:val="0"/>
                  <w:divBdr>
                    <w:top w:val="none" w:sz="0" w:space="0" w:color="auto"/>
                    <w:left w:val="none" w:sz="0" w:space="0" w:color="auto"/>
                    <w:bottom w:val="none" w:sz="0" w:space="0" w:color="auto"/>
                    <w:right w:val="none" w:sz="0" w:space="0" w:color="auto"/>
                  </w:divBdr>
                  <w:divsChild>
                    <w:div w:id="1184516616">
                      <w:marLeft w:val="0"/>
                      <w:marRight w:val="0"/>
                      <w:marTop w:val="0"/>
                      <w:marBottom w:val="0"/>
                      <w:divBdr>
                        <w:top w:val="none" w:sz="0" w:space="0" w:color="auto"/>
                        <w:left w:val="none" w:sz="0" w:space="0" w:color="auto"/>
                        <w:bottom w:val="none" w:sz="0" w:space="0" w:color="auto"/>
                        <w:right w:val="none" w:sz="0" w:space="0" w:color="auto"/>
                      </w:divBdr>
                      <w:divsChild>
                        <w:div w:id="33310056">
                          <w:marLeft w:val="0"/>
                          <w:marRight w:val="0"/>
                          <w:marTop w:val="0"/>
                          <w:marBottom w:val="0"/>
                          <w:divBdr>
                            <w:top w:val="none" w:sz="0" w:space="0" w:color="auto"/>
                            <w:left w:val="none" w:sz="0" w:space="0" w:color="auto"/>
                            <w:bottom w:val="none" w:sz="0" w:space="0" w:color="auto"/>
                            <w:right w:val="none" w:sz="0" w:space="0" w:color="auto"/>
                          </w:divBdr>
                          <w:divsChild>
                            <w:div w:id="1080758630">
                              <w:marLeft w:val="0"/>
                              <w:marRight w:val="0"/>
                              <w:marTop w:val="0"/>
                              <w:marBottom w:val="0"/>
                              <w:divBdr>
                                <w:top w:val="none" w:sz="0" w:space="0" w:color="auto"/>
                                <w:left w:val="none" w:sz="0" w:space="0" w:color="auto"/>
                                <w:bottom w:val="none" w:sz="0" w:space="0" w:color="auto"/>
                                <w:right w:val="none" w:sz="0" w:space="0" w:color="auto"/>
                              </w:divBdr>
                              <w:divsChild>
                                <w:div w:id="1240678002">
                                  <w:marLeft w:val="0"/>
                                  <w:marRight w:val="0"/>
                                  <w:marTop w:val="0"/>
                                  <w:marBottom w:val="0"/>
                                  <w:divBdr>
                                    <w:top w:val="none" w:sz="0" w:space="0" w:color="auto"/>
                                    <w:left w:val="none" w:sz="0" w:space="0" w:color="auto"/>
                                    <w:bottom w:val="none" w:sz="0" w:space="0" w:color="auto"/>
                                    <w:right w:val="none" w:sz="0" w:space="0" w:color="auto"/>
                                  </w:divBdr>
                                  <w:divsChild>
                                    <w:div w:id="483544425">
                                      <w:marLeft w:val="0"/>
                                      <w:marRight w:val="0"/>
                                      <w:marTop w:val="0"/>
                                      <w:marBottom w:val="0"/>
                                      <w:divBdr>
                                        <w:top w:val="none" w:sz="0" w:space="0" w:color="auto"/>
                                        <w:left w:val="none" w:sz="0" w:space="0" w:color="auto"/>
                                        <w:bottom w:val="none" w:sz="0" w:space="0" w:color="auto"/>
                                        <w:right w:val="none" w:sz="0" w:space="0" w:color="auto"/>
                                      </w:divBdr>
                                      <w:divsChild>
                                        <w:div w:id="846291792">
                                          <w:marLeft w:val="0"/>
                                          <w:marRight w:val="0"/>
                                          <w:marTop w:val="0"/>
                                          <w:marBottom w:val="0"/>
                                          <w:divBdr>
                                            <w:top w:val="none" w:sz="0" w:space="0" w:color="auto"/>
                                            <w:left w:val="none" w:sz="0" w:space="0" w:color="auto"/>
                                            <w:bottom w:val="none" w:sz="0" w:space="0" w:color="auto"/>
                                            <w:right w:val="none" w:sz="0" w:space="0" w:color="auto"/>
                                          </w:divBdr>
                                          <w:divsChild>
                                            <w:div w:id="681203726">
                                              <w:marLeft w:val="0"/>
                                              <w:marRight w:val="0"/>
                                              <w:marTop w:val="0"/>
                                              <w:marBottom w:val="0"/>
                                              <w:divBdr>
                                                <w:top w:val="none" w:sz="0" w:space="0" w:color="auto"/>
                                                <w:left w:val="none" w:sz="0" w:space="0" w:color="auto"/>
                                                <w:bottom w:val="none" w:sz="0" w:space="0" w:color="auto"/>
                                                <w:right w:val="none" w:sz="0" w:space="0" w:color="auto"/>
                                              </w:divBdr>
                                              <w:divsChild>
                                                <w:div w:id="88502314">
                                                  <w:marLeft w:val="0"/>
                                                  <w:marRight w:val="0"/>
                                                  <w:marTop w:val="0"/>
                                                  <w:marBottom w:val="0"/>
                                                  <w:divBdr>
                                                    <w:top w:val="none" w:sz="0" w:space="0" w:color="auto"/>
                                                    <w:left w:val="none" w:sz="0" w:space="0" w:color="auto"/>
                                                    <w:bottom w:val="none" w:sz="0" w:space="0" w:color="auto"/>
                                                    <w:right w:val="none" w:sz="0" w:space="0" w:color="auto"/>
                                                  </w:divBdr>
                                                  <w:divsChild>
                                                    <w:div w:id="1008214552">
                                                      <w:marLeft w:val="0"/>
                                                      <w:marRight w:val="0"/>
                                                      <w:marTop w:val="0"/>
                                                      <w:marBottom w:val="0"/>
                                                      <w:divBdr>
                                                        <w:top w:val="none" w:sz="0" w:space="0" w:color="auto"/>
                                                        <w:left w:val="none" w:sz="0" w:space="0" w:color="auto"/>
                                                        <w:bottom w:val="none" w:sz="0" w:space="0" w:color="auto"/>
                                                        <w:right w:val="none" w:sz="0" w:space="0" w:color="auto"/>
                                                      </w:divBdr>
                                                      <w:divsChild>
                                                        <w:div w:id="3001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614424">
      <w:bodyDiv w:val="1"/>
      <w:marLeft w:val="0"/>
      <w:marRight w:val="0"/>
      <w:marTop w:val="0"/>
      <w:marBottom w:val="0"/>
      <w:divBdr>
        <w:top w:val="none" w:sz="0" w:space="0" w:color="auto"/>
        <w:left w:val="none" w:sz="0" w:space="0" w:color="auto"/>
        <w:bottom w:val="none" w:sz="0" w:space="0" w:color="auto"/>
        <w:right w:val="none" w:sz="0" w:space="0" w:color="auto"/>
      </w:divBdr>
    </w:div>
    <w:div w:id="914558836">
      <w:bodyDiv w:val="1"/>
      <w:marLeft w:val="0"/>
      <w:marRight w:val="0"/>
      <w:marTop w:val="0"/>
      <w:marBottom w:val="0"/>
      <w:divBdr>
        <w:top w:val="none" w:sz="0" w:space="0" w:color="auto"/>
        <w:left w:val="none" w:sz="0" w:space="0" w:color="auto"/>
        <w:bottom w:val="none" w:sz="0" w:space="0" w:color="auto"/>
        <w:right w:val="none" w:sz="0" w:space="0" w:color="auto"/>
      </w:divBdr>
    </w:div>
    <w:div w:id="924845436">
      <w:bodyDiv w:val="1"/>
      <w:marLeft w:val="0"/>
      <w:marRight w:val="0"/>
      <w:marTop w:val="0"/>
      <w:marBottom w:val="0"/>
      <w:divBdr>
        <w:top w:val="none" w:sz="0" w:space="0" w:color="auto"/>
        <w:left w:val="none" w:sz="0" w:space="0" w:color="auto"/>
        <w:bottom w:val="none" w:sz="0" w:space="0" w:color="auto"/>
        <w:right w:val="none" w:sz="0" w:space="0" w:color="auto"/>
      </w:divBdr>
    </w:div>
    <w:div w:id="930118011">
      <w:bodyDiv w:val="1"/>
      <w:marLeft w:val="0"/>
      <w:marRight w:val="0"/>
      <w:marTop w:val="0"/>
      <w:marBottom w:val="0"/>
      <w:divBdr>
        <w:top w:val="none" w:sz="0" w:space="0" w:color="auto"/>
        <w:left w:val="none" w:sz="0" w:space="0" w:color="auto"/>
        <w:bottom w:val="none" w:sz="0" w:space="0" w:color="auto"/>
        <w:right w:val="none" w:sz="0" w:space="0" w:color="auto"/>
      </w:divBdr>
    </w:div>
    <w:div w:id="938835320">
      <w:bodyDiv w:val="1"/>
      <w:marLeft w:val="0"/>
      <w:marRight w:val="0"/>
      <w:marTop w:val="0"/>
      <w:marBottom w:val="0"/>
      <w:divBdr>
        <w:top w:val="none" w:sz="0" w:space="0" w:color="auto"/>
        <w:left w:val="none" w:sz="0" w:space="0" w:color="auto"/>
        <w:bottom w:val="none" w:sz="0" w:space="0" w:color="auto"/>
        <w:right w:val="none" w:sz="0" w:space="0" w:color="auto"/>
      </w:divBdr>
    </w:div>
    <w:div w:id="942802608">
      <w:bodyDiv w:val="1"/>
      <w:marLeft w:val="0"/>
      <w:marRight w:val="0"/>
      <w:marTop w:val="0"/>
      <w:marBottom w:val="0"/>
      <w:divBdr>
        <w:top w:val="none" w:sz="0" w:space="0" w:color="auto"/>
        <w:left w:val="none" w:sz="0" w:space="0" w:color="auto"/>
        <w:bottom w:val="none" w:sz="0" w:space="0" w:color="auto"/>
        <w:right w:val="none" w:sz="0" w:space="0" w:color="auto"/>
      </w:divBdr>
      <w:divsChild>
        <w:div w:id="1490975454">
          <w:marLeft w:val="0"/>
          <w:marRight w:val="0"/>
          <w:marTop w:val="0"/>
          <w:marBottom w:val="0"/>
          <w:divBdr>
            <w:top w:val="none" w:sz="0" w:space="0" w:color="auto"/>
            <w:left w:val="none" w:sz="0" w:space="0" w:color="auto"/>
            <w:bottom w:val="none" w:sz="0" w:space="0" w:color="auto"/>
            <w:right w:val="none" w:sz="0" w:space="0" w:color="auto"/>
          </w:divBdr>
        </w:div>
      </w:divsChild>
    </w:div>
    <w:div w:id="951671480">
      <w:bodyDiv w:val="1"/>
      <w:marLeft w:val="0"/>
      <w:marRight w:val="0"/>
      <w:marTop w:val="0"/>
      <w:marBottom w:val="0"/>
      <w:divBdr>
        <w:top w:val="none" w:sz="0" w:space="0" w:color="auto"/>
        <w:left w:val="none" w:sz="0" w:space="0" w:color="auto"/>
        <w:bottom w:val="none" w:sz="0" w:space="0" w:color="auto"/>
        <w:right w:val="none" w:sz="0" w:space="0" w:color="auto"/>
      </w:divBdr>
    </w:div>
    <w:div w:id="959185662">
      <w:bodyDiv w:val="1"/>
      <w:marLeft w:val="0"/>
      <w:marRight w:val="0"/>
      <w:marTop w:val="0"/>
      <w:marBottom w:val="0"/>
      <w:divBdr>
        <w:top w:val="none" w:sz="0" w:space="0" w:color="auto"/>
        <w:left w:val="none" w:sz="0" w:space="0" w:color="auto"/>
        <w:bottom w:val="none" w:sz="0" w:space="0" w:color="auto"/>
        <w:right w:val="none" w:sz="0" w:space="0" w:color="auto"/>
      </w:divBdr>
    </w:div>
    <w:div w:id="962661006">
      <w:bodyDiv w:val="1"/>
      <w:marLeft w:val="0"/>
      <w:marRight w:val="0"/>
      <w:marTop w:val="0"/>
      <w:marBottom w:val="0"/>
      <w:divBdr>
        <w:top w:val="none" w:sz="0" w:space="0" w:color="auto"/>
        <w:left w:val="none" w:sz="0" w:space="0" w:color="auto"/>
        <w:bottom w:val="none" w:sz="0" w:space="0" w:color="auto"/>
        <w:right w:val="none" w:sz="0" w:space="0" w:color="auto"/>
      </w:divBdr>
    </w:div>
    <w:div w:id="968583369">
      <w:bodyDiv w:val="1"/>
      <w:marLeft w:val="0"/>
      <w:marRight w:val="0"/>
      <w:marTop w:val="0"/>
      <w:marBottom w:val="0"/>
      <w:divBdr>
        <w:top w:val="none" w:sz="0" w:space="0" w:color="auto"/>
        <w:left w:val="none" w:sz="0" w:space="0" w:color="auto"/>
        <w:bottom w:val="none" w:sz="0" w:space="0" w:color="auto"/>
        <w:right w:val="none" w:sz="0" w:space="0" w:color="auto"/>
      </w:divBdr>
    </w:div>
    <w:div w:id="968828061">
      <w:bodyDiv w:val="1"/>
      <w:marLeft w:val="0"/>
      <w:marRight w:val="0"/>
      <w:marTop w:val="0"/>
      <w:marBottom w:val="0"/>
      <w:divBdr>
        <w:top w:val="none" w:sz="0" w:space="0" w:color="auto"/>
        <w:left w:val="none" w:sz="0" w:space="0" w:color="auto"/>
        <w:bottom w:val="none" w:sz="0" w:space="0" w:color="auto"/>
        <w:right w:val="none" w:sz="0" w:space="0" w:color="auto"/>
      </w:divBdr>
    </w:div>
    <w:div w:id="977757928">
      <w:bodyDiv w:val="1"/>
      <w:marLeft w:val="0"/>
      <w:marRight w:val="0"/>
      <w:marTop w:val="0"/>
      <w:marBottom w:val="0"/>
      <w:divBdr>
        <w:top w:val="none" w:sz="0" w:space="0" w:color="auto"/>
        <w:left w:val="none" w:sz="0" w:space="0" w:color="auto"/>
        <w:bottom w:val="none" w:sz="0" w:space="0" w:color="auto"/>
        <w:right w:val="none" w:sz="0" w:space="0" w:color="auto"/>
      </w:divBdr>
    </w:div>
    <w:div w:id="977802025">
      <w:bodyDiv w:val="1"/>
      <w:marLeft w:val="0"/>
      <w:marRight w:val="0"/>
      <w:marTop w:val="0"/>
      <w:marBottom w:val="0"/>
      <w:divBdr>
        <w:top w:val="none" w:sz="0" w:space="0" w:color="auto"/>
        <w:left w:val="none" w:sz="0" w:space="0" w:color="auto"/>
        <w:bottom w:val="none" w:sz="0" w:space="0" w:color="auto"/>
        <w:right w:val="none" w:sz="0" w:space="0" w:color="auto"/>
      </w:divBdr>
    </w:div>
    <w:div w:id="986472355">
      <w:bodyDiv w:val="1"/>
      <w:marLeft w:val="0"/>
      <w:marRight w:val="0"/>
      <w:marTop w:val="0"/>
      <w:marBottom w:val="0"/>
      <w:divBdr>
        <w:top w:val="none" w:sz="0" w:space="0" w:color="auto"/>
        <w:left w:val="none" w:sz="0" w:space="0" w:color="auto"/>
        <w:bottom w:val="none" w:sz="0" w:space="0" w:color="auto"/>
        <w:right w:val="none" w:sz="0" w:space="0" w:color="auto"/>
      </w:divBdr>
    </w:div>
    <w:div w:id="989093581">
      <w:bodyDiv w:val="1"/>
      <w:marLeft w:val="0"/>
      <w:marRight w:val="0"/>
      <w:marTop w:val="0"/>
      <w:marBottom w:val="0"/>
      <w:divBdr>
        <w:top w:val="none" w:sz="0" w:space="0" w:color="auto"/>
        <w:left w:val="none" w:sz="0" w:space="0" w:color="auto"/>
        <w:bottom w:val="none" w:sz="0" w:space="0" w:color="auto"/>
        <w:right w:val="none" w:sz="0" w:space="0" w:color="auto"/>
      </w:divBdr>
      <w:divsChild>
        <w:div w:id="358090733">
          <w:marLeft w:val="0"/>
          <w:marRight w:val="0"/>
          <w:marTop w:val="0"/>
          <w:marBottom w:val="0"/>
          <w:divBdr>
            <w:top w:val="none" w:sz="0" w:space="0" w:color="auto"/>
            <w:left w:val="none" w:sz="0" w:space="0" w:color="auto"/>
            <w:bottom w:val="none" w:sz="0" w:space="0" w:color="auto"/>
            <w:right w:val="none" w:sz="0" w:space="0" w:color="auto"/>
          </w:divBdr>
        </w:div>
        <w:div w:id="395124599">
          <w:marLeft w:val="0"/>
          <w:marRight w:val="0"/>
          <w:marTop w:val="0"/>
          <w:marBottom w:val="0"/>
          <w:divBdr>
            <w:top w:val="none" w:sz="0" w:space="0" w:color="auto"/>
            <w:left w:val="none" w:sz="0" w:space="0" w:color="auto"/>
            <w:bottom w:val="none" w:sz="0" w:space="0" w:color="auto"/>
            <w:right w:val="none" w:sz="0" w:space="0" w:color="auto"/>
          </w:divBdr>
        </w:div>
        <w:div w:id="1093476152">
          <w:marLeft w:val="0"/>
          <w:marRight w:val="0"/>
          <w:marTop w:val="0"/>
          <w:marBottom w:val="0"/>
          <w:divBdr>
            <w:top w:val="none" w:sz="0" w:space="0" w:color="auto"/>
            <w:left w:val="none" w:sz="0" w:space="0" w:color="auto"/>
            <w:bottom w:val="none" w:sz="0" w:space="0" w:color="auto"/>
            <w:right w:val="none" w:sz="0" w:space="0" w:color="auto"/>
          </w:divBdr>
        </w:div>
        <w:div w:id="1861042486">
          <w:marLeft w:val="0"/>
          <w:marRight w:val="0"/>
          <w:marTop w:val="0"/>
          <w:marBottom w:val="0"/>
          <w:divBdr>
            <w:top w:val="none" w:sz="0" w:space="0" w:color="auto"/>
            <w:left w:val="none" w:sz="0" w:space="0" w:color="auto"/>
            <w:bottom w:val="none" w:sz="0" w:space="0" w:color="auto"/>
            <w:right w:val="none" w:sz="0" w:space="0" w:color="auto"/>
          </w:divBdr>
        </w:div>
      </w:divsChild>
    </w:div>
    <w:div w:id="990789283">
      <w:bodyDiv w:val="1"/>
      <w:marLeft w:val="0"/>
      <w:marRight w:val="0"/>
      <w:marTop w:val="0"/>
      <w:marBottom w:val="0"/>
      <w:divBdr>
        <w:top w:val="none" w:sz="0" w:space="0" w:color="auto"/>
        <w:left w:val="none" w:sz="0" w:space="0" w:color="auto"/>
        <w:bottom w:val="none" w:sz="0" w:space="0" w:color="auto"/>
        <w:right w:val="none" w:sz="0" w:space="0" w:color="auto"/>
      </w:divBdr>
    </w:div>
    <w:div w:id="993340126">
      <w:bodyDiv w:val="1"/>
      <w:marLeft w:val="0"/>
      <w:marRight w:val="0"/>
      <w:marTop w:val="0"/>
      <w:marBottom w:val="0"/>
      <w:divBdr>
        <w:top w:val="none" w:sz="0" w:space="0" w:color="auto"/>
        <w:left w:val="none" w:sz="0" w:space="0" w:color="auto"/>
        <w:bottom w:val="none" w:sz="0" w:space="0" w:color="auto"/>
        <w:right w:val="none" w:sz="0" w:space="0" w:color="auto"/>
      </w:divBdr>
    </w:div>
    <w:div w:id="995036710">
      <w:bodyDiv w:val="1"/>
      <w:marLeft w:val="0"/>
      <w:marRight w:val="0"/>
      <w:marTop w:val="0"/>
      <w:marBottom w:val="0"/>
      <w:divBdr>
        <w:top w:val="none" w:sz="0" w:space="0" w:color="auto"/>
        <w:left w:val="none" w:sz="0" w:space="0" w:color="auto"/>
        <w:bottom w:val="none" w:sz="0" w:space="0" w:color="auto"/>
        <w:right w:val="none" w:sz="0" w:space="0" w:color="auto"/>
      </w:divBdr>
      <w:divsChild>
        <w:div w:id="215170466">
          <w:marLeft w:val="0"/>
          <w:marRight w:val="0"/>
          <w:marTop w:val="0"/>
          <w:marBottom w:val="0"/>
          <w:divBdr>
            <w:top w:val="none" w:sz="0" w:space="0" w:color="auto"/>
            <w:left w:val="none" w:sz="0" w:space="0" w:color="auto"/>
            <w:bottom w:val="none" w:sz="0" w:space="0" w:color="auto"/>
            <w:right w:val="none" w:sz="0" w:space="0" w:color="auto"/>
          </w:divBdr>
          <w:divsChild>
            <w:div w:id="915092057">
              <w:marLeft w:val="0"/>
              <w:marRight w:val="0"/>
              <w:marTop w:val="0"/>
              <w:marBottom w:val="0"/>
              <w:divBdr>
                <w:top w:val="none" w:sz="0" w:space="0" w:color="auto"/>
                <w:left w:val="none" w:sz="0" w:space="0" w:color="auto"/>
                <w:bottom w:val="none" w:sz="0" w:space="0" w:color="auto"/>
                <w:right w:val="none" w:sz="0" w:space="0" w:color="auto"/>
              </w:divBdr>
              <w:divsChild>
                <w:div w:id="823090277">
                  <w:marLeft w:val="0"/>
                  <w:marRight w:val="0"/>
                  <w:marTop w:val="0"/>
                  <w:marBottom w:val="0"/>
                  <w:divBdr>
                    <w:top w:val="none" w:sz="0" w:space="0" w:color="auto"/>
                    <w:left w:val="none" w:sz="0" w:space="0" w:color="auto"/>
                    <w:bottom w:val="none" w:sz="0" w:space="0" w:color="auto"/>
                    <w:right w:val="none" w:sz="0" w:space="0" w:color="auto"/>
                  </w:divBdr>
                  <w:divsChild>
                    <w:div w:id="1870603801">
                      <w:marLeft w:val="0"/>
                      <w:marRight w:val="0"/>
                      <w:marTop w:val="0"/>
                      <w:marBottom w:val="0"/>
                      <w:divBdr>
                        <w:top w:val="none" w:sz="0" w:space="0" w:color="auto"/>
                        <w:left w:val="none" w:sz="0" w:space="0" w:color="auto"/>
                        <w:bottom w:val="none" w:sz="0" w:space="0" w:color="auto"/>
                        <w:right w:val="none" w:sz="0" w:space="0" w:color="auto"/>
                      </w:divBdr>
                      <w:divsChild>
                        <w:div w:id="956569624">
                          <w:marLeft w:val="0"/>
                          <w:marRight w:val="0"/>
                          <w:marTop w:val="0"/>
                          <w:marBottom w:val="0"/>
                          <w:divBdr>
                            <w:top w:val="none" w:sz="0" w:space="0" w:color="auto"/>
                            <w:left w:val="none" w:sz="0" w:space="0" w:color="auto"/>
                            <w:bottom w:val="none" w:sz="0" w:space="0" w:color="auto"/>
                            <w:right w:val="none" w:sz="0" w:space="0" w:color="auto"/>
                          </w:divBdr>
                          <w:divsChild>
                            <w:div w:id="957370325">
                              <w:marLeft w:val="0"/>
                              <w:marRight w:val="0"/>
                              <w:marTop w:val="0"/>
                              <w:marBottom w:val="0"/>
                              <w:divBdr>
                                <w:top w:val="none" w:sz="0" w:space="0" w:color="auto"/>
                                <w:left w:val="none" w:sz="0" w:space="0" w:color="auto"/>
                                <w:bottom w:val="none" w:sz="0" w:space="0" w:color="auto"/>
                                <w:right w:val="none" w:sz="0" w:space="0" w:color="auto"/>
                              </w:divBdr>
                              <w:divsChild>
                                <w:div w:id="1999339183">
                                  <w:marLeft w:val="0"/>
                                  <w:marRight w:val="0"/>
                                  <w:marTop w:val="0"/>
                                  <w:marBottom w:val="0"/>
                                  <w:divBdr>
                                    <w:top w:val="none" w:sz="0" w:space="0" w:color="auto"/>
                                    <w:left w:val="none" w:sz="0" w:space="0" w:color="auto"/>
                                    <w:bottom w:val="none" w:sz="0" w:space="0" w:color="auto"/>
                                    <w:right w:val="none" w:sz="0" w:space="0" w:color="auto"/>
                                  </w:divBdr>
                                  <w:divsChild>
                                    <w:div w:id="21382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78630">
          <w:marLeft w:val="0"/>
          <w:marRight w:val="0"/>
          <w:marTop w:val="0"/>
          <w:marBottom w:val="0"/>
          <w:divBdr>
            <w:top w:val="none" w:sz="0" w:space="0" w:color="auto"/>
            <w:left w:val="none" w:sz="0" w:space="0" w:color="auto"/>
            <w:bottom w:val="none" w:sz="0" w:space="0" w:color="auto"/>
            <w:right w:val="none" w:sz="0" w:space="0" w:color="auto"/>
          </w:divBdr>
          <w:divsChild>
            <w:div w:id="1641611547">
              <w:marLeft w:val="0"/>
              <w:marRight w:val="0"/>
              <w:marTop w:val="0"/>
              <w:marBottom w:val="0"/>
              <w:divBdr>
                <w:top w:val="none" w:sz="0" w:space="0" w:color="auto"/>
                <w:left w:val="none" w:sz="0" w:space="0" w:color="auto"/>
                <w:bottom w:val="none" w:sz="0" w:space="0" w:color="auto"/>
                <w:right w:val="none" w:sz="0" w:space="0" w:color="auto"/>
              </w:divBdr>
              <w:divsChild>
                <w:div w:id="1246498934">
                  <w:marLeft w:val="0"/>
                  <w:marRight w:val="0"/>
                  <w:marTop w:val="0"/>
                  <w:marBottom w:val="0"/>
                  <w:divBdr>
                    <w:top w:val="none" w:sz="0" w:space="0" w:color="auto"/>
                    <w:left w:val="none" w:sz="0" w:space="0" w:color="auto"/>
                    <w:bottom w:val="none" w:sz="0" w:space="0" w:color="auto"/>
                    <w:right w:val="none" w:sz="0" w:space="0" w:color="auto"/>
                  </w:divBdr>
                  <w:divsChild>
                    <w:div w:id="1228491079">
                      <w:marLeft w:val="0"/>
                      <w:marRight w:val="0"/>
                      <w:marTop w:val="0"/>
                      <w:marBottom w:val="0"/>
                      <w:divBdr>
                        <w:top w:val="none" w:sz="0" w:space="0" w:color="auto"/>
                        <w:left w:val="none" w:sz="0" w:space="0" w:color="auto"/>
                        <w:bottom w:val="none" w:sz="0" w:space="0" w:color="auto"/>
                        <w:right w:val="none" w:sz="0" w:space="0" w:color="auto"/>
                      </w:divBdr>
                      <w:divsChild>
                        <w:div w:id="850416808">
                          <w:marLeft w:val="0"/>
                          <w:marRight w:val="0"/>
                          <w:marTop w:val="0"/>
                          <w:marBottom w:val="0"/>
                          <w:divBdr>
                            <w:top w:val="none" w:sz="0" w:space="0" w:color="auto"/>
                            <w:left w:val="none" w:sz="0" w:space="0" w:color="auto"/>
                            <w:bottom w:val="none" w:sz="0" w:space="0" w:color="auto"/>
                            <w:right w:val="none" w:sz="0" w:space="0" w:color="auto"/>
                          </w:divBdr>
                          <w:divsChild>
                            <w:div w:id="1600022903">
                              <w:marLeft w:val="0"/>
                              <w:marRight w:val="0"/>
                              <w:marTop w:val="0"/>
                              <w:marBottom w:val="0"/>
                              <w:divBdr>
                                <w:top w:val="none" w:sz="0" w:space="0" w:color="auto"/>
                                <w:left w:val="none" w:sz="0" w:space="0" w:color="auto"/>
                                <w:bottom w:val="none" w:sz="0" w:space="0" w:color="auto"/>
                                <w:right w:val="none" w:sz="0" w:space="0" w:color="auto"/>
                              </w:divBdr>
                              <w:divsChild>
                                <w:div w:id="1439059279">
                                  <w:marLeft w:val="0"/>
                                  <w:marRight w:val="0"/>
                                  <w:marTop w:val="0"/>
                                  <w:marBottom w:val="0"/>
                                  <w:divBdr>
                                    <w:top w:val="none" w:sz="0" w:space="0" w:color="auto"/>
                                    <w:left w:val="none" w:sz="0" w:space="0" w:color="auto"/>
                                    <w:bottom w:val="none" w:sz="0" w:space="0" w:color="auto"/>
                                    <w:right w:val="none" w:sz="0" w:space="0" w:color="auto"/>
                                  </w:divBdr>
                                  <w:divsChild>
                                    <w:div w:id="12775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413173">
                  <w:marLeft w:val="0"/>
                  <w:marRight w:val="0"/>
                  <w:marTop w:val="0"/>
                  <w:marBottom w:val="0"/>
                  <w:divBdr>
                    <w:top w:val="none" w:sz="0" w:space="0" w:color="auto"/>
                    <w:left w:val="none" w:sz="0" w:space="0" w:color="auto"/>
                    <w:bottom w:val="none" w:sz="0" w:space="0" w:color="auto"/>
                    <w:right w:val="none" w:sz="0" w:space="0" w:color="auto"/>
                  </w:divBdr>
                  <w:divsChild>
                    <w:div w:id="1181091680">
                      <w:marLeft w:val="0"/>
                      <w:marRight w:val="0"/>
                      <w:marTop w:val="0"/>
                      <w:marBottom w:val="0"/>
                      <w:divBdr>
                        <w:top w:val="none" w:sz="0" w:space="0" w:color="auto"/>
                        <w:left w:val="none" w:sz="0" w:space="0" w:color="auto"/>
                        <w:bottom w:val="none" w:sz="0" w:space="0" w:color="auto"/>
                        <w:right w:val="none" w:sz="0" w:space="0" w:color="auto"/>
                      </w:divBdr>
                      <w:divsChild>
                        <w:div w:id="355236167">
                          <w:marLeft w:val="0"/>
                          <w:marRight w:val="0"/>
                          <w:marTop w:val="0"/>
                          <w:marBottom w:val="0"/>
                          <w:divBdr>
                            <w:top w:val="none" w:sz="0" w:space="0" w:color="auto"/>
                            <w:left w:val="none" w:sz="0" w:space="0" w:color="auto"/>
                            <w:bottom w:val="none" w:sz="0" w:space="0" w:color="auto"/>
                            <w:right w:val="none" w:sz="0" w:space="0" w:color="auto"/>
                          </w:divBdr>
                          <w:divsChild>
                            <w:div w:id="1646617461">
                              <w:marLeft w:val="0"/>
                              <w:marRight w:val="0"/>
                              <w:marTop w:val="0"/>
                              <w:marBottom w:val="0"/>
                              <w:divBdr>
                                <w:top w:val="none" w:sz="0" w:space="0" w:color="auto"/>
                                <w:left w:val="none" w:sz="0" w:space="0" w:color="auto"/>
                                <w:bottom w:val="none" w:sz="0" w:space="0" w:color="auto"/>
                                <w:right w:val="none" w:sz="0" w:space="0" w:color="auto"/>
                              </w:divBdr>
                              <w:divsChild>
                                <w:div w:id="1587763432">
                                  <w:marLeft w:val="0"/>
                                  <w:marRight w:val="0"/>
                                  <w:marTop w:val="0"/>
                                  <w:marBottom w:val="0"/>
                                  <w:divBdr>
                                    <w:top w:val="none" w:sz="0" w:space="0" w:color="auto"/>
                                    <w:left w:val="none" w:sz="0" w:space="0" w:color="auto"/>
                                    <w:bottom w:val="none" w:sz="0" w:space="0" w:color="auto"/>
                                    <w:right w:val="none" w:sz="0" w:space="0" w:color="auto"/>
                                  </w:divBdr>
                                  <w:divsChild>
                                    <w:div w:id="1558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538309">
          <w:marLeft w:val="0"/>
          <w:marRight w:val="0"/>
          <w:marTop w:val="0"/>
          <w:marBottom w:val="0"/>
          <w:divBdr>
            <w:top w:val="none" w:sz="0" w:space="0" w:color="auto"/>
            <w:left w:val="none" w:sz="0" w:space="0" w:color="auto"/>
            <w:bottom w:val="none" w:sz="0" w:space="0" w:color="auto"/>
            <w:right w:val="none" w:sz="0" w:space="0" w:color="auto"/>
          </w:divBdr>
          <w:divsChild>
            <w:div w:id="22635877">
              <w:marLeft w:val="0"/>
              <w:marRight w:val="0"/>
              <w:marTop w:val="0"/>
              <w:marBottom w:val="0"/>
              <w:divBdr>
                <w:top w:val="none" w:sz="0" w:space="0" w:color="auto"/>
                <w:left w:val="none" w:sz="0" w:space="0" w:color="auto"/>
                <w:bottom w:val="none" w:sz="0" w:space="0" w:color="auto"/>
                <w:right w:val="none" w:sz="0" w:space="0" w:color="auto"/>
              </w:divBdr>
              <w:divsChild>
                <w:div w:id="288823478">
                  <w:marLeft w:val="0"/>
                  <w:marRight w:val="0"/>
                  <w:marTop w:val="0"/>
                  <w:marBottom w:val="0"/>
                  <w:divBdr>
                    <w:top w:val="none" w:sz="0" w:space="0" w:color="auto"/>
                    <w:left w:val="none" w:sz="0" w:space="0" w:color="auto"/>
                    <w:bottom w:val="none" w:sz="0" w:space="0" w:color="auto"/>
                    <w:right w:val="none" w:sz="0" w:space="0" w:color="auto"/>
                  </w:divBdr>
                  <w:divsChild>
                    <w:div w:id="1251428130">
                      <w:marLeft w:val="0"/>
                      <w:marRight w:val="0"/>
                      <w:marTop w:val="0"/>
                      <w:marBottom w:val="0"/>
                      <w:divBdr>
                        <w:top w:val="none" w:sz="0" w:space="0" w:color="auto"/>
                        <w:left w:val="none" w:sz="0" w:space="0" w:color="auto"/>
                        <w:bottom w:val="none" w:sz="0" w:space="0" w:color="auto"/>
                        <w:right w:val="none" w:sz="0" w:space="0" w:color="auto"/>
                      </w:divBdr>
                      <w:divsChild>
                        <w:div w:id="2120636444">
                          <w:marLeft w:val="0"/>
                          <w:marRight w:val="0"/>
                          <w:marTop w:val="0"/>
                          <w:marBottom w:val="0"/>
                          <w:divBdr>
                            <w:top w:val="none" w:sz="0" w:space="0" w:color="auto"/>
                            <w:left w:val="none" w:sz="0" w:space="0" w:color="auto"/>
                            <w:bottom w:val="none" w:sz="0" w:space="0" w:color="auto"/>
                            <w:right w:val="none" w:sz="0" w:space="0" w:color="auto"/>
                          </w:divBdr>
                          <w:divsChild>
                            <w:div w:id="1433429496">
                              <w:marLeft w:val="0"/>
                              <w:marRight w:val="0"/>
                              <w:marTop w:val="0"/>
                              <w:marBottom w:val="0"/>
                              <w:divBdr>
                                <w:top w:val="none" w:sz="0" w:space="0" w:color="auto"/>
                                <w:left w:val="none" w:sz="0" w:space="0" w:color="auto"/>
                                <w:bottom w:val="none" w:sz="0" w:space="0" w:color="auto"/>
                                <w:right w:val="none" w:sz="0" w:space="0" w:color="auto"/>
                              </w:divBdr>
                              <w:divsChild>
                                <w:div w:id="1577132143">
                                  <w:marLeft w:val="0"/>
                                  <w:marRight w:val="0"/>
                                  <w:marTop w:val="0"/>
                                  <w:marBottom w:val="0"/>
                                  <w:divBdr>
                                    <w:top w:val="none" w:sz="0" w:space="0" w:color="auto"/>
                                    <w:left w:val="none" w:sz="0" w:space="0" w:color="auto"/>
                                    <w:bottom w:val="none" w:sz="0" w:space="0" w:color="auto"/>
                                    <w:right w:val="none" w:sz="0" w:space="0" w:color="auto"/>
                                  </w:divBdr>
                                  <w:divsChild>
                                    <w:div w:id="80807595">
                                      <w:marLeft w:val="0"/>
                                      <w:marRight w:val="0"/>
                                      <w:marTop w:val="0"/>
                                      <w:marBottom w:val="0"/>
                                      <w:divBdr>
                                        <w:top w:val="none" w:sz="0" w:space="0" w:color="auto"/>
                                        <w:left w:val="none" w:sz="0" w:space="0" w:color="auto"/>
                                        <w:bottom w:val="none" w:sz="0" w:space="0" w:color="auto"/>
                                        <w:right w:val="none" w:sz="0" w:space="0" w:color="auto"/>
                                      </w:divBdr>
                                      <w:divsChild>
                                        <w:div w:id="2478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354074">
      <w:bodyDiv w:val="1"/>
      <w:marLeft w:val="0"/>
      <w:marRight w:val="0"/>
      <w:marTop w:val="0"/>
      <w:marBottom w:val="0"/>
      <w:divBdr>
        <w:top w:val="none" w:sz="0" w:space="0" w:color="auto"/>
        <w:left w:val="none" w:sz="0" w:space="0" w:color="auto"/>
        <w:bottom w:val="none" w:sz="0" w:space="0" w:color="auto"/>
        <w:right w:val="none" w:sz="0" w:space="0" w:color="auto"/>
      </w:divBdr>
    </w:div>
    <w:div w:id="1001198265">
      <w:bodyDiv w:val="1"/>
      <w:marLeft w:val="0"/>
      <w:marRight w:val="0"/>
      <w:marTop w:val="0"/>
      <w:marBottom w:val="0"/>
      <w:divBdr>
        <w:top w:val="none" w:sz="0" w:space="0" w:color="auto"/>
        <w:left w:val="none" w:sz="0" w:space="0" w:color="auto"/>
        <w:bottom w:val="none" w:sz="0" w:space="0" w:color="auto"/>
        <w:right w:val="none" w:sz="0" w:space="0" w:color="auto"/>
      </w:divBdr>
    </w:div>
    <w:div w:id="1003625169">
      <w:bodyDiv w:val="1"/>
      <w:marLeft w:val="0"/>
      <w:marRight w:val="0"/>
      <w:marTop w:val="0"/>
      <w:marBottom w:val="0"/>
      <w:divBdr>
        <w:top w:val="none" w:sz="0" w:space="0" w:color="auto"/>
        <w:left w:val="none" w:sz="0" w:space="0" w:color="auto"/>
        <w:bottom w:val="none" w:sz="0" w:space="0" w:color="auto"/>
        <w:right w:val="none" w:sz="0" w:space="0" w:color="auto"/>
      </w:divBdr>
    </w:div>
    <w:div w:id="1008944142">
      <w:bodyDiv w:val="1"/>
      <w:marLeft w:val="0"/>
      <w:marRight w:val="0"/>
      <w:marTop w:val="0"/>
      <w:marBottom w:val="0"/>
      <w:divBdr>
        <w:top w:val="none" w:sz="0" w:space="0" w:color="auto"/>
        <w:left w:val="none" w:sz="0" w:space="0" w:color="auto"/>
        <w:bottom w:val="none" w:sz="0" w:space="0" w:color="auto"/>
        <w:right w:val="none" w:sz="0" w:space="0" w:color="auto"/>
      </w:divBdr>
    </w:div>
    <w:div w:id="1012028004">
      <w:bodyDiv w:val="1"/>
      <w:marLeft w:val="0"/>
      <w:marRight w:val="0"/>
      <w:marTop w:val="0"/>
      <w:marBottom w:val="0"/>
      <w:divBdr>
        <w:top w:val="none" w:sz="0" w:space="0" w:color="auto"/>
        <w:left w:val="none" w:sz="0" w:space="0" w:color="auto"/>
        <w:bottom w:val="none" w:sz="0" w:space="0" w:color="auto"/>
        <w:right w:val="none" w:sz="0" w:space="0" w:color="auto"/>
      </w:divBdr>
    </w:div>
    <w:div w:id="1016031270">
      <w:bodyDiv w:val="1"/>
      <w:marLeft w:val="0"/>
      <w:marRight w:val="0"/>
      <w:marTop w:val="0"/>
      <w:marBottom w:val="0"/>
      <w:divBdr>
        <w:top w:val="none" w:sz="0" w:space="0" w:color="auto"/>
        <w:left w:val="none" w:sz="0" w:space="0" w:color="auto"/>
        <w:bottom w:val="none" w:sz="0" w:space="0" w:color="auto"/>
        <w:right w:val="none" w:sz="0" w:space="0" w:color="auto"/>
      </w:divBdr>
    </w:div>
    <w:div w:id="1017197415">
      <w:bodyDiv w:val="1"/>
      <w:marLeft w:val="0"/>
      <w:marRight w:val="0"/>
      <w:marTop w:val="0"/>
      <w:marBottom w:val="0"/>
      <w:divBdr>
        <w:top w:val="none" w:sz="0" w:space="0" w:color="auto"/>
        <w:left w:val="none" w:sz="0" w:space="0" w:color="auto"/>
        <w:bottom w:val="none" w:sz="0" w:space="0" w:color="auto"/>
        <w:right w:val="none" w:sz="0" w:space="0" w:color="auto"/>
      </w:divBdr>
      <w:divsChild>
        <w:div w:id="330985558">
          <w:marLeft w:val="0"/>
          <w:marRight w:val="0"/>
          <w:marTop w:val="0"/>
          <w:marBottom w:val="0"/>
          <w:divBdr>
            <w:top w:val="none" w:sz="0" w:space="0" w:color="auto"/>
            <w:left w:val="none" w:sz="0" w:space="0" w:color="auto"/>
            <w:bottom w:val="none" w:sz="0" w:space="0" w:color="auto"/>
            <w:right w:val="none" w:sz="0" w:space="0" w:color="auto"/>
          </w:divBdr>
          <w:divsChild>
            <w:div w:id="393048102">
              <w:marLeft w:val="0"/>
              <w:marRight w:val="0"/>
              <w:marTop w:val="0"/>
              <w:marBottom w:val="0"/>
              <w:divBdr>
                <w:top w:val="none" w:sz="0" w:space="0" w:color="auto"/>
                <w:left w:val="none" w:sz="0" w:space="0" w:color="auto"/>
                <w:bottom w:val="none" w:sz="0" w:space="0" w:color="auto"/>
                <w:right w:val="none" w:sz="0" w:space="0" w:color="auto"/>
              </w:divBdr>
              <w:divsChild>
                <w:div w:id="1015574780">
                  <w:marLeft w:val="0"/>
                  <w:marRight w:val="0"/>
                  <w:marTop w:val="0"/>
                  <w:marBottom w:val="0"/>
                  <w:divBdr>
                    <w:top w:val="none" w:sz="0" w:space="0" w:color="auto"/>
                    <w:left w:val="none" w:sz="0" w:space="0" w:color="auto"/>
                    <w:bottom w:val="none" w:sz="0" w:space="0" w:color="auto"/>
                    <w:right w:val="none" w:sz="0" w:space="0" w:color="auto"/>
                  </w:divBdr>
                  <w:divsChild>
                    <w:div w:id="13504668">
                      <w:marLeft w:val="0"/>
                      <w:marRight w:val="0"/>
                      <w:marTop w:val="0"/>
                      <w:marBottom w:val="0"/>
                      <w:divBdr>
                        <w:top w:val="none" w:sz="0" w:space="0" w:color="auto"/>
                        <w:left w:val="none" w:sz="0" w:space="0" w:color="auto"/>
                        <w:bottom w:val="none" w:sz="0" w:space="0" w:color="auto"/>
                        <w:right w:val="none" w:sz="0" w:space="0" w:color="auto"/>
                      </w:divBdr>
                      <w:divsChild>
                        <w:div w:id="477846367">
                          <w:marLeft w:val="0"/>
                          <w:marRight w:val="0"/>
                          <w:marTop w:val="0"/>
                          <w:marBottom w:val="0"/>
                          <w:divBdr>
                            <w:top w:val="none" w:sz="0" w:space="0" w:color="auto"/>
                            <w:left w:val="none" w:sz="0" w:space="0" w:color="auto"/>
                            <w:bottom w:val="none" w:sz="0" w:space="0" w:color="auto"/>
                            <w:right w:val="none" w:sz="0" w:space="0" w:color="auto"/>
                          </w:divBdr>
                          <w:divsChild>
                            <w:div w:id="2098552572">
                              <w:marLeft w:val="0"/>
                              <w:marRight w:val="0"/>
                              <w:marTop w:val="0"/>
                              <w:marBottom w:val="0"/>
                              <w:divBdr>
                                <w:top w:val="none" w:sz="0" w:space="0" w:color="auto"/>
                                <w:left w:val="none" w:sz="0" w:space="0" w:color="auto"/>
                                <w:bottom w:val="none" w:sz="0" w:space="0" w:color="auto"/>
                                <w:right w:val="none" w:sz="0" w:space="0" w:color="auto"/>
                              </w:divBdr>
                              <w:divsChild>
                                <w:div w:id="743646040">
                                  <w:marLeft w:val="0"/>
                                  <w:marRight w:val="0"/>
                                  <w:marTop w:val="0"/>
                                  <w:marBottom w:val="0"/>
                                  <w:divBdr>
                                    <w:top w:val="none" w:sz="0" w:space="0" w:color="auto"/>
                                    <w:left w:val="none" w:sz="0" w:space="0" w:color="auto"/>
                                    <w:bottom w:val="none" w:sz="0" w:space="0" w:color="auto"/>
                                    <w:right w:val="none" w:sz="0" w:space="0" w:color="auto"/>
                                  </w:divBdr>
                                  <w:divsChild>
                                    <w:div w:id="2141334599">
                                      <w:marLeft w:val="0"/>
                                      <w:marRight w:val="0"/>
                                      <w:marTop w:val="0"/>
                                      <w:marBottom w:val="0"/>
                                      <w:divBdr>
                                        <w:top w:val="none" w:sz="0" w:space="0" w:color="auto"/>
                                        <w:left w:val="none" w:sz="0" w:space="0" w:color="auto"/>
                                        <w:bottom w:val="none" w:sz="0" w:space="0" w:color="auto"/>
                                        <w:right w:val="none" w:sz="0" w:space="0" w:color="auto"/>
                                      </w:divBdr>
                                      <w:divsChild>
                                        <w:div w:id="504788283">
                                          <w:marLeft w:val="0"/>
                                          <w:marRight w:val="0"/>
                                          <w:marTop w:val="0"/>
                                          <w:marBottom w:val="0"/>
                                          <w:divBdr>
                                            <w:top w:val="none" w:sz="0" w:space="0" w:color="auto"/>
                                            <w:left w:val="none" w:sz="0" w:space="0" w:color="auto"/>
                                            <w:bottom w:val="none" w:sz="0" w:space="0" w:color="auto"/>
                                            <w:right w:val="none" w:sz="0" w:space="0" w:color="auto"/>
                                          </w:divBdr>
                                          <w:divsChild>
                                            <w:div w:id="605430223">
                                              <w:marLeft w:val="0"/>
                                              <w:marRight w:val="0"/>
                                              <w:marTop w:val="0"/>
                                              <w:marBottom w:val="0"/>
                                              <w:divBdr>
                                                <w:top w:val="none" w:sz="0" w:space="0" w:color="auto"/>
                                                <w:left w:val="none" w:sz="0" w:space="0" w:color="auto"/>
                                                <w:bottom w:val="none" w:sz="0" w:space="0" w:color="auto"/>
                                                <w:right w:val="none" w:sz="0" w:space="0" w:color="auto"/>
                                              </w:divBdr>
                                              <w:divsChild>
                                                <w:div w:id="1509447567">
                                                  <w:marLeft w:val="0"/>
                                                  <w:marRight w:val="0"/>
                                                  <w:marTop w:val="0"/>
                                                  <w:marBottom w:val="0"/>
                                                  <w:divBdr>
                                                    <w:top w:val="none" w:sz="0" w:space="0" w:color="auto"/>
                                                    <w:left w:val="none" w:sz="0" w:space="0" w:color="auto"/>
                                                    <w:bottom w:val="none" w:sz="0" w:space="0" w:color="auto"/>
                                                    <w:right w:val="none" w:sz="0" w:space="0" w:color="auto"/>
                                                  </w:divBdr>
                                                  <w:divsChild>
                                                    <w:div w:id="881091450">
                                                      <w:marLeft w:val="0"/>
                                                      <w:marRight w:val="0"/>
                                                      <w:marTop w:val="0"/>
                                                      <w:marBottom w:val="0"/>
                                                      <w:divBdr>
                                                        <w:top w:val="none" w:sz="0" w:space="0" w:color="auto"/>
                                                        <w:left w:val="none" w:sz="0" w:space="0" w:color="auto"/>
                                                        <w:bottom w:val="none" w:sz="0" w:space="0" w:color="auto"/>
                                                        <w:right w:val="none" w:sz="0" w:space="0" w:color="auto"/>
                                                      </w:divBdr>
                                                      <w:divsChild>
                                                        <w:div w:id="14983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0282362">
      <w:bodyDiv w:val="1"/>
      <w:marLeft w:val="0"/>
      <w:marRight w:val="0"/>
      <w:marTop w:val="0"/>
      <w:marBottom w:val="0"/>
      <w:divBdr>
        <w:top w:val="none" w:sz="0" w:space="0" w:color="auto"/>
        <w:left w:val="none" w:sz="0" w:space="0" w:color="auto"/>
        <w:bottom w:val="none" w:sz="0" w:space="0" w:color="auto"/>
        <w:right w:val="none" w:sz="0" w:space="0" w:color="auto"/>
      </w:divBdr>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
    <w:div w:id="1022852879">
      <w:bodyDiv w:val="1"/>
      <w:marLeft w:val="0"/>
      <w:marRight w:val="0"/>
      <w:marTop w:val="0"/>
      <w:marBottom w:val="0"/>
      <w:divBdr>
        <w:top w:val="none" w:sz="0" w:space="0" w:color="auto"/>
        <w:left w:val="none" w:sz="0" w:space="0" w:color="auto"/>
        <w:bottom w:val="none" w:sz="0" w:space="0" w:color="auto"/>
        <w:right w:val="none" w:sz="0" w:space="0" w:color="auto"/>
      </w:divBdr>
    </w:div>
    <w:div w:id="1023288216">
      <w:bodyDiv w:val="1"/>
      <w:marLeft w:val="0"/>
      <w:marRight w:val="0"/>
      <w:marTop w:val="0"/>
      <w:marBottom w:val="0"/>
      <w:divBdr>
        <w:top w:val="none" w:sz="0" w:space="0" w:color="auto"/>
        <w:left w:val="none" w:sz="0" w:space="0" w:color="auto"/>
        <w:bottom w:val="none" w:sz="0" w:space="0" w:color="auto"/>
        <w:right w:val="none" w:sz="0" w:space="0" w:color="auto"/>
      </w:divBdr>
    </w:div>
    <w:div w:id="1029723262">
      <w:bodyDiv w:val="1"/>
      <w:marLeft w:val="0"/>
      <w:marRight w:val="0"/>
      <w:marTop w:val="0"/>
      <w:marBottom w:val="0"/>
      <w:divBdr>
        <w:top w:val="none" w:sz="0" w:space="0" w:color="auto"/>
        <w:left w:val="none" w:sz="0" w:space="0" w:color="auto"/>
        <w:bottom w:val="none" w:sz="0" w:space="0" w:color="auto"/>
        <w:right w:val="none" w:sz="0" w:space="0" w:color="auto"/>
      </w:divBdr>
    </w:div>
    <w:div w:id="1030762993">
      <w:bodyDiv w:val="1"/>
      <w:marLeft w:val="0"/>
      <w:marRight w:val="0"/>
      <w:marTop w:val="0"/>
      <w:marBottom w:val="0"/>
      <w:divBdr>
        <w:top w:val="none" w:sz="0" w:space="0" w:color="auto"/>
        <w:left w:val="none" w:sz="0" w:space="0" w:color="auto"/>
        <w:bottom w:val="none" w:sz="0" w:space="0" w:color="auto"/>
        <w:right w:val="none" w:sz="0" w:space="0" w:color="auto"/>
      </w:divBdr>
    </w:div>
    <w:div w:id="1034845515">
      <w:bodyDiv w:val="1"/>
      <w:marLeft w:val="0"/>
      <w:marRight w:val="0"/>
      <w:marTop w:val="0"/>
      <w:marBottom w:val="0"/>
      <w:divBdr>
        <w:top w:val="none" w:sz="0" w:space="0" w:color="auto"/>
        <w:left w:val="none" w:sz="0" w:space="0" w:color="auto"/>
        <w:bottom w:val="none" w:sz="0" w:space="0" w:color="auto"/>
        <w:right w:val="none" w:sz="0" w:space="0" w:color="auto"/>
      </w:divBdr>
    </w:div>
    <w:div w:id="1042444245">
      <w:bodyDiv w:val="1"/>
      <w:marLeft w:val="0"/>
      <w:marRight w:val="0"/>
      <w:marTop w:val="0"/>
      <w:marBottom w:val="0"/>
      <w:divBdr>
        <w:top w:val="none" w:sz="0" w:space="0" w:color="auto"/>
        <w:left w:val="none" w:sz="0" w:space="0" w:color="auto"/>
        <w:bottom w:val="none" w:sz="0" w:space="0" w:color="auto"/>
        <w:right w:val="none" w:sz="0" w:space="0" w:color="auto"/>
      </w:divBdr>
    </w:div>
    <w:div w:id="1044334025">
      <w:bodyDiv w:val="1"/>
      <w:marLeft w:val="0"/>
      <w:marRight w:val="0"/>
      <w:marTop w:val="0"/>
      <w:marBottom w:val="0"/>
      <w:divBdr>
        <w:top w:val="none" w:sz="0" w:space="0" w:color="auto"/>
        <w:left w:val="none" w:sz="0" w:space="0" w:color="auto"/>
        <w:bottom w:val="none" w:sz="0" w:space="0" w:color="auto"/>
        <w:right w:val="none" w:sz="0" w:space="0" w:color="auto"/>
      </w:divBdr>
    </w:div>
    <w:div w:id="1048341579">
      <w:bodyDiv w:val="1"/>
      <w:marLeft w:val="0"/>
      <w:marRight w:val="0"/>
      <w:marTop w:val="0"/>
      <w:marBottom w:val="0"/>
      <w:divBdr>
        <w:top w:val="none" w:sz="0" w:space="0" w:color="auto"/>
        <w:left w:val="none" w:sz="0" w:space="0" w:color="auto"/>
        <w:bottom w:val="none" w:sz="0" w:space="0" w:color="auto"/>
        <w:right w:val="none" w:sz="0" w:space="0" w:color="auto"/>
      </w:divBdr>
    </w:div>
    <w:div w:id="1053776128">
      <w:bodyDiv w:val="1"/>
      <w:marLeft w:val="0"/>
      <w:marRight w:val="0"/>
      <w:marTop w:val="0"/>
      <w:marBottom w:val="0"/>
      <w:divBdr>
        <w:top w:val="none" w:sz="0" w:space="0" w:color="auto"/>
        <w:left w:val="none" w:sz="0" w:space="0" w:color="auto"/>
        <w:bottom w:val="none" w:sz="0" w:space="0" w:color="auto"/>
        <w:right w:val="none" w:sz="0" w:space="0" w:color="auto"/>
      </w:divBdr>
    </w:div>
    <w:div w:id="1059861274">
      <w:bodyDiv w:val="1"/>
      <w:marLeft w:val="0"/>
      <w:marRight w:val="0"/>
      <w:marTop w:val="0"/>
      <w:marBottom w:val="0"/>
      <w:divBdr>
        <w:top w:val="none" w:sz="0" w:space="0" w:color="auto"/>
        <w:left w:val="none" w:sz="0" w:space="0" w:color="auto"/>
        <w:bottom w:val="none" w:sz="0" w:space="0" w:color="auto"/>
        <w:right w:val="none" w:sz="0" w:space="0" w:color="auto"/>
      </w:divBdr>
    </w:div>
    <w:div w:id="1064179298">
      <w:bodyDiv w:val="1"/>
      <w:marLeft w:val="0"/>
      <w:marRight w:val="0"/>
      <w:marTop w:val="0"/>
      <w:marBottom w:val="0"/>
      <w:divBdr>
        <w:top w:val="none" w:sz="0" w:space="0" w:color="auto"/>
        <w:left w:val="none" w:sz="0" w:space="0" w:color="auto"/>
        <w:bottom w:val="none" w:sz="0" w:space="0" w:color="auto"/>
        <w:right w:val="none" w:sz="0" w:space="0" w:color="auto"/>
      </w:divBdr>
    </w:div>
    <w:div w:id="1068455319">
      <w:bodyDiv w:val="1"/>
      <w:marLeft w:val="0"/>
      <w:marRight w:val="0"/>
      <w:marTop w:val="0"/>
      <w:marBottom w:val="0"/>
      <w:divBdr>
        <w:top w:val="none" w:sz="0" w:space="0" w:color="auto"/>
        <w:left w:val="none" w:sz="0" w:space="0" w:color="auto"/>
        <w:bottom w:val="none" w:sz="0" w:space="0" w:color="auto"/>
        <w:right w:val="none" w:sz="0" w:space="0" w:color="auto"/>
      </w:divBdr>
    </w:div>
    <w:div w:id="1074090491">
      <w:bodyDiv w:val="1"/>
      <w:marLeft w:val="0"/>
      <w:marRight w:val="0"/>
      <w:marTop w:val="0"/>
      <w:marBottom w:val="0"/>
      <w:divBdr>
        <w:top w:val="none" w:sz="0" w:space="0" w:color="auto"/>
        <w:left w:val="none" w:sz="0" w:space="0" w:color="auto"/>
        <w:bottom w:val="none" w:sz="0" w:space="0" w:color="auto"/>
        <w:right w:val="none" w:sz="0" w:space="0" w:color="auto"/>
      </w:divBdr>
    </w:div>
    <w:div w:id="1082264144">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9041645">
      <w:bodyDiv w:val="1"/>
      <w:marLeft w:val="0"/>
      <w:marRight w:val="0"/>
      <w:marTop w:val="0"/>
      <w:marBottom w:val="0"/>
      <w:divBdr>
        <w:top w:val="none" w:sz="0" w:space="0" w:color="auto"/>
        <w:left w:val="none" w:sz="0" w:space="0" w:color="auto"/>
        <w:bottom w:val="none" w:sz="0" w:space="0" w:color="auto"/>
        <w:right w:val="none" w:sz="0" w:space="0" w:color="auto"/>
      </w:divBdr>
    </w:div>
    <w:div w:id="1104883195">
      <w:bodyDiv w:val="1"/>
      <w:marLeft w:val="0"/>
      <w:marRight w:val="0"/>
      <w:marTop w:val="0"/>
      <w:marBottom w:val="0"/>
      <w:divBdr>
        <w:top w:val="none" w:sz="0" w:space="0" w:color="auto"/>
        <w:left w:val="none" w:sz="0" w:space="0" w:color="auto"/>
        <w:bottom w:val="none" w:sz="0" w:space="0" w:color="auto"/>
        <w:right w:val="none" w:sz="0" w:space="0" w:color="auto"/>
      </w:divBdr>
    </w:div>
    <w:div w:id="1106997678">
      <w:bodyDiv w:val="1"/>
      <w:marLeft w:val="0"/>
      <w:marRight w:val="0"/>
      <w:marTop w:val="0"/>
      <w:marBottom w:val="0"/>
      <w:divBdr>
        <w:top w:val="none" w:sz="0" w:space="0" w:color="auto"/>
        <w:left w:val="none" w:sz="0" w:space="0" w:color="auto"/>
        <w:bottom w:val="none" w:sz="0" w:space="0" w:color="auto"/>
        <w:right w:val="none" w:sz="0" w:space="0" w:color="auto"/>
      </w:divBdr>
    </w:div>
    <w:div w:id="1110198915">
      <w:bodyDiv w:val="1"/>
      <w:marLeft w:val="0"/>
      <w:marRight w:val="0"/>
      <w:marTop w:val="0"/>
      <w:marBottom w:val="0"/>
      <w:divBdr>
        <w:top w:val="none" w:sz="0" w:space="0" w:color="auto"/>
        <w:left w:val="none" w:sz="0" w:space="0" w:color="auto"/>
        <w:bottom w:val="none" w:sz="0" w:space="0" w:color="auto"/>
        <w:right w:val="none" w:sz="0" w:space="0" w:color="auto"/>
      </w:divBdr>
    </w:div>
    <w:div w:id="1111123502">
      <w:bodyDiv w:val="1"/>
      <w:marLeft w:val="0"/>
      <w:marRight w:val="0"/>
      <w:marTop w:val="0"/>
      <w:marBottom w:val="0"/>
      <w:divBdr>
        <w:top w:val="none" w:sz="0" w:space="0" w:color="auto"/>
        <w:left w:val="none" w:sz="0" w:space="0" w:color="auto"/>
        <w:bottom w:val="none" w:sz="0" w:space="0" w:color="auto"/>
        <w:right w:val="none" w:sz="0" w:space="0" w:color="auto"/>
      </w:divBdr>
    </w:div>
    <w:div w:id="1117259666">
      <w:bodyDiv w:val="1"/>
      <w:marLeft w:val="0"/>
      <w:marRight w:val="0"/>
      <w:marTop w:val="0"/>
      <w:marBottom w:val="0"/>
      <w:divBdr>
        <w:top w:val="none" w:sz="0" w:space="0" w:color="auto"/>
        <w:left w:val="none" w:sz="0" w:space="0" w:color="auto"/>
        <w:bottom w:val="none" w:sz="0" w:space="0" w:color="auto"/>
        <w:right w:val="none" w:sz="0" w:space="0" w:color="auto"/>
      </w:divBdr>
    </w:div>
    <w:div w:id="1121729878">
      <w:bodyDiv w:val="1"/>
      <w:marLeft w:val="0"/>
      <w:marRight w:val="0"/>
      <w:marTop w:val="0"/>
      <w:marBottom w:val="0"/>
      <w:divBdr>
        <w:top w:val="none" w:sz="0" w:space="0" w:color="auto"/>
        <w:left w:val="none" w:sz="0" w:space="0" w:color="auto"/>
        <w:bottom w:val="none" w:sz="0" w:space="0" w:color="auto"/>
        <w:right w:val="none" w:sz="0" w:space="0" w:color="auto"/>
      </w:divBdr>
    </w:div>
    <w:div w:id="1123033962">
      <w:bodyDiv w:val="1"/>
      <w:marLeft w:val="0"/>
      <w:marRight w:val="0"/>
      <w:marTop w:val="0"/>
      <w:marBottom w:val="0"/>
      <w:divBdr>
        <w:top w:val="none" w:sz="0" w:space="0" w:color="auto"/>
        <w:left w:val="none" w:sz="0" w:space="0" w:color="auto"/>
        <w:bottom w:val="none" w:sz="0" w:space="0" w:color="auto"/>
        <w:right w:val="none" w:sz="0" w:space="0" w:color="auto"/>
      </w:divBdr>
    </w:div>
    <w:div w:id="1130586702">
      <w:bodyDiv w:val="1"/>
      <w:marLeft w:val="0"/>
      <w:marRight w:val="0"/>
      <w:marTop w:val="0"/>
      <w:marBottom w:val="0"/>
      <w:divBdr>
        <w:top w:val="none" w:sz="0" w:space="0" w:color="auto"/>
        <w:left w:val="none" w:sz="0" w:space="0" w:color="auto"/>
        <w:bottom w:val="none" w:sz="0" w:space="0" w:color="auto"/>
        <w:right w:val="none" w:sz="0" w:space="0" w:color="auto"/>
      </w:divBdr>
    </w:div>
    <w:div w:id="1137333361">
      <w:bodyDiv w:val="1"/>
      <w:marLeft w:val="0"/>
      <w:marRight w:val="0"/>
      <w:marTop w:val="0"/>
      <w:marBottom w:val="0"/>
      <w:divBdr>
        <w:top w:val="none" w:sz="0" w:space="0" w:color="auto"/>
        <w:left w:val="none" w:sz="0" w:space="0" w:color="auto"/>
        <w:bottom w:val="none" w:sz="0" w:space="0" w:color="auto"/>
        <w:right w:val="none" w:sz="0" w:space="0" w:color="auto"/>
      </w:divBdr>
    </w:div>
    <w:div w:id="1139106307">
      <w:bodyDiv w:val="1"/>
      <w:marLeft w:val="0"/>
      <w:marRight w:val="0"/>
      <w:marTop w:val="0"/>
      <w:marBottom w:val="0"/>
      <w:divBdr>
        <w:top w:val="none" w:sz="0" w:space="0" w:color="auto"/>
        <w:left w:val="none" w:sz="0" w:space="0" w:color="auto"/>
        <w:bottom w:val="none" w:sz="0" w:space="0" w:color="auto"/>
        <w:right w:val="none" w:sz="0" w:space="0" w:color="auto"/>
      </w:divBdr>
    </w:div>
    <w:div w:id="1139225123">
      <w:bodyDiv w:val="1"/>
      <w:marLeft w:val="0"/>
      <w:marRight w:val="0"/>
      <w:marTop w:val="0"/>
      <w:marBottom w:val="0"/>
      <w:divBdr>
        <w:top w:val="none" w:sz="0" w:space="0" w:color="auto"/>
        <w:left w:val="none" w:sz="0" w:space="0" w:color="auto"/>
        <w:bottom w:val="none" w:sz="0" w:space="0" w:color="auto"/>
        <w:right w:val="none" w:sz="0" w:space="0" w:color="auto"/>
      </w:divBdr>
    </w:div>
    <w:div w:id="1142116146">
      <w:bodyDiv w:val="1"/>
      <w:marLeft w:val="0"/>
      <w:marRight w:val="0"/>
      <w:marTop w:val="0"/>
      <w:marBottom w:val="0"/>
      <w:divBdr>
        <w:top w:val="none" w:sz="0" w:space="0" w:color="auto"/>
        <w:left w:val="none" w:sz="0" w:space="0" w:color="auto"/>
        <w:bottom w:val="none" w:sz="0" w:space="0" w:color="auto"/>
        <w:right w:val="none" w:sz="0" w:space="0" w:color="auto"/>
      </w:divBdr>
    </w:div>
    <w:div w:id="1146555402">
      <w:bodyDiv w:val="1"/>
      <w:marLeft w:val="0"/>
      <w:marRight w:val="0"/>
      <w:marTop w:val="0"/>
      <w:marBottom w:val="0"/>
      <w:divBdr>
        <w:top w:val="none" w:sz="0" w:space="0" w:color="auto"/>
        <w:left w:val="none" w:sz="0" w:space="0" w:color="auto"/>
        <w:bottom w:val="none" w:sz="0" w:space="0" w:color="auto"/>
        <w:right w:val="none" w:sz="0" w:space="0" w:color="auto"/>
      </w:divBdr>
    </w:div>
    <w:div w:id="1146580744">
      <w:bodyDiv w:val="1"/>
      <w:marLeft w:val="0"/>
      <w:marRight w:val="0"/>
      <w:marTop w:val="0"/>
      <w:marBottom w:val="0"/>
      <w:divBdr>
        <w:top w:val="none" w:sz="0" w:space="0" w:color="auto"/>
        <w:left w:val="none" w:sz="0" w:space="0" w:color="auto"/>
        <w:bottom w:val="none" w:sz="0" w:space="0" w:color="auto"/>
        <w:right w:val="none" w:sz="0" w:space="0" w:color="auto"/>
      </w:divBdr>
    </w:div>
    <w:div w:id="1151752703">
      <w:bodyDiv w:val="1"/>
      <w:marLeft w:val="0"/>
      <w:marRight w:val="0"/>
      <w:marTop w:val="0"/>
      <w:marBottom w:val="0"/>
      <w:divBdr>
        <w:top w:val="none" w:sz="0" w:space="0" w:color="auto"/>
        <w:left w:val="none" w:sz="0" w:space="0" w:color="auto"/>
        <w:bottom w:val="none" w:sz="0" w:space="0" w:color="auto"/>
        <w:right w:val="none" w:sz="0" w:space="0" w:color="auto"/>
      </w:divBdr>
    </w:div>
    <w:div w:id="1169977701">
      <w:bodyDiv w:val="1"/>
      <w:marLeft w:val="0"/>
      <w:marRight w:val="0"/>
      <w:marTop w:val="0"/>
      <w:marBottom w:val="0"/>
      <w:divBdr>
        <w:top w:val="none" w:sz="0" w:space="0" w:color="auto"/>
        <w:left w:val="none" w:sz="0" w:space="0" w:color="auto"/>
        <w:bottom w:val="none" w:sz="0" w:space="0" w:color="auto"/>
        <w:right w:val="none" w:sz="0" w:space="0" w:color="auto"/>
      </w:divBdr>
    </w:div>
    <w:div w:id="1173256085">
      <w:bodyDiv w:val="1"/>
      <w:marLeft w:val="0"/>
      <w:marRight w:val="0"/>
      <w:marTop w:val="0"/>
      <w:marBottom w:val="0"/>
      <w:divBdr>
        <w:top w:val="none" w:sz="0" w:space="0" w:color="auto"/>
        <w:left w:val="none" w:sz="0" w:space="0" w:color="auto"/>
        <w:bottom w:val="none" w:sz="0" w:space="0" w:color="auto"/>
        <w:right w:val="none" w:sz="0" w:space="0" w:color="auto"/>
      </w:divBdr>
    </w:div>
    <w:div w:id="1186137999">
      <w:bodyDiv w:val="1"/>
      <w:marLeft w:val="0"/>
      <w:marRight w:val="0"/>
      <w:marTop w:val="0"/>
      <w:marBottom w:val="0"/>
      <w:divBdr>
        <w:top w:val="none" w:sz="0" w:space="0" w:color="auto"/>
        <w:left w:val="none" w:sz="0" w:space="0" w:color="auto"/>
        <w:bottom w:val="none" w:sz="0" w:space="0" w:color="auto"/>
        <w:right w:val="none" w:sz="0" w:space="0" w:color="auto"/>
      </w:divBdr>
    </w:div>
    <w:div w:id="1188063152">
      <w:bodyDiv w:val="1"/>
      <w:marLeft w:val="0"/>
      <w:marRight w:val="0"/>
      <w:marTop w:val="0"/>
      <w:marBottom w:val="0"/>
      <w:divBdr>
        <w:top w:val="none" w:sz="0" w:space="0" w:color="auto"/>
        <w:left w:val="none" w:sz="0" w:space="0" w:color="auto"/>
        <w:bottom w:val="none" w:sz="0" w:space="0" w:color="auto"/>
        <w:right w:val="none" w:sz="0" w:space="0" w:color="auto"/>
      </w:divBdr>
    </w:div>
    <w:div w:id="1192499768">
      <w:bodyDiv w:val="1"/>
      <w:marLeft w:val="0"/>
      <w:marRight w:val="0"/>
      <w:marTop w:val="0"/>
      <w:marBottom w:val="0"/>
      <w:divBdr>
        <w:top w:val="none" w:sz="0" w:space="0" w:color="auto"/>
        <w:left w:val="none" w:sz="0" w:space="0" w:color="auto"/>
        <w:bottom w:val="none" w:sz="0" w:space="0" w:color="auto"/>
        <w:right w:val="none" w:sz="0" w:space="0" w:color="auto"/>
      </w:divBdr>
    </w:div>
    <w:div w:id="1193417900">
      <w:bodyDiv w:val="1"/>
      <w:marLeft w:val="0"/>
      <w:marRight w:val="0"/>
      <w:marTop w:val="0"/>
      <w:marBottom w:val="0"/>
      <w:divBdr>
        <w:top w:val="none" w:sz="0" w:space="0" w:color="auto"/>
        <w:left w:val="none" w:sz="0" w:space="0" w:color="auto"/>
        <w:bottom w:val="none" w:sz="0" w:space="0" w:color="auto"/>
        <w:right w:val="none" w:sz="0" w:space="0" w:color="auto"/>
      </w:divBdr>
    </w:div>
    <w:div w:id="1193690645">
      <w:bodyDiv w:val="1"/>
      <w:marLeft w:val="0"/>
      <w:marRight w:val="0"/>
      <w:marTop w:val="0"/>
      <w:marBottom w:val="0"/>
      <w:divBdr>
        <w:top w:val="none" w:sz="0" w:space="0" w:color="auto"/>
        <w:left w:val="none" w:sz="0" w:space="0" w:color="auto"/>
        <w:bottom w:val="none" w:sz="0" w:space="0" w:color="auto"/>
        <w:right w:val="none" w:sz="0" w:space="0" w:color="auto"/>
      </w:divBdr>
    </w:div>
    <w:div w:id="1194464188">
      <w:bodyDiv w:val="1"/>
      <w:marLeft w:val="0"/>
      <w:marRight w:val="0"/>
      <w:marTop w:val="0"/>
      <w:marBottom w:val="0"/>
      <w:divBdr>
        <w:top w:val="none" w:sz="0" w:space="0" w:color="auto"/>
        <w:left w:val="none" w:sz="0" w:space="0" w:color="auto"/>
        <w:bottom w:val="none" w:sz="0" w:space="0" w:color="auto"/>
        <w:right w:val="none" w:sz="0" w:space="0" w:color="auto"/>
      </w:divBdr>
    </w:div>
    <w:div w:id="1203860931">
      <w:bodyDiv w:val="1"/>
      <w:marLeft w:val="0"/>
      <w:marRight w:val="0"/>
      <w:marTop w:val="0"/>
      <w:marBottom w:val="0"/>
      <w:divBdr>
        <w:top w:val="none" w:sz="0" w:space="0" w:color="auto"/>
        <w:left w:val="none" w:sz="0" w:space="0" w:color="auto"/>
        <w:bottom w:val="none" w:sz="0" w:space="0" w:color="auto"/>
        <w:right w:val="none" w:sz="0" w:space="0" w:color="auto"/>
      </w:divBdr>
    </w:div>
    <w:div w:id="1223366689">
      <w:bodyDiv w:val="1"/>
      <w:marLeft w:val="0"/>
      <w:marRight w:val="0"/>
      <w:marTop w:val="0"/>
      <w:marBottom w:val="0"/>
      <w:divBdr>
        <w:top w:val="none" w:sz="0" w:space="0" w:color="auto"/>
        <w:left w:val="none" w:sz="0" w:space="0" w:color="auto"/>
        <w:bottom w:val="none" w:sz="0" w:space="0" w:color="auto"/>
        <w:right w:val="none" w:sz="0" w:space="0" w:color="auto"/>
      </w:divBdr>
      <w:divsChild>
        <w:div w:id="1441796236">
          <w:marLeft w:val="0"/>
          <w:marRight w:val="0"/>
          <w:marTop w:val="0"/>
          <w:marBottom w:val="0"/>
          <w:divBdr>
            <w:top w:val="none" w:sz="0" w:space="0" w:color="auto"/>
            <w:left w:val="none" w:sz="0" w:space="0" w:color="auto"/>
            <w:bottom w:val="none" w:sz="0" w:space="0" w:color="auto"/>
            <w:right w:val="none" w:sz="0" w:space="0" w:color="auto"/>
          </w:divBdr>
          <w:divsChild>
            <w:div w:id="1336763885">
              <w:marLeft w:val="0"/>
              <w:marRight w:val="0"/>
              <w:marTop w:val="0"/>
              <w:marBottom w:val="0"/>
              <w:divBdr>
                <w:top w:val="none" w:sz="0" w:space="0" w:color="auto"/>
                <w:left w:val="none" w:sz="0" w:space="0" w:color="auto"/>
                <w:bottom w:val="none" w:sz="0" w:space="0" w:color="auto"/>
                <w:right w:val="none" w:sz="0" w:space="0" w:color="auto"/>
              </w:divBdr>
              <w:divsChild>
                <w:div w:id="63995645">
                  <w:marLeft w:val="0"/>
                  <w:marRight w:val="0"/>
                  <w:marTop w:val="0"/>
                  <w:marBottom w:val="0"/>
                  <w:divBdr>
                    <w:top w:val="none" w:sz="0" w:space="0" w:color="auto"/>
                    <w:left w:val="none" w:sz="0" w:space="0" w:color="auto"/>
                    <w:bottom w:val="none" w:sz="0" w:space="0" w:color="auto"/>
                    <w:right w:val="none" w:sz="0" w:space="0" w:color="auto"/>
                  </w:divBdr>
                  <w:divsChild>
                    <w:div w:id="2067869296">
                      <w:marLeft w:val="0"/>
                      <w:marRight w:val="0"/>
                      <w:marTop w:val="0"/>
                      <w:marBottom w:val="0"/>
                      <w:divBdr>
                        <w:top w:val="none" w:sz="0" w:space="0" w:color="auto"/>
                        <w:left w:val="none" w:sz="0" w:space="0" w:color="auto"/>
                        <w:bottom w:val="none" w:sz="0" w:space="0" w:color="auto"/>
                        <w:right w:val="none" w:sz="0" w:space="0" w:color="auto"/>
                      </w:divBdr>
                      <w:divsChild>
                        <w:div w:id="1659963416">
                          <w:marLeft w:val="0"/>
                          <w:marRight w:val="0"/>
                          <w:marTop w:val="0"/>
                          <w:marBottom w:val="0"/>
                          <w:divBdr>
                            <w:top w:val="none" w:sz="0" w:space="0" w:color="auto"/>
                            <w:left w:val="none" w:sz="0" w:space="0" w:color="auto"/>
                            <w:bottom w:val="none" w:sz="0" w:space="0" w:color="auto"/>
                            <w:right w:val="none" w:sz="0" w:space="0" w:color="auto"/>
                          </w:divBdr>
                          <w:divsChild>
                            <w:div w:id="1856963076">
                              <w:marLeft w:val="0"/>
                              <w:marRight w:val="0"/>
                              <w:marTop w:val="0"/>
                              <w:marBottom w:val="0"/>
                              <w:divBdr>
                                <w:top w:val="none" w:sz="0" w:space="0" w:color="auto"/>
                                <w:left w:val="none" w:sz="0" w:space="0" w:color="auto"/>
                                <w:bottom w:val="none" w:sz="0" w:space="0" w:color="auto"/>
                                <w:right w:val="none" w:sz="0" w:space="0" w:color="auto"/>
                              </w:divBdr>
                              <w:divsChild>
                                <w:div w:id="527259483">
                                  <w:marLeft w:val="0"/>
                                  <w:marRight w:val="0"/>
                                  <w:marTop w:val="0"/>
                                  <w:marBottom w:val="0"/>
                                  <w:divBdr>
                                    <w:top w:val="none" w:sz="0" w:space="0" w:color="auto"/>
                                    <w:left w:val="none" w:sz="0" w:space="0" w:color="auto"/>
                                    <w:bottom w:val="none" w:sz="0" w:space="0" w:color="auto"/>
                                    <w:right w:val="none" w:sz="0" w:space="0" w:color="auto"/>
                                  </w:divBdr>
                                  <w:divsChild>
                                    <w:div w:id="1016883652">
                                      <w:marLeft w:val="0"/>
                                      <w:marRight w:val="0"/>
                                      <w:marTop w:val="0"/>
                                      <w:marBottom w:val="0"/>
                                      <w:divBdr>
                                        <w:top w:val="none" w:sz="0" w:space="0" w:color="auto"/>
                                        <w:left w:val="none" w:sz="0" w:space="0" w:color="auto"/>
                                        <w:bottom w:val="none" w:sz="0" w:space="0" w:color="auto"/>
                                        <w:right w:val="none" w:sz="0" w:space="0" w:color="auto"/>
                                      </w:divBdr>
                                      <w:divsChild>
                                        <w:div w:id="1453282999">
                                          <w:marLeft w:val="0"/>
                                          <w:marRight w:val="0"/>
                                          <w:marTop w:val="0"/>
                                          <w:marBottom w:val="0"/>
                                          <w:divBdr>
                                            <w:top w:val="none" w:sz="0" w:space="0" w:color="auto"/>
                                            <w:left w:val="none" w:sz="0" w:space="0" w:color="auto"/>
                                            <w:bottom w:val="none" w:sz="0" w:space="0" w:color="auto"/>
                                            <w:right w:val="none" w:sz="0" w:space="0" w:color="auto"/>
                                          </w:divBdr>
                                          <w:divsChild>
                                            <w:div w:id="2029478391">
                                              <w:marLeft w:val="0"/>
                                              <w:marRight w:val="0"/>
                                              <w:marTop w:val="0"/>
                                              <w:marBottom w:val="0"/>
                                              <w:divBdr>
                                                <w:top w:val="none" w:sz="0" w:space="0" w:color="auto"/>
                                                <w:left w:val="none" w:sz="0" w:space="0" w:color="auto"/>
                                                <w:bottom w:val="none" w:sz="0" w:space="0" w:color="auto"/>
                                                <w:right w:val="none" w:sz="0" w:space="0" w:color="auto"/>
                                              </w:divBdr>
                                              <w:divsChild>
                                                <w:div w:id="1317804354">
                                                  <w:marLeft w:val="0"/>
                                                  <w:marRight w:val="0"/>
                                                  <w:marTop w:val="0"/>
                                                  <w:marBottom w:val="0"/>
                                                  <w:divBdr>
                                                    <w:top w:val="none" w:sz="0" w:space="0" w:color="auto"/>
                                                    <w:left w:val="none" w:sz="0" w:space="0" w:color="auto"/>
                                                    <w:bottom w:val="none" w:sz="0" w:space="0" w:color="auto"/>
                                                    <w:right w:val="none" w:sz="0" w:space="0" w:color="auto"/>
                                                  </w:divBdr>
                                                  <w:divsChild>
                                                    <w:div w:id="956912147">
                                                      <w:marLeft w:val="0"/>
                                                      <w:marRight w:val="0"/>
                                                      <w:marTop w:val="0"/>
                                                      <w:marBottom w:val="0"/>
                                                      <w:divBdr>
                                                        <w:top w:val="none" w:sz="0" w:space="0" w:color="auto"/>
                                                        <w:left w:val="none" w:sz="0" w:space="0" w:color="auto"/>
                                                        <w:bottom w:val="none" w:sz="0" w:space="0" w:color="auto"/>
                                                        <w:right w:val="none" w:sz="0" w:space="0" w:color="auto"/>
                                                      </w:divBdr>
                                                      <w:divsChild>
                                                        <w:div w:id="18840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4195914">
      <w:bodyDiv w:val="1"/>
      <w:marLeft w:val="0"/>
      <w:marRight w:val="0"/>
      <w:marTop w:val="0"/>
      <w:marBottom w:val="0"/>
      <w:divBdr>
        <w:top w:val="none" w:sz="0" w:space="0" w:color="auto"/>
        <w:left w:val="none" w:sz="0" w:space="0" w:color="auto"/>
        <w:bottom w:val="none" w:sz="0" w:space="0" w:color="auto"/>
        <w:right w:val="none" w:sz="0" w:space="0" w:color="auto"/>
      </w:divBdr>
    </w:div>
    <w:div w:id="1234583139">
      <w:bodyDiv w:val="1"/>
      <w:marLeft w:val="0"/>
      <w:marRight w:val="0"/>
      <w:marTop w:val="0"/>
      <w:marBottom w:val="0"/>
      <w:divBdr>
        <w:top w:val="none" w:sz="0" w:space="0" w:color="auto"/>
        <w:left w:val="none" w:sz="0" w:space="0" w:color="auto"/>
        <w:bottom w:val="none" w:sz="0" w:space="0" w:color="auto"/>
        <w:right w:val="none" w:sz="0" w:space="0" w:color="auto"/>
      </w:divBdr>
    </w:div>
    <w:div w:id="1237741361">
      <w:bodyDiv w:val="1"/>
      <w:marLeft w:val="0"/>
      <w:marRight w:val="0"/>
      <w:marTop w:val="0"/>
      <w:marBottom w:val="0"/>
      <w:divBdr>
        <w:top w:val="none" w:sz="0" w:space="0" w:color="auto"/>
        <w:left w:val="none" w:sz="0" w:space="0" w:color="auto"/>
        <w:bottom w:val="none" w:sz="0" w:space="0" w:color="auto"/>
        <w:right w:val="none" w:sz="0" w:space="0" w:color="auto"/>
      </w:divBdr>
    </w:div>
    <w:div w:id="1240290116">
      <w:bodyDiv w:val="1"/>
      <w:marLeft w:val="0"/>
      <w:marRight w:val="0"/>
      <w:marTop w:val="0"/>
      <w:marBottom w:val="0"/>
      <w:divBdr>
        <w:top w:val="none" w:sz="0" w:space="0" w:color="auto"/>
        <w:left w:val="none" w:sz="0" w:space="0" w:color="auto"/>
        <w:bottom w:val="none" w:sz="0" w:space="0" w:color="auto"/>
        <w:right w:val="none" w:sz="0" w:space="0" w:color="auto"/>
      </w:divBdr>
    </w:div>
    <w:div w:id="1250963244">
      <w:bodyDiv w:val="1"/>
      <w:marLeft w:val="0"/>
      <w:marRight w:val="0"/>
      <w:marTop w:val="0"/>
      <w:marBottom w:val="0"/>
      <w:divBdr>
        <w:top w:val="none" w:sz="0" w:space="0" w:color="auto"/>
        <w:left w:val="none" w:sz="0" w:space="0" w:color="auto"/>
        <w:bottom w:val="none" w:sz="0" w:space="0" w:color="auto"/>
        <w:right w:val="none" w:sz="0" w:space="0" w:color="auto"/>
      </w:divBdr>
    </w:div>
    <w:div w:id="1251430145">
      <w:bodyDiv w:val="1"/>
      <w:marLeft w:val="0"/>
      <w:marRight w:val="0"/>
      <w:marTop w:val="0"/>
      <w:marBottom w:val="0"/>
      <w:divBdr>
        <w:top w:val="none" w:sz="0" w:space="0" w:color="auto"/>
        <w:left w:val="none" w:sz="0" w:space="0" w:color="auto"/>
        <w:bottom w:val="none" w:sz="0" w:space="0" w:color="auto"/>
        <w:right w:val="none" w:sz="0" w:space="0" w:color="auto"/>
      </w:divBdr>
    </w:div>
    <w:div w:id="1256089930">
      <w:bodyDiv w:val="1"/>
      <w:marLeft w:val="0"/>
      <w:marRight w:val="0"/>
      <w:marTop w:val="0"/>
      <w:marBottom w:val="0"/>
      <w:divBdr>
        <w:top w:val="none" w:sz="0" w:space="0" w:color="auto"/>
        <w:left w:val="none" w:sz="0" w:space="0" w:color="auto"/>
        <w:bottom w:val="none" w:sz="0" w:space="0" w:color="auto"/>
        <w:right w:val="none" w:sz="0" w:space="0" w:color="auto"/>
      </w:divBdr>
    </w:div>
    <w:div w:id="1257716272">
      <w:bodyDiv w:val="1"/>
      <w:marLeft w:val="0"/>
      <w:marRight w:val="0"/>
      <w:marTop w:val="0"/>
      <w:marBottom w:val="0"/>
      <w:divBdr>
        <w:top w:val="none" w:sz="0" w:space="0" w:color="auto"/>
        <w:left w:val="none" w:sz="0" w:space="0" w:color="auto"/>
        <w:bottom w:val="none" w:sz="0" w:space="0" w:color="auto"/>
        <w:right w:val="none" w:sz="0" w:space="0" w:color="auto"/>
      </w:divBdr>
    </w:div>
    <w:div w:id="1266501940">
      <w:bodyDiv w:val="1"/>
      <w:marLeft w:val="0"/>
      <w:marRight w:val="0"/>
      <w:marTop w:val="0"/>
      <w:marBottom w:val="0"/>
      <w:divBdr>
        <w:top w:val="none" w:sz="0" w:space="0" w:color="auto"/>
        <w:left w:val="none" w:sz="0" w:space="0" w:color="auto"/>
        <w:bottom w:val="none" w:sz="0" w:space="0" w:color="auto"/>
        <w:right w:val="none" w:sz="0" w:space="0" w:color="auto"/>
      </w:divBdr>
    </w:div>
    <w:div w:id="1266646475">
      <w:bodyDiv w:val="1"/>
      <w:marLeft w:val="0"/>
      <w:marRight w:val="0"/>
      <w:marTop w:val="0"/>
      <w:marBottom w:val="0"/>
      <w:divBdr>
        <w:top w:val="none" w:sz="0" w:space="0" w:color="auto"/>
        <w:left w:val="none" w:sz="0" w:space="0" w:color="auto"/>
        <w:bottom w:val="none" w:sz="0" w:space="0" w:color="auto"/>
        <w:right w:val="none" w:sz="0" w:space="0" w:color="auto"/>
      </w:divBdr>
    </w:div>
    <w:div w:id="1268344257">
      <w:bodyDiv w:val="1"/>
      <w:marLeft w:val="0"/>
      <w:marRight w:val="0"/>
      <w:marTop w:val="0"/>
      <w:marBottom w:val="0"/>
      <w:divBdr>
        <w:top w:val="none" w:sz="0" w:space="0" w:color="auto"/>
        <w:left w:val="none" w:sz="0" w:space="0" w:color="auto"/>
        <w:bottom w:val="none" w:sz="0" w:space="0" w:color="auto"/>
        <w:right w:val="none" w:sz="0" w:space="0" w:color="auto"/>
      </w:divBdr>
    </w:div>
    <w:div w:id="1268469223">
      <w:bodyDiv w:val="1"/>
      <w:marLeft w:val="0"/>
      <w:marRight w:val="0"/>
      <w:marTop w:val="0"/>
      <w:marBottom w:val="0"/>
      <w:divBdr>
        <w:top w:val="none" w:sz="0" w:space="0" w:color="auto"/>
        <w:left w:val="none" w:sz="0" w:space="0" w:color="auto"/>
        <w:bottom w:val="none" w:sz="0" w:space="0" w:color="auto"/>
        <w:right w:val="none" w:sz="0" w:space="0" w:color="auto"/>
      </w:divBdr>
    </w:div>
    <w:div w:id="1274287347">
      <w:bodyDiv w:val="1"/>
      <w:marLeft w:val="0"/>
      <w:marRight w:val="0"/>
      <w:marTop w:val="0"/>
      <w:marBottom w:val="0"/>
      <w:divBdr>
        <w:top w:val="none" w:sz="0" w:space="0" w:color="auto"/>
        <w:left w:val="none" w:sz="0" w:space="0" w:color="auto"/>
        <w:bottom w:val="none" w:sz="0" w:space="0" w:color="auto"/>
        <w:right w:val="none" w:sz="0" w:space="0" w:color="auto"/>
      </w:divBdr>
    </w:div>
    <w:div w:id="1274365507">
      <w:bodyDiv w:val="1"/>
      <w:marLeft w:val="0"/>
      <w:marRight w:val="0"/>
      <w:marTop w:val="0"/>
      <w:marBottom w:val="0"/>
      <w:divBdr>
        <w:top w:val="none" w:sz="0" w:space="0" w:color="auto"/>
        <w:left w:val="none" w:sz="0" w:space="0" w:color="auto"/>
        <w:bottom w:val="none" w:sz="0" w:space="0" w:color="auto"/>
        <w:right w:val="none" w:sz="0" w:space="0" w:color="auto"/>
      </w:divBdr>
    </w:div>
    <w:div w:id="1276018020">
      <w:bodyDiv w:val="1"/>
      <w:marLeft w:val="0"/>
      <w:marRight w:val="0"/>
      <w:marTop w:val="0"/>
      <w:marBottom w:val="0"/>
      <w:divBdr>
        <w:top w:val="none" w:sz="0" w:space="0" w:color="auto"/>
        <w:left w:val="none" w:sz="0" w:space="0" w:color="auto"/>
        <w:bottom w:val="none" w:sz="0" w:space="0" w:color="auto"/>
        <w:right w:val="none" w:sz="0" w:space="0" w:color="auto"/>
      </w:divBdr>
    </w:div>
    <w:div w:id="1286623458">
      <w:bodyDiv w:val="1"/>
      <w:marLeft w:val="0"/>
      <w:marRight w:val="0"/>
      <w:marTop w:val="0"/>
      <w:marBottom w:val="0"/>
      <w:divBdr>
        <w:top w:val="none" w:sz="0" w:space="0" w:color="auto"/>
        <w:left w:val="none" w:sz="0" w:space="0" w:color="auto"/>
        <w:bottom w:val="none" w:sz="0" w:space="0" w:color="auto"/>
        <w:right w:val="none" w:sz="0" w:space="0" w:color="auto"/>
      </w:divBdr>
    </w:div>
    <w:div w:id="1293174366">
      <w:bodyDiv w:val="1"/>
      <w:marLeft w:val="0"/>
      <w:marRight w:val="0"/>
      <w:marTop w:val="0"/>
      <w:marBottom w:val="0"/>
      <w:divBdr>
        <w:top w:val="none" w:sz="0" w:space="0" w:color="auto"/>
        <w:left w:val="none" w:sz="0" w:space="0" w:color="auto"/>
        <w:bottom w:val="none" w:sz="0" w:space="0" w:color="auto"/>
        <w:right w:val="none" w:sz="0" w:space="0" w:color="auto"/>
      </w:divBdr>
    </w:div>
    <w:div w:id="1295602628">
      <w:bodyDiv w:val="1"/>
      <w:marLeft w:val="0"/>
      <w:marRight w:val="0"/>
      <w:marTop w:val="0"/>
      <w:marBottom w:val="0"/>
      <w:divBdr>
        <w:top w:val="none" w:sz="0" w:space="0" w:color="auto"/>
        <w:left w:val="none" w:sz="0" w:space="0" w:color="auto"/>
        <w:bottom w:val="none" w:sz="0" w:space="0" w:color="auto"/>
        <w:right w:val="none" w:sz="0" w:space="0" w:color="auto"/>
      </w:divBdr>
      <w:divsChild>
        <w:div w:id="610162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612096">
      <w:bodyDiv w:val="1"/>
      <w:marLeft w:val="0"/>
      <w:marRight w:val="0"/>
      <w:marTop w:val="0"/>
      <w:marBottom w:val="0"/>
      <w:divBdr>
        <w:top w:val="none" w:sz="0" w:space="0" w:color="auto"/>
        <w:left w:val="none" w:sz="0" w:space="0" w:color="auto"/>
        <w:bottom w:val="none" w:sz="0" w:space="0" w:color="auto"/>
        <w:right w:val="none" w:sz="0" w:space="0" w:color="auto"/>
      </w:divBdr>
      <w:divsChild>
        <w:div w:id="878933703">
          <w:marLeft w:val="0"/>
          <w:marRight w:val="0"/>
          <w:marTop w:val="0"/>
          <w:marBottom w:val="0"/>
          <w:divBdr>
            <w:top w:val="none" w:sz="0" w:space="0" w:color="auto"/>
            <w:left w:val="none" w:sz="0" w:space="0" w:color="auto"/>
            <w:bottom w:val="none" w:sz="0" w:space="0" w:color="auto"/>
            <w:right w:val="none" w:sz="0" w:space="0" w:color="auto"/>
          </w:divBdr>
          <w:divsChild>
            <w:div w:id="860826144">
              <w:marLeft w:val="0"/>
              <w:marRight w:val="0"/>
              <w:marTop w:val="0"/>
              <w:marBottom w:val="0"/>
              <w:divBdr>
                <w:top w:val="none" w:sz="0" w:space="0" w:color="auto"/>
                <w:left w:val="none" w:sz="0" w:space="0" w:color="auto"/>
                <w:bottom w:val="none" w:sz="0" w:space="0" w:color="auto"/>
                <w:right w:val="none" w:sz="0" w:space="0" w:color="auto"/>
              </w:divBdr>
              <w:divsChild>
                <w:div w:id="1041370167">
                  <w:marLeft w:val="0"/>
                  <w:marRight w:val="0"/>
                  <w:marTop w:val="0"/>
                  <w:marBottom w:val="0"/>
                  <w:divBdr>
                    <w:top w:val="none" w:sz="0" w:space="0" w:color="auto"/>
                    <w:left w:val="none" w:sz="0" w:space="0" w:color="auto"/>
                    <w:bottom w:val="none" w:sz="0" w:space="0" w:color="auto"/>
                    <w:right w:val="none" w:sz="0" w:space="0" w:color="auto"/>
                  </w:divBdr>
                  <w:divsChild>
                    <w:div w:id="1901749974">
                      <w:marLeft w:val="0"/>
                      <w:marRight w:val="0"/>
                      <w:marTop w:val="0"/>
                      <w:marBottom w:val="0"/>
                      <w:divBdr>
                        <w:top w:val="none" w:sz="0" w:space="0" w:color="auto"/>
                        <w:left w:val="none" w:sz="0" w:space="0" w:color="auto"/>
                        <w:bottom w:val="none" w:sz="0" w:space="0" w:color="auto"/>
                        <w:right w:val="none" w:sz="0" w:space="0" w:color="auto"/>
                      </w:divBdr>
                      <w:divsChild>
                        <w:div w:id="1981569854">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1421678246">
                                  <w:marLeft w:val="0"/>
                                  <w:marRight w:val="0"/>
                                  <w:marTop w:val="0"/>
                                  <w:marBottom w:val="0"/>
                                  <w:divBdr>
                                    <w:top w:val="none" w:sz="0" w:space="0" w:color="auto"/>
                                    <w:left w:val="none" w:sz="0" w:space="0" w:color="auto"/>
                                    <w:bottom w:val="none" w:sz="0" w:space="0" w:color="auto"/>
                                    <w:right w:val="none" w:sz="0" w:space="0" w:color="auto"/>
                                  </w:divBdr>
                                  <w:divsChild>
                                    <w:div w:id="392895432">
                                      <w:marLeft w:val="0"/>
                                      <w:marRight w:val="0"/>
                                      <w:marTop w:val="0"/>
                                      <w:marBottom w:val="0"/>
                                      <w:divBdr>
                                        <w:top w:val="none" w:sz="0" w:space="0" w:color="auto"/>
                                        <w:left w:val="none" w:sz="0" w:space="0" w:color="auto"/>
                                        <w:bottom w:val="none" w:sz="0" w:space="0" w:color="auto"/>
                                        <w:right w:val="none" w:sz="0" w:space="0" w:color="auto"/>
                                      </w:divBdr>
                                      <w:divsChild>
                                        <w:div w:id="230624908">
                                          <w:marLeft w:val="0"/>
                                          <w:marRight w:val="0"/>
                                          <w:marTop w:val="0"/>
                                          <w:marBottom w:val="0"/>
                                          <w:divBdr>
                                            <w:top w:val="none" w:sz="0" w:space="0" w:color="auto"/>
                                            <w:left w:val="none" w:sz="0" w:space="0" w:color="auto"/>
                                            <w:bottom w:val="none" w:sz="0" w:space="0" w:color="auto"/>
                                            <w:right w:val="none" w:sz="0" w:space="0" w:color="auto"/>
                                          </w:divBdr>
                                          <w:divsChild>
                                            <w:div w:id="1966615425">
                                              <w:marLeft w:val="0"/>
                                              <w:marRight w:val="0"/>
                                              <w:marTop w:val="0"/>
                                              <w:marBottom w:val="0"/>
                                              <w:divBdr>
                                                <w:top w:val="none" w:sz="0" w:space="0" w:color="auto"/>
                                                <w:left w:val="none" w:sz="0" w:space="0" w:color="auto"/>
                                                <w:bottom w:val="none" w:sz="0" w:space="0" w:color="auto"/>
                                                <w:right w:val="none" w:sz="0" w:space="0" w:color="auto"/>
                                              </w:divBdr>
                                              <w:divsChild>
                                                <w:div w:id="1666858862">
                                                  <w:marLeft w:val="0"/>
                                                  <w:marRight w:val="0"/>
                                                  <w:marTop w:val="0"/>
                                                  <w:marBottom w:val="0"/>
                                                  <w:divBdr>
                                                    <w:top w:val="none" w:sz="0" w:space="0" w:color="auto"/>
                                                    <w:left w:val="none" w:sz="0" w:space="0" w:color="auto"/>
                                                    <w:bottom w:val="none" w:sz="0" w:space="0" w:color="auto"/>
                                                    <w:right w:val="none" w:sz="0" w:space="0" w:color="auto"/>
                                                  </w:divBdr>
                                                  <w:divsChild>
                                                    <w:div w:id="985665820">
                                                      <w:marLeft w:val="0"/>
                                                      <w:marRight w:val="0"/>
                                                      <w:marTop w:val="0"/>
                                                      <w:marBottom w:val="0"/>
                                                      <w:divBdr>
                                                        <w:top w:val="none" w:sz="0" w:space="0" w:color="auto"/>
                                                        <w:left w:val="none" w:sz="0" w:space="0" w:color="auto"/>
                                                        <w:bottom w:val="none" w:sz="0" w:space="0" w:color="auto"/>
                                                        <w:right w:val="none" w:sz="0" w:space="0" w:color="auto"/>
                                                      </w:divBdr>
                                                      <w:divsChild>
                                                        <w:div w:id="18642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157169">
      <w:bodyDiv w:val="1"/>
      <w:marLeft w:val="0"/>
      <w:marRight w:val="0"/>
      <w:marTop w:val="0"/>
      <w:marBottom w:val="0"/>
      <w:divBdr>
        <w:top w:val="none" w:sz="0" w:space="0" w:color="auto"/>
        <w:left w:val="none" w:sz="0" w:space="0" w:color="auto"/>
        <w:bottom w:val="none" w:sz="0" w:space="0" w:color="auto"/>
        <w:right w:val="none" w:sz="0" w:space="0" w:color="auto"/>
      </w:divBdr>
    </w:div>
    <w:div w:id="1310090775">
      <w:bodyDiv w:val="1"/>
      <w:marLeft w:val="0"/>
      <w:marRight w:val="0"/>
      <w:marTop w:val="0"/>
      <w:marBottom w:val="0"/>
      <w:divBdr>
        <w:top w:val="none" w:sz="0" w:space="0" w:color="auto"/>
        <w:left w:val="none" w:sz="0" w:space="0" w:color="auto"/>
        <w:bottom w:val="none" w:sz="0" w:space="0" w:color="auto"/>
        <w:right w:val="none" w:sz="0" w:space="0" w:color="auto"/>
      </w:divBdr>
    </w:div>
    <w:div w:id="1310134059">
      <w:bodyDiv w:val="1"/>
      <w:marLeft w:val="0"/>
      <w:marRight w:val="0"/>
      <w:marTop w:val="0"/>
      <w:marBottom w:val="0"/>
      <w:divBdr>
        <w:top w:val="none" w:sz="0" w:space="0" w:color="auto"/>
        <w:left w:val="none" w:sz="0" w:space="0" w:color="auto"/>
        <w:bottom w:val="none" w:sz="0" w:space="0" w:color="auto"/>
        <w:right w:val="none" w:sz="0" w:space="0" w:color="auto"/>
      </w:divBdr>
    </w:div>
    <w:div w:id="1315450885">
      <w:bodyDiv w:val="1"/>
      <w:marLeft w:val="0"/>
      <w:marRight w:val="0"/>
      <w:marTop w:val="0"/>
      <w:marBottom w:val="0"/>
      <w:divBdr>
        <w:top w:val="none" w:sz="0" w:space="0" w:color="auto"/>
        <w:left w:val="none" w:sz="0" w:space="0" w:color="auto"/>
        <w:bottom w:val="none" w:sz="0" w:space="0" w:color="auto"/>
        <w:right w:val="none" w:sz="0" w:space="0" w:color="auto"/>
      </w:divBdr>
    </w:div>
    <w:div w:id="1322927281">
      <w:bodyDiv w:val="1"/>
      <w:marLeft w:val="0"/>
      <w:marRight w:val="0"/>
      <w:marTop w:val="0"/>
      <w:marBottom w:val="0"/>
      <w:divBdr>
        <w:top w:val="none" w:sz="0" w:space="0" w:color="auto"/>
        <w:left w:val="none" w:sz="0" w:space="0" w:color="auto"/>
        <w:bottom w:val="none" w:sz="0" w:space="0" w:color="auto"/>
        <w:right w:val="none" w:sz="0" w:space="0" w:color="auto"/>
      </w:divBdr>
    </w:div>
    <w:div w:id="1326667561">
      <w:bodyDiv w:val="1"/>
      <w:marLeft w:val="0"/>
      <w:marRight w:val="0"/>
      <w:marTop w:val="0"/>
      <w:marBottom w:val="0"/>
      <w:divBdr>
        <w:top w:val="none" w:sz="0" w:space="0" w:color="auto"/>
        <w:left w:val="none" w:sz="0" w:space="0" w:color="auto"/>
        <w:bottom w:val="none" w:sz="0" w:space="0" w:color="auto"/>
        <w:right w:val="none" w:sz="0" w:space="0" w:color="auto"/>
      </w:divBdr>
    </w:div>
    <w:div w:id="1326973626">
      <w:bodyDiv w:val="1"/>
      <w:marLeft w:val="0"/>
      <w:marRight w:val="0"/>
      <w:marTop w:val="0"/>
      <w:marBottom w:val="0"/>
      <w:divBdr>
        <w:top w:val="none" w:sz="0" w:space="0" w:color="auto"/>
        <w:left w:val="none" w:sz="0" w:space="0" w:color="auto"/>
        <w:bottom w:val="none" w:sz="0" w:space="0" w:color="auto"/>
        <w:right w:val="none" w:sz="0" w:space="0" w:color="auto"/>
      </w:divBdr>
    </w:div>
    <w:div w:id="1329554621">
      <w:bodyDiv w:val="1"/>
      <w:marLeft w:val="0"/>
      <w:marRight w:val="0"/>
      <w:marTop w:val="0"/>
      <w:marBottom w:val="0"/>
      <w:divBdr>
        <w:top w:val="none" w:sz="0" w:space="0" w:color="auto"/>
        <w:left w:val="none" w:sz="0" w:space="0" w:color="auto"/>
        <w:bottom w:val="none" w:sz="0" w:space="0" w:color="auto"/>
        <w:right w:val="none" w:sz="0" w:space="0" w:color="auto"/>
      </w:divBdr>
    </w:div>
    <w:div w:id="1341354321">
      <w:bodyDiv w:val="1"/>
      <w:marLeft w:val="0"/>
      <w:marRight w:val="0"/>
      <w:marTop w:val="0"/>
      <w:marBottom w:val="0"/>
      <w:divBdr>
        <w:top w:val="none" w:sz="0" w:space="0" w:color="auto"/>
        <w:left w:val="none" w:sz="0" w:space="0" w:color="auto"/>
        <w:bottom w:val="none" w:sz="0" w:space="0" w:color="auto"/>
        <w:right w:val="none" w:sz="0" w:space="0" w:color="auto"/>
      </w:divBdr>
    </w:div>
    <w:div w:id="1349335916">
      <w:bodyDiv w:val="1"/>
      <w:marLeft w:val="0"/>
      <w:marRight w:val="0"/>
      <w:marTop w:val="0"/>
      <w:marBottom w:val="0"/>
      <w:divBdr>
        <w:top w:val="none" w:sz="0" w:space="0" w:color="auto"/>
        <w:left w:val="none" w:sz="0" w:space="0" w:color="auto"/>
        <w:bottom w:val="none" w:sz="0" w:space="0" w:color="auto"/>
        <w:right w:val="none" w:sz="0" w:space="0" w:color="auto"/>
      </w:divBdr>
    </w:div>
    <w:div w:id="1356931142">
      <w:bodyDiv w:val="1"/>
      <w:marLeft w:val="0"/>
      <w:marRight w:val="0"/>
      <w:marTop w:val="0"/>
      <w:marBottom w:val="0"/>
      <w:divBdr>
        <w:top w:val="none" w:sz="0" w:space="0" w:color="auto"/>
        <w:left w:val="none" w:sz="0" w:space="0" w:color="auto"/>
        <w:bottom w:val="none" w:sz="0" w:space="0" w:color="auto"/>
        <w:right w:val="none" w:sz="0" w:space="0" w:color="auto"/>
      </w:divBdr>
    </w:div>
    <w:div w:id="1364096006">
      <w:bodyDiv w:val="1"/>
      <w:marLeft w:val="0"/>
      <w:marRight w:val="0"/>
      <w:marTop w:val="0"/>
      <w:marBottom w:val="0"/>
      <w:divBdr>
        <w:top w:val="none" w:sz="0" w:space="0" w:color="auto"/>
        <w:left w:val="none" w:sz="0" w:space="0" w:color="auto"/>
        <w:bottom w:val="none" w:sz="0" w:space="0" w:color="auto"/>
        <w:right w:val="none" w:sz="0" w:space="0" w:color="auto"/>
      </w:divBdr>
    </w:div>
    <w:div w:id="1365251838">
      <w:bodyDiv w:val="1"/>
      <w:marLeft w:val="0"/>
      <w:marRight w:val="0"/>
      <w:marTop w:val="0"/>
      <w:marBottom w:val="0"/>
      <w:divBdr>
        <w:top w:val="none" w:sz="0" w:space="0" w:color="auto"/>
        <w:left w:val="none" w:sz="0" w:space="0" w:color="auto"/>
        <w:bottom w:val="none" w:sz="0" w:space="0" w:color="auto"/>
        <w:right w:val="none" w:sz="0" w:space="0" w:color="auto"/>
      </w:divBdr>
    </w:div>
    <w:div w:id="1365714483">
      <w:bodyDiv w:val="1"/>
      <w:marLeft w:val="0"/>
      <w:marRight w:val="0"/>
      <w:marTop w:val="0"/>
      <w:marBottom w:val="0"/>
      <w:divBdr>
        <w:top w:val="none" w:sz="0" w:space="0" w:color="auto"/>
        <w:left w:val="none" w:sz="0" w:space="0" w:color="auto"/>
        <w:bottom w:val="none" w:sz="0" w:space="0" w:color="auto"/>
        <w:right w:val="none" w:sz="0" w:space="0" w:color="auto"/>
      </w:divBdr>
    </w:div>
    <w:div w:id="1369449127">
      <w:bodyDiv w:val="1"/>
      <w:marLeft w:val="0"/>
      <w:marRight w:val="0"/>
      <w:marTop w:val="0"/>
      <w:marBottom w:val="0"/>
      <w:divBdr>
        <w:top w:val="none" w:sz="0" w:space="0" w:color="auto"/>
        <w:left w:val="none" w:sz="0" w:space="0" w:color="auto"/>
        <w:bottom w:val="none" w:sz="0" w:space="0" w:color="auto"/>
        <w:right w:val="none" w:sz="0" w:space="0" w:color="auto"/>
      </w:divBdr>
    </w:div>
    <w:div w:id="1370298694">
      <w:bodyDiv w:val="1"/>
      <w:marLeft w:val="0"/>
      <w:marRight w:val="0"/>
      <w:marTop w:val="0"/>
      <w:marBottom w:val="0"/>
      <w:divBdr>
        <w:top w:val="none" w:sz="0" w:space="0" w:color="auto"/>
        <w:left w:val="none" w:sz="0" w:space="0" w:color="auto"/>
        <w:bottom w:val="none" w:sz="0" w:space="0" w:color="auto"/>
        <w:right w:val="none" w:sz="0" w:space="0" w:color="auto"/>
      </w:divBdr>
    </w:div>
    <w:div w:id="1373530825">
      <w:bodyDiv w:val="1"/>
      <w:marLeft w:val="0"/>
      <w:marRight w:val="0"/>
      <w:marTop w:val="0"/>
      <w:marBottom w:val="0"/>
      <w:divBdr>
        <w:top w:val="none" w:sz="0" w:space="0" w:color="auto"/>
        <w:left w:val="none" w:sz="0" w:space="0" w:color="auto"/>
        <w:bottom w:val="none" w:sz="0" w:space="0" w:color="auto"/>
        <w:right w:val="none" w:sz="0" w:space="0" w:color="auto"/>
      </w:divBdr>
    </w:div>
    <w:div w:id="1374384913">
      <w:bodyDiv w:val="1"/>
      <w:marLeft w:val="0"/>
      <w:marRight w:val="0"/>
      <w:marTop w:val="0"/>
      <w:marBottom w:val="0"/>
      <w:divBdr>
        <w:top w:val="none" w:sz="0" w:space="0" w:color="auto"/>
        <w:left w:val="none" w:sz="0" w:space="0" w:color="auto"/>
        <w:bottom w:val="none" w:sz="0" w:space="0" w:color="auto"/>
        <w:right w:val="none" w:sz="0" w:space="0" w:color="auto"/>
      </w:divBdr>
    </w:div>
    <w:div w:id="1385831474">
      <w:bodyDiv w:val="1"/>
      <w:marLeft w:val="0"/>
      <w:marRight w:val="0"/>
      <w:marTop w:val="0"/>
      <w:marBottom w:val="0"/>
      <w:divBdr>
        <w:top w:val="none" w:sz="0" w:space="0" w:color="auto"/>
        <w:left w:val="none" w:sz="0" w:space="0" w:color="auto"/>
        <w:bottom w:val="none" w:sz="0" w:space="0" w:color="auto"/>
        <w:right w:val="none" w:sz="0" w:space="0" w:color="auto"/>
      </w:divBdr>
    </w:div>
    <w:div w:id="1387953600">
      <w:bodyDiv w:val="1"/>
      <w:marLeft w:val="0"/>
      <w:marRight w:val="0"/>
      <w:marTop w:val="0"/>
      <w:marBottom w:val="0"/>
      <w:divBdr>
        <w:top w:val="none" w:sz="0" w:space="0" w:color="auto"/>
        <w:left w:val="none" w:sz="0" w:space="0" w:color="auto"/>
        <w:bottom w:val="none" w:sz="0" w:space="0" w:color="auto"/>
        <w:right w:val="none" w:sz="0" w:space="0" w:color="auto"/>
      </w:divBdr>
    </w:div>
    <w:div w:id="1390107293">
      <w:bodyDiv w:val="1"/>
      <w:marLeft w:val="0"/>
      <w:marRight w:val="0"/>
      <w:marTop w:val="0"/>
      <w:marBottom w:val="0"/>
      <w:divBdr>
        <w:top w:val="none" w:sz="0" w:space="0" w:color="auto"/>
        <w:left w:val="none" w:sz="0" w:space="0" w:color="auto"/>
        <w:bottom w:val="none" w:sz="0" w:space="0" w:color="auto"/>
        <w:right w:val="none" w:sz="0" w:space="0" w:color="auto"/>
      </w:divBdr>
    </w:div>
    <w:div w:id="1393574675">
      <w:bodyDiv w:val="1"/>
      <w:marLeft w:val="0"/>
      <w:marRight w:val="0"/>
      <w:marTop w:val="0"/>
      <w:marBottom w:val="0"/>
      <w:divBdr>
        <w:top w:val="none" w:sz="0" w:space="0" w:color="auto"/>
        <w:left w:val="none" w:sz="0" w:space="0" w:color="auto"/>
        <w:bottom w:val="none" w:sz="0" w:space="0" w:color="auto"/>
        <w:right w:val="none" w:sz="0" w:space="0" w:color="auto"/>
      </w:divBdr>
    </w:div>
    <w:div w:id="1397165814">
      <w:bodyDiv w:val="1"/>
      <w:marLeft w:val="0"/>
      <w:marRight w:val="0"/>
      <w:marTop w:val="0"/>
      <w:marBottom w:val="0"/>
      <w:divBdr>
        <w:top w:val="none" w:sz="0" w:space="0" w:color="auto"/>
        <w:left w:val="none" w:sz="0" w:space="0" w:color="auto"/>
        <w:bottom w:val="none" w:sz="0" w:space="0" w:color="auto"/>
        <w:right w:val="none" w:sz="0" w:space="0" w:color="auto"/>
      </w:divBdr>
    </w:div>
    <w:div w:id="1397822667">
      <w:bodyDiv w:val="1"/>
      <w:marLeft w:val="0"/>
      <w:marRight w:val="0"/>
      <w:marTop w:val="0"/>
      <w:marBottom w:val="0"/>
      <w:divBdr>
        <w:top w:val="none" w:sz="0" w:space="0" w:color="auto"/>
        <w:left w:val="none" w:sz="0" w:space="0" w:color="auto"/>
        <w:bottom w:val="none" w:sz="0" w:space="0" w:color="auto"/>
        <w:right w:val="none" w:sz="0" w:space="0" w:color="auto"/>
      </w:divBdr>
    </w:div>
    <w:div w:id="1405030508">
      <w:bodyDiv w:val="1"/>
      <w:marLeft w:val="0"/>
      <w:marRight w:val="0"/>
      <w:marTop w:val="0"/>
      <w:marBottom w:val="0"/>
      <w:divBdr>
        <w:top w:val="none" w:sz="0" w:space="0" w:color="auto"/>
        <w:left w:val="none" w:sz="0" w:space="0" w:color="auto"/>
        <w:bottom w:val="none" w:sz="0" w:space="0" w:color="auto"/>
        <w:right w:val="none" w:sz="0" w:space="0" w:color="auto"/>
      </w:divBdr>
    </w:div>
    <w:div w:id="1405031938">
      <w:bodyDiv w:val="1"/>
      <w:marLeft w:val="0"/>
      <w:marRight w:val="0"/>
      <w:marTop w:val="0"/>
      <w:marBottom w:val="0"/>
      <w:divBdr>
        <w:top w:val="none" w:sz="0" w:space="0" w:color="auto"/>
        <w:left w:val="none" w:sz="0" w:space="0" w:color="auto"/>
        <w:bottom w:val="none" w:sz="0" w:space="0" w:color="auto"/>
        <w:right w:val="none" w:sz="0" w:space="0" w:color="auto"/>
      </w:divBdr>
    </w:div>
    <w:div w:id="1413237570">
      <w:bodyDiv w:val="1"/>
      <w:marLeft w:val="0"/>
      <w:marRight w:val="0"/>
      <w:marTop w:val="0"/>
      <w:marBottom w:val="0"/>
      <w:divBdr>
        <w:top w:val="none" w:sz="0" w:space="0" w:color="auto"/>
        <w:left w:val="none" w:sz="0" w:space="0" w:color="auto"/>
        <w:bottom w:val="none" w:sz="0" w:space="0" w:color="auto"/>
        <w:right w:val="none" w:sz="0" w:space="0" w:color="auto"/>
      </w:divBdr>
    </w:div>
    <w:div w:id="1414471738">
      <w:bodyDiv w:val="1"/>
      <w:marLeft w:val="0"/>
      <w:marRight w:val="0"/>
      <w:marTop w:val="0"/>
      <w:marBottom w:val="0"/>
      <w:divBdr>
        <w:top w:val="none" w:sz="0" w:space="0" w:color="auto"/>
        <w:left w:val="none" w:sz="0" w:space="0" w:color="auto"/>
        <w:bottom w:val="none" w:sz="0" w:space="0" w:color="auto"/>
        <w:right w:val="none" w:sz="0" w:space="0" w:color="auto"/>
      </w:divBdr>
    </w:div>
    <w:div w:id="1423331580">
      <w:bodyDiv w:val="1"/>
      <w:marLeft w:val="0"/>
      <w:marRight w:val="0"/>
      <w:marTop w:val="0"/>
      <w:marBottom w:val="0"/>
      <w:divBdr>
        <w:top w:val="none" w:sz="0" w:space="0" w:color="auto"/>
        <w:left w:val="none" w:sz="0" w:space="0" w:color="auto"/>
        <w:bottom w:val="none" w:sz="0" w:space="0" w:color="auto"/>
        <w:right w:val="none" w:sz="0" w:space="0" w:color="auto"/>
      </w:divBdr>
    </w:div>
    <w:div w:id="1436903697">
      <w:bodyDiv w:val="1"/>
      <w:marLeft w:val="0"/>
      <w:marRight w:val="0"/>
      <w:marTop w:val="0"/>
      <w:marBottom w:val="0"/>
      <w:divBdr>
        <w:top w:val="none" w:sz="0" w:space="0" w:color="auto"/>
        <w:left w:val="none" w:sz="0" w:space="0" w:color="auto"/>
        <w:bottom w:val="none" w:sz="0" w:space="0" w:color="auto"/>
        <w:right w:val="none" w:sz="0" w:space="0" w:color="auto"/>
      </w:divBdr>
      <w:divsChild>
        <w:div w:id="2051343099">
          <w:marLeft w:val="0"/>
          <w:marRight w:val="0"/>
          <w:marTop w:val="0"/>
          <w:marBottom w:val="0"/>
          <w:divBdr>
            <w:top w:val="none" w:sz="0" w:space="0" w:color="auto"/>
            <w:left w:val="none" w:sz="0" w:space="0" w:color="auto"/>
            <w:bottom w:val="none" w:sz="0" w:space="0" w:color="auto"/>
            <w:right w:val="none" w:sz="0" w:space="0" w:color="auto"/>
          </w:divBdr>
          <w:divsChild>
            <w:div w:id="1764376123">
              <w:marLeft w:val="0"/>
              <w:marRight w:val="0"/>
              <w:marTop w:val="0"/>
              <w:marBottom w:val="0"/>
              <w:divBdr>
                <w:top w:val="none" w:sz="0" w:space="0" w:color="auto"/>
                <w:left w:val="none" w:sz="0" w:space="0" w:color="auto"/>
                <w:bottom w:val="none" w:sz="0" w:space="0" w:color="auto"/>
                <w:right w:val="none" w:sz="0" w:space="0" w:color="auto"/>
              </w:divBdr>
              <w:divsChild>
                <w:div w:id="1806434363">
                  <w:marLeft w:val="0"/>
                  <w:marRight w:val="0"/>
                  <w:marTop w:val="0"/>
                  <w:marBottom w:val="0"/>
                  <w:divBdr>
                    <w:top w:val="none" w:sz="0" w:space="0" w:color="auto"/>
                    <w:left w:val="none" w:sz="0" w:space="0" w:color="auto"/>
                    <w:bottom w:val="none" w:sz="0" w:space="0" w:color="auto"/>
                    <w:right w:val="none" w:sz="0" w:space="0" w:color="auto"/>
                  </w:divBdr>
                  <w:divsChild>
                    <w:div w:id="161433811">
                      <w:marLeft w:val="0"/>
                      <w:marRight w:val="0"/>
                      <w:marTop w:val="0"/>
                      <w:marBottom w:val="0"/>
                      <w:divBdr>
                        <w:top w:val="none" w:sz="0" w:space="0" w:color="auto"/>
                        <w:left w:val="none" w:sz="0" w:space="0" w:color="auto"/>
                        <w:bottom w:val="none" w:sz="0" w:space="0" w:color="auto"/>
                        <w:right w:val="none" w:sz="0" w:space="0" w:color="auto"/>
                      </w:divBdr>
                      <w:divsChild>
                        <w:div w:id="321467085">
                          <w:marLeft w:val="0"/>
                          <w:marRight w:val="0"/>
                          <w:marTop w:val="0"/>
                          <w:marBottom w:val="0"/>
                          <w:divBdr>
                            <w:top w:val="none" w:sz="0" w:space="0" w:color="auto"/>
                            <w:left w:val="none" w:sz="0" w:space="0" w:color="auto"/>
                            <w:bottom w:val="none" w:sz="0" w:space="0" w:color="auto"/>
                            <w:right w:val="none" w:sz="0" w:space="0" w:color="auto"/>
                          </w:divBdr>
                          <w:divsChild>
                            <w:div w:id="249239457">
                              <w:marLeft w:val="0"/>
                              <w:marRight w:val="0"/>
                              <w:marTop w:val="0"/>
                              <w:marBottom w:val="0"/>
                              <w:divBdr>
                                <w:top w:val="none" w:sz="0" w:space="0" w:color="auto"/>
                                <w:left w:val="none" w:sz="0" w:space="0" w:color="auto"/>
                                <w:bottom w:val="none" w:sz="0" w:space="0" w:color="auto"/>
                                <w:right w:val="none" w:sz="0" w:space="0" w:color="auto"/>
                              </w:divBdr>
                              <w:divsChild>
                                <w:div w:id="1814905317">
                                  <w:marLeft w:val="0"/>
                                  <w:marRight w:val="0"/>
                                  <w:marTop w:val="0"/>
                                  <w:marBottom w:val="0"/>
                                  <w:divBdr>
                                    <w:top w:val="none" w:sz="0" w:space="0" w:color="auto"/>
                                    <w:left w:val="none" w:sz="0" w:space="0" w:color="auto"/>
                                    <w:bottom w:val="none" w:sz="0" w:space="0" w:color="auto"/>
                                    <w:right w:val="none" w:sz="0" w:space="0" w:color="auto"/>
                                  </w:divBdr>
                                  <w:divsChild>
                                    <w:div w:id="781418054">
                                      <w:marLeft w:val="0"/>
                                      <w:marRight w:val="0"/>
                                      <w:marTop w:val="0"/>
                                      <w:marBottom w:val="0"/>
                                      <w:divBdr>
                                        <w:top w:val="none" w:sz="0" w:space="0" w:color="auto"/>
                                        <w:left w:val="none" w:sz="0" w:space="0" w:color="auto"/>
                                        <w:bottom w:val="none" w:sz="0" w:space="0" w:color="auto"/>
                                        <w:right w:val="none" w:sz="0" w:space="0" w:color="auto"/>
                                      </w:divBdr>
                                      <w:divsChild>
                                        <w:div w:id="234359346">
                                          <w:marLeft w:val="0"/>
                                          <w:marRight w:val="0"/>
                                          <w:marTop w:val="0"/>
                                          <w:marBottom w:val="0"/>
                                          <w:divBdr>
                                            <w:top w:val="none" w:sz="0" w:space="0" w:color="auto"/>
                                            <w:left w:val="none" w:sz="0" w:space="0" w:color="auto"/>
                                            <w:bottom w:val="none" w:sz="0" w:space="0" w:color="auto"/>
                                            <w:right w:val="none" w:sz="0" w:space="0" w:color="auto"/>
                                          </w:divBdr>
                                          <w:divsChild>
                                            <w:div w:id="757100545">
                                              <w:marLeft w:val="0"/>
                                              <w:marRight w:val="0"/>
                                              <w:marTop w:val="0"/>
                                              <w:marBottom w:val="0"/>
                                              <w:divBdr>
                                                <w:top w:val="none" w:sz="0" w:space="0" w:color="auto"/>
                                                <w:left w:val="none" w:sz="0" w:space="0" w:color="auto"/>
                                                <w:bottom w:val="none" w:sz="0" w:space="0" w:color="auto"/>
                                                <w:right w:val="none" w:sz="0" w:space="0" w:color="auto"/>
                                              </w:divBdr>
                                              <w:divsChild>
                                                <w:div w:id="827093375">
                                                  <w:marLeft w:val="0"/>
                                                  <w:marRight w:val="0"/>
                                                  <w:marTop w:val="0"/>
                                                  <w:marBottom w:val="0"/>
                                                  <w:divBdr>
                                                    <w:top w:val="none" w:sz="0" w:space="0" w:color="auto"/>
                                                    <w:left w:val="none" w:sz="0" w:space="0" w:color="auto"/>
                                                    <w:bottom w:val="none" w:sz="0" w:space="0" w:color="auto"/>
                                                    <w:right w:val="none" w:sz="0" w:space="0" w:color="auto"/>
                                                  </w:divBdr>
                                                  <w:divsChild>
                                                    <w:div w:id="832179903">
                                                      <w:marLeft w:val="0"/>
                                                      <w:marRight w:val="0"/>
                                                      <w:marTop w:val="0"/>
                                                      <w:marBottom w:val="0"/>
                                                      <w:divBdr>
                                                        <w:top w:val="none" w:sz="0" w:space="0" w:color="auto"/>
                                                        <w:left w:val="none" w:sz="0" w:space="0" w:color="auto"/>
                                                        <w:bottom w:val="none" w:sz="0" w:space="0" w:color="auto"/>
                                                        <w:right w:val="none" w:sz="0" w:space="0" w:color="auto"/>
                                                      </w:divBdr>
                                                      <w:divsChild>
                                                        <w:div w:id="2010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140417">
      <w:bodyDiv w:val="1"/>
      <w:marLeft w:val="0"/>
      <w:marRight w:val="0"/>
      <w:marTop w:val="0"/>
      <w:marBottom w:val="0"/>
      <w:divBdr>
        <w:top w:val="none" w:sz="0" w:space="0" w:color="auto"/>
        <w:left w:val="none" w:sz="0" w:space="0" w:color="auto"/>
        <w:bottom w:val="none" w:sz="0" w:space="0" w:color="auto"/>
        <w:right w:val="none" w:sz="0" w:space="0" w:color="auto"/>
      </w:divBdr>
    </w:div>
    <w:div w:id="1451625548">
      <w:bodyDiv w:val="1"/>
      <w:marLeft w:val="0"/>
      <w:marRight w:val="0"/>
      <w:marTop w:val="0"/>
      <w:marBottom w:val="0"/>
      <w:divBdr>
        <w:top w:val="none" w:sz="0" w:space="0" w:color="auto"/>
        <w:left w:val="none" w:sz="0" w:space="0" w:color="auto"/>
        <w:bottom w:val="none" w:sz="0" w:space="0" w:color="auto"/>
        <w:right w:val="none" w:sz="0" w:space="0" w:color="auto"/>
      </w:divBdr>
    </w:div>
    <w:div w:id="1453404457">
      <w:bodyDiv w:val="1"/>
      <w:marLeft w:val="0"/>
      <w:marRight w:val="0"/>
      <w:marTop w:val="0"/>
      <w:marBottom w:val="0"/>
      <w:divBdr>
        <w:top w:val="none" w:sz="0" w:space="0" w:color="auto"/>
        <w:left w:val="none" w:sz="0" w:space="0" w:color="auto"/>
        <w:bottom w:val="none" w:sz="0" w:space="0" w:color="auto"/>
        <w:right w:val="none" w:sz="0" w:space="0" w:color="auto"/>
      </w:divBdr>
    </w:div>
    <w:div w:id="1455824719">
      <w:bodyDiv w:val="1"/>
      <w:marLeft w:val="0"/>
      <w:marRight w:val="0"/>
      <w:marTop w:val="0"/>
      <w:marBottom w:val="0"/>
      <w:divBdr>
        <w:top w:val="none" w:sz="0" w:space="0" w:color="auto"/>
        <w:left w:val="none" w:sz="0" w:space="0" w:color="auto"/>
        <w:bottom w:val="none" w:sz="0" w:space="0" w:color="auto"/>
        <w:right w:val="none" w:sz="0" w:space="0" w:color="auto"/>
      </w:divBdr>
    </w:div>
    <w:div w:id="1458136682">
      <w:bodyDiv w:val="1"/>
      <w:marLeft w:val="0"/>
      <w:marRight w:val="0"/>
      <w:marTop w:val="0"/>
      <w:marBottom w:val="0"/>
      <w:divBdr>
        <w:top w:val="none" w:sz="0" w:space="0" w:color="auto"/>
        <w:left w:val="none" w:sz="0" w:space="0" w:color="auto"/>
        <w:bottom w:val="none" w:sz="0" w:space="0" w:color="auto"/>
        <w:right w:val="none" w:sz="0" w:space="0" w:color="auto"/>
      </w:divBdr>
    </w:div>
    <w:div w:id="1462532740">
      <w:bodyDiv w:val="1"/>
      <w:marLeft w:val="0"/>
      <w:marRight w:val="0"/>
      <w:marTop w:val="0"/>
      <w:marBottom w:val="0"/>
      <w:divBdr>
        <w:top w:val="none" w:sz="0" w:space="0" w:color="auto"/>
        <w:left w:val="none" w:sz="0" w:space="0" w:color="auto"/>
        <w:bottom w:val="none" w:sz="0" w:space="0" w:color="auto"/>
        <w:right w:val="none" w:sz="0" w:space="0" w:color="auto"/>
      </w:divBdr>
    </w:div>
    <w:div w:id="1462575681">
      <w:bodyDiv w:val="1"/>
      <w:marLeft w:val="0"/>
      <w:marRight w:val="0"/>
      <w:marTop w:val="0"/>
      <w:marBottom w:val="0"/>
      <w:divBdr>
        <w:top w:val="none" w:sz="0" w:space="0" w:color="auto"/>
        <w:left w:val="none" w:sz="0" w:space="0" w:color="auto"/>
        <w:bottom w:val="none" w:sz="0" w:space="0" w:color="auto"/>
        <w:right w:val="none" w:sz="0" w:space="0" w:color="auto"/>
      </w:divBdr>
    </w:div>
    <w:div w:id="1463887219">
      <w:bodyDiv w:val="1"/>
      <w:marLeft w:val="0"/>
      <w:marRight w:val="0"/>
      <w:marTop w:val="0"/>
      <w:marBottom w:val="0"/>
      <w:divBdr>
        <w:top w:val="none" w:sz="0" w:space="0" w:color="auto"/>
        <w:left w:val="none" w:sz="0" w:space="0" w:color="auto"/>
        <w:bottom w:val="none" w:sz="0" w:space="0" w:color="auto"/>
        <w:right w:val="none" w:sz="0" w:space="0" w:color="auto"/>
      </w:divBdr>
    </w:div>
    <w:div w:id="1464427125">
      <w:bodyDiv w:val="1"/>
      <w:marLeft w:val="0"/>
      <w:marRight w:val="0"/>
      <w:marTop w:val="0"/>
      <w:marBottom w:val="0"/>
      <w:divBdr>
        <w:top w:val="none" w:sz="0" w:space="0" w:color="auto"/>
        <w:left w:val="none" w:sz="0" w:space="0" w:color="auto"/>
        <w:bottom w:val="none" w:sz="0" w:space="0" w:color="auto"/>
        <w:right w:val="none" w:sz="0" w:space="0" w:color="auto"/>
      </w:divBdr>
    </w:div>
    <w:div w:id="1467702581">
      <w:bodyDiv w:val="1"/>
      <w:marLeft w:val="0"/>
      <w:marRight w:val="0"/>
      <w:marTop w:val="0"/>
      <w:marBottom w:val="0"/>
      <w:divBdr>
        <w:top w:val="none" w:sz="0" w:space="0" w:color="auto"/>
        <w:left w:val="none" w:sz="0" w:space="0" w:color="auto"/>
        <w:bottom w:val="none" w:sz="0" w:space="0" w:color="auto"/>
        <w:right w:val="none" w:sz="0" w:space="0" w:color="auto"/>
      </w:divBdr>
    </w:div>
    <w:div w:id="1468812576">
      <w:bodyDiv w:val="1"/>
      <w:marLeft w:val="0"/>
      <w:marRight w:val="0"/>
      <w:marTop w:val="0"/>
      <w:marBottom w:val="0"/>
      <w:divBdr>
        <w:top w:val="none" w:sz="0" w:space="0" w:color="auto"/>
        <w:left w:val="none" w:sz="0" w:space="0" w:color="auto"/>
        <w:bottom w:val="none" w:sz="0" w:space="0" w:color="auto"/>
        <w:right w:val="none" w:sz="0" w:space="0" w:color="auto"/>
      </w:divBdr>
    </w:div>
    <w:div w:id="1478456179">
      <w:bodyDiv w:val="1"/>
      <w:marLeft w:val="0"/>
      <w:marRight w:val="0"/>
      <w:marTop w:val="0"/>
      <w:marBottom w:val="0"/>
      <w:divBdr>
        <w:top w:val="none" w:sz="0" w:space="0" w:color="auto"/>
        <w:left w:val="none" w:sz="0" w:space="0" w:color="auto"/>
        <w:bottom w:val="none" w:sz="0" w:space="0" w:color="auto"/>
        <w:right w:val="none" w:sz="0" w:space="0" w:color="auto"/>
      </w:divBdr>
    </w:div>
    <w:div w:id="1488596444">
      <w:bodyDiv w:val="1"/>
      <w:marLeft w:val="0"/>
      <w:marRight w:val="0"/>
      <w:marTop w:val="0"/>
      <w:marBottom w:val="0"/>
      <w:divBdr>
        <w:top w:val="none" w:sz="0" w:space="0" w:color="auto"/>
        <w:left w:val="none" w:sz="0" w:space="0" w:color="auto"/>
        <w:bottom w:val="none" w:sz="0" w:space="0" w:color="auto"/>
        <w:right w:val="none" w:sz="0" w:space="0" w:color="auto"/>
      </w:divBdr>
    </w:div>
    <w:div w:id="1493793064">
      <w:bodyDiv w:val="1"/>
      <w:marLeft w:val="0"/>
      <w:marRight w:val="0"/>
      <w:marTop w:val="0"/>
      <w:marBottom w:val="0"/>
      <w:divBdr>
        <w:top w:val="none" w:sz="0" w:space="0" w:color="auto"/>
        <w:left w:val="none" w:sz="0" w:space="0" w:color="auto"/>
        <w:bottom w:val="none" w:sz="0" w:space="0" w:color="auto"/>
        <w:right w:val="none" w:sz="0" w:space="0" w:color="auto"/>
      </w:divBdr>
    </w:div>
    <w:div w:id="1500120833">
      <w:bodyDiv w:val="1"/>
      <w:marLeft w:val="0"/>
      <w:marRight w:val="0"/>
      <w:marTop w:val="0"/>
      <w:marBottom w:val="0"/>
      <w:divBdr>
        <w:top w:val="none" w:sz="0" w:space="0" w:color="auto"/>
        <w:left w:val="none" w:sz="0" w:space="0" w:color="auto"/>
        <w:bottom w:val="none" w:sz="0" w:space="0" w:color="auto"/>
        <w:right w:val="none" w:sz="0" w:space="0" w:color="auto"/>
      </w:divBdr>
    </w:div>
    <w:div w:id="1503855860">
      <w:bodyDiv w:val="1"/>
      <w:marLeft w:val="0"/>
      <w:marRight w:val="0"/>
      <w:marTop w:val="0"/>
      <w:marBottom w:val="0"/>
      <w:divBdr>
        <w:top w:val="none" w:sz="0" w:space="0" w:color="auto"/>
        <w:left w:val="none" w:sz="0" w:space="0" w:color="auto"/>
        <w:bottom w:val="none" w:sz="0" w:space="0" w:color="auto"/>
        <w:right w:val="none" w:sz="0" w:space="0" w:color="auto"/>
      </w:divBdr>
    </w:div>
    <w:div w:id="1511335070">
      <w:bodyDiv w:val="1"/>
      <w:marLeft w:val="0"/>
      <w:marRight w:val="0"/>
      <w:marTop w:val="0"/>
      <w:marBottom w:val="0"/>
      <w:divBdr>
        <w:top w:val="none" w:sz="0" w:space="0" w:color="auto"/>
        <w:left w:val="none" w:sz="0" w:space="0" w:color="auto"/>
        <w:bottom w:val="none" w:sz="0" w:space="0" w:color="auto"/>
        <w:right w:val="none" w:sz="0" w:space="0" w:color="auto"/>
      </w:divBdr>
    </w:div>
    <w:div w:id="1517841851">
      <w:bodyDiv w:val="1"/>
      <w:marLeft w:val="0"/>
      <w:marRight w:val="0"/>
      <w:marTop w:val="0"/>
      <w:marBottom w:val="0"/>
      <w:divBdr>
        <w:top w:val="none" w:sz="0" w:space="0" w:color="auto"/>
        <w:left w:val="none" w:sz="0" w:space="0" w:color="auto"/>
        <w:bottom w:val="none" w:sz="0" w:space="0" w:color="auto"/>
        <w:right w:val="none" w:sz="0" w:space="0" w:color="auto"/>
      </w:divBdr>
    </w:div>
    <w:div w:id="1518158364">
      <w:bodyDiv w:val="1"/>
      <w:marLeft w:val="0"/>
      <w:marRight w:val="0"/>
      <w:marTop w:val="0"/>
      <w:marBottom w:val="0"/>
      <w:divBdr>
        <w:top w:val="none" w:sz="0" w:space="0" w:color="auto"/>
        <w:left w:val="none" w:sz="0" w:space="0" w:color="auto"/>
        <w:bottom w:val="none" w:sz="0" w:space="0" w:color="auto"/>
        <w:right w:val="none" w:sz="0" w:space="0" w:color="auto"/>
      </w:divBdr>
    </w:div>
    <w:div w:id="1519002136">
      <w:bodyDiv w:val="1"/>
      <w:marLeft w:val="0"/>
      <w:marRight w:val="0"/>
      <w:marTop w:val="0"/>
      <w:marBottom w:val="0"/>
      <w:divBdr>
        <w:top w:val="none" w:sz="0" w:space="0" w:color="auto"/>
        <w:left w:val="none" w:sz="0" w:space="0" w:color="auto"/>
        <w:bottom w:val="none" w:sz="0" w:space="0" w:color="auto"/>
        <w:right w:val="none" w:sz="0" w:space="0" w:color="auto"/>
      </w:divBdr>
    </w:div>
    <w:div w:id="1544830165">
      <w:bodyDiv w:val="1"/>
      <w:marLeft w:val="0"/>
      <w:marRight w:val="0"/>
      <w:marTop w:val="0"/>
      <w:marBottom w:val="0"/>
      <w:divBdr>
        <w:top w:val="none" w:sz="0" w:space="0" w:color="auto"/>
        <w:left w:val="none" w:sz="0" w:space="0" w:color="auto"/>
        <w:bottom w:val="none" w:sz="0" w:space="0" w:color="auto"/>
        <w:right w:val="none" w:sz="0" w:space="0" w:color="auto"/>
      </w:divBdr>
    </w:div>
    <w:div w:id="1548370058">
      <w:bodyDiv w:val="1"/>
      <w:marLeft w:val="0"/>
      <w:marRight w:val="0"/>
      <w:marTop w:val="0"/>
      <w:marBottom w:val="0"/>
      <w:divBdr>
        <w:top w:val="none" w:sz="0" w:space="0" w:color="auto"/>
        <w:left w:val="none" w:sz="0" w:space="0" w:color="auto"/>
        <w:bottom w:val="none" w:sz="0" w:space="0" w:color="auto"/>
        <w:right w:val="none" w:sz="0" w:space="0" w:color="auto"/>
      </w:divBdr>
    </w:div>
    <w:div w:id="1549564096">
      <w:bodyDiv w:val="1"/>
      <w:marLeft w:val="0"/>
      <w:marRight w:val="0"/>
      <w:marTop w:val="0"/>
      <w:marBottom w:val="0"/>
      <w:divBdr>
        <w:top w:val="none" w:sz="0" w:space="0" w:color="auto"/>
        <w:left w:val="none" w:sz="0" w:space="0" w:color="auto"/>
        <w:bottom w:val="none" w:sz="0" w:space="0" w:color="auto"/>
        <w:right w:val="none" w:sz="0" w:space="0" w:color="auto"/>
      </w:divBdr>
    </w:div>
    <w:div w:id="1551526806">
      <w:bodyDiv w:val="1"/>
      <w:marLeft w:val="0"/>
      <w:marRight w:val="0"/>
      <w:marTop w:val="0"/>
      <w:marBottom w:val="0"/>
      <w:divBdr>
        <w:top w:val="none" w:sz="0" w:space="0" w:color="auto"/>
        <w:left w:val="none" w:sz="0" w:space="0" w:color="auto"/>
        <w:bottom w:val="none" w:sz="0" w:space="0" w:color="auto"/>
        <w:right w:val="none" w:sz="0" w:space="0" w:color="auto"/>
      </w:divBdr>
    </w:div>
    <w:div w:id="1553148727">
      <w:bodyDiv w:val="1"/>
      <w:marLeft w:val="0"/>
      <w:marRight w:val="0"/>
      <w:marTop w:val="0"/>
      <w:marBottom w:val="0"/>
      <w:divBdr>
        <w:top w:val="none" w:sz="0" w:space="0" w:color="auto"/>
        <w:left w:val="none" w:sz="0" w:space="0" w:color="auto"/>
        <w:bottom w:val="none" w:sz="0" w:space="0" w:color="auto"/>
        <w:right w:val="none" w:sz="0" w:space="0" w:color="auto"/>
      </w:divBdr>
    </w:div>
    <w:div w:id="1562868691">
      <w:bodyDiv w:val="1"/>
      <w:marLeft w:val="0"/>
      <w:marRight w:val="0"/>
      <w:marTop w:val="0"/>
      <w:marBottom w:val="0"/>
      <w:divBdr>
        <w:top w:val="none" w:sz="0" w:space="0" w:color="auto"/>
        <w:left w:val="none" w:sz="0" w:space="0" w:color="auto"/>
        <w:bottom w:val="none" w:sz="0" w:space="0" w:color="auto"/>
        <w:right w:val="none" w:sz="0" w:space="0" w:color="auto"/>
      </w:divBdr>
    </w:div>
    <w:div w:id="1565605359">
      <w:bodyDiv w:val="1"/>
      <w:marLeft w:val="0"/>
      <w:marRight w:val="0"/>
      <w:marTop w:val="0"/>
      <w:marBottom w:val="0"/>
      <w:divBdr>
        <w:top w:val="none" w:sz="0" w:space="0" w:color="auto"/>
        <w:left w:val="none" w:sz="0" w:space="0" w:color="auto"/>
        <w:bottom w:val="none" w:sz="0" w:space="0" w:color="auto"/>
        <w:right w:val="none" w:sz="0" w:space="0" w:color="auto"/>
      </w:divBdr>
    </w:div>
    <w:div w:id="1569732563">
      <w:bodyDiv w:val="1"/>
      <w:marLeft w:val="0"/>
      <w:marRight w:val="0"/>
      <w:marTop w:val="0"/>
      <w:marBottom w:val="0"/>
      <w:divBdr>
        <w:top w:val="none" w:sz="0" w:space="0" w:color="auto"/>
        <w:left w:val="none" w:sz="0" w:space="0" w:color="auto"/>
        <w:bottom w:val="none" w:sz="0" w:space="0" w:color="auto"/>
        <w:right w:val="none" w:sz="0" w:space="0" w:color="auto"/>
      </w:divBdr>
    </w:div>
    <w:div w:id="1590700897">
      <w:bodyDiv w:val="1"/>
      <w:marLeft w:val="0"/>
      <w:marRight w:val="0"/>
      <w:marTop w:val="0"/>
      <w:marBottom w:val="0"/>
      <w:divBdr>
        <w:top w:val="none" w:sz="0" w:space="0" w:color="auto"/>
        <w:left w:val="none" w:sz="0" w:space="0" w:color="auto"/>
        <w:bottom w:val="none" w:sz="0" w:space="0" w:color="auto"/>
        <w:right w:val="none" w:sz="0" w:space="0" w:color="auto"/>
      </w:divBdr>
    </w:div>
    <w:div w:id="1594361550">
      <w:bodyDiv w:val="1"/>
      <w:marLeft w:val="0"/>
      <w:marRight w:val="0"/>
      <w:marTop w:val="0"/>
      <w:marBottom w:val="0"/>
      <w:divBdr>
        <w:top w:val="none" w:sz="0" w:space="0" w:color="auto"/>
        <w:left w:val="none" w:sz="0" w:space="0" w:color="auto"/>
        <w:bottom w:val="none" w:sz="0" w:space="0" w:color="auto"/>
        <w:right w:val="none" w:sz="0" w:space="0" w:color="auto"/>
      </w:divBdr>
    </w:div>
    <w:div w:id="1595747693">
      <w:bodyDiv w:val="1"/>
      <w:marLeft w:val="0"/>
      <w:marRight w:val="0"/>
      <w:marTop w:val="0"/>
      <w:marBottom w:val="0"/>
      <w:divBdr>
        <w:top w:val="none" w:sz="0" w:space="0" w:color="auto"/>
        <w:left w:val="none" w:sz="0" w:space="0" w:color="auto"/>
        <w:bottom w:val="none" w:sz="0" w:space="0" w:color="auto"/>
        <w:right w:val="none" w:sz="0" w:space="0" w:color="auto"/>
      </w:divBdr>
    </w:div>
    <w:div w:id="1598058434">
      <w:bodyDiv w:val="1"/>
      <w:marLeft w:val="0"/>
      <w:marRight w:val="0"/>
      <w:marTop w:val="0"/>
      <w:marBottom w:val="0"/>
      <w:divBdr>
        <w:top w:val="none" w:sz="0" w:space="0" w:color="auto"/>
        <w:left w:val="none" w:sz="0" w:space="0" w:color="auto"/>
        <w:bottom w:val="none" w:sz="0" w:space="0" w:color="auto"/>
        <w:right w:val="none" w:sz="0" w:space="0" w:color="auto"/>
      </w:divBdr>
    </w:div>
    <w:div w:id="1607807259">
      <w:bodyDiv w:val="1"/>
      <w:marLeft w:val="0"/>
      <w:marRight w:val="0"/>
      <w:marTop w:val="0"/>
      <w:marBottom w:val="0"/>
      <w:divBdr>
        <w:top w:val="none" w:sz="0" w:space="0" w:color="auto"/>
        <w:left w:val="none" w:sz="0" w:space="0" w:color="auto"/>
        <w:bottom w:val="none" w:sz="0" w:space="0" w:color="auto"/>
        <w:right w:val="none" w:sz="0" w:space="0" w:color="auto"/>
      </w:divBdr>
    </w:div>
    <w:div w:id="1614633438">
      <w:bodyDiv w:val="1"/>
      <w:marLeft w:val="0"/>
      <w:marRight w:val="0"/>
      <w:marTop w:val="0"/>
      <w:marBottom w:val="0"/>
      <w:divBdr>
        <w:top w:val="none" w:sz="0" w:space="0" w:color="auto"/>
        <w:left w:val="none" w:sz="0" w:space="0" w:color="auto"/>
        <w:bottom w:val="none" w:sz="0" w:space="0" w:color="auto"/>
        <w:right w:val="none" w:sz="0" w:space="0" w:color="auto"/>
      </w:divBdr>
    </w:div>
    <w:div w:id="1617560593">
      <w:bodyDiv w:val="1"/>
      <w:marLeft w:val="0"/>
      <w:marRight w:val="0"/>
      <w:marTop w:val="0"/>
      <w:marBottom w:val="0"/>
      <w:divBdr>
        <w:top w:val="none" w:sz="0" w:space="0" w:color="auto"/>
        <w:left w:val="none" w:sz="0" w:space="0" w:color="auto"/>
        <w:bottom w:val="none" w:sz="0" w:space="0" w:color="auto"/>
        <w:right w:val="none" w:sz="0" w:space="0" w:color="auto"/>
      </w:divBdr>
    </w:div>
    <w:div w:id="1622804128">
      <w:bodyDiv w:val="1"/>
      <w:marLeft w:val="0"/>
      <w:marRight w:val="0"/>
      <w:marTop w:val="0"/>
      <w:marBottom w:val="0"/>
      <w:divBdr>
        <w:top w:val="none" w:sz="0" w:space="0" w:color="auto"/>
        <w:left w:val="none" w:sz="0" w:space="0" w:color="auto"/>
        <w:bottom w:val="none" w:sz="0" w:space="0" w:color="auto"/>
        <w:right w:val="none" w:sz="0" w:space="0" w:color="auto"/>
      </w:divBdr>
    </w:div>
    <w:div w:id="1623920109">
      <w:bodyDiv w:val="1"/>
      <w:marLeft w:val="0"/>
      <w:marRight w:val="0"/>
      <w:marTop w:val="0"/>
      <w:marBottom w:val="0"/>
      <w:divBdr>
        <w:top w:val="none" w:sz="0" w:space="0" w:color="auto"/>
        <w:left w:val="none" w:sz="0" w:space="0" w:color="auto"/>
        <w:bottom w:val="none" w:sz="0" w:space="0" w:color="auto"/>
        <w:right w:val="none" w:sz="0" w:space="0" w:color="auto"/>
      </w:divBdr>
      <w:divsChild>
        <w:div w:id="844786381">
          <w:marLeft w:val="0"/>
          <w:marRight w:val="0"/>
          <w:marTop w:val="0"/>
          <w:marBottom w:val="0"/>
          <w:divBdr>
            <w:top w:val="none" w:sz="0" w:space="0" w:color="auto"/>
            <w:left w:val="none" w:sz="0" w:space="0" w:color="auto"/>
            <w:bottom w:val="none" w:sz="0" w:space="0" w:color="auto"/>
            <w:right w:val="none" w:sz="0" w:space="0" w:color="auto"/>
          </w:divBdr>
          <w:divsChild>
            <w:div w:id="528223151">
              <w:marLeft w:val="0"/>
              <w:marRight w:val="0"/>
              <w:marTop w:val="0"/>
              <w:marBottom w:val="0"/>
              <w:divBdr>
                <w:top w:val="none" w:sz="0" w:space="0" w:color="auto"/>
                <w:left w:val="none" w:sz="0" w:space="0" w:color="auto"/>
                <w:bottom w:val="none" w:sz="0" w:space="0" w:color="auto"/>
                <w:right w:val="none" w:sz="0" w:space="0" w:color="auto"/>
              </w:divBdr>
              <w:divsChild>
                <w:div w:id="1391608594">
                  <w:marLeft w:val="0"/>
                  <w:marRight w:val="0"/>
                  <w:marTop w:val="0"/>
                  <w:marBottom w:val="0"/>
                  <w:divBdr>
                    <w:top w:val="none" w:sz="0" w:space="0" w:color="auto"/>
                    <w:left w:val="none" w:sz="0" w:space="0" w:color="auto"/>
                    <w:bottom w:val="none" w:sz="0" w:space="0" w:color="auto"/>
                    <w:right w:val="none" w:sz="0" w:space="0" w:color="auto"/>
                  </w:divBdr>
                  <w:divsChild>
                    <w:div w:id="1971131629">
                      <w:marLeft w:val="0"/>
                      <w:marRight w:val="0"/>
                      <w:marTop w:val="0"/>
                      <w:marBottom w:val="0"/>
                      <w:divBdr>
                        <w:top w:val="none" w:sz="0" w:space="0" w:color="auto"/>
                        <w:left w:val="none" w:sz="0" w:space="0" w:color="auto"/>
                        <w:bottom w:val="none" w:sz="0" w:space="0" w:color="auto"/>
                        <w:right w:val="none" w:sz="0" w:space="0" w:color="auto"/>
                      </w:divBdr>
                      <w:divsChild>
                        <w:div w:id="1800612053">
                          <w:marLeft w:val="0"/>
                          <w:marRight w:val="0"/>
                          <w:marTop w:val="0"/>
                          <w:marBottom w:val="0"/>
                          <w:divBdr>
                            <w:top w:val="none" w:sz="0" w:space="0" w:color="auto"/>
                            <w:left w:val="none" w:sz="0" w:space="0" w:color="auto"/>
                            <w:bottom w:val="none" w:sz="0" w:space="0" w:color="auto"/>
                            <w:right w:val="none" w:sz="0" w:space="0" w:color="auto"/>
                          </w:divBdr>
                          <w:divsChild>
                            <w:div w:id="1347825113">
                              <w:marLeft w:val="0"/>
                              <w:marRight w:val="0"/>
                              <w:marTop w:val="0"/>
                              <w:marBottom w:val="0"/>
                              <w:divBdr>
                                <w:top w:val="none" w:sz="0" w:space="0" w:color="auto"/>
                                <w:left w:val="none" w:sz="0" w:space="0" w:color="auto"/>
                                <w:bottom w:val="none" w:sz="0" w:space="0" w:color="auto"/>
                                <w:right w:val="none" w:sz="0" w:space="0" w:color="auto"/>
                              </w:divBdr>
                              <w:divsChild>
                                <w:div w:id="126245206">
                                  <w:marLeft w:val="0"/>
                                  <w:marRight w:val="0"/>
                                  <w:marTop w:val="0"/>
                                  <w:marBottom w:val="0"/>
                                  <w:divBdr>
                                    <w:top w:val="none" w:sz="0" w:space="0" w:color="auto"/>
                                    <w:left w:val="none" w:sz="0" w:space="0" w:color="auto"/>
                                    <w:bottom w:val="none" w:sz="0" w:space="0" w:color="auto"/>
                                    <w:right w:val="none" w:sz="0" w:space="0" w:color="auto"/>
                                  </w:divBdr>
                                  <w:divsChild>
                                    <w:div w:id="824861576">
                                      <w:marLeft w:val="0"/>
                                      <w:marRight w:val="0"/>
                                      <w:marTop w:val="0"/>
                                      <w:marBottom w:val="0"/>
                                      <w:divBdr>
                                        <w:top w:val="none" w:sz="0" w:space="0" w:color="auto"/>
                                        <w:left w:val="none" w:sz="0" w:space="0" w:color="auto"/>
                                        <w:bottom w:val="none" w:sz="0" w:space="0" w:color="auto"/>
                                        <w:right w:val="none" w:sz="0" w:space="0" w:color="auto"/>
                                      </w:divBdr>
                                      <w:divsChild>
                                        <w:div w:id="464080462">
                                          <w:marLeft w:val="0"/>
                                          <w:marRight w:val="0"/>
                                          <w:marTop w:val="0"/>
                                          <w:marBottom w:val="0"/>
                                          <w:divBdr>
                                            <w:top w:val="none" w:sz="0" w:space="0" w:color="auto"/>
                                            <w:left w:val="none" w:sz="0" w:space="0" w:color="auto"/>
                                            <w:bottom w:val="none" w:sz="0" w:space="0" w:color="auto"/>
                                            <w:right w:val="none" w:sz="0" w:space="0" w:color="auto"/>
                                          </w:divBdr>
                                          <w:divsChild>
                                            <w:div w:id="210002761">
                                              <w:marLeft w:val="0"/>
                                              <w:marRight w:val="0"/>
                                              <w:marTop w:val="0"/>
                                              <w:marBottom w:val="0"/>
                                              <w:divBdr>
                                                <w:top w:val="none" w:sz="0" w:space="0" w:color="auto"/>
                                                <w:left w:val="none" w:sz="0" w:space="0" w:color="auto"/>
                                                <w:bottom w:val="none" w:sz="0" w:space="0" w:color="auto"/>
                                                <w:right w:val="none" w:sz="0" w:space="0" w:color="auto"/>
                                              </w:divBdr>
                                              <w:divsChild>
                                                <w:div w:id="1072510296">
                                                  <w:marLeft w:val="0"/>
                                                  <w:marRight w:val="0"/>
                                                  <w:marTop w:val="0"/>
                                                  <w:marBottom w:val="0"/>
                                                  <w:divBdr>
                                                    <w:top w:val="none" w:sz="0" w:space="0" w:color="auto"/>
                                                    <w:left w:val="none" w:sz="0" w:space="0" w:color="auto"/>
                                                    <w:bottom w:val="none" w:sz="0" w:space="0" w:color="auto"/>
                                                    <w:right w:val="none" w:sz="0" w:space="0" w:color="auto"/>
                                                  </w:divBdr>
                                                  <w:divsChild>
                                                    <w:div w:id="1634168161">
                                                      <w:marLeft w:val="0"/>
                                                      <w:marRight w:val="0"/>
                                                      <w:marTop w:val="0"/>
                                                      <w:marBottom w:val="0"/>
                                                      <w:divBdr>
                                                        <w:top w:val="none" w:sz="0" w:space="0" w:color="auto"/>
                                                        <w:left w:val="none" w:sz="0" w:space="0" w:color="auto"/>
                                                        <w:bottom w:val="none" w:sz="0" w:space="0" w:color="auto"/>
                                                        <w:right w:val="none" w:sz="0" w:space="0" w:color="auto"/>
                                                      </w:divBdr>
                                                      <w:divsChild>
                                                        <w:div w:id="467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5579407">
      <w:bodyDiv w:val="1"/>
      <w:marLeft w:val="0"/>
      <w:marRight w:val="0"/>
      <w:marTop w:val="0"/>
      <w:marBottom w:val="0"/>
      <w:divBdr>
        <w:top w:val="none" w:sz="0" w:space="0" w:color="auto"/>
        <w:left w:val="none" w:sz="0" w:space="0" w:color="auto"/>
        <w:bottom w:val="none" w:sz="0" w:space="0" w:color="auto"/>
        <w:right w:val="none" w:sz="0" w:space="0" w:color="auto"/>
      </w:divBdr>
    </w:div>
    <w:div w:id="1626539768">
      <w:bodyDiv w:val="1"/>
      <w:marLeft w:val="0"/>
      <w:marRight w:val="0"/>
      <w:marTop w:val="0"/>
      <w:marBottom w:val="0"/>
      <w:divBdr>
        <w:top w:val="none" w:sz="0" w:space="0" w:color="auto"/>
        <w:left w:val="none" w:sz="0" w:space="0" w:color="auto"/>
        <w:bottom w:val="none" w:sz="0" w:space="0" w:color="auto"/>
        <w:right w:val="none" w:sz="0" w:space="0" w:color="auto"/>
      </w:divBdr>
    </w:div>
    <w:div w:id="1626931866">
      <w:bodyDiv w:val="1"/>
      <w:marLeft w:val="0"/>
      <w:marRight w:val="0"/>
      <w:marTop w:val="0"/>
      <w:marBottom w:val="0"/>
      <w:divBdr>
        <w:top w:val="none" w:sz="0" w:space="0" w:color="auto"/>
        <w:left w:val="none" w:sz="0" w:space="0" w:color="auto"/>
        <w:bottom w:val="none" w:sz="0" w:space="0" w:color="auto"/>
        <w:right w:val="none" w:sz="0" w:space="0" w:color="auto"/>
      </w:divBdr>
    </w:div>
    <w:div w:id="1628243754">
      <w:bodyDiv w:val="1"/>
      <w:marLeft w:val="0"/>
      <w:marRight w:val="0"/>
      <w:marTop w:val="0"/>
      <w:marBottom w:val="0"/>
      <w:divBdr>
        <w:top w:val="none" w:sz="0" w:space="0" w:color="auto"/>
        <w:left w:val="none" w:sz="0" w:space="0" w:color="auto"/>
        <w:bottom w:val="none" w:sz="0" w:space="0" w:color="auto"/>
        <w:right w:val="none" w:sz="0" w:space="0" w:color="auto"/>
      </w:divBdr>
      <w:divsChild>
        <w:div w:id="1431464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5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623879">
      <w:bodyDiv w:val="1"/>
      <w:marLeft w:val="0"/>
      <w:marRight w:val="0"/>
      <w:marTop w:val="0"/>
      <w:marBottom w:val="0"/>
      <w:divBdr>
        <w:top w:val="none" w:sz="0" w:space="0" w:color="auto"/>
        <w:left w:val="none" w:sz="0" w:space="0" w:color="auto"/>
        <w:bottom w:val="none" w:sz="0" w:space="0" w:color="auto"/>
        <w:right w:val="none" w:sz="0" w:space="0" w:color="auto"/>
      </w:divBdr>
    </w:div>
    <w:div w:id="1644969225">
      <w:bodyDiv w:val="1"/>
      <w:marLeft w:val="0"/>
      <w:marRight w:val="0"/>
      <w:marTop w:val="0"/>
      <w:marBottom w:val="0"/>
      <w:divBdr>
        <w:top w:val="none" w:sz="0" w:space="0" w:color="auto"/>
        <w:left w:val="none" w:sz="0" w:space="0" w:color="auto"/>
        <w:bottom w:val="none" w:sz="0" w:space="0" w:color="auto"/>
        <w:right w:val="none" w:sz="0" w:space="0" w:color="auto"/>
      </w:divBdr>
    </w:div>
    <w:div w:id="1648045056">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sChild>
        <w:div w:id="503588115">
          <w:marLeft w:val="0"/>
          <w:marRight w:val="0"/>
          <w:marTop w:val="0"/>
          <w:marBottom w:val="0"/>
          <w:divBdr>
            <w:top w:val="none" w:sz="0" w:space="0" w:color="auto"/>
            <w:left w:val="none" w:sz="0" w:space="0" w:color="auto"/>
            <w:bottom w:val="none" w:sz="0" w:space="0" w:color="auto"/>
            <w:right w:val="none" w:sz="0" w:space="0" w:color="auto"/>
          </w:divBdr>
        </w:div>
      </w:divsChild>
    </w:div>
    <w:div w:id="1654991668">
      <w:bodyDiv w:val="1"/>
      <w:marLeft w:val="0"/>
      <w:marRight w:val="0"/>
      <w:marTop w:val="0"/>
      <w:marBottom w:val="0"/>
      <w:divBdr>
        <w:top w:val="none" w:sz="0" w:space="0" w:color="auto"/>
        <w:left w:val="none" w:sz="0" w:space="0" w:color="auto"/>
        <w:bottom w:val="none" w:sz="0" w:space="0" w:color="auto"/>
        <w:right w:val="none" w:sz="0" w:space="0" w:color="auto"/>
      </w:divBdr>
    </w:div>
    <w:div w:id="1661813159">
      <w:bodyDiv w:val="1"/>
      <w:marLeft w:val="0"/>
      <w:marRight w:val="0"/>
      <w:marTop w:val="0"/>
      <w:marBottom w:val="0"/>
      <w:divBdr>
        <w:top w:val="none" w:sz="0" w:space="0" w:color="auto"/>
        <w:left w:val="none" w:sz="0" w:space="0" w:color="auto"/>
        <w:bottom w:val="none" w:sz="0" w:space="0" w:color="auto"/>
        <w:right w:val="none" w:sz="0" w:space="0" w:color="auto"/>
      </w:divBdr>
    </w:div>
    <w:div w:id="1664774986">
      <w:bodyDiv w:val="1"/>
      <w:marLeft w:val="0"/>
      <w:marRight w:val="0"/>
      <w:marTop w:val="0"/>
      <w:marBottom w:val="0"/>
      <w:divBdr>
        <w:top w:val="none" w:sz="0" w:space="0" w:color="auto"/>
        <w:left w:val="none" w:sz="0" w:space="0" w:color="auto"/>
        <w:bottom w:val="none" w:sz="0" w:space="0" w:color="auto"/>
        <w:right w:val="none" w:sz="0" w:space="0" w:color="auto"/>
      </w:divBdr>
    </w:div>
    <w:div w:id="1670251284">
      <w:bodyDiv w:val="1"/>
      <w:marLeft w:val="0"/>
      <w:marRight w:val="0"/>
      <w:marTop w:val="0"/>
      <w:marBottom w:val="0"/>
      <w:divBdr>
        <w:top w:val="none" w:sz="0" w:space="0" w:color="auto"/>
        <w:left w:val="none" w:sz="0" w:space="0" w:color="auto"/>
        <w:bottom w:val="none" w:sz="0" w:space="0" w:color="auto"/>
        <w:right w:val="none" w:sz="0" w:space="0" w:color="auto"/>
      </w:divBdr>
    </w:div>
    <w:div w:id="1674065640">
      <w:bodyDiv w:val="1"/>
      <w:marLeft w:val="0"/>
      <w:marRight w:val="0"/>
      <w:marTop w:val="0"/>
      <w:marBottom w:val="0"/>
      <w:divBdr>
        <w:top w:val="none" w:sz="0" w:space="0" w:color="auto"/>
        <w:left w:val="none" w:sz="0" w:space="0" w:color="auto"/>
        <w:bottom w:val="none" w:sz="0" w:space="0" w:color="auto"/>
        <w:right w:val="none" w:sz="0" w:space="0" w:color="auto"/>
      </w:divBdr>
    </w:div>
    <w:div w:id="1676153044">
      <w:bodyDiv w:val="1"/>
      <w:marLeft w:val="0"/>
      <w:marRight w:val="0"/>
      <w:marTop w:val="0"/>
      <w:marBottom w:val="0"/>
      <w:divBdr>
        <w:top w:val="none" w:sz="0" w:space="0" w:color="auto"/>
        <w:left w:val="none" w:sz="0" w:space="0" w:color="auto"/>
        <w:bottom w:val="none" w:sz="0" w:space="0" w:color="auto"/>
        <w:right w:val="none" w:sz="0" w:space="0" w:color="auto"/>
      </w:divBdr>
    </w:div>
    <w:div w:id="1677146865">
      <w:bodyDiv w:val="1"/>
      <w:marLeft w:val="0"/>
      <w:marRight w:val="0"/>
      <w:marTop w:val="0"/>
      <w:marBottom w:val="0"/>
      <w:divBdr>
        <w:top w:val="none" w:sz="0" w:space="0" w:color="auto"/>
        <w:left w:val="none" w:sz="0" w:space="0" w:color="auto"/>
        <w:bottom w:val="none" w:sz="0" w:space="0" w:color="auto"/>
        <w:right w:val="none" w:sz="0" w:space="0" w:color="auto"/>
      </w:divBdr>
    </w:div>
    <w:div w:id="1678799829">
      <w:bodyDiv w:val="1"/>
      <w:marLeft w:val="0"/>
      <w:marRight w:val="0"/>
      <w:marTop w:val="0"/>
      <w:marBottom w:val="0"/>
      <w:divBdr>
        <w:top w:val="none" w:sz="0" w:space="0" w:color="auto"/>
        <w:left w:val="none" w:sz="0" w:space="0" w:color="auto"/>
        <w:bottom w:val="none" w:sz="0" w:space="0" w:color="auto"/>
        <w:right w:val="none" w:sz="0" w:space="0" w:color="auto"/>
      </w:divBdr>
    </w:div>
    <w:div w:id="1688362462">
      <w:bodyDiv w:val="1"/>
      <w:marLeft w:val="0"/>
      <w:marRight w:val="0"/>
      <w:marTop w:val="0"/>
      <w:marBottom w:val="0"/>
      <w:divBdr>
        <w:top w:val="none" w:sz="0" w:space="0" w:color="auto"/>
        <w:left w:val="none" w:sz="0" w:space="0" w:color="auto"/>
        <w:bottom w:val="none" w:sz="0" w:space="0" w:color="auto"/>
        <w:right w:val="none" w:sz="0" w:space="0" w:color="auto"/>
      </w:divBdr>
    </w:div>
    <w:div w:id="1695225378">
      <w:bodyDiv w:val="1"/>
      <w:marLeft w:val="0"/>
      <w:marRight w:val="0"/>
      <w:marTop w:val="0"/>
      <w:marBottom w:val="0"/>
      <w:divBdr>
        <w:top w:val="none" w:sz="0" w:space="0" w:color="auto"/>
        <w:left w:val="none" w:sz="0" w:space="0" w:color="auto"/>
        <w:bottom w:val="none" w:sz="0" w:space="0" w:color="auto"/>
        <w:right w:val="none" w:sz="0" w:space="0" w:color="auto"/>
      </w:divBdr>
    </w:div>
    <w:div w:id="1698651416">
      <w:bodyDiv w:val="1"/>
      <w:marLeft w:val="0"/>
      <w:marRight w:val="0"/>
      <w:marTop w:val="0"/>
      <w:marBottom w:val="0"/>
      <w:divBdr>
        <w:top w:val="none" w:sz="0" w:space="0" w:color="auto"/>
        <w:left w:val="none" w:sz="0" w:space="0" w:color="auto"/>
        <w:bottom w:val="none" w:sz="0" w:space="0" w:color="auto"/>
        <w:right w:val="none" w:sz="0" w:space="0" w:color="auto"/>
      </w:divBdr>
    </w:div>
    <w:div w:id="1700155985">
      <w:bodyDiv w:val="1"/>
      <w:marLeft w:val="0"/>
      <w:marRight w:val="0"/>
      <w:marTop w:val="0"/>
      <w:marBottom w:val="0"/>
      <w:divBdr>
        <w:top w:val="none" w:sz="0" w:space="0" w:color="auto"/>
        <w:left w:val="none" w:sz="0" w:space="0" w:color="auto"/>
        <w:bottom w:val="none" w:sz="0" w:space="0" w:color="auto"/>
        <w:right w:val="none" w:sz="0" w:space="0" w:color="auto"/>
      </w:divBdr>
    </w:div>
    <w:div w:id="1701080363">
      <w:bodyDiv w:val="1"/>
      <w:marLeft w:val="0"/>
      <w:marRight w:val="0"/>
      <w:marTop w:val="0"/>
      <w:marBottom w:val="0"/>
      <w:divBdr>
        <w:top w:val="none" w:sz="0" w:space="0" w:color="auto"/>
        <w:left w:val="none" w:sz="0" w:space="0" w:color="auto"/>
        <w:bottom w:val="none" w:sz="0" w:space="0" w:color="auto"/>
        <w:right w:val="none" w:sz="0" w:space="0" w:color="auto"/>
      </w:divBdr>
    </w:div>
    <w:div w:id="1703479960">
      <w:bodyDiv w:val="1"/>
      <w:marLeft w:val="0"/>
      <w:marRight w:val="0"/>
      <w:marTop w:val="0"/>
      <w:marBottom w:val="0"/>
      <w:divBdr>
        <w:top w:val="none" w:sz="0" w:space="0" w:color="auto"/>
        <w:left w:val="none" w:sz="0" w:space="0" w:color="auto"/>
        <w:bottom w:val="none" w:sz="0" w:space="0" w:color="auto"/>
        <w:right w:val="none" w:sz="0" w:space="0" w:color="auto"/>
      </w:divBdr>
    </w:div>
    <w:div w:id="1704935647">
      <w:bodyDiv w:val="1"/>
      <w:marLeft w:val="0"/>
      <w:marRight w:val="0"/>
      <w:marTop w:val="0"/>
      <w:marBottom w:val="0"/>
      <w:divBdr>
        <w:top w:val="none" w:sz="0" w:space="0" w:color="auto"/>
        <w:left w:val="none" w:sz="0" w:space="0" w:color="auto"/>
        <w:bottom w:val="none" w:sz="0" w:space="0" w:color="auto"/>
        <w:right w:val="none" w:sz="0" w:space="0" w:color="auto"/>
      </w:divBdr>
    </w:div>
    <w:div w:id="1708600151">
      <w:bodyDiv w:val="1"/>
      <w:marLeft w:val="0"/>
      <w:marRight w:val="0"/>
      <w:marTop w:val="0"/>
      <w:marBottom w:val="0"/>
      <w:divBdr>
        <w:top w:val="none" w:sz="0" w:space="0" w:color="auto"/>
        <w:left w:val="none" w:sz="0" w:space="0" w:color="auto"/>
        <w:bottom w:val="none" w:sz="0" w:space="0" w:color="auto"/>
        <w:right w:val="none" w:sz="0" w:space="0" w:color="auto"/>
      </w:divBdr>
    </w:div>
    <w:div w:id="1713921987">
      <w:bodyDiv w:val="1"/>
      <w:marLeft w:val="0"/>
      <w:marRight w:val="0"/>
      <w:marTop w:val="0"/>
      <w:marBottom w:val="0"/>
      <w:divBdr>
        <w:top w:val="none" w:sz="0" w:space="0" w:color="auto"/>
        <w:left w:val="none" w:sz="0" w:space="0" w:color="auto"/>
        <w:bottom w:val="none" w:sz="0" w:space="0" w:color="auto"/>
        <w:right w:val="none" w:sz="0" w:space="0" w:color="auto"/>
      </w:divBdr>
    </w:div>
    <w:div w:id="1714307804">
      <w:bodyDiv w:val="1"/>
      <w:marLeft w:val="0"/>
      <w:marRight w:val="0"/>
      <w:marTop w:val="0"/>
      <w:marBottom w:val="0"/>
      <w:divBdr>
        <w:top w:val="none" w:sz="0" w:space="0" w:color="auto"/>
        <w:left w:val="none" w:sz="0" w:space="0" w:color="auto"/>
        <w:bottom w:val="none" w:sz="0" w:space="0" w:color="auto"/>
        <w:right w:val="none" w:sz="0" w:space="0" w:color="auto"/>
      </w:divBdr>
    </w:div>
    <w:div w:id="1716080145">
      <w:bodyDiv w:val="1"/>
      <w:marLeft w:val="0"/>
      <w:marRight w:val="0"/>
      <w:marTop w:val="0"/>
      <w:marBottom w:val="0"/>
      <w:divBdr>
        <w:top w:val="none" w:sz="0" w:space="0" w:color="auto"/>
        <w:left w:val="none" w:sz="0" w:space="0" w:color="auto"/>
        <w:bottom w:val="none" w:sz="0" w:space="0" w:color="auto"/>
        <w:right w:val="none" w:sz="0" w:space="0" w:color="auto"/>
      </w:divBdr>
    </w:div>
    <w:div w:id="1721125764">
      <w:bodyDiv w:val="1"/>
      <w:marLeft w:val="0"/>
      <w:marRight w:val="0"/>
      <w:marTop w:val="0"/>
      <w:marBottom w:val="0"/>
      <w:divBdr>
        <w:top w:val="none" w:sz="0" w:space="0" w:color="auto"/>
        <w:left w:val="none" w:sz="0" w:space="0" w:color="auto"/>
        <w:bottom w:val="none" w:sz="0" w:space="0" w:color="auto"/>
        <w:right w:val="none" w:sz="0" w:space="0" w:color="auto"/>
      </w:divBdr>
    </w:div>
    <w:div w:id="1721241545">
      <w:bodyDiv w:val="1"/>
      <w:marLeft w:val="0"/>
      <w:marRight w:val="0"/>
      <w:marTop w:val="0"/>
      <w:marBottom w:val="0"/>
      <w:divBdr>
        <w:top w:val="none" w:sz="0" w:space="0" w:color="auto"/>
        <w:left w:val="none" w:sz="0" w:space="0" w:color="auto"/>
        <w:bottom w:val="none" w:sz="0" w:space="0" w:color="auto"/>
        <w:right w:val="none" w:sz="0" w:space="0" w:color="auto"/>
      </w:divBdr>
    </w:div>
    <w:div w:id="1725367351">
      <w:bodyDiv w:val="1"/>
      <w:marLeft w:val="0"/>
      <w:marRight w:val="0"/>
      <w:marTop w:val="0"/>
      <w:marBottom w:val="0"/>
      <w:divBdr>
        <w:top w:val="none" w:sz="0" w:space="0" w:color="auto"/>
        <w:left w:val="none" w:sz="0" w:space="0" w:color="auto"/>
        <w:bottom w:val="none" w:sz="0" w:space="0" w:color="auto"/>
        <w:right w:val="none" w:sz="0" w:space="0" w:color="auto"/>
      </w:divBdr>
    </w:div>
    <w:div w:id="1730838384">
      <w:bodyDiv w:val="1"/>
      <w:marLeft w:val="0"/>
      <w:marRight w:val="0"/>
      <w:marTop w:val="0"/>
      <w:marBottom w:val="0"/>
      <w:divBdr>
        <w:top w:val="none" w:sz="0" w:space="0" w:color="auto"/>
        <w:left w:val="none" w:sz="0" w:space="0" w:color="auto"/>
        <w:bottom w:val="none" w:sz="0" w:space="0" w:color="auto"/>
        <w:right w:val="none" w:sz="0" w:space="0" w:color="auto"/>
      </w:divBdr>
    </w:div>
    <w:div w:id="1750887518">
      <w:bodyDiv w:val="1"/>
      <w:marLeft w:val="0"/>
      <w:marRight w:val="0"/>
      <w:marTop w:val="0"/>
      <w:marBottom w:val="0"/>
      <w:divBdr>
        <w:top w:val="none" w:sz="0" w:space="0" w:color="auto"/>
        <w:left w:val="none" w:sz="0" w:space="0" w:color="auto"/>
        <w:bottom w:val="none" w:sz="0" w:space="0" w:color="auto"/>
        <w:right w:val="none" w:sz="0" w:space="0" w:color="auto"/>
      </w:divBdr>
    </w:div>
    <w:div w:id="1752118939">
      <w:bodyDiv w:val="1"/>
      <w:marLeft w:val="0"/>
      <w:marRight w:val="0"/>
      <w:marTop w:val="0"/>
      <w:marBottom w:val="0"/>
      <w:divBdr>
        <w:top w:val="none" w:sz="0" w:space="0" w:color="auto"/>
        <w:left w:val="none" w:sz="0" w:space="0" w:color="auto"/>
        <w:bottom w:val="none" w:sz="0" w:space="0" w:color="auto"/>
        <w:right w:val="none" w:sz="0" w:space="0" w:color="auto"/>
      </w:divBdr>
    </w:div>
    <w:div w:id="1759907873">
      <w:bodyDiv w:val="1"/>
      <w:marLeft w:val="0"/>
      <w:marRight w:val="0"/>
      <w:marTop w:val="0"/>
      <w:marBottom w:val="0"/>
      <w:divBdr>
        <w:top w:val="none" w:sz="0" w:space="0" w:color="auto"/>
        <w:left w:val="none" w:sz="0" w:space="0" w:color="auto"/>
        <w:bottom w:val="none" w:sz="0" w:space="0" w:color="auto"/>
        <w:right w:val="none" w:sz="0" w:space="0" w:color="auto"/>
      </w:divBdr>
      <w:divsChild>
        <w:div w:id="321126976">
          <w:marLeft w:val="0"/>
          <w:marRight w:val="0"/>
          <w:marTop w:val="0"/>
          <w:marBottom w:val="0"/>
          <w:divBdr>
            <w:top w:val="none" w:sz="0" w:space="0" w:color="auto"/>
            <w:left w:val="none" w:sz="0" w:space="0" w:color="auto"/>
            <w:bottom w:val="none" w:sz="0" w:space="0" w:color="auto"/>
            <w:right w:val="none" w:sz="0" w:space="0" w:color="auto"/>
          </w:divBdr>
          <w:divsChild>
            <w:div w:id="1713767118">
              <w:marLeft w:val="0"/>
              <w:marRight w:val="0"/>
              <w:marTop w:val="0"/>
              <w:marBottom w:val="0"/>
              <w:divBdr>
                <w:top w:val="none" w:sz="0" w:space="0" w:color="auto"/>
                <w:left w:val="none" w:sz="0" w:space="0" w:color="auto"/>
                <w:bottom w:val="none" w:sz="0" w:space="0" w:color="auto"/>
                <w:right w:val="none" w:sz="0" w:space="0" w:color="auto"/>
              </w:divBdr>
              <w:divsChild>
                <w:div w:id="41172218">
                  <w:marLeft w:val="0"/>
                  <w:marRight w:val="0"/>
                  <w:marTop w:val="0"/>
                  <w:marBottom w:val="0"/>
                  <w:divBdr>
                    <w:top w:val="none" w:sz="0" w:space="0" w:color="auto"/>
                    <w:left w:val="none" w:sz="0" w:space="0" w:color="auto"/>
                    <w:bottom w:val="none" w:sz="0" w:space="0" w:color="auto"/>
                    <w:right w:val="none" w:sz="0" w:space="0" w:color="auto"/>
                  </w:divBdr>
                  <w:divsChild>
                    <w:div w:id="825240159">
                      <w:marLeft w:val="0"/>
                      <w:marRight w:val="0"/>
                      <w:marTop w:val="0"/>
                      <w:marBottom w:val="0"/>
                      <w:divBdr>
                        <w:top w:val="none" w:sz="0" w:space="0" w:color="auto"/>
                        <w:left w:val="none" w:sz="0" w:space="0" w:color="auto"/>
                        <w:bottom w:val="none" w:sz="0" w:space="0" w:color="auto"/>
                        <w:right w:val="none" w:sz="0" w:space="0" w:color="auto"/>
                      </w:divBdr>
                      <w:divsChild>
                        <w:div w:id="775754634">
                          <w:marLeft w:val="0"/>
                          <w:marRight w:val="0"/>
                          <w:marTop w:val="0"/>
                          <w:marBottom w:val="0"/>
                          <w:divBdr>
                            <w:top w:val="none" w:sz="0" w:space="0" w:color="auto"/>
                            <w:left w:val="none" w:sz="0" w:space="0" w:color="auto"/>
                            <w:bottom w:val="none" w:sz="0" w:space="0" w:color="auto"/>
                            <w:right w:val="none" w:sz="0" w:space="0" w:color="auto"/>
                          </w:divBdr>
                          <w:divsChild>
                            <w:div w:id="226038056">
                              <w:marLeft w:val="0"/>
                              <w:marRight w:val="0"/>
                              <w:marTop w:val="0"/>
                              <w:marBottom w:val="0"/>
                              <w:divBdr>
                                <w:top w:val="none" w:sz="0" w:space="0" w:color="auto"/>
                                <w:left w:val="none" w:sz="0" w:space="0" w:color="auto"/>
                                <w:bottom w:val="none" w:sz="0" w:space="0" w:color="auto"/>
                                <w:right w:val="none" w:sz="0" w:space="0" w:color="auto"/>
                              </w:divBdr>
                              <w:divsChild>
                                <w:div w:id="1534418130">
                                  <w:marLeft w:val="0"/>
                                  <w:marRight w:val="0"/>
                                  <w:marTop w:val="0"/>
                                  <w:marBottom w:val="0"/>
                                  <w:divBdr>
                                    <w:top w:val="none" w:sz="0" w:space="0" w:color="auto"/>
                                    <w:left w:val="none" w:sz="0" w:space="0" w:color="auto"/>
                                    <w:bottom w:val="none" w:sz="0" w:space="0" w:color="auto"/>
                                    <w:right w:val="none" w:sz="0" w:space="0" w:color="auto"/>
                                  </w:divBdr>
                                  <w:divsChild>
                                    <w:div w:id="305932530">
                                      <w:marLeft w:val="0"/>
                                      <w:marRight w:val="0"/>
                                      <w:marTop w:val="0"/>
                                      <w:marBottom w:val="0"/>
                                      <w:divBdr>
                                        <w:top w:val="none" w:sz="0" w:space="0" w:color="auto"/>
                                        <w:left w:val="none" w:sz="0" w:space="0" w:color="auto"/>
                                        <w:bottom w:val="none" w:sz="0" w:space="0" w:color="auto"/>
                                        <w:right w:val="none" w:sz="0" w:space="0" w:color="auto"/>
                                      </w:divBdr>
                                      <w:divsChild>
                                        <w:div w:id="1553031716">
                                          <w:marLeft w:val="0"/>
                                          <w:marRight w:val="0"/>
                                          <w:marTop w:val="0"/>
                                          <w:marBottom w:val="0"/>
                                          <w:divBdr>
                                            <w:top w:val="none" w:sz="0" w:space="0" w:color="auto"/>
                                            <w:left w:val="none" w:sz="0" w:space="0" w:color="auto"/>
                                            <w:bottom w:val="none" w:sz="0" w:space="0" w:color="auto"/>
                                            <w:right w:val="none" w:sz="0" w:space="0" w:color="auto"/>
                                          </w:divBdr>
                                          <w:divsChild>
                                            <w:div w:id="1674259578">
                                              <w:marLeft w:val="0"/>
                                              <w:marRight w:val="0"/>
                                              <w:marTop w:val="0"/>
                                              <w:marBottom w:val="0"/>
                                              <w:divBdr>
                                                <w:top w:val="none" w:sz="0" w:space="0" w:color="auto"/>
                                                <w:left w:val="none" w:sz="0" w:space="0" w:color="auto"/>
                                                <w:bottom w:val="none" w:sz="0" w:space="0" w:color="auto"/>
                                                <w:right w:val="none" w:sz="0" w:space="0" w:color="auto"/>
                                              </w:divBdr>
                                              <w:divsChild>
                                                <w:div w:id="1636566586">
                                                  <w:marLeft w:val="0"/>
                                                  <w:marRight w:val="0"/>
                                                  <w:marTop w:val="0"/>
                                                  <w:marBottom w:val="0"/>
                                                  <w:divBdr>
                                                    <w:top w:val="none" w:sz="0" w:space="0" w:color="auto"/>
                                                    <w:left w:val="none" w:sz="0" w:space="0" w:color="auto"/>
                                                    <w:bottom w:val="none" w:sz="0" w:space="0" w:color="auto"/>
                                                    <w:right w:val="none" w:sz="0" w:space="0" w:color="auto"/>
                                                  </w:divBdr>
                                                  <w:divsChild>
                                                    <w:div w:id="793451000">
                                                      <w:marLeft w:val="0"/>
                                                      <w:marRight w:val="0"/>
                                                      <w:marTop w:val="0"/>
                                                      <w:marBottom w:val="0"/>
                                                      <w:divBdr>
                                                        <w:top w:val="none" w:sz="0" w:space="0" w:color="auto"/>
                                                        <w:left w:val="none" w:sz="0" w:space="0" w:color="auto"/>
                                                        <w:bottom w:val="none" w:sz="0" w:space="0" w:color="auto"/>
                                                        <w:right w:val="none" w:sz="0" w:space="0" w:color="auto"/>
                                                      </w:divBdr>
                                                      <w:divsChild>
                                                        <w:div w:id="8277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0250125">
      <w:bodyDiv w:val="1"/>
      <w:marLeft w:val="0"/>
      <w:marRight w:val="0"/>
      <w:marTop w:val="0"/>
      <w:marBottom w:val="0"/>
      <w:divBdr>
        <w:top w:val="none" w:sz="0" w:space="0" w:color="auto"/>
        <w:left w:val="none" w:sz="0" w:space="0" w:color="auto"/>
        <w:bottom w:val="none" w:sz="0" w:space="0" w:color="auto"/>
        <w:right w:val="none" w:sz="0" w:space="0" w:color="auto"/>
      </w:divBdr>
    </w:div>
    <w:div w:id="1762605352">
      <w:bodyDiv w:val="1"/>
      <w:marLeft w:val="0"/>
      <w:marRight w:val="0"/>
      <w:marTop w:val="0"/>
      <w:marBottom w:val="0"/>
      <w:divBdr>
        <w:top w:val="none" w:sz="0" w:space="0" w:color="auto"/>
        <w:left w:val="none" w:sz="0" w:space="0" w:color="auto"/>
        <w:bottom w:val="none" w:sz="0" w:space="0" w:color="auto"/>
        <w:right w:val="none" w:sz="0" w:space="0" w:color="auto"/>
      </w:divBdr>
    </w:div>
    <w:div w:id="1763526072">
      <w:bodyDiv w:val="1"/>
      <w:marLeft w:val="0"/>
      <w:marRight w:val="0"/>
      <w:marTop w:val="0"/>
      <w:marBottom w:val="0"/>
      <w:divBdr>
        <w:top w:val="none" w:sz="0" w:space="0" w:color="auto"/>
        <w:left w:val="none" w:sz="0" w:space="0" w:color="auto"/>
        <w:bottom w:val="none" w:sz="0" w:space="0" w:color="auto"/>
        <w:right w:val="none" w:sz="0" w:space="0" w:color="auto"/>
      </w:divBdr>
    </w:div>
    <w:div w:id="1771393257">
      <w:bodyDiv w:val="1"/>
      <w:marLeft w:val="0"/>
      <w:marRight w:val="0"/>
      <w:marTop w:val="0"/>
      <w:marBottom w:val="0"/>
      <w:divBdr>
        <w:top w:val="none" w:sz="0" w:space="0" w:color="auto"/>
        <w:left w:val="none" w:sz="0" w:space="0" w:color="auto"/>
        <w:bottom w:val="none" w:sz="0" w:space="0" w:color="auto"/>
        <w:right w:val="none" w:sz="0" w:space="0" w:color="auto"/>
      </w:divBdr>
      <w:divsChild>
        <w:div w:id="1205605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362093">
      <w:bodyDiv w:val="1"/>
      <w:marLeft w:val="0"/>
      <w:marRight w:val="0"/>
      <w:marTop w:val="0"/>
      <w:marBottom w:val="0"/>
      <w:divBdr>
        <w:top w:val="none" w:sz="0" w:space="0" w:color="auto"/>
        <w:left w:val="none" w:sz="0" w:space="0" w:color="auto"/>
        <w:bottom w:val="none" w:sz="0" w:space="0" w:color="auto"/>
        <w:right w:val="none" w:sz="0" w:space="0" w:color="auto"/>
      </w:divBdr>
    </w:div>
    <w:div w:id="1781072187">
      <w:bodyDiv w:val="1"/>
      <w:marLeft w:val="0"/>
      <w:marRight w:val="0"/>
      <w:marTop w:val="0"/>
      <w:marBottom w:val="0"/>
      <w:divBdr>
        <w:top w:val="none" w:sz="0" w:space="0" w:color="auto"/>
        <w:left w:val="none" w:sz="0" w:space="0" w:color="auto"/>
        <w:bottom w:val="none" w:sz="0" w:space="0" w:color="auto"/>
        <w:right w:val="none" w:sz="0" w:space="0" w:color="auto"/>
      </w:divBdr>
    </w:div>
    <w:div w:id="1781997493">
      <w:bodyDiv w:val="1"/>
      <w:marLeft w:val="0"/>
      <w:marRight w:val="0"/>
      <w:marTop w:val="0"/>
      <w:marBottom w:val="0"/>
      <w:divBdr>
        <w:top w:val="none" w:sz="0" w:space="0" w:color="auto"/>
        <w:left w:val="none" w:sz="0" w:space="0" w:color="auto"/>
        <w:bottom w:val="none" w:sz="0" w:space="0" w:color="auto"/>
        <w:right w:val="none" w:sz="0" w:space="0" w:color="auto"/>
      </w:divBdr>
    </w:div>
    <w:div w:id="1787499047">
      <w:bodyDiv w:val="1"/>
      <w:marLeft w:val="0"/>
      <w:marRight w:val="0"/>
      <w:marTop w:val="0"/>
      <w:marBottom w:val="0"/>
      <w:divBdr>
        <w:top w:val="none" w:sz="0" w:space="0" w:color="auto"/>
        <w:left w:val="none" w:sz="0" w:space="0" w:color="auto"/>
        <w:bottom w:val="none" w:sz="0" w:space="0" w:color="auto"/>
        <w:right w:val="none" w:sz="0" w:space="0" w:color="auto"/>
      </w:divBdr>
    </w:div>
    <w:div w:id="1796872014">
      <w:bodyDiv w:val="1"/>
      <w:marLeft w:val="0"/>
      <w:marRight w:val="0"/>
      <w:marTop w:val="0"/>
      <w:marBottom w:val="0"/>
      <w:divBdr>
        <w:top w:val="none" w:sz="0" w:space="0" w:color="auto"/>
        <w:left w:val="none" w:sz="0" w:space="0" w:color="auto"/>
        <w:bottom w:val="none" w:sz="0" w:space="0" w:color="auto"/>
        <w:right w:val="none" w:sz="0" w:space="0" w:color="auto"/>
      </w:divBdr>
    </w:div>
    <w:div w:id="1796944947">
      <w:bodyDiv w:val="1"/>
      <w:marLeft w:val="0"/>
      <w:marRight w:val="0"/>
      <w:marTop w:val="0"/>
      <w:marBottom w:val="0"/>
      <w:divBdr>
        <w:top w:val="none" w:sz="0" w:space="0" w:color="auto"/>
        <w:left w:val="none" w:sz="0" w:space="0" w:color="auto"/>
        <w:bottom w:val="none" w:sz="0" w:space="0" w:color="auto"/>
        <w:right w:val="none" w:sz="0" w:space="0" w:color="auto"/>
      </w:divBdr>
    </w:div>
    <w:div w:id="1799109745">
      <w:bodyDiv w:val="1"/>
      <w:marLeft w:val="0"/>
      <w:marRight w:val="0"/>
      <w:marTop w:val="0"/>
      <w:marBottom w:val="0"/>
      <w:divBdr>
        <w:top w:val="none" w:sz="0" w:space="0" w:color="auto"/>
        <w:left w:val="none" w:sz="0" w:space="0" w:color="auto"/>
        <w:bottom w:val="none" w:sz="0" w:space="0" w:color="auto"/>
        <w:right w:val="none" w:sz="0" w:space="0" w:color="auto"/>
      </w:divBdr>
    </w:div>
    <w:div w:id="1800150354">
      <w:bodyDiv w:val="1"/>
      <w:marLeft w:val="0"/>
      <w:marRight w:val="0"/>
      <w:marTop w:val="0"/>
      <w:marBottom w:val="0"/>
      <w:divBdr>
        <w:top w:val="none" w:sz="0" w:space="0" w:color="auto"/>
        <w:left w:val="none" w:sz="0" w:space="0" w:color="auto"/>
        <w:bottom w:val="none" w:sz="0" w:space="0" w:color="auto"/>
        <w:right w:val="none" w:sz="0" w:space="0" w:color="auto"/>
      </w:divBdr>
    </w:div>
    <w:div w:id="1800493335">
      <w:bodyDiv w:val="1"/>
      <w:marLeft w:val="0"/>
      <w:marRight w:val="0"/>
      <w:marTop w:val="0"/>
      <w:marBottom w:val="0"/>
      <w:divBdr>
        <w:top w:val="none" w:sz="0" w:space="0" w:color="auto"/>
        <w:left w:val="none" w:sz="0" w:space="0" w:color="auto"/>
        <w:bottom w:val="none" w:sz="0" w:space="0" w:color="auto"/>
        <w:right w:val="none" w:sz="0" w:space="0" w:color="auto"/>
      </w:divBdr>
    </w:div>
    <w:div w:id="1802260636">
      <w:bodyDiv w:val="1"/>
      <w:marLeft w:val="0"/>
      <w:marRight w:val="0"/>
      <w:marTop w:val="0"/>
      <w:marBottom w:val="0"/>
      <w:divBdr>
        <w:top w:val="none" w:sz="0" w:space="0" w:color="auto"/>
        <w:left w:val="none" w:sz="0" w:space="0" w:color="auto"/>
        <w:bottom w:val="none" w:sz="0" w:space="0" w:color="auto"/>
        <w:right w:val="none" w:sz="0" w:space="0" w:color="auto"/>
      </w:divBdr>
    </w:div>
    <w:div w:id="1818493511">
      <w:bodyDiv w:val="1"/>
      <w:marLeft w:val="0"/>
      <w:marRight w:val="0"/>
      <w:marTop w:val="0"/>
      <w:marBottom w:val="0"/>
      <w:divBdr>
        <w:top w:val="none" w:sz="0" w:space="0" w:color="auto"/>
        <w:left w:val="none" w:sz="0" w:space="0" w:color="auto"/>
        <w:bottom w:val="none" w:sz="0" w:space="0" w:color="auto"/>
        <w:right w:val="none" w:sz="0" w:space="0" w:color="auto"/>
      </w:divBdr>
    </w:div>
    <w:div w:id="1818918057">
      <w:bodyDiv w:val="1"/>
      <w:marLeft w:val="0"/>
      <w:marRight w:val="0"/>
      <w:marTop w:val="0"/>
      <w:marBottom w:val="0"/>
      <w:divBdr>
        <w:top w:val="none" w:sz="0" w:space="0" w:color="auto"/>
        <w:left w:val="none" w:sz="0" w:space="0" w:color="auto"/>
        <w:bottom w:val="none" w:sz="0" w:space="0" w:color="auto"/>
        <w:right w:val="none" w:sz="0" w:space="0" w:color="auto"/>
      </w:divBdr>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23234381">
      <w:bodyDiv w:val="1"/>
      <w:marLeft w:val="0"/>
      <w:marRight w:val="0"/>
      <w:marTop w:val="0"/>
      <w:marBottom w:val="0"/>
      <w:divBdr>
        <w:top w:val="none" w:sz="0" w:space="0" w:color="auto"/>
        <w:left w:val="none" w:sz="0" w:space="0" w:color="auto"/>
        <w:bottom w:val="none" w:sz="0" w:space="0" w:color="auto"/>
        <w:right w:val="none" w:sz="0" w:space="0" w:color="auto"/>
      </w:divBdr>
    </w:div>
    <w:div w:id="1833791019">
      <w:bodyDiv w:val="1"/>
      <w:marLeft w:val="0"/>
      <w:marRight w:val="0"/>
      <w:marTop w:val="0"/>
      <w:marBottom w:val="0"/>
      <w:divBdr>
        <w:top w:val="none" w:sz="0" w:space="0" w:color="auto"/>
        <w:left w:val="none" w:sz="0" w:space="0" w:color="auto"/>
        <w:bottom w:val="none" w:sz="0" w:space="0" w:color="auto"/>
        <w:right w:val="none" w:sz="0" w:space="0" w:color="auto"/>
      </w:divBdr>
    </w:div>
    <w:div w:id="1836070543">
      <w:bodyDiv w:val="1"/>
      <w:marLeft w:val="0"/>
      <w:marRight w:val="0"/>
      <w:marTop w:val="0"/>
      <w:marBottom w:val="0"/>
      <w:divBdr>
        <w:top w:val="none" w:sz="0" w:space="0" w:color="auto"/>
        <w:left w:val="none" w:sz="0" w:space="0" w:color="auto"/>
        <w:bottom w:val="none" w:sz="0" w:space="0" w:color="auto"/>
        <w:right w:val="none" w:sz="0" w:space="0" w:color="auto"/>
      </w:divBdr>
    </w:div>
    <w:div w:id="1839037335">
      <w:bodyDiv w:val="1"/>
      <w:marLeft w:val="0"/>
      <w:marRight w:val="0"/>
      <w:marTop w:val="0"/>
      <w:marBottom w:val="0"/>
      <w:divBdr>
        <w:top w:val="none" w:sz="0" w:space="0" w:color="auto"/>
        <w:left w:val="none" w:sz="0" w:space="0" w:color="auto"/>
        <w:bottom w:val="none" w:sz="0" w:space="0" w:color="auto"/>
        <w:right w:val="none" w:sz="0" w:space="0" w:color="auto"/>
      </w:divBdr>
    </w:div>
    <w:div w:id="1842576277">
      <w:bodyDiv w:val="1"/>
      <w:marLeft w:val="0"/>
      <w:marRight w:val="0"/>
      <w:marTop w:val="0"/>
      <w:marBottom w:val="0"/>
      <w:divBdr>
        <w:top w:val="none" w:sz="0" w:space="0" w:color="auto"/>
        <w:left w:val="none" w:sz="0" w:space="0" w:color="auto"/>
        <w:bottom w:val="none" w:sz="0" w:space="0" w:color="auto"/>
        <w:right w:val="none" w:sz="0" w:space="0" w:color="auto"/>
      </w:divBdr>
    </w:div>
    <w:div w:id="1850677652">
      <w:bodyDiv w:val="1"/>
      <w:marLeft w:val="0"/>
      <w:marRight w:val="0"/>
      <w:marTop w:val="0"/>
      <w:marBottom w:val="0"/>
      <w:divBdr>
        <w:top w:val="none" w:sz="0" w:space="0" w:color="auto"/>
        <w:left w:val="none" w:sz="0" w:space="0" w:color="auto"/>
        <w:bottom w:val="none" w:sz="0" w:space="0" w:color="auto"/>
        <w:right w:val="none" w:sz="0" w:space="0" w:color="auto"/>
      </w:divBdr>
    </w:div>
    <w:div w:id="1853180016">
      <w:bodyDiv w:val="1"/>
      <w:marLeft w:val="0"/>
      <w:marRight w:val="0"/>
      <w:marTop w:val="0"/>
      <w:marBottom w:val="0"/>
      <w:divBdr>
        <w:top w:val="none" w:sz="0" w:space="0" w:color="auto"/>
        <w:left w:val="none" w:sz="0" w:space="0" w:color="auto"/>
        <w:bottom w:val="none" w:sz="0" w:space="0" w:color="auto"/>
        <w:right w:val="none" w:sz="0" w:space="0" w:color="auto"/>
      </w:divBdr>
    </w:div>
    <w:div w:id="1854411907">
      <w:bodyDiv w:val="1"/>
      <w:marLeft w:val="0"/>
      <w:marRight w:val="0"/>
      <w:marTop w:val="0"/>
      <w:marBottom w:val="0"/>
      <w:divBdr>
        <w:top w:val="none" w:sz="0" w:space="0" w:color="auto"/>
        <w:left w:val="none" w:sz="0" w:space="0" w:color="auto"/>
        <w:bottom w:val="none" w:sz="0" w:space="0" w:color="auto"/>
        <w:right w:val="none" w:sz="0" w:space="0" w:color="auto"/>
      </w:divBdr>
    </w:div>
    <w:div w:id="1858348481">
      <w:bodyDiv w:val="1"/>
      <w:marLeft w:val="0"/>
      <w:marRight w:val="0"/>
      <w:marTop w:val="0"/>
      <w:marBottom w:val="0"/>
      <w:divBdr>
        <w:top w:val="none" w:sz="0" w:space="0" w:color="auto"/>
        <w:left w:val="none" w:sz="0" w:space="0" w:color="auto"/>
        <w:bottom w:val="none" w:sz="0" w:space="0" w:color="auto"/>
        <w:right w:val="none" w:sz="0" w:space="0" w:color="auto"/>
      </w:divBdr>
    </w:div>
    <w:div w:id="1861427395">
      <w:bodyDiv w:val="1"/>
      <w:marLeft w:val="0"/>
      <w:marRight w:val="0"/>
      <w:marTop w:val="0"/>
      <w:marBottom w:val="0"/>
      <w:divBdr>
        <w:top w:val="none" w:sz="0" w:space="0" w:color="auto"/>
        <w:left w:val="none" w:sz="0" w:space="0" w:color="auto"/>
        <w:bottom w:val="none" w:sz="0" w:space="0" w:color="auto"/>
        <w:right w:val="none" w:sz="0" w:space="0" w:color="auto"/>
      </w:divBdr>
    </w:div>
    <w:div w:id="1863129803">
      <w:bodyDiv w:val="1"/>
      <w:marLeft w:val="0"/>
      <w:marRight w:val="0"/>
      <w:marTop w:val="0"/>
      <w:marBottom w:val="0"/>
      <w:divBdr>
        <w:top w:val="none" w:sz="0" w:space="0" w:color="auto"/>
        <w:left w:val="none" w:sz="0" w:space="0" w:color="auto"/>
        <w:bottom w:val="none" w:sz="0" w:space="0" w:color="auto"/>
        <w:right w:val="none" w:sz="0" w:space="0" w:color="auto"/>
      </w:divBdr>
    </w:div>
    <w:div w:id="1867404050">
      <w:bodyDiv w:val="1"/>
      <w:marLeft w:val="0"/>
      <w:marRight w:val="0"/>
      <w:marTop w:val="0"/>
      <w:marBottom w:val="0"/>
      <w:divBdr>
        <w:top w:val="none" w:sz="0" w:space="0" w:color="auto"/>
        <w:left w:val="none" w:sz="0" w:space="0" w:color="auto"/>
        <w:bottom w:val="none" w:sz="0" w:space="0" w:color="auto"/>
        <w:right w:val="none" w:sz="0" w:space="0" w:color="auto"/>
      </w:divBdr>
    </w:div>
    <w:div w:id="1885172108">
      <w:bodyDiv w:val="1"/>
      <w:marLeft w:val="0"/>
      <w:marRight w:val="0"/>
      <w:marTop w:val="0"/>
      <w:marBottom w:val="0"/>
      <w:divBdr>
        <w:top w:val="none" w:sz="0" w:space="0" w:color="auto"/>
        <w:left w:val="none" w:sz="0" w:space="0" w:color="auto"/>
        <w:bottom w:val="none" w:sz="0" w:space="0" w:color="auto"/>
        <w:right w:val="none" w:sz="0" w:space="0" w:color="auto"/>
      </w:divBdr>
    </w:div>
    <w:div w:id="1888640690">
      <w:bodyDiv w:val="1"/>
      <w:marLeft w:val="0"/>
      <w:marRight w:val="0"/>
      <w:marTop w:val="0"/>
      <w:marBottom w:val="0"/>
      <w:divBdr>
        <w:top w:val="none" w:sz="0" w:space="0" w:color="auto"/>
        <w:left w:val="none" w:sz="0" w:space="0" w:color="auto"/>
        <w:bottom w:val="none" w:sz="0" w:space="0" w:color="auto"/>
        <w:right w:val="none" w:sz="0" w:space="0" w:color="auto"/>
      </w:divBdr>
    </w:div>
    <w:div w:id="1890141012">
      <w:bodyDiv w:val="1"/>
      <w:marLeft w:val="0"/>
      <w:marRight w:val="0"/>
      <w:marTop w:val="0"/>
      <w:marBottom w:val="0"/>
      <w:divBdr>
        <w:top w:val="none" w:sz="0" w:space="0" w:color="auto"/>
        <w:left w:val="none" w:sz="0" w:space="0" w:color="auto"/>
        <w:bottom w:val="none" w:sz="0" w:space="0" w:color="auto"/>
        <w:right w:val="none" w:sz="0" w:space="0" w:color="auto"/>
      </w:divBdr>
    </w:div>
    <w:div w:id="1890919958">
      <w:bodyDiv w:val="1"/>
      <w:marLeft w:val="0"/>
      <w:marRight w:val="0"/>
      <w:marTop w:val="0"/>
      <w:marBottom w:val="0"/>
      <w:divBdr>
        <w:top w:val="none" w:sz="0" w:space="0" w:color="auto"/>
        <w:left w:val="none" w:sz="0" w:space="0" w:color="auto"/>
        <w:bottom w:val="none" w:sz="0" w:space="0" w:color="auto"/>
        <w:right w:val="none" w:sz="0" w:space="0" w:color="auto"/>
      </w:divBdr>
    </w:div>
    <w:div w:id="1894466548">
      <w:bodyDiv w:val="1"/>
      <w:marLeft w:val="0"/>
      <w:marRight w:val="0"/>
      <w:marTop w:val="0"/>
      <w:marBottom w:val="0"/>
      <w:divBdr>
        <w:top w:val="none" w:sz="0" w:space="0" w:color="auto"/>
        <w:left w:val="none" w:sz="0" w:space="0" w:color="auto"/>
        <w:bottom w:val="none" w:sz="0" w:space="0" w:color="auto"/>
        <w:right w:val="none" w:sz="0" w:space="0" w:color="auto"/>
      </w:divBdr>
    </w:div>
    <w:div w:id="1897013422">
      <w:bodyDiv w:val="1"/>
      <w:marLeft w:val="0"/>
      <w:marRight w:val="0"/>
      <w:marTop w:val="0"/>
      <w:marBottom w:val="0"/>
      <w:divBdr>
        <w:top w:val="none" w:sz="0" w:space="0" w:color="auto"/>
        <w:left w:val="none" w:sz="0" w:space="0" w:color="auto"/>
        <w:bottom w:val="none" w:sz="0" w:space="0" w:color="auto"/>
        <w:right w:val="none" w:sz="0" w:space="0" w:color="auto"/>
      </w:divBdr>
    </w:div>
    <w:div w:id="1898007736">
      <w:bodyDiv w:val="1"/>
      <w:marLeft w:val="0"/>
      <w:marRight w:val="0"/>
      <w:marTop w:val="0"/>
      <w:marBottom w:val="0"/>
      <w:divBdr>
        <w:top w:val="none" w:sz="0" w:space="0" w:color="auto"/>
        <w:left w:val="none" w:sz="0" w:space="0" w:color="auto"/>
        <w:bottom w:val="none" w:sz="0" w:space="0" w:color="auto"/>
        <w:right w:val="none" w:sz="0" w:space="0" w:color="auto"/>
      </w:divBdr>
    </w:div>
    <w:div w:id="1905680783">
      <w:bodyDiv w:val="1"/>
      <w:marLeft w:val="0"/>
      <w:marRight w:val="0"/>
      <w:marTop w:val="0"/>
      <w:marBottom w:val="0"/>
      <w:divBdr>
        <w:top w:val="none" w:sz="0" w:space="0" w:color="auto"/>
        <w:left w:val="none" w:sz="0" w:space="0" w:color="auto"/>
        <w:bottom w:val="none" w:sz="0" w:space="0" w:color="auto"/>
        <w:right w:val="none" w:sz="0" w:space="0" w:color="auto"/>
      </w:divBdr>
    </w:div>
    <w:div w:id="1910453863">
      <w:bodyDiv w:val="1"/>
      <w:marLeft w:val="0"/>
      <w:marRight w:val="0"/>
      <w:marTop w:val="0"/>
      <w:marBottom w:val="0"/>
      <w:divBdr>
        <w:top w:val="none" w:sz="0" w:space="0" w:color="auto"/>
        <w:left w:val="none" w:sz="0" w:space="0" w:color="auto"/>
        <w:bottom w:val="none" w:sz="0" w:space="0" w:color="auto"/>
        <w:right w:val="none" w:sz="0" w:space="0" w:color="auto"/>
      </w:divBdr>
    </w:div>
    <w:div w:id="1915580345">
      <w:bodyDiv w:val="1"/>
      <w:marLeft w:val="0"/>
      <w:marRight w:val="0"/>
      <w:marTop w:val="0"/>
      <w:marBottom w:val="0"/>
      <w:divBdr>
        <w:top w:val="none" w:sz="0" w:space="0" w:color="auto"/>
        <w:left w:val="none" w:sz="0" w:space="0" w:color="auto"/>
        <w:bottom w:val="none" w:sz="0" w:space="0" w:color="auto"/>
        <w:right w:val="none" w:sz="0" w:space="0" w:color="auto"/>
      </w:divBdr>
    </w:div>
    <w:div w:id="1916815400">
      <w:bodyDiv w:val="1"/>
      <w:marLeft w:val="0"/>
      <w:marRight w:val="0"/>
      <w:marTop w:val="0"/>
      <w:marBottom w:val="0"/>
      <w:divBdr>
        <w:top w:val="none" w:sz="0" w:space="0" w:color="auto"/>
        <w:left w:val="none" w:sz="0" w:space="0" w:color="auto"/>
        <w:bottom w:val="none" w:sz="0" w:space="0" w:color="auto"/>
        <w:right w:val="none" w:sz="0" w:space="0" w:color="auto"/>
      </w:divBdr>
    </w:div>
    <w:div w:id="1919947509">
      <w:bodyDiv w:val="1"/>
      <w:marLeft w:val="0"/>
      <w:marRight w:val="0"/>
      <w:marTop w:val="0"/>
      <w:marBottom w:val="0"/>
      <w:divBdr>
        <w:top w:val="none" w:sz="0" w:space="0" w:color="auto"/>
        <w:left w:val="none" w:sz="0" w:space="0" w:color="auto"/>
        <w:bottom w:val="none" w:sz="0" w:space="0" w:color="auto"/>
        <w:right w:val="none" w:sz="0" w:space="0" w:color="auto"/>
      </w:divBdr>
    </w:div>
    <w:div w:id="1927299948">
      <w:bodyDiv w:val="1"/>
      <w:marLeft w:val="0"/>
      <w:marRight w:val="0"/>
      <w:marTop w:val="0"/>
      <w:marBottom w:val="0"/>
      <w:divBdr>
        <w:top w:val="none" w:sz="0" w:space="0" w:color="auto"/>
        <w:left w:val="none" w:sz="0" w:space="0" w:color="auto"/>
        <w:bottom w:val="none" w:sz="0" w:space="0" w:color="auto"/>
        <w:right w:val="none" w:sz="0" w:space="0" w:color="auto"/>
      </w:divBdr>
    </w:div>
    <w:div w:id="1938559604">
      <w:bodyDiv w:val="1"/>
      <w:marLeft w:val="0"/>
      <w:marRight w:val="0"/>
      <w:marTop w:val="0"/>
      <w:marBottom w:val="0"/>
      <w:divBdr>
        <w:top w:val="none" w:sz="0" w:space="0" w:color="auto"/>
        <w:left w:val="none" w:sz="0" w:space="0" w:color="auto"/>
        <w:bottom w:val="none" w:sz="0" w:space="0" w:color="auto"/>
        <w:right w:val="none" w:sz="0" w:space="0" w:color="auto"/>
      </w:divBdr>
    </w:div>
    <w:div w:id="1940480321">
      <w:bodyDiv w:val="1"/>
      <w:marLeft w:val="0"/>
      <w:marRight w:val="0"/>
      <w:marTop w:val="0"/>
      <w:marBottom w:val="0"/>
      <w:divBdr>
        <w:top w:val="none" w:sz="0" w:space="0" w:color="auto"/>
        <w:left w:val="none" w:sz="0" w:space="0" w:color="auto"/>
        <w:bottom w:val="none" w:sz="0" w:space="0" w:color="auto"/>
        <w:right w:val="none" w:sz="0" w:space="0" w:color="auto"/>
      </w:divBdr>
    </w:div>
    <w:div w:id="1942298724">
      <w:bodyDiv w:val="1"/>
      <w:marLeft w:val="0"/>
      <w:marRight w:val="0"/>
      <w:marTop w:val="0"/>
      <w:marBottom w:val="0"/>
      <w:divBdr>
        <w:top w:val="none" w:sz="0" w:space="0" w:color="auto"/>
        <w:left w:val="none" w:sz="0" w:space="0" w:color="auto"/>
        <w:bottom w:val="none" w:sz="0" w:space="0" w:color="auto"/>
        <w:right w:val="none" w:sz="0" w:space="0" w:color="auto"/>
      </w:divBdr>
    </w:div>
    <w:div w:id="1943683125">
      <w:bodyDiv w:val="1"/>
      <w:marLeft w:val="0"/>
      <w:marRight w:val="0"/>
      <w:marTop w:val="0"/>
      <w:marBottom w:val="0"/>
      <w:divBdr>
        <w:top w:val="none" w:sz="0" w:space="0" w:color="auto"/>
        <w:left w:val="none" w:sz="0" w:space="0" w:color="auto"/>
        <w:bottom w:val="none" w:sz="0" w:space="0" w:color="auto"/>
        <w:right w:val="none" w:sz="0" w:space="0" w:color="auto"/>
      </w:divBdr>
      <w:divsChild>
        <w:div w:id="51852898">
          <w:marLeft w:val="0"/>
          <w:marRight w:val="0"/>
          <w:marTop w:val="0"/>
          <w:marBottom w:val="0"/>
          <w:divBdr>
            <w:top w:val="none" w:sz="0" w:space="0" w:color="auto"/>
            <w:left w:val="none" w:sz="0" w:space="0" w:color="auto"/>
            <w:bottom w:val="none" w:sz="0" w:space="0" w:color="auto"/>
            <w:right w:val="none" w:sz="0" w:space="0" w:color="auto"/>
          </w:divBdr>
        </w:div>
      </w:divsChild>
    </w:div>
    <w:div w:id="1952980261">
      <w:bodyDiv w:val="1"/>
      <w:marLeft w:val="0"/>
      <w:marRight w:val="0"/>
      <w:marTop w:val="0"/>
      <w:marBottom w:val="0"/>
      <w:divBdr>
        <w:top w:val="none" w:sz="0" w:space="0" w:color="auto"/>
        <w:left w:val="none" w:sz="0" w:space="0" w:color="auto"/>
        <w:bottom w:val="none" w:sz="0" w:space="0" w:color="auto"/>
        <w:right w:val="none" w:sz="0" w:space="0" w:color="auto"/>
      </w:divBdr>
    </w:div>
    <w:div w:id="1964730259">
      <w:bodyDiv w:val="1"/>
      <w:marLeft w:val="0"/>
      <w:marRight w:val="0"/>
      <w:marTop w:val="0"/>
      <w:marBottom w:val="0"/>
      <w:divBdr>
        <w:top w:val="none" w:sz="0" w:space="0" w:color="auto"/>
        <w:left w:val="none" w:sz="0" w:space="0" w:color="auto"/>
        <w:bottom w:val="none" w:sz="0" w:space="0" w:color="auto"/>
        <w:right w:val="none" w:sz="0" w:space="0" w:color="auto"/>
      </w:divBdr>
    </w:div>
    <w:div w:id="1964772750">
      <w:bodyDiv w:val="1"/>
      <w:marLeft w:val="0"/>
      <w:marRight w:val="0"/>
      <w:marTop w:val="0"/>
      <w:marBottom w:val="0"/>
      <w:divBdr>
        <w:top w:val="none" w:sz="0" w:space="0" w:color="auto"/>
        <w:left w:val="none" w:sz="0" w:space="0" w:color="auto"/>
        <w:bottom w:val="none" w:sz="0" w:space="0" w:color="auto"/>
        <w:right w:val="none" w:sz="0" w:space="0" w:color="auto"/>
      </w:divBdr>
    </w:div>
    <w:div w:id="1965500737">
      <w:bodyDiv w:val="1"/>
      <w:marLeft w:val="0"/>
      <w:marRight w:val="0"/>
      <w:marTop w:val="0"/>
      <w:marBottom w:val="0"/>
      <w:divBdr>
        <w:top w:val="none" w:sz="0" w:space="0" w:color="auto"/>
        <w:left w:val="none" w:sz="0" w:space="0" w:color="auto"/>
        <w:bottom w:val="none" w:sz="0" w:space="0" w:color="auto"/>
        <w:right w:val="none" w:sz="0" w:space="0" w:color="auto"/>
      </w:divBdr>
    </w:div>
    <w:div w:id="1976062807">
      <w:bodyDiv w:val="1"/>
      <w:marLeft w:val="0"/>
      <w:marRight w:val="0"/>
      <w:marTop w:val="0"/>
      <w:marBottom w:val="0"/>
      <w:divBdr>
        <w:top w:val="none" w:sz="0" w:space="0" w:color="auto"/>
        <w:left w:val="none" w:sz="0" w:space="0" w:color="auto"/>
        <w:bottom w:val="none" w:sz="0" w:space="0" w:color="auto"/>
        <w:right w:val="none" w:sz="0" w:space="0" w:color="auto"/>
      </w:divBdr>
    </w:div>
    <w:div w:id="1986466536">
      <w:bodyDiv w:val="1"/>
      <w:marLeft w:val="0"/>
      <w:marRight w:val="0"/>
      <w:marTop w:val="0"/>
      <w:marBottom w:val="0"/>
      <w:divBdr>
        <w:top w:val="none" w:sz="0" w:space="0" w:color="auto"/>
        <w:left w:val="none" w:sz="0" w:space="0" w:color="auto"/>
        <w:bottom w:val="none" w:sz="0" w:space="0" w:color="auto"/>
        <w:right w:val="none" w:sz="0" w:space="0" w:color="auto"/>
      </w:divBdr>
    </w:div>
    <w:div w:id="1986546635">
      <w:bodyDiv w:val="1"/>
      <w:marLeft w:val="0"/>
      <w:marRight w:val="0"/>
      <w:marTop w:val="0"/>
      <w:marBottom w:val="0"/>
      <w:divBdr>
        <w:top w:val="none" w:sz="0" w:space="0" w:color="auto"/>
        <w:left w:val="none" w:sz="0" w:space="0" w:color="auto"/>
        <w:bottom w:val="none" w:sz="0" w:space="0" w:color="auto"/>
        <w:right w:val="none" w:sz="0" w:space="0" w:color="auto"/>
      </w:divBdr>
    </w:div>
    <w:div w:id="1987316545">
      <w:bodyDiv w:val="1"/>
      <w:marLeft w:val="0"/>
      <w:marRight w:val="0"/>
      <w:marTop w:val="0"/>
      <w:marBottom w:val="0"/>
      <w:divBdr>
        <w:top w:val="none" w:sz="0" w:space="0" w:color="auto"/>
        <w:left w:val="none" w:sz="0" w:space="0" w:color="auto"/>
        <w:bottom w:val="none" w:sz="0" w:space="0" w:color="auto"/>
        <w:right w:val="none" w:sz="0" w:space="0" w:color="auto"/>
      </w:divBdr>
    </w:div>
    <w:div w:id="2000502556">
      <w:bodyDiv w:val="1"/>
      <w:marLeft w:val="0"/>
      <w:marRight w:val="0"/>
      <w:marTop w:val="0"/>
      <w:marBottom w:val="0"/>
      <w:divBdr>
        <w:top w:val="none" w:sz="0" w:space="0" w:color="auto"/>
        <w:left w:val="none" w:sz="0" w:space="0" w:color="auto"/>
        <w:bottom w:val="none" w:sz="0" w:space="0" w:color="auto"/>
        <w:right w:val="none" w:sz="0" w:space="0" w:color="auto"/>
      </w:divBdr>
    </w:div>
    <w:div w:id="2001695894">
      <w:bodyDiv w:val="1"/>
      <w:marLeft w:val="0"/>
      <w:marRight w:val="0"/>
      <w:marTop w:val="0"/>
      <w:marBottom w:val="0"/>
      <w:divBdr>
        <w:top w:val="none" w:sz="0" w:space="0" w:color="auto"/>
        <w:left w:val="none" w:sz="0" w:space="0" w:color="auto"/>
        <w:bottom w:val="none" w:sz="0" w:space="0" w:color="auto"/>
        <w:right w:val="none" w:sz="0" w:space="0" w:color="auto"/>
      </w:divBdr>
    </w:div>
    <w:div w:id="2001881314">
      <w:bodyDiv w:val="1"/>
      <w:marLeft w:val="0"/>
      <w:marRight w:val="0"/>
      <w:marTop w:val="0"/>
      <w:marBottom w:val="0"/>
      <w:divBdr>
        <w:top w:val="none" w:sz="0" w:space="0" w:color="auto"/>
        <w:left w:val="none" w:sz="0" w:space="0" w:color="auto"/>
        <w:bottom w:val="none" w:sz="0" w:space="0" w:color="auto"/>
        <w:right w:val="none" w:sz="0" w:space="0" w:color="auto"/>
      </w:divBdr>
    </w:div>
    <w:div w:id="2003269649">
      <w:bodyDiv w:val="1"/>
      <w:marLeft w:val="0"/>
      <w:marRight w:val="0"/>
      <w:marTop w:val="0"/>
      <w:marBottom w:val="0"/>
      <w:divBdr>
        <w:top w:val="none" w:sz="0" w:space="0" w:color="auto"/>
        <w:left w:val="none" w:sz="0" w:space="0" w:color="auto"/>
        <w:bottom w:val="none" w:sz="0" w:space="0" w:color="auto"/>
        <w:right w:val="none" w:sz="0" w:space="0" w:color="auto"/>
      </w:divBdr>
    </w:div>
    <w:div w:id="2016491045">
      <w:bodyDiv w:val="1"/>
      <w:marLeft w:val="0"/>
      <w:marRight w:val="0"/>
      <w:marTop w:val="0"/>
      <w:marBottom w:val="0"/>
      <w:divBdr>
        <w:top w:val="none" w:sz="0" w:space="0" w:color="auto"/>
        <w:left w:val="none" w:sz="0" w:space="0" w:color="auto"/>
        <w:bottom w:val="none" w:sz="0" w:space="0" w:color="auto"/>
        <w:right w:val="none" w:sz="0" w:space="0" w:color="auto"/>
      </w:divBdr>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022971555">
      <w:bodyDiv w:val="1"/>
      <w:marLeft w:val="0"/>
      <w:marRight w:val="0"/>
      <w:marTop w:val="0"/>
      <w:marBottom w:val="0"/>
      <w:divBdr>
        <w:top w:val="none" w:sz="0" w:space="0" w:color="auto"/>
        <w:left w:val="none" w:sz="0" w:space="0" w:color="auto"/>
        <w:bottom w:val="none" w:sz="0" w:space="0" w:color="auto"/>
        <w:right w:val="none" w:sz="0" w:space="0" w:color="auto"/>
      </w:divBdr>
    </w:div>
    <w:div w:id="2023966699">
      <w:bodyDiv w:val="1"/>
      <w:marLeft w:val="0"/>
      <w:marRight w:val="0"/>
      <w:marTop w:val="0"/>
      <w:marBottom w:val="0"/>
      <w:divBdr>
        <w:top w:val="none" w:sz="0" w:space="0" w:color="auto"/>
        <w:left w:val="none" w:sz="0" w:space="0" w:color="auto"/>
        <w:bottom w:val="none" w:sz="0" w:space="0" w:color="auto"/>
        <w:right w:val="none" w:sz="0" w:space="0" w:color="auto"/>
      </w:divBdr>
    </w:div>
    <w:div w:id="2024934903">
      <w:bodyDiv w:val="1"/>
      <w:marLeft w:val="0"/>
      <w:marRight w:val="0"/>
      <w:marTop w:val="0"/>
      <w:marBottom w:val="0"/>
      <w:divBdr>
        <w:top w:val="none" w:sz="0" w:space="0" w:color="auto"/>
        <w:left w:val="none" w:sz="0" w:space="0" w:color="auto"/>
        <w:bottom w:val="none" w:sz="0" w:space="0" w:color="auto"/>
        <w:right w:val="none" w:sz="0" w:space="0" w:color="auto"/>
      </w:divBdr>
    </w:div>
    <w:div w:id="2027976616">
      <w:bodyDiv w:val="1"/>
      <w:marLeft w:val="0"/>
      <w:marRight w:val="0"/>
      <w:marTop w:val="0"/>
      <w:marBottom w:val="0"/>
      <w:divBdr>
        <w:top w:val="none" w:sz="0" w:space="0" w:color="auto"/>
        <w:left w:val="none" w:sz="0" w:space="0" w:color="auto"/>
        <w:bottom w:val="none" w:sz="0" w:space="0" w:color="auto"/>
        <w:right w:val="none" w:sz="0" w:space="0" w:color="auto"/>
      </w:divBdr>
    </w:div>
    <w:div w:id="2031299306">
      <w:bodyDiv w:val="1"/>
      <w:marLeft w:val="0"/>
      <w:marRight w:val="0"/>
      <w:marTop w:val="0"/>
      <w:marBottom w:val="0"/>
      <w:divBdr>
        <w:top w:val="none" w:sz="0" w:space="0" w:color="auto"/>
        <w:left w:val="none" w:sz="0" w:space="0" w:color="auto"/>
        <w:bottom w:val="none" w:sz="0" w:space="0" w:color="auto"/>
        <w:right w:val="none" w:sz="0" w:space="0" w:color="auto"/>
      </w:divBdr>
    </w:div>
    <w:div w:id="2032559723">
      <w:bodyDiv w:val="1"/>
      <w:marLeft w:val="0"/>
      <w:marRight w:val="0"/>
      <w:marTop w:val="0"/>
      <w:marBottom w:val="0"/>
      <w:divBdr>
        <w:top w:val="none" w:sz="0" w:space="0" w:color="auto"/>
        <w:left w:val="none" w:sz="0" w:space="0" w:color="auto"/>
        <w:bottom w:val="none" w:sz="0" w:space="0" w:color="auto"/>
        <w:right w:val="none" w:sz="0" w:space="0" w:color="auto"/>
      </w:divBdr>
    </w:div>
    <w:div w:id="2034576142">
      <w:bodyDiv w:val="1"/>
      <w:marLeft w:val="0"/>
      <w:marRight w:val="0"/>
      <w:marTop w:val="0"/>
      <w:marBottom w:val="0"/>
      <w:divBdr>
        <w:top w:val="none" w:sz="0" w:space="0" w:color="auto"/>
        <w:left w:val="none" w:sz="0" w:space="0" w:color="auto"/>
        <w:bottom w:val="none" w:sz="0" w:space="0" w:color="auto"/>
        <w:right w:val="none" w:sz="0" w:space="0" w:color="auto"/>
      </w:divBdr>
    </w:div>
    <w:div w:id="2035155372">
      <w:bodyDiv w:val="1"/>
      <w:marLeft w:val="0"/>
      <w:marRight w:val="0"/>
      <w:marTop w:val="0"/>
      <w:marBottom w:val="0"/>
      <w:divBdr>
        <w:top w:val="none" w:sz="0" w:space="0" w:color="auto"/>
        <w:left w:val="none" w:sz="0" w:space="0" w:color="auto"/>
        <w:bottom w:val="none" w:sz="0" w:space="0" w:color="auto"/>
        <w:right w:val="none" w:sz="0" w:space="0" w:color="auto"/>
      </w:divBdr>
    </w:div>
    <w:div w:id="2035643030">
      <w:bodyDiv w:val="1"/>
      <w:marLeft w:val="0"/>
      <w:marRight w:val="0"/>
      <w:marTop w:val="0"/>
      <w:marBottom w:val="0"/>
      <w:divBdr>
        <w:top w:val="none" w:sz="0" w:space="0" w:color="auto"/>
        <w:left w:val="none" w:sz="0" w:space="0" w:color="auto"/>
        <w:bottom w:val="none" w:sz="0" w:space="0" w:color="auto"/>
        <w:right w:val="none" w:sz="0" w:space="0" w:color="auto"/>
      </w:divBdr>
    </w:div>
    <w:div w:id="2037585342">
      <w:bodyDiv w:val="1"/>
      <w:marLeft w:val="0"/>
      <w:marRight w:val="0"/>
      <w:marTop w:val="0"/>
      <w:marBottom w:val="0"/>
      <w:divBdr>
        <w:top w:val="none" w:sz="0" w:space="0" w:color="auto"/>
        <w:left w:val="none" w:sz="0" w:space="0" w:color="auto"/>
        <w:bottom w:val="none" w:sz="0" w:space="0" w:color="auto"/>
        <w:right w:val="none" w:sz="0" w:space="0" w:color="auto"/>
      </w:divBdr>
      <w:divsChild>
        <w:div w:id="53698099">
          <w:marLeft w:val="0"/>
          <w:marRight w:val="0"/>
          <w:marTop w:val="0"/>
          <w:marBottom w:val="0"/>
          <w:divBdr>
            <w:top w:val="none" w:sz="0" w:space="0" w:color="auto"/>
            <w:left w:val="none" w:sz="0" w:space="0" w:color="auto"/>
            <w:bottom w:val="none" w:sz="0" w:space="0" w:color="auto"/>
            <w:right w:val="none" w:sz="0" w:space="0" w:color="auto"/>
          </w:divBdr>
          <w:divsChild>
            <w:div w:id="1159270688">
              <w:marLeft w:val="0"/>
              <w:marRight w:val="0"/>
              <w:marTop w:val="0"/>
              <w:marBottom w:val="0"/>
              <w:divBdr>
                <w:top w:val="none" w:sz="0" w:space="0" w:color="auto"/>
                <w:left w:val="none" w:sz="0" w:space="0" w:color="auto"/>
                <w:bottom w:val="none" w:sz="0" w:space="0" w:color="auto"/>
                <w:right w:val="none" w:sz="0" w:space="0" w:color="auto"/>
              </w:divBdr>
              <w:divsChild>
                <w:div w:id="173036588">
                  <w:marLeft w:val="0"/>
                  <w:marRight w:val="0"/>
                  <w:marTop w:val="0"/>
                  <w:marBottom w:val="0"/>
                  <w:divBdr>
                    <w:top w:val="none" w:sz="0" w:space="0" w:color="auto"/>
                    <w:left w:val="none" w:sz="0" w:space="0" w:color="auto"/>
                    <w:bottom w:val="none" w:sz="0" w:space="0" w:color="auto"/>
                    <w:right w:val="none" w:sz="0" w:space="0" w:color="auto"/>
                  </w:divBdr>
                  <w:divsChild>
                    <w:div w:id="2032606867">
                      <w:marLeft w:val="0"/>
                      <w:marRight w:val="0"/>
                      <w:marTop w:val="0"/>
                      <w:marBottom w:val="0"/>
                      <w:divBdr>
                        <w:top w:val="none" w:sz="0" w:space="0" w:color="auto"/>
                        <w:left w:val="none" w:sz="0" w:space="0" w:color="auto"/>
                        <w:bottom w:val="none" w:sz="0" w:space="0" w:color="auto"/>
                        <w:right w:val="none" w:sz="0" w:space="0" w:color="auto"/>
                      </w:divBdr>
                      <w:divsChild>
                        <w:div w:id="163522075">
                          <w:marLeft w:val="0"/>
                          <w:marRight w:val="0"/>
                          <w:marTop w:val="0"/>
                          <w:marBottom w:val="0"/>
                          <w:divBdr>
                            <w:top w:val="none" w:sz="0" w:space="0" w:color="auto"/>
                            <w:left w:val="none" w:sz="0" w:space="0" w:color="auto"/>
                            <w:bottom w:val="none" w:sz="0" w:space="0" w:color="auto"/>
                            <w:right w:val="none" w:sz="0" w:space="0" w:color="auto"/>
                          </w:divBdr>
                          <w:divsChild>
                            <w:div w:id="2139182847">
                              <w:marLeft w:val="0"/>
                              <w:marRight w:val="0"/>
                              <w:marTop w:val="0"/>
                              <w:marBottom w:val="0"/>
                              <w:divBdr>
                                <w:top w:val="none" w:sz="0" w:space="0" w:color="auto"/>
                                <w:left w:val="none" w:sz="0" w:space="0" w:color="auto"/>
                                <w:bottom w:val="none" w:sz="0" w:space="0" w:color="auto"/>
                                <w:right w:val="none" w:sz="0" w:space="0" w:color="auto"/>
                              </w:divBdr>
                              <w:divsChild>
                                <w:div w:id="1057895117">
                                  <w:marLeft w:val="0"/>
                                  <w:marRight w:val="0"/>
                                  <w:marTop w:val="0"/>
                                  <w:marBottom w:val="0"/>
                                  <w:divBdr>
                                    <w:top w:val="none" w:sz="0" w:space="0" w:color="auto"/>
                                    <w:left w:val="none" w:sz="0" w:space="0" w:color="auto"/>
                                    <w:bottom w:val="none" w:sz="0" w:space="0" w:color="auto"/>
                                    <w:right w:val="none" w:sz="0" w:space="0" w:color="auto"/>
                                  </w:divBdr>
                                  <w:divsChild>
                                    <w:div w:id="183834787">
                                      <w:marLeft w:val="0"/>
                                      <w:marRight w:val="0"/>
                                      <w:marTop w:val="0"/>
                                      <w:marBottom w:val="0"/>
                                      <w:divBdr>
                                        <w:top w:val="none" w:sz="0" w:space="0" w:color="auto"/>
                                        <w:left w:val="none" w:sz="0" w:space="0" w:color="auto"/>
                                        <w:bottom w:val="none" w:sz="0" w:space="0" w:color="auto"/>
                                        <w:right w:val="none" w:sz="0" w:space="0" w:color="auto"/>
                                      </w:divBdr>
                                      <w:divsChild>
                                        <w:div w:id="37975615">
                                          <w:marLeft w:val="0"/>
                                          <w:marRight w:val="0"/>
                                          <w:marTop w:val="0"/>
                                          <w:marBottom w:val="0"/>
                                          <w:divBdr>
                                            <w:top w:val="none" w:sz="0" w:space="0" w:color="auto"/>
                                            <w:left w:val="none" w:sz="0" w:space="0" w:color="auto"/>
                                            <w:bottom w:val="none" w:sz="0" w:space="0" w:color="auto"/>
                                            <w:right w:val="none" w:sz="0" w:space="0" w:color="auto"/>
                                          </w:divBdr>
                                          <w:divsChild>
                                            <w:div w:id="338310731">
                                              <w:marLeft w:val="0"/>
                                              <w:marRight w:val="0"/>
                                              <w:marTop w:val="0"/>
                                              <w:marBottom w:val="0"/>
                                              <w:divBdr>
                                                <w:top w:val="none" w:sz="0" w:space="0" w:color="auto"/>
                                                <w:left w:val="none" w:sz="0" w:space="0" w:color="auto"/>
                                                <w:bottom w:val="none" w:sz="0" w:space="0" w:color="auto"/>
                                                <w:right w:val="none" w:sz="0" w:space="0" w:color="auto"/>
                                              </w:divBdr>
                                              <w:divsChild>
                                                <w:div w:id="885796971">
                                                  <w:marLeft w:val="0"/>
                                                  <w:marRight w:val="0"/>
                                                  <w:marTop w:val="0"/>
                                                  <w:marBottom w:val="0"/>
                                                  <w:divBdr>
                                                    <w:top w:val="none" w:sz="0" w:space="0" w:color="auto"/>
                                                    <w:left w:val="none" w:sz="0" w:space="0" w:color="auto"/>
                                                    <w:bottom w:val="none" w:sz="0" w:space="0" w:color="auto"/>
                                                    <w:right w:val="none" w:sz="0" w:space="0" w:color="auto"/>
                                                  </w:divBdr>
                                                  <w:divsChild>
                                                    <w:div w:id="546526595">
                                                      <w:marLeft w:val="0"/>
                                                      <w:marRight w:val="0"/>
                                                      <w:marTop w:val="0"/>
                                                      <w:marBottom w:val="0"/>
                                                      <w:divBdr>
                                                        <w:top w:val="none" w:sz="0" w:space="0" w:color="auto"/>
                                                        <w:left w:val="none" w:sz="0" w:space="0" w:color="auto"/>
                                                        <w:bottom w:val="none" w:sz="0" w:space="0" w:color="auto"/>
                                                        <w:right w:val="none" w:sz="0" w:space="0" w:color="auto"/>
                                                      </w:divBdr>
                                                      <w:divsChild>
                                                        <w:div w:id="368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1733814">
      <w:bodyDiv w:val="1"/>
      <w:marLeft w:val="0"/>
      <w:marRight w:val="0"/>
      <w:marTop w:val="0"/>
      <w:marBottom w:val="0"/>
      <w:divBdr>
        <w:top w:val="none" w:sz="0" w:space="0" w:color="auto"/>
        <w:left w:val="none" w:sz="0" w:space="0" w:color="auto"/>
        <w:bottom w:val="none" w:sz="0" w:space="0" w:color="auto"/>
        <w:right w:val="none" w:sz="0" w:space="0" w:color="auto"/>
      </w:divBdr>
    </w:div>
    <w:div w:id="2042127987">
      <w:bodyDiv w:val="1"/>
      <w:marLeft w:val="0"/>
      <w:marRight w:val="0"/>
      <w:marTop w:val="0"/>
      <w:marBottom w:val="0"/>
      <w:divBdr>
        <w:top w:val="none" w:sz="0" w:space="0" w:color="auto"/>
        <w:left w:val="none" w:sz="0" w:space="0" w:color="auto"/>
        <w:bottom w:val="none" w:sz="0" w:space="0" w:color="auto"/>
        <w:right w:val="none" w:sz="0" w:space="0" w:color="auto"/>
      </w:divBdr>
    </w:div>
    <w:div w:id="2042973003">
      <w:bodyDiv w:val="1"/>
      <w:marLeft w:val="0"/>
      <w:marRight w:val="0"/>
      <w:marTop w:val="0"/>
      <w:marBottom w:val="0"/>
      <w:divBdr>
        <w:top w:val="none" w:sz="0" w:space="0" w:color="auto"/>
        <w:left w:val="none" w:sz="0" w:space="0" w:color="auto"/>
        <w:bottom w:val="none" w:sz="0" w:space="0" w:color="auto"/>
        <w:right w:val="none" w:sz="0" w:space="0" w:color="auto"/>
      </w:divBdr>
    </w:div>
    <w:div w:id="2043095289">
      <w:bodyDiv w:val="1"/>
      <w:marLeft w:val="0"/>
      <w:marRight w:val="0"/>
      <w:marTop w:val="0"/>
      <w:marBottom w:val="0"/>
      <w:divBdr>
        <w:top w:val="none" w:sz="0" w:space="0" w:color="auto"/>
        <w:left w:val="none" w:sz="0" w:space="0" w:color="auto"/>
        <w:bottom w:val="none" w:sz="0" w:space="0" w:color="auto"/>
        <w:right w:val="none" w:sz="0" w:space="0" w:color="auto"/>
      </w:divBdr>
    </w:div>
    <w:div w:id="2044357915">
      <w:bodyDiv w:val="1"/>
      <w:marLeft w:val="0"/>
      <w:marRight w:val="0"/>
      <w:marTop w:val="0"/>
      <w:marBottom w:val="0"/>
      <w:divBdr>
        <w:top w:val="none" w:sz="0" w:space="0" w:color="auto"/>
        <w:left w:val="none" w:sz="0" w:space="0" w:color="auto"/>
        <w:bottom w:val="none" w:sz="0" w:space="0" w:color="auto"/>
        <w:right w:val="none" w:sz="0" w:space="0" w:color="auto"/>
      </w:divBdr>
    </w:div>
    <w:div w:id="2048218333">
      <w:bodyDiv w:val="1"/>
      <w:marLeft w:val="0"/>
      <w:marRight w:val="0"/>
      <w:marTop w:val="0"/>
      <w:marBottom w:val="0"/>
      <w:divBdr>
        <w:top w:val="none" w:sz="0" w:space="0" w:color="auto"/>
        <w:left w:val="none" w:sz="0" w:space="0" w:color="auto"/>
        <w:bottom w:val="none" w:sz="0" w:space="0" w:color="auto"/>
        <w:right w:val="none" w:sz="0" w:space="0" w:color="auto"/>
      </w:divBdr>
    </w:div>
    <w:div w:id="2049527148">
      <w:bodyDiv w:val="1"/>
      <w:marLeft w:val="0"/>
      <w:marRight w:val="0"/>
      <w:marTop w:val="0"/>
      <w:marBottom w:val="0"/>
      <w:divBdr>
        <w:top w:val="none" w:sz="0" w:space="0" w:color="auto"/>
        <w:left w:val="none" w:sz="0" w:space="0" w:color="auto"/>
        <w:bottom w:val="none" w:sz="0" w:space="0" w:color="auto"/>
        <w:right w:val="none" w:sz="0" w:space="0" w:color="auto"/>
      </w:divBdr>
    </w:div>
    <w:div w:id="2052807192">
      <w:bodyDiv w:val="1"/>
      <w:marLeft w:val="0"/>
      <w:marRight w:val="0"/>
      <w:marTop w:val="0"/>
      <w:marBottom w:val="0"/>
      <w:divBdr>
        <w:top w:val="none" w:sz="0" w:space="0" w:color="auto"/>
        <w:left w:val="none" w:sz="0" w:space="0" w:color="auto"/>
        <w:bottom w:val="none" w:sz="0" w:space="0" w:color="auto"/>
        <w:right w:val="none" w:sz="0" w:space="0" w:color="auto"/>
      </w:divBdr>
    </w:div>
    <w:div w:id="2055234898">
      <w:bodyDiv w:val="1"/>
      <w:marLeft w:val="0"/>
      <w:marRight w:val="0"/>
      <w:marTop w:val="0"/>
      <w:marBottom w:val="0"/>
      <w:divBdr>
        <w:top w:val="none" w:sz="0" w:space="0" w:color="auto"/>
        <w:left w:val="none" w:sz="0" w:space="0" w:color="auto"/>
        <w:bottom w:val="none" w:sz="0" w:space="0" w:color="auto"/>
        <w:right w:val="none" w:sz="0" w:space="0" w:color="auto"/>
      </w:divBdr>
    </w:div>
    <w:div w:id="2057505899">
      <w:bodyDiv w:val="1"/>
      <w:marLeft w:val="0"/>
      <w:marRight w:val="0"/>
      <w:marTop w:val="0"/>
      <w:marBottom w:val="0"/>
      <w:divBdr>
        <w:top w:val="none" w:sz="0" w:space="0" w:color="auto"/>
        <w:left w:val="none" w:sz="0" w:space="0" w:color="auto"/>
        <w:bottom w:val="none" w:sz="0" w:space="0" w:color="auto"/>
        <w:right w:val="none" w:sz="0" w:space="0" w:color="auto"/>
      </w:divBdr>
    </w:div>
    <w:div w:id="2059040398">
      <w:bodyDiv w:val="1"/>
      <w:marLeft w:val="0"/>
      <w:marRight w:val="0"/>
      <w:marTop w:val="0"/>
      <w:marBottom w:val="0"/>
      <w:divBdr>
        <w:top w:val="none" w:sz="0" w:space="0" w:color="auto"/>
        <w:left w:val="none" w:sz="0" w:space="0" w:color="auto"/>
        <w:bottom w:val="none" w:sz="0" w:space="0" w:color="auto"/>
        <w:right w:val="none" w:sz="0" w:space="0" w:color="auto"/>
      </w:divBdr>
    </w:div>
    <w:div w:id="2062287752">
      <w:bodyDiv w:val="1"/>
      <w:marLeft w:val="0"/>
      <w:marRight w:val="0"/>
      <w:marTop w:val="0"/>
      <w:marBottom w:val="0"/>
      <w:divBdr>
        <w:top w:val="none" w:sz="0" w:space="0" w:color="auto"/>
        <w:left w:val="none" w:sz="0" w:space="0" w:color="auto"/>
        <w:bottom w:val="none" w:sz="0" w:space="0" w:color="auto"/>
        <w:right w:val="none" w:sz="0" w:space="0" w:color="auto"/>
      </w:divBdr>
    </w:div>
    <w:div w:id="2066682506">
      <w:bodyDiv w:val="1"/>
      <w:marLeft w:val="0"/>
      <w:marRight w:val="0"/>
      <w:marTop w:val="0"/>
      <w:marBottom w:val="0"/>
      <w:divBdr>
        <w:top w:val="none" w:sz="0" w:space="0" w:color="auto"/>
        <w:left w:val="none" w:sz="0" w:space="0" w:color="auto"/>
        <w:bottom w:val="none" w:sz="0" w:space="0" w:color="auto"/>
        <w:right w:val="none" w:sz="0" w:space="0" w:color="auto"/>
      </w:divBdr>
    </w:div>
    <w:div w:id="2071420063">
      <w:bodyDiv w:val="1"/>
      <w:marLeft w:val="0"/>
      <w:marRight w:val="0"/>
      <w:marTop w:val="0"/>
      <w:marBottom w:val="0"/>
      <w:divBdr>
        <w:top w:val="none" w:sz="0" w:space="0" w:color="auto"/>
        <w:left w:val="none" w:sz="0" w:space="0" w:color="auto"/>
        <w:bottom w:val="none" w:sz="0" w:space="0" w:color="auto"/>
        <w:right w:val="none" w:sz="0" w:space="0" w:color="auto"/>
      </w:divBdr>
    </w:div>
    <w:div w:id="2079668867">
      <w:bodyDiv w:val="1"/>
      <w:marLeft w:val="0"/>
      <w:marRight w:val="0"/>
      <w:marTop w:val="0"/>
      <w:marBottom w:val="0"/>
      <w:divBdr>
        <w:top w:val="none" w:sz="0" w:space="0" w:color="auto"/>
        <w:left w:val="none" w:sz="0" w:space="0" w:color="auto"/>
        <w:bottom w:val="none" w:sz="0" w:space="0" w:color="auto"/>
        <w:right w:val="none" w:sz="0" w:space="0" w:color="auto"/>
      </w:divBdr>
    </w:div>
    <w:div w:id="2085177081">
      <w:bodyDiv w:val="1"/>
      <w:marLeft w:val="0"/>
      <w:marRight w:val="0"/>
      <w:marTop w:val="0"/>
      <w:marBottom w:val="0"/>
      <w:divBdr>
        <w:top w:val="none" w:sz="0" w:space="0" w:color="auto"/>
        <w:left w:val="none" w:sz="0" w:space="0" w:color="auto"/>
        <w:bottom w:val="none" w:sz="0" w:space="0" w:color="auto"/>
        <w:right w:val="none" w:sz="0" w:space="0" w:color="auto"/>
      </w:divBdr>
    </w:div>
    <w:div w:id="2094810663">
      <w:bodyDiv w:val="1"/>
      <w:marLeft w:val="0"/>
      <w:marRight w:val="0"/>
      <w:marTop w:val="0"/>
      <w:marBottom w:val="0"/>
      <w:divBdr>
        <w:top w:val="none" w:sz="0" w:space="0" w:color="auto"/>
        <w:left w:val="none" w:sz="0" w:space="0" w:color="auto"/>
        <w:bottom w:val="none" w:sz="0" w:space="0" w:color="auto"/>
        <w:right w:val="none" w:sz="0" w:space="0" w:color="auto"/>
      </w:divBdr>
      <w:divsChild>
        <w:div w:id="250969817">
          <w:marLeft w:val="0"/>
          <w:marRight w:val="0"/>
          <w:marTop w:val="0"/>
          <w:marBottom w:val="0"/>
          <w:divBdr>
            <w:top w:val="none" w:sz="0" w:space="0" w:color="auto"/>
            <w:left w:val="none" w:sz="0" w:space="0" w:color="auto"/>
            <w:bottom w:val="none" w:sz="0" w:space="0" w:color="auto"/>
            <w:right w:val="none" w:sz="0" w:space="0" w:color="auto"/>
          </w:divBdr>
          <w:divsChild>
            <w:div w:id="105275419">
              <w:marLeft w:val="0"/>
              <w:marRight w:val="0"/>
              <w:marTop w:val="0"/>
              <w:marBottom w:val="0"/>
              <w:divBdr>
                <w:top w:val="none" w:sz="0" w:space="0" w:color="auto"/>
                <w:left w:val="none" w:sz="0" w:space="0" w:color="auto"/>
                <w:bottom w:val="none" w:sz="0" w:space="0" w:color="auto"/>
                <w:right w:val="none" w:sz="0" w:space="0" w:color="auto"/>
              </w:divBdr>
              <w:divsChild>
                <w:div w:id="586308004">
                  <w:marLeft w:val="0"/>
                  <w:marRight w:val="0"/>
                  <w:marTop w:val="0"/>
                  <w:marBottom w:val="0"/>
                  <w:divBdr>
                    <w:top w:val="none" w:sz="0" w:space="0" w:color="auto"/>
                    <w:left w:val="none" w:sz="0" w:space="0" w:color="auto"/>
                    <w:bottom w:val="none" w:sz="0" w:space="0" w:color="auto"/>
                    <w:right w:val="none" w:sz="0" w:space="0" w:color="auto"/>
                  </w:divBdr>
                  <w:divsChild>
                    <w:div w:id="1132023397">
                      <w:marLeft w:val="0"/>
                      <w:marRight w:val="0"/>
                      <w:marTop w:val="0"/>
                      <w:marBottom w:val="0"/>
                      <w:divBdr>
                        <w:top w:val="none" w:sz="0" w:space="0" w:color="auto"/>
                        <w:left w:val="none" w:sz="0" w:space="0" w:color="auto"/>
                        <w:bottom w:val="none" w:sz="0" w:space="0" w:color="auto"/>
                        <w:right w:val="none" w:sz="0" w:space="0" w:color="auto"/>
                      </w:divBdr>
                      <w:divsChild>
                        <w:div w:id="593248726">
                          <w:marLeft w:val="0"/>
                          <w:marRight w:val="0"/>
                          <w:marTop w:val="0"/>
                          <w:marBottom w:val="0"/>
                          <w:divBdr>
                            <w:top w:val="none" w:sz="0" w:space="0" w:color="auto"/>
                            <w:left w:val="none" w:sz="0" w:space="0" w:color="auto"/>
                            <w:bottom w:val="none" w:sz="0" w:space="0" w:color="auto"/>
                            <w:right w:val="none" w:sz="0" w:space="0" w:color="auto"/>
                          </w:divBdr>
                          <w:divsChild>
                            <w:div w:id="94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162923">
      <w:bodyDiv w:val="1"/>
      <w:marLeft w:val="0"/>
      <w:marRight w:val="0"/>
      <w:marTop w:val="0"/>
      <w:marBottom w:val="0"/>
      <w:divBdr>
        <w:top w:val="none" w:sz="0" w:space="0" w:color="auto"/>
        <w:left w:val="none" w:sz="0" w:space="0" w:color="auto"/>
        <w:bottom w:val="none" w:sz="0" w:space="0" w:color="auto"/>
        <w:right w:val="none" w:sz="0" w:space="0" w:color="auto"/>
      </w:divBdr>
    </w:div>
    <w:div w:id="2103794724">
      <w:bodyDiv w:val="1"/>
      <w:marLeft w:val="0"/>
      <w:marRight w:val="0"/>
      <w:marTop w:val="0"/>
      <w:marBottom w:val="0"/>
      <w:divBdr>
        <w:top w:val="none" w:sz="0" w:space="0" w:color="auto"/>
        <w:left w:val="none" w:sz="0" w:space="0" w:color="auto"/>
        <w:bottom w:val="none" w:sz="0" w:space="0" w:color="auto"/>
        <w:right w:val="none" w:sz="0" w:space="0" w:color="auto"/>
      </w:divBdr>
    </w:div>
    <w:div w:id="2110658598">
      <w:bodyDiv w:val="1"/>
      <w:marLeft w:val="0"/>
      <w:marRight w:val="0"/>
      <w:marTop w:val="0"/>
      <w:marBottom w:val="0"/>
      <w:divBdr>
        <w:top w:val="none" w:sz="0" w:space="0" w:color="auto"/>
        <w:left w:val="none" w:sz="0" w:space="0" w:color="auto"/>
        <w:bottom w:val="none" w:sz="0" w:space="0" w:color="auto"/>
        <w:right w:val="none" w:sz="0" w:space="0" w:color="auto"/>
      </w:divBdr>
    </w:div>
    <w:div w:id="2113236132">
      <w:bodyDiv w:val="1"/>
      <w:marLeft w:val="0"/>
      <w:marRight w:val="0"/>
      <w:marTop w:val="0"/>
      <w:marBottom w:val="0"/>
      <w:divBdr>
        <w:top w:val="none" w:sz="0" w:space="0" w:color="auto"/>
        <w:left w:val="none" w:sz="0" w:space="0" w:color="auto"/>
        <w:bottom w:val="none" w:sz="0" w:space="0" w:color="auto"/>
        <w:right w:val="none" w:sz="0" w:space="0" w:color="auto"/>
      </w:divBdr>
    </w:div>
    <w:div w:id="2121754896">
      <w:bodyDiv w:val="1"/>
      <w:marLeft w:val="0"/>
      <w:marRight w:val="0"/>
      <w:marTop w:val="0"/>
      <w:marBottom w:val="0"/>
      <w:divBdr>
        <w:top w:val="none" w:sz="0" w:space="0" w:color="auto"/>
        <w:left w:val="none" w:sz="0" w:space="0" w:color="auto"/>
        <w:bottom w:val="none" w:sz="0" w:space="0" w:color="auto"/>
        <w:right w:val="none" w:sz="0" w:space="0" w:color="auto"/>
      </w:divBdr>
    </w:div>
    <w:div w:id="2123106761">
      <w:bodyDiv w:val="1"/>
      <w:marLeft w:val="0"/>
      <w:marRight w:val="0"/>
      <w:marTop w:val="0"/>
      <w:marBottom w:val="0"/>
      <w:divBdr>
        <w:top w:val="none" w:sz="0" w:space="0" w:color="auto"/>
        <w:left w:val="none" w:sz="0" w:space="0" w:color="auto"/>
        <w:bottom w:val="none" w:sz="0" w:space="0" w:color="auto"/>
        <w:right w:val="none" w:sz="0" w:space="0" w:color="auto"/>
      </w:divBdr>
    </w:div>
    <w:div w:id="2124762409">
      <w:bodyDiv w:val="1"/>
      <w:marLeft w:val="0"/>
      <w:marRight w:val="0"/>
      <w:marTop w:val="0"/>
      <w:marBottom w:val="0"/>
      <w:divBdr>
        <w:top w:val="none" w:sz="0" w:space="0" w:color="auto"/>
        <w:left w:val="none" w:sz="0" w:space="0" w:color="auto"/>
        <w:bottom w:val="none" w:sz="0" w:space="0" w:color="auto"/>
        <w:right w:val="none" w:sz="0" w:space="0" w:color="auto"/>
      </w:divBdr>
    </w:div>
    <w:div w:id="2128087203">
      <w:bodyDiv w:val="1"/>
      <w:marLeft w:val="0"/>
      <w:marRight w:val="0"/>
      <w:marTop w:val="0"/>
      <w:marBottom w:val="0"/>
      <w:divBdr>
        <w:top w:val="none" w:sz="0" w:space="0" w:color="auto"/>
        <w:left w:val="none" w:sz="0" w:space="0" w:color="auto"/>
        <w:bottom w:val="none" w:sz="0" w:space="0" w:color="auto"/>
        <w:right w:val="none" w:sz="0" w:space="0" w:color="auto"/>
      </w:divBdr>
    </w:div>
    <w:div w:id="2129085025">
      <w:bodyDiv w:val="1"/>
      <w:marLeft w:val="0"/>
      <w:marRight w:val="0"/>
      <w:marTop w:val="0"/>
      <w:marBottom w:val="0"/>
      <w:divBdr>
        <w:top w:val="none" w:sz="0" w:space="0" w:color="auto"/>
        <w:left w:val="none" w:sz="0" w:space="0" w:color="auto"/>
        <w:bottom w:val="none" w:sz="0" w:space="0" w:color="auto"/>
        <w:right w:val="none" w:sz="0" w:space="0" w:color="auto"/>
      </w:divBdr>
    </w:div>
    <w:div w:id="2134132576">
      <w:bodyDiv w:val="1"/>
      <w:marLeft w:val="0"/>
      <w:marRight w:val="0"/>
      <w:marTop w:val="0"/>
      <w:marBottom w:val="0"/>
      <w:divBdr>
        <w:top w:val="none" w:sz="0" w:space="0" w:color="auto"/>
        <w:left w:val="none" w:sz="0" w:space="0" w:color="auto"/>
        <w:bottom w:val="none" w:sz="0" w:space="0" w:color="auto"/>
        <w:right w:val="none" w:sz="0" w:space="0" w:color="auto"/>
      </w:divBdr>
    </w:div>
    <w:div w:id="2135249771">
      <w:bodyDiv w:val="1"/>
      <w:marLeft w:val="0"/>
      <w:marRight w:val="0"/>
      <w:marTop w:val="0"/>
      <w:marBottom w:val="0"/>
      <w:divBdr>
        <w:top w:val="none" w:sz="0" w:space="0" w:color="auto"/>
        <w:left w:val="none" w:sz="0" w:space="0" w:color="auto"/>
        <w:bottom w:val="none" w:sz="0" w:space="0" w:color="auto"/>
        <w:right w:val="none" w:sz="0" w:space="0" w:color="auto"/>
      </w:divBdr>
    </w:div>
    <w:div w:id="21418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ockanalysis.com/stocks/pdd/statistics/" TargetMode="External"/><Relationship Id="rId21" Type="http://schemas.openxmlformats.org/officeDocument/2006/relationships/hyperlink" Target="https://www.wizeinvesting.com/p/must-reads-applovin-stock-analysis-is-app-a-buy-before-earnings-ai-growth-more" TargetMode="External"/><Relationship Id="rId63" Type="http://schemas.openxmlformats.org/officeDocument/2006/relationships/hyperlink" Target="https://canalys.com/newsroom/worldwide-smartphone-market-2024" TargetMode="External"/><Relationship Id="rId159" Type="http://schemas.openxmlformats.org/officeDocument/2006/relationships/hyperlink" Target="https://www.21jingji.com/article/20250325/herald/45568d94e376354d199824e944875b6c.html" TargetMode="External"/><Relationship Id="rId170" Type="http://schemas.openxmlformats.org/officeDocument/2006/relationships/hyperlink" Target="https://www.voachinese.com/a/wall-streets-sell-off-eases-as-tesla-and-other-recent-market-losers-steady-20250311/8006985.html" TargetMode="External"/><Relationship Id="rId191" Type="http://schemas.openxmlformats.org/officeDocument/2006/relationships/hyperlink" Target="https://www.wuxibiologics.com/wuxi-biologics-reports-solid-2023-annual-results/" TargetMode="External"/><Relationship Id="rId205" Type="http://schemas.openxmlformats.org/officeDocument/2006/relationships/hyperlink" Target="https://www.wuxibiologics.com/wuxi-biologics-reports-solid-2023-annual-results/" TargetMode="External"/><Relationship Id="rId226" Type="http://schemas.openxmlformats.org/officeDocument/2006/relationships/hyperlink" Target="https://www.streetinsider.com/Reuters/Xiaomi+raises+EV+sales+target%2C+plans+new+overseas+stores+as+Q4+revenue+jumps/24512286.html" TargetMode="External"/><Relationship Id="rId247" Type="http://schemas.openxmlformats.org/officeDocument/2006/relationships/hyperlink" Target="https://www.bloomberg.com/news/articles/2025-03-17/xiaomi-stock-rally-before-earnings-outshines-analyst-forecasts" TargetMode="External"/><Relationship Id="rId107" Type="http://schemas.openxmlformats.org/officeDocument/2006/relationships/hyperlink" Target="https://www.bloomberg.com/news/articles/2025-03-17/xiaomi-stock-rally-before-earnings-outshines-analyst-forecasts" TargetMode="External"/><Relationship Id="rId11" Type="http://schemas.openxmlformats.org/officeDocument/2006/relationships/footer" Target="footer1.xml"/><Relationship Id="rId32" Type="http://schemas.openxmlformats.org/officeDocument/2006/relationships/hyperlink" Target="https://s27.q4cdn.com/966411597/files/doc_financials/2023/q4/applovin-4q23-shareholder-letter.pdf" TargetMode="External"/><Relationship Id="rId53" Type="http://schemas.openxmlformats.org/officeDocument/2006/relationships/hyperlink" Target="https://samsungbiologics.com/front/en/mediaCenter/pressReleasesView.do?boardSeq=531" TargetMode="External"/><Relationship Id="rId74" Type="http://schemas.openxmlformats.org/officeDocument/2006/relationships/hyperlink" Target="https://www.streetinsider.com/Reuters/Xiaomi+raises+EV+sales+target%2C+plans+new+overseas+stores+as+Q4+revenue+jumps/24512286.html" TargetMode="External"/><Relationship Id="rId128" Type="http://schemas.openxmlformats.org/officeDocument/2006/relationships/hyperlink" Target="https://blog.csdn.net/2405_88636357/article/details/146319618" TargetMode="External"/><Relationship Id="rId149" Type="http://schemas.openxmlformats.org/officeDocument/2006/relationships/hyperlink" Target="https://cn.tradingview.com/symbols/NASDAQ-PDD/" TargetMode="External"/><Relationship Id="rId5" Type="http://schemas.openxmlformats.org/officeDocument/2006/relationships/settings" Target="settings.xml"/><Relationship Id="rId95" Type="http://schemas.openxmlformats.org/officeDocument/2006/relationships/hyperlink" Target="https://stockanalysis.com/quote/otc/XIACF/financials/balance-sheet/" TargetMode="External"/><Relationship Id="rId160" Type="http://schemas.openxmlformats.org/officeDocument/2006/relationships/hyperlink" Target="https://view.inews.qq.com/a/20250327A06WWB00?uid%5B0%5D=100011431952&amp;uid%5B1%5D=100011431952" TargetMode="External"/><Relationship Id="rId181" Type="http://schemas.openxmlformats.org/officeDocument/2006/relationships/hyperlink" Target="https://s27.q4cdn.com/966411597/files/doc_financials/2023/q4/applovin-4q23-shareholder-letter.pdf" TargetMode="External"/><Relationship Id="rId216" Type="http://schemas.openxmlformats.org/officeDocument/2006/relationships/hyperlink" Target="https://www.reuters.com/business/autos-transportation/global-electric-vehicle-sales-up-25-record-2024-2025-01-14/" TargetMode="External"/><Relationship Id="rId237" Type="http://schemas.openxmlformats.org/officeDocument/2006/relationships/hyperlink" Target="https://www.mi.com/global/discover/article?id=4474" TargetMode="External"/><Relationship Id="rId258" Type="http://schemas.openxmlformats.org/officeDocument/2006/relationships/hyperlink" Target="https://www.reuters.com/business/autos-transportation/global-electric-vehicle-sales-up-25-record-2024-2025-01-14/" TargetMode="External"/><Relationship Id="rId22" Type="http://schemas.openxmlformats.org/officeDocument/2006/relationships/hyperlink" Target="https://s27.q4cdn.com/966411597/files/doc_financials/2023/q4/applovin-4q23-shareholder-letter.pdf" TargetMode="External"/><Relationship Id="rId43" Type="http://schemas.openxmlformats.org/officeDocument/2006/relationships/hyperlink" Target="https://www.wuxibiologics.com/wuxi-biologics-reports-solid-2023-annual-results/" TargetMode="External"/><Relationship Id="rId64" Type="http://schemas.openxmlformats.org/officeDocument/2006/relationships/hyperlink" Target="https://canalys.com/newsroom/worldwide-smartphone-market-2024" TargetMode="External"/><Relationship Id="rId118" Type="http://schemas.openxmlformats.org/officeDocument/2006/relationships/hyperlink" Target="https://stockanalysis.com/stocks/pdd/statistics/" TargetMode="External"/><Relationship Id="rId139" Type="http://schemas.openxmlformats.org/officeDocument/2006/relationships/hyperlink" Target="https://www.21jingji.com/article/20250325/herald/45568d94e376354d199824e944875b6c.html" TargetMode="External"/><Relationship Id="rId85" Type="http://schemas.openxmlformats.org/officeDocument/2006/relationships/hyperlink" Target="https://www.mi.com/global/discover/article?id=4474" TargetMode="External"/><Relationship Id="rId150" Type="http://schemas.openxmlformats.org/officeDocument/2006/relationships/hyperlink" Target="https://chatgpt.com/c/67efe141-3928-8002-9df0-0c59b81e393c" TargetMode="External"/><Relationship Id="rId171" Type="http://schemas.openxmlformats.org/officeDocument/2006/relationships/hyperlink" Target="https://www.wizeinvesting.com/p/must-reads-applovin-stock-analysis-is-app-a-buy-before-earnings-ai-growth-more" TargetMode="External"/><Relationship Id="rId192" Type="http://schemas.openxmlformats.org/officeDocument/2006/relationships/hyperlink" Target="https://www.wuxibiologics.com/wuxi-biologics-reports-solid-2023-annual-results/" TargetMode="External"/><Relationship Id="rId206" Type="http://schemas.openxmlformats.org/officeDocument/2006/relationships/hyperlink" Target="https://www.wuxibiologics.com/wuxi-biologics-reports-solid-2023-annual-results/" TargetMode="External"/><Relationship Id="rId227" Type="http://schemas.openxmlformats.org/officeDocument/2006/relationships/hyperlink" Target="https://www.marketscreener.com/quote/stock/XIAOMI-CORPORATION-45271958/news/Xiaomi-s-Quarterly-Net-Profit-Soars-90-on-Record-Revenue-49361126/" TargetMode="External"/><Relationship Id="rId248" Type="http://schemas.openxmlformats.org/officeDocument/2006/relationships/hyperlink" Target="https://markets.businessinsider.com/news/stocks/xiaomi-price-target-raised-to-40-from-24-at-barclays-1034437178" TargetMode="External"/><Relationship Id="rId12" Type="http://schemas.openxmlformats.org/officeDocument/2006/relationships/footer" Target="footer2.xml"/><Relationship Id="rId33" Type="http://schemas.openxmlformats.org/officeDocument/2006/relationships/hyperlink" Target="https://s27.q4cdn.com/966411597/files/doc_financials/2023/q4/applovin-4q23-shareholder-letter.pdf" TargetMode="External"/><Relationship Id="rId108" Type="http://schemas.openxmlformats.org/officeDocument/2006/relationships/hyperlink" Target="https://www.reuters.com/business/autos-transportation/global-electric-vehicle-sales-up-25-record-2024-2025-01-14/" TargetMode="External"/><Relationship Id="rId129" Type="http://schemas.openxmlformats.org/officeDocument/2006/relationships/hyperlink" Target="https://finance.now.com/analysis/study.php?topicId=9&amp;newsId=914739&amp;c=" TargetMode="External"/><Relationship Id="rId54" Type="http://schemas.openxmlformats.org/officeDocument/2006/relationships/hyperlink" Target="https://www.wuxibiologics.com/wuxi-biologics-reports-solid-2023-annual-results/" TargetMode="External"/><Relationship Id="rId75" Type="http://schemas.openxmlformats.org/officeDocument/2006/relationships/hyperlink" Target="https://www.marketscreener.com/quote/stock/XIAOMI-CORPORATION-45271958/news/Xiaomi-s-Quarterly-Net-Profit-Soars-90-on-Record-Revenue-49361126/" TargetMode="External"/><Relationship Id="rId96" Type="http://schemas.openxmlformats.org/officeDocument/2006/relationships/hyperlink" Target="https://www.streetinsider.com/Reuters/Xiaomi+raises+EV+sales+target%2C+plans+new+overseas+stores+as+Q4+revenue+jumps/24512286.html" TargetMode="External"/><Relationship Id="rId140" Type="http://schemas.openxmlformats.org/officeDocument/2006/relationships/hyperlink" Target="https://www.21jingji.com/article/20250325/herald/45568d94e376354d199824e944875b6c.html" TargetMode="External"/><Relationship Id="rId161" Type="http://schemas.openxmlformats.org/officeDocument/2006/relationships/hyperlink" Target="https://view.inews.qq.com/a/20250327A06WWB00?uid%5B0%5D=100011431952&amp;uid%5B1%5D=100011431952" TargetMode="External"/><Relationship Id="rId182" Type="http://schemas.openxmlformats.org/officeDocument/2006/relationships/hyperlink" Target="https://s27.q4cdn.com/966411597/files/doc_financials/2023/q4/applovin-4q23-shareholder-letter.pdf" TargetMode="External"/><Relationship Id="rId217" Type="http://schemas.openxmlformats.org/officeDocument/2006/relationships/hyperlink" Target="https://www.reuters.com/business/autos-transportation/global-electric-vehicle-sales-up-25-record-2024-2025-01-14/" TargetMode="External"/><Relationship Id="rId6" Type="http://schemas.openxmlformats.org/officeDocument/2006/relationships/webSettings" Target="webSettings.xml"/><Relationship Id="rId238" Type="http://schemas.openxmlformats.org/officeDocument/2006/relationships/hyperlink" Target="https://www.streetinsider.com/Reuters/Xiaomi+raises+EV+sales+target%2C+plans+new+overseas+stores+as+Q4+revenue+jumps/24512286.html" TargetMode="External"/><Relationship Id="rId259" Type="http://schemas.openxmlformats.org/officeDocument/2006/relationships/fontTable" Target="fontTable.xml"/><Relationship Id="rId23" Type="http://schemas.openxmlformats.org/officeDocument/2006/relationships/hyperlink" Target="https://s27.q4cdn.com/966411597/files/doc_financials/2023/q4/applovin-4q23-shareholder-letter.pdf" TargetMode="External"/><Relationship Id="rId119" Type="http://schemas.openxmlformats.org/officeDocument/2006/relationships/hyperlink" Target="https://stockanalysis.com/stocks/pdd/statistics/" TargetMode="External"/><Relationship Id="rId44" Type="http://schemas.openxmlformats.org/officeDocument/2006/relationships/hyperlink" Target="https://www.wuxibiologics.com/wuxi-biologics-reports-solid-2023-annual-results/" TargetMode="External"/><Relationship Id="rId65" Type="http://schemas.openxmlformats.org/officeDocument/2006/relationships/hyperlink" Target="https://canalys.com/newsroom/worldwide-smartphone-market-2024" TargetMode="External"/><Relationship Id="rId86" Type="http://schemas.openxmlformats.org/officeDocument/2006/relationships/hyperlink" Target="https://www.marketscreener.com/quote/stock/XIAOMI-CORPORATION-45271958/news/Xiaomi-s-Quarterly-Net-Profit-Soars-90-on-Record-Revenue-49361126/" TargetMode="External"/><Relationship Id="rId130" Type="http://schemas.openxmlformats.org/officeDocument/2006/relationships/hyperlink" Target="https://m.amz123.com/t/KFiljtWw" TargetMode="External"/><Relationship Id="rId151" Type="http://schemas.openxmlformats.org/officeDocument/2006/relationships/hyperlink" Target="https://view.inews.qq.com/a/20250327A06WWB00?uid%5B0%5D=100011431952&amp;uid%5B1%5D=100011431952" TargetMode="External"/><Relationship Id="rId172" Type="http://schemas.openxmlformats.org/officeDocument/2006/relationships/hyperlink" Target="https://s27.q4cdn.com/966411597/files/doc_financials/2023/q4/applovin-4q23-shareholder-letter.pdf" TargetMode="External"/><Relationship Id="rId193" Type="http://schemas.openxmlformats.org/officeDocument/2006/relationships/hyperlink" Target="https://www.wuxibiologics.com/wuxi-biologics-reports-solid-2024-interim-results/" TargetMode="External"/><Relationship Id="rId207" Type="http://schemas.openxmlformats.org/officeDocument/2006/relationships/hyperlink" Target="https://www.wuxibiologics.com/wuxi-biologics-reports-solid-2023-annual-results/" TargetMode="External"/><Relationship Id="rId228" Type="http://schemas.openxmlformats.org/officeDocument/2006/relationships/hyperlink" Target="https://www.mobileworldlive.com/xiaomi-advances-cross-device-connectivity-with-human-x-car-x-home-platform/" TargetMode="External"/><Relationship Id="rId249" Type="http://schemas.openxmlformats.org/officeDocument/2006/relationships/hyperlink" Target="https://www.marketscreener.com/quote/stock/XIAOMI-CORPORATION-45271958/news/Xiaomi-s-Quarterly-Net-Profit-Soars-90-on-Record-Revenue-49361126/" TargetMode="External"/><Relationship Id="rId13" Type="http://schemas.openxmlformats.org/officeDocument/2006/relationships/image" Target="media/image3.png"/><Relationship Id="rId109" Type="http://schemas.openxmlformats.org/officeDocument/2006/relationships/image" Target="media/image8.png"/><Relationship Id="rId260" Type="http://schemas.openxmlformats.org/officeDocument/2006/relationships/glossaryDocument" Target="glossary/document.xml"/><Relationship Id="rId34" Type="http://schemas.openxmlformats.org/officeDocument/2006/relationships/hyperlink" Target="https://finviz.com/quote.ashx?t=APP" TargetMode="External"/><Relationship Id="rId55" Type="http://schemas.openxmlformats.org/officeDocument/2006/relationships/hyperlink" Target="https://www.wuxibiologics.com/wuxi-biologics-reports-solid-2023-annual-results/" TargetMode="External"/><Relationship Id="rId76" Type="http://schemas.openxmlformats.org/officeDocument/2006/relationships/hyperlink" Target="https://www.streetinsider.com/Reuters/Xiaomi+raises+EV+sales+target%2C+plans+new+overseas+stores+as+Q4+revenue+jumps/24512286.html" TargetMode="External"/><Relationship Id="rId97" Type="http://schemas.openxmlformats.org/officeDocument/2006/relationships/hyperlink" Target="https://www.bloomberg.com/news/articles/2025-03-17/xiaomi-stock-rally-before-earnings-outshines-analyst-forecasts" TargetMode="External"/><Relationship Id="rId120" Type="http://schemas.openxmlformats.org/officeDocument/2006/relationships/hyperlink" Target="https://www.tradingview.com/symbols/NASDAQ-PDD/" TargetMode="External"/><Relationship Id="rId141" Type="http://schemas.openxmlformats.org/officeDocument/2006/relationships/hyperlink" Target="https://finance.sina.com.cn/roll/2025-03-21/doc-ineqkkks4112038.shtml" TargetMode="External"/><Relationship Id="rId7" Type="http://schemas.openxmlformats.org/officeDocument/2006/relationships/footnotes" Target="footnotes.xml"/><Relationship Id="rId162" Type="http://schemas.openxmlformats.org/officeDocument/2006/relationships/hyperlink" Target="https://view.inews.qq.com/a/20250327A06WWB00?uid%5B0%5D=100011431952&amp;uid%5B1%5D=100011431952" TargetMode="External"/><Relationship Id="rId183" Type="http://schemas.openxmlformats.org/officeDocument/2006/relationships/hyperlink" Target="https://s27.q4cdn.com/966411597/files/doc_financials/2023/q4/applovin-4q23-shareholder-letter.pdf" TargetMode="External"/><Relationship Id="rId218" Type="http://schemas.openxmlformats.org/officeDocument/2006/relationships/hyperlink" Target="https://think.ing.com/articles/global-car-market-in-slow-lane-china-soars-ahead-west-electrification/" TargetMode="External"/><Relationship Id="rId239" Type="http://schemas.openxmlformats.org/officeDocument/2006/relationships/hyperlink" Target="https://www.mi.com/global/discover/article?id=3239" TargetMode="External"/><Relationship Id="rId250" Type="http://schemas.openxmlformats.org/officeDocument/2006/relationships/hyperlink" Target="https://warrants.ubs.com/en/underlying/southbound-moneyflow-turnover" TargetMode="External"/><Relationship Id="rId24" Type="http://schemas.openxmlformats.org/officeDocument/2006/relationships/hyperlink" Target="https://markets.businessinsider.com/news/stocks/applovin-says-to-divest-apps-business-total-consideration-is-900m-1034355936" TargetMode="External"/><Relationship Id="rId45" Type="http://schemas.openxmlformats.org/officeDocument/2006/relationships/hyperlink" Target="https://www.wuxibiologics.com/wuxi-biologics-reports-solid-2024-interim-results/" TargetMode="External"/><Relationship Id="rId66" Type="http://schemas.openxmlformats.org/officeDocument/2006/relationships/hyperlink" Target="https://www.reuters.com/business/autos-transportation/global-electric-vehicle-sales-up-25-record-2024-2025-01-14/" TargetMode="External"/><Relationship Id="rId87" Type="http://schemas.openxmlformats.org/officeDocument/2006/relationships/hyperlink" Target="https://www.mi.com/global/discover/article?id=4474" TargetMode="External"/><Relationship Id="rId110" Type="http://schemas.openxmlformats.org/officeDocument/2006/relationships/hyperlink" Target="https://chatgpt.com/g/g-p-675c8b85f99c8191a63b4ace3ccd5b11-stock-research-tool/c/67a4d710-ed04-8013-a7e5-25a2df90aaf5" TargetMode="External"/><Relationship Id="rId131" Type="http://schemas.openxmlformats.org/officeDocument/2006/relationships/hyperlink" Target="https://xueqiu.com/ai/stock/summary?symbol=PDD&amp;id=3867110189458" TargetMode="External"/><Relationship Id="rId152" Type="http://schemas.openxmlformats.org/officeDocument/2006/relationships/hyperlink" Target="https://www.moomoo.com/hans/stock/PDD-US/news/news" TargetMode="External"/><Relationship Id="rId173" Type="http://schemas.openxmlformats.org/officeDocument/2006/relationships/hyperlink" Target="https://s27.q4cdn.com/966411597/files/doc_financials/2023/q4/applovin-4q23-shareholder-letter.pdf" TargetMode="External"/><Relationship Id="rId194" Type="http://schemas.openxmlformats.org/officeDocument/2006/relationships/hyperlink" Target="https://www.wuxibiologics.com/wuxi-biologics-reports-solid-2024-interim-results/" TargetMode="External"/><Relationship Id="rId208" Type="http://schemas.openxmlformats.org/officeDocument/2006/relationships/image" Target="media/image9.png"/><Relationship Id="rId229" Type="http://schemas.openxmlformats.org/officeDocument/2006/relationships/hyperlink" Target="https://www.marketscreener.com/quote/stock/XIAOMI-CORPORATION-45271958/news/Xiaomi-s-Quarterly-Net-Profit-Soars-90-on-Record-Revenue-49361126/" TargetMode="External"/><Relationship Id="rId240" Type="http://schemas.openxmlformats.org/officeDocument/2006/relationships/hyperlink" Target="https://www.marketscreener.com/quote/stock/XIAOMI-CORPORATION-45271958/news/Xiaomi-s-Quarterly-Net-Profit-Soars-90-on-Record-Revenue-49361126/" TargetMode="External"/><Relationship Id="rId261" Type="http://schemas.openxmlformats.org/officeDocument/2006/relationships/theme" Target="theme/theme1.xml"/><Relationship Id="rId14" Type="http://schemas.openxmlformats.org/officeDocument/2006/relationships/hyperlink" Target="https://seekingalpha.com/article/4754407-applovin-dont-be-greedy-ahead-of-q4-earnings-release?source=affiliate_program:stockanalysis.com&amp;utm_medium=affiliate&amp;utm_source=stockanalysis.com&amp;affid=858&amp;oid=16&amp;transaction=24022692761a46f8af8a77bf54b72581" TargetMode="External"/><Relationship Id="rId35" Type="http://schemas.openxmlformats.org/officeDocument/2006/relationships/hyperlink" Target="https://finviz.com/quote.ashx?t=APP" TargetMode="External"/><Relationship Id="rId56" Type="http://schemas.openxmlformats.org/officeDocument/2006/relationships/hyperlink" Target="https://www.wuxibiologics.com/wuxi-biologics-reports-solid-2023-annual-results/" TargetMode="External"/><Relationship Id="rId77" Type="http://schemas.openxmlformats.org/officeDocument/2006/relationships/hyperlink" Target="https://www.marketscreener.com/quote/stock/XIAOMI-CORPORATION-45271958/news/Xiaomi-s-Quarterly-Net-Profit-Soars-90-on-Record-Revenue-49361126/" TargetMode="External"/><Relationship Id="rId100" Type="http://schemas.openxmlformats.org/officeDocument/2006/relationships/hyperlink" Target="https://warrants.ubs.com/en/underlying/southbound-moneyflow-turnover" TargetMode="External"/><Relationship Id="rId8" Type="http://schemas.openxmlformats.org/officeDocument/2006/relationships/endnotes" Target="endnotes.xml"/><Relationship Id="rId98" Type="http://schemas.openxmlformats.org/officeDocument/2006/relationships/hyperlink" Target="https://markets.businessinsider.com/news/stocks/xiaomi-price-target-raised-to-40-from-24-at-barclays-1034437178" TargetMode="External"/><Relationship Id="rId121" Type="http://schemas.openxmlformats.org/officeDocument/2006/relationships/hyperlink" Target="https://www.economies.com/stocks/united-states-analysis/pinduoduo-price-collects-profits---forecast-today---19-03-2025-116700" TargetMode="External"/><Relationship Id="rId142" Type="http://schemas.openxmlformats.org/officeDocument/2006/relationships/hyperlink" Target="https://view.inews.qq.com/a/20250327A06WWB00?uid%5B0%5D=100011431952&amp;uid%5B1%5D=100011431952" TargetMode="External"/><Relationship Id="rId163" Type="http://schemas.openxmlformats.org/officeDocument/2006/relationships/hyperlink" Target="https://adm.logclub.com/articleInfo/NjUwNjg=" TargetMode="External"/><Relationship Id="rId184" Type="http://schemas.openxmlformats.org/officeDocument/2006/relationships/hyperlink" Target="https://finviz.com/quote.ashx?t=APP" TargetMode="External"/><Relationship Id="rId219" Type="http://schemas.openxmlformats.org/officeDocument/2006/relationships/hyperlink" Target="https://www.reuters.com/business/autos-transportation/global-electric-vehicle-sales-up-25-record-2024-2025-01-14/" TargetMode="External"/><Relationship Id="rId230" Type="http://schemas.openxmlformats.org/officeDocument/2006/relationships/hyperlink" Target="https://www.statista.com/statistics/967485/worldwide-xiaomi-number-of-connected-devices/" TargetMode="External"/><Relationship Id="rId251" Type="http://schemas.openxmlformats.org/officeDocument/2006/relationships/hyperlink" Target="http://www.aastocks.com/en/cnhk/quote/stock-news-content/000002/NOW.1425619/AAFN" TargetMode="External"/><Relationship Id="rId25" Type="http://schemas.openxmlformats.org/officeDocument/2006/relationships/hyperlink" Target="https://s27.q4cdn.com/966411597/files/doc_financials/2023/q4/applovin-4q23-shareholder-letter.pdf" TargetMode="External"/><Relationship Id="rId46" Type="http://schemas.openxmlformats.org/officeDocument/2006/relationships/hyperlink" Target="https://www.wuxibiologics.com/wuxi-biologics-reports-solid-2024-interim-results/" TargetMode="External"/><Relationship Id="rId67" Type="http://schemas.openxmlformats.org/officeDocument/2006/relationships/hyperlink" Target="https://www.reuters.com/business/autos-transportation/global-electric-vehicle-sales-up-25-record-2024-2025-01-14/" TargetMode="External"/><Relationship Id="rId88" Type="http://schemas.openxmlformats.org/officeDocument/2006/relationships/hyperlink" Target="https://www.streetinsider.com/Reuters/Xiaomi+raises+EV+sales+target%2C+plans+new+overseas+stores+as+Q4+revenue+jumps/24512286.html" TargetMode="External"/><Relationship Id="rId111" Type="http://schemas.openxmlformats.org/officeDocument/2006/relationships/hyperlink" Target="https://www.macrotrends.net/stocks/charts/PDD/pdd-holdings/revenue" TargetMode="External"/><Relationship Id="rId132" Type="http://schemas.openxmlformats.org/officeDocument/2006/relationships/hyperlink" Target="https://finance.now.com/analysis/study.php?topicId=9&amp;newsId=914739&amp;c=" TargetMode="External"/><Relationship Id="rId153" Type="http://schemas.openxmlformats.org/officeDocument/2006/relationships/hyperlink" Target="https://finance.now.com/analysis/study.php?topicId=9&amp;newsId=914739&amp;c=" TargetMode="External"/><Relationship Id="rId174" Type="http://schemas.openxmlformats.org/officeDocument/2006/relationships/hyperlink" Target="https://markets.businessinsider.com/news/stocks/applovin-says-to-divest-apps-business-total-consideration-is-900m-1034355936" TargetMode="External"/><Relationship Id="rId195" Type="http://schemas.openxmlformats.org/officeDocument/2006/relationships/hyperlink" Target="https://www.wuxibiologics.com/wuxi-biologics-reports-solid-2024-interim-results/" TargetMode="External"/><Relationship Id="rId209" Type="http://schemas.openxmlformats.org/officeDocument/2006/relationships/image" Target="media/image10.png"/><Relationship Id="rId220" Type="http://schemas.openxmlformats.org/officeDocument/2006/relationships/hyperlink" Target="https://iot-analytics.com/number-connected-iot-devices/" TargetMode="External"/><Relationship Id="rId241" Type="http://schemas.openxmlformats.org/officeDocument/2006/relationships/hyperlink" Target="https://www.streetinsider.com/Reuters/Xiaomi+raises+EV+sales+target%2C+plans+new+overseas+stores+as+Q4+revenue+jumps/24512286.html" TargetMode="External"/><Relationship Id="rId15" Type="http://schemas.openxmlformats.org/officeDocument/2006/relationships/hyperlink" Target="https://stockanalysis.com/stocks/app/" TargetMode="External"/><Relationship Id="rId36" Type="http://schemas.openxmlformats.org/officeDocument/2006/relationships/hyperlink" Target="https://finviz.com/quote.ashx?t=APP" TargetMode="External"/><Relationship Id="rId57" Type="http://schemas.openxmlformats.org/officeDocument/2006/relationships/hyperlink" Target="https://www.wuxibiologics.com/wuxi-biologics-reports-solid-2023-annual-results/" TargetMode="External"/><Relationship Id="rId78" Type="http://schemas.openxmlformats.org/officeDocument/2006/relationships/hyperlink" Target="https://www.mobileworldlive.com/xiaomi-advances-cross-device-connectivity-with-human-x-car-x-home-platform/" TargetMode="External"/><Relationship Id="rId99" Type="http://schemas.openxmlformats.org/officeDocument/2006/relationships/hyperlink" Target="https://www.marketscreener.com/quote/stock/XIAOMI-CORPORATION-45271958/news/Xiaomi-s-Quarterly-Net-Profit-Soars-90-on-Record-Revenue-49361126/" TargetMode="External"/><Relationship Id="rId101" Type="http://schemas.openxmlformats.org/officeDocument/2006/relationships/hyperlink" Target="http://www.aastocks.com/en/cnhk/quote/stock-news-content/000002/NOW.1425619/AAFN" TargetMode="External"/><Relationship Id="rId122" Type="http://schemas.openxmlformats.org/officeDocument/2006/relationships/hyperlink" Target="https://www.economies.com/stocks/united-states-analysis/pinduoduo-price-collects-profits---forecast-today---19-03-2025-116700" TargetMode="External"/><Relationship Id="rId143" Type="http://schemas.openxmlformats.org/officeDocument/2006/relationships/hyperlink" Target="https://adm.logclub.com/articleInfo/NjUwNjg=" TargetMode="External"/><Relationship Id="rId164" Type="http://schemas.openxmlformats.org/officeDocument/2006/relationships/hyperlink" Target="https://finance.sina.com.cn/tech/digi/2025-02-10/doc-ineiuwqt1957967.shtml" TargetMode="External"/><Relationship Id="rId185" Type="http://schemas.openxmlformats.org/officeDocument/2006/relationships/hyperlink" Target="https://finviz.com/quote.ashx?t=APP" TargetMode="External"/><Relationship Id="rId9" Type="http://schemas.openxmlformats.org/officeDocument/2006/relationships/image" Target="media/image1.png"/><Relationship Id="rId210" Type="http://schemas.openxmlformats.org/officeDocument/2006/relationships/hyperlink" Target="https://www.streetinsider.com/Reuters/Xiaomi+raises+EV+sales+target%2C+plans+new+overseas+stores+as+Q4+revenue+jumps/24512286.html" TargetMode="External"/><Relationship Id="rId26" Type="http://schemas.openxmlformats.org/officeDocument/2006/relationships/hyperlink" Target="https://s27.q4cdn.com/966411597/files/doc_financials/2023/q4/applovin-4q23-shareholder-letter.pdf" TargetMode="External"/><Relationship Id="rId231" Type="http://schemas.openxmlformats.org/officeDocument/2006/relationships/hyperlink" Target="https://news.futunn.com/en/flash/18575676/xiaomi-internet-service-revenue-and-gross-margin-both-hit-record" TargetMode="External"/><Relationship Id="rId252" Type="http://schemas.openxmlformats.org/officeDocument/2006/relationships/hyperlink" Target="https://www.google.com/finance/quote/XIACF:OTCMKTS?hl=en" TargetMode="External"/><Relationship Id="rId47" Type="http://schemas.openxmlformats.org/officeDocument/2006/relationships/hyperlink" Target="https://www.wuxibiologics.com/wuxi-biologics-reports-solid-2024-interim-results/" TargetMode="External"/><Relationship Id="rId68" Type="http://schemas.openxmlformats.org/officeDocument/2006/relationships/hyperlink" Target="https://think.ing.com/articles/global-car-market-in-slow-lane-china-soars-ahead-west-electrification/" TargetMode="External"/><Relationship Id="rId89" Type="http://schemas.openxmlformats.org/officeDocument/2006/relationships/hyperlink" Target="https://www.mi.com/global/discover/article?id=3239" TargetMode="External"/><Relationship Id="rId112" Type="http://schemas.openxmlformats.org/officeDocument/2006/relationships/hyperlink" Target="https://www.macrotrends.net/stocks/charts/PDD/pdd-holdings/revenue" TargetMode="External"/><Relationship Id="rId133" Type="http://schemas.openxmlformats.org/officeDocument/2006/relationships/hyperlink" Target="https://www.woshipm.com/it/5678587.html" TargetMode="External"/><Relationship Id="rId154" Type="http://schemas.openxmlformats.org/officeDocument/2006/relationships/hyperlink" Target="https://finance.now.com/analysis/study.php?topicId=9&amp;newsId=914739&amp;c=" TargetMode="External"/><Relationship Id="rId175" Type="http://schemas.openxmlformats.org/officeDocument/2006/relationships/hyperlink" Target="https://s27.q4cdn.com/966411597/files/doc_financials/2023/q4/applovin-4q23-shareholder-letter.pdf" TargetMode="External"/><Relationship Id="rId196" Type="http://schemas.openxmlformats.org/officeDocument/2006/relationships/hyperlink" Target="https://www.wuxibiologics.com/wuxi-biologics-reports-solid-2024-interim-results/" TargetMode="External"/><Relationship Id="rId200" Type="http://schemas.openxmlformats.org/officeDocument/2006/relationships/hyperlink" Target="https://www.koreabiomed.com/news/articleView.html?idxno=23669" TargetMode="External"/><Relationship Id="rId16" Type="http://schemas.openxmlformats.org/officeDocument/2006/relationships/image" Target="media/image4.png"/><Relationship Id="rId221" Type="http://schemas.openxmlformats.org/officeDocument/2006/relationships/hyperlink" Target="https://www.streetinsider.com/Reuters/Xiaomi+raises+EV+sales+target%2C+plans+new+overseas+stores+as+Q4+revenue+jumps/24512286.html" TargetMode="External"/><Relationship Id="rId242" Type="http://schemas.openxmlformats.org/officeDocument/2006/relationships/hyperlink" Target="https://ir.mi.com/system/files-encrypted/nasdaq_kms/assets/2025/03/18/5-38-56/%E8%8B%B1%E6%96%87%E5%85%AC%E5%91%8A.pdf" TargetMode="External"/><Relationship Id="rId37" Type="http://schemas.openxmlformats.org/officeDocument/2006/relationships/hyperlink" Target="https://finviz.com/quote.ashx?t=APP" TargetMode="External"/><Relationship Id="rId58" Type="http://schemas.openxmlformats.org/officeDocument/2006/relationships/hyperlink" Target="https://www.wuxibiologics.com/wuxi-biologics-reports-solid-2023-annual-results/" TargetMode="External"/><Relationship Id="rId79" Type="http://schemas.openxmlformats.org/officeDocument/2006/relationships/hyperlink" Target="https://www.marketscreener.com/quote/stock/XIAOMI-CORPORATION-45271958/news/Xiaomi-s-Quarterly-Net-Profit-Soars-90-on-Record-Revenue-49361126/" TargetMode="External"/><Relationship Id="rId102" Type="http://schemas.openxmlformats.org/officeDocument/2006/relationships/hyperlink" Target="https://www.google.com/finance/quote/XIACF:OTCMKTS?hl=en" TargetMode="External"/><Relationship Id="rId123" Type="http://schemas.openxmlformats.org/officeDocument/2006/relationships/hyperlink" Target="https://www.economies.com/stocks/united-states-analysis/pinduoduo-price-collects-profits---forecast-today---19-03-2025-116700" TargetMode="External"/><Relationship Id="rId144" Type="http://schemas.openxmlformats.org/officeDocument/2006/relationships/hyperlink" Target="https://finance.sina.com.cn/tech/digi/2025-02-10/doc-ineiuwqt1957967.shtml" TargetMode="External"/><Relationship Id="rId90" Type="http://schemas.openxmlformats.org/officeDocument/2006/relationships/hyperlink" Target="https://www.marketscreener.com/quote/stock/XIAOMI-CORPORATION-45271958/news/Xiaomi-s-Quarterly-Net-Profit-Soars-90-on-Record-Revenue-49361126/" TargetMode="External"/><Relationship Id="rId165" Type="http://schemas.openxmlformats.org/officeDocument/2006/relationships/hyperlink" Target="https://seekingalpha.com/article/4754407-applovin-dont-be-greedy-ahead-of-q4-earnings-release?source=affiliate_program:stockanalysis.com&amp;utm_medium=affiliate&amp;utm_source=stockanalysis.com&amp;affid=858&amp;oid=16&amp;transaction=24022692761a46f8af8a77bf54b72581" TargetMode="External"/><Relationship Id="rId186" Type="http://schemas.openxmlformats.org/officeDocument/2006/relationships/hyperlink" Target="https://finviz.com/quote.ashx?t=APP" TargetMode="External"/><Relationship Id="rId211" Type="http://schemas.openxmlformats.org/officeDocument/2006/relationships/hyperlink" Target="https://www.streetinsider.com/Reuters/Xiaomi+raises+EV+sales+target%2C+plans+new+overseas+stores+as+Q4+revenue+jumps/24512286.html" TargetMode="External"/><Relationship Id="rId232" Type="http://schemas.openxmlformats.org/officeDocument/2006/relationships/hyperlink" Target="https://news.futunn.com/en/flash/18575676/xiaomi-internet-service-revenue-and-gross-margin-both-hit-record" TargetMode="External"/><Relationship Id="rId253" Type="http://schemas.openxmlformats.org/officeDocument/2006/relationships/hyperlink" Target="https://www.bloomberg.com/news/articles/2025-03-17/xiaomi-stock-rally-before-earnings-outshines-analyst-forecasts" TargetMode="External"/><Relationship Id="rId27" Type="http://schemas.openxmlformats.org/officeDocument/2006/relationships/hyperlink" Target="https://s27.q4cdn.com/966411597/files/doc_financials/2023/q4/applovin-4q23-shareholder-letter.pdf" TargetMode="External"/><Relationship Id="rId48" Type="http://schemas.openxmlformats.org/officeDocument/2006/relationships/hyperlink" Target="https://www.wuxibiologics.com/wuxi-biologics-reports-solid-2024-interim-results/" TargetMode="External"/><Relationship Id="rId69" Type="http://schemas.openxmlformats.org/officeDocument/2006/relationships/hyperlink" Target="https://www.reuters.com/business/autos-transportation/global-electric-vehicle-sales-up-25-record-2024-2025-01-14/" TargetMode="External"/><Relationship Id="rId113" Type="http://schemas.openxmlformats.org/officeDocument/2006/relationships/hyperlink" Target="https://www.tradingview.com/symbols/NASDAQ-PDD/" TargetMode="External"/><Relationship Id="rId134" Type="http://schemas.openxmlformats.org/officeDocument/2006/relationships/hyperlink" Target="https://www.sohu.com/a/808672014_120439601" TargetMode="External"/><Relationship Id="rId80" Type="http://schemas.openxmlformats.org/officeDocument/2006/relationships/hyperlink" Target="https://www.statista.com/statistics/967485/worldwide-xiaomi-number-of-connected-devices/" TargetMode="External"/><Relationship Id="rId155" Type="http://schemas.openxmlformats.org/officeDocument/2006/relationships/hyperlink" Target="https://m.amz123.com/t/KFiljtWw" TargetMode="External"/><Relationship Id="rId176" Type="http://schemas.openxmlformats.org/officeDocument/2006/relationships/hyperlink" Target="https://s27.q4cdn.com/966411597/files/doc_financials/2023/q4/applovin-4q23-shareholder-letter.pdf" TargetMode="External"/><Relationship Id="rId197" Type="http://schemas.openxmlformats.org/officeDocument/2006/relationships/hyperlink" Target="https://www.wuxibiologics.com/wuxi-biologics-reports-solid-2024-interim-results/" TargetMode="External"/><Relationship Id="rId201" Type="http://schemas.openxmlformats.org/officeDocument/2006/relationships/hyperlink" Target="https://samsungbiologics.com/front/en/mediaCenter/pressReleasesView.do?boardSeq=531" TargetMode="External"/><Relationship Id="rId222" Type="http://schemas.openxmlformats.org/officeDocument/2006/relationships/hyperlink" Target="https://www.streetinsider.com/Reuters/Xiaomi+raises+EV+sales+target%2C+plans+new+overseas+stores+as+Q4+revenue+jumps/24512286.html" TargetMode="External"/><Relationship Id="rId243" Type="http://schemas.openxmlformats.org/officeDocument/2006/relationships/hyperlink" Target="https://stockanalysis.com/quote/otc/XIACF/financials/balance-sheet/" TargetMode="External"/><Relationship Id="rId17" Type="http://schemas.openxmlformats.org/officeDocument/2006/relationships/hyperlink" Target="https://www.gamelook.com.cn/2025/03/565369/" TargetMode="External"/><Relationship Id="rId38" Type="http://schemas.openxmlformats.org/officeDocument/2006/relationships/image" Target="media/image5.png"/><Relationship Id="rId59" Type="http://schemas.openxmlformats.org/officeDocument/2006/relationships/hyperlink" Target="https://www.wuxibiologics.com/wuxi-biologics-reports-solid-2023-annual-results/" TargetMode="External"/><Relationship Id="rId103" Type="http://schemas.openxmlformats.org/officeDocument/2006/relationships/hyperlink" Target="https://www.bloomberg.com/news/articles/2025-03-17/xiaomi-stock-rally-before-earnings-outshines-analyst-forecasts" TargetMode="External"/><Relationship Id="rId124" Type="http://schemas.openxmlformats.org/officeDocument/2006/relationships/hyperlink" Target="https://www.investtech.com/main/market.php?CompanyID=10200302" TargetMode="External"/><Relationship Id="rId70" Type="http://schemas.openxmlformats.org/officeDocument/2006/relationships/hyperlink" Target="https://iot-analytics.com/number-connected-iot-devices/" TargetMode="External"/><Relationship Id="rId91" Type="http://schemas.openxmlformats.org/officeDocument/2006/relationships/hyperlink" Target="https://www.streetinsider.com/Reuters/Xiaomi+raises+EV+sales+target%2C+plans+new+overseas+stores+as+Q4+revenue+jumps/24512286.html" TargetMode="External"/><Relationship Id="rId145" Type="http://schemas.openxmlformats.org/officeDocument/2006/relationships/hyperlink" Target="https://view.inews.qq.com/a/20250327A06WWB00?uid%5B0%5D=100011431952&amp;uid%5B1%5D=100011431952" TargetMode="External"/><Relationship Id="rId166" Type="http://schemas.openxmlformats.org/officeDocument/2006/relationships/hyperlink" Target="https://stockanalysis.com/stocks/app/" TargetMode="External"/><Relationship Id="rId187" Type="http://schemas.openxmlformats.org/officeDocument/2006/relationships/hyperlink" Target="https://finviz.com/quote.ashx?t=APP" TargetMode="External"/><Relationship Id="rId1" Type="http://schemas.openxmlformats.org/officeDocument/2006/relationships/customXml" Target="../customXml/item1.xml"/><Relationship Id="rId212" Type="http://schemas.openxmlformats.org/officeDocument/2006/relationships/hyperlink" Target="https://www.marketscreener.com/quote/stock/XIAOMI-CORPORATION-45271958/news/Xiaomi-s-Quarterly-Net-Profit-Soars-90-on-Record-Revenue-49361126/" TargetMode="External"/><Relationship Id="rId233" Type="http://schemas.openxmlformats.org/officeDocument/2006/relationships/hyperlink" Target="https://news.futunn.com/en/flash/18575676/xiaomi-internet-service-revenue-and-gross-margin-both-hit-record" TargetMode="External"/><Relationship Id="rId254" Type="http://schemas.openxmlformats.org/officeDocument/2006/relationships/hyperlink" Target="https://www.reuters.com/business/autos-transportation/global-electric-vehicle-sales-up-25-record-2024-2025-01-14/" TargetMode="External"/><Relationship Id="rId28" Type="http://schemas.openxmlformats.org/officeDocument/2006/relationships/hyperlink" Target="https://stockanalysis.com/stocks/app/revenue/" TargetMode="External"/><Relationship Id="rId49" Type="http://schemas.openxmlformats.org/officeDocument/2006/relationships/hyperlink" Target="https://www.wuxibiologics.com/wuxi-biologics-reports-solid-2024-interim-results/" TargetMode="External"/><Relationship Id="rId114" Type="http://schemas.openxmlformats.org/officeDocument/2006/relationships/hyperlink" Target="https://www.tradingview.com/symbols/NASDAQ-PDD/" TargetMode="External"/><Relationship Id="rId60" Type="http://schemas.openxmlformats.org/officeDocument/2006/relationships/hyperlink" Target="https://www.streetinsider.com/Reuters/Xiaomi+raises+EV+sales+target%2C+plans+new+overseas+stores+as+Q4+revenue+jumps/24512286.html" TargetMode="External"/><Relationship Id="rId81" Type="http://schemas.openxmlformats.org/officeDocument/2006/relationships/hyperlink" Target="https://news.futunn.com/en/flash/18575676/xiaomi-internet-service-revenue-and-gross-margin-both-hit-record" TargetMode="External"/><Relationship Id="rId135" Type="http://schemas.openxmlformats.org/officeDocument/2006/relationships/hyperlink" Target="https://m.amz123.com/t/KFiljtWw" TargetMode="External"/><Relationship Id="rId156" Type="http://schemas.openxmlformats.org/officeDocument/2006/relationships/hyperlink" Target="https://m.amz123.com/t/KFiljtWw" TargetMode="External"/><Relationship Id="rId177" Type="http://schemas.openxmlformats.org/officeDocument/2006/relationships/hyperlink" Target="https://s27.q4cdn.com/966411597/files/doc_financials/2023/q4/applovin-4q23-shareholder-letter.pdf" TargetMode="External"/><Relationship Id="rId198" Type="http://schemas.openxmlformats.org/officeDocument/2006/relationships/hyperlink" Target="https://www.wuxibiologics.com/wuxi-biologics-reports-solid-2024-interim-results/" TargetMode="External"/><Relationship Id="rId202" Type="http://schemas.openxmlformats.org/officeDocument/2006/relationships/hyperlink" Target="https://www.wuxibiologics.com/wuxi-biologics-reports-solid-2023-annual-results/" TargetMode="External"/><Relationship Id="rId223" Type="http://schemas.openxmlformats.org/officeDocument/2006/relationships/hyperlink" Target="https://www.streetinsider.com/Reuters/Xiaomi+raises+EV+sales+target%2C+plans+new+overseas+stores+as+Q4+revenue+jumps/24512286.html" TargetMode="External"/><Relationship Id="rId244" Type="http://schemas.openxmlformats.org/officeDocument/2006/relationships/hyperlink" Target="https://stockanalysis.com/quote/otc/XIACF/financials/balance-sheet/" TargetMode="External"/><Relationship Id="rId18" Type="http://schemas.openxmlformats.org/officeDocument/2006/relationships/hyperlink" Target="https://finance.sina.com.cn/stock/hkstock/ggscyd/2025-02-28/doc-inemyxct2553230.shtml" TargetMode="External"/><Relationship Id="rId39" Type="http://schemas.openxmlformats.org/officeDocument/2006/relationships/image" Target="media/image6.png"/><Relationship Id="rId50" Type="http://schemas.openxmlformats.org/officeDocument/2006/relationships/hyperlink" Target="https://www.wuxibiologics.com/wuxi-biologics-reports-solid-2024-interim-results/" TargetMode="External"/><Relationship Id="rId104" Type="http://schemas.openxmlformats.org/officeDocument/2006/relationships/hyperlink" Target="https://www.reuters.com/business/autos-transportation/global-electric-vehicle-sales-up-25-record-2024-2025-01-14/" TargetMode="External"/><Relationship Id="rId125" Type="http://schemas.openxmlformats.org/officeDocument/2006/relationships/hyperlink" Target="https://cncva.cn/cms/news/details/id/410.html" TargetMode="External"/><Relationship Id="rId146" Type="http://schemas.openxmlformats.org/officeDocument/2006/relationships/hyperlink" Target="https://view.inews.qq.com/a/20250327A06WWB00?uid%5B0%5D=100011431952&amp;uid%5B1%5D=100011431952" TargetMode="External"/><Relationship Id="rId167" Type="http://schemas.openxmlformats.org/officeDocument/2006/relationships/hyperlink" Target="https://www.gamelook.com.cn/2025/03/565369/" TargetMode="External"/><Relationship Id="rId188" Type="http://schemas.openxmlformats.org/officeDocument/2006/relationships/hyperlink" Target="https://www.wuxibiologics.com/wuxi-biologics-reports-solid-2023-annual-results/" TargetMode="External"/><Relationship Id="rId71" Type="http://schemas.openxmlformats.org/officeDocument/2006/relationships/hyperlink" Target="https://www.streetinsider.com/Reuters/Xiaomi+raises+EV+sales+target%2C+plans+new+overseas+stores+as+Q4+revenue+jumps/24512286.html" TargetMode="External"/><Relationship Id="rId92" Type="http://schemas.openxmlformats.org/officeDocument/2006/relationships/hyperlink" Target="https://ir.mi.com/system/files-encrypted/nasdaq_kms/assets/2025/03/18/5-38-56/%E8%8B%B1%E6%96%87%E5%85%AC%E5%91%8A.pdf" TargetMode="External"/><Relationship Id="rId213" Type="http://schemas.openxmlformats.org/officeDocument/2006/relationships/hyperlink" Target="https://canalys.com/newsroom/worldwide-smartphone-market-2024" TargetMode="External"/><Relationship Id="rId234"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hyperlink" Target="https://s27.q4cdn.com/966411597/files/doc_financials/2023/q4/applovin-4q23-shareholder-letter.pdf" TargetMode="External"/><Relationship Id="rId255" Type="http://schemas.openxmlformats.org/officeDocument/2006/relationships/hyperlink" Target="https://markets.businessinsider.com/news/stocks/xiaomi-price-target-raised-to-40-from-24-at-barclays-1034437178" TargetMode="External"/><Relationship Id="rId40" Type="http://schemas.openxmlformats.org/officeDocument/2006/relationships/hyperlink" Target="https://www.wuxibiologics.com/wuxi-biologics-reports-solid-2023-annual-results/" TargetMode="External"/><Relationship Id="rId115" Type="http://schemas.openxmlformats.org/officeDocument/2006/relationships/hyperlink" Target="https://www.tradingview.com/symbols/NASDAQ-PDD/" TargetMode="External"/><Relationship Id="rId136" Type="http://schemas.openxmlformats.org/officeDocument/2006/relationships/hyperlink" Target="https://finance.now.com/analysis/study.php?topicId=9&amp;newsId=914739&amp;c=" TargetMode="External"/><Relationship Id="rId157" Type="http://schemas.openxmlformats.org/officeDocument/2006/relationships/hyperlink" Target="https://backend.chinanews.com/cj/2025/02-26/10374469.shtml" TargetMode="External"/><Relationship Id="rId178" Type="http://schemas.openxmlformats.org/officeDocument/2006/relationships/hyperlink" Target="https://stockanalysis.com/stocks/app/revenue/" TargetMode="External"/><Relationship Id="rId61" Type="http://schemas.openxmlformats.org/officeDocument/2006/relationships/hyperlink" Target="https://www.streetinsider.com/Reuters/Xiaomi+raises+EV+sales+target%2C+plans+new+overseas+stores+as+Q4+revenue+jumps/24512286.html" TargetMode="External"/><Relationship Id="rId82" Type="http://schemas.openxmlformats.org/officeDocument/2006/relationships/hyperlink" Target="https://news.futunn.com/en/flash/18575676/xiaomi-internet-service-revenue-and-gross-margin-both-hit-record" TargetMode="External"/><Relationship Id="rId199" Type="http://schemas.openxmlformats.org/officeDocument/2006/relationships/hyperlink" Target="https://samsungbiologics.com/front/en/mediaCenter/pressReleasesView.do?boardSeq=531" TargetMode="External"/><Relationship Id="rId203" Type="http://schemas.openxmlformats.org/officeDocument/2006/relationships/hyperlink" Target="https://www.wuxibiologics.com/wuxi-biologics-reports-solid-2023-annual-results/" TargetMode="External"/><Relationship Id="rId19" Type="http://schemas.openxmlformats.org/officeDocument/2006/relationships/hyperlink" Target="https://finance.sina.com.cn/stock/hkstock/ggscyd/2025-02-28/doc-inemyxct2553230.shtml" TargetMode="External"/><Relationship Id="rId224" Type="http://schemas.openxmlformats.org/officeDocument/2006/relationships/hyperlink" Target="https://www.streetinsider.com/Reuters/Xiaomi+raises+EV+sales+target%2C+plans+new+overseas+stores+as+Q4+revenue+jumps/24512286.html" TargetMode="External"/><Relationship Id="rId245" Type="http://schemas.openxmlformats.org/officeDocument/2006/relationships/hyperlink" Target="https://stockanalysis.com/quote/otc/XIACF/financials/balance-sheet/" TargetMode="External"/><Relationship Id="rId30" Type="http://schemas.openxmlformats.org/officeDocument/2006/relationships/hyperlink" Target="https://s27.q4cdn.com/966411597/files/doc_financials/2023/q4/applovin-4q23-shareholder-letter.pdf" TargetMode="External"/><Relationship Id="rId105" Type="http://schemas.openxmlformats.org/officeDocument/2006/relationships/hyperlink" Target="https://markets.businessinsider.com/news/stocks/xiaomi-price-target-raised-to-40-from-24-at-barclays-1034437178" TargetMode="External"/><Relationship Id="rId126" Type="http://schemas.openxmlformats.org/officeDocument/2006/relationships/hyperlink" Target="https://cncva.cn/cms/news/details/id/410.html" TargetMode="External"/><Relationship Id="rId147" Type="http://schemas.openxmlformats.org/officeDocument/2006/relationships/hyperlink" Target="https://view.inews.qq.com/a/20250327A06WWB00?uid%5B0%5D=100011431952&amp;uid%5B1%5D=100011431952" TargetMode="External"/><Relationship Id="rId168" Type="http://schemas.openxmlformats.org/officeDocument/2006/relationships/hyperlink" Target="https://finance.sina.com.cn/stock/hkstock/ggscyd/2025-02-28/doc-inemyxct2553230.shtml" TargetMode="External"/><Relationship Id="rId51" Type="http://schemas.openxmlformats.org/officeDocument/2006/relationships/hyperlink" Target="https://samsungbiologics.com/front/en/mediaCenter/pressReleasesView.do?boardSeq=531" TargetMode="External"/><Relationship Id="rId72" Type="http://schemas.openxmlformats.org/officeDocument/2006/relationships/hyperlink" Target="https://www.streetinsider.com/Reuters/Xiaomi+raises+EV+sales+target%2C+plans+new+overseas+stores+as+Q4+revenue+jumps/24512286.html" TargetMode="External"/><Relationship Id="rId93" Type="http://schemas.openxmlformats.org/officeDocument/2006/relationships/hyperlink" Target="https://stockanalysis.com/quote/otc/XIACF/financials/balance-sheet/" TargetMode="External"/><Relationship Id="rId189" Type="http://schemas.openxmlformats.org/officeDocument/2006/relationships/hyperlink" Target="https://www.wuxibiologics.com/wuxi-biologics-reports-solid-2024-interim-results/" TargetMode="External"/><Relationship Id="rId3" Type="http://schemas.openxmlformats.org/officeDocument/2006/relationships/numbering" Target="numbering.xml"/><Relationship Id="rId214" Type="http://schemas.openxmlformats.org/officeDocument/2006/relationships/hyperlink" Target="https://canalys.com/newsroom/worldwide-smartphone-market-2024" TargetMode="External"/><Relationship Id="rId235" Type="http://schemas.openxmlformats.org/officeDocument/2006/relationships/hyperlink" Target="https://www.mi.com/global/discover/article?id=4474" TargetMode="External"/><Relationship Id="rId256" Type="http://schemas.openxmlformats.org/officeDocument/2006/relationships/hyperlink" Target="https://canalys.com/newsroom/worldwide-smartphone-market-2024" TargetMode="External"/><Relationship Id="rId116" Type="http://schemas.openxmlformats.org/officeDocument/2006/relationships/hyperlink" Target="https://finbox.com/NASDAQGS:PDD/explorer/ev_to_ebitda_ltm" TargetMode="External"/><Relationship Id="rId137" Type="http://schemas.openxmlformats.org/officeDocument/2006/relationships/hyperlink" Target="https://backend.chinanews.com/cj/2025/02-26/10374469.shtml" TargetMode="External"/><Relationship Id="rId158" Type="http://schemas.openxmlformats.org/officeDocument/2006/relationships/hyperlink" Target="https://www.21jingji.com/article/20250325/herald/45568d94e376354d199824e944875b6c.html" TargetMode="External"/><Relationship Id="rId20" Type="http://schemas.openxmlformats.org/officeDocument/2006/relationships/hyperlink" Target="https://www.voachinese.com/a/wall-streets-sell-off-eases-as-tesla-and-other-recent-market-losers-steady-20250311/8006985.html" TargetMode="External"/><Relationship Id="rId41" Type="http://schemas.openxmlformats.org/officeDocument/2006/relationships/hyperlink" Target="https://www.wuxibiologics.com/wuxi-biologics-reports-solid-2024-interim-results/" TargetMode="External"/><Relationship Id="rId62" Type="http://schemas.openxmlformats.org/officeDocument/2006/relationships/hyperlink" Target="https://www.marketscreener.com/quote/stock/XIAOMI-CORPORATION-45271958/news/Xiaomi-s-Quarterly-Net-Profit-Soars-90-on-Record-Revenue-49361126/" TargetMode="External"/><Relationship Id="rId83" Type="http://schemas.openxmlformats.org/officeDocument/2006/relationships/hyperlink" Target="https://news.futunn.com/en/flash/18575676/xiaomi-internet-service-revenue-and-gross-margin-both-hit-record" TargetMode="External"/><Relationship Id="rId179" Type="http://schemas.openxmlformats.org/officeDocument/2006/relationships/hyperlink" Target="https://s27.q4cdn.com/966411597/files/doc_financials/2023/q4/applovin-4q23-shareholder-letter.pdf" TargetMode="External"/><Relationship Id="rId190" Type="http://schemas.openxmlformats.org/officeDocument/2006/relationships/hyperlink" Target="https://www.wuxibiologics.com/wuxi-biologics-reports-solid-2023-annual-results/" TargetMode="External"/><Relationship Id="rId204" Type="http://schemas.openxmlformats.org/officeDocument/2006/relationships/hyperlink" Target="https://www.wuxibiologics.com/wuxi-biologics-reports-solid-2023-annual-results/" TargetMode="External"/><Relationship Id="rId225" Type="http://schemas.openxmlformats.org/officeDocument/2006/relationships/hyperlink" Target="https://www.marketscreener.com/quote/stock/XIAOMI-CORPORATION-45271958/news/Xiaomi-s-Quarterly-Net-Profit-Soars-90-on-Record-Revenue-49361126/" TargetMode="External"/><Relationship Id="rId246" Type="http://schemas.openxmlformats.org/officeDocument/2006/relationships/hyperlink" Target="https://www.streetinsider.com/Reuters/Xiaomi+raises+EV+sales+target%2C+plans+new+overseas+stores+as+Q4+revenue+jumps/24512286.html" TargetMode="External"/><Relationship Id="rId106" Type="http://schemas.openxmlformats.org/officeDocument/2006/relationships/hyperlink" Target="https://canalys.com/newsroom/worldwide-smartphone-market-2024" TargetMode="External"/><Relationship Id="rId127" Type="http://schemas.openxmlformats.org/officeDocument/2006/relationships/hyperlink" Target="https://blog.csdn.net/2405_88636357/article/details/146319618" TargetMode="External"/><Relationship Id="rId10" Type="http://schemas.openxmlformats.org/officeDocument/2006/relationships/image" Target="media/image2.png"/><Relationship Id="rId31" Type="http://schemas.openxmlformats.org/officeDocument/2006/relationships/hyperlink" Target="https://s27.q4cdn.com/966411597/files/doc_financials/2023/q4/applovin-4q23-shareholder-letter.pdf" TargetMode="External"/><Relationship Id="rId52" Type="http://schemas.openxmlformats.org/officeDocument/2006/relationships/hyperlink" Target="https://www.koreabiomed.com/news/articleView.html?idxno=23669" TargetMode="External"/><Relationship Id="rId73" Type="http://schemas.openxmlformats.org/officeDocument/2006/relationships/hyperlink" Target="https://www.streetinsider.com/Reuters/Xiaomi+raises+EV+sales+target%2C+plans+new+overseas+stores+as+Q4+revenue+jumps/24512286.html" TargetMode="External"/><Relationship Id="rId94" Type="http://schemas.openxmlformats.org/officeDocument/2006/relationships/hyperlink" Target="https://stockanalysis.com/quote/otc/XIACF/financials/balance-sheet/" TargetMode="External"/><Relationship Id="rId148" Type="http://schemas.openxmlformats.org/officeDocument/2006/relationships/hyperlink" Target="https://view.inews.qq.com/a/20250327A06WWB00?uid%5B0%5D=100011431952&amp;uid%5B1%5D=100011431952" TargetMode="External"/><Relationship Id="rId169" Type="http://schemas.openxmlformats.org/officeDocument/2006/relationships/hyperlink" Target="https://finance.sina.com.cn/stock/hkstock/ggscyd/2025-02-28/doc-inemyxct2553230.shtml" TargetMode="External"/><Relationship Id="rId4" Type="http://schemas.openxmlformats.org/officeDocument/2006/relationships/styles" Target="styles.xml"/><Relationship Id="rId180" Type="http://schemas.openxmlformats.org/officeDocument/2006/relationships/hyperlink" Target="https://s27.q4cdn.com/966411597/files/doc_financials/2023/q4/applovin-4q23-shareholder-letter.pdf" TargetMode="External"/><Relationship Id="rId215" Type="http://schemas.openxmlformats.org/officeDocument/2006/relationships/hyperlink" Target="https://canalys.com/newsroom/worldwide-smartphone-market-2024" TargetMode="External"/><Relationship Id="rId236" Type="http://schemas.openxmlformats.org/officeDocument/2006/relationships/hyperlink" Target="https://www.marketscreener.com/quote/stock/XIAOMI-CORPORATION-45271958/news/Xiaomi-s-Quarterly-Net-Profit-Soars-90-on-Record-Revenue-49361126/" TargetMode="External"/><Relationship Id="rId257" Type="http://schemas.openxmlformats.org/officeDocument/2006/relationships/hyperlink" Target="https://www.bloomberg.com/news/articles/2025-03-17/xiaomi-stock-rally-before-earnings-outshines-analyst-forecasts" TargetMode="External"/><Relationship Id="rId42" Type="http://schemas.openxmlformats.org/officeDocument/2006/relationships/hyperlink" Target="https://www.wuxibiologics.com/wuxi-biologics-reports-solid-2023-annual-results/" TargetMode="External"/><Relationship Id="rId84" Type="http://schemas.openxmlformats.org/officeDocument/2006/relationships/image" Target="media/image7.png"/><Relationship Id="rId138" Type="http://schemas.openxmlformats.org/officeDocument/2006/relationships/hyperlink" Target="https://www.21jingji.com/article/20250325/herald/45568d94e376354d199824e944875b6c.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F6404F60449F6B56CA63887C8BE8A"/>
        <w:category>
          <w:name w:val="常规"/>
          <w:gallery w:val="placeholder"/>
        </w:category>
        <w:types>
          <w:type w:val="bbPlcHdr"/>
        </w:types>
        <w:behaviors>
          <w:behavior w:val="content"/>
        </w:behaviors>
        <w:guid w:val="{00EC0287-0FA4-452E-8AFC-64FD18CF02EA}"/>
      </w:docPartPr>
      <w:docPartBody>
        <w:p w:rsidR="008D7758" w:rsidRDefault="00860394" w:rsidP="00860394">
          <w:pPr>
            <w:pStyle w:val="54DF6404F60449F6B56CA63887C8BE8A"/>
          </w:pPr>
          <w:r>
            <w:rPr>
              <w:rFonts w:asciiTheme="majorHAnsi" w:eastAsiaTheme="majorEastAsia" w:hAnsiTheme="majorHAnsi" w:cstheme="majorBidi"/>
              <w:caps/>
              <w:color w:val="156082" w:themeColor="accent1"/>
              <w:sz w:val="80"/>
              <w:szCs w:val="80"/>
            </w:rPr>
            <w:t>[Document title]</w:t>
          </w:r>
        </w:p>
      </w:docPartBody>
    </w:docPart>
    <w:docPart>
      <w:docPartPr>
        <w:name w:val="27B845634EA2484ABBA70F88020F7AFF"/>
        <w:category>
          <w:name w:val="常规"/>
          <w:gallery w:val="placeholder"/>
        </w:category>
        <w:types>
          <w:type w:val="bbPlcHdr"/>
        </w:types>
        <w:behaviors>
          <w:behavior w:val="content"/>
        </w:behaviors>
        <w:guid w:val="{B0153CF6-9680-48F9-B185-3F8D26FDD2AC}"/>
      </w:docPartPr>
      <w:docPartBody>
        <w:p w:rsidR="008D7758" w:rsidRDefault="00860394" w:rsidP="00860394">
          <w:pPr>
            <w:pStyle w:val="27B845634EA2484ABBA70F88020F7AF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94"/>
    <w:rsid w:val="00035F87"/>
    <w:rsid w:val="00123066"/>
    <w:rsid w:val="00126F20"/>
    <w:rsid w:val="001352B4"/>
    <w:rsid w:val="00193A38"/>
    <w:rsid w:val="00193D78"/>
    <w:rsid w:val="001D45FA"/>
    <w:rsid w:val="002C4133"/>
    <w:rsid w:val="002D70B2"/>
    <w:rsid w:val="002E1C5C"/>
    <w:rsid w:val="002E7F15"/>
    <w:rsid w:val="00317AD9"/>
    <w:rsid w:val="003711C2"/>
    <w:rsid w:val="003E5076"/>
    <w:rsid w:val="003E7068"/>
    <w:rsid w:val="00416F6D"/>
    <w:rsid w:val="00447A38"/>
    <w:rsid w:val="004A0F63"/>
    <w:rsid w:val="00510B94"/>
    <w:rsid w:val="005328A0"/>
    <w:rsid w:val="0053769C"/>
    <w:rsid w:val="005928FF"/>
    <w:rsid w:val="005B50C7"/>
    <w:rsid w:val="005F2491"/>
    <w:rsid w:val="006A5E8F"/>
    <w:rsid w:val="006F1BD8"/>
    <w:rsid w:val="00766D80"/>
    <w:rsid w:val="008504AB"/>
    <w:rsid w:val="008535A8"/>
    <w:rsid w:val="00860394"/>
    <w:rsid w:val="008D7758"/>
    <w:rsid w:val="00927363"/>
    <w:rsid w:val="009432E2"/>
    <w:rsid w:val="009B1614"/>
    <w:rsid w:val="009B3E77"/>
    <w:rsid w:val="009D2473"/>
    <w:rsid w:val="009D4AD4"/>
    <w:rsid w:val="009D6168"/>
    <w:rsid w:val="00A22CC7"/>
    <w:rsid w:val="00AA5F80"/>
    <w:rsid w:val="00AA6411"/>
    <w:rsid w:val="00B123C1"/>
    <w:rsid w:val="00B168E1"/>
    <w:rsid w:val="00B4272A"/>
    <w:rsid w:val="00C4680D"/>
    <w:rsid w:val="00C8276F"/>
    <w:rsid w:val="00D118D1"/>
    <w:rsid w:val="00D2636F"/>
    <w:rsid w:val="00DB4007"/>
    <w:rsid w:val="00DD0F92"/>
    <w:rsid w:val="00DF6119"/>
    <w:rsid w:val="00E07960"/>
    <w:rsid w:val="00E341BA"/>
    <w:rsid w:val="00E84062"/>
    <w:rsid w:val="00EF1294"/>
    <w:rsid w:val="00F02E8D"/>
    <w:rsid w:val="00F417E3"/>
    <w:rsid w:val="00F860DE"/>
    <w:rsid w:val="00F9486B"/>
    <w:rsid w:val="00FE0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0394"/>
    <w:rPr>
      <w:color w:val="666666"/>
    </w:rPr>
  </w:style>
  <w:style w:type="paragraph" w:customStyle="1" w:styleId="54DF6404F60449F6B56CA63887C8BE8A">
    <w:name w:val="54DF6404F60449F6B56CA63887C8BE8A"/>
    <w:rsid w:val="00860394"/>
  </w:style>
  <w:style w:type="paragraph" w:customStyle="1" w:styleId="27B845634EA2484ABBA70F88020F7AFF">
    <w:name w:val="27B845634EA2484ABBA70F88020F7AFF"/>
    <w:rsid w:val="00860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2025-02-06T00:00:00</PublishDate>
  <Abstract/>
  <CompanyAddress>7577 Central Parke Blvd, Mason, OH 45040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2DDCD-15AC-43DE-B372-8F8FBA8C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11780</TotalTime>
  <Pages>240</Pages>
  <Words>38072</Words>
  <Characters>217016</Characters>
  <Application>Microsoft Office Word</Application>
  <DocSecurity>0</DocSecurity>
  <Lines>1808</Lines>
  <Paragraphs>509</Paragraphs>
  <ScaleCrop>false</ScaleCrop>
  <Company>Zhu Investment</Company>
  <LinksUpToDate>false</LinksUpToDate>
  <CharactersWithSpaces>254579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美股投资实操手册III</dc:title>
  <dc:subject>个股研究与交易复盘</dc:subject>
  <dc:creator>Taotao Zhu</dc:creator>
  <cp:keywords/>
  <dc:description/>
  <cp:lastModifiedBy>Taotao Zhu</cp:lastModifiedBy>
  <cp:revision>6</cp:revision>
  <cp:lastPrinted>2025-02-05T15:49:00Z</cp:lastPrinted>
  <dcterms:created xsi:type="dcterms:W3CDTF">2025-03-12T18:01:00Z</dcterms:created>
  <dcterms:modified xsi:type="dcterms:W3CDTF">2025-06-08T13:14:00Z</dcterms:modified>
</cp:coreProperties>
</file>